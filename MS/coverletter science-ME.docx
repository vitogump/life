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63C6D5" w14:textId="618E72D2" w:rsidR="004242A8" w:rsidRDefault="004242A8" w:rsidP="004242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</w:t>
      </w:r>
      <w:r w:rsidR="00DD4CEB">
        <w:rPr>
          <w:rFonts w:ascii="Times New Roman" w:hAnsi="Times New Roman" w:cs="Times New Roman"/>
          <w:sz w:val="24"/>
          <w:szCs w:val="24"/>
        </w:rPr>
        <w:t xml:space="preserve">Dr. </w:t>
      </w:r>
      <w:r w:rsidR="00B87D79">
        <w:rPr>
          <w:rFonts w:ascii="Times New Roman" w:hAnsi="Times New Roman" w:cs="Times New Roman"/>
          <w:sz w:val="24"/>
          <w:szCs w:val="24"/>
        </w:rPr>
        <w:t>Karen Chambers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75CF9E50" w14:textId="2E69AB3F" w:rsidR="004242A8" w:rsidRDefault="006A73B9" w:rsidP="004242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ubject: MEC-19-0090 </w:t>
      </w:r>
      <w:r w:rsidR="004242A8">
        <w:rPr>
          <w:rFonts w:ascii="Times New Roman" w:hAnsi="Times New Roman" w:cs="Times New Roman"/>
          <w:sz w:val="24"/>
          <w:szCs w:val="24"/>
        </w:rPr>
        <w:t>“</w:t>
      </w:r>
      <w:r w:rsidR="00E03CA1" w:rsidRPr="00E03CA1">
        <w:rPr>
          <w:rFonts w:ascii="Times New Roman" w:hAnsi="Times New Roman" w:cs="Times New Roman"/>
          <w:b/>
          <w:sz w:val="24"/>
          <w:szCs w:val="24"/>
        </w:rPr>
        <w:t>Genomic analyses reveal distinct evolutionary pattern of ducks and identify genetic changes underlying domestication and speciation</w:t>
      </w:r>
      <w:r w:rsidR="004242A8">
        <w:rPr>
          <w:rFonts w:ascii="Times New Roman" w:hAnsi="Times New Roman" w:cs="Times New Roman"/>
          <w:sz w:val="24"/>
          <w:szCs w:val="24"/>
        </w:rPr>
        <w:t>”</w:t>
      </w:r>
      <w:r w:rsidR="004242A8" w:rsidRPr="00463371">
        <w:rPr>
          <w:rFonts w:ascii="Times New Roman" w:hAnsi="Times New Roman" w:cs="Times New Roman"/>
          <w:b/>
          <w:sz w:val="24"/>
          <w:szCs w:val="24"/>
        </w:rPr>
        <w:t>.</w:t>
      </w:r>
    </w:p>
    <w:p w14:paraId="4C04C631" w14:textId="3266835C" w:rsidR="004242A8" w:rsidRDefault="004242A8" w:rsidP="004242A8">
      <w:pPr>
        <w:spacing w:line="48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                                                        </w:t>
      </w:r>
      <w:r w:rsidR="00463371">
        <w:rPr>
          <w:rFonts w:ascii="Times New Roman" w:hAnsi="Times New Roman" w:cs="Times New Roman" w:hint="eastAsia"/>
          <w:sz w:val="22"/>
        </w:rPr>
        <w:t>Ma</w:t>
      </w:r>
      <w:r w:rsidR="00463371">
        <w:rPr>
          <w:rFonts w:ascii="Times New Roman" w:hAnsi="Times New Roman" w:cs="Times New Roman"/>
          <w:sz w:val="22"/>
        </w:rPr>
        <w:t>rch</w:t>
      </w:r>
      <w:r>
        <w:rPr>
          <w:rFonts w:ascii="Times New Roman" w:hAnsi="Times New Roman" w:cs="Times New Roman"/>
          <w:sz w:val="22"/>
        </w:rPr>
        <w:t xml:space="preserve">. </w:t>
      </w:r>
      <w:r w:rsidR="00463371">
        <w:rPr>
          <w:rFonts w:ascii="Times New Roman" w:hAnsi="Times New Roman" w:cs="Times New Roman" w:hint="eastAsia"/>
          <w:sz w:val="22"/>
        </w:rPr>
        <w:t>2</w:t>
      </w:r>
      <w:r w:rsidR="006A73B9">
        <w:rPr>
          <w:rFonts w:ascii="Times New Roman" w:hAnsi="Times New Roman" w:cs="Times New Roman"/>
          <w:sz w:val="22"/>
        </w:rPr>
        <w:t>4</w:t>
      </w:r>
      <w:r>
        <w:rPr>
          <w:rFonts w:ascii="Times New Roman" w:hAnsi="Times New Roman" w:cs="Times New Roman"/>
          <w:sz w:val="22"/>
        </w:rPr>
        <w:t>, 201</w:t>
      </w:r>
      <w:r w:rsidR="00D043CE">
        <w:rPr>
          <w:rFonts w:ascii="Times New Roman" w:hAnsi="Times New Roman" w:cs="Times New Roman"/>
          <w:sz w:val="22"/>
        </w:rPr>
        <w:t>9</w:t>
      </w:r>
    </w:p>
    <w:p w14:paraId="0E0E689F" w14:textId="6958332E" w:rsidR="00316DC7" w:rsidRDefault="00463371" w:rsidP="00424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Thank you </w:t>
      </w:r>
      <w:r w:rsidR="00F963E8">
        <w:rPr>
          <w:rFonts w:ascii="Times New Roman" w:hAnsi="Times New Roman" w:cs="Times New Roman"/>
          <w:sz w:val="24"/>
          <w:szCs w:val="24"/>
        </w:rPr>
        <w:t>very much</w:t>
      </w:r>
      <w:r>
        <w:rPr>
          <w:rFonts w:ascii="Times New Roman" w:hAnsi="Times New Roman" w:cs="Times New Roman"/>
          <w:sz w:val="24"/>
          <w:szCs w:val="24"/>
        </w:rPr>
        <w:t xml:space="preserve"> for giving us the opportunity to address your concerns and </w:t>
      </w:r>
      <w:r w:rsidR="00F963E8">
        <w:rPr>
          <w:rFonts w:ascii="Times New Roman" w:hAnsi="Times New Roman" w:cs="Times New Roman"/>
          <w:sz w:val="24"/>
          <w:szCs w:val="24"/>
        </w:rPr>
        <w:t xml:space="preserve">submit again. </w:t>
      </w:r>
      <w:r w:rsidR="007E6698">
        <w:rPr>
          <w:rFonts w:ascii="Times New Roman" w:hAnsi="Times New Roman" w:cs="Times New Roman"/>
          <w:sz w:val="24"/>
          <w:szCs w:val="24"/>
        </w:rPr>
        <w:t xml:space="preserve">Traditional views </w:t>
      </w:r>
      <w:r w:rsidR="00733293">
        <w:rPr>
          <w:rFonts w:ascii="Times New Roman" w:hAnsi="Times New Roman" w:cs="Times New Roman" w:hint="eastAsia"/>
          <w:sz w:val="24"/>
          <w:szCs w:val="24"/>
        </w:rPr>
        <w:t>re</w:t>
      </w:r>
      <w:r w:rsidR="00733293">
        <w:rPr>
          <w:rFonts w:ascii="Times New Roman" w:hAnsi="Times New Roman" w:cs="Times New Roman"/>
          <w:sz w:val="24"/>
          <w:szCs w:val="24"/>
        </w:rPr>
        <w:t xml:space="preserve">gard </w:t>
      </w:r>
      <w:r w:rsidR="007E6698">
        <w:rPr>
          <w:rFonts w:ascii="Times New Roman" w:hAnsi="Times New Roman" w:cs="Times New Roman"/>
          <w:sz w:val="24"/>
          <w:szCs w:val="24"/>
        </w:rPr>
        <w:t xml:space="preserve">domesticated animals as humans intentionally set animal domestication in motion. This idea potentially treat human as a very important role in relationship with nature ecology. However, </w:t>
      </w:r>
      <w:r w:rsidR="004242A8" w:rsidRPr="004242A8">
        <w:rPr>
          <w:rFonts w:ascii="Times New Roman" w:hAnsi="Times New Roman" w:cs="Times New Roman"/>
          <w:sz w:val="24"/>
          <w:szCs w:val="24"/>
        </w:rPr>
        <w:t>more and more research has found that traditional domestication hy</w:t>
      </w:r>
      <w:r w:rsidR="004242A8">
        <w:rPr>
          <w:rFonts w:ascii="Times New Roman" w:hAnsi="Times New Roman" w:cs="Times New Roman"/>
          <w:sz w:val="24"/>
          <w:szCs w:val="24"/>
        </w:rPr>
        <w:t>pothesis is incompatible with genetic data</w:t>
      </w:r>
      <w:r w:rsidR="00733293">
        <w:rPr>
          <w:rFonts w:ascii="Times New Roman" w:hAnsi="Times New Roman" w:cs="Times New Roman"/>
          <w:sz w:val="24"/>
          <w:szCs w:val="24"/>
        </w:rPr>
        <w:t xml:space="preserve">. Our </w:t>
      </w:r>
      <w:r w:rsidR="00762AAF">
        <w:rPr>
          <w:rFonts w:ascii="Times New Roman" w:hAnsi="Times New Roman" w:cs="Times New Roman"/>
          <w:sz w:val="24"/>
          <w:szCs w:val="24"/>
        </w:rPr>
        <w:t>article</w:t>
      </w:r>
      <w:r w:rsidR="008048E6">
        <w:rPr>
          <w:rFonts w:ascii="Times New Roman" w:hAnsi="Times New Roman" w:cs="Times New Roman"/>
          <w:sz w:val="24"/>
          <w:szCs w:val="24"/>
        </w:rPr>
        <w:t xml:space="preserve">  </w:t>
      </w:r>
      <w:r w:rsidR="00762AAF">
        <w:rPr>
          <w:rFonts w:ascii="Times New Roman" w:hAnsi="Times New Roman" w:cs="Times New Roman"/>
          <w:sz w:val="24"/>
          <w:szCs w:val="24"/>
        </w:rPr>
        <w:t xml:space="preserve"> </w:t>
      </w:r>
      <w:r w:rsidR="00733293">
        <w:rPr>
          <w:rFonts w:ascii="Times New Roman" w:hAnsi="Times New Roman" w:cs="Times New Roman"/>
          <w:sz w:val="24"/>
          <w:szCs w:val="24"/>
        </w:rPr>
        <w:t>provide</w:t>
      </w:r>
      <w:r w:rsidR="008048E6">
        <w:rPr>
          <w:rFonts w:ascii="Times New Roman" w:hAnsi="Times New Roman" w:cs="Times New Roman"/>
          <w:sz w:val="24"/>
          <w:szCs w:val="24"/>
        </w:rPr>
        <w:t>d</w:t>
      </w:r>
      <w:r w:rsidR="00733293">
        <w:rPr>
          <w:rFonts w:ascii="Times New Roman" w:hAnsi="Times New Roman" w:cs="Times New Roman"/>
          <w:sz w:val="24"/>
          <w:szCs w:val="24"/>
        </w:rPr>
        <w:t xml:space="preserve"> a comprehensive evolutionary history of ducks, and demonstrate that</w:t>
      </w:r>
      <w:r w:rsidR="00762AAF">
        <w:rPr>
          <w:rFonts w:ascii="Times New Roman" w:hAnsi="Times New Roman" w:cs="Times New Roman"/>
          <w:sz w:val="24"/>
          <w:szCs w:val="24"/>
        </w:rPr>
        <w:t xml:space="preserve"> both the traditional hypotheses that </w:t>
      </w:r>
      <w:r w:rsidR="00023C11">
        <w:rPr>
          <w:rFonts w:ascii="Times New Roman" w:hAnsi="Times New Roman" w:cs="Times New Roman"/>
          <w:sz w:val="24"/>
          <w:szCs w:val="24"/>
        </w:rPr>
        <w:t xml:space="preserve">either </w:t>
      </w:r>
      <w:r w:rsidR="00762AAF">
        <w:rPr>
          <w:rFonts w:ascii="Times New Roman" w:hAnsi="Times New Roman" w:cs="Times New Roman"/>
          <w:sz w:val="24"/>
          <w:szCs w:val="24"/>
        </w:rPr>
        <w:t>domestic duck</w:t>
      </w:r>
      <w:r w:rsidR="00733293">
        <w:rPr>
          <w:rFonts w:ascii="Times New Roman" w:hAnsi="Times New Roman" w:cs="Times New Roman"/>
          <w:sz w:val="24"/>
          <w:szCs w:val="24"/>
        </w:rPr>
        <w:t>s</w:t>
      </w:r>
      <w:r w:rsidR="00762AAF">
        <w:rPr>
          <w:rFonts w:ascii="Times New Roman" w:hAnsi="Times New Roman" w:cs="Times New Roman"/>
          <w:sz w:val="24"/>
          <w:szCs w:val="24"/>
        </w:rPr>
        <w:t xml:space="preserve"> are origin from mallard duck or </w:t>
      </w:r>
      <w:r w:rsidR="0031757E">
        <w:rPr>
          <w:rFonts w:ascii="Times New Roman" w:hAnsi="Times New Roman" w:cs="Times New Roman"/>
          <w:sz w:val="24"/>
          <w:szCs w:val="24"/>
        </w:rPr>
        <w:t>a</w:t>
      </w:r>
      <w:r w:rsidR="00762AAF">
        <w:rPr>
          <w:rFonts w:ascii="Times New Roman" w:hAnsi="Times New Roman" w:cs="Times New Roman"/>
          <w:sz w:val="24"/>
          <w:szCs w:val="24"/>
        </w:rPr>
        <w:t xml:space="preserve"> descendant of mallard and spot-billed ducks are </w:t>
      </w:r>
      <w:r w:rsidR="000B627C">
        <w:rPr>
          <w:rFonts w:ascii="Times New Roman" w:hAnsi="Times New Roman" w:cs="Times New Roman"/>
          <w:sz w:val="24"/>
          <w:szCs w:val="24"/>
        </w:rPr>
        <w:t xml:space="preserve">incompatible with genetic data. </w:t>
      </w:r>
      <w:r w:rsidR="0039148D">
        <w:rPr>
          <w:rFonts w:ascii="Times New Roman" w:hAnsi="Times New Roman" w:cs="Times New Roman"/>
          <w:sz w:val="24"/>
          <w:szCs w:val="24"/>
        </w:rPr>
        <w:t>Instead,</w:t>
      </w:r>
      <w:r w:rsidR="00733293" w:rsidDel="00733293">
        <w:rPr>
          <w:rFonts w:ascii="Times New Roman" w:hAnsi="Times New Roman" w:cs="Times New Roman"/>
          <w:sz w:val="24"/>
          <w:szCs w:val="24"/>
        </w:rPr>
        <w:t xml:space="preserve"> </w:t>
      </w:r>
      <w:r w:rsidR="00F62691">
        <w:rPr>
          <w:rFonts w:ascii="Times New Roman" w:hAnsi="Times New Roman" w:cs="Times New Roman"/>
          <w:sz w:val="24"/>
          <w:szCs w:val="24"/>
        </w:rPr>
        <w:t xml:space="preserve">there is a </w:t>
      </w:r>
      <w:r w:rsidR="0031757E">
        <w:rPr>
          <w:rFonts w:ascii="Times New Roman" w:hAnsi="Times New Roman" w:cs="Times New Roman"/>
          <w:sz w:val="24"/>
          <w:szCs w:val="24"/>
        </w:rPr>
        <w:t>long divergence time between</w:t>
      </w:r>
      <w:r w:rsidR="00F62691">
        <w:rPr>
          <w:rFonts w:ascii="Times New Roman" w:hAnsi="Times New Roman" w:cs="Times New Roman"/>
          <w:sz w:val="24"/>
          <w:szCs w:val="24"/>
        </w:rPr>
        <w:t xml:space="preserve"> wild and domestic ducks, which is longer than the divergence time between mallard and spot-billed.</w:t>
      </w:r>
      <w:r w:rsidR="00733293">
        <w:rPr>
          <w:rFonts w:ascii="Times New Roman" w:hAnsi="Times New Roman" w:cs="Times New Roman"/>
          <w:sz w:val="24"/>
          <w:szCs w:val="24"/>
        </w:rPr>
        <w:t xml:space="preserve"> </w:t>
      </w:r>
      <w:r w:rsidR="008048E6">
        <w:rPr>
          <w:rFonts w:ascii="Times New Roman" w:hAnsi="Times New Roman" w:cs="Times New Roman"/>
          <w:sz w:val="24"/>
          <w:szCs w:val="24"/>
        </w:rPr>
        <w:t xml:space="preserve">It implied that the </w:t>
      </w:r>
      <w:r w:rsidR="00492DF9">
        <w:rPr>
          <w:rFonts w:ascii="Times New Roman" w:hAnsi="Times New Roman" w:cs="Times New Roman"/>
          <w:sz w:val="24"/>
          <w:szCs w:val="24"/>
        </w:rPr>
        <w:t xml:space="preserve">domestic </w:t>
      </w:r>
      <w:r w:rsidR="008B5980">
        <w:rPr>
          <w:rFonts w:ascii="Times New Roman" w:hAnsi="Times New Roman" w:cs="Times New Roman"/>
          <w:sz w:val="24"/>
          <w:szCs w:val="24"/>
        </w:rPr>
        <w:t>duck</w:t>
      </w:r>
      <w:r w:rsidR="004C25B4">
        <w:rPr>
          <w:rFonts w:ascii="Times New Roman" w:hAnsi="Times New Roman" w:cs="Times New Roman"/>
          <w:sz w:val="24"/>
          <w:szCs w:val="24"/>
        </w:rPr>
        <w:t xml:space="preserve"> ancestor</w:t>
      </w:r>
      <w:r w:rsidR="008B5980">
        <w:rPr>
          <w:rFonts w:ascii="Times New Roman" w:hAnsi="Times New Roman" w:cs="Times New Roman"/>
          <w:sz w:val="24"/>
          <w:szCs w:val="24"/>
        </w:rPr>
        <w:t xml:space="preserve"> is</w:t>
      </w:r>
      <w:r w:rsidR="004C25B4">
        <w:rPr>
          <w:rFonts w:ascii="Times New Roman" w:hAnsi="Times New Roman" w:cs="Times New Roman"/>
          <w:sz w:val="24"/>
          <w:szCs w:val="24"/>
        </w:rPr>
        <w:t xml:space="preserve"> a</w:t>
      </w:r>
      <w:r w:rsidR="008B5980">
        <w:rPr>
          <w:rFonts w:ascii="Times New Roman" w:hAnsi="Times New Roman" w:cs="Times New Roman"/>
          <w:sz w:val="24"/>
          <w:szCs w:val="24"/>
        </w:rPr>
        <w:t xml:space="preserve"> distinct branch from their wild </w:t>
      </w:r>
      <w:r w:rsidR="004C25B4">
        <w:rPr>
          <w:rFonts w:ascii="Times New Roman" w:hAnsi="Times New Roman" w:cs="Times New Roman"/>
          <w:sz w:val="24"/>
          <w:szCs w:val="24"/>
        </w:rPr>
        <w:t>relative and split far earlier than domestication occurred.</w:t>
      </w:r>
      <w:r w:rsidR="008B5980">
        <w:rPr>
          <w:rFonts w:ascii="Times New Roman" w:hAnsi="Times New Roman" w:cs="Times New Roman"/>
          <w:sz w:val="24"/>
          <w:szCs w:val="24"/>
        </w:rPr>
        <w:t xml:space="preserve"> </w:t>
      </w:r>
      <w:r w:rsidR="00733293">
        <w:rPr>
          <w:rFonts w:ascii="Times New Roman" w:hAnsi="Times New Roman" w:cs="Times New Roman"/>
          <w:sz w:val="24"/>
          <w:szCs w:val="24"/>
        </w:rPr>
        <w:t>More importantly</w:t>
      </w:r>
      <w:r w:rsidR="003B1527">
        <w:rPr>
          <w:rFonts w:ascii="Times New Roman" w:hAnsi="Times New Roman" w:cs="Times New Roman"/>
          <w:sz w:val="24"/>
          <w:szCs w:val="24"/>
        </w:rPr>
        <w:t>,</w:t>
      </w:r>
      <w:r w:rsidR="00733293">
        <w:rPr>
          <w:rFonts w:ascii="Times New Roman" w:hAnsi="Times New Roman" w:cs="Times New Roman"/>
          <w:sz w:val="24"/>
          <w:szCs w:val="24"/>
        </w:rPr>
        <w:t xml:space="preserve"> </w:t>
      </w:r>
      <w:r w:rsidR="004C25B4">
        <w:rPr>
          <w:rFonts w:ascii="Times New Roman" w:hAnsi="Times New Roman" w:cs="Times New Roman"/>
          <w:sz w:val="24"/>
          <w:szCs w:val="24"/>
        </w:rPr>
        <w:t>our result</w:t>
      </w:r>
      <w:r w:rsidR="00E919E0">
        <w:rPr>
          <w:rFonts w:ascii="Times New Roman" w:hAnsi="Times New Roman" w:cs="Times New Roman"/>
          <w:sz w:val="24"/>
          <w:szCs w:val="24"/>
        </w:rPr>
        <w:t>s</w:t>
      </w:r>
      <w:r w:rsidR="004C25B4">
        <w:rPr>
          <w:rFonts w:ascii="Times New Roman" w:hAnsi="Times New Roman" w:cs="Times New Roman"/>
          <w:sz w:val="24"/>
          <w:szCs w:val="24"/>
        </w:rPr>
        <w:t xml:space="preserve"> indicate</w:t>
      </w:r>
      <w:r w:rsidR="008048E6">
        <w:rPr>
          <w:rFonts w:ascii="Times New Roman" w:hAnsi="Times New Roman" w:cs="Times New Roman"/>
          <w:sz w:val="24"/>
          <w:szCs w:val="24"/>
        </w:rPr>
        <w:t>d</w:t>
      </w:r>
      <w:r w:rsidR="004C25B4">
        <w:rPr>
          <w:rFonts w:ascii="Times New Roman" w:hAnsi="Times New Roman" w:cs="Times New Roman"/>
          <w:sz w:val="24"/>
          <w:szCs w:val="24"/>
        </w:rPr>
        <w:t xml:space="preserve"> that </w:t>
      </w:r>
      <w:r w:rsidR="00733293">
        <w:rPr>
          <w:rFonts w:ascii="Times New Roman" w:hAnsi="Times New Roman" w:cs="Times New Roman"/>
          <w:sz w:val="24"/>
          <w:szCs w:val="24"/>
        </w:rPr>
        <w:t>the domestication process of duck</w:t>
      </w:r>
      <w:r w:rsidR="00F62691">
        <w:rPr>
          <w:rFonts w:ascii="Times New Roman" w:hAnsi="Times New Roman" w:cs="Times New Roman"/>
          <w:sz w:val="24"/>
          <w:szCs w:val="24"/>
        </w:rPr>
        <w:t xml:space="preserve"> </w:t>
      </w:r>
      <w:r w:rsidR="003433B2">
        <w:rPr>
          <w:rFonts w:ascii="Times New Roman" w:hAnsi="Times New Roman" w:cs="Times New Roman"/>
          <w:sz w:val="24"/>
          <w:szCs w:val="24"/>
        </w:rPr>
        <w:t>was more</w:t>
      </w:r>
      <w:r w:rsidR="00E919E0">
        <w:rPr>
          <w:rFonts w:ascii="Times New Roman" w:hAnsi="Times New Roman" w:cs="Times New Roman"/>
          <w:sz w:val="24"/>
          <w:szCs w:val="24"/>
        </w:rPr>
        <w:t xml:space="preserve"> </w:t>
      </w:r>
      <w:r w:rsidR="003433B2">
        <w:rPr>
          <w:rFonts w:ascii="Times New Roman" w:hAnsi="Times New Roman" w:cs="Times New Roman"/>
          <w:sz w:val="24"/>
          <w:szCs w:val="24"/>
        </w:rPr>
        <w:t xml:space="preserve">a natural consequence </w:t>
      </w:r>
      <w:r w:rsidR="003B1527">
        <w:rPr>
          <w:rFonts w:ascii="Times New Roman" w:hAnsi="Times New Roman" w:cs="Times New Roman"/>
          <w:sz w:val="24"/>
          <w:szCs w:val="24"/>
        </w:rPr>
        <w:t>related to</w:t>
      </w:r>
      <w:r w:rsidR="003433B2">
        <w:rPr>
          <w:rFonts w:ascii="Times New Roman" w:hAnsi="Times New Roman" w:cs="Times New Roman"/>
          <w:sz w:val="24"/>
          <w:szCs w:val="24"/>
        </w:rPr>
        <w:t xml:space="preserve"> environment and resource</w:t>
      </w:r>
      <w:r w:rsidR="004C25B4">
        <w:rPr>
          <w:rFonts w:ascii="Times New Roman" w:hAnsi="Times New Roman" w:cs="Times New Roman"/>
          <w:sz w:val="24"/>
          <w:szCs w:val="24"/>
        </w:rPr>
        <w:t xml:space="preserve"> rather than</w:t>
      </w:r>
      <w:r w:rsidR="00E919E0">
        <w:rPr>
          <w:rFonts w:ascii="Times New Roman" w:hAnsi="Times New Roman" w:cs="Times New Roman"/>
          <w:sz w:val="24"/>
          <w:szCs w:val="24"/>
        </w:rPr>
        <w:t xml:space="preserve"> human dominance</w:t>
      </w:r>
      <w:r w:rsidR="003433B2">
        <w:rPr>
          <w:rFonts w:ascii="Times New Roman" w:hAnsi="Times New Roman" w:cs="Times New Roman"/>
          <w:sz w:val="24"/>
          <w:szCs w:val="24"/>
        </w:rPr>
        <w:t xml:space="preserve">. </w:t>
      </w:r>
      <w:r w:rsidR="00E919E0">
        <w:rPr>
          <w:rFonts w:ascii="Times New Roman" w:hAnsi="Times New Roman" w:cs="Times New Roman"/>
          <w:sz w:val="24"/>
          <w:szCs w:val="24"/>
        </w:rPr>
        <w:t>We also</w:t>
      </w:r>
      <w:r w:rsidR="003433B2">
        <w:rPr>
          <w:rFonts w:ascii="Times New Roman" w:hAnsi="Times New Roman" w:cs="Times New Roman"/>
          <w:sz w:val="24"/>
          <w:szCs w:val="24"/>
        </w:rPr>
        <w:t xml:space="preserve"> revealed the very different genetic resource between domesticated and wild animals and highlight a rethink on the relationships between human and animals, between animal evolution and ecology. </w:t>
      </w:r>
      <w:r w:rsidR="003B1527">
        <w:rPr>
          <w:rFonts w:ascii="Times New Roman" w:hAnsi="Times New Roman" w:cs="Times New Roman"/>
          <w:sz w:val="24"/>
          <w:szCs w:val="24"/>
        </w:rPr>
        <w:t xml:space="preserve">As the provocative of our conclusions and potential inference, we have used many very rigorous methods to check our results, and these methods </w:t>
      </w:r>
      <w:r w:rsidR="00D26E71">
        <w:rPr>
          <w:rFonts w:ascii="Times New Roman" w:hAnsi="Times New Roman" w:cs="Times New Roman"/>
          <w:sz w:val="24"/>
          <w:szCs w:val="24"/>
        </w:rPr>
        <w:t xml:space="preserve">conducted similar results </w:t>
      </w:r>
      <w:r w:rsidR="003B1527">
        <w:rPr>
          <w:rFonts w:ascii="Times New Roman" w:hAnsi="Times New Roman" w:cs="Times New Roman"/>
          <w:sz w:val="24"/>
          <w:szCs w:val="24"/>
        </w:rPr>
        <w:t xml:space="preserve">and </w:t>
      </w:r>
      <w:r w:rsidR="00E919E0">
        <w:rPr>
          <w:rFonts w:ascii="Times New Roman" w:hAnsi="Times New Roman" w:cs="Times New Roman"/>
          <w:sz w:val="24"/>
          <w:szCs w:val="24"/>
        </w:rPr>
        <w:t xml:space="preserve">those </w:t>
      </w:r>
      <w:r w:rsidR="003B1527">
        <w:rPr>
          <w:rFonts w:ascii="Times New Roman" w:hAnsi="Times New Roman" w:cs="Times New Roman"/>
          <w:sz w:val="24"/>
          <w:szCs w:val="24"/>
        </w:rPr>
        <w:t>result</w:t>
      </w:r>
      <w:r w:rsidR="00D26E71">
        <w:rPr>
          <w:rFonts w:ascii="Times New Roman" w:hAnsi="Times New Roman" w:cs="Times New Roman"/>
          <w:sz w:val="24"/>
          <w:szCs w:val="24"/>
        </w:rPr>
        <w:t xml:space="preserve">s are logically </w:t>
      </w:r>
      <w:r w:rsidR="003B1527">
        <w:rPr>
          <w:rFonts w:ascii="Times New Roman" w:hAnsi="Times New Roman" w:cs="Times New Roman"/>
          <w:sz w:val="24"/>
          <w:szCs w:val="24"/>
        </w:rPr>
        <w:t xml:space="preserve">matched </w:t>
      </w:r>
      <w:r w:rsidR="00D26E71">
        <w:rPr>
          <w:rFonts w:ascii="Times New Roman" w:hAnsi="Times New Roman" w:cs="Times New Roman"/>
          <w:sz w:val="24"/>
          <w:szCs w:val="24"/>
        </w:rPr>
        <w:t xml:space="preserve">each other (e.g. the divergence time inferred from </w:t>
      </w:r>
      <w:r w:rsidR="004665DB" w:rsidRPr="005D040D">
        <w:rPr>
          <w:noProof/>
          <w:color w:val="000000"/>
          <w:szCs w:val="21"/>
        </w:rPr>
        <w:drawing>
          <wp:inline distT="0" distB="0" distL="0" distR="0" wp14:anchorId="3CA17C8F" wp14:editId="516BEAC9">
            <wp:extent cx="85725" cy="2000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65DB"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4665DB" w:rsidRPr="005D040D">
        <w:rPr>
          <w:noProof/>
          <w:color w:val="000000"/>
          <w:szCs w:val="21"/>
        </w:rPr>
        <w:drawing>
          <wp:inline distT="0" distB="0" distL="0" distR="0" wp14:anchorId="1A345D62" wp14:editId="5555AC75">
            <wp:extent cx="85725" cy="2000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4665DB"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4665DB" w:rsidDel="004665DB">
        <w:rPr>
          <w:rFonts w:ascii="Times New Roman" w:hAnsi="Times New Roman" w:cs="Times New Roman"/>
          <w:sz w:val="24"/>
          <w:szCs w:val="24"/>
        </w:rPr>
        <w:t xml:space="preserve"> </w:t>
      </w:r>
      <w:r w:rsidR="00D26E71">
        <w:rPr>
          <w:rFonts w:ascii="Times New Roman" w:hAnsi="Times New Roman" w:cs="Times New Roman"/>
          <w:sz w:val="24"/>
          <w:szCs w:val="24"/>
        </w:rPr>
        <w:t xml:space="preserve">and </w:t>
      </w:r>
      <w:r w:rsidR="004665DB">
        <w:rPr>
          <w:rFonts w:ascii="Times New Roman" w:hAnsi="Times New Roman" w:cs="Times New Roman"/>
          <w:sz w:val="24"/>
          <w:szCs w:val="24"/>
        </w:rPr>
        <w:t>PSMC</w:t>
      </w:r>
      <w:r w:rsidR="00D26E71">
        <w:rPr>
          <w:rFonts w:ascii="Times New Roman" w:hAnsi="Times New Roman" w:cs="Times New Roman"/>
          <w:sz w:val="24"/>
          <w:szCs w:val="24"/>
        </w:rPr>
        <w:t xml:space="preserve">, the feature of genomic landscape between mallard and spot-billed are in consistent with the inferred divergence time of the two wild ducks). </w:t>
      </w:r>
    </w:p>
    <w:p w14:paraId="63AB824C" w14:textId="20B0D0A6" w:rsidR="00831EE6" w:rsidRDefault="00E919E0" w:rsidP="00424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Furthermore, w</w:t>
      </w:r>
      <w:r w:rsidR="00E250B4">
        <w:rPr>
          <w:rFonts w:ascii="Times New Roman" w:hAnsi="Times New Roman" w:cs="Times New Roman"/>
          <w:sz w:val="24"/>
          <w:szCs w:val="24"/>
        </w:rPr>
        <w:t xml:space="preserve">e </w:t>
      </w:r>
      <w:r w:rsidR="00E56E82">
        <w:rPr>
          <w:rFonts w:ascii="Times New Roman" w:hAnsi="Times New Roman" w:cs="Times New Roman"/>
          <w:sz w:val="24"/>
          <w:szCs w:val="24"/>
        </w:rPr>
        <w:t>firstly present</w:t>
      </w:r>
      <w:r w:rsidR="008048E6">
        <w:rPr>
          <w:rFonts w:ascii="Times New Roman" w:hAnsi="Times New Roman" w:cs="Times New Roman"/>
          <w:sz w:val="24"/>
          <w:szCs w:val="24"/>
        </w:rPr>
        <w:t>ed</w:t>
      </w:r>
      <w:r w:rsidR="00E56E82">
        <w:rPr>
          <w:rFonts w:ascii="Times New Roman" w:hAnsi="Times New Roman" w:cs="Times New Roman"/>
          <w:sz w:val="24"/>
          <w:szCs w:val="24"/>
        </w:rPr>
        <w:t xml:space="preserve"> the whole-genome sequences of two wild duck species and provide genomic sequencing data of eight domestic duck breeds and eight wild duck species, together with two outgroups (Muscovy duck and </w:t>
      </w:r>
      <w:proofErr w:type="spellStart"/>
      <w:r w:rsidR="00E56E82">
        <w:rPr>
          <w:rFonts w:ascii="Times New Roman" w:hAnsi="Times New Roman" w:cs="Times New Roman"/>
          <w:sz w:val="24"/>
          <w:szCs w:val="24"/>
        </w:rPr>
        <w:t>Taihu</w:t>
      </w:r>
      <w:proofErr w:type="spellEnd"/>
      <w:r w:rsidR="00E56E82">
        <w:rPr>
          <w:rFonts w:ascii="Times New Roman" w:hAnsi="Times New Roman" w:cs="Times New Roman"/>
          <w:sz w:val="24"/>
          <w:szCs w:val="24"/>
        </w:rPr>
        <w:t xml:space="preserve"> goose).</w:t>
      </w:r>
      <w:r w:rsidR="00984E6E">
        <w:rPr>
          <w:rFonts w:ascii="Times New Roman" w:hAnsi="Times New Roman" w:cs="Times New Roman"/>
          <w:sz w:val="24"/>
          <w:szCs w:val="24"/>
        </w:rPr>
        <w:t xml:space="preserve"> We </w:t>
      </w:r>
      <w:r w:rsidR="00A96005">
        <w:rPr>
          <w:rFonts w:ascii="Times New Roman" w:hAnsi="Times New Roman" w:cs="Times New Roman"/>
          <w:sz w:val="24"/>
          <w:szCs w:val="24"/>
        </w:rPr>
        <w:t>perform</w:t>
      </w:r>
      <w:r w:rsidR="008048E6">
        <w:rPr>
          <w:rFonts w:ascii="Times New Roman" w:hAnsi="Times New Roman" w:cs="Times New Roman"/>
          <w:sz w:val="24"/>
          <w:szCs w:val="24"/>
        </w:rPr>
        <w:t>ed</w:t>
      </w:r>
      <w:r w:rsidR="00A96005">
        <w:rPr>
          <w:rFonts w:ascii="Times New Roman" w:hAnsi="Times New Roman" w:cs="Times New Roman"/>
          <w:sz w:val="24"/>
          <w:szCs w:val="24"/>
        </w:rPr>
        <w:t xml:space="preserve"> demography and selection analyses in wild and domestic ducks, and provide functional</w:t>
      </w:r>
      <w:r w:rsidR="004665DB">
        <w:rPr>
          <w:rFonts w:ascii="Times New Roman" w:hAnsi="Times New Roman" w:cs="Times New Roman"/>
          <w:sz w:val="24"/>
          <w:szCs w:val="24"/>
        </w:rPr>
        <w:t xml:space="preserve"> experiment to</w:t>
      </w:r>
      <w:r w:rsidR="00A96005">
        <w:rPr>
          <w:rFonts w:ascii="Times New Roman" w:hAnsi="Times New Roman" w:cs="Times New Roman"/>
          <w:sz w:val="24"/>
          <w:szCs w:val="24"/>
        </w:rPr>
        <w:t xml:space="preserve"> support </w:t>
      </w:r>
      <w:r w:rsidR="004665DB">
        <w:rPr>
          <w:rFonts w:ascii="Times New Roman" w:hAnsi="Times New Roman" w:cs="Times New Roman"/>
          <w:sz w:val="24"/>
          <w:szCs w:val="24"/>
        </w:rPr>
        <w:t>our selection analysis</w:t>
      </w:r>
      <w:r w:rsidR="00A96005">
        <w:rPr>
          <w:rFonts w:ascii="Times New Roman" w:hAnsi="Times New Roman" w:cs="Times New Roman"/>
          <w:sz w:val="24"/>
          <w:szCs w:val="24"/>
        </w:rPr>
        <w:t>.</w:t>
      </w:r>
      <w:r w:rsidR="002712B3">
        <w:rPr>
          <w:rFonts w:ascii="Times New Roman" w:hAnsi="Times New Roman" w:cs="Times New Roman"/>
          <w:sz w:val="24"/>
          <w:szCs w:val="24"/>
        </w:rPr>
        <w:t xml:space="preserve"> </w:t>
      </w:r>
      <w:r w:rsidR="00FB1534">
        <w:rPr>
          <w:rFonts w:ascii="Times New Roman" w:hAnsi="Times New Roman" w:cs="Times New Roman"/>
          <w:sz w:val="24"/>
          <w:szCs w:val="24"/>
        </w:rPr>
        <w:t>Our finding may help to understand how animals are domesticated and why</w:t>
      </w:r>
      <w:r w:rsidR="009C0F38">
        <w:rPr>
          <w:rFonts w:ascii="Times New Roman" w:hAnsi="Times New Roman" w:cs="Times New Roman"/>
          <w:sz w:val="24"/>
          <w:szCs w:val="24"/>
        </w:rPr>
        <w:t>, in some case</w:t>
      </w:r>
      <w:r w:rsidR="001802B7">
        <w:rPr>
          <w:rFonts w:ascii="Times New Roman" w:hAnsi="Times New Roman" w:cs="Times New Roman"/>
          <w:sz w:val="24"/>
          <w:szCs w:val="24"/>
        </w:rPr>
        <w:t xml:space="preserve"> (dog)</w:t>
      </w:r>
      <w:r w:rsidR="009C0F38">
        <w:rPr>
          <w:rFonts w:ascii="Times New Roman" w:hAnsi="Times New Roman" w:cs="Times New Roman"/>
          <w:sz w:val="24"/>
          <w:szCs w:val="24"/>
        </w:rPr>
        <w:t>,</w:t>
      </w:r>
      <w:r w:rsidR="00FB1534">
        <w:rPr>
          <w:rFonts w:ascii="Times New Roman" w:hAnsi="Times New Roman" w:cs="Times New Roman"/>
          <w:sz w:val="24"/>
          <w:szCs w:val="24"/>
        </w:rPr>
        <w:t xml:space="preserve"> none of the extent wild populations are more </w:t>
      </w:r>
      <w:r w:rsidR="00816B81">
        <w:rPr>
          <w:rFonts w:ascii="Times New Roman" w:hAnsi="Times New Roman" w:cs="Times New Roman"/>
          <w:sz w:val="24"/>
          <w:szCs w:val="24"/>
        </w:rPr>
        <w:t>related</w:t>
      </w:r>
      <w:r w:rsidR="00FB1534">
        <w:rPr>
          <w:rFonts w:ascii="Times New Roman" w:hAnsi="Times New Roman" w:cs="Times New Roman"/>
          <w:sz w:val="24"/>
          <w:szCs w:val="24"/>
        </w:rPr>
        <w:t xml:space="preserve"> to domestic forms. What is the different</w:t>
      </w:r>
      <w:r w:rsidR="008820AD">
        <w:rPr>
          <w:rFonts w:ascii="Times New Roman" w:hAnsi="Times New Roman" w:cs="Times New Roman"/>
          <w:sz w:val="24"/>
          <w:szCs w:val="24"/>
        </w:rPr>
        <w:t xml:space="preserve"> mechanism</w:t>
      </w:r>
      <w:r w:rsidR="00FB1534">
        <w:rPr>
          <w:rFonts w:ascii="Times New Roman" w:hAnsi="Times New Roman" w:cs="Times New Roman"/>
          <w:sz w:val="24"/>
          <w:szCs w:val="24"/>
        </w:rPr>
        <w:t xml:space="preserve"> between speciation process and domestication process</w:t>
      </w:r>
      <w:r w:rsidR="00225AEA">
        <w:rPr>
          <w:rFonts w:ascii="Times New Roman" w:hAnsi="Times New Roman" w:cs="Times New Roman"/>
          <w:sz w:val="24"/>
          <w:szCs w:val="24"/>
        </w:rPr>
        <w:t>,</w:t>
      </w:r>
      <w:r w:rsidR="00127BE9">
        <w:rPr>
          <w:rFonts w:ascii="Times New Roman" w:hAnsi="Times New Roman" w:cs="Times New Roman"/>
          <w:sz w:val="24"/>
          <w:szCs w:val="24"/>
        </w:rPr>
        <w:t xml:space="preserve"> which</w:t>
      </w:r>
      <w:r w:rsidR="008616FA">
        <w:rPr>
          <w:rFonts w:ascii="Times New Roman" w:hAnsi="Times New Roman" w:cs="Times New Roman"/>
          <w:sz w:val="24"/>
          <w:szCs w:val="24"/>
        </w:rPr>
        <w:t xml:space="preserve"> </w:t>
      </w:r>
      <w:r w:rsidR="00225AEA">
        <w:rPr>
          <w:rFonts w:ascii="Times New Roman" w:hAnsi="Times New Roman" w:cs="Times New Roman"/>
          <w:sz w:val="24"/>
          <w:szCs w:val="24"/>
        </w:rPr>
        <w:t>both involv</w:t>
      </w:r>
      <w:r w:rsidR="008616FA">
        <w:rPr>
          <w:rFonts w:ascii="Times New Roman" w:hAnsi="Times New Roman" w:cs="Times New Roman"/>
          <w:sz w:val="24"/>
          <w:szCs w:val="24"/>
        </w:rPr>
        <w:t>ing</w:t>
      </w:r>
      <w:r w:rsidR="00225AEA">
        <w:rPr>
          <w:rFonts w:ascii="Times New Roman" w:hAnsi="Times New Roman" w:cs="Times New Roman"/>
          <w:sz w:val="24"/>
          <w:szCs w:val="24"/>
        </w:rPr>
        <w:t xml:space="preserve"> isolation and </w:t>
      </w:r>
      <w:r w:rsidR="008820AD">
        <w:rPr>
          <w:rFonts w:ascii="Times New Roman" w:hAnsi="Times New Roman" w:cs="Times New Roman"/>
          <w:sz w:val="24"/>
          <w:szCs w:val="24"/>
        </w:rPr>
        <w:t xml:space="preserve">producing </w:t>
      </w:r>
      <w:r w:rsidR="00225AEA">
        <w:rPr>
          <w:rFonts w:ascii="Times New Roman" w:hAnsi="Times New Roman" w:cs="Times New Roman"/>
          <w:sz w:val="24"/>
          <w:szCs w:val="24"/>
        </w:rPr>
        <w:t>new species (</w:t>
      </w:r>
      <w:r w:rsidR="008820AD">
        <w:rPr>
          <w:rFonts w:ascii="Times New Roman" w:hAnsi="Times New Roman" w:cs="Times New Roman"/>
          <w:sz w:val="24"/>
          <w:szCs w:val="24"/>
        </w:rPr>
        <w:t xml:space="preserve">or </w:t>
      </w:r>
      <w:r w:rsidR="00225AEA">
        <w:rPr>
          <w:rFonts w:ascii="Times New Roman" w:hAnsi="Times New Roman" w:cs="Times New Roman"/>
          <w:sz w:val="24"/>
          <w:szCs w:val="24"/>
        </w:rPr>
        <w:t>breed</w:t>
      </w:r>
      <w:r w:rsidR="00127BE9">
        <w:rPr>
          <w:rFonts w:ascii="Times New Roman" w:hAnsi="Times New Roman" w:cs="Times New Roman"/>
          <w:sz w:val="24"/>
          <w:szCs w:val="24"/>
        </w:rPr>
        <w:t>s</w:t>
      </w:r>
      <w:r w:rsidR="00225AEA">
        <w:rPr>
          <w:rFonts w:ascii="Times New Roman" w:hAnsi="Times New Roman" w:cs="Times New Roman"/>
          <w:sz w:val="24"/>
          <w:szCs w:val="24"/>
        </w:rPr>
        <w:t>)</w:t>
      </w:r>
      <w:r w:rsidR="008616FA">
        <w:rPr>
          <w:rFonts w:ascii="Times New Roman" w:hAnsi="Times New Roman" w:cs="Times New Roman"/>
          <w:sz w:val="24"/>
          <w:szCs w:val="24"/>
        </w:rPr>
        <w:t xml:space="preserve">, </w:t>
      </w:r>
      <w:r w:rsidR="00127BE9">
        <w:rPr>
          <w:rFonts w:ascii="Times New Roman" w:hAnsi="Times New Roman" w:cs="Times New Roman"/>
          <w:sz w:val="24"/>
          <w:szCs w:val="24"/>
        </w:rPr>
        <w:t>and</w:t>
      </w:r>
      <w:r w:rsidR="008616FA">
        <w:rPr>
          <w:rFonts w:ascii="Times New Roman" w:hAnsi="Times New Roman" w:cs="Times New Roman"/>
          <w:sz w:val="24"/>
          <w:szCs w:val="24"/>
        </w:rPr>
        <w:t xml:space="preserve"> may help </w:t>
      </w:r>
      <w:r w:rsidR="00127BE9">
        <w:rPr>
          <w:rFonts w:ascii="Times New Roman" w:hAnsi="Times New Roman" w:cs="Times New Roman"/>
          <w:sz w:val="24"/>
          <w:szCs w:val="24"/>
        </w:rPr>
        <w:t xml:space="preserve">us to </w:t>
      </w:r>
      <w:r w:rsidR="008616FA">
        <w:rPr>
          <w:rFonts w:ascii="Times New Roman" w:hAnsi="Times New Roman" w:cs="Times New Roman"/>
          <w:sz w:val="24"/>
          <w:szCs w:val="24"/>
        </w:rPr>
        <w:t xml:space="preserve">understand </w:t>
      </w:r>
      <w:r w:rsidR="00127BE9">
        <w:rPr>
          <w:rFonts w:ascii="Times New Roman" w:hAnsi="Times New Roman" w:cs="Times New Roman"/>
          <w:sz w:val="24"/>
          <w:szCs w:val="24"/>
        </w:rPr>
        <w:t>the</w:t>
      </w:r>
      <w:r w:rsidR="008616FA">
        <w:rPr>
          <w:rFonts w:ascii="Times New Roman" w:hAnsi="Times New Roman" w:cs="Times New Roman"/>
          <w:sz w:val="24"/>
          <w:szCs w:val="24"/>
        </w:rPr>
        <w:t xml:space="preserve"> origin</w:t>
      </w:r>
      <w:r w:rsidR="00127BE9">
        <w:rPr>
          <w:rFonts w:ascii="Times New Roman" w:hAnsi="Times New Roman" w:cs="Times New Roman"/>
          <w:sz w:val="24"/>
          <w:szCs w:val="24"/>
        </w:rPr>
        <w:t>s</w:t>
      </w:r>
      <w:r w:rsidR="008616FA">
        <w:rPr>
          <w:rFonts w:ascii="Times New Roman" w:hAnsi="Times New Roman" w:cs="Times New Roman"/>
          <w:sz w:val="24"/>
          <w:szCs w:val="24"/>
        </w:rPr>
        <w:t xml:space="preserve"> of biodiversity</w:t>
      </w:r>
      <w:r w:rsidR="00225AEA">
        <w:rPr>
          <w:rFonts w:ascii="Times New Roman" w:hAnsi="Times New Roman" w:cs="Times New Roman"/>
          <w:sz w:val="24"/>
          <w:szCs w:val="24"/>
        </w:rPr>
        <w:t xml:space="preserve">. </w:t>
      </w:r>
      <w:r w:rsidR="006C21E6">
        <w:rPr>
          <w:rFonts w:ascii="Times New Roman" w:hAnsi="Times New Roman" w:cs="Times New Roman"/>
          <w:sz w:val="24"/>
          <w:szCs w:val="24"/>
        </w:rPr>
        <w:t>Whole genomic sequence of m</w:t>
      </w:r>
      <w:r w:rsidR="00225AEA">
        <w:rPr>
          <w:rFonts w:ascii="Times New Roman" w:hAnsi="Times New Roman" w:cs="Times New Roman"/>
          <w:sz w:val="24"/>
          <w:szCs w:val="24"/>
        </w:rPr>
        <w:t>allard and spot-billed ducks</w:t>
      </w:r>
      <w:r w:rsidR="007913C5">
        <w:rPr>
          <w:rFonts w:ascii="Times New Roman" w:hAnsi="Times New Roman" w:cs="Times New Roman"/>
          <w:sz w:val="24"/>
          <w:szCs w:val="24"/>
        </w:rPr>
        <w:t xml:space="preserve"> who have</w:t>
      </w:r>
      <w:r w:rsidR="00225AEA">
        <w:rPr>
          <w:rFonts w:ascii="Times New Roman" w:hAnsi="Times New Roman" w:cs="Times New Roman"/>
          <w:sz w:val="24"/>
          <w:szCs w:val="24"/>
        </w:rPr>
        <w:t xml:space="preserve"> </w:t>
      </w:r>
      <w:r w:rsidR="007913C5">
        <w:rPr>
          <w:rFonts w:ascii="Times New Roman" w:hAnsi="Times New Roman" w:cs="Times New Roman"/>
          <w:sz w:val="24"/>
          <w:szCs w:val="24"/>
        </w:rPr>
        <w:t>only tens of thousand</w:t>
      </w:r>
      <w:r w:rsidR="00A4159C">
        <w:rPr>
          <w:rFonts w:ascii="Times New Roman" w:hAnsi="Times New Roman" w:cs="Times New Roman"/>
          <w:sz w:val="24"/>
          <w:szCs w:val="24"/>
        </w:rPr>
        <w:t>s</w:t>
      </w:r>
      <w:r w:rsidR="007913C5">
        <w:rPr>
          <w:rFonts w:ascii="Times New Roman" w:hAnsi="Times New Roman" w:cs="Times New Roman"/>
          <w:sz w:val="24"/>
          <w:szCs w:val="24"/>
        </w:rPr>
        <w:t xml:space="preserve"> year </w:t>
      </w:r>
      <w:r w:rsidR="00225AEA">
        <w:rPr>
          <w:rFonts w:ascii="Times New Roman" w:hAnsi="Times New Roman" w:cs="Times New Roman"/>
          <w:sz w:val="24"/>
          <w:szCs w:val="24"/>
        </w:rPr>
        <w:t>divergence</w:t>
      </w:r>
      <w:r w:rsidR="007913C5">
        <w:rPr>
          <w:rFonts w:ascii="Times New Roman" w:hAnsi="Times New Roman" w:cs="Times New Roman"/>
          <w:sz w:val="24"/>
          <w:szCs w:val="24"/>
        </w:rPr>
        <w:t xml:space="preserve"> time</w:t>
      </w:r>
      <w:r w:rsidR="006A583C">
        <w:rPr>
          <w:rFonts w:ascii="Times New Roman" w:hAnsi="Times New Roman" w:cs="Times New Roman"/>
          <w:sz w:val="24"/>
          <w:szCs w:val="24"/>
        </w:rPr>
        <w:t xml:space="preserve"> that</w:t>
      </w:r>
      <w:r w:rsidR="00225AEA">
        <w:rPr>
          <w:rFonts w:ascii="Times New Roman" w:hAnsi="Times New Roman" w:cs="Times New Roman"/>
          <w:sz w:val="24"/>
          <w:szCs w:val="24"/>
        </w:rPr>
        <w:t xml:space="preserve"> </w:t>
      </w:r>
      <w:r w:rsidR="006C21E6">
        <w:rPr>
          <w:rFonts w:ascii="Times New Roman" w:hAnsi="Times New Roman" w:cs="Times New Roman"/>
          <w:sz w:val="24"/>
          <w:szCs w:val="24"/>
        </w:rPr>
        <w:t xml:space="preserve">is largely shorter than previous thought, </w:t>
      </w:r>
      <w:r w:rsidR="008616FA">
        <w:rPr>
          <w:rFonts w:ascii="Times New Roman" w:hAnsi="Times New Roman" w:cs="Times New Roman"/>
          <w:sz w:val="24"/>
          <w:szCs w:val="24"/>
        </w:rPr>
        <w:t>could</w:t>
      </w:r>
      <w:r w:rsidR="006C21E6">
        <w:rPr>
          <w:rFonts w:ascii="Times New Roman" w:hAnsi="Times New Roman" w:cs="Times New Roman"/>
          <w:sz w:val="24"/>
          <w:szCs w:val="24"/>
        </w:rPr>
        <w:t xml:space="preserve"> </w:t>
      </w:r>
      <w:r w:rsidR="006A583C">
        <w:rPr>
          <w:rFonts w:ascii="Times New Roman" w:hAnsi="Times New Roman" w:cs="Times New Roman"/>
          <w:sz w:val="24"/>
          <w:szCs w:val="24"/>
        </w:rPr>
        <w:t>serv</w:t>
      </w:r>
      <w:r w:rsidR="00FE2285">
        <w:rPr>
          <w:rFonts w:ascii="Times New Roman" w:hAnsi="Times New Roman" w:cs="Times New Roman"/>
          <w:sz w:val="24"/>
          <w:szCs w:val="24"/>
        </w:rPr>
        <w:t>e</w:t>
      </w:r>
      <w:r w:rsidR="006A583C">
        <w:rPr>
          <w:rFonts w:ascii="Times New Roman" w:hAnsi="Times New Roman" w:cs="Times New Roman"/>
          <w:sz w:val="24"/>
          <w:szCs w:val="24"/>
        </w:rPr>
        <w:t xml:space="preserve"> as an </w:t>
      </w:r>
      <w:r w:rsidR="008B5C98">
        <w:rPr>
          <w:rFonts w:ascii="Times New Roman" w:hAnsi="Times New Roman" w:cs="Times New Roman"/>
          <w:sz w:val="24"/>
          <w:szCs w:val="24"/>
        </w:rPr>
        <w:t>important</w:t>
      </w:r>
      <w:r w:rsidR="006C21E6">
        <w:rPr>
          <w:rFonts w:ascii="Times New Roman" w:hAnsi="Times New Roman" w:cs="Times New Roman"/>
          <w:sz w:val="24"/>
          <w:szCs w:val="24"/>
        </w:rPr>
        <w:t xml:space="preserve"> </w:t>
      </w:r>
      <w:r w:rsidR="00FE2285">
        <w:rPr>
          <w:rFonts w:ascii="Times New Roman" w:hAnsi="Times New Roman" w:cs="Times New Roman"/>
          <w:sz w:val="24"/>
          <w:szCs w:val="24"/>
        </w:rPr>
        <w:t>material</w:t>
      </w:r>
      <w:r w:rsidR="006C21E6">
        <w:rPr>
          <w:rFonts w:ascii="Times New Roman" w:hAnsi="Times New Roman" w:cs="Times New Roman"/>
          <w:sz w:val="24"/>
          <w:szCs w:val="24"/>
        </w:rPr>
        <w:t xml:space="preserve"> for</w:t>
      </w:r>
      <w:r w:rsidR="00225AEA">
        <w:rPr>
          <w:rFonts w:ascii="Times New Roman" w:hAnsi="Times New Roman" w:cs="Times New Roman"/>
          <w:sz w:val="24"/>
          <w:szCs w:val="24"/>
        </w:rPr>
        <w:t xml:space="preserve"> </w:t>
      </w:r>
      <w:r w:rsidR="00A4159C">
        <w:rPr>
          <w:rFonts w:ascii="Times New Roman" w:hAnsi="Times New Roman" w:cs="Times New Roman"/>
          <w:sz w:val="24"/>
          <w:szCs w:val="24"/>
        </w:rPr>
        <w:t>revealing</w:t>
      </w:r>
      <w:r w:rsidR="00FE2285">
        <w:rPr>
          <w:rFonts w:ascii="Times New Roman" w:hAnsi="Times New Roman" w:cs="Times New Roman"/>
          <w:sz w:val="24"/>
          <w:szCs w:val="24"/>
        </w:rPr>
        <w:t xml:space="preserve"> </w:t>
      </w:r>
      <w:r w:rsidR="006C21E6">
        <w:rPr>
          <w:rFonts w:ascii="Times New Roman" w:hAnsi="Times New Roman" w:cs="Times New Roman"/>
          <w:sz w:val="24"/>
          <w:szCs w:val="24"/>
        </w:rPr>
        <w:t>w</w:t>
      </w:r>
      <w:r w:rsidR="00225AEA">
        <w:rPr>
          <w:rFonts w:ascii="Times New Roman" w:hAnsi="Times New Roman" w:cs="Times New Roman"/>
          <w:sz w:val="24"/>
          <w:szCs w:val="24"/>
        </w:rPr>
        <w:t>hat happened in the very beginning stage of speciation process</w:t>
      </w:r>
      <w:r w:rsidR="00E96B62">
        <w:rPr>
          <w:rFonts w:ascii="Times New Roman" w:hAnsi="Times New Roman" w:cs="Times New Roman"/>
          <w:sz w:val="24"/>
          <w:szCs w:val="24"/>
        </w:rPr>
        <w:t>, especially which process drive the evolution of genomic divergence</w:t>
      </w:r>
      <w:r w:rsidR="00225AEA">
        <w:rPr>
          <w:rFonts w:ascii="Times New Roman" w:hAnsi="Times New Roman" w:cs="Times New Roman"/>
          <w:sz w:val="24"/>
          <w:szCs w:val="24"/>
        </w:rPr>
        <w:t>.</w:t>
      </w:r>
    </w:p>
    <w:p w14:paraId="6C79F2F0" w14:textId="6A5717AC" w:rsidR="00887BCA" w:rsidRDefault="001A09D9" w:rsidP="00424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 feel</w:t>
      </w:r>
      <w:r w:rsidR="00E014F6">
        <w:rPr>
          <w:rFonts w:ascii="Times New Roman" w:hAnsi="Times New Roman" w:cs="Times New Roman"/>
          <w:sz w:val="24"/>
          <w:szCs w:val="24"/>
        </w:rPr>
        <w:t xml:space="preserve"> </w:t>
      </w:r>
      <w:r w:rsidR="00887BCA">
        <w:rPr>
          <w:rFonts w:ascii="Times New Roman" w:hAnsi="Times New Roman" w:cs="Times New Roman"/>
          <w:sz w:val="24"/>
          <w:szCs w:val="24"/>
        </w:rPr>
        <w:t xml:space="preserve">our work here </w:t>
      </w:r>
      <w:r>
        <w:rPr>
          <w:rFonts w:ascii="Times New Roman" w:hAnsi="Times New Roman" w:cs="Times New Roman"/>
          <w:sz w:val="24"/>
          <w:szCs w:val="24"/>
        </w:rPr>
        <w:t>would be great to discuss</w:t>
      </w:r>
      <w:r w:rsidR="00887B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with</w:t>
      </w:r>
      <w:r w:rsidR="00887BCA">
        <w:rPr>
          <w:rFonts w:ascii="Times New Roman" w:hAnsi="Times New Roman" w:cs="Times New Roman"/>
          <w:sz w:val="24"/>
          <w:szCs w:val="24"/>
        </w:rPr>
        <w:t xml:space="preserve"> the broad</w:t>
      </w:r>
      <w:r>
        <w:rPr>
          <w:rFonts w:ascii="Times New Roman" w:hAnsi="Times New Roman" w:cs="Times New Roman"/>
          <w:sz w:val="24"/>
          <w:szCs w:val="24"/>
        </w:rPr>
        <w:t xml:space="preserve"> researchers th</w:t>
      </w:r>
      <w:r w:rsidR="00D77D78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ough</w:t>
      </w:r>
      <w:r w:rsidR="00887BCA">
        <w:rPr>
          <w:rFonts w:ascii="Times New Roman" w:hAnsi="Times New Roman" w:cs="Times New Roman"/>
          <w:sz w:val="24"/>
          <w:szCs w:val="24"/>
        </w:rPr>
        <w:t xml:space="preserve"> </w:t>
      </w:r>
      <w:r w:rsidR="003B1527" w:rsidRPr="004665DB">
        <w:rPr>
          <w:rFonts w:ascii="Times New Roman" w:hAnsi="Times New Roman" w:cs="Times New Roman"/>
          <w:b/>
          <w:i/>
          <w:sz w:val="24"/>
          <w:szCs w:val="24"/>
        </w:rPr>
        <w:t>Molecular</w:t>
      </w:r>
      <w:r w:rsidR="003B1527">
        <w:rPr>
          <w:rFonts w:ascii="Times New Roman" w:hAnsi="Times New Roman" w:cs="Times New Roman"/>
          <w:sz w:val="24"/>
          <w:szCs w:val="24"/>
        </w:rPr>
        <w:t xml:space="preserve"> </w:t>
      </w:r>
      <w:r w:rsidR="00D043CE">
        <w:rPr>
          <w:rFonts w:ascii="Times New Roman" w:hAnsi="Times New Roman" w:cs="Times New Roman"/>
          <w:b/>
          <w:i/>
          <w:sz w:val="24"/>
          <w:szCs w:val="24"/>
        </w:rPr>
        <w:t>Ecology</w:t>
      </w:r>
      <w:r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887BC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887BCA">
        <w:rPr>
          <w:rFonts w:ascii="Times New Roman" w:hAnsi="Times New Roman" w:cs="Times New Roman"/>
          <w:sz w:val="24"/>
          <w:szCs w:val="24"/>
        </w:rPr>
        <w:t xml:space="preserve">Our submission includes one main text, </w:t>
      </w:r>
      <w:r w:rsidR="00934C46">
        <w:rPr>
          <w:rFonts w:ascii="Times New Roman" w:hAnsi="Times New Roman" w:cs="Times New Roman"/>
          <w:sz w:val="24"/>
          <w:szCs w:val="24"/>
        </w:rPr>
        <w:t>four</w:t>
      </w:r>
      <w:r w:rsidR="00887BCA">
        <w:rPr>
          <w:rFonts w:ascii="Times New Roman" w:hAnsi="Times New Roman" w:cs="Times New Roman"/>
          <w:sz w:val="24"/>
          <w:szCs w:val="24"/>
        </w:rPr>
        <w:t xml:space="preserve"> figures</w:t>
      </w:r>
      <w:r w:rsidR="00942825">
        <w:rPr>
          <w:rFonts w:ascii="Times New Roman" w:hAnsi="Times New Roman" w:cs="Times New Roman"/>
          <w:sz w:val="24"/>
          <w:szCs w:val="24"/>
        </w:rPr>
        <w:t>, one supplemental information file</w:t>
      </w:r>
      <w:r w:rsidR="00887BCA">
        <w:rPr>
          <w:rFonts w:ascii="Times New Roman" w:hAnsi="Times New Roman" w:cs="Times New Roman"/>
          <w:sz w:val="24"/>
          <w:szCs w:val="24"/>
        </w:rPr>
        <w:t xml:space="preserve"> and </w:t>
      </w:r>
      <w:r w:rsidR="007C3B49">
        <w:rPr>
          <w:rFonts w:ascii="Times New Roman" w:hAnsi="Times New Roman" w:cs="Times New Roman"/>
          <w:sz w:val="24"/>
          <w:szCs w:val="24"/>
        </w:rPr>
        <w:t>eight supplemental tables.</w:t>
      </w:r>
    </w:p>
    <w:p w14:paraId="175357DC" w14:textId="71FE79B3" w:rsidR="00887BCA" w:rsidRPr="00887BCA" w:rsidRDefault="008048E6" w:rsidP="00887BCA">
      <w:pPr>
        <w:spacing w:line="480" w:lineRule="auto"/>
        <w:ind w:firstLineChars="200" w:firstLine="440"/>
        <w:rPr>
          <w:rFonts w:ascii="Times New Roman" w:eastAsia="等线" w:hAnsi="Times New Roman" w:cs="Times New Roman"/>
          <w:color w:val="000000"/>
          <w:sz w:val="24"/>
          <w:szCs w:val="24"/>
        </w:rPr>
      </w:pPr>
      <w:del w:id="0" w:author="RuiLiu" w:date="2019-05-21T11:26:00Z">
        <w:r w:rsidRPr="00887BCA" w:rsidDel="00362E05">
          <w:rPr>
            <w:rFonts w:ascii="Arial" w:eastAsia="等线" w:hAnsi="Arial" w:cs="Arial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5965670" wp14:editId="2BC5761A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727710</wp:posOffset>
                  </wp:positionV>
                  <wp:extent cx="2204720" cy="3331210"/>
                  <wp:effectExtent l="0" t="0" r="0" b="2540"/>
                  <wp:wrapNone/>
                  <wp:docPr id="3" name="文本框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04720" cy="3331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72438A" w14:textId="191134D6" w:rsidR="00887BCA" w:rsidRPr="002B0C3E" w:rsidDel="00362E05" w:rsidRDefault="00887BCA" w:rsidP="00887BCA">
                              <w:pPr>
                                <w:spacing w:line="480" w:lineRule="auto"/>
                                <w:rPr>
                                  <w:del w:id="1" w:author="RuiLiu" w:date="2019-05-21T11:26:00Z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bookmarkStart w:id="2" w:name="_GoBack"/>
                              <w:bookmarkEnd w:id="2"/>
                              <w:del w:id="3" w:author="RuiLiu" w:date="2019-05-21T11:26:00Z">
                                <w:r w:rsidRPr="002B0C3E" w:rsidDel="00362E05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delText>Yinhua Huang</w:delText>
                                </w:r>
                              </w:del>
                            </w:p>
                            <w:p w14:paraId="5895DAB3" w14:textId="50CF74BC" w:rsidR="00887BCA" w:rsidRPr="002B0C3E" w:rsidDel="00362E05" w:rsidRDefault="00887BCA" w:rsidP="00887BCA">
                              <w:pPr>
                                <w:spacing w:line="480" w:lineRule="auto"/>
                                <w:rPr>
                                  <w:del w:id="4" w:author="RuiLiu" w:date="2019-05-21T11:26:00Z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del w:id="5" w:author="RuiLiu" w:date="2019-05-21T11:26:00Z">
                                <w:r w:rsidRPr="002B0C3E" w:rsidDel="00362E05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delText>Professor, Ph.D.</w:delText>
                                </w:r>
                              </w:del>
                            </w:p>
                            <w:p w14:paraId="07F3EF81" w14:textId="387D05B7" w:rsidR="00887BCA" w:rsidRPr="002B0C3E" w:rsidDel="00362E05" w:rsidRDefault="00887BCA" w:rsidP="00887BCA">
                              <w:pPr>
                                <w:spacing w:line="480" w:lineRule="auto"/>
                                <w:rPr>
                                  <w:del w:id="6" w:author="RuiLiu" w:date="2019-05-21T11:26:00Z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del w:id="7" w:author="RuiLiu" w:date="2019-05-21T11:26:00Z">
                                <w:r w:rsidRPr="002B0C3E" w:rsidDel="00362E05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delText>State Key Laboratory for Agrobiotechnology, China Agricultural University</w:delText>
                                </w:r>
                              </w:del>
                            </w:p>
                            <w:p w14:paraId="3437DF9C" w14:textId="76FB3C6E" w:rsidR="00887BCA" w:rsidRPr="002B0C3E" w:rsidDel="00362E05" w:rsidRDefault="00887BCA" w:rsidP="00887BCA">
                              <w:pPr>
                                <w:spacing w:line="480" w:lineRule="auto"/>
                                <w:rPr>
                                  <w:del w:id="8" w:author="RuiLiu" w:date="2019-05-21T11:26:00Z"/>
                                  <w:rStyle w:val="a7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del w:id="9" w:author="RuiLiu" w:date="2019-05-21T11:26:00Z">
                                <w:r w:rsidRPr="002B0C3E" w:rsidDel="00362E05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delText>Email: cauhyh@cau.edu.cn</w:delText>
                                </w:r>
                              </w:del>
                            </w:p>
                            <w:p w14:paraId="5E8A42E7" w14:textId="7FC224CC" w:rsidR="00887BCA" w:rsidRPr="00887BCA" w:rsidDel="00362E05" w:rsidRDefault="00887BCA" w:rsidP="00887BCA">
                              <w:pPr>
                                <w:spacing w:line="480" w:lineRule="auto"/>
                                <w:rPr>
                                  <w:del w:id="10" w:author="RuiLiu" w:date="2019-05-21T11:26:00Z"/>
                                  <w:rStyle w:val="a7"/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del w:id="11" w:author="RuiLiu" w:date="2019-05-21T11:26:00Z">
                                <w:r w:rsidRPr="00887BCA" w:rsidDel="00362E05">
                                  <w:rPr>
                                    <w:rStyle w:val="a7"/>
                                    <w:rFonts w:ascii="Times New Roman" w:hAnsi="Times New Roman" w:cs="Times New Roman"/>
                                    <w:color w:val="000000"/>
                                    <w:sz w:val="24"/>
                                    <w:szCs w:val="24"/>
                                  </w:rPr>
                                  <w:delText xml:space="preserve">Tel: 0086 10 6273 3123  </w:delText>
                                </w:r>
                              </w:del>
                            </w:p>
                            <w:p w14:paraId="793592F2" w14:textId="560AA1BD" w:rsidR="00887BCA" w:rsidRPr="002B0C3E" w:rsidRDefault="00887BCA" w:rsidP="00887BCA">
                              <w:pPr>
                                <w:spacing w:line="48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del w:id="12" w:author="RuiLiu" w:date="2019-05-21T11:26:00Z">
                                <w:r w:rsidRPr="00887BCA" w:rsidDel="00362E05">
                                  <w:rPr>
                                    <w:rStyle w:val="a7"/>
                                    <w:rFonts w:ascii="Times New Roman" w:hAnsi="Times New Roman" w:cs="Times New Roman"/>
                                    <w:color w:val="000000"/>
                                    <w:sz w:val="24"/>
                                    <w:szCs w:val="24"/>
                                  </w:rPr>
                                  <w:delText>Fax: 0086 10 6273 3904</w:delText>
                                </w:r>
                              </w:del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5965670" id="_x0000_t202" coordsize="21600,21600" o:spt="202" path="m,l,21600r21600,l21600,xe">
                  <v:stroke joinstyle="miter"/>
                  <v:path gradientshapeok="t" o:connecttype="rect"/>
                </v:shapetype>
                <v:shape id="文本框 3" o:spid="_x0000_s1026" type="#_x0000_t202" style="position:absolute;left:0;text-align:left;margin-left:0;margin-top:57.3pt;width:173.6pt;height:262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" filled="f" stroked="f">
                  <v:textbox>
                    <w:txbxContent>
                      <w:p w14:paraId="3672438A" w14:textId="191134D6" w:rsidR="00887BCA" w:rsidRPr="002B0C3E" w:rsidDel="00362E05" w:rsidRDefault="00887BCA" w:rsidP="00887BCA">
                        <w:pPr>
                          <w:spacing w:line="480" w:lineRule="auto"/>
                          <w:rPr>
                            <w:del w:id="13" w:author="RuiLiu" w:date="2019-05-21T11:26:00Z"/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bookmarkStart w:id="14" w:name="_GoBack"/>
                        <w:bookmarkEnd w:id="14"/>
                        <w:del w:id="15" w:author="RuiLiu" w:date="2019-05-21T11:26:00Z">
                          <w:r w:rsidRPr="002B0C3E" w:rsidDel="00362E05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delText>Yinhua Huang</w:delText>
                          </w:r>
                        </w:del>
                      </w:p>
                      <w:p w14:paraId="5895DAB3" w14:textId="50CF74BC" w:rsidR="00887BCA" w:rsidRPr="002B0C3E" w:rsidDel="00362E05" w:rsidRDefault="00887BCA" w:rsidP="00887BCA">
                        <w:pPr>
                          <w:spacing w:line="480" w:lineRule="auto"/>
                          <w:rPr>
                            <w:del w:id="16" w:author="RuiLiu" w:date="2019-05-21T11:26:00Z"/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del w:id="17" w:author="RuiLiu" w:date="2019-05-21T11:26:00Z">
                          <w:r w:rsidRPr="002B0C3E" w:rsidDel="00362E05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delText>Professor, Ph.D.</w:delText>
                          </w:r>
                        </w:del>
                      </w:p>
                      <w:p w14:paraId="07F3EF81" w14:textId="387D05B7" w:rsidR="00887BCA" w:rsidRPr="002B0C3E" w:rsidDel="00362E05" w:rsidRDefault="00887BCA" w:rsidP="00887BCA">
                        <w:pPr>
                          <w:spacing w:line="480" w:lineRule="auto"/>
                          <w:rPr>
                            <w:del w:id="18" w:author="RuiLiu" w:date="2019-05-21T11:26:00Z"/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del w:id="19" w:author="RuiLiu" w:date="2019-05-21T11:26:00Z">
                          <w:r w:rsidRPr="002B0C3E" w:rsidDel="00362E05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delText>State Key Laboratory for Agrobiotechnology, China Agricultural University</w:delText>
                          </w:r>
                        </w:del>
                      </w:p>
                      <w:p w14:paraId="3437DF9C" w14:textId="76FB3C6E" w:rsidR="00887BCA" w:rsidRPr="002B0C3E" w:rsidDel="00362E05" w:rsidRDefault="00887BCA" w:rsidP="00887BCA">
                        <w:pPr>
                          <w:spacing w:line="480" w:lineRule="auto"/>
                          <w:rPr>
                            <w:del w:id="20" w:author="RuiLiu" w:date="2019-05-21T11:26:00Z"/>
                            <w:rStyle w:val="a7"/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del w:id="21" w:author="RuiLiu" w:date="2019-05-21T11:26:00Z">
                          <w:r w:rsidRPr="002B0C3E" w:rsidDel="00362E05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delText>Email: cauhyh@cau.edu.cn</w:delText>
                          </w:r>
                        </w:del>
                      </w:p>
                      <w:p w14:paraId="5E8A42E7" w14:textId="7FC224CC" w:rsidR="00887BCA" w:rsidRPr="00887BCA" w:rsidDel="00362E05" w:rsidRDefault="00887BCA" w:rsidP="00887BCA">
                        <w:pPr>
                          <w:spacing w:line="480" w:lineRule="auto"/>
                          <w:rPr>
                            <w:del w:id="22" w:author="RuiLiu" w:date="2019-05-21T11:26:00Z"/>
                            <w:rStyle w:val="a7"/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del w:id="23" w:author="RuiLiu" w:date="2019-05-21T11:26:00Z">
                          <w:r w:rsidRPr="00887BCA" w:rsidDel="00362E05">
                            <w:rPr>
                              <w:rStyle w:val="a7"/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delText xml:space="preserve">Tel: 0086 10 6273 3123  </w:delText>
                          </w:r>
                        </w:del>
                      </w:p>
                      <w:p w14:paraId="793592F2" w14:textId="560AA1BD" w:rsidR="00887BCA" w:rsidRPr="002B0C3E" w:rsidRDefault="00887BCA" w:rsidP="00887BCA">
                        <w:pPr>
                          <w:spacing w:line="48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del w:id="24" w:author="RuiLiu" w:date="2019-05-21T11:26:00Z">
                          <w:r w:rsidRPr="00887BCA" w:rsidDel="00362E05">
                            <w:rPr>
                              <w:rStyle w:val="a7"/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delText>Fax: 0086 10 6273 3904</w:delText>
                          </w:r>
                        </w:del>
                      </w:p>
                    </w:txbxContent>
                  </v:textbox>
                  <w10:wrap anchorx="margin"/>
                </v:shape>
              </w:pict>
            </mc:Fallback>
          </mc:AlternateContent>
        </w:r>
      </w:del>
      <w:r w:rsidRPr="00887BCA">
        <w:rPr>
          <w:rFonts w:ascii="Arial" w:eastAsia="等线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5E55D4" wp14:editId="0D74DBC8">
                <wp:simplePos x="0" y="0"/>
                <wp:positionH relativeFrom="margin">
                  <wp:posOffset>2874010</wp:posOffset>
                </wp:positionH>
                <wp:positionV relativeFrom="paragraph">
                  <wp:posOffset>722630</wp:posOffset>
                </wp:positionV>
                <wp:extent cx="2204720" cy="3331210"/>
                <wp:effectExtent l="0" t="0" r="0" b="254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4720" cy="3331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B1858" w14:textId="77777777" w:rsidR="00887BCA" w:rsidRPr="002B0C3E" w:rsidRDefault="00887BCA" w:rsidP="00887BCA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Ning Li</w:t>
                            </w:r>
                          </w:p>
                          <w:p w14:paraId="1271AD21" w14:textId="77777777" w:rsidR="00887BCA" w:rsidRPr="002B0C3E" w:rsidRDefault="00887BCA" w:rsidP="00887BCA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B0C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Professor, Ph.D.</w:t>
                            </w:r>
                          </w:p>
                          <w:p w14:paraId="2E0B9791" w14:textId="77777777" w:rsidR="00887BCA" w:rsidRPr="002B0C3E" w:rsidRDefault="00887BCA" w:rsidP="00887BCA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B0C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State Key Laboratory for Agrobiotechnology, China Agricultural University</w:t>
                            </w:r>
                          </w:p>
                          <w:p w14:paraId="0DC26195" w14:textId="77777777" w:rsidR="00887BCA" w:rsidRPr="002B0C3E" w:rsidRDefault="00887BCA" w:rsidP="00887BCA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B0C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Email: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ninglcau</w:t>
                            </w:r>
                            <w:r w:rsidRPr="002B0C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@cau.edu.cn</w:t>
                            </w:r>
                          </w:p>
                          <w:p w14:paraId="752644AD" w14:textId="77777777" w:rsidR="00887BCA" w:rsidRPr="00887BCA" w:rsidRDefault="00887BCA" w:rsidP="00887BCA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87BCA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Tel: 0086 10 6273 3323  </w:t>
                            </w:r>
                          </w:p>
                          <w:p w14:paraId="58259FDA" w14:textId="77777777" w:rsidR="00887BCA" w:rsidRPr="002B0C3E" w:rsidRDefault="00887BCA" w:rsidP="00887BCA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87BCA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Fax: 0086 10 6273 3904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E55D4" id="文本框 1" o:spid="_x0000_s1027" type="#_x0000_t202" style="position:absolute;left:0;text-align:left;margin-left:226.3pt;margin-top:56.9pt;width:173.6pt;height:262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" filled="f" stroked="f">
                <v:textbox>
                  <w:txbxContent>
                    <w:p w14:paraId="28CB1858" w14:textId="77777777" w:rsidR="00887BCA" w:rsidRPr="002B0C3E" w:rsidRDefault="00887BCA" w:rsidP="00887BCA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Ning Li</w:t>
                      </w:r>
                    </w:p>
                    <w:p w14:paraId="1271AD21" w14:textId="77777777" w:rsidR="00887BCA" w:rsidRPr="002B0C3E" w:rsidRDefault="00887BCA" w:rsidP="00887BCA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B0C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Professor, Ph.D.</w:t>
                      </w:r>
                    </w:p>
                    <w:p w14:paraId="2E0B9791" w14:textId="77777777" w:rsidR="00887BCA" w:rsidRPr="002B0C3E" w:rsidRDefault="00887BCA" w:rsidP="00887BCA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B0C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State Key Laboratory for Agrobiotechnology, China Agricultural University</w:t>
                      </w:r>
                    </w:p>
                    <w:p w14:paraId="0DC26195" w14:textId="77777777" w:rsidR="00887BCA" w:rsidRPr="002B0C3E" w:rsidRDefault="00887BCA" w:rsidP="00887BCA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B0C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Email: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ninglcau</w:t>
                      </w:r>
                      <w:r w:rsidRPr="002B0C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@cau.edu.cn</w:t>
                      </w:r>
                    </w:p>
                    <w:p w14:paraId="752644AD" w14:textId="77777777" w:rsidR="00887BCA" w:rsidRPr="00887BCA" w:rsidRDefault="00887BCA" w:rsidP="00887BCA">
                      <w:pPr>
                        <w:spacing w:line="48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 w:rsidRPr="00887BCA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Tel: 0086 10 6273 3323  </w:t>
                      </w:r>
                    </w:p>
                    <w:p w14:paraId="58259FDA" w14:textId="77777777" w:rsidR="00887BCA" w:rsidRPr="002B0C3E" w:rsidRDefault="00887BCA" w:rsidP="00887BCA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87BCA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Fax: 0086 10 6273 3904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7BCA" w:rsidRPr="00887BCA">
        <w:rPr>
          <w:rFonts w:ascii="Times New Roman" w:eastAsia="等线" w:hAnsi="Times New Roman" w:cs="Times New Roman"/>
          <w:color w:val="000000"/>
          <w:sz w:val="24"/>
          <w:szCs w:val="24"/>
        </w:rPr>
        <w:t xml:space="preserve">We are very much looking forward to </w:t>
      </w:r>
      <w:r>
        <w:rPr>
          <w:rFonts w:ascii="Times New Roman" w:eastAsia="等线" w:hAnsi="Times New Roman" w:cs="Times New Roman"/>
          <w:color w:val="000000"/>
          <w:sz w:val="24"/>
          <w:szCs w:val="24"/>
        </w:rPr>
        <w:t xml:space="preserve">publish our </w:t>
      </w:r>
      <w:r w:rsidR="00D77D78">
        <w:rPr>
          <w:rFonts w:ascii="Times New Roman" w:eastAsia="等线" w:hAnsi="Times New Roman" w:cs="Times New Roman"/>
          <w:color w:val="000000"/>
          <w:sz w:val="24"/>
          <w:szCs w:val="24"/>
        </w:rPr>
        <w:t xml:space="preserve">paper through </w:t>
      </w:r>
      <w:r w:rsidR="00D77D78" w:rsidRPr="00D77D78">
        <w:rPr>
          <w:rFonts w:ascii="Times New Roman" w:eastAsia="等线" w:hAnsi="Times New Roman" w:cs="Times New Roman"/>
          <w:b/>
          <w:i/>
          <w:color w:val="000000"/>
          <w:sz w:val="24"/>
          <w:szCs w:val="24"/>
        </w:rPr>
        <w:t>Molecular Ecology</w:t>
      </w:r>
      <w:r w:rsidR="00887BCA" w:rsidRPr="00887BCA">
        <w:rPr>
          <w:rFonts w:ascii="Times New Roman" w:eastAsia="等线" w:hAnsi="Times New Roman" w:cs="Times New Roman"/>
          <w:sz w:val="24"/>
          <w:szCs w:val="24"/>
        </w:rPr>
        <w:t>.</w:t>
      </w:r>
    </w:p>
    <w:p w14:paraId="2F91BFC0" w14:textId="77777777" w:rsidR="00887BCA" w:rsidRPr="00887BCA" w:rsidRDefault="00887BCA" w:rsidP="004242A8">
      <w:pPr>
        <w:rPr>
          <w:rFonts w:ascii="Times New Roman" w:hAnsi="Times New Roman" w:cs="Times New Roman"/>
          <w:sz w:val="24"/>
          <w:szCs w:val="24"/>
        </w:rPr>
      </w:pPr>
    </w:p>
    <w:sectPr w:rsidR="00887BCA" w:rsidRPr="00887B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ECAA2A" w14:textId="77777777" w:rsidR="002A2501" w:rsidRDefault="002A2501" w:rsidP="004242A8">
      <w:r>
        <w:separator/>
      </w:r>
    </w:p>
  </w:endnote>
  <w:endnote w:type="continuationSeparator" w:id="0">
    <w:p w14:paraId="0742DD71" w14:textId="77777777" w:rsidR="002A2501" w:rsidRDefault="002A2501" w:rsidP="0042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D17CB5" w14:textId="77777777" w:rsidR="002A2501" w:rsidRDefault="002A2501" w:rsidP="004242A8">
      <w:r>
        <w:separator/>
      </w:r>
    </w:p>
  </w:footnote>
  <w:footnote w:type="continuationSeparator" w:id="0">
    <w:p w14:paraId="51049CA4" w14:textId="77777777" w:rsidR="002A2501" w:rsidRDefault="002A2501" w:rsidP="004242A8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uiLiu">
    <w15:presenceInfo w15:providerId="None" w15:userId="RuiLiu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C9"/>
    <w:rsid w:val="00023C11"/>
    <w:rsid w:val="00092CBD"/>
    <w:rsid w:val="000B627C"/>
    <w:rsid w:val="00127BE9"/>
    <w:rsid w:val="001802B7"/>
    <w:rsid w:val="001A09D9"/>
    <w:rsid w:val="001E2A9E"/>
    <w:rsid w:val="002239CF"/>
    <w:rsid w:val="00225AEA"/>
    <w:rsid w:val="002712B3"/>
    <w:rsid w:val="002A2501"/>
    <w:rsid w:val="00316DC7"/>
    <w:rsid w:val="0031757E"/>
    <w:rsid w:val="003433B2"/>
    <w:rsid w:val="00362E05"/>
    <w:rsid w:val="0039148D"/>
    <w:rsid w:val="003B1527"/>
    <w:rsid w:val="004242A8"/>
    <w:rsid w:val="00456C4C"/>
    <w:rsid w:val="00463371"/>
    <w:rsid w:val="004665DB"/>
    <w:rsid w:val="00492DF9"/>
    <w:rsid w:val="004B2CC6"/>
    <w:rsid w:val="004C25B4"/>
    <w:rsid w:val="00557115"/>
    <w:rsid w:val="005710E6"/>
    <w:rsid w:val="005C151F"/>
    <w:rsid w:val="00642A3B"/>
    <w:rsid w:val="00643061"/>
    <w:rsid w:val="0064770D"/>
    <w:rsid w:val="006641DE"/>
    <w:rsid w:val="006960F0"/>
    <w:rsid w:val="006A583C"/>
    <w:rsid w:val="006A73B9"/>
    <w:rsid w:val="006C21E6"/>
    <w:rsid w:val="00733293"/>
    <w:rsid w:val="00740339"/>
    <w:rsid w:val="00762AAF"/>
    <w:rsid w:val="00765455"/>
    <w:rsid w:val="007709AF"/>
    <w:rsid w:val="007913C5"/>
    <w:rsid w:val="007C3B49"/>
    <w:rsid w:val="007E6698"/>
    <w:rsid w:val="008048E6"/>
    <w:rsid w:val="00816B81"/>
    <w:rsid w:val="00825BBA"/>
    <w:rsid w:val="00831EE6"/>
    <w:rsid w:val="008616FA"/>
    <w:rsid w:val="008820AD"/>
    <w:rsid w:val="00887BCA"/>
    <w:rsid w:val="008B5980"/>
    <w:rsid w:val="008B5C98"/>
    <w:rsid w:val="008C4B9F"/>
    <w:rsid w:val="00934C46"/>
    <w:rsid w:val="00942825"/>
    <w:rsid w:val="00984E6E"/>
    <w:rsid w:val="009C0F38"/>
    <w:rsid w:val="00A4159C"/>
    <w:rsid w:val="00A7204C"/>
    <w:rsid w:val="00A96005"/>
    <w:rsid w:val="00B26EC9"/>
    <w:rsid w:val="00B87D79"/>
    <w:rsid w:val="00BC2E9F"/>
    <w:rsid w:val="00C22C1D"/>
    <w:rsid w:val="00C27B79"/>
    <w:rsid w:val="00C84B0D"/>
    <w:rsid w:val="00D043CE"/>
    <w:rsid w:val="00D154A3"/>
    <w:rsid w:val="00D26E71"/>
    <w:rsid w:val="00D77D78"/>
    <w:rsid w:val="00DD4C29"/>
    <w:rsid w:val="00DD4CEB"/>
    <w:rsid w:val="00DF78F3"/>
    <w:rsid w:val="00E014F6"/>
    <w:rsid w:val="00E03CA1"/>
    <w:rsid w:val="00E250B4"/>
    <w:rsid w:val="00E56E82"/>
    <w:rsid w:val="00E645B7"/>
    <w:rsid w:val="00E80D0C"/>
    <w:rsid w:val="00E919E0"/>
    <w:rsid w:val="00E96B62"/>
    <w:rsid w:val="00EA2BC6"/>
    <w:rsid w:val="00F05FBD"/>
    <w:rsid w:val="00F62691"/>
    <w:rsid w:val="00F963E8"/>
    <w:rsid w:val="00FB1534"/>
    <w:rsid w:val="00FB6282"/>
    <w:rsid w:val="00FC2796"/>
    <w:rsid w:val="00FD3DDA"/>
    <w:rsid w:val="00FE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235A14"/>
  <w15:chartTrackingRefBased/>
  <w15:docId w15:val="{83795670-32D6-4CEA-AE10-713675A56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2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42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42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42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42A8"/>
    <w:rPr>
      <w:sz w:val="18"/>
      <w:szCs w:val="18"/>
    </w:rPr>
  </w:style>
  <w:style w:type="character" w:styleId="a7">
    <w:name w:val="Hyperlink"/>
    <w:uiPriority w:val="99"/>
    <w:unhideWhenUsed/>
    <w:rsid w:val="00887BCA"/>
    <w:rPr>
      <w:color w:val="3E6958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4665D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665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29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RuiLiu</dc:creator>
  <cp:keywords/>
  <dc:description/>
  <cp:lastModifiedBy>RuiLiu</cp:lastModifiedBy>
  <cp:revision>13</cp:revision>
  <dcterms:created xsi:type="dcterms:W3CDTF">2019-01-25T09:31:00Z</dcterms:created>
  <dcterms:modified xsi:type="dcterms:W3CDTF">2019-05-21T03:26:00Z</dcterms:modified>
</cp:coreProperties>
</file>