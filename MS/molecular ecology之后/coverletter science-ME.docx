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3D457" w14:textId="31F9D07C" w:rsidR="0055686B" w:rsidRDefault="00FD373C" w:rsidP="004242A8">
      <w:pPr>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ear editor,</w:t>
      </w:r>
    </w:p>
    <w:p w14:paraId="57BFEBDA" w14:textId="0D92816F" w:rsidR="00FD373C" w:rsidRDefault="00FD373C" w:rsidP="004242A8">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lease find our manuscript “</w:t>
      </w:r>
      <w:r w:rsidRPr="001F003F">
        <w:rPr>
          <w:rFonts w:ascii="Times New Roman" w:eastAsia="Times New Roman" w:hAnsi="Times New Roman" w:cs="Times New Roman"/>
          <w:b/>
          <w:color w:val="000000"/>
          <w:sz w:val="24"/>
          <w:szCs w:val="24"/>
        </w:rPr>
        <w:t>Genomic analyses reveal the origin of domestic ducks and identify different genetic underpinnings of wild ducks</w:t>
      </w:r>
      <w:r>
        <w:rPr>
          <w:rFonts w:ascii="Times New Roman" w:hAnsi="Times New Roman" w:cs="Times New Roman"/>
          <w:sz w:val="24"/>
          <w:szCs w:val="24"/>
        </w:rPr>
        <w:t xml:space="preserve">” which we wish to publish in </w:t>
      </w:r>
      <w:r w:rsidR="00A97B2E" w:rsidRPr="00A97B2E">
        <w:rPr>
          <w:rFonts w:ascii="Times New Roman" w:hAnsi="Times New Roman" w:cs="Times New Roman"/>
          <w:b/>
          <w:bCs/>
          <w:i/>
          <w:iCs/>
          <w:sz w:val="24"/>
          <w:szCs w:val="24"/>
        </w:rPr>
        <w:t>science</w:t>
      </w:r>
      <w:r>
        <w:rPr>
          <w:rFonts w:ascii="Times New Roman" w:hAnsi="Times New Roman" w:cs="Times New Roman"/>
          <w:sz w:val="24"/>
          <w:szCs w:val="24"/>
        </w:rPr>
        <w:t>.</w:t>
      </w:r>
    </w:p>
    <w:p w14:paraId="11D6EA3E" w14:textId="160D089B" w:rsidR="00FD373C" w:rsidRPr="007F395D" w:rsidRDefault="007F73A6" w:rsidP="007F73A6">
      <w:pPr>
        <w:wordWrap w:val="0"/>
        <w:jc w:val="right"/>
        <w:rPr>
          <w:ins w:id="0" w:author="RuiLiu" w:date="2020-01-06T18:46:00Z"/>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Jan. </w:t>
      </w:r>
      <w:r w:rsidR="0094116B">
        <w:rPr>
          <w:rFonts w:ascii="Times New Roman" w:hAnsi="Times New Roman" w:cs="Times New Roman"/>
          <w:sz w:val="24"/>
          <w:szCs w:val="24"/>
        </w:rPr>
        <w:t>10</w:t>
      </w:r>
      <w:r>
        <w:rPr>
          <w:rFonts w:ascii="Times New Roman" w:hAnsi="Times New Roman" w:cs="Times New Roman"/>
          <w:sz w:val="24"/>
          <w:szCs w:val="24"/>
        </w:rPr>
        <w:t>,</w:t>
      </w:r>
      <w:r w:rsidR="0094116B">
        <w:rPr>
          <w:rFonts w:ascii="Times New Roman" w:hAnsi="Times New Roman" w:cs="Times New Roman"/>
          <w:sz w:val="24"/>
          <w:szCs w:val="24"/>
        </w:rPr>
        <w:t xml:space="preserve"> </w:t>
      </w:r>
      <w:bookmarkStart w:id="1" w:name="_GoBack"/>
      <w:bookmarkEnd w:id="1"/>
      <w:r>
        <w:rPr>
          <w:rFonts w:ascii="Times New Roman" w:hAnsi="Times New Roman" w:cs="Times New Roman"/>
          <w:sz w:val="24"/>
          <w:szCs w:val="24"/>
        </w:rPr>
        <w:t>2020</w:t>
      </w:r>
    </w:p>
    <w:p w14:paraId="5330F397" w14:textId="07635134" w:rsidR="00866C0D" w:rsidRDefault="007E6698" w:rsidP="004242A8">
      <w:pPr>
        <w:rPr>
          <w:rFonts w:ascii="Times New Roman" w:hAnsi="Times New Roman" w:cs="Times New Roman"/>
          <w:sz w:val="24"/>
          <w:szCs w:val="24"/>
        </w:rPr>
      </w:pPr>
      <w:r>
        <w:rPr>
          <w:rFonts w:ascii="Times New Roman" w:hAnsi="Times New Roman" w:cs="Times New Roman"/>
          <w:sz w:val="24"/>
          <w:szCs w:val="24"/>
        </w:rPr>
        <w:t xml:space="preserve">Traditional views </w:t>
      </w:r>
      <w:r w:rsidR="00733293">
        <w:rPr>
          <w:rFonts w:ascii="Times New Roman" w:hAnsi="Times New Roman" w:cs="Times New Roman" w:hint="eastAsia"/>
          <w:sz w:val="24"/>
          <w:szCs w:val="24"/>
        </w:rPr>
        <w:t>re</w:t>
      </w:r>
      <w:r w:rsidR="00733293">
        <w:rPr>
          <w:rFonts w:ascii="Times New Roman" w:hAnsi="Times New Roman" w:cs="Times New Roman"/>
          <w:sz w:val="24"/>
          <w:szCs w:val="24"/>
        </w:rPr>
        <w:t xml:space="preserve">gard </w:t>
      </w:r>
      <w:r>
        <w:rPr>
          <w:rFonts w:ascii="Times New Roman" w:hAnsi="Times New Roman" w:cs="Times New Roman"/>
          <w:sz w:val="24"/>
          <w:szCs w:val="24"/>
        </w:rPr>
        <w:t xml:space="preserve">domesticated animals as humans intentionally set animal domestication in motion. This idea potentially treat human as a very important role in relationship with nature ecology. </w:t>
      </w:r>
      <w:r w:rsidR="007F395D">
        <w:rPr>
          <w:rFonts w:ascii="Times New Roman" w:hAnsi="Times New Roman" w:cs="Times New Roman"/>
          <w:sz w:val="24"/>
          <w:szCs w:val="24"/>
        </w:rPr>
        <w:t>Although</w:t>
      </w:r>
      <w:r>
        <w:rPr>
          <w:rFonts w:ascii="Times New Roman" w:hAnsi="Times New Roman" w:cs="Times New Roman"/>
          <w:sz w:val="24"/>
          <w:szCs w:val="24"/>
        </w:rPr>
        <w:t xml:space="preserve">, </w:t>
      </w:r>
      <w:r w:rsidR="004242A8" w:rsidRPr="004242A8">
        <w:rPr>
          <w:rFonts w:ascii="Times New Roman" w:hAnsi="Times New Roman" w:cs="Times New Roman"/>
          <w:sz w:val="24"/>
          <w:szCs w:val="24"/>
        </w:rPr>
        <w:t>more and more research has found that traditional domestication hy</w:t>
      </w:r>
      <w:r w:rsidR="004242A8">
        <w:rPr>
          <w:rFonts w:ascii="Times New Roman" w:hAnsi="Times New Roman" w:cs="Times New Roman"/>
          <w:sz w:val="24"/>
          <w:szCs w:val="24"/>
        </w:rPr>
        <w:t>pothesis is incompatible with genetic data</w:t>
      </w:r>
      <w:r w:rsidR="00733293">
        <w:rPr>
          <w:rFonts w:ascii="Times New Roman" w:hAnsi="Times New Roman" w:cs="Times New Roman"/>
          <w:sz w:val="24"/>
          <w:szCs w:val="24"/>
        </w:rPr>
        <w:t xml:space="preserve">. </w:t>
      </w:r>
      <w:r w:rsidR="007F395D">
        <w:rPr>
          <w:rFonts w:ascii="Times New Roman" w:hAnsi="Times New Roman" w:cs="Times New Roman"/>
          <w:sz w:val="24"/>
          <w:szCs w:val="24"/>
        </w:rPr>
        <w:t xml:space="preserve">Some critical questions on this issue were still unclear </w:t>
      </w:r>
      <w:r w:rsidR="002A0450">
        <w:rPr>
          <w:rFonts w:ascii="Times New Roman" w:hAnsi="Times New Roman" w:cs="Times New Roman"/>
          <w:sz w:val="24"/>
          <w:szCs w:val="24"/>
        </w:rPr>
        <w:t xml:space="preserve">that was obstacle to </w:t>
      </w:r>
      <w:r w:rsidR="007F395D">
        <w:rPr>
          <w:rFonts w:ascii="Times New Roman" w:hAnsi="Times New Roman" w:cs="Times New Roman"/>
          <w:sz w:val="24"/>
          <w:szCs w:val="24"/>
        </w:rPr>
        <w:t xml:space="preserve">gain a </w:t>
      </w:r>
      <w:r w:rsidR="0040040B">
        <w:rPr>
          <w:rFonts w:ascii="Times New Roman" w:hAnsi="Times New Roman" w:cs="Times New Roman"/>
          <w:sz w:val="24"/>
          <w:szCs w:val="24"/>
        </w:rPr>
        <w:t>comprehensive understanding</w:t>
      </w:r>
      <w:r w:rsidR="002A0450">
        <w:rPr>
          <w:rFonts w:ascii="Times New Roman" w:hAnsi="Times New Roman" w:cs="Times New Roman"/>
          <w:sz w:val="24"/>
          <w:szCs w:val="24"/>
        </w:rPr>
        <w:t>.</w:t>
      </w:r>
      <w:r w:rsidR="0040040B">
        <w:rPr>
          <w:rFonts w:ascii="Times New Roman" w:hAnsi="Times New Roman" w:cs="Times New Roman"/>
          <w:sz w:val="24"/>
          <w:szCs w:val="24"/>
        </w:rPr>
        <w:t xml:space="preserve"> </w:t>
      </w:r>
      <w:proofErr w:type="gramStart"/>
      <w:r w:rsidR="002A0450">
        <w:rPr>
          <w:rFonts w:ascii="Times New Roman" w:hAnsi="Times New Roman" w:cs="Times New Roman"/>
          <w:sz w:val="24"/>
          <w:szCs w:val="24"/>
        </w:rPr>
        <w:t>Thus</w:t>
      </w:r>
      <w:proofErr w:type="gramEnd"/>
      <w:r w:rsidR="002A0450">
        <w:rPr>
          <w:rFonts w:ascii="Times New Roman" w:hAnsi="Times New Roman" w:cs="Times New Roman"/>
          <w:sz w:val="24"/>
          <w:szCs w:val="24"/>
        </w:rPr>
        <w:t xml:space="preserve"> </w:t>
      </w:r>
      <w:r w:rsidR="0040040B">
        <w:rPr>
          <w:rFonts w:ascii="Times New Roman" w:hAnsi="Times New Roman" w:cs="Times New Roman"/>
          <w:sz w:val="24"/>
          <w:szCs w:val="24"/>
        </w:rPr>
        <w:t xml:space="preserve">leading many researches still conducted under traditional pre-assumption of some untested recoding and questionable hypothesis. </w:t>
      </w:r>
      <w:r w:rsidR="00733293">
        <w:rPr>
          <w:rFonts w:ascii="Times New Roman" w:hAnsi="Times New Roman" w:cs="Times New Roman"/>
          <w:sz w:val="24"/>
          <w:szCs w:val="24"/>
        </w:rPr>
        <w:t xml:space="preserve">Our </w:t>
      </w:r>
      <w:r w:rsidR="006A0B24">
        <w:rPr>
          <w:rFonts w:ascii="Times New Roman" w:hAnsi="Times New Roman" w:cs="Times New Roman"/>
          <w:sz w:val="24"/>
          <w:szCs w:val="24"/>
        </w:rPr>
        <w:t>research</w:t>
      </w:r>
      <w:r w:rsidR="00762AAF">
        <w:rPr>
          <w:rFonts w:ascii="Times New Roman" w:hAnsi="Times New Roman" w:cs="Times New Roman"/>
          <w:sz w:val="24"/>
          <w:szCs w:val="24"/>
        </w:rPr>
        <w:t xml:space="preserve"> </w:t>
      </w:r>
      <w:r w:rsidR="006A0B24">
        <w:rPr>
          <w:rFonts w:ascii="Times New Roman" w:hAnsi="Times New Roman" w:cs="Times New Roman"/>
          <w:sz w:val="24"/>
          <w:szCs w:val="24"/>
        </w:rPr>
        <w:t>found ducks an excellent case to domestication study</w:t>
      </w:r>
      <w:r w:rsidR="00733293">
        <w:rPr>
          <w:rFonts w:ascii="Times New Roman" w:hAnsi="Times New Roman" w:cs="Times New Roman"/>
          <w:sz w:val="24"/>
          <w:szCs w:val="24"/>
        </w:rPr>
        <w:t>, and demonstrate that</w:t>
      </w:r>
      <w:r w:rsidR="00762AAF">
        <w:rPr>
          <w:rFonts w:ascii="Times New Roman" w:hAnsi="Times New Roman" w:cs="Times New Roman"/>
          <w:sz w:val="24"/>
          <w:szCs w:val="24"/>
        </w:rPr>
        <w:t xml:space="preserve"> both the traditional hypotheses that </w:t>
      </w:r>
      <w:r w:rsidR="00023C11">
        <w:rPr>
          <w:rFonts w:ascii="Times New Roman" w:hAnsi="Times New Roman" w:cs="Times New Roman"/>
          <w:sz w:val="24"/>
          <w:szCs w:val="24"/>
        </w:rPr>
        <w:t xml:space="preserve">either </w:t>
      </w:r>
      <w:r w:rsidR="00762AAF">
        <w:rPr>
          <w:rFonts w:ascii="Times New Roman" w:hAnsi="Times New Roman" w:cs="Times New Roman"/>
          <w:sz w:val="24"/>
          <w:szCs w:val="24"/>
        </w:rPr>
        <w:t>domestic duck</w:t>
      </w:r>
      <w:r w:rsidR="00733293">
        <w:rPr>
          <w:rFonts w:ascii="Times New Roman" w:hAnsi="Times New Roman" w:cs="Times New Roman"/>
          <w:sz w:val="24"/>
          <w:szCs w:val="24"/>
        </w:rPr>
        <w:t>s</w:t>
      </w:r>
      <w:r w:rsidR="00762AAF">
        <w:rPr>
          <w:rFonts w:ascii="Times New Roman" w:hAnsi="Times New Roman" w:cs="Times New Roman"/>
          <w:sz w:val="24"/>
          <w:szCs w:val="24"/>
        </w:rPr>
        <w:t xml:space="preserve"> are origin from mallard duck or </w:t>
      </w:r>
      <w:r w:rsidR="0031757E">
        <w:rPr>
          <w:rFonts w:ascii="Times New Roman" w:hAnsi="Times New Roman" w:cs="Times New Roman"/>
          <w:sz w:val="24"/>
          <w:szCs w:val="24"/>
        </w:rPr>
        <w:t>a</w:t>
      </w:r>
      <w:r w:rsidR="00762AAF">
        <w:rPr>
          <w:rFonts w:ascii="Times New Roman" w:hAnsi="Times New Roman" w:cs="Times New Roman"/>
          <w:sz w:val="24"/>
          <w:szCs w:val="24"/>
        </w:rPr>
        <w:t xml:space="preserve"> descendant of mallard and spot-billed ducks are </w:t>
      </w:r>
      <w:r w:rsidR="000B627C">
        <w:rPr>
          <w:rFonts w:ascii="Times New Roman" w:hAnsi="Times New Roman" w:cs="Times New Roman"/>
          <w:sz w:val="24"/>
          <w:szCs w:val="24"/>
        </w:rPr>
        <w:t xml:space="preserve">incompatible with genetic data. </w:t>
      </w:r>
      <w:r w:rsidR="0039148D">
        <w:rPr>
          <w:rFonts w:ascii="Times New Roman" w:hAnsi="Times New Roman" w:cs="Times New Roman"/>
          <w:sz w:val="24"/>
          <w:szCs w:val="24"/>
        </w:rPr>
        <w:t>Instead,</w:t>
      </w:r>
      <w:r w:rsidR="00733293" w:rsidDel="00733293">
        <w:rPr>
          <w:rFonts w:ascii="Times New Roman" w:hAnsi="Times New Roman" w:cs="Times New Roman"/>
          <w:sz w:val="24"/>
          <w:szCs w:val="24"/>
        </w:rPr>
        <w:t xml:space="preserve"> </w:t>
      </w:r>
      <w:r w:rsidR="00F62691">
        <w:rPr>
          <w:rFonts w:ascii="Times New Roman" w:hAnsi="Times New Roman" w:cs="Times New Roman"/>
          <w:sz w:val="24"/>
          <w:szCs w:val="24"/>
        </w:rPr>
        <w:t>t</w:t>
      </w:r>
      <w:r w:rsidR="006A0B24">
        <w:rPr>
          <w:rFonts w:ascii="Times New Roman" w:hAnsi="Times New Roman" w:cs="Times New Roman"/>
          <w:sz w:val="24"/>
          <w:szCs w:val="24"/>
        </w:rPr>
        <w:t xml:space="preserve">he </w:t>
      </w:r>
      <w:r w:rsidR="00F62691">
        <w:rPr>
          <w:rFonts w:ascii="Times New Roman" w:hAnsi="Times New Roman" w:cs="Times New Roman"/>
          <w:sz w:val="24"/>
          <w:szCs w:val="24"/>
        </w:rPr>
        <w:t>domestic duck</w:t>
      </w:r>
      <w:r w:rsidR="006A0B24">
        <w:rPr>
          <w:rFonts w:ascii="Times New Roman" w:hAnsi="Times New Roman" w:cs="Times New Roman"/>
          <w:sz w:val="24"/>
          <w:szCs w:val="24"/>
        </w:rPr>
        <w:t xml:space="preserve"> lineage may originate before human civilization, thus</w:t>
      </w:r>
      <w:r w:rsidR="004C25B4">
        <w:rPr>
          <w:rFonts w:ascii="Times New Roman" w:hAnsi="Times New Roman" w:cs="Times New Roman"/>
          <w:sz w:val="24"/>
          <w:szCs w:val="24"/>
        </w:rPr>
        <w:t xml:space="preserve"> indicat</w:t>
      </w:r>
      <w:r w:rsidR="006A0B24">
        <w:rPr>
          <w:rFonts w:ascii="Times New Roman" w:hAnsi="Times New Roman" w:cs="Times New Roman"/>
          <w:sz w:val="24"/>
          <w:szCs w:val="24"/>
        </w:rPr>
        <w:t>ing</w:t>
      </w:r>
      <w:r w:rsidR="004C25B4">
        <w:rPr>
          <w:rFonts w:ascii="Times New Roman" w:hAnsi="Times New Roman" w:cs="Times New Roman"/>
          <w:sz w:val="24"/>
          <w:szCs w:val="24"/>
        </w:rPr>
        <w:t xml:space="preserve"> that </w:t>
      </w:r>
      <w:r w:rsidR="00733293">
        <w:rPr>
          <w:rFonts w:ascii="Times New Roman" w:hAnsi="Times New Roman" w:cs="Times New Roman"/>
          <w:sz w:val="24"/>
          <w:szCs w:val="24"/>
        </w:rPr>
        <w:t>the domestication process of duck</w:t>
      </w:r>
      <w:r w:rsidR="00F62691">
        <w:rPr>
          <w:rFonts w:ascii="Times New Roman" w:hAnsi="Times New Roman" w:cs="Times New Roman"/>
          <w:sz w:val="24"/>
          <w:szCs w:val="24"/>
        </w:rPr>
        <w:t xml:space="preserve"> </w:t>
      </w:r>
      <w:r w:rsidR="003433B2">
        <w:rPr>
          <w:rFonts w:ascii="Times New Roman" w:hAnsi="Times New Roman" w:cs="Times New Roman"/>
          <w:sz w:val="24"/>
          <w:szCs w:val="24"/>
        </w:rPr>
        <w:t>was more</w:t>
      </w:r>
      <w:r w:rsidR="00E919E0">
        <w:rPr>
          <w:rFonts w:ascii="Times New Roman" w:hAnsi="Times New Roman" w:cs="Times New Roman"/>
          <w:sz w:val="24"/>
          <w:szCs w:val="24"/>
        </w:rPr>
        <w:t xml:space="preserve"> </w:t>
      </w:r>
      <w:r w:rsidR="003433B2">
        <w:rPr>
          <w:rFonts w:ascii="Times New Roman" w:hAnsi="Times New Roman" w:cs="Times New Roman"/>
          <w:sz w:val="24"/>
          <w:szCs w:val="24"/>
        </w:rPr>
        <w:t xml:space="preserve">a natural consequence </w:t>
      </w:r>
      <w:r w:rsidR="003B1527">
        <w:rPr>
          <w:rFonts w:ascii="Times New Roman" w:hAnsi="Times New Roman" w:cs="Times New Roman"/>
          <w:sz w:val="24"/>
          <w:szCs w:val="24"/>
        </w:rPr>
        <w:t>related to</w:t>
      </w:r>
      <w:r w:rsidR="003433B2">
        <w:rPr>
          <w:rFonts w:ascii="Times New Roman" w:hAnsi="Times New Roman" w:cs="Times New Roman"/>
          <w:sz w:val="24"/>
          <w:szCs w:val="24"/>
        </w:rPr>
        <w:t xml:space="preserve"> environment and resource</w:t>
      </w:r>
      <w:r w:rsidR="004C25B4">
        <w:rPr>
          <w:rFonts w:ascii="Times New Roman" w:hAnsi="Times New Roman" w:cs="Times New Roman"/>
          <w:sz w:val="24"/>
          <w:szCs w:val="24"/>
        </w:rPr>
        <w:t xml:space="preserve"> rather than</w:t>
      </w:r>
      <w:r w:rsidR="00E919E0">
        <w:rPr>
          <w:rFonts w:ascii="Times New Roman" w:hAnsi="Times New Roman" w:cs="Times New Roman"/>
          <w:sz w:val="24"/>
          <w:szCs w:val="24"/>
        </w:rPr>
        <w:t xml:space="preserve"> human dominance</w:t>
      </w:r>
      <w:r w:rsidR="003433B2">
        <w:rPr>
          <w:rFonts w:ascii="Times New Roman" w:hAnsi="Times New Roman" w:cs="Times New Roman"/>
          <w:sz w:val="24"/>
          <w:szCs w:val="24"/>
        </w:rPr>
        <w:t xml:space="preserve">. </w:t>
      </w:r>
      <w:r w:rsidR="00E0298D">
        <w:rPr>
          <w:rFonts w:ascii="Times New Roman" w:hAnsi="Times New Roman" w:cs="Times New Roman"/>
          <w:sz w:val="24"/>
          <w:szCs w:val="24"/>
        </w:rPr>
        <w:t>It may critical to understand the issues on animal domestication, such as in some case (dog), none of the extent wild populations are more related to domestic forms.</w:t>
      </w:r>
    </w:p>
    <w:p w14:paraId="06D070D1" w14:textId="259BC801" w:rsidR="00782990" w:rsidRDefault="00782990" w:rsidP="00782990">
      <w:pPr>
        <w:rPr>
          <w:rFonts w:ascii="Times New Roman" w:hAnsi="Times New Roman" w:cs="Times New Roman"/>
          <w:sz w:val="24"/>
          <w:szCs w:val="24"/>
        </w:rPr>
      </w:pPr>
      <w:r>
        <w:rPr>
          <w:rFonts w:ascii="Times New Roman" w:hAnsi="Times New Roman" w:cs="Times New Roman"/>
          <w:sz w:val="24"/>
          <w:szCs w:val="24"/>
        </w:rPr>
        <w:t xml:space="preserve">Furthermore, we presented the assemblies of two wild duck species’ genome and provide genomic sequencing data of eight domestic duck breeds and eight wild duck species, together with two outgroups (Muscovy duck and </w:t>
      </w:r>
      <w:proofErr w:type="spellStart"/>
      <w:r>
        <w:rPr>
          <w:rFonts w:ascii="Times New Roman" w:hAnsi="Times New Roman" w:cs="Times New Roman"/>
          <w:sz w:val="24"/>
          <w:szCs w:val="24"/>
        </w:rPr>
        <w:t>Taihu</w:t>
      </w:r>
      <w:proofErr w:type="spellEnd"/>
      <w:r>
        <w:rPr>
          <w:rFonts w:ascii="Times New Roman" w:hAnsi="Times New Roman" w:cs="Times New Roman"/>
          <w:sz w:val="24"/>
          <w:szCs w:val="24"/>
        </w:rPr>
        <w:t xml:space="preserve"> goose). We </w:t>
      </w:r>
      <w:r w:rsidR="00E0298D">
        <w:rPr>
          <w:rFonts w:ascii="Times New Roman" w:hAnsi="Times New Roman" w:cs="Times New Roman" w:hint="eastAsia"/>
          <w:sz w:val="24"/>
          <w:szCs w:val="24"/>
        </w:rPr>
        <w:t>al</w:t>
      </w:r>
      <w:r w:rsidR="00E0298D">
        <w:rPr>
          <w:rFonts w:ascii="Times New Roman" w:hAnsi="Times New Roman" w:cs="Times New Roman"/>
          <w:sz w:val="24"/>
          <w:szCs w:val="24"/>
        </w:rPr>
        <w:t>so</w:t>
      </w:r>
      <w:r>
        <w:rPr>
          <w:rFonts w:ascii="Times New Roman" w:hAnsi="Times New Roman" w:cs="Times New Roman"/>
          <w:sz w:val="24"/>
          <w:szCs w:val="24"/>
        </w:rPr>
        <w:t xml:space="preserve"> provide functional experiment to support our selection analysis. </w:t>
      </w:r>
      <w:r w:rsidR="00E0298D">
        <w:rPr>
          <w:rFonts w:ascii="Times New Roman" w:hAnsi="Times New Roman" w:cs="Times New Roman"/>
          <w:sz w:val="24"/>
          <w:szCs w:val="24"/>
        </w:rPr>
        <w:t>Data and analyses of a recent speciation in mallard and spot-billed ducks may help to decipher the</w:t>
      </w:r>
      <w:r>
        <w:rPr>
          <w:rFonts w:ascii="Times New Roman" w:hAnsi="Times New Roman" w:cs="Times New Roman"/>
          <w:sz w:val="24"/>
          <w:szCs w:val="24"/>
        </w:rPr>
        <w:t xml:space="preserve"> </w:t>
      </w:r>
      <w:r w:rsidR="00E0298D">
        <w:rPr>
          <w:rFonts w:ascii="Times New Roman" w:hAnsi="Times New Roman" w:cs="Times New Roman"/>
          <w:sz w:val="24"/>
          <w:szCs w:val="24"/>
        </w:rPr>
        <w:t xml:space="preserve">speciation </w:t>
      </w:r>
      <w:r>
        <w:rPr>
          <w:rFonts w:ascii="Times New Roman" w:hAnsi="Times New Roman" w:cs="Times New Roman"/>
          <w:sz w:val="24"/>
          <w:szCs w:val="24"/>
        </w:rPr>
        <w:t xml:space="preserve">mechanism and may help us to understand the origins of biodiversity. </w:t>
      </w:r>
    </w:p>
    <w:p w14:paraId="334E1FC3" w14:textId="72E36A72" w:rsidR="00AD2709" w:rsidRDefault="00F82E3F" w:rsidP="004242A8">
      <w:pPr>
        <w:rPr>
          <w:rFonts w:ascii="Times New Roman" w:hAnsi="Times New Roman" w:cs="Times New Roman"/>
          <w:sz w:val="24"/>
          <w:szCs w:val="24"/>
        </w:rPr>
      </w:pPr>
      <w:r>
        <w:rPr>
          <w:rFonts w:ascii="Times New Roman" w:hAnsi="Times New Roman" w:cs="Times New Roman"/>
          <w:sz w:val="24"/>
          <w:szCs w:val="24"/>
        </w:rPr>
        <w:t>Our research will also have significance in functional association study that highlight the genomic context to complex function evolution</w:t>
      </w:r>
      <w:r w:rsidR="00300CDF">
        <w:rPr>
          <w:rFonts w:ascii="Times New Roman" w:hAnsi="Times New Roman" w:cs="Times New Roman"/>
          <w:sz w:val="24"/>
          <w:szCs w:val="24"/>
        </w:rPr>
        <w:t xml:space="preserve">. </w:t>
      </w:r>
      <w:r w:rsidR="00AD2709">
        <w:rPr>
          <w:rFonts w:ascii="Times New Roman" w:hAnsi="Times New Roman" w:cs="Times New Roman" w:hint="eastAsia"/>
          <w:sz w:val="24"/>
          <w:szCs w:val="24"/>
        </w:rPr>
        <w:t>B</w:t>
      </w:r>
      <w:r w:rsidR="00AD2709">
        <w:rPr>
          <w:rFonts w:ascii="Times New Roman" w:hAnsi="Times New Roman" w:cs="Times New Roman"/>
          <w:sz w:val="24"/>
          <w:szCs w:val="24"/>
        </w:rPr>
        <w:t>irds’ flight originated from dinosaurian long time ago and is a complex process</w:t>
      </w:r>
      <w:r w:rsidR="0053039D">
        <w:rPr>
          <w:rFonts w:ascii="Times New Roman" w:hAnsi="Times New Roman" w:cs="Times New Roman"/>
          <w:sz w:val="24"/>
          <w:szCs w:val="24"/>
        </w:rPr>
        <w:t>, especially migrated flying,</w:t>
      </w:r>
      <w:r w:rsidR="00AD2709">
        <w:rPr>
          <w:rFonts w:ascii="Times New Roman" w:hAnsi="Times New Roman" w:cs="Times New Roman"/>
          <w:sz w:val="24"/>
          <w:szCs w:val="24"/>
        </w:rPr>
        <w:t xml:space="preserve"> involve series of functional changes. </w:t>
      </w:r>
      <w:r w:rsidR="0053039D">
        <w:rPr>
          <w:rFonts w:ascii="Times New Roman" w:hAnsi="Times New Roman" w:cs="Times New Roman"/>
          <w:sz w:val="24"/>
          <w:szCs w:val="24"/>
        </w:rPr>
        <w:t xml:space="preserve">We found genetic evidence underlying such phenotype by </w:t>
      </w:r>
      <w:r w:rsidR="00381BD1">
        <w:rPr>
          <w:rFonts w:ascii="Times New Roman" w:hAnsi="Times New Roman" w:cs="Times New Roman"/>
          <w:sz w:val="24"/>
          <w:szCs w:val="24"/>
        </w:rPr>
        <w:t>discovering</w:t>
      </w:r>
      <w:r w:rsidR="00AD2709">
        <w:rPr>
          <w:rFonts w:ascii="Times New Roman" w:hAnsi="Times New Roman" w:cs="Times New Roman"/>
          <w:sz w:val="24"/>
          <w:szCs w:val="24"/>
        </w:rPr>
        <w:t xml:space="preserve"> </w:t>
      </w:r>
      <w:r w:rsidR="00381BD1">
        <w:rPr>
          <w:rFonts w:ascii="Times New Roman" w:hAnsi="Times New Roman" w:cs="Times New Roman"/>
          <w:sz w:val="24"/>
          <w:szCs w:val="24"/>
        </w:rPr>
        <w:t xml:space="preserve">the </w:t>
      </w:r>
      <w:r w:rsidR="0053039D">
        <w:rPr>
          <w:rFonts w:ascii="Times New Roman" w:hAnsi="Times New Roman" w:cs="Times New Roman"/>
          <w:sz w:val="24"/>
          <w:szCs w:val="24"/>
        </w:rPr>
        <w:t xml:space="preserve">genomic </w:t>
      </w:r>
      <w:r w:rsidR="00381BD1">
        <w:rPr>
          <w:rFonts w:ascii="Times New Roman" w:hAnsi="Times New Roman" w:cs="Times New Roman"/>
          <w:sz w:val="24"/>
          <w:szCs w:val="24"/>
        </w:rPr>
        <w:t>imprint</w:t>
      </w:r>
      <w:r w:rsidR="0053039D">
        <w:rPr>
          <w:rFonts w:ascii="Times New Roman" w:hAnsi="Times New Roman" w:cs="Times New Roman"/>
          <w:sz w:val="24"/>
          <w:szCs w:val="24"/>
        </w:rPr>
        <w:t xml:space="preserve"> through sophistical methods.</w:t>
      </w:r>
      <w:r w:rsidR="00300CDF">
        <w:rPr>
          <w:rFonts w:ascii="Times New Roman" w:hAnsi="Times New Roman" w:cs="Times New Roman"/>
          <w:sz w:val="24"/>
          <w:szCs w:val="24"/>
        </w:rPr>
        <w:t xml:space="preserve"> </w:t>
      </w:r>
      <w:r w:rsidR="008A046A">
        <w:rPr>
          <w:rFonts w:ascii="Times New Roman" w:hAnsi="Times New Roman" w:cs="Times New Roman"/>
          <w:sz w:val="24"/>
          <w:szCs w:val="24"/>
        </w:rPr>
        <w:t xml:space="preserve">It not only </w:t>
      </w:r>
      <w:proofErr w:type="gramStart"/>
      <w:r w:rsidR="008A046A">
        <w:rPr>
          <w:rFonts w:ascii="Times New Roman" w:hAnsi="Times New Roman" w:cs="Times New Roman"/>
          <w:sz w:val="24"/>
          <w:szCs w:val="24"/>
        </w:rPr>
        <w:t>highlight</w:t>
      </w:r>
      <w:proofErr w:type="gramEnd"/>
      <w:r w:rsidR="008A046A">
        <w:rPr>
          <w:rFonts w:ascii="Times New Roman" w:hAnsi="Times New Roman" w:cs="Times New Roman"/>
          <w:sz w:val="24"/>
          <w:szCs w:val="24"/>
        </w:rPr>
        <w:t xml:space="preserve"> the evolution context for functional studies</w:t>
      </w:r>
      <w:r w:rsidR="00C34F8C">
        <w:rPr>
          <w:rFonts w:ascii="Times New Roman" w:hAnsi="Times New Roman" w:cs="Times New Roman"/>
          <w:sz w:val="24"/>
          <w:szCs w:val="24"/>
        </w:rPr>
        <w:t xml:space="preserve"> and the importance in deep understanding the principle</w:t>
      </w:r>
      <w:r w:rsidR="008A046A">
        <w:rPr>
          <w:rFonts w:ascii="Times New Roman" w:hAnsi="Times New Roman" w:cs="Times New Roman"/>
          <w:sz w:val="24"/>
          <w:szCs w:val="24"/>
        </w:rPr>
        <w:t xml:space="preserve">. As </w:t>
      </w:r>
      <w:r w:rsidR="00381BD1">
        <w:rPr>
          <w:rFonts w:ascii="Times New Roman" w:hAnsi="Times New Roman" w:cs="Times New Roman"/>
          <w:sz w:val="24"/>
          <w:szCs w:val="24"/>
        </w:rPr>
        <w:t xml:space="preserve">flight seems to be linked to evolutionary success and made birds through the extinction, this phenotype and genetic difference may also have significance in understanding domestication process. Moreover, decoding the dominate law and </w:t>
      </w:r>
      <w:r w:rsidR="00800586">
        <w:rPr>
          <w:rFonts w:ascii="Times New Roman" w:hAnsi="Times New Roman" w:cs="Times New Roman"/>
          <w:sz w:val="24"/>
          <w:szCs w:val="24"/>
        </w:rPr>
        <w:t xml:space="preserve">basic </w:t>
      </w:r>
      <w:r w:rsidR="00381BD1">
        <w:rPr>
          <w:rFonts w:ascii="Times New Roman" w:hAnsi="Times New Roman" w:cs="Times New Roman"/>
          <w:sz w:val="24"/>
          <w:szCs w:val="24"/>
        </w:rPr>
        <w:t xml:space="preserve">principle </w:t>
      </w:r>
      <w:r w:rsidR="00202712">
        <w:rPr>
          <w:rFonts w:ascii="Times New Roman" w:hAnsi="Times New Roman" w:cs="Times New Roman"/>
          <w:sz w:val="24"/>
          <w:szCs w:val="24"/>
        </w:rPr>
        <w:t>of genomic evolution could disentangle</w:t>
      </w:r>
      <w:r w:rsidR="00381BD1">
        <w:rPr>
          <w:rFonts w:ascii="Times New Roman" w:hAnsi="Times New Roman" w:cs="Times New Roman"/>
          <w:sz w:val="24"/>
          <w:szCs w:val="24"/>
        </w:rPr>
        <w:t xml:space="preserve"> </w:t>
      </w:r>
      <w:r w:rsidR="00202712">
        <w:rPr>
          <w:rFonts w:ascii="Times New Roman" w:hAnsi="Times New Roman" w:cs="Times New Roman"/>
          <w:sz w:val="24"/>
          <w:szCs w:val="24"/>
        </w:rPr>
        <w:t>the demography</w:t>
      </w:r>
      <w:r w:rsidR="00800586">
        <w:rPr>
          <w:rFonts w:ascii="Times New Roman" w:hAnsi="Times New Roman" w:cs="Times New Roman"/>
          <w:sz w:val="24"/>
          <w:szCs w:val="24"/>
        </w:rPr>
        <w:t xml:space="preserve">, </w:t>
      </w:r>
      <w:r w:rsidR="00202712">
        <w:rPr>
          <w:rFonts w:ascii="Times New Roman" w:hAnsi="Times New Roman" w:cs="Times New Roman"/>
          <w:sz w:val="24"/>
          <w:szCs w:val="24"/>
        </w:rPr>
        <w:t xml:space="preserve">selection </w:t>
      </w:r>
      <w:r w:rsidR="00800586">
        <w:rPr>
          <w:rFonts w:ascii="Times New Roman" w:hAnsi="Times New Roman" w:cs="Times New Roman"/>
          <w:sz w:val="24"/>
          <w:szCs w:val="24"/>
        </w:rPr>
        <w:t>and complex effect to conduct more important conclusions</w:t>
      </w:r>
      <w:r w:rsidR="005D6573">
        <w:rPr>
          <w:rFonts w:ascii="Times New Roman" w:hAnsi="Times New Roman" w:cs="Times New Roman"/>
          <w:sz w:val="24"/>
          <w:szCs w:val="24"/>
        </w:rPr>
        <w:t xml:space="preserve"> which as we did</w:t>
      </w:r>
      <w:r w:rsidR="00800586">
        <w:rPr>
          <w:rFonts w:ascii="Times New Roman" w:hAnsi="Times New Roman" w:cs="Times New Roman"/>
          <w:sz w:val="24"/>
          <w:szCs w:val="24"/>
        </w:rPr>
        <w:t>.</w:t>
      </w:r>
    </w:p>
    <w:p w14:paraId="0E0E689F" w14:textId="360119AA" w:rsidR="00316DC7" w:rsidRDefault="003B1527" w:rsidP="004242A8">
      <w:pPr>
        <w:rPr>
          <w:rFonts w:ascii="Times New Roman" w:hAnsi="Times New Roman" w:cs="Times New Roman"/>
          <w:sz w:val="24"/>
          <w:szCs w:val="24"/>
        </w:rPr>
      </w:pPr>
      <w:r>
        <w:rPr>
          <w:rFonts w:ascii="Times New Roman" w:hAnsi="Times New Roman" w:cs="Times New Roman"/>
          <w:sz w:val="24"/>
          <w:szCs w:val="24"/>
        </w:rPr>
        <w:t xml:space="preserve">As the provocative of our conclusions and potential inference, we have used many very rigorous methods to check our results, and these methods </w:t>
      </w:r>
      <w:r w:rsidR="00D26E71">
        <w:rPr>
          <w:rFonts w:ascii="Times New Roman" w:hAnsi="Times New Roman" w:cs="Times New Roman"/>
          <w:sz w:val="24"/>
          <w:szCs w:val="24"/>
        </w:rPr>
        <w:t xml:space="preserve">conducted similar results </w:t>
      </w:r>
      <w:r>
        <w:rPr>
          <w:rFonts w:ascii="Times New Roman" w:hAnsi="Times New Roman" w:cs="Times New Roman"/>
          <w:sz w:val="24"/>
          <w:szCs w:val="24"/>
        </w:rPr>
        <w:t xml:space="preserve">and </w:t>
      </w:r>
      <w:r w:rsidR="00E919E0">
        <w:rPr>
          <w:rFonts w:ascii="Times New Roman" w:hAnsi="Times New Roman" w:cs="Times New Roman"/>
          <w:sz w:val="24"/>
          <w:szCs w:val="24"/>
        </w:rPr>
        <w:t xml:space="preserve">those </w:t>
      </w:r>
      <w:r>
        <w:rPr>
          <w:rFonts w:ascii="Times New Roman" w:hAnsi="Times New Roman" w:cs="Times New Roman"/>
          <w:sz w:val="24"/>
          <w:szCs w:val="24"/>
        </w:rPr>
        <w:t>result</w:t>
      </w:r>
      <w:r w:rsidR="00D26E71">
        <w:rPr>
          <w:rFonts w:ascii="Times New Roman" w:hAnsi="Times New Roman" w:cs="Times New Roman"/>
          <w:sz w:val="24"/>
          <w:szCs w:val="24"/>
        </w:rPr>
        <w:t xml:space="preserve">s are logically </w:t>
      </w:r>
      <w:r>
        <w:rPr>
          <w:rFonts w:ascii="Times New Roman" w:hAnsi="Times New Roman" w:cs="Times New Roman"/>
          <w:sz w:val="24"/>
          <w:szCs w:val="24"/>
        </w:rPr>
        <w:t xml:space="preserve">matched </w:t>
      </w:r>
      <w:r w:rsidR="00D26E71">
        <w:rPr>
          <w:rFonts w:ascii="Times New Roman" w:hAnsi="Times New Roman" w:cs="Times New Roman"/>
          <w:sz w:val="24"/>
          <w:szCs w:val="24"/>
        </w:rPr>
        <w:t xml:space="preserve">each other (e.g. the divergence time inferred from </w:t>
      </w:r>
      <w:r w:rsidR="004665DB" w:rsidRPr="005D040D">
        <w:rPr>
          <w:noProof/>
          <w:color w:val="000000"/>
          <w:szCs w:val="21"/>
        </w:rPr>
        <w:drawing>
          <wp:inline distT="0" distB="0" distL="0" distR="0" wp14:anchorId="3CA17C8F" wp14:editId="516BEAC9">
            <wp:extent cx="85725" cy="20002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r w:rsidR="004665DB" w:rsidRPr="005D040D">
        <w:rPr>
          <w:rFonts w:ascii="Times New Roman" w:eastAsia="Times New Roman" w:hAnsi="Times New Roman" w:cs="Times New Roman"/>
          <w:color w:val="000000"/>
          <w:sz w:val="24"/>
          <w:szCs w:val="24"/>
        </w:rPr>
        <w:t>a</w:t>
      </w:r>
      <w:r w:rsidR="004665DB" w:rsidRPr="005D040D">
        <w:rPr>
          <w:noProof/>
          <w:color w:val="000000"/>
          <w:szCs w:val="21"/>
        </w:rPr>
        <w:drawing>
          <wp:inline distT="0" distB="0" distL="0" distR="0" wp14:anchorId="1A345D62" wp14:editId="5555AC75">
            <wp:extent cx="85725" cy="2000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200025"/>
                    </a:xfrm>
                    <a:prstGeom prst="rect">
                      <a:avLst/>
                    </a:prstGeom>
                    <a:noFill/>
                    <a:ln>
                      <a:noFill/>
                    </a:ln>
                  </pic:spPr>
                </pic:pic>
              </a:graphicData>
            </a:graphic>
          </wp:inline>
        </w:drawing>
      </w:r>
      <w:proofErr w:type="spellStart"/>
      <w:r w:rsidR="004665DB" w:rsidRPr="005D040D">
        <w:rPr>
          <w:rFonts w:ascii="Times New Roman" w:eastAsia="Times New Roman" w:hAnsi="Times New Roman" w:cs="Times New Roman"/>
          <w:color w:val="000000"/>
          <w:sz w:val="24"/>
          <w:szCs w:val="24"/>
        </w:rPr>
        <w:t>i</w:t>
      </w:r>
      <w:proofErr w:type="spellEnd"/>
      <w:r w:rsidR="004665DB" w:rsidDel="004665DB">
        <w:rPr>
          <w:rFonts w:ascii="Times New Roman" w:hAnsi="Times New Roman" w:cs="Times New Roman"/>
          <w:sz w:val="24"/>
          <w:szCs w:val="24"/>
        </w:rPr>
        <w:t xml:space="preserve"> </w:t>
      </w:r>
      <w:r w:rsidR="00D26E71">
        <w:rPr>
          <w:rFonts w:ascii="Times New Roman" w:hAnsi="Times New Roman" w:cs="Times New Roman"/>
          <w:sz w:val="24"/>
          <w:szCs w:val="24"/>
        </w:rPr>
        <w:t xml:space="preserve">and </w:t>
      </w:r>
      <w:r w:rsidR="004665DB">
        <w:rPr>
          <w:rFonts w:ascii="Times New Roman" w:hAnsi="Times New Roman" w:cs="Times New Roman"/>
          <w:sz w:val="24"/>
          <w:szCs w:val="24"/>
        </w:rPr>
        <w:t>PSMC</w:t>
      </w:r>
      <w:r w:rsidR="00D26E71">
        <w:rPr>
          <w:rFonts w:ascii="Times New Roman" w:hAnsi="Times New Roman" w:cs="Times New Roman"/>
          <w:sz w:val="24"/>
          <w:szCs w:val="24"/>
        </w:rPr>
        <w:t xml:space="preserve">, the feature of genomic landscape between mallard and spot-billed are in consistent with the inferred divergence time of the two wild ducks). </w:t>
      </w:r>
    </w:p>
    <w:p w14:paraId="6C79F2F0" w14:textId="4DF395A4" w:rsidR="00887BCA" w:rsidRDefault="001A09D9" w:rsidP="004242A8">
      <w:pPr>
        <w:rPr>
          <w:rFonts w:ascii="Times New Roman" w:hAnsi="Times New Roman" w:cs="Times New Roman"/>
          <w:sz w:val="24"/>
          <w:szCs w:val="24"/>
        </w:rPr>
      </w:pPr>
      <w:r>
        <w:rPr>
          <w:rFonts w:ascii="Times New Roman" w:hAnsi="Times New Roman" w:cs="Times New Roman"/>
          <w:sz w:val="24"/>
          <w:szCs w:val="24"/>
        </w:rPr>
        <w:t>We feel</w:t>
      </w:r>
      <w:r w:rsidR="00E014F6">
        <w:rPr>
          <w:rFonts w:ascii="Times New Roman" w:hAnsi="Times New Roman" w:cs="Times New Roman"/>
          <w:sz w:val="24"/>
          <w:szCs w:val="24"/>
        </w:rPr>
        <w:t xml:space="preserve"> </w:t>
      </w:r>
      <w:r w:rsidR="00887BCA">
        <w:rPr>
          <w:rFonts w:ascii="Times New Roman" w:hAnsi="Times New Roman" w:cs="Times New Roman"/>
          <w:sz w:val="24"/>
          <w:szCs w:val="24"/>
        </w:rPr>
        <w:t xml:space="preserve">our work here </w:t>
      </w:r>
      <w:r>
        <w:rPr>
          <w:rFonts w:ascii="Times New Roman" w:hAnsi="Times New Roman" w:cs="Times New Roman"/>
          <w:sz w:val="24"/>
          <w:szCs w:val="24"/>
        </w:rPr>
        <w:t>would be great to discuss</w:t>
      </w:r>
      <w:r w:rsidR="00887BCA">
        <w:rPr>
          <w:rFonts w:ascii="Times New Roman" w:hAnsi="Times New Roman" w:cs="Times New Roman"/>
          <w:sz w:val="24"/>
          <w:szCs w:val="24"/>
        </w:rPr>
        <w:t xml:space="preserve"> </w:t>
      </w:r>
      <w:r>
        <w:rPr>
          <w:rFonts w:ascii="Times New Roman" w:hAnsi="Times New Roman" w:cs="Times New Roman"/>
          <w:sz w:val="24"/>
          <w:szCs w:val="24"/>
        </w:rPr>
        <w:t>with</w:t>
      </w:r>
      <w:r w:rsidR="00887BCA">
        <w:rPr>
          <w:rFonts w:ascii="Times New Roman" w:hAnsi="Times New Roman" w:cs="Times New Roman"/>
          <w:sz w:val="24"/>
          <w:szCs w:val="24"/>
        </w:rPr>
        <w:t xml:space="preserve"> the broad</w:t>
      </w:r>
      <w:r>
        <w:rPr>
          <w:rFonts w:ascii="Times New Roman" w:hAnsi="Times New Roman" w:cs="Times New Roman"/>
          <w:sz w:val="24"/>
          <w:szCs w:val="24"/>
        </w:rPr>
        <w:t xml:space="preserve"> researchers th</w:t>
      </w:r>
      <w:r w:rsidR="00D77D78">
        <w:rPr>
          <w:rFonts w:ascii="Times New Roman" w:hAnsi="Times New Roman" w:cs="Times New Roman"/>
          <w:sz w:val="24"/>
          <w:szCs w:val="24"/>
        </w:rPr>
        <w:t>r</w:t>
      </w:r>
      <w:r>
        <w:rPr>
          <w:rFonts w:ascii="Times New Roman" w:hAnsi="Times New Roman" w:cs="Times New Roman"/>
          <w:sz w:val="24"/>
          <w:szCs w:val="24"/>
        </w:rPr>
        <w:t>ough</w:t>
      </w:r>
      <w:r w:rsidR="00887BCA">
        <w:rPr>
          <w:rFonts w:ascii="Times New Roman" w:hAnsi="Times New Roman" w:cs="Times New Roman"/>
          <w:sz w:val="24"/>
          <w:szCs w:val="24"/>
        </w:rPr>
        <w:t xml:space="preserve"> </w:t>
      </w:r>
      <w:r w:rsidR="00A97B2E">
        <w:rPr>
          <w:rFonts w:ascii="Times New Roman" w:hAnsi="Times New Roman" w:cs="Times New Roman"/>
          <w:b/>
          <w:i/>
          <w:sz w:val="24"/>
          <w:szCs w:val="24"/>
        </w:rPr>
        <w:lastRenderedPageBreak/>
        <w:t>science</w:t>
      </w:r>
      <w:r>
        <w:rPr>
          <w:rFonts w:ascii="Times New Roman" w:hAnsi="Times New Roman" w:cs="Times New Roman"/>
          <w:b/>
          <w:i/>
          <w:sz w:val="24"/>
          <w:szCs w:val="24"/>
        </w:rPr>
        <w:t>.</w:t>
      </w:r>
      <w:r w:rsidR="00887BCA">
        <w:rPr>
          <w:rFonts w:ascii="Times New Roman" w:hAnsi="Times New Roman" w:cs="Times New Roman"/>
          <w:b/>
          <w:i/>
          <w:sz w:val="24"/>
          <w:szCs w:val="24"/>
        </w:rPr>
        <w:t xml:space="preserve"> </w:t>
      </w:r>
      <w:r w:rsidR="00887BCA">
        <w:rPr>
          <w:rFonts w:ascii="Times New Roman" w:hAnsi="Times New Roman" w:cs="Times New Roman"/>
          <w:sz w:val="24"/>
          <w:szCs w:val="24"/>
        </w:rPr>
        <w:t xml:space="preserve">Our submission includes one main text, </w:t>
      </w:r>
      <w:r w:rsidR="00934C46">
        <w:rPr>
          <w:rFonts w:ascii="Times New Roman" w:hAnsi="Times New Roman" w:cs="Times New Roman"/>
          <w:sz w:val="24"/>
          <w:szCs w:val="24"/>
        </w:rPr>
        <w:t>four</w:t>
      </w:r>
      <w:r w:rsidR="00887BCA">
        <w:rPr>
          <w:rFonts w:ascii="Times New Roman" w:hAnsi="Times New Roman" w:cs="Times New Roman"/>
          <w:sz w:val="24"/>
          <w:szCs w:val="24"/>
        </w:rPr>
        <w:t xml:space="preserve"> figures</w:t>
      </w:r>
      <w:r w:rsidR="00942825">
        <w:rPr>
          <w:rFonts w:ascii="Times New Roman" w:hAnsi="Times New Roman" w:cs="Times New Roman"/>
          <w:sz w:val="24"/>
          <w:szCs w:val="24"/>
        </w:rPr>
        <w:t>, one supplemental information file</w:t>
      </w:r>
      <w:r w:rsidR="00922F31">
        <w:rPr>
          <w:rFonts w:ascii="Times New Roman" w:hAnsi="Times New Roman" w:cs="Times New Roman"/>
          <w:sz w:val="24"/>
          <w:szCs w:val="24"/>
        </w:rPr>
        <w:t xml:space="preserve"> one supplemental figure</w:t>
      </w:r>
      <w:r w:rsidR="00887BCA">
        <w:rPr>
          <w:rFonts w:ascii="Times New Roman" w:hAnsi="Times New Roman" w:cs="Times New Roman"/>
          <w:sz w:val="24"/>
          <w:szCs w:val="24"/>
        </w:rPr>
        <w:t xml:space="preserve"> and </w:t>
      </w:r>
      <w:r w:rsidR="007C3B49">
        <w:rPr>
          <w:rFonts w:ascii="Times New Roman" w:hAnsi="Times New Roman" w:cs="Times New Roman"/>
          <w:sz w:val="24"/>
          <w:szCs w:val="24"/>
        </w:rPr>
        <w:t>eight supplemental tables.</w:t>
      </w:r>
    </w:p>
    <w:p w14:paraId="175357DC" w14:textId="029C0661" w:rsidR="00887BCA" w:rsidRPr="00887BCA" w:rsidRDefault="00887BCA" w:rsidP="00887BCA">
      <w:pPr>
        <w:spacing w:line="480" w:lineRule="auto"/>
        <w:ind w:firstLineChars="200" w:firstLine="480"/>
        <w:rPr>
          <w:rFonts w:ascii="Times New Roman" w:eastAsia="等线" w:hAnsi="Times New Roman" w:cs="Times New Roman"/>
          <w:color w:val="000000"/>
          <w:sz w:val="24"/>
          <w:szCs w:val="24"/>
        </w:rPr>
      </w:pPr>
      <w:r w:rsidRPr="00887BCA">
        <w:rPr>
          <w:rFonts w:ascii="Times New Roman" w:eastAsia="等线" w:hAnsi="Times New Roman" w:cs="Times New Roman"/>
          <w:color w:val="000000"/>
          <w:sz w:val="24"/>
          <w:szCs w:val="24"/>
        </w:rPr>
        <w:t xml:space="preserve">We are very much looking forward to </w:t>
      </w:r>
      <w:r w:rsidR="008048E6">
        <w:rPr>
          <w:rFonts w:ascii="Times New Roman" w:eastAsia="等线" w:hAnsi="Times New Roman" w:cs="Times New Roman"/>
          <w:color w:val="000000"/>
          <w:sz w:val="24"/>
          <w:szCs w:val="24"/>
        </w:rPr>
        <w:t xml:space="preserve">publish our </w:t>
      </w:r>
      <w:r w:rsidR="00D77D78">
        <w:rPr>
          <w:rFonts w:ascii="Times New Roman" w:eastAsia="等线" w:hAnsi="Times New Roman" w:cs="Times New Roman"/>
          <w:color w:val="000000"/>
          <w:sz w:val="24"/>
          <w:szCs w:val="24"/>
        </w:rPr>
        <w:t xml:space="preserve">paper through </w:t>
      </w:r>
      <w:r w:rsidR="00A97B2E">
        <w:rPr>
          <w:rFonts w:ascii="Times New Roman" w:eastAsia="等线" w:hAnsi="Times New Roman" w:cs="Times New Roman"/>
          <w:b/>
          <w:i/>
          <w:color w:val="000000"/>
          <w:sz w:val="24"/>
          <w:szCs w:val="24"/>
        </w:rPr>
        <w:t>science</w:t>
      </w:r>
      <w:r w:rsidRPr="00887BCA">
        <w:rPr>
          <w:rFonts w:ascii="Times New Roman" w:eastAsia="等线" w:hAnsi="Times New Roman" w:cs="Times New Roman"/>
          <w:sz w:val="24"/>
          <w:szCs w:val="24"/>
        </w:rPr>
        <w:t>.</w:t>
      </w:r>
    </w:p>
    <w:p w14:paraId="2F91BFC0" w14:textId="4D910407" w:rsidR="00887BCA" w:rsidRPr="00887BCA" w:rsidRDefault="000C22B5" w:rsidP="004242A8">
      <w:pPr>
        <w:rPr>
          <w:rFonts w:ascii="Times New Roman" w:hAnsi="Times New Roman" w:cs="Times New Roman"/>
          <w:sz w:val="24"/>
          <w:szCs w:val="24"/>
        </w:rPr>
      </w:pPr>
      <w:r w:rsidRPr="00887BCA">
        <w:rPr>
          <w:rFonts w:ascii="Arial" w:eastAsia="等线" w:hAnsi="Arial" w:cs="Arial"/>
          <w:noProof/>
          <w:sz w:val="22"/>
        </w:rPr>
        <mc:AlternateContent>
          <mc:Choice Requires="wps">
            <w:drawing>
              <wp:anchor distT="0" distB="0" distL="114300" distR="114300" simplePos="0" relativeHeight="251660288" behindDoc="0" locked="0" layoutInCell="1" allowOverlap="1" wp14:anchorId="735E55D4" wp14:editId="33D2779E">
                <wp:simplePos x="0" y="0"/>
                <wp:positionH relativeFrom="margin">
                  <wp:align>right</wp:align>
                </wp:positionH>
                <wp:positionV relativeFrom="paragraph">
                  <wp:posOffset>101600</wp:posOffset>
                </wp:positionV>
                <wp:extent cx="5276850" cy="3331210"/>
                <wp:effectExtent l="0" t="0" r="0"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3331210"/>
                        </a:xfrm>
                        <a:prstGeom prst="rect">
                          <a:avLst/>
                        </a:prstGeom>
                        <a:noFill/>
                        <a:ln w="9525">
                          <a:noFill/>
                          <a:miter lim="800000"/>
                          <a:headEnd/>
                          <a:tailEnd/>
                        </a:ln>
                      </wps:spPr>
                      <wps:txbx>
                        <w:txbxContent>
                          <w:p w14:paraId="28CB1858" w14:textId="77777777" w:rsidR="00887BCA" w:rsidRPr="002B0C3E" w:rsidRDefault="00887BCA" w:rsidP="00887BCA">
                            <w:pPr>
                              <w:spacing w:line="480" w:lineRule="auto"/>
                              <w:rPr>
                                <w:rFonts w:ascii="Times New Roman" w:hAnsi="Times New Roman" w:cs="Times New Roman"/>
                                <w:sz w:val="24"/>
                                <w:szCs w:val="24"/>
                              </w:rPr>
                            </w:pPr>
                            <w:r>
                              <w:rPr>
                                <w:rFonts w:ascii="Times New Roman" w:hAnsi="Times New Roman" w:cs="Times New Roman"/>
                                <w:sz w:val="24"/>
                                <w:szCs w:val="24"/>
                              </w:rPr>
                              <w:t>Ning Li</w:t>
                            </w:r>
                          </w:p>
                          <w:p w14:paraId="1271AD2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2E0B979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0DC26195"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 xml:space="preserve">Email: </w:t>
                            </w:r>
                            <w:r>
                              <w:rPr>
                                <w:rFonts w:ascii="Times New Roman" w:hAnsi="Times New Roman" w:cs="Times New Roman"/>
                                <w:sz w:val="24"/>
                                <w:szCs w:val="24"/>
                              </w:rPr>
                              <w:t>ninglcau</w:t>
                            </w:r>
                            <w:r w:rsidRPr="002B0C3E">
                              <w:rPr>
                                <w:rFonts w:ascii="Times New Roman" w:hAnsi="Times New Roman" w:cs="Times New Roman"/>
                                <w:sz w:val="24"/>
                                <w:szCs w:val="24"/>
                              </w:rPr>
                              <w:t>@cau.edu.cn</w:t>
                            </w:r>
                          </w:p>
                          <w:p w14:paraId="752644AD" w14:textId="77777777" w:rsidR="00887BCA" w:rsidRPr="00887BCA" w:rsidRDefault="00887BCA" w:rsidP="00887BCA">
                            <w:pPr>
                              <w:spacing w:line="480" w:lineRule="auto"/>
                              <w:rPr>
                                <w:rFonts w:ascii="Times New Roman" w:hAnsi="Times New Roman" w:cs="Times New Roman"/>
                                <w:color w:val="000000"/>
                                <w:sz w:val="24"/>
                                <w:szCs w:val="24"/>
                              </w:rPr>
                            </w:pPr>
                            <w:r w:rsidRPr="00887BCA">
                              <w:rPr>
                                <w:rFonts w:ascii="Times New Roman" w:hAnsi="Times New Roman" w:cs="Times New Roman"/>
                                <w:color w:val="000000"/>
                                <w:sz w:val="24"/>
                                <w:szCs w:val="24"/>
                              </w:rPr>
                              <w:t xml:space="preserve">Tel: 0086 10 6273 3323  </w:t>
                            </w:r>
                          </w:p>
                          <w:p w14:paraId="58259FDA" w14:textId="77777777" w:rsidR="00887BCA" w:rsidRPr="002B0C3E" w:rsidRDefault="00887BCA" w:rsidP="00887BCA">
                            <w:pPr>
                              <w:spacing w:line="480" w:lineRule="auto"/>
                              <w:rPr>
                                <w:rFonts w:ascii="Times New Roman" w:hAnsi="Times New Roman" w:cs="Times New Roman"/>
                                <w:sz w:val="24"/>
                                <w:szCs w:val="24"/>
                              </w:rPr>
                            </w:pPr>
                            <w:r w:rsidRPr="00887BCA">
                              <w:rPr>
                                <w:rFonts w:ascii="Times New Roman" w:hAnsi="Times New Roman" w:cs="Times New Roman"/>
                                <w:color w:val="000000"/>
                                <w:sz w:val="24"/>
                                <w:szCs w:val="24"/>
                              </w:rPr>
                              <w:t>Fax: 0086 10 6273 3904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5E55D4" id="_x0000_t202" coordsize="21600,21600" o:spt="202" path="m,l,21600r21600,l21600,xe">
                <v:stroke joinstyle="miter"/>
                <v:path gradientshapeok="t" o:connecttype="rect"/>
              </v:shapetype>
              <v:shape id="文本框 1" o:spid="_x0000_s1026" type="#_x0000_t202" style="position:absolute;left:0;text-align:left;margin-left:364.3pt;margin-top:8pt;width:415.5pt;height:262.3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" filled="f" stroked="f">
                <v:textbox>
                  <w:txbxContent>
                    <w:p w14:paraId="28CB1858" w14:textId="77777777" w:rsidR="00887BCA" w:rsidRPr="002B0C3E" w:rsidRDefault="00887BCA" w:rsidP="00887BCA">
                      <w:pPr>
                        <w:spacing w:line="480" w:lineRule="auto"/>
                        <w:rPr>
                          <w:rFonts w:ascii="Times New Roman" w:hAnsi="Times New Roman" w:cs="Times New Roman"/>
                          <w:sz w:val="24"/>
                          <w:szCs w:val="24"/>
                        </w:rPr>
                      </w:pPr>
                      <w:r>
                        <w:rPr>
                          <w:rFonts w:ascii="Times New Roman" w:hAnsi="Times New Roman" w:cs="Times New Roman"/>
                          <w:sz w:val="24"/>
                          <w:szCs w:val="24"/>
                        </w:rPr>
                        <w:t>Ning Li</w:t>
                      </w:r>
                    </w:p>
                    <w:p w14:paraId="1271AD2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Professor, Ph.D.</w:t>
                      </w:r>
                    </w:p>
                    <w:p w14:paraId="2E0B9791"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State Key Laboratory for Agrobiotechnology, China Agricultural University</w:t>
                      </w:r>
                    </w:p>
                    <w:p w14:paraId="0DC26195" w14:textId="77777777" w:rsidR="00887BCA" w:rsidRPr="002B0C3E" w:rsidRDefault="00887BCA" w:rsidP="00887BCA">
                      <w:pPr>
                        <w:spacing w:line="480" w:lineRule="auto"/>
                        <w:rPr>
                          <w:rFonts w:ascii="Times New Roman" w:hAnsi="Times New Roman" w:cs="Times New Roman"/>
                          <w:sz w:val="24"/>
                          <w:szCs w:val="24"/>
                        </w:rPr>
                      </w:pPr>
                      <w:r w:rsidRPr="002B0C3E">
                        <w:rPr>
                          <w:rFonts w:ascii="Times New Roman" w:hAnsi="Times New Roman" w:cs="Times New Roman"/>
                          <w:sz w:val="24"/>
                          <w:szCs w:val="24"/>
                        </w:rPr>
                        <w:t xml:space="preserve">Email: </w:t>
                      </w:r>
                      <w:r>
                        <w:rPr>
                          <w:rFonts w:ascii="Times New Roman" w:hAnsi="Times New Roman" w:cs="Times New Roman"/>
                          <w:sz w:val="24"/>
                          <w:szCs w:val="24"/>
                        </w:rPr>
                        <w:t>ninglcau</w:t>
                      </w:r>
                      <w:r w:rsidRPr="002B0C3E">
                        <w:rPr>
                          <w:rFonts w:ascii="Times New Roman" w:hAnsi="Times New Roman" w:cs="Times New Roman"/>
                          <w:sz w:val="24"/>
                          <w:szCs w:val="24"/>
                        </w:rPr>
                        <w:t>@cau.edu.cn</w:t>
                      </w:r>
                    </w:p>
                    <w:p w14:paraId="752644AD" w14:textId="77777777" w:rsidR="00887BCA" w:rsidRPr="00887BCA" w:rsidRDefault="00887BCA" w:rsidP="00887BCA">
                      <w:pPr>
                        <w:spacing w:line="480" w:lineRule="auto"/>
                        <w:rPr>
                          <w:rFonts w:ascii="Times New Roman" w:hAnsi="Times New Roman" w:cs="Times New Roman"/>
                          <w:color w:val="000000"/>
                          <w:sz w:val="24"/>
                          <w:szCs w:val="24"/>
                        </w:rPr>
                      </w:pPr>
                      <w:r w:rsidRPr="00887BCA">
                        <w:rPr>
                          <w:rFonts w:ascii="Times New Roman" w:hAnsi="Times New Roman" w:cs="Times New Roman"/>
                          <w:color w:val="000000"/>
                          <w:sz w:val="24"/>
                          <w:szCs w:val="24"/>
                        </w:rPr>
                        <w:t xml:space="preserve">Tel: 0086 10 6273 3323  </w:t>
                      </w:r>
                    </w:p>
                    <w:p w14:paraId="58259FDA" w14:textId="77777777" w:rsidR="00887BCA" w:rsidRPr="002B0C3E" w:rsidRDefault="00887BCA" w:rsidP="00887BCA">
                      <w:pPr>
                        <w:spacing w:line="480" w:lineRule="auto"/>
                        <w:rPr>
                          <w:rFonts w:ascii="Times New Roman" w:hAnsi="Times New Roman" w:cs="Times New Roman"/>
                          <w:sz w:val="24"/>
                          <w:szCs w:val="24"/>
                        </w:rPr>
                      </w:pPr>
                      <w:r w:rsidRPr="00887BCA">
                        <w:rPr>
                          <w:rFonts w:ascii="Times New Roman" w:hAnsi="Times New Roman" w:cs="Times New Roman"/>
                          <w:color w:val="000000"/>
                          <w:sz w:val="24"/>
                          <w:szCs w:val="24"/>
                        </w:rPr>
                        <w:t>Fax: 0086 10 6273 3904</w:t>
                      </w:r>
                    </w:p>
                  </w:txbxContent>
                </v:textbox>
                <w10:wrap anchorx="margin"/>
              </v:shape>
            </w:pict>
          </mc:Fallback>
        </mc:AlternateContent>
      </w:r>
    </w:p>
    <w:sectPr w:rsidR="00887BCA" w:rsidRPr="00887B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7DE77D" w14:textId="77777777" w:rsidR="00E257E8" w:rsidRDefault="00E257E8" w:rsidP="004242A8">
      <w:r>
        <w:separator/>
      </w:r>
    </w:p>
  </w:endnote>
  <w:endnote w:type="continuationSeparator" w:id="0">
    <w:p w14:paraId="7F7C9618" w14:textId="77777777" w:rsidR="00E257E8" w:rsidRDefault="00E257E8" w:rsidP="00424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D0E752" w14:textId="77777777" w:rsidR="00E257E8" w:rsidRDefault="00E257E8" w:rsidP="004242A8">
      <w:r>
        <w:separator/>
      </w:r>
    </w:p>
  </w:footnote>
  <w:footnote w:type="continuationSeparator" w:id="0">
    <w:p w14:paraId="03A1614F" w14:textId="77777777" w:rsidR="00E257E8" w:rsidRDefault="00E257E8" w:rsidP="004242A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uiLiu">
    <w15:presenceInfo w15:providerId="None" w15:userId="Rui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C9"/>
    <w:rsid w:val="00023C11"/>
    <w:rsid w:val="000834D5"/>
    <w:rsid w:val="00092CBD"/>
    <w:rsid w:val="000B627C"/>
    <w:rsid w:val="000C22B5"/>
    <w:rsid w:val="00127BE9"/>
    <w:rsid w:val="001802B7"/>
    <w:rsid w:val="001A09D9"/>
    <w:rsid w:val="001E2A9E"/>
    <w:rsid w:val="001E775A"/>
    <w:rsid w:val="001F003F"/>
    <w:rsid w:val="00202712"/>
    <w:rsid w:val="002239CF"/>
    <w:rsid w:val="00225AEA"/>
    <w:rsid w:val="002712B3"/>
    <w:rsid w:val="002726EC"/>
    <w:rsid w:val="002A0450"/>
    <w:rsid w:val="002A2501"/>
    <w:rsid w:val="002B0BDE"/>
    <w:rsid w:val="00300CDF"/>
    <w:rsid w:val="00316DC7"/>
    <w:rsid w:val="0031757E"/>
    <w:rsid w:val="003433B2"/>
    <w:rsid w:val="00362E05"/>
    <w:rsid w:val="00381BD1"/>
    <w:rsid w:val="0039148D"/>
    <w:rsid w:val="003A789F"/>
    <w:rsid w:val="003B1527"/>
    <w:rsid w:val="003B7516"/>
    <w:rsid w:val="003F3B3C"/>
    <w:rsid w:val="0040040B"/>
    <w:rsid w:val="004242A8"/>
    <w:rsid w:val="00456C4C"/>
    <w:rsid w:val="00463371"/>
    <w:rsid w:val="004665DB"/>
    <w:rsid w:val="00492DF9"/>
    <w:rsid w:val="004B2CC6"/>
    <w:rsid w:val="004C25B4"/>
    <w:rsid w:val="004D55E0"/>
    <w:rsid w:val="004E0947"/>
    <w:rsid w:val="0053039D"/>
    <w:rsid w:val="0055686B"/>
    <w:rsid w:val="00557115"/>
    <w:rsid w:val="005710E6"/>
    <w:rsid w:val="005C151F"/>
    <w:rsid w:val="005D6573"/>
    <w:rsid w:val="0061793F"/>
    <w:rsid w:val="006374BA"/>
    <w:rsid w:val="00642A3B"/>
    <w:rsid w:val="00643061"/>
    <w:rsid w:val="0064770D"/>
    <w:rsid w:val="006641DE"/>
    <w:rsid w:val="00680F15"/>
    <w:rsid w:val="006960F0"/>
    <w:rsid w:val="006A0B24"/>
    <w:rsid w:val="006A583C"/>
    <w:rsid w:val="006A73B9"/>
    <w:rsid w:val="006C21E6"/>
    <w:rsid w:val="00712898"/>
    <w:rsid w:val="00733293"/>
    <w:rsid w:val="00740339"/>
    <w:rsid w:val="00762AAF"/>
    <w:rsid w:val="00765455"/>
    <w:rsid w:val="007709AF"/>
    <w:rsid w:val="00782990"/>
    <w:rsid w:val="007913C5"/>
    <w:rsid w:val="007C3B49"/>
    <w:rsid w:val="007E6698"/>
    <w:rsid w:val="007F395D"/>
    <w:rsid w:val="007F73A6"/>
    <w:rsid w:val="007F7504"/>
    <w:rsid w:val="00800586"/>
    <w:rsid w:val="008048E6"/>
    <w:rsid w:val="00816B81"/>
    <w:rsid w:val="00825BBA"/>
    <w:rsid w:val="00831EE6"/>
    <w:rsid w:val="008616FA"/>
    <w:rsid w:val="00866C0D"/>
    <w:rsid w:val="008820AD"/>
    <w:rsid w:val="00887BCA"/>
    <w:rsid w:val="008A046A"/>
    <w:rsid w:val="008B5980"/>
    <w:rsid w:val="008B5C98"/>
    <w:rsid w:val="008C4B9F"/>
    <w:rsid w:val="008D61EC"/>
    <w:rsid w:val="00922F31"/>
    <w:rsid w:val="00934C46"/>
    <w:rsid w:val="0094116B"/>
    <w:rsid w:val="00942825"/>
    <w:rsid w:val="00967191"/>
    <w:rsid w:val="00984E6E"/>
    <w:rsid w:val="009C0F38"/>
    <w:rsid w:val="00A4159C"/>
    <w:rsid w:val="00A7204C"/>
    <w:rsid w:val="00A96005"/>
    <w:rsid w:val="00A97B2E"/>
    <w:rsid w:val="00AD2709"/>
    <w:rsid w:val="00B26EC9"/>
    <w:rsid w:val="00B33FFF"/>
    <w:rsid w:val="00B87D79"/>
    <w:rsid w:val="00BC2E9F"/>
    <w:rsid w:val="00C22C1D"/>
    <w:rsid w:val="00C27B79"/>
    <w:rsid w:val="00C34F8C"/>
    <w:rsid w:val="00C84B0D"/>
    <w:rsid w:val="00D043CE"/>
    <w:rsid w:val="00D154A3"/>
    <w:rsid w:val="00D26E71"/>
    <w:rsid w:val="00D77D78"/>
    <w:rsid w:val="00DD4C29"/>
    <w:rsid w:val="00DD4CEB"/>
    <w:rsid w:val="00DF78F3"/>
    <w:rsid w:val="00E014F6"/>
    <w:rsid w:val="00E0298D"/>
    <w:rsid w:val="00E03CA1"/>
    <w:rsid w:val="00E250B4"/>
    <w:rsid w:val="00E257E8"/>
    <w:rsid w:val="00E56E82"/>
    <w:rsid w:val="00E645B7"/>
    <w:rsid w:val="00E675D8"/>
    <w:rsid w:val="00E80D0C"/>
    <w:rsid w:val="00E919E0"/>
    <w:rsid w:val="00E96B62"/>
    <w:rsid w:val="00EA2BC6"/>
    <w:rsid w:val="00F05FBD"/>
    <w:rsid w:val="00F62691"/>
    <w:rsid w:val="00F82E3F"/>
    <w:rsid w:val="00F963E8"/>
    <w:rsid w:val="00FB1534"/>
    <w:rsid w:val="00FB6282"/>
    <w:rsid w:val="00FC2796"/>
    <w:rsid w:val="00FD373C"/>
    <w:rsid w:val="00FD3DDA"/>
    <w:rsid w:val="00FE2285"/>
    <w:rsid w:val="00FF2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35A14"/>
  <w15:chartTrackingRefBased/>
  <w15:docId w15:val="{83795670-32D6-4CEA-AE10-713675A5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42A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242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242A8"/>
    <w:rPr>
      <w:sz w:val="18"/>
      <w:szCs w:val="18"/>
    </w:rPr>
  </w:style>
  <w:style w:type="paragraph" w:styleId="a5">
    <w:name w:val="footer"/>
    <w:basedOn w:val="a"/>
    <w:link w:val="a6"/>
    <w:uiPriority w:val="99"/>
    <w:unhideWhenUsed/>
    <w:rsid w:val="004242A8"/>
    <w:pPr>
      <w:tabs>
        <w:tab w:val="center" w:pos="4153"/>
        <w:tab w:val="right" w:pos="8306"/>
      </w:tabs>
      <w:snapToGrid w:val="0"/>
      <w:jc w:val="left"/>
    </w:pPr>
    <w:rPr>
      <w:sz w:val="18"/>
      <w:szCs w:val="18"/>
    </w:rPr>
  </w:style>
  <w:style w:type="character" w:customStyle="1" w:styleId="a6">
    <w:name w:val="页脚 字符"/>
    <w:basedOn w:val="a0"/>
    <w:link w:val="a5"/>
    <w:uiPriority w:val="99"/>
    <w:rsid w:val="004242A8"/>
    <w:rPr>
      <w:sz w:val="18"/>
      <w:szCs w:val="18"/>
    </w:rPr>
  </w:style>
  <w:style w:type="character" w:styleId="a7">
    <w:name w:val="Hyperlink"/>
    <w:uiPriority w:val="99"/>
    <w:unhideWhenUsed/>
    <w:rsid w:val="00887BCA"/>
    <w:rPr>
      <w:color w:val="3E6958"/>
      <w:u w:val="single"/>
    </w:rPr>
  </w:style>
  <w:style w:type="paragraph" w:styleId="a8">
    <w:name w:val="Balloon Text"/>
    <w:basedOn w:val="a"/>
    <w:link w:val="a9"/>
    <w:uiPriority w:val="99"/>
    <w:semiHidden/>
    <w:unhideWhenUsed/>
    <w:rsid w:val="004665DB"/>
    <w:rPr>
      <w:sz w:val="18"/>
      <w:szCs w:val="18"/>
    </w:rPr>
  </w:style>
  <w:style w:type="character" w:customStyle="1" w:styleId="a9">
    <w:name w:val="批注框文本 字符"/>
    <w:basedOn w:val="a0"/>
    <w:link w:val="a8"/>
    <w:uiPriority w:val="99"/>
    <w:semiHidden/>
    <w:rsid w:val="004665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995377">
      <w:bodyDiv w:val="1"/>
      <w:marLeft w:val="0"/>
      <w:marRight w:val="0"/>
      <w:marTop w:val="0"/>
      <w:marBottom w:val="0"/>
      <w:divBdr>
        <w:top w:val="none" w:sz="0" w:space="0" w:color="auto"/>
        <w:left w:val="none" w:sz="0" w:space="0" w:color="auto"/>
        <w:bottom w:val="none" w:sz="0" w:space="0" w:color="auto"/>
        <w:right w:val="none" w:sz="0" w:space="0" w:color="auto"/>
      </w:divBdr>
    </w:div>
    <w:div w:id="188497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E398A-B237-4640-8AD2-FA2DC726D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2</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RuiLiu</dc:creator>
  <cp:keywords/>
  <dc:description/>
  <cp:lastModifiedBy>RuiLiu</cp:lastModifiedBy>
  <cp:revision>35</cp:revision>
  <dcterms:created xsi:type="dcterms:W3CDTF">2019-01-25T09:31:00Z</dcterms:created>
  <dcterms:modified xsi:type="dcterms:W3CDTF">2020-01-10T04:26:00Z</dcterms:modified>
</cp:coreProperties>
</file>