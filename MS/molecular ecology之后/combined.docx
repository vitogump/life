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8F84B4" w14:textId="77777777" w:rsidR="00436E20" w:rsidRPr="005D040D" w:rsidRDefault="00436E20" w:rsidP="00436E20">
      <w:pPr>
        <w:widowControl w:val="0"/>
        <w:pBdr>
          <w:top w:val="nil"/>
          <w:left w:val="nil"/>
          <w:bottom w:val="nil"/>
          <w:right w:val="nil"/>
          <w:between w:val="nil"/>
        </w:pBdr>
        <w:spacing w:before="240" w:after="60" w:line="480" w:lineRule="auto"/>
        <w:jc w:val="both"/>
        <w:rPr>
          <w:rFonts w:ascii="Times New Roman" w:eastAsia="Times New Roman" w:hAnsi="Times New Roman" w:cs="Times New Roman"/>
          <w:b/>
          <w:color w:val="000000"/>
          <w:sz w:val="24"/>
          <w:szCs w:val="24"/>
        </w:rPr>
      </w:pPr>
      <w:bookmarkStart w:id="0" w:name="_Hlk29229405"/>
      <w:bookmarkStart w:id="1" w:name="_Hlk29232961"/>
      <w:r w:rsidRPr="005D040D">
        <w:rPr>
          <w:rFonts w:ascii="Times New Roman" w:eastAsia="Times New Roman" w:hAnsi="Times New Roman" w:cs="Times New Roman"/>
          <w:b/>
          <w:color w:val="000000"/>
          <w:sz w:val="24"/>
          <w:szCs w:val="24"/>
        </w:rPr>
        <w:t xml:space="preserve">Genomic analyses reveal </w:t>
      </w:r>
      <w:r>
        <w:rPr>
          <w:rFonts w:ascii="Times New Roman" w:eastAsia="Times New Roman" w:hAnsi="Times New Roman" w:cs="Times New Roman"/>
          <w:b/>
          <w:color w:val="000000"/>
          <w:sz w:val="24"/>
          <w:szCs w:val="24"/>
        </w:rPr>
        <w:t xml:space="preserve">the origin of domestic </w:t>
      </w:r>
      <w:r w:rsidRPr="005D040D">
        <w:rPr>
          <w:rFonts w:ascii="Times New Roman" w:eastAsia="Times New Roman" w:hAnsi="Times New Roman" w:cs="Times New Roman"/>
          <w:b/>
          <w:color w:val="000000"/>
          <w:sz w:val="24"/>
          <w:szCs w:val="24"/>
        </w:rPr>
        <w:t>ducks and identify</w:t>
      </w:r>
      <w:r w:rsidRPr="00322468">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different</w:t>
      </w:r>
      <w:r w:rsidRPr="005D040D">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genetic underpinnings of wild ducks</w:t>
      </w:r>
      <w:bookmarkEnd w:id="0"/>
      <w:r>
        <w:rPr>
          <w:rFonts w:ascii="Times New Roman" w:eastAsia="Times New Roman" w:hAnsi="Times New Roman" w:cs="Times New Roman"/>
          <w:b/>
          <w:color w:val="000000"/>
          <w:sz w:val="24"/>
          <w:szCs w:val="24"/>
        </w:rPr>
        <w:t>.</w:t>
      </w:r>
      <w:r w:rsidRPr="005D040D">
        <w:rPr>
          <w:rFonts w:ascii="Times New Roman" w:eastAsia="Times New Roman" w:hAnsi="Times New Roman" w:cs="Times New Roman"/>
          <w:b/>
          <w:color w:val="000000"/>
          <w:sz w:val="24"/>
          <w:szCs w:val="24"/>
        </w:rPr>
        <w:t xml:space="preserve"> </w:t>
      </w:r>
      <w:bookmarkEnd w:id="1"/>
      <w:r w:rsidRPr="005D040D">
        <w:rPr>
          <w:rFonts w:ascii="Times New Roman" w:eastAsia="Times New Roman" w:hAnsi="Times New Roman" w:cs="Times New Roman"/>
          <w:b/>
          <w:color w:val="000000"/>
          <w:sz w:val="24"/>
          <w:szCs w:val="24"/>
        </w:rPr>
        <w:t xml:space="preserve">                                                                                                   </w:t>
      </w:r>
    </w:p>
    <w:p w14:paraId="44E2B685"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vertAlign w:val="superscript"/>
        </w:rPr>
      </w:pPr>
      <w:r w:rsidRPr="005D040D">
        <w:rPr>
          <w:rFonts w:ascii="Times New Roman" w:eastAsia="Times New Roman" w:hAnsi="Times New Roman" w:cs="Times New Roman"/>
          <w:color w:val="000000"/>
          <w:sz w:val="24"/>
          <w:szCs w:val="24"/>
        </w:rPr>
        <w:t>Rui Liu</w:t>
      </w:r>
      <w:r w:rsidRPr="005D040D">
        <w:rPr>
          <w:rFonts w:ascii="Times New Roman" w:eastAsia="Times New Roman" w:hAnsi="Times New Roman" w:cs="Times New Roman"/>
          <w:color w:val="000000"/>
          <w:sz w:val="24"/>
          <w:szCs w:val="24"/>
          <w:vertAlign w:val="superscript"/>
        </w:rPr>
        <w:t>1,*</w:t>
      </w:r>
      <w:r w:rsidRPr="005D040D">
        <w:rPr>
          <w:rFonts w:ascii="Times New Roman" w:eastAsia="Times New Roman" w:hAnsi="Times New Roman" w:cs="Times New Roman"/>
          <w:color w:val="000000"/>
          <w:sz w:val="24"/>
          <w:szCs w:val="24"/>
        </w:rPr>
        <w:t>, Weiqing Liu</w:t>
      </w:r>
      <w:r w:rsidRPr="005D040D">
        <w:rPr>
          <w:rFonts w:ascii="Times New Roman" w:eastAsia="Times New Roman" w:hAnsi="Times New Roman" w:cs="Times New Roman"/>
          <w:color w:val="000000"/>
          <w:sz w:val="24"/>
          <w:szCs w:val="24"/>
          <w:vertAlign w:val="superscript"/>
        </w:rPr>
        <w:t>2,3,*</w:t>
      </w:r>
      <w:r w:rsidRPr="005D040D">
        <w:rPr>
          <w:rFonts w:ascii="Times New Roman" w:eastAsia="Times New Roman" w:hAnsi="Times New Roman" w:cs="Times New Roman"/>
          <w:color w:val="000000"/>
          <w:sz w:val="24"/>
          <w:szCs w:val="24"/>
        </w:rPr>
        <w:t>, Enguang Rong</w:t>
      </w:r>
      <w:r w:rsidRPr="005D040D">
        <w:rPr>
          <w:rFonts w:ascii="Times New Roman" w:eastAsia="Times New Roman" w:hAnsi="Times New Roman" w:cs="Times New Roman"/>
          <w:color w:val="000000"/>
          <w:sz w:val="24"/>
          <w:szCs w:val="24"/>
          <w:vertAlign w:val="superscript"/>
        </w:rPr>
        <w:t>1</w:t>
      </w:r>
      <w:r w:rsidRPr="005D040D">
        <w:rPr>
          <w:rFonts w:ascii="Times New Roman" w:eastAsia="Times New Roman" w:hAnsi="Times New Roman" w:cs="Times New Roman"/>
          <w:color w:val="000000"/>
          <w:sz w:val="24"/>
          <w:szCs w:val="24"/>
        </w:rPr>
        <w:t>, Lizhi Lu</w:t>
      </w:r>
      <w:r w:rsidRPr="005D040D">
        <w:rPr>
          <w:rFonts w:ascii="Times New Roman" w:eastAsia="Times New Roman" w:hAnsi="Times New Roman" w:cs="Times New Roman"/>
          <w:color w:val="000000"/>
          <w:sz w:val="24"/>
          <w:szCs w:val="24"/>
          <w:vertAlign w:val="superscript"/>
        </w:rPr>
        <w:t>4</w:t>
      </w:r>
      <w:r w:rsidRPr="005D040D">
        <w:rPr>
          <w:rFonts w:ascii="Times New Roman" w:eastAsia="Times New Roman" w:hAnsi="Times New Roman" w:cs="Times New Roman"/>
          <w:color w:val="000000"/>
          <w:sz w:val="24"/>
          <w:szCs w:val="24"/>
        </w:rPr>
        <w:t>, Huifang Li</w:t>
      </w:r>
      <w:r w:rsidRPr="005D040D">
        <w:rPr>
          <w:rFonts w:ascii="Times New Roman" w:eastAsia="Times New Roman" w:hAnsi="Times New Roman" w:cs="Times New Roman"/>
          <w:color w:val="000000"/>
          <w:sz w:val="24"/>
          <w:szCs w:val="24"/>
          <w:vertAlign w:val="superscript"/>
        </w:rPr>
        <w:t>5</w:t>
      </w:r>
      <w:r w:rsidRPr="005D040D">
        <w:rPr>
          <w:rFonts w:ascii="Times New Roman" w:eastAsia="Times New Roman" w:hAnsi="Times New Roman" w:cs="Times New Roman"/>
          <w:color w:val="000000"/>
          <w:sz w:val="24"/>
          <w:szCs w:val="24"/>
        </w:rPr>
        <w:t>, Li Chen</w:t>
      </w:r>
      <w:r w:rsidRPr="005D040D">
        <w:rPr>
          <w:rFonts w:ascii="Times New Roman" w:eastAsia="Times New Roman" w:hAnsi="Times New Roman" w:cs="Times New Roman"/>
          <w:color w:val="000000"/>
          <w:sz w:val="24"/>
          <w:szCs w:val="24"/>
          <w:vertAlign w:val="superscript"/>
        </w:rPr>
        <w:t>4</w:t>
      </w:r>
      <w:r w:rsidRPr="005D040D">
        <w:rPr>
          <w:rFonts w:ascii="Times New Roman" w:eastAsia="Times New Roman" w:hAnsi="Times New Roman" w:cs="Times New Roman"/>
          <w:color w:val="000000"/>
          <w:sz w:val="24"/>
          <w:szCs w:val="24"/>
        </w:rPr>
        <w:t>, Yong Zhao</w:t>
      </w:r>
      <w:r w:rsidRPr="005D040D">
        <w:rPr>
          <w:rFonts w:ascii="Times New Roman" w:eastAsia="Times New Roman" w:hAnsi="Times New Roman" w:cs="Times New Roman"/>
          <w:color w:val="000000"/>
          <w:sz w:val="24"/>
          <w:szCs w:val="24"/>
          <w:vertAlign w:val="superscript"/>
        </w:rPr>
        <w:t>3,6</w:t>
      </w:r>
      <w:r w:rsidRPr="005D040D">
        <w:rPr>
          <w:rFonts w:ascii="Times New Roman" w:eastAsia="Times New Roman" w:hAnsi="Times New Roman" w:cs="Times New Roman"/>
          <w:color w:val="000000"/>
          <w:sz w:val="24"/>
          <w:szCs w:val="24"/>
        </w:rPr>
        <w:t>, Huabin Cao</w:t>
      </w:r>
      <w:r w:rsidRPr="005D040D">
        <w:rPr>
          <w:rFonts w:ascii="Times New Roman" w:eastAsia="Times New Roman" w:hAnsi="Times New Roman" w:cs="Times New Roman"/>
          <w:color w:val="000000"/>
          <w:sz w:val="24"/>
          <w:szCs w:val="24"/>
          <w:vertAlign w:val="superscript"/>
        </w:rPr>
        <w:t>7</w:t>
      </w:r>
      <w:r w:rsidRPr="005D040D">
        <w:rPr>
          <w:rFonts w:ascii="Times New Roman" w:eastAsia="Times New Roman" w:hAnsi="Times New Roman" w:cs="Times New Roman"/>
          <w:color w:val="000000"/>
          <w:sz w:val="24"/>
          <w:szCs w:val="24"/>
        </w:rPr>
        <w:t>, Wenjie Liu</w:t>
      </w:r>
      <w:r w:rsidRPr="005D040D">
        <w:rPr>
          <w:rFonts w:ascii="Times New Roman" w:eastAsia="Times New Roman" w:hAnsi="Times New Roman" w:cs="Times New Roman"/>
          <w:color w:val="000000"/>
          <w:sz w:val="24"/>
          <w:szCs w:val="24"/>
          <w:vertAlign w:val="superscript"/>
        </w:rPr>
        <w:t>1</w:t>
      </w:r>
      <w:r w:rsidRPr="005D040D">
        <w:rPr>
          <w:rFonts w:ascii="Times New Roman" w:eastAsia="Times New Roman" w:hAnsi="Times New Roman" w:cs="Times New Roman"/>
          <w:color w:val="000000"/>
          <w:sz w:val="24"/>
          <w:szCs w:val="24"/>
        </w:rPr>
        <w:t>, Chunhai Chen</w:t>
      </w:r>
      <w:r>
        <w:rPr>
          <w:rFonts w:ascii="Times New Roman" w:eastAsia="Times New Roman" w:hAnsi="Times New Roman" w:cs="Times New Roman"/>
          <w:color w:val="000000"/>
          <w:sz w:val="24"/>
          <w:szCs w:val="24"/>
          <w:vertAlign w:val="superscript"/>
        </w:rPr>
        <w:t>2</w:t>
      </w:r>
      <w:r w:rsidRPr="005D040D">
        <w:rPr>
          <w:rFonts w:ascii="Times New Roman" w:eastAsia="Times New Roman" w:hAnsi="Times New Roman" w:cs="Times New Roman"/>
          <w:color w:val="000000"/>
          <w:sz w:val="24"/>
          <w:szCs w:val="24"/>
        </w:rPr>
        <w:t>, Guangyi Fan</w:t>
      </w:r>
      <w:r w:rsidRPr="005D040D">
        <w:rPr>
          <w:rFonts w:ascii="Times New Roman" w:eastAsia="Times New Roman" w:hAnsi="Times New Roman" w:cs="Times New Roman"/>
          <w:color w:val="000000"/>
          <w:sz w:val="24"/>
          <w:szCs w:val="24"/>
          <w:vertAlign w:val="superscript"/>
        </w:rPr>
        <w:t>2,6,8</w:t>
      </w:r>
      <w:r w:rsidRPr="005D040D">
        <w:rPr>
          <w:rFonts w:ascii="Times New Roman" w:eastAsia="Times New Roman" w:hAnsi="Times New Roman" w:cs="Times New Roman"/>
          <w:color w:val="000000"/>
          <w:sz w:val="24"/>
          <w:szCs w:val="24"/>
        </w:rPr>
        <w:t>, Weitao Song</w:t>
      </w:r>
      <w:r w:rsidRPr="005D040D">
        <w:rPr>
          <w:rFonts w:ascii="Times New Roman" w:eastAsia="Times New Roman" w:hAnsi="Times New Roman" w:cs="Times New Roman"/>
          <w:color w:val="000000"/>
          <w:sz w:val="24"/>
          <w:szCs w:val="24"/>
          <w:vertAlign w:val="superscript"/>
        </w:rPr>
        <w:t>6</w:t>
      </w:r>
      <w:r w:rsidRPr="005D040D">
        <w:rPr>
          <w:rFonts w:ascii="Times New Roman" w:eastAsia="Times New Roman" w:hAnsi="Times New Roman" w:cs="Times New Roman"/>
          <w:color w:val="000000"/>
          <w:sz w:val="24"/>
          <w:szCs w:val="24"/>
        </w:rPr>
        <w:t>, Huifang Lu</w:t>
      </w:r>
      <w:r w:rsidRPr="005D040D">
        <w:rPr>
          <w:rFonts w:ascii="Times New Roman" w:eastAsia="Times New Roman" w:hAnsi="Times New Roman" w:cs="Times New Roman"/>
          <w:color w:val="000000"/>
          <w:sz w:val="24"/>
          <w:szCs w:val="24"/>
          <w:vertAlign w:val="superscript"/>
        </w:rPr>
        <w:t>3</w:t>
      </w:r>
      <w:r w:rsidRPr="005D040D">
        <w:rPr>
          <w:rFonts w:ascii="Times New Roman" w:eastAsia="Times New Roman" w:hAnsi="Times New Roman" w:cs="Times New Roman"/>
          <w:color w:val="000000"/>
          <w:sz w:val="24"/>
          <w:szCs w:val="24"/>
        </w:rPr>
        <w:t>, Yingshuai Sun</w:t>
      </w:r>
      <w:r w:rsidRPr="005D040D">
        <w:rPr>
          <w:rFonts w:ascii="Times New Roman" w:eastAsia="Times New Roman" w:hAnsi="Times New Roman" w:cs="Times New Roman"/>
          <w:color w:val="000000"/>
          <w:sz w:val="24"/>
          <w:szCs w:val="24"/>
          <w:vertAlign w:val="superscript"/>
        </w:rPr>
        <w:t>3</w:t>
      </w:r>
      <w:r w:rsidRPr="005D040D">
        <w:rPr>
          <w:rFonts w:ascii="Times New Roman" w:eastAsia="Times New Roman" w:hAnsi="Times New Roman" w:cs="Times New Roman"/>
          <w:color w:val="000000"/>
          <w:sz w:val="24"/>
          <w:szCs w:val="24"/>
        </w:rPr>
        <w:t>, Wenbin Chen</w:t>
      </w:r>
      <w:r w:rsidRPr="005D040D">
        <w:rPr>
          <w:rFonts w:ascii="Times New Roman" w:eastAsia="Times New Roman" w:hAnsi="Times New Roman" w:cs="Times New Roman"/>
          <w:color w:val="000000"/>
          <w:sz w:val="24"/>
          <w:szCs w:val="24"/>
          <w:vertAlign w:val="superscript"/>
        </w:rPr>
        <w:t>2,9</w:t>
      </w:r>
      <w:r w:rsidRPr="005D040D">
        <w:rPr>
          <w:rFonts w:ascii="Times New Roman" w:eastAsia="Times New Roman" w:hAnsi="Times New Roman" w:cs="Times New Roman"/>
          <w:color w:val="000000"/>
          <w:sz w:val="24"/>
          <w:szCs w:val="24"/>
        </w:rPr>
        <w:t>, Xin Liu</w:t>
      </w:r>
      <w:r w:rsidRPr="005D040D">
        <w:rPr>
          <w:rFonts w:ascii="Times New Roman" w:eastAsia="Times New Roman" w:hAnsi="Times New Roman" w:cs="Times New Roman"/>
          <w:color w:val="000000"/>
          <w:sz w:val="24"/>
          <w:szCs w:val="24"/>
          <w:vertAlign w:val="superscript"/>
        </w:rPr>
        <w:t>2,6,9</w:t>
      </w:r>
      <w:r w:rsidRPr="005D040D">
        <w:rPr>
          <w:rFonts w:ascii="Times New Roman" w:eastAsia="Times New Roman" w:hAnsi="Times New Roman" w:cs="Times New Roman"/>
          <w:color w:val="000000"/>
          <w:sz w:val="24"/>
          <w:szCs w:val="24"/>
        </w:rPr>
        <w:t>, Xun Xu</w:t>
      </w:r>
      <w:r w:rsidRPr="005D040D">
        <w:rPr>
          <w:rFonts w:ascii="Times New Roman" w:eastAsia="Times New Roman" w:hAnsi="Times New Roman" w:cs="Times New Roman"/>
          <w:color w:val="000000"/>
          <w:sz w:val="24"/>
          <w:szCs w:val="24"/>
          <w:vertAlign w:val="superscript"/>
        </w:rPr>
        <w:t>2,6,9</w:t>
      </w:r>
      <w:r w:rsidRPr="005D040D">
        <w:rPr>
          <w:rFonts w:ascii="Times New Roman" w:eastAsia="Times New Roman" w:hAnsi="Times New Roman" w:cs="Times New Roman"/>
          <w:color w:val="000000"/>
          <w:sz w:val="24"/>
          <w:szCs w:val="24"/>
        </w:rPr>
        <w:t>, Ning Li</w:t>
      </w:r>
      <w:r w:rsidRPr="005D040D">
        <w:rPr>
          <w:rFonts w:ascii="Times New Roman" w:eastAsia="Times New Roman" w:hAnsi="Times New Roman" w:cs="Times New Roman"/>
          <w:color w:val="000000"/>
          <w:sz w:val="24"/>
          <w:szCs w:val="24"/>
          <w:vertAlign w:val="superscript"/>
        </w:rPr>
        <w:t>1,#</w:t>
      </w:r>
    </w:p>
    <w:p w14:paraId="4880F0F2"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vertAlign w:val="superscript"/>
        </w:rPr>
        <w:t>1</w:t>
      </w:r>
      <w:r w:rsidRPr="005D040D">
        <w:rPr>
          <w:rFonts w:ascii="Times New Roman" w:eastAsia="Times New Roman" w:hAnsi="Times New Roman" w:cs="Times New Roman"/>
          <w:color w:val="000000"/>
          <w:sz w:val="24"/>
          <w:szCs w:val="24"/>
        </w:rPr>
        <w:t xml:space="preserve">State Key Laboratory for Agrobiotechnology, China Agricultural University, Beijing, 100094, China. </w:t>
      </w:r>
      <w:r w:rsidRPr="005D040D">
        <w:rPr>
          <w:rFonts w:ascii="Times New Roman" w:eastAsia="Times New Roman" w:hAnsi="Times New Roman" w:cs="Times New Roman"/>
          <w:color w:val="000000"/>
          <w:sz w:val="24"/>
          <w:szCs w:val="24"/>
          <w:vertAlign w:val="superscript"/>
        </w:rPr>
        <w:t>2</w:t>
      </w:r>
      <w:r w:rsidRPr="005D040D">
        <w:rPr>
          <w:rFonts w:ascii="Times New Roman" w:eastAsia="Times New Roman" w:hAnsi="Times New Roman" w:cs="Times New Roman"/>
          <w:color w:val="000000"/>
          <w:sz w:val="24"/>
          <w:szCs w:val="24"/>
        </w:rPr>
        <w:t xml:space="preserve">BGI-Shenzhen, Shenzhen 518083, China. </w:t>
      </w:r>
      <w:r w:rsidRPr="005D040D">
        <w:rPr>
          <w:rFonts w:ascii="Times New Roman" w:eastAsia="Times New Roman" w:hAnsi="Times New Roman" w:cs="Times New Roman"/>
          <w:color w:val="000000"/>
          <w:sz w:val="24"/>
          <w:szCs w:val="24"/>
          <w:vertAlign w:val="superscript"/>
        </w:rPr>
        <w:t>3</w:t>
      </w:r>
      <w:r w:rsidRPr="005D040D">
        <w:rPr>
          <w:rFonts w:ascii="Times New Roman" w:eastAsia="Times New Roman" w:hAnsi="Times New Roman" w:cs="Times New Roman"/>
          <w:color w:val="000000"/>
          <w:sz w:val="24"/>
          <w:szCs w:val="24"/>
        </w:rPr>
        <w:t xml:space="preserve">BGI-Wuhan, Wuhan 430075, China. </w:t>
      </w:r>
      <w:r w:rsidRPr="005D040D">
        <w:rPr>
          <w:rFonts w:ascii="Times New Roman" w:eastAsia="Times New Roman" w:hAnsi="Times New Roman" w:cs="Times New Roman"/>
          <w:color w:val="000000"/>
          <w:sz w:val="24"/>
          <w:szCs w:val="24"/>
          <w:vertAlign w:val="superscript"/>
        </w:rPr>
        <w:t>4</w:t>
      </w:r>
      <w:r w:rsidRPr="005D040D">
        <w:rPr>
          <w:rFonts w:ascii="Times New Roman" w:eastAsia="Times New Roman" w:hAnsi="Times New Roman" w:cs="Times New Roman"/>
          <w:color w:val="000000"/>
          <w:sz w:val="24"/>
          <w:szCs w:val="24"/>
        </w:rPr>
        <w:t xml:space="preserve">Institute of Animal Sciences and Veterinary Medicine, Zhejiang Academy of Agricultural Sciences, Hangzhou 310021, China. </w:t>
      </w:r>
      <w:r w:rsidRPr="005D040D">
        <w:rPr>
          <w:rFonts w:ascii="Times New Roman" w:eastAsia="Times New Roman" w:hAnsi="Times New Roman" w:cs="Times New Roman"/>
          <w:color w:val="000000"/>
          <w:sz w:val="24"/>
          <w:szCs w:val="24"/>
          <w:vertAlign w:val="superscript"/>
        </w:rPr>
        <w:t>5</w:t>
      </w:r>
      <w:r w:rsidRPr="005D040D">
        <w:rPr>
          <w:rFonts w:ascii="Times New Roman" w:eastAsia="Times New Roman" w:hAnsi="Times New Roman" w:cs="Times New Roman"/>
          <w:color w:val="000000"/>
          <w:sz w:val="24"/>
          <w:szCs w:val="24"/>
        </w:rPr>
        <w:t xml:space="preserve">Institute of Poultry Science of Jiangsu, Yangzhou 225125, China. </w:t>
      </w:r>
      <w:r w:rsidRPr="005D040D">
        <w:rPr>
          <w:rFonts w:ascii="Times New Roman" w:eastAsia="Times New Roman" w:hAnsi="Times New Roman" w:cs="Times New Roman"/>
          <w:color w:val="000000"/>
          <w:sz w:val="24"/>
          <w:szCs w:val="24"/>
          <w:vertAlign w:val="superscript"/>
        </w:rPr>
        <w:t>6</w:t>
      </w:r>
      <w:r w:rsidRPr="005D040D">
        <w:rPr>
          <w:rFonts w:ascii="Times New Roman" w:eastAsia="Times New Roman" w:hAnsi="Times New Roman" w:cs="Times New Roman"/>
          <w:color w:val="000000"/>
          <w:sz w:val="24"/>
          <w:szCs w:val="24"/>
        </w:rPr>
        <w:t xml:space="preserve">BGI-Qingdao, Qingdao 266555, China. </w:t>
      </w:r>
      <w:r w:rsidRPr="005D040D">
        <w:rPr>
          <w:rFonts w:ascii="Times New Roman" w:eastAsia="Times New Roman" w:hAnsi="Times New Roman" w:cs="Times New Roman"/>
          <w:color w:val="000000"/>
          <w:sz w:val="24"/>
          <w:szCs w:val="24"/>
          <w:vertAlign w:val="superscript"/>
        </w:rPr>
        <w:t>7</w:t>
      </w:r>
      <w:r w:rsidRPr="005D040D">
        <w:rPr>
          <w:rFonts w:ascii="Times New Roman" w:eastAsia="Times New Roman" w:hAnsi="Times New Roman" w:cs="Times New Roman"/>
          <w:color w:val="000000"/>
          <w:sz w:val="24"/>
          <w:szCs w:val="24"/>
        </w:rPr>
        <w:t xml:space="preserve">Jiangxi Provincial Key Laboratory for Animal Health, Institute of Animal Population Health, College of Animal Science and Technology, Jiangxi Agricultural University, Nanchang 330045, China. </w:t>
      </w:r>
      <w:r w:rsidRPr="005D040D">
        <w:rPr>
          <w:rFonts w:ascii="Times New Roman" w:eastAsia="Times New Roman" w:hAnsi="Times New Roman" w:cs="Times New Roman"/>
          <w:color w:val="000000"/>
          <w:sz w:val="24"/>
          <w:szCs w:val="24"/>
          <w:vertAlign w:val="superscript"/>
        </w:rPr>
        <w:t>8</w:t>
      </w:r>
      <w:r w:rsidRPr="005D040D">
        <w:rPr>
          <w:rFonts w:ascii="Times New Roman" w:eastAsia="Times New Roman" w:hAnsi="Times New Roman" w:cs="Times New Roman"/>
          <w:color w:val="000000"/>
          <w:sz w:val="24"/>
          <w:szCs w:val="24"/>
        </w:rPr>
        <w:t xml:space="preserve">State Key Laboratory of Quality Research in Chinese Medicine, Institute of Chinese Medical Sciences, University of Macau, Macao, China. </w:t>
      </w:r>
      <w:r w:rsidRPr="005D040D">
        <w:rPr>
          <w:rFonts w:ascii="Times New Roman" w:eastAsia="Times New Roman" w:hAnsi="Times New Roman" w:cs="Times New Roman"/>
          <w:color w:val="000000"/>
          <w:sz w:val="24"/>
          <w:szCs w:val="24"/>
          <w:vertAlign w:val="superscript"/>
        </w:rPr>
        <w:t>9</w:t>
      </w:r>
      <w:r w:rsidRPr="005D040D">
        <w:rPr>
          <w:rFonts w:ascii="Times New Roman" w:eastAsia="Times New Roman" w:hAnsi="Times New Roman" w:cs="Times New Roman"/>
          <w:color w:val="000000"/>
          <w:sz w:val="24"/>
          <w:szCs w:val="24"/>
        </w:rPr>
        <w:t>China National GeneBank-Shenzhen</w:t>
      </w:r>
    </w:p>
    <w:p w14:paraId="15A84B95"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vertAlign w:val="superscript"/>
        </w:rPr>
        <w:t>*</w:t>
      </w:r>
      <w:r w:rsidRPr="005D040D">
        <w:rPr>
          <w:rFonts w:ascii="Times New Roman" w:eastAsia="Times New Roman" w:hAnsi="Times New Roman" w:cs="Times New Roman"/>
          <w:color w:val="000000"/>
          <w:sz w:val="24"/>
          <w:szCs w:val="24"/>
        </w:rPr>
        <w:t xml:space="preserve">These authors contributed equally </w:t>
      </w:r>
    </w:p>
    <w:p w14:paraId="74685A88"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vertAlign w:val="superscript"/>
        </w:rPr>
        <w:t>#</w:t>
      </w:r>
      <w:r w:rsidRPr="005D040D">
        <w:rPr>
          <w:rFonts w:ascii="Times New Roman" w:eastAsia="Times New Roman" w:hAnsi="Times New Roman" w:cs="Times New Roman"/>
          <w:color w:val="000000"/>
          <w:sz w:val="24"/>
          <w:szCs w:val="24"/>
        </w:rPr>
        <w:t>Corresponding authors: N.L.(</w:t>
      </w:r>
      <w:hyperlink r:id="rId7">
        <w:r w:rsidRPr="005D040D">
          <w:rPr>
            <w:rFonts w:ascii="Times New Roman" w:eastAsia="Times New Roman" w:hAnsi="Times New Roman" w:cs="Times New Roman"/>
            <w:color w:val="0000FF"/>
            <w:sz w:val="24"/>
            <w:szCs w:val="24"/>
            <w:u w:val="single"/>
          </w:rPr>
          <w:t>ninglcau@cau.edu.cn</w:t>
        </w:r>
      </w:hyperlink>
      <w:r w:rsidRPr="005D040D">
        <w:rPr>
          <w:rFonts w:ascii="Times New Roman" w:eastAsia="Times New Roman" w:hAnsi="Times New Roman" w:cs="Times New Roman"/>
          <w:color w:val="000000"/>
          <w:sz w:val="24"/>
          <w:szCs w:val="24"/>
        </w:rPr>
        <w:t xml:space="preserve">) </w:t>
      </w:r>
    </w:p>
    <w:p w14:paraId="62661794" w14:textId="77777777" w:rsidR="00436E20" w:rsidRPr="005D040D" w:rsidRDefault="00436E20" w:rsidP="00436E20">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br w:type="page"/>
      </w:r>
      <w:r w:rsidRPr="005D040D">
        <w:rPr>
          <w:rFonts w:ascii="Times New Roman" w:eastAsia="Times New Roman" w:hAnsi="Times New Roman" w:cs="Times New Roman"/>
          <w:b/>
          <w:color w:val="000000"/>
          <w:sz w:val="24"/>
          <w:szCs w:val="24"/>
        </w:rPr>
        <w:lastRenderedPageBreak/>
        <w:t xml:space="preserve">Abstract </w:t>
      </w:r>
    </w:p>
    <w:p w14:paraId="01A3727E"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Domestic ducks are considered to have been tamed from the mallard or a descendant of the mallard and the spot-billed duck. Domestic ducks show remarkable phenotypic variation in morphology, physiology and behaviour. However, the molecular genetics of the origin and phenotypic variation of ducks are still poorly studied.</w:t>
      </w:r>
    </w:p>
    <w:p w14:paraId="766C0A8F"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Here, we present mallard and spot-billed genomes and perform whole-genome sequencing on eight domestic duck breeds and eight wild duck species. Surprisingly, analyses of these data support a model in which domestic ducks diverged from their closest wild lineage (mallard duck</w:t>
      </w:r>
      <w:r>
        <w:rPr>
          <w:rFonts w:ascii="Times New Roman" w:eastAsia="Times New Roman" w:hAnsi="Times New Roman" w:cs="Times New Roman"/>
          <w:color w:val="000000"/>
          <w:sz w:val="24"/>
          <w:szCs w:val="24"/>
        </w:rPr>
        <w:t>s</w:t>
      </w:r>
      <w:r w:rsidRPr="005D040D">
        <w:rPr>
          <w:rFonts w:ascii="Times New Roman" w:eastAsia="Times New Roman" w:hAnsi="Times New Roman" w:cs="Times New Roman"/>
          <w:color w:val="000000"/>
          <w:sz w:val="24"/>
          <w:szCs w:val="24"/>
        </w:rPr>
        <w:t xml:space="preserve"> and spot-billed duck</w:t>
      </w:r>
      <w:r>
        <w:rPr>
          <w:rFonts w:ascii="Times New Roman" w:eastAsia="Times New Roman" w:hAnsi="Times New Roman" w:cs="Times New Roman"/>
          <w:color w:val="000000"/>
          <w:sz w:val="24"/>
          <w:szCs w:val="24"/>
        </w:rPr>
        <w:t>s</w:t>
      </w:r>
      <w:r w:rsidRPr="005D040D">
        <w:rPr>
          <w:rFonts w:ascii="Times New Roman" w:eastAsia="Times New Roman" w:hAnsi="Times New Roman" w:cs="Times New Roman"/>
          <w:color w:val="000000"/>
          <w:sz w:val="24"/>
          <w:szCs w:val="24"/>
        </w:rPr>
        <w:t xml:space="preserve">) at the last glacial period (LGP, 100-300 kilo years ago (Kyr)). The wild lineage further speciated into mallard ducks and spot-billed ducks approximately 70 Kyr, whereas the domestic lineage population decreased through the LGP. A scan of wild duck genomes compared with domestic duck genomes identified numerous loci that may have been affected by positive selection in ancestral wild ducks after their divergence from domestic lineages. Function analyses suggested that genes usually affecting organ development and energy metabolism may involve long-distance flight ability. Further selective sweep analyses identified two genes associated with egg production and three genes related to feeding modulation under selection in domestic ducks. These analyses unravel a distinct evolutionary pattern of ducks and two wild duck </w:t>
      </w:r>
      <w:r w:rsidRPr="005D040D">
        <w:rPr>
          <w:rFonts w:ascii="Times New Roman" w:eastAsia="Times New Roman" w:hAnsi="Times New Roman" w:cs="Times New Roman"/>
          <w:i/>
          <w:color w:val="000000"/>
          <w:sz w:val="24"/>
          <w:szCs w:val="24"/>
        </w:rPr>
        <w:t>de novo</w:t>
      </w:r>
      <w:r w:rsidRPr="005D040D">
        <w:rPr>
          <w:rFonts w:ascii="Times New Roman" w:eastAsia="Times New Roman" w:hAnsi="Times New Roman" w:cs="Times New Roman"/>
          <w:color w:val="000000"/>
          <w:sz w:val="24"/>
          <w:szCs w:val="24"/>
        </w:rPr>
        <w:t xml:space="preserve"> genomes, thus providing a novel resource for speciation studies.</w:t>
      </w:r>
    </w:p>
    <w:p w14:paraId="29DE1866"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Key Words:</w:t>
      </w:r>
      <w:r w:rsidRPr="005D040D">
        <w:rPr>
          <w:rFonts w:ascii="Times New Roman" w:eastAsia="Times New Roman" w:hAnsi="Times New Roman" w:cs="Times New Roman"/>
          <w:color w:val="000000"/>
          <w:sz w:val="24"/>
          <w:szCs w:val="24"/>
        </w:rPr>
        <w:t xml:space="preserve"> Adaptation; Molecular Evolution; Domestication; Speciation; Population genetics; Landscape </w:t>
      </w:r>
      <w:r>
        <w:rPr>
          <w:rFonts w:ascii="Times New Roman" w:eastAsia="Times New Roman" w:hAnsi="Times New Roman" w:cs="Times New Roman"/>
          <w:color w:val="000000"/>
          <w:sz w:val="24"/>
          <w:szCs w:val="24"/>
        </w:rPr>
        <w:t>g</w:t>
      </w:r>
      <w:r w:rsidRPr="005D040D">
        <w:rPr>
          <w:rFonts w:ascii="Times New Roman" w:eastAsia="Times New Roman" w:hAnsi="Times New Roman" w:cs="Times New Roman"/>
          <w:color w:val="000000"/>
          <w:sz w:val="24"/>
          <w:szCs w:val="24"/>
        </w:rPr>
        <w:t>enetics</w:t>
      </w:r>
    </w:p>
    <w:p w14:paraId="485AB73A" w14:textId="77777777" w:rsidR="00436E20" w:rsidRPr="005D040D" w:rsidRDefault="00436E20" w:rsidP="00436E20">
      <w:pPr>
        <w:pBdr>
          <w:top w:val="nil"/>
          <w:left w:val="nil"/>
          <w:bottom w:val="nil"/>
          <w:right w:val="nil"/>
          <w:between w:val="nil"/>
        </w:pBdr>
        <w:rPr>
          <w:rFonts w:ascii="Times New Roman" w:eastAsia="Times New Roman" w:hAnsi="Times New Roman" w:cs="Times New Roman"/>
          <w:color w:val="000000"/>
          <w:sz w:val="24"/>
          <w:szCs w:val="24"/>
        </w:rPr>
      </w:pPr>
      <w:r w:rsidRPr="005D040D">
        <w:br w:type="page"/>
      </w:r>
      <w:r w:rsidRPr="005D040D">
        <w:rPr>
          <w:rFonts w:ascii="Times New Roman" w:eastAsia="Times New Roman" w:hAnsi="Times New Roman" w:cs="Times New Roman"/>
          <w:b/>
          <w:color w:val="000000"/>
          <w:sz w:val="24"/>
          <w:szCs w:val="24"/>
        </w:rPr>
        <w:lastRenderedPageBreak/>
        <w:t>Introduction</w:t>
      </w:r>
    </w:p>
    <w:p w14:paraId="5B34126C"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 xml:space="preserve">Domestication and speciation (or population divergence) </w:t>
      </w:r>
      <w:r>
        <w:rPr>
          <w:rFonts w:ascii="Times New Roman" w:eastAsia="Times New Roman" w:hAnsi="Times New Roman" w:cs="Times New Roman"/>
          <w:color w:val="000000"/>
          <w:sz w:val="24"/>
          <w:szCs w:val="24"/>
        </w:rPr>
        <w:t>has drawn a lot attention  in</w:t>
      </w:r>
      <w:r w:rsidRPr="005D040D">
        <w:rPr>
          <w:rFonts w:ascii="Times New Roman" w:eastAsia="Times New Roman" w:hAnsi="Times New Roman" w:cs="Times New Roman"/>
          <w:color w:val="000000"/>
          <w:sz w:val="24"/>
          <w:szCs w:val="24"/>
        </w:rPr>
        <w:t xml:space="preserve"> evolutionary studies </w:t>
      </w:r>
      <w:r>
        <w:rPr>
          <w:rFonts w:ascii="Times New Roman" w:eastAsia="Times New Roman" w:hAnsi="Times New Roman" w:cs="Times New Roman"/>
          <w:color w:val="000000"/>
          <w:sz w:val="24"/>
          <w:szCs w:val="24"/>
        </w:rPr>
        <w:t xml:space="preserve">especially since the emergence of new genomic methods with the </w:t>
      </w:r>
      <w:r w:rsidRPr="005D040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deluge</w:t>
      </w:r>
      <w:r w:rsidRPr="005D040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of</w:t>
      </w:r>
      <w:r w:rsidRPr="005D040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empirical sequencing data</w:t>
      </w:r>
      <w:r w:rsidRPr="005D040D">
        <w:rPr>
          <w:rFonts w:ascii="Times New Roman" w:eastAsia="Times New Roman" w:hAnsi="Times New Roman" w:cs="Times New Roman"/>
          <w:color w:val="000000"/>
          <w:sz w:val="24"/>
          <w:szCs w:val="24"/>
        </w:rPr>
        <w:t xml:space="preserve"> (</w:t>
      </w:r>
      <w:hyperlink w:anchor="_35nkun2">
        <w:r w:rsidRPr="005D040D">
          <w:rPr>
            <w:rFonts w:ascii="Times New Roman" w:eastAsia="Times New Roman" w:hAnsi="Times New Roman" w:cs="Times New Roman"/>
            <w:color w:val="000000"/>
            <w:sz w:val="24"/>
            <w:szCs w:val="24"/>
          </w:rPr>
          <w:t>Andersson, 2001</w:t>
        </w:r>
      </w:hyperlink>
      <w:r w:rsidRPr="005D040D">
        <w:rPr>
          <w:rFonts w:ascii="Times New Roman" w:eastAsia="Times New Roman" w:hAnsi="Times New Roman" w:cs="Times New Roman"/>
          <w:color w:val="000000"/>
          <w:sz w:val="24"/>
          <w:szCs w:val="24"/>
        </w:rPr>
        <w:t xml:space="preserve">; </w:t>
      </w:r>
      <w:hyperlink w:anchor="_1ksv4uv">
        <w:r w:rsidRPr="005D040D">
          <w:rPr>
            <w:rFonts w:ascii="Times New Roman" w:eastAsia="Times New Roman" w:hAnsi="Times New Roman" w:cs="Times New Roman"/>
            <w:color w:val="000000"/>
            <w:sz w:val="24"/>
            <w:szCs w:val="24"/>
          </w:rPr>
          <w:t>Axelsson et al., 2013</w:t>
        </w:r>
      </w:hyperlink>
      <w:r w:rsidRPr="005D040D">
        <w:rPr>
          <w:rFonts w:ascii="Times New Roman" w:eastAsia="Times New Roman" w:hAnsi="Times New Roman" w:cs="Times New Roman"/>
          <w:color w:val="000000"/>
          <w:sz w:val="24"/>
          <w:szCs w:val="24"/>
        </w:rPr>
        <w:t xml:space="preserve">; </w:t>
      </w:r>
      <w:hyperlink w:anchor="_z337ya">
        <w:r w:rsidRPr="005D040D">
          <w:rPr>
            <w:rFonts w:ascii="Times New Roman" w:eastAsia="Times New Roman" w:hAnsi="Times New Roman" w:cs="Times New Roman"/>
            <w:color w:val="000000"/>
            <w:sz w:val="24"/>
            <w:szCs w:val="24"/>
          </w:rPr>
          <w:t>Burri et al., 2015</w:t>
        </w:r>
      </w:hyperlink>
      <w:r w:rsidRPr="005D040D">
        <w:rPr>
          <w:rFonts w:ascii="Times New Roman" w:eastAsia="Times New Roman" w:hAnsi="Times New Roman" w:cs="Times New Roman"/>
          <w:color w:val="000000"/>
          <w:sz w:val="24"/>
          <w:szCs w:val="24"/>
        </w:rPr>
        <w:t xml:space="preserve">; </w:t>
      </w:r>
      <w:hyperlink w:anchor="_3j2qqm3">
        <w:r w:rsidRPr="005D040D">
          <w:rPr>
            <w:rFonts w:ascii="Times New Roman" w:eastAsia="Times New Roman" w:hAnsi="Times New Roman" w:cs="Times New Roman"/>
            <w:color w:val="000000"/>
            <w:sz w:val="24"/>
            <w:szCs w:val="24"/>
          </w:rPr>
          <w:t>Carneiro et al., 2014</w:t>
        </w:r>
      </w:hyperlink>
      <w:r w:rsidRPr="005D040D">
        <w:rPr>
          <w:rFonts w:ascii="Times New Roman" w:eastAsia="Times New Roman" w:hAnsi="Times New Roman" w:cs="Times New Roman"/>
          <w:color w:val="000000"/>
          <w:sz w:val="24"/>
          <w:szCs w:val="24"/>
        </w:rPr>
        <w:t xml:space="preserve">; </w:t>
      </w:r>
      <w:hyperlink w:anchor="_3whwml4">
        <w:r w:rsidRPr="005D040D">
          <w:rPr>
            <w:rFonts w:ascii="Times New Roman" w:eastAsia="Times New Roman" w:hAnsi="Times New Roman" w:cs="Times New Roman"/>
            <w:color w:val="000000"/>
            <w:sz w:val="24"/>
            <w:szCs w:val="24"/>
          </w:rPr>
          <w:t>Ellegren et al., 2012</w:t>
        </w:r>
      </w:hyperlink>
      <w:r w:rsidRPr="005D040D">
        <w:rPr>
          <w:rFonts w:ascii="Times New Roman" w:eastAsia="Times New Roman" w:hAnsi="Times New Roman" w:cs="Times New Roman"/>
          <w:color w:val="000000"/>
          <w:sz w:val="24"/>
          <w:szCs w:val="24"/>
        </w:rPr>
        <w:t xml:space="preserve">; </w:t>
      </w:r>
      <w:hyperlink w:anchor="_qsh70q">
        <w:r w:rsidRPr="005D040D">
          <w:rPr>
            <w:rFonts w:ascii="Times New Roman" w:eastAsia="Times New Roman" w:hAnsi="Times New Roman" w:cs="Times New Roman"/>
            <w:color w:val="000000"/>
            <w:sz w:val="24"/>
            <w:szCs w:val="24"/>
          </w:rPr>
          <w:t>Frantz et al., 2015</w:t>
        </w:r>
      </w:hyperlink>
      <w:r w:rsidRPr="005D040D">
        <w:rPr>
          <w:rFonts w:ascii="Times New Roman" w:eastAsia="Times New Roman" w:hAnsi="Times New Roman" w:cs="Times New Roman"/>
          <w:color w:val="000000"/>
          <w:sz w:val="24"/>
          <w:szCs w:val="24"/>
        </w:rPr>
        <w:t xml:space="preserve">; </w:t>
      </w:r>
      <w:hyperlink w:anchor="_206ipza">
        <w:r w:rsidRPr="005D040D">
          <w:rPr>
            <w:rFonts w:ascii="Times New Roman" w:eastAsia="Times New Roman" w:hAnsi="Times New Roman" w:cs="Times New Roman"/>
            <w:color w:val="000000"/>
            <w:sz w:val="24"/>
            <w:szCs w:val="24"/>
          </w:rPr>
          <w:t>Rubin et al., 2012</w:t>
        </w:r>
      </w:hyperlink>
      <w:r w:rsidRPr="005D040D">
        <w:rPr>
          <w:rFonts w:ascii="Times New Roman" w:eastAsia="Times New Roman" w:hAnsi="Times New Roman" w:cs="Times New Roman"/>
          <w:color w:val="000000"/>
          <w:sz w:val="24"/>
          <w:szCs w:val="24"/>
        </w:rPr>
        <w:t xml:space="preserve">; </w:t>
      </w:r>
      <w:hyperlink w:anchor="_4k668n3">
        <w:r w:rsidRPr="005D040D">
          <w:rPr>
            <w:rFonts w:ascii="Times New Roman" w:eastAsia="Times New Roman" w:hAnsi="Times New Roman" w:cs="Times New Roman"/>
            <w:color w:val="000000"/>
            <w:sz w:val="24"/>
            <w:szCs w:val="24"/>
          </w:rPr>
          <w:t>Rubin et al., 2010</w:t>
        </w:r>
      </w:hyperlink>
      <w:r w:rsidRPr="005D040D">
        <w:rPr>
          <w:rFonts w:ascii="Times New Roman" w:eastAsia="Times New Roman" w:hAnsi="Times New Roman" w:cs="Times New Roman"/>
          <w:color w:val="000000"/>
          <w:sz w:val="24"/>
          <w:szCs w:val="24"/>
        </w:rPr>
        <w:t xml:space="preserve">; </w:t>
      </w:r>
      <w:hyperlink w:anchor="_2dlolyb">
        <w:r w:rsidRPr="005D040D">
          <w:rPr>
            <w:rFonts w:ascii="Times New Roman" w:eastAsia="Times New Roman" w:hAnsi="Times New Roman" w:cs="Times New Roman"/>
            <w:color w:val="000000"/>
            <w:sz w:val="24"/>
            <w:szCs w:val="24"/>
          </w:rPr>
          <w:t>Seehausen et al., 2014</w:t>
        </w:r>
      </w:hyperlink>
      <w:r w:rsidRPr="005D040D">
        <w:rPr>
          <w:rFonts w:ascii="Times New Roman" w:eastAsia="Times New Roman" w:hAnsi="Times New Roman" w:cs="Times New Roman"/>
          <w:color w:val="000000"/>
          <w:sz w:val="24"/>
          <w:szCs w:val="24"/>
        </w:rPr>
        <w:t xml:space="preserve">). The genome assembly and characterization of genetic variation in many domestic and wild animals have revealed their complex demographic history, thus providing </w:t>
      </w:r>
      <w:r>
        <w:rPr>
          <w:rFonts w:ascii="Times New Roman" w:eastAsia="Times New Roman" w:hAnsi="Times New Roman" w:cs="Times New Roman"/>
          <w:color w:val="000000"/>
          <w:sz w:val="24"/>
          <w:szCs w:val="24"/>
        </w:rPr>
        <w:t>profound knowledges</w:t>
      </w:r>
      <w:r w:rsidRPr="005D040D">
        <w:rPr>
          <w:rFonts w:ascii="Times New Roman" w:eastAsia="Times New Roman" w:hAnsi="Times New Roman" w:cs="Times New Roman"/>
          <w:color w:val="000000"/>
          <w:sz w:val="24"/>
          <w:szCs w:val="24"/>
        </w:rPr>
        <w:t xml:space="preserve"> for </w:t>
      </w:r>
      <w:r>
        <w:rPr>
          <w:rFonts w:ascii="Times New Roman" w:eastAsia="Times New Roman" w:hAnsi="Times New Roman" w:cs="Times New Roman"/>
          <w:color w:val="000000"/>
          <w:sz w:val="24"/>
          <w:szCs w:val="24"/>
        </w:rPr>
        <w:t xml:space="preserve">prerequisite of </w:t>
      </w:r>
      <w:r w:rsidRPr="005D040D">
        <w:rPr>
          <w:rFonts w:ascii="Times New Roman" w:eastAsia="Times New Roman" w:hAnsi="Times New Roman" w:cs="Times New Roman"/>
          <w:color w:val="000000"/>
          <w:sz w:val="24"/>
          <w:szCs w:val="24"/>
        </w:rPr>
        <w:t>both domestication and speciation studies (</w:t>
      </w:r>
      <w:hyperlink w:anchor="_3j2qqm3">
        <w:r w:rsidRPr="005D040D">
          <w:rPr>
            <w:rFonts w:ascii="Times New Roman" w:eastAsia="Times New Roman" w:hAnsi="Times New Roman" w:cs="Times New Roman"/>
            <w:color w:val="000000"/>
            <w:sz w:val="24"/>
            <w:szCs w:val="24"/>
          </w:rPr>
          <w:t>Carneiro et al., 2014</w:t>
        </w:r>
      </w:hyperlink>
      <w:r w:rsidRPr="005D040D">
        <w:rPr>
          <w:rFonts w:ascii="Times New Roman" w:eastAsia="Times New Roman" w:hAnsi="Times New Roman" w:cs="Times New Roman"/>
          <w:color w:val="000000"/>
          <w:sz w:val="24"/>
          <w:szCs w:val="24"/>
        </w:rPr>
        <w:t xml:space="preserve">; </w:t>
      </w:r>
      <w:hyperlink w:anchor="_qsh70q">
        <w:r w:rsidRPr="005D040D">
          <w:rPr>
            <w:rFonts w:ascii="Times New Roman" w:eastAsia="Times New Roman" w:hAnsi="Times New Roman" w:cs="Times New Roman"/>
            <w:color w:val="000000"/>
            <w:sz w:val="24"/>
            <w:szCs w:val="24"/>
          </w:rPr>
          <w:t>Frantz et al., 2015</w:t>
        </w:r>
      </w:hyperlink>
      <w:r w:rsidRPr="005D040D">
        <w:rPr>
          <w:rFonts w:ascii="Times New Roman" w:eastAsia="Times New Roman" w:hAnsi="Times New Roman" w:cs="Times New Roman"/>
          <w:color w:val="000000"/>
          <w:sz w:val="24"/>
          <w:szCs w:val="24"/>
        </w:rPr>
        <w:t xml:space="preserve">; </w:t>
      </w:r>
      <w:hyperlink w:anchor="_nmf14n">
        <w:r w:rsidRPr="005D040D">
          <w:rPr>
            <w:rFonts w:ascii="Times New Roman" w:eastAsia="Times New Roman" w:hAnsi="Times New Roman" w:cs="Times New Roman"/>
            <w:color w:val="000000"/>
            <w:sz w:val="24"/>
            <w:szCs w:val="24"/>
          </w:rPr>
          <w:t>Nadachowska-Brzyska et al., 2013</w:t>
        </w:r>
      </w:hyperlink>
      <w:r w:rsidRPr="005D040D">
        <w:rPr>
          <w:rFonts w:ascii="Times New Roman" w:eastAsia="Times New Roman" w:hAnsi="Times New Roman" w:cs="Times New Roman"/>
          <w:color w:val="000000"/>
          <w:sz w:val="24"/>
          <w:szCs w:val="24"/>
        </w:rPr>
        <w:t xml:space="preserve">; </w:t>
      </w:r>
      <w:hyperlink w:anchor="_206ipza">
        <w:r w:rsidRPr="005D040D">
          <w:rPr>
            <w:rFonts w:ascii="Times New Roman" w:eastAsia="Times New Roman" w:hAnsi="Times New Roman" w:cs="Times New Roman"/>
            <w:color w:val="000000"/>
            <w:sz w:val="24"/>
            <w:szCs w:val="24"/>
          </w:rPr>
          <w:t>Rubin et al., 2012</w:t>
        </w:r>
      </w:hyperlink>
      <w:r w:rsidRPr="005D040D">
        <w:rPr>
          <w:rFonts w:ascii="Times New Roman" w:eastAsia="Times New Roman" w:hAnsi="Times New Roman" w:cs="Times New Roman"/>
          <w:color w:val="000000"/>
          <w:sz w:val="24"/>
          <w:szCs w:val="24"/>
        </w:rPr>
        <w:t>). We previously drafted a Beijing duck genome and identified genomic variation within this assembly (</w:t>
      </w:r>
      <w:hyperlink w:anchor="_23ckvvd">
        <w:r w:rsidRPr="005D040D">
          <w:rPr>
            <w:rFonts w:ascii="Times New Roman" w:eastAsia="Times New Roman" w:hAnsi="Times New Roman" w:cs="Times New Roman"/>
            <w:color w:val="000000"/>
            <w:sz w:val="24"/>
            <w:szCs w:val="24"/>
          </w:rPr>
          <w:t>Yinhua Huang et al., 2013</w:t>
        </w:r>
      </w:hyperlink>
      <w:r w:rsidRPr="005D040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Despite the </w:t>
      </w:r>
      <w:r w:rsidRPr="005D040D">
        <w:rPr>
          <w:rFonts w:ascii="Times New Roman" w:eastAsia="Times New Roman" w:hAnsi="Times New Roman" w:cs="Times New Roman"/>
          <w:color w:val="000000"/>
          <w:sz w:val="24"/>
          <w:szCs w:val="24"/>
        </w:rPr>
        <w:t xml:space="preserve">genetic variations of duck have been </w:t>
      </w:r>
      <w:r>
        <w:rPr>
          <w:rFonts w:ascii="Times New Roman" w:eastAsia="Times New Roman" w:hAnsi="Times New Roman" w:cs="Times New Roman"/>
          <w:color w:val="000000"/>
          <w:sz w:val="24"/>
          <w:szCs w:val="24"/>
        </w:rPr>
        <w:t xml:space="preserve">further </w:t>
      </w:r>
      <w:r w:rsidRPr="005D040D">
        <w:rPr>
          <w:rFonts w:ascii="Times New Roman" w:eastAsia="Times New Roman" w:hAnsi="Times New Roman" w:cs="Times New Roman"/>
          <w:color w:val="000000"/>
          <w:sz w:val="24"/>
          <w:szCs w:val="24"/>
        </w:rPr>
        <w:t xml:space="preserve">characterized </w:t>
      </w:r>
      <w:r>
        <w:rPr>
          <w:rFonts w:ascii="Times New Roman" w:eastAsia="Times New Roman" w:hAnsi="Times New Roman" w:cs="Times New Roman"/>
          <w:color w:val="000000"/>
          <w:sz w:val="24"/>
          <w:szCs w:val="24"/>
        </w:rPr>
        <w:t xml:space="preserve">to explore the genetic variations associated with </w:t>
      </w:r>
      <w:r w:rsidRPr="002528A0">
        <w:rPr>
          <w:rFonts w:ascii="Times New Roman" w:eastAsia="Times New Roman" w:hAnsi="Times New Roman" w:cs="Times New Roman"/>
          <w:color w:val="000000"/>
          <w:sz w:val="24"/>
          <w:szCs w:val="24"/>
        </w:rPr>
        <w:t>specific</w:t>
      </w:r>
      <w:r>
        <w:rPr>
          <w:rFonts w:ascii="Times New Roman" w:eastAsia="Times New Roman" w:hAnsi="Times New Roman" w:cs="Times New Roman"/>
          <w:color w:val="000000"/>
          <w:sz w:val="24"/>
          <w:szCs w:val="24"/>
        </w:rPr>
        <w:t xml:space="preserve"> traits </w:t>
      </w:r>
      <w:r>
        <w:rPr>
          <w:rFonts w:ascii="Times New Roman" w:eastAsia="Times New Roman" w:hAnsi="Times New Roman" w:cs="Times New Roman"/>
          <w:color w:val="000000"/>
          <w:sz w:val="24"/>
          <w:szCs w:val="24"/>
        </w:rPr>
        <w:fldChar w:fldCharType="begin">
          <w:fldData xml:space="preserve">PEVuZE5vdGU+PENpdGU+PEF1dGhvcj5aaGFuZzwvQXV0aG9yPjxZZWFyPjIwMTg8L1llYXI+PFJl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=
</w:fldData>
        </w:fldChar>
      </w:r>
      <w:r>
        <w:rPr>
          <w:rFonts w:ascii="Times New Roman" w:eastAsia="Times New Roman" w:hAnsi="Times New Roman" w:cs="Times New Roman"/>
          <w:color w:val="000000"/>
          <w:sz w:val="24"/>
          <w:szCs w:val="24"/>
        </w:rPr>
        <w:instrText xml:space="preserve"> ADDIN EN.CITE </w:instrText>
      </w:r>
      <w:r>
        <w:rPr>
          <w:rFonts w:ascii="Times New Roman" w:eastAsia="Times New Roman" w:hAnsi="Times New Roman" w:cs="Times New Roman"/>
          <w:color w:val="000000"/>
          <w:sz w:val="24"/>
          <w:szCs w:val="24"/>
        </w:rPr>
        <w:fldChar w:fldCharType="begin">
          <w:fldData xml:space="preserve">PEVuZE5vdGU+PENpdGU+PEF1dGhvcj5aaGFuZzwvQXV0aG9yPjxZZWFyPjIwMTg8L1llYXI+PFJl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=
</w:fldData>
        </w:fldChar>
      </w:r>
      <w:r>
        <w:rPr>
          <w:rFonts w:ascii="Times New Roman" w:eastAsia="Times New Roman" w:hAnsi="Times New Roman" w:cs="Times New Roman"/>
          <w:color w:val="000000"/>
          <w:sz w:val="24"/>
          <w:szCs w:val="24"/>
        </w:rPr>
        <w:instrText xml:space="preserve"> ADDIN EN.CITE.DATA </w:instrText>
      </w:r>
      <w:r>
        <w:rPr>
          <w:rFonts w:ascii="Times New Roman" w:eastAsia="Times New Roman" w:hAnsi="Times New Roman" w:cs="Times New Roman"/>
          <w:color w:val="000000"/>
          <w:sz w:val="24"/>
          <w:szCs w:val="24"/>
        </w:rPr>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noProof/>
          <w:color w:val="000000"/>
          <w:sz w:val="24"/>
          <w:szCs w:val="24"/>
        </w:rPr>
        <w:t>(Zhang et al., 2018; Zhou et al., 2018)</w:t>
      </w:r>
      <w:r>
        <w:rPr>
          <w:rFonts w:ascii="Times New Roman" w:eastAsia="Times New Roman" w:hAnsi="Times New Roman" w:cs="Times New Roman"/>
          <w:color w:val="000000"/>
          <w:sz w:val="24"/>
          <w:szCs w:val="24"/>
        </w:rPr>
        <w:fldChar w:fldCharType="end"/>
      </w:r>
      <w:r w:rsidRPr="005D040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The domestic origin of ducks and the general genetic basis of the difference between domestic duck and their closest wild relative are still worth</w:t>
      </w:r>
      <w:r w:rsidRPr="005D040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to</w:t>
      </w:r>
      <w:r w:rsidRPr="005D040D">
        <w:rPr>
          <w:rFonts w:ascii="Times New Roman" w:eastAsia="Times New Roman" w:hAnsi="Times New Roman" w:cs="Times New Roman"/>
          <w:color w:val="000000"/>
          <w:sz w:val="24"/>
          <w:szCs w:val="24"/>
        </w:rPr>
        <w:t xml:space="preserve"> pursue.</w:t>
      </w:r>
    </w:p>
    <w:p w14:paraId="77B397B7" w14:textId="77777777" w:rsidR="00436E20"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There are currently more than 140 wild duck species worldwide, and most species can hybridize with each other (</w:t>
      </w:r>
      <w:hyperlink w:anchor="_vx1227">
        <w:r w:rsidRPr="005D040D">
          <w:rPr>
            <w:rFonts w:ascii="Times New Roman" w:eastAsia="Times New Roman" w:hAnsi="Times New Roman" w:cs="Times New Roman"/>
            <w:color w:val="000000"/>
            <w:sz w:val="24"/>
            <w:szCs w:val="24"/>
          </w:rPr>
          <w:t>Lavretsky, McCracken, &amp; Peters, 2014</w:t>
        </w:r>
      </w:hyperlink>
      <w:r w:rsidRPr="005D040D">
        <w:rPr>
          <w:rFonts w:ascii="Times New Roman" w:eastAsia="Times New Roman" w:hAnsi="Times New Roman" w:cs="Times New Roman"/>
          <w:color w:val="000000"/>
          <w:sz w:val="24"/>
          <w:szCs w:val="24"/>
        </w:rPr>
        <w:t>). The phylogeographic of</w:t>
      </w:r>
      <w:r>
        <w:rPr>
          <w:rFonts w:ascii="Times New Roman" w:eastAsia="Times New Roman" w:hAnsi="Times New Roman" w:cs="Times New Roman"/>
          <w:color w:val="000000"/>
          <w:sz w:val="24"/>
          <w:szCs w:val="24"/>
        </w:rPr>
        <w:t xml:space="preserve"> a recent radiation in the Aves:Anas were inferred from genomic transect and </w:t>
      </w:r>
      <w:r w:rsidRPr="005D040D">
        <w:rPr>
          <w:rFonts w:ascii="Times New Roman" w:eastAsia="Times New Roman" w:hAnsi="Times New Roman" w:cs="Times New Roman"/>
          <w:color w:val="000000"/>
          <w:sz w:val="24"/>
          <w:szCs w:val="24"/>
        </w:rPr>
        <w:t xml:space="preserve">mallard duck diverged from its closest </w:t>
      </w:r>
      <w:r>
        <w:rPr>
          <w:rFonts w:ascii="Times New Roman" w:eastAsia="Times New Roman" w:hAnsi="Times New Roman" w:cs="Times New Roman"/>
          <w:color w:val="000000"/>
          <w:sz w:val="24"/>
          <w:szCs w:val="24"/>
        </w:rPr>
        <w:t>relative</w:t>
      </w:r>
      <w:r w:rsidRPr="005D040D">
        <w:rPr>
          <w:rFonts w:ascii="Times New Roman" w:eastAsia="Times New Roman" w:hAnsi="Times New Roman" w:cs="Times New Roman"/>
          <w:color w:val="000000"/>
          <w:sz w:val="24"/>
          <w:szCs w:val="24"/>
        </w:rPr>
        <w:t xml:space="preserve"> (spot-billed duck) recently was </w:t>
      </w:r>
      <w:r>
        <w:rPr>
          <w:rFonts w:ascii="Times New Roman" w:eastAsia="Times New Roman" w:hAnsi="Times New Roman" w:cs="Times New Roman"/>
          <w:color w:val="000000"/>
          <w:sz w:val="24"/>
          <w:szCs w:val="24"/>
        </w:rPr>
        <w:t xml:space="preserve">further </w:t>
      </w:r>
      <w:r w:rsidRPr="005D040D">
        <w:rPr>
          <w:rFonts w:ascii="Times New Roman" w:eastAsia="Times New Roman" w:hAnsi="Times New Roman" w:cs="Times New Roman"/>
          <w:color w:val="000000"/>
          <w:sz w:val="24"/>
          <w:szCs w:val="24"/>
        </w:rPr>
        <w:t>determined using the mtDNA control region and ODC-6 of nuclear DNA (</w:t>
      </w:r>
      <w:hyperlink w:anchor="_25b2l0r">
        <w:r w:rsidRPr="005D040D">
          <w:rPr>
            <w:rFonts w:ascii="Times New Roman" w:eastAsia="Times New Roman" w:hAnsi="Times New Roman" w:cs="Times New Roman"/>
            <w:color w:val="000000"/>
            <w:sz w:val="24"/>
            <w:szCs w:val="24"/>
          </w:rPr>
          <w:t>Zh</w:t>
        </w:r>
        <w:r w:rsidRPr="005D040D">
          <w:rPr>
            <w:rFonts w:ascii="Times New Roman" w:eastAsia="Times New Roman" w:hAnsi="Times New Roman" w:cs="Times New Roman"/>
            <w:color w:val="000000"/>
            <w:sz w:val="24"/>
            <w:szCs w:val="24"/>
          </w:rPr>
          <w:t>u</w:t>
        </w:r>
        <w:r w:rsidRPr="005D040D">
          <w:rPr>
            <w:rFonts w:ascii="Times New Roman" w:eastAsia="Times New Roman" w:hAnsi="Times New Roman" w:cs="Times New Roman"/>
            <w:color w:val="000000"/>
            <w:sz w:val="24"/>
            <w:szCs w:val="24"/>
          </w:rPr>
          <w:t>ravlev &amp; Kulikova, 2014</w:t>
        </w:r>
      </w:hyperlink>
      <w:r w:rsidRPr="005D040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Traditional views suggest that domestic ducks were originated from mallards</w:t>
      </w:r>
      <w:r w:rsidRPr="009F0E2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or the descendant of mallard duck </w:t>
      </w:r>
      <w:r w:rsidRPr="005D040D">
        <w:rPr>
          <w:rFonts w:ascii="Times New Roman" w:eastAsia="Times New Roman" w:hAnsi="Times New Roman" w:cs="Times New Roman"/>
          <w:color w:val="000000"/>
          <w:sz w:val="24"/>
          <w:szCs w:val="24"/>
        </w:rPr>
        <w:t>(</w:t>
      </w:r>
      <w:r w:rsidRPr="005D040D">
        <w:rPr>
          <w:rFonts w:ascii="Times New Roman" w:eastAsia="Times New Roman" w:hAnsi="Times New Roman" w:cs="Times New Roman"/>
          <w:i/>
          <w:color w:val="000000"/>
          <w:sz w:val="24"/>
          <w:szCs w:val="24"/>
        </w:rPr>
        <w:t>Anas platyrhynchos</w:t>
      </w:r>
      <w:r w:rsidRPr="002D76C4">
        <w:rPr>
          <w:rFonts w:ascii="Times New Roman" w:eastAsia="Times New Roman" w:hAnsi="Times New Roman" w:cs="Times New Roman" w:hint="eastAsia"/>
          <w:color w:val="000000"/>
          <w:sz w:val="24"/>
          <w:szCs w:val="24"/>
        </w:rPr>
        <w:t>,</w:t>
      </w:r>
      <w:r w:rsidRPr="002D76C4">
        <w:rPr>
          <w:rFonts w:ascii="Times New Roman" w:eastAsia="Times New Roman" w:hAnsi="Times New Roman" w:cs="Times New Roman"/>
          <w:color w:val="000000"/>
          <w:sz w:val="24"/>
          <w:szCs w:val="24"/>
        </w:rPr>
        <w:t xml:space="preserve"> for</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lastRenderedPageBreak/>
        <w:t>the sake of simplicity, we referred as mallard in this paper</w:t>
      </w:r>
      <w:r w:rsidRPr="005D040D">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and spot-billed duck </w:t>
      </w:r>
      <w:r w:rsidRPr="005D040D">
        <w:rPr>
          <w:rFonts w:ascii="Times New Roman" w:eastAsia="Times New Roman" w:hAnsi="Times New Roman" w:cs="Times New Roman"/>
          <w:color w:val="000000"/>
          <w:sz w:val="24"/>
          <w:szCs w:val="24"/>
        </w:rPr>
        <w:t>(</w:t>
      </w:r>
      <w:r w:rsidRPr="005D040D">
        <w:rPr>
          <w:rFonts w:ascii="Times New Roman" w:eastAsia="Times New Roman" w:hAnsi="Times New Roman" w:cs="Times New Roman"/>
          <w:i/>
          <w:color w:val="000000"/>
          <w:sz w:val="24"/>
          <w:szCs w:val="24"/>
        </w:rPr>
        <w:t>Anas zonorhyncha</w:t>
      </w:r>
      <w:r w:rsidRPr="002D76C4">
        <w:rPr>
          <w:rFonts w:ascii="Times New Roman" w:eastAsia="Times New Roman" w:hAnsi="Times New Roman" w:cs="Times New Roman"/>
          <w:color w:val="000000"/>
          <w:sz w:val="24"/>
          <w:szCs w:val="24"/>
        </w:rPr>
        <w:t>, refer as spot-billed</w:t>
      </w:r>
      <w:r w:rsidRPr="005D040D">
        <w:rPr>
          <w:rFonts w:ascii="Times New Roman" w:eastAsia="Times New Roman" w:hAnsi="Times New Roman" w:cs="Times New Roman"/>
          <w:color w:val="000000"/>
          <w:sz w:val="24"/>
          <w:szCs w:val="24"/>
        </w:rPr>
        <w:t>)(</w:t>
      </w:r>
      <w:hyperlink w:anchor="_3cqmetx">
        <w:r w:rsidRPr="005D040D">
          <w:rPr>
            <w:rFonts w:ascii="Times New Roman" w:eastAsia="Times New Roman" w:hAnsi="Times New Roman" w:cs="Times New Roman"/>
            <w:color w:val="000000"/>
            <w:sz w:val="24"/>
            <w:szCs w:val="24"/>
          </w:rPr>
          <w:t>Steve, 1992</w:t>
        </w:r>
      </w:hyperlink>
      <w:r w:rsidRPr="005D040D">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Those are mainly </w:t>
      </w:r>
      <w:r w:rsidRPr="005D040D">
        <w:rPr>
          <w:rFonts w:ascii="Times New Roman" w:eastAsia="Times New Roman" w:hAnsi="Times New Roman" w:cs="Times New Roman"/>
          <w:color w:val="000000"/>
          <w:sz w:val="24"/>
          <w:szCs w:val="24"/>
        </w:rPr>
        <w:t xml:space="preserve">based on </w:t>
      </w:r>
      <w:r>
        <w:rPr>
          <w:rFonts w:ascii="Times New Roman" w:eastAsia="Times New Roman" w:hAnsi="Times New Roman" w:cs="Times New Roman"/>
          <w:color w:val="000000"/>
          <w:sz w:val="24"/>
          <w:szCs w:val="24"/>
        </w:rPr>
        <w:t xml:space="preserve">their </w:t>
      </w:r>
      <w:r w:rsidRPr="005D040D">
        <w:rPr>
          <w:rFonts w:ascii="Times New Roman" w:eastAsia="Times New Roman" w:hAnsi="Times New Roman" w:cs="Times New Roman"/>
          <w:color w:val="000000"/>
          <w:sz w:val="24"/>
          <w:szCs w:val="24"/>
        </w:rPr>
        <w:t>similar outlooks, habits, and distributions</w:t>
      </w:r>
      <w:r>
        <w:rPr>
          <w:rFonts w:ascii="Times New Roman" w:eastAsia="Times New Roman" w:hAnsi="Times New Roman" w:cs="Times New Roman"/>
          <w:color w:val="000000"/>
          <w:sz w:val="24"/>
          <w:szCs w:val="24"/>
        </w:rPr>
        <w:t>. Moreover, there are</w:t>
      </w:r>
      <w:r w:rsidRPr="005D040D">
        <w:rPr>
          <w:rFonts w:ascii="Times New Roman" w:eastAsia="Times New Roman" w:hAnsi="Times New Roman" w:cs="Times New Roman"/>
          <w:color w:val="000000"/>
          <w:sz w:val="24"/>
          <w:szCs w:val="24"/>
        </w:rPr>
        <w:t xml:space="preserve"> broad phenotypic differences </w:t>
      </w:r>
      <w:r>
        <w:rPr>
          <w:rFonts w:ascii="Times New Roman" w:eastAsia="Times New Roman" w:hAnsi="Times New Roman" w:cs="Times New Roman"/>
          <w:color w:val="000000"/>
          <w:sz w:val="24"/>
          <w:szCs w:val="24"/>
        </w:rPr>
        <w:t>between domestic ducks and their</w:t>
      </w:r>
      <w:r w:rsidRPr="005D040D">
        <w:rPr>
          <w:rFonts w:ascii="Times New Roman" w:eastAsia="Times New Roman" w:hAnsi="Times New Roman" w:cs="Times New Roman"/>
          <w:color w:val="000000"/>
          <w:sz w:val="24"/>
          <w:szCs w:val="24"/>
        </w:rPr>
        <w:t xml:space="preserve"> wild </w:t>
      </w:r>
      <w:r>
        <w:rPr>
          <w:rFonts w:ascii="Times New Roman" w:eastAsia="Times New Roman" w:hAnsi="Times New Roman" w:cs="Times New Roman"/>
          <w:color w:val="000000"/>
          <w:sz w:val="24"/>
          <w:szCs w:val="24"/>
        </w:rPr>
        <w:t>relatives</w:t>
      </w:r>
      <w:r w:rsidRPr="005D040D">
        <w:rPr>
          <w:rFonts w:ascii="Times New Roman" w:eastAsia="Times New Roman" w:hAnsi="Times New Roman" w:cs="Times New Roman"/>
          <w:color w:val="000000"/>
          <w:sz w:val="24"/>
          <w:szCs w:val="24"/>
        </w:rPr>
        <w:t xml:space="preserve">, such as loss of flight and migration ability, reduced brain size, and increased body size and fertility. </w:t>
      </w:r>
      <w:r>
        <w:rPr>
          <w:rFonts w:ascii="Times New Roman" w:eastAsia="Times New Roman" w:hAnsi="Times New Roman" w:cs="Times New Roman"/>
          <w:color w:val="000000"/>
          <w:sz w:val="24"/>
          <w:szCs w:val="24"/>
        </w:rPr>
        <w:t>Although researches</w:t>
      </w:r>
      <w:r w:rsidRPr="00CE0056">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of steamer ducks on flightless and genetic association with selected traits on domestic ducks have been performed </w:t>
      </w:r>
      <w:r>
        <w:rPr>
          <w:rFonts w:ascii="Times New Roman" w:eastAsia="Times New Roman" w:hAnsi="Times New Roman" w:cs="Times New Roman"/>
          <w:color w:val="000000"/>
          <w:sz w:val="24"/>
          <w:szCs w:val="24"/>
        </w:rPr>
        <w:fldChar w:fldCharType="begin">
          <w:fldData xml:space="preserve">PEVuZE5vdGU+PENpdGU+PEF1dGhvcj5aaGFuZzwvQXV0aG9yPjxZZWFyPjIwMTg8L1llYXI+PFJl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=
</w:fldData>
        </w:fldChar>
      </w:r>
      <w:r>
        <w:rPr>
          <w:rFonts w:ascii="Times New Roman" w:eastAsia="Times New Roman" w:hAnsi="Times New Roman" w:cs="Times New Roman"/>
          <w:color w:val="000000"/>
          <w:sz w:val="24"/>
          <w:szCs w:val="24"/>
        </w:rPr>
        <w:instrText xml:space="preserve"> ADDIN EN.CITE </w:instrText>
      </w:r>
      <w:r>
        <w:rPr>
          <w:rFonts w:ascii="Times New Roman" w:eastAsia="Times New Roman" w:hAnsi="Times New Roman" w:cs="Times New Roman"/>
          <w:color w:val="000000"/>
          <w:sz w:val="24"/>
          <w:szCs w:val="24"/>
        </w:rPr>
        <w:fldChar w:fldCharType="begin">
          <w:fldData xml:space="preserve">PEVuZE5vdGU+PENpdGU+PEF1dGhvcj5aaGFuZzwvQXV0aG9yPjxZZWFyPjIwMTg8L1llYXI+PFJl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=
</w:fldData>
        </w:fldChar>
      </w:r>
      <w:r>
        <w:rPr>
          <w:rFonts w:ascii="Times New Roman" w:eastAsia="Times New Roman" w:hAnsi="Times New Roman" w:cs="Times New Roman"/>
          <w:color w:val="000000"/>
          <w:sz w:val="24"/>
          <w:szCs w:val="24"/>
        </w:rPr>
        <w:instrText xml:space="preserve"> ADDIN EN.CITE.DATA </w:instrText>
      </w:r>
      <w:r>
        <w:rPr>
          <w:rFonts w:ascii="Times New Roman" w:eastAsia="Times New Roman" w:hAnsi="Times New Roman" w:cs="Times New Roman"/>
          <w:color w:val="000000"/>
          <w:sz w:val="24"/>
          <w:szCs w:val="24"/>
        </w:rPr>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noProof/>
          <w:color w:val="000000"/>
          <w:sz w:val="24"/>
          <w:szCs w:val="24"/>
        </w:rPr>
        <w:t>(Zhang et al., 2018; Zhou et al., 2018)</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They revealed diverse mechanisms from others and It indicating a historical context would be important in understanding functional changes and its ecology factors </w:t>
      </w:r>
      <w:r>
        <w:rPr>
          <w:rFonts w:ascii="Times New Roman" w:eastAsia="Times New Roman" w:hAnsi="Times New Roman" w:cs="Times New Roman"/>
          <w:color w:val="000000"/>
          <w:sz w:val="24"/>
          <w:szCs w:val="24"/>
        </w:rPr>
        <w:fldChar w:fldCharType="begin">
          <w:fldData xml:space="preserve">PEVuZE5vdGU+PENpdGU+PEF1dGhvcj5DYW1wYWduYTwvQXV0aG9yPjxZZWFyPjIwMTk8L1llYXI+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</w:fldData>
        </w:fldChar>
      </w:r>
      <w:r>
        <w:rPr>
          <w:rFonts w:ascii="Times New Roman" w:eastAsia="Times New Roman" w:hAnsi="Times New Roman" w:cs="Times New Roman"/>
          <w:color w:val="000000"/>
          <w:sz w:val="24"/>
          <w:szCs w:val="24"/>
        </w:rPr>
        <w:instrText xml:space="preserve"> ADDIN EN.CITE </w:instrText>
      </w:r>
      <w:r>
        <w:rPr>
          <w:rFonts w:ascii="Times New Roman" w:eastAsia="Times New Roman" w:hAnsi="Times New Roman" w:cs="Times New Roman"/>
          <w:color w:val="000000"/>
          <w:sz w:val="24"/>
          <w:szCs w:val="24"/>
        </w:rPr>
        <w:fldChar w:fldCharType="begin">
          <w:fldData xml:space="preserve">PEVuZE5vdGU+PENpdGU+PEF1dGhvcj5DYW1wYWduYTwvQXV0aG9yPjxZZWFyPjIwMTk8L1llYXI+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</w:fldData>
        </w:fldChar>
      </w:r>
      <w:r>
        <w:rPr>
          <w:rFonts w:ascii="Times New Roman" w:eastAsia="Times New Roman" w:hAnsi="Times New Roman" w:cs="Times New Roman"/>
          <w:color w:val="000000"/>
          <w:sz w:val="24"/>
          <w:szCs w:val="24"/>
        </w:rPr>
        <w:instrText xml:space="preserve"> ADDIN EN.CITE.DATA </w:instrText>
      </w:r>
      <w:r>
        <w:rPr>
          <w:rFonts w:ascii="Times New Roman" w:eastAsia="Times New Roman" w:hAnsi="Times New Roman" w:cs="Times New Roman"/>
          <w:color w:val="000000"/>
          <w:sz w:val="24"/>
          <w:szCs w:val="24"/>
        </w:rPr>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noProof/>
          <w:color w:val="000000"/>
          <w:sz w:val="24"/>
          <w:szCs w:val="24"/>
        </w:rPr>
        <w:t>(Burga et al., 2017; Campagna, McCracken, &amp; Lovette, 2019)</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However, the demographic inference suffered from lacking of solid history information, too many possibilities, complex history and no robust mutation rates. The historical relationships of ducks, like many other domestic animals, are still unclear </w:t>
      </w:r>
      <w:r w:rsidRPr="005D040D">
        <w:rPr>
          <w:rFonts w:ascii="Times New Roman" w:eastAsia="Times New Roman" w:hAnsi="Times New Roman" w:cs="Times New Roman"/>
          <w:color w:val="000000"/>
          <w:sz w:val="24"/>
          <w:szCs w:val="24"/>
        </w:rPr>
        <w:t>(</w:t>
      </w:r>
      <w:hyperlink w:anchor="_26in1rg">
        <w:r w:rsidRPr="005D040D">
          <w:rPr>
            <w:rFonts w:ascii="Times New Roman" w:eastAsia="Times New Roman" w:hAnsi="Times New Roman" w:cs="Times New Roman"/>
            <w:color w:val="000000"/>
            <w:sz w:val="24"/>
            <w:szCs w:val="24"/>
          </w:rPr>
          <w:t>Albarella, 2005</w:t>
        </w:r>
      </w:hyperlink>
      <w:r w:rsidRPr="005D040D">
        <w:rPr>
          <w:rFonts w:ascii="Times New Roman" w:eastAsia="Times New Roman" w:hAnsi="Times New Roman" w:cs="Times New Roman"/>
          <w:color w:val="000000"/>
          <w:sz w:val="24"/>
          <w:szCs w:val="24"/>
        </w:rPr>
        <w:t xml:space="preserve">; </w:t>
      </w:r>
      <w:hyperlink w:anchor="_41mghml">
        <w:r w:rsidRPr="005D040D">
          <w:rPr>
            <w:rFonts w:ascii="Times New Roman" w:eastAsia="Times New Roman" w:hAnsi="Times New Roman" w:cs="Times New Roman"/>
            <w:color w:val="000000"/>
            <w:sz w:val="24"/>
            <w:szCs w:val="24"/>
          </w:rPr>
          <w:t>La</w:t>
        </w:r>
        <w:r w:rsidRPr="005D040D">
          <w:rPr>
            <w:rFonts w:ascii="Times New Roman" w:eastAsia="Times New Roman" w:hAnsi="Times New Roman" w:cs="Times New Roman"/>
            <w:color w:val="000000"/>
            <w:sz w:val="24"/>
            <w:szCs w:val="24"/>
          </w:rPr>
          <w:t>r</w:t>
        </w:r>
        <w:r w:rsidRPr="005D040D">
          <w:rPr>
            <w:rFonts w:ascii="Times New Roman" w:eastAsia="Times New Roman" w:hAnsi="Times New Roman" w:cs="Times New Roman"/>
            <w:color w:val="000000"/>
            <w:sz w:val="24"/>
            <w:szCs w:val="24"/>
          </w:rPr>
          <w:t>son &amp; Fuller, 2014</w:t>
        </w:r>
      </w:hyperlink>
      <w:r w:rsidRPr="005D040D">
        <w:rPr>
          <w:rFonts w:ascii="Times New Roman" w:eastAsia="Times New Roman" w:hAnsi="Times New Roman" w:cs="Times New Roman"/>
          <w:color w:val="000000"/>
          <w:sz w:val="24"/>
          <w:szCs w:val="24"/>
        </w:rPr>
        <w:t xml:space="preserve">; </w:t>
      </w:r>
      <w:hyperlink w:anchor="_2u6wntf">
        <w:r w:rsidRPr="005D040D">
          <w:rPr>
            <w:rFonts w:ascii="Times New Roman" w:eastAsia="Times New Roman" w:hAnsi="Times New Roman" w:cs="Times New Roman"/>
            <w:color w:val="000000"/>
            <w:sz w:val="24"/>
            <w:szCs w:val="24"/>
          </w:rPr>
          <w:t>Madge &amp; Burn, 1988</w:t>
        </w:r>
      </w:hyperlink>
      <w:r w:rsidRPr="005D040D">
        <w:rPr>
          <w:rFonts w:ascii="Times New Roman" w:eastAsia="Times New Roman" w:hAnsi="Times New Roman" w:cs="Times New Roman"/>
          <w:color w:val="000000"/>
          <w:sz w:val="24"/>
          <w:szCs w:val="24"/>
        </w:rPr>
        <w:t xml:space="preserve">; </w:t>
      </w:r>
      <w:hyperlink w:anchor="_111kx3o">
        <w:r w:rsidRPr="005D040D">
          <w:rPr>
            <w:rFonts w:ascii="Times New Roman" w:eastAsia="Times New Roman" w:hAnsi="Times New Roman" w:cs="Times New Roman"/>
            <w:color w:val="000000"/>
            <w:sz w:val="24"/>
            <w:szCs w:val="24"/>
          </w:rPr>
          <w:t>Rich</w:t>
        </w:r>
        <w:r w:rsidRPr="005D040D">
          <w:rPr>
            <w:rFonts w:ascii="Times New Roman" w:eastAsia="Times New Roman" w:hAnsi="Times New Roman" w:cs="Times New Roman"/>
            <w:color w:val="000000"/>
            <w:sz w:val="24"/>
            <w:szCs w:val="24"/>
          </w:rPr>
          <w:t>a</w:t>
        </w:r>
        <w:r w:rsidRPr="005D040D">
          <w:rPr>
            <w:rFonts w:ascii="Times New Roman" w:eastAsia="Times New Roman" w:hAnsi="Times New Roman" w:cs="Times New Roman"/>
            <w:color w:val="000000"/>
            <w:sz w:val="24"/>
            <w:szCs w:val="24"/>
          </w:rPr>
          <w:t>rds, 2017</w:t>
        </w:r>
      </w:hyperlink>
      <w:r w:rsidRPr="005D040D">
        <w:rPr>
          <w:rFonts w:ascii="Times New Roman" w:eastAsia="Times New Roman" w:hAnsi="Times New Roman" w:cs="Times New Roman"/>
          <w:color w:val="000000"/>
          <w:sz w:val="24"/>
          <w:szCs w:val="24"/>
        </w:rPr>
        <w:t xml:space="preserve">; </w:t>
      </w:r>
      <w:hyperlink w:anchor="_sqyw64">
        <w:r w:rsidRPr="005D040D">
          <w:rPr>
            <w:rFonts w:ascii="Times New Roman" w:eastAsia="Times New Roman" w:hAnsi="Times New Roman" w:cs="Times New Roman"/>
            <w:color w:val="000000"/>
            <w:sz w:val="24"/>
            <w:szCs w:val="24"/>
          </w:rPr>
          <w:t>St</w:t>
        </w:r>
        <w:r w:rsidRPr="005D040D">
          <w:rPr>
            <w:rFonts w:ascii="Times New Roman" w:eastAsia="Times New Roman" w:hAnsi="Times New Roman" w:cs="Times New Roman"/>
            <w:color w:val="000000"/>
            <w:sz w:val="24"/>
            <w:szCs w:val="24"/>
          </w:rPr>
          <w:t>e</w:t>
        </w:r>
        <w:r w:rsidRPr="005D040D">
          <w:rPr>
            <w:rFonts w:ascii="Times New Roman" w:eastAsia="Times New Roman" w:hAnsi="Times New Roman" w:cs="Times New Roman"/>
            <w:color w:val="000000"/>
            <w:sz w:val="24"/>
            <w:szCs w:val="24"/>
          </w:rPr>
          <w:t>rn, 2000</w:t>
        </w:r>
      </w:hyperlink>
      <w:r w:rsidRPr="005D040D">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p>
    <w:p w14:paraId="3FD0498E" w14:textId="77777777" w:rsidR="00436E20"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Despite, lots of</w:t>
      </w:r>
      <w:r w:rsidRPr="005D040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efforts have committed and</w:t>
      </w:r>
      <w:r w:rsidRPr="005D040D">
        <w:rPr>
          <w:rFonts w:ascii="Times New Roman" w:eastAsia="Times New Roman" w:hAnsi="Times New Roman" w:cs="Times New Roman"/>
          <w:color w:val="000000"/>
          <w:sz w:val="24"/>
          <w:szCs w:val="24"/>
        </w:rPr>
        <w:t xml:space="preserve"> traditional domestication hypothes</w:t>
      </w:r>
      <w:r>
        <w:rPr>
          <w:rFonts w:ascii="Times New Roman" w:eastAsia="Times New Roman" w:hAnsi="Times New Roman" w:cs="Times New Roman"/>
          <w:color w:val="000000"/>
          <w:sz w:val="24"/>
          <w:szCs w:val="24"/>
        </w:rPr>
        <w:t>es have been found</w:t>
      </w:r>
      <w:r w:rsidRPr="005D040D">
        <w:rPr>
          <w:rFonts w:ascii="Times New Roman" w:eastAsia="Times New Roman" w:hAnsi="Times New Roman" w:cs="Times New Roman"/>
          <w:color w:val="000000"/>
          <w:sz w:val="24"/>
          <w:szCs w:val="24"/>
        </w:rPr>
        <w:t xml:space="preserve"> incompatible with genetic data</w:t>
      </w:r>
      <w:r>
        <w:rPr>
          <w:rFonts w:ascii="Times New Roman" w:eastAsia="Times New Roman" w:hAnsi="Times New Roman" w:cs="Times New Roman"/>
          <w:color w:val="000000"/>
          <w:sz w:val="24"/>
          <w:szCs w:val="24"/>
        </w:rPr>
        <w:t>, and the direct ancestors of domesticated animals are still unclear</w:t>
      </w:r>
      <w:r w:rsidRPr="005D040D">
        <w:rPr>
          <w:rFonts w:ascii="Times New Roman" w:eastAsia="Times New Roman" w:hAnsi="Times New Roman" w:cs="Times New Roman"/>
          <w:color w:val="000000"/>
          <w:sz w:val="24"/>
          <w:szCs w:val="24"/>
        </w:rPr>
        <w:t xml:space="preserve"> (</w:t>
      </w:r>
      <w:hyperlink w:anchor="_qsh70q">
        <w:r w:rsidRPr="005D040D">
          <w:rPr>
            <w:rFonts w:ascii="Times New Roman" w:eastAsia="Times New Roman" w:hAnsi="Times New Roman" w:cs="Times New Roman"/>
            <w:color w:val="000000"/>
            <w:sz w:val="24"/>
            <w:szCs w:val="24"/>
          </w:rPr>
          <w:t>Frantz et al., 2015</w:t>
        </w:r>
      </w:hyperlink>
      <w:r w:rsidRPr="005D040D">
        <w:rPr>
          <w:rFonts w:ascii="Times New Roman" w:eastAsia="Times New Roman" w:hAnsi="Times New Roman" w:cs="Times New Roman"/>
          <w:color w:val="000000"/>
          <w:sz w:val="24"/>
          <w:szCs w:val="24"/>
        </w:rPr>
        <w:t xml:space="preserve">; </w:t>
      </w:r>
      <w:hyperlink w:anchor="_3as4poj">
        <w:r w:rsidRPr="005D040D">
          <w:rPr>
            <w:rFonts w:ascii="Times New Roman" w:eastAsia="Times New Roman" w:hAnsi="Times New Roman" w:cs="Times New Roman"/>
            <w:color w:val="000000"/>
            <w:sz w:val="24"/>
            <w:szCs w:val="24"/>
          </w:rPr>
          <w:t>Freedman et al., 2014</w:t>
        </w:r>
      </w:hyperlink>
      <w:r w:rsidRPr="005D040D">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Nevertheless, some genetic analyses were</w:t>
      </w:r>
      <w:r w:rsidRPr="004C0C0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still conducted under the pre-assumption of some untested recoding and questionable hypothesis </w:t>
      </w:r>
      <w:r>
        <w:rPr>
          <w:rFonts w:ascii="Times New Roman" w:eastAsia="Times New Roman" w:hAnsi="Times New Roman" w:cs="Times New Roman"/>
          <w:color w:val="000000"/>
          <w:sz w:val="24"/>
          <w:szCs w:val="24"/>
        </w:rPr>
        <w:fldChar w:fldCharType="begin">
          <w:fldData xml:space="preserve">PEVuZE5vdGU+PENpdGU+PEF1dGhvcj5JcnZpbmctUGVhc2U8L0F1dGhvcj48WWVhcj4yMDE4PC9Z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</w:fldData>
        </w:fldChar>
      </w:r>
      <w:r>
        <w:rPr>
          <w:rFonts w:ascii="Times New Roman" w:eastAsia="Times New Roman" w:hAnsi="Times New Roman" w:cs="Times New Roman"/>
          <w:color w:val="000000"/>
          <w:sz w:val="24"/>
          <w:szCs w:val="24"/>
        </w:rPr>
        <w:instrText xml:space="preserve"> ADDIN EN.CITE </w:instrText>
      </w:r>
      <w:r>
        <w:rPr>
          <w:rFonts w:ascii="Times New Roman" w:eastAsia="Times New Roman" w:hAnsi="Times New Roman" w:cs="Times New Roman"/>
          <w:color w:val="000000"/>
          <w:sz w:val="24"/>
          <w:szCs w:val="24"/>
        </w:rPr>
        <w:fldChar w:fldCharType="begin">
          <w:fldData xml:space="preserve">PEVuZE5vdGU+PENpdGU+PEF1dGhvcj5JcnZpbmctUGVhc2U8L0F1dGhvcj48WWVhcj4yMDE4PC9Z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</w:fldData>
        </w:fldChar>
      </w:r>
      <w:r>
        <w:rPr>
          <w:rFonts w:ascii="Times New Roman" w:eastAsia="Times New Roman" w:hAnsi="Times New Roman" w:cs="Times New Roman"/>
          <w:color w:val="000000"/>
          <w:sz w:val="24"/>
          <w:szCs w:val="24"/>
        </w:rPr>
        <w:instrText xml:space="preserve"> ADDIN EN.CITE.DATA </w:instrText>
      </w:r>
      <w:r>
        <w:rPr>
          <w:rFonts w:ascii="Times New Roman" w:eastAsia="Times New Roman" w:hAnsi="Times New Roman" w:cs="Times New Roman"/>
          <w:color w:val="000000"/>
          <w:sz w:val="24"/>
          <w:szCs w:val="24"/>
        </w:rPr>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noProof/>
          <w:color w:val="000000"/>
          <w:sz w:val="24"/>
          <w:szCs w:val="24"/>
        </w:rPr>
        <w:t>(Irving-Pease, Frantz, Sykes, Callou, &amp; Larson, 2018)</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w:t>
      </w:r>
    </w:p>
    <w:p w14:paraId="34A2B304"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this research, we surprised found excellent case of ducks to understand the domestication process. Because the central issue on the time of domestic lineage origin </w:t>
      </w:r>
      <w:r>
        <w:rPr>
          <w:rFonts w:ascii="Times New Roman" w:eastAsia="Times New Roman" w:hAnsi="Times New Roman" w:cs="Times New Roman"/>
          <w:color w:val="000000"/>
          <w:sz w:val="24"/>
          <w:szCs w:val="24"/>
        </w:rPr>
        <w:lastRenderedPageBreak/>
        <w:t xml:space="preserve">could be derivation through the splitting orders of domestic ducks, mallards and spot-billed thus alleviated the dependence on exactly divergence time. As the provocative of our results that the domestic lineage may diverged from ancestor </w:t>
      </w:r>
      <w:proofErr w:type="gramStart"/>
      <w:r>
        <w:rPr>
          <w:rFonts w:ascii="Times New Roman" w:eastAsia="Times New Roman" w:hAnsi="Times New Roman" w:cs="Times New Roman"/>
          <w:color w:val="000000"/>
          <w:sz w:val="24"/>
          <w:szCs w:val="24"/>
        </w:rPr>
        <w:t>of  mallard</w:t>
      </w:r>
      <w:proofErr w:type="gramEnd"/>
      <w:r>
        <w:rPr>
          <w:rFonts w:ascii="Times New Roman" w:eastAsia="Times New Roman" w:hAnsi="Times New Roman" w:cs="Times New Roman"/>
          <w:color w:val="000000"/>
          <w:sz w:val="24"/>
          <w:szCs w:val="24"/>
        </w:rPr>
        <w:t xml:space="preserve"> and spot-billed duck prior to the two wild ducks’ splitting, which put forward a time depth longer than human civilization’s origins. Multiple methods were used to bolster our finding that are from solid and basic principles, different aspect of data. We will demonstrate that how those results conducted from different approaches were logically matched with each other. In the end, we characterized the genomic divergence of mallard and spot-billed and the introgression effects to illustrate very </w:t>
      </w:r>
      <w:r w:rsidRPr="005D040D">
        <w:rPr>
          <w:rFonts w:ascii="Times New Roman" w:eastAsia="Times New Roman" w:hAnsi="Times New Roman" w:cs="Times New Roman"/>
          <w:color w:val="000000"/>
          <w:sz w:val="24"/>
          <w:szCs w:val="24"/>
        </w:rPr>
        <w:t>recent divergence time between the two wild ducks</w:t>
      </w:r>
      <w:r>
        <w:rPr>
          <w:rFonts w:ascii="Times New Roman" w:eastAsia="Times New Roman" w:hAnsi="Times New Roman" w:cs="Times New Roman"/>
          <w:color w:val="000000"/>
          <w:sz w:val="24"/>
          <w:szCs w:val="24"/>
        </w:rPr>
        <w:t xml:space="preserve">. </w:t>
      </w:r>
    </w:p>
    <w:p w14:paraId="60BA5F8B"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bookmarkStart w:id="2" w:name="_30j0zll" w:colFirst="0" w:colLast="0"/>
      <w:bookmarkEnd w:id="2"/>
      <w:r w:rsidRPr="005D040D">
        <w:rPr>
          <w:rFonts w:ascii="Times New Roman" w:eastAsia="Times New Roman" w:hAnsi="Times New Roman" w:cs="Times New Roman"/>
          <w:b/>
          <w:color w:val="000000"/>
          <w:sz w:val="24"/>
          <w:szCs w:val="24"/>
        </w:rPr>
        <w:t>MATERIALS AND METHODS</w:t>
      </w:r>
    </w:p>
    <w:p w14:paraId="68F02F16" w14:textId="77777777" w:rsidR="00436E20" w:rsidRPr="0040628F" w:rsidRDefault="00436E20" w:rsidP="00436E20">
      <w:pPr>
        <w:widowControl w:val="0"/>
        <w:pBdr>
          <w:top w:val="nil"/>
          <w:left w:val="nil"/>
          <w:bottom w:val="nil"/>
          <w:right w:val="nil"/>
          <w:between w:val="nil"/>
        </w:pBdr>
        <w:spacing w:line="480" w:lineRule="auto"/>
        <w:rPr>
          <w:rFonts w:ascii="Times New Roman" w:hAnsi="Times New Roman" w:cs="Times New Roman"/>
          <w:b/>
          <w:color w:val="000000"/>
          <w:sz w:val="24"/>
          <w:szCs w:val="24"/>
          <w:lang w:eastAsia="zh-CN"/>
        </w:rPr>
      </w:pPr>
      <w:r w:rsidRPr="0040628F">
        <w:rPr>
          <w:rFonts w:ascii="Times New Roman" w:hAnsi="Times New Roman" w:cs="Times New Roman" w:hint="eastAsia"/>
          <w:b/>
          <w:color w:val="000000"/>
          <w:sz w:val="24"/>
          <w:szCs w:val="24"/>
          <w:lang w:eastAsia="zh-CN"/>
        </w:rPr>
        <w:t>S</w:t>
      </w:r>
      <w:r w:rsidRPr="0040628F">
        <w:rPr>
          <w:rFonts w:ascii="Times New Roman" w:hAnsi="Times New Roman" w:cs="Times New Roman"/>
          <w:b/>
          <w:color w:val="000000"/>
          <w:sz w:val="24"/>
          <w:szCs w:val="24"/>
          <w:lang w:eastAsia="zh-CN"/>
        </w:rPr>
        <w:t>ample collection</w:t>
      </w:r>
    </w:p>
    <w:p w14:paraId="614B45CB" w14:textId="77777777" w:rsidR="00436E20" w:rsidRPr="005D4971" w:rsidRDefault="00436E20" w:rsidP="00436E20">
      <w:pPr>
        <w:widowControl w:val="0"/>
        <w:pBdr>
          <w:top w:val="nil"/>
          <w:left w:val="nil"/>
          <w:bottom w:val="nil"/>
          <w:right w:val="nil"/>
          <w:between w:val="nil"/>
        </w:pBdr>
        <w:spacing w:line="480" w:lineRule="auto"/>
        <w:rPr>
          <w:rFonts w:ascii="Times New Roman" w:hAnsi="Times New Roman" w:cs="Times New Roman" w:hint="eastAsia"/>
          <w:bCs/>
          <w:color w:val="000000"/>
          <w:sz w:val="24"/>
          <w:szCs w:val="24"/>
          <w:lang w:eastAsia="zh-CN"/>
        </w:rPr>
      </w:pPr>
      <w:r w:rsidRPr="005D4971">
        <w:rPr>
          <w:rFonts w:ascii="Times New Roman" w:hAnsi="Times New Roman" w:cs="Times New Roman"/>
          <w:bCs/>
          <w:color w:val="000000"/>
          <w:sz w:val="24"/>
          <w:szCs w:val="24"/>
          <w:lang w:eastAsia="zh-CN"/>
        </w:rPr>
        <w:t>A total of 15 mallard, 14 spot</w:t>
      </w:r>
      <w:r>
        <w:rPr>
          <w:rFonts w:ascii="Times New Roman" w:hAnsi="Times New Roman" w:cs="Times New Roman"/>
          <w:bCs/>
          <w:color w:val="000000"/>
          <w:sz w:val="24"/>
          <w:szCs w:val="24"/>
          <w:lang w:eastAsia="zh-CN"/>
        </w:rPr>
        <w:t>-</w:t>
      </w:r>
      <w:r w:rsidRPr="005D4971">
        <w:rPr>
          <w:rFonts w:ascii="Times New Roman" w:hAnsi="Times New Roman" w:cs="Times New Roman"/>
          <w:bCs/>
          <w:color w:val="000000"/>
          <w:sz w:val="24"/>
          <w:szCs w:val="24"/>
          <w:lang w:eastAsia="zh-CN"/>
        </w:rPr>
        <w:t>billed and 8 other species wild ducks</w:t>
      </w:r>
      <w:r w:rsidRPr="0040628F">
        <w:rPr>
          <w:rFonts w:ascii="Times New Roman" w:hAnsi="Times New Roman" w:cs="Times New Roman"/>
          <w:bCs/>
          <w:color w:val="000000"/>
          <w:sz w:val="24"/>
          <w:szCs w:val="24"/>
          <w:lang w:eastAsia="zh-CN"/>
        </w:rPr>
        <w:t xml:space="preserve"> (</w:t>
      </w:r>
      <w:r w:rsidRPr="00E57397">
        <w:rPr>
          <w:rFonts w:ascii="Times New Roman" w:eastAsia="Times New Roman" w:hAnsi="Times New Roman" w:cs="Times New Roman"/>
          <w:bCs/>
          <w:color w:val="000000"/>
          <w:sz w:val="24"/>
          <w:szCs w:val="24"/>
        </w:rPr>
        <w:t>with hunting permission granted by the local government</w:t>
      </w:r>
      <w:r>
        <w:rPr>
          <w:rFonts w:ascii="Times New Roman" w:eastAsia="Times New Roman" w:hAnsi="Times New Roman" w:cs="Times New Roman"/>
          <w:bCs/>
          <w:color w:val="000000"/>
          <w:sz w:val="24"/>
          <w:szCs w:val="24"/>
        </w:rPr>
        <w:t xml:space="preserve">,) </w:t>
      </w:r>
      <w:r w:rsidRPr="005D4971">
        <w:rPr>
          <w:rFonts w:ascii="Times New Roman" w:hAnsi="Times New Roman" w:cs="Times New Roman"/>
          <w:bCs/>
          <w:color w:val="000000"/>
          <w:sz w:val="24"/>
          <w:szCs w:val="24"/>
          <w:lang w:eastAsia="zh-CN"/>
        </w:rPr>
        <w:t xml:space="preserve">together with 114 domestic ducks were analysed in this study. Details in the geographical distribution of samples collected and sequenced can be found in Fig. S1; Table S1 and can be summarized as follows: 9  mallard ducks </w:t>
      </w:r>
      <w:r w:rsidRPr="00440F72">
        <w:rPr>
          <w:rFonts w:ascii="Times New Roman" w:hAnsi="Times New Roman" w:cs="Times New Roman"/>
          <w:bCs/>
          <w:color w:val="000000"/>
          <w:sz w:val="24"/>
          <w:szCs w:val="24"/>
          <w:lang w:eastAsia="zh-CN"/>
        </w:rPr>
        <w:t>(9/15)</w:t>
      </w:r>
      <w:r>
        <w:rPr>
          <w:rFonts w:ascii="Times New Roman" w:hAnsi="Times New Roman" w:cs="Times New Roman"/>
          <w:bCs/>
          <w:color w:val="000000"/>
          <w:sz w:val="24"/>
          <w:szCs w:val="24"/>
          <w:lang w:eastAsia="zh-CN"/>
        </w:rPr>
        <w:t xml:space="preserve"> </w:t>
      </w:r>
      <w:r w:rsidRPr="0040628F">
        <w:rPr>
          <w:rFonts w:ascii="Times New Roman" w:hAnsi="Times New Roman" w:cs="Times New Roman"/>
          <w:bCs/>
          <w:color w:val="000000"/>
          <w:sz w:val="24"/>
          <w:szCs w:val="24"/>
          <w:lang w:eastAsia="zh-CN"/>
        </w:rPr>
        <w:t xml:space="preserve">and </w:t>
      </w:r>
      <w:r w:rsidRPr="004106FB">
        <w:rPr>
          <w:rFonts w:ascii="Times New Roman" w:hAnsi="Times New Roman" w:cs="Times New Roman"/>
          <w:bCs/>
          <w:color w:val="000000"/>
          <w:sz w:val="24"/>
          <w:szCs w:val="24"/>
          <w:lang w:eastAsia="zh-CN"/>
        </w:rPr>
        <w:t>8 spot</w:t>
      </w:r>
      <w:r>
        <w:rPr>
          <w:rFonts w:ascii="Times New Roman" w:hAnsi="Times New Roman" w:cs="Times New Roman"/>
          <w:bCs/>
          <w:color w:val="000000"/>
          <w:sz w:val="24"/>
          <w:szCs w:val="24"/>
          <w:lang w:eastAsia="zh-CN"/>
        </w:rPr>
        <w:t>-</w:t>
      </w:r>
      <w:r w:rsidRPr="004106FB">
        <w:rPr>
          <w:rFonts w:ascii="Times New Roman" w:hAnsi="Times New Roman" w:cs="Times New Roman"/>
          <w:bCs/>
          <w:color w:val="000000"/>
          <w:sz w:val="24"/>
          <w:szCs w:val="24"/>
          <w:lang w:eastAsia="zh-CN"/>
        </w:rPr>
        <w:t xml:space="preserve">billed </w:t>
      </w:r>
      <w:r>
        <w:rPr>
          <w:rFonts w:ascii="Times New Roman" w:hAnsi="Times New Roman" w:cs="Times New Roman"/>
          <w:bCs/>
          <w:color w:val="000000"/>
          <w:sz w:val="24"/>
          <w:szCs w:val="24"/>
          <w:lang w:eastAsia="zh-CN"/>
        </w:rPr>
        <w:t xml:space="preserve">(8/14) </w:t>
      </w:r>
      <w:r w:rsidRPr="004106FB">
        <w:rPr>
          <w:rFonts w:ascii="Times New Roman" w:hAnsi="Times New Roman" w:cs="Times New Roman"/>
          <w:bCs/>
          <w:color w:val="000000"/>
          <w:sz w:val="24"/>
          <w:szCs w:val="24"/>
          <w:lang w:eastAsia="zh-CN"/>
        </w:rPr>
        <w:t>from Fenghua, Zhejiang province</w:t>
      </w:r>
      <w:r w:rsidRPr="0040628F">
        <w:rPr>
          <w:rFonts w:ascii="Times New Roman" w:hAnsi="Times New Roman" w:cs="Times New Roman"/>
          <w:bCs/>
          <w:color w:val="000000"/>
          <w:sz w:val="24"/>
          <w:szCs w:val="24"/>
          <w:lang w:eastAsia="zh-CN"/>
        </w:rPr>
        <w:t xml:space="preserve"> (121</w:t>
      </w:r>
      <w:r w:rsidRPr="0040628F">
        <w:rPr>
          <w:rFonts w:ascii="Times New Roman" w:hAnsi="Times New Roman" w:cs="Times New Roman" w:hint="eastAsia"/>
          <w:bCs/>
          <w:color w:val="000000"/>
          <w:sz w:val="24"/>
          <w:szCs w:val="24"/>
          <w:lang w:eastAsia="zh-CN"/>
        </w:rPr>
        <w:t>°</w:t>
      </w:r>
      <w:r w:rsidRPr="0040628F">
        <w:rPr>
          <w:rFonts w:ascii="Times New Roman" w:hAnsi="Times New Roman" w:cs="Times New Roman" w:hint="eastAsia"/>
          <w:bCs/>
          <w:color w:val="000000"/>
          <w:sz w:val="24"/>
          <w:szCs w:val="24"/>
          <w:lang w:eastAsia="zh-CN"/>
        </w:rPr>
        <w:t>39</w:t>
      </w:r>
      <w:r w:rsidRPr="0040628F">
        <w:rPr>
          <w:rFonts w:ascii="Times New Roman" w:hAnsi="Times New Roman" w:cs="Times New Roman" w:hint="eastAsia"/>
          <w:bCs/>
          <w:color w:val="000000"/>
          <w:sz w:val="24"/>
          <w:szCs w:val="24"/>
          <w:lang w:eastAsia="zh-CN"/>
        </w:rPr>
        <w:t>′</w:t>
      </w:r>
      <w:r w:rsidRPr="0040628F">
        <w:rPr>
          <w:rFonts w:ascii="Times New Roman" w:hAnsi="Times New Roman" w:cs="Times New Roman" w:hint="eastAsia"/>
          <w:bCs/>
          <w:color w:val="000000"/>
          <w:sz w:val="24"/>
          <w:szCs w:val="24"/>
          <w:lang w:eastAsia="zh-CN"/>
        </w:rPr>
        <w:t>E</w:t>
      </w:r>
      <w:r w:rsidRPr="0040628F">
        <w:rPr>
          <w:rFonts w:ascii="Times New Roman" w:hAnsi="Times New Roman" w:cs="Times New Roman"/>
          <w:bCs/>
          <w:color w:val="000000"/>
          <w:sz w:val="24"/>
          <w:szCs w:val="24"/>
          <w:lang w:eastAsia="zh-CN"/>
        </w:rPr>
        <w:t xml:space="preserve"> </w:t>
      </w:r>
      <w:r w:rsidRPr="0040628F">
        <w:rPr>
          <w:rFonts w:ascii="Times New Roman" w:hAnsi="Times New Roman" w:cs="Times New Roman" w:hint="eastAsia"/>
          <w:bCs/>
          <w:color w:val="000000"/>
          <w:sz w:val="24"/>
          <w:szCs w:val="24"/>
          <w:lang w:eastAsia="zh-CN"/>
        </w:rPr>
        <w:t>29</w:t>
      </w:r>
      <w:r w:rsidRPr="0040628F">
        <w:rPr>
          <w:rFonts w:ascii="Times New Roman" w:hAnsi="Times New Roman" w:cs="Times New Roman" w:hint="eastAsia"/>
          <w:bCs/>
          <w:color w:val="000000"/>
          <w:sz w:val="24"/>
          <w:szCs w:val="24"/>
          <w:lang w:eastAsia="zh-CN"/>
        </w:rPr>
        <w:t>°</w:t>
      </w:r>
      <w:r w:rsidRPr="0040628F">
        <w:rPr>
          <w:rFonts w:ascii="Times New Roman" w:hAnsi="Times New Roman" w:cs="Times New Roman" w:hint="eastAsia"/>
          <w:bCs/>
          <w:color w:val="000000"/>
          <w:sz w:val="24"/>
          <w:szCs w:val="24"/>
          <w:lang w:eastAsia="zh-CN"/>
        </w:rPr>
        <w:t>67</w:t>
      </w:r>
      <w:r w:rsidRPr="0040628F">
        <w:rPr>
          <w:rFonts w:ascii="Times New Roman" w:hAnsi="Times New Roman" w:cs="Times New Roman" w:hint="eastAsia"/>
          <w:bCs/>
          <w:color w:val="000000"/>
          <w:sz w:val="24"/>
          <w:szCs w:val="24"/>
          <w:lang w:eastAsia="zh-CN"/>
        </w:rPr>
        <w:t>′</w:t>
      </w:r>
      <w:r w:rsidRPr="0040628F">
        <w:rPr>
          <w:rFonts w:ascii="Times New Roman" w:hAnsi="Times New Roman" w:cs="Times New Roman"/>
          <w:bCs/>
          <w:color w:val="000000"/>
          <w:sz w:val="24"/>
          <w:szCs w:val="24"/>
          <w:lang w:eastAsia="zh-CN"/>
        </w:rPr>
        <w:t xml:space="preserve">N); </w:t>
      </w:r>
      <w:r w:rsidRPr="005D4971">
        <w:rPr>
          <w:rFonts w:ascii="Times New Roman" w:hAnsi="Times New Roman" w:cs="Times New Roman"/>
          <w:bCs/>
          <w:color w:val="000000"/>
          <w:sz w:val="24"/>
          <w:szCs w:val="24"/>
          <w:lang w:eastAsia="zh-CN"/>
        </w:rPr>
        <w:t>6</w:t>
      </w:r>
      <w:r w:rsidRPr="0040628F">
        <w:rPr>
          <w:rFonts w:ascii="Times New Roman" w:hAnsi="Times New Roman" w:cs="Times New Roman"/>
          <w:bCs/>
          <w:color w:val="000000"/>
          <w:sz w:val="24"/>
          <w:szCs w:val="24"/>
          <w:lang w:eastAsia="zh-CN"/>
        </w:rPr>
        <w:t xml:space="preserve"> </w:t>
      </w:r>
      <w:r w:rsidRPr="005D4971">
        <w:rPr>
          <w:rFonts w:ascii="Times New Roman" w:hAnsi="Times New Roman" w:cs="Times New Roman"/>
          <w:bCs/>
          <w:color w:val="000000"/>
          <w:sz w:val="24"/>
          <w:szCs w:val="24"/>
          <w:lang w:eastAsia="zh-CN"/>
        </w:rPr>
        <w:t xml:space="preserve">mallard ducks </w:t>
      </w:r>
      <w:r w:rsidRPr="00440F72">
        <w:rPr>
          <w:rFonts w:ascii="Times New Roman" w:hAnsi="Times New Roman" w:cs="Times New Roman"/>
          <w:bCs/>
          <w:color w:val="000000"/>
          <w:sz w:val="24"/>
          <w:szCs w:val="24"/>
          <w:lang w:eastAsia="zh-CN"/>
        </w:rPr>
        <w:t xml:space="preserve">(6/15) </w:t>
      </w:r>
      <w:r w:rsidRPr="0040628F">
        <w:rPr>
          <w:rFonts w:ascii="Times New Roman" w:hAnsi="Times New Roman" w:cs="Times New Roman"/>
          <w:bCs/>
          <w:color w:val="000000"/>
          <w:sz w:val="24"/>
          <w:szCs w:val="24"/>
          <w:lang w:eastAsia="zh-CN"/>
        </w:rPr>
        <w:t xml:space="preserve">and </w:t>
      </w:r>
      <w:r w:rsidRPr="004106FB">
        <w:rPr>
          <w:rFonts w:ascii="Times New Roman" w:hAnsi="Times New Roman" w:cs="Times New Roman"/>
          <w:bCs/>
          <w:color w:val="000000"/>
          <w:sz w:val="24"/>
          <w:szCs w:val="24"/>
          <w:lang w:eastAsia="zh-CN"/>
        </w:rPr>
        <w:t>6 spo</w:t>
      </w:r>
      <w:r>
        <w:rPr>
          <w:rFonts w:ascii="Times New Roman" w:hAnsi="Times New Roman" w:cs="Times New Roman"/>
          <w:bCs/>
          <w:color w:val="000000"/>
          <w:sz w:val="24"/>
          <w:szCs w:val="24"/>
          <w:lang w:eastAsia="zh-CN"/>
        </w:rPr>
        <w:t>t-</w:t>
      </w:r>
      <w:r w:rsidRPr="004106FB">
        <w:rPr>
          <w:rFonts w:ascii="Times New Roman" w:hAnsi="Times New Roman" w:cs="Times New Roman"/>
          <w:bCs/>
          <w:color w:val="000000"/>
          <w:sz w:val="24"/>
          <w:szCs w:val="24"/>
          <w:lang w:eastAsia="zh-CN"/>
        </w:rPr>
        <w:t xml:space="preserve">billed </w:t>
      </w:r>
      <w:r>
        <w:rPr>
          <w:rFonts w:ascii="Times New Roman" w:hAnsi="Times New Roman" w:cs="Times New Roman"/>
          <w:bCs/>
          <w:color w:val="000000"/>
          <w:sz w:val="24"/>
          <w:szCs w:val="24"/>
          <w:lang w:eastAsia="zh-CN"/>
        </w:rPr>
        <w:t xml:space="preserve">(6/14) </w:t>
      </w:r>
      <w:r w:rsidRPr="005D4971">
        <w:rPr>
          <w:rFonts w:ascii="Times New Roman" w:hAnsi="Times New Roman" w:cs="Times New Roman"/>
          <w:bCs/>
          <w:color w:val="000000"/>
          <w:sz w:val="24"/>
          <w:szCs w:val="24"/>
          <w:lang w:eastAsia="zh-CN"/>
        </w:rPr>
        <w:t>from Hangzhou, Zhejiang province</w:t>
      </w:r>
      <w:r w:rsidRPr="0040628F">
        <w:rPr>
          <w:rFonts w:ascii="Times New Roman" w:hAnsi="Times New Roman" w:cs="Times New Roman"/>
          <w:bCs/>
          <w:color w:val="000000"/>
          <w:sz w:val="24"/>
          <w:szCs w:val="24"/>
          <w:lang w:eastAsia="zh-CN"/>
        </w:rPr>
        <w:t xml:space="preserve"> (</w:t>
      </w:r>
      <w:r w:rsidRPr="0040628F">
        <w:rPr>
          <w:rFonts w:ascii="Times New Roman" w:hAnsi="Times New Roman" w:cs="Times New Roman" w:hint="eastAsia"/>
          <w:bCs/>
          <w:color w:val="000000"/>
          <w:sz w:val="24"/>
          <w:szCs w:val="24"/>
          <w:lang w:eastAsia="zh-CN"/>
        </w:rPr>
        <w:t>120</w:t>
      </w:r>
      <w:r w:rsidRPr="0040628F">
        <w:rPr>
          <w:rFonts w:ascii="Times New Roman" w:hAnsi="Times New Roman" w:cs="Times New Roman" w:hint="eastAsia"/>
          <w:bCs/>
          <w:color w:val="000000"/>
          <w:sz w:val="24"/>
          <w:szCs w:val="24"/>
          <w:lang w:eastAsia="zh-CN"/>
        </w:rPr>
        <w:t>°</w:t>
      </w:r>
      <w:r w:rsidRPr="0040628F">
        <w:rPr>
          <w:rFonts w:ascii="Times New Roman" w:hAnsi="Times New Roman" w:cs="Times New Roman" w:hint="eastAsia"/>
          <w:bCs/>
          <w:color w:val="000000"/>
          <w:sz w:val="24"/>
          <w:szCs w:val="24"/>
          <w:lang w:eastAsia="zh-CN"/>
        </w:rPr>
        <w:t>21</w:t>
      </w:r>
      <w:r w:rsidRPr="0040628F">
        <w:rPr>
          <w:rFonts w:ascii="Times New Roman" w:hAnsi="Times New Roman" w:cs="Times New Roman"/>
          <w:bCs/>
          <w:color w:val="000000"/>
          <w:sz w:val="24"/>
          <w:szCs w:val="24"/>
          <w:lang w:eastAsia="zh-CN"/>
        </w:rPr>
        <w:t>’E</w:t>
      </w:r>
      <w:r w:rsidRPr="0040628F">
        <w:rPr>
          <w:rFonts w:ascii="Times New Roman" w:hAnsi="Times New Roman" w:cs="Times New Roman" w:hint="eastAsia"/>
          <w:bCs/>
          <w:color w:val="000000"/>
          <w:sz w:val="24"/>
          <w:szCs w:val="24"/>
          <w:lang w:eastAsia="zh-CN"/>
        </w:rPr>
        <w:t>′</w:t>
      </w:r>
      <w:r w:rsidRPr="0040628F">
        <w:rPr>
          <w:rFonts w:ascii="Times New Roman" w:hAnsi="Times New Roman" w:cs="Times New Roman" w:hint="eastAsia"/>
          <w:bCs/>
          <w:color w:val="000000"/>
          <w:sz w:val="24"/>
          <w:szCs w:val="24"/>
          <w:lang w:eastAsia="zh-CN"/>
        </w:rPr>
        <w:t xml:space="preserve"> 30</w:t>
      </w:r>
      <w:r w:rsidRPr="0040628F">
        <w:rPr>
          <w:rFonts w:ascii="Times New Roman" w:hAnsi="Times New Roman" w:cs="Times New Roman" w:hint="eastAsia"/>
          <w:bCs/>
          <w:color w:val="000000"/>
          <w:sz w:val="24"/>
          <w:szCs w:val="24"/>
          <w:lang w:eastAsia="zh-CN"/>
        </w:rPr>
        <w:t>°</w:t>
      </w:r>
      <w:r w:rsidRPr="0040628F">
        <w:rPr>
          <w:rFonts w:ascii="Times New Roman" w:hAnsi="Times New Roman" w:cs="Times New Roman" w:hint="eastAsia"/>
          <w:bCs/>
          <w:color w:val="000000"/>
          <w:sz w:val="24"/>
          <w:szCs w:val="24"/>
          <w:lang w:eastAsia="zh-CN"/>
        </w:rPr>
        <w:t>25</w:t>
      </w:r>
      <w:r w:rsidRPr="0040628F">
        <w:rPr>
          <w:rFonts w:ascii="Times New Roman" w:hAnsi="Times New Roman" w:cs="Times New Roman" w:hint="eastAsia"/>
          <w:bCs/>
          <w:color w:val="000000"/>
          <w:sz w:val="24"/>
          <w:szCs w:val="24"/>
          <w:lang w:eastAsia="zh-CN"/>
        </w:rPr>
        <w:t>′</w:t>
      </w:r>
      <w:r w:rsidRPr="0040628F">
        <w:rPr>
          <w:rFonts w:ascii="Times New Roman" w:hAnsi="Times New Roman" w:cs="Times New Roman"/>
          <w:bCs/>
          <w:color w:val="000000"/>
          <w:sz w:val="24"/>
          <w:szCs w:val="24"/>
          <w:lang w:eastAsia="zh-CN"/>
        </w:rPr>
        <w:t xml:space="preserve">N). </w:t>
      </w:r>
      <w:r>
        <w:rPr>
          <w:rFonts w:ascii="Times New Roman" w:hAnsi="Times New Roman" w:cs="Times New Roman"/>
          <w:bCs/>
          <w:color w:val="000000"/>
          <w:sz w:val="24"/>
          <w:szCs w:val="24"/>
          <w:lang w:eastAsia="zh-CN"/>
        </w:rPr>
        <w:t xml:space="preserve">Among them, </w:t>
      </w:r>
      <w:r w:rsidRPr="004106FB">
        <w:rPr>
          <w:rFonts w:ascii="Times New Roman" w:hAnsi="Times New Roman" w:cs="Times New Roman"/>
          <w:bCs/>
          <w:color w:val="000000"/>
          <w:sz w:val="24"/>
          <w:szCs w:val="24"/>
          <w:lang w:eastAsia="zh-CN"/>
        </w:rPr>
        <w:t xml:space="preserve">1 female </w:t>
      </w:r>
      <w:r>
        <w:rPr>
          <w:rFonts w:ascii="Times New Roman" w:hAnsi="Times New Roman" w:cs="Times New Roman"/>
          <w:bCs/>
          <w:color w:val="000000"/>
          <w:sz w:val="24"/>
          <w:szCs w:val="24"/>
          <w:lang w:eastAsia="zh-CN"/>
        </w:rPr>
        <w:t>mallard and 1 female spot-billed from Fenghua were</w:t>
      </w:r>
      <w:r w:rsidRPr="004106FB">
        <w:rPr>
          <w:rFonts w:ascii="Times New Roman" w:hAnsi="Times New Roman" w:cs="Times New Roman"/>
          <w:bCs/>
          <w:color w:val="000000"/>
          <w:sz w:val="24"/>
          <w:szCs w:val="24"/>
          <w:lang w:eastAsia="zh-CN"/>
        </w:rPr>
        <w:t xml:space="preserve"> used to perform de novo sequencing with </w:t>
      </w:r>
      <w:r w:rsidRPr="005D040D">
        <w:rPr>
          <w:rFonts w:ascii="Times New Roman" w:eastAsia="Times New Roman" w:hAnsi="Times New Roman" w:cs="Times New Roman"/>
          <w:color w:val="000000"/>
          <w:sz w:val="24"/>
          <w:szCs w:val="24"/>
        </w:rPr>
        <w:t xml:space="preserve">Illumina technology </w:t>
      </w:r>
      <w:r>
        <w:rPr>
          <w:rFonts w:ascii="Times New Roman" w:eastAsia="Times New Roman" w:hAnsi="Times New Roman" w:cs="Times New Roman"/>
          <w:color w:val="000000"/>
          <w:sz w:val="24"/>
          <w:szCs w:val="24"/>
        </w:rPr>
        <w:t>(</w:t>
      </w:r>
      <w:r w:rsidRPr="003939EC">
        <w:rPr>
          <w:rFonts w:ascii="Times New Roman" w:hAnsi="Times New Roman"/>
          <w:sz w:val="24"/>
          <w:szCs w:val="24"/>
        </w:rPr>
        <w:t>BGI-S</w:t>
      </w:r>
      <w:r w:rsidRPr="004C75D6">
        <w:rPr>
          <w:rFonts w:ascii="Times New Roman" w:hAnsi="Times New Roman"/>
          <w:sz w:val="24"/>
          <w:szCs w:val="24"/>
        </w:rPr>
        <w:t>henzhen</w:t>
      </w:r>
      <w:r>
        <w:rPr>
          <w:rFonts w:ascii="Times New Roman" w:hAnsi="Times New Roman"/>
          <w:sz w:val="24"/>
          <w:szCs w:val="24"/>
        </w:rPr>
        <w:t>, C</w:t>
      </w:r>
      <w:r>
        <w:rPr>
          <w:rFonts w:ascii="Times New Roman" w:hAnsi="Times New Roman" w:hint="eastAsia"/>
          <w:sz w:val="24"/>
          <w:szCs w:val="24"/>
          <w:lang w:eastAsia="zh-CN"/>
        </w:rPr>
        <w:t>hin</w:t>
      </w:r>
      <w:r>
        <w:rPr>
          <w:rFonts w:ascii="Times New Roman" w:hAnsi="Times New Roman"/>
          <w:sz w:val="24"/>
          <w:szCs w:val="24"/>
        </w:rPr>
        <w:t>a</w:t>
      </w:r>
      <w:r>
        <w:rPr>
          <w:rFonts w:ascii="Times New Roman" w:eastAsia="Times New Roman" w:hAnsi="Times New Roman" w:cs="Times New Roman"/>
          <w:color w:val="000000"/>
          <w:sz w:val="24"/>
          <w:szCs w:val="24"/>
        </w:rPr>
        <w:t xml:space="preserve">). </w:t>
      </w:r>
      <w:r w:rsidRPr="0040628F">
        <w:rPr>
          <w:rFonts w:ascii="Times New Roman" w:hAnsi="Times New Roman" w:cs="Times New Roman"/>
          <w:bCs/>
          <w:color w:val="000000"/>
          <w:sz w:val="24"/>
          <w:szCs w:val="24"/>
          <w:lang w:eastAsia="zh-CN"/>
        </w:rPr>
        <w:t>8 other species wild ducks were collected from Poyang late</w:t>
      </w:r>
      <w:r w:rsidRPr="0040628F">
        <w:rPr>
          <w:rFonts w:ascii="Times New Roman" w:hAnsi="Times New Roman" w:cs="Times New Roman" w:hint="eastAsia"/>
          <w:bCs/>
          <w:color w:val="000000"/>
          <w:sz w:val="24"/>
          <w:szCs w:val="24"/>
          <w:lang w:eastAsia="zh-CN"/>
        </w:rPr>
        <w:t>,</w:t>
      </w:r>
      <w:r w:rsidRPr="0040628F">
        <w:rPr>
          <w:rFonts w:ascii="Times New Roman" w:hAnsi="Times New Roman" w:cs="Times New Roman"/>
          <w:bCs/>
          <w:color w:val="000000"/>
          <w:sz w:val="24"/>
          <w:szCs w:val="24"/>
          <w:lang w:eastAsia="zh-CN"/>
        </w:rPr>
        <w:t xml:space="preserve"> Jiangxi province (116</w:t>
      </w:r>
      <w:r w:rsidRPr="0040628F">
        <w:rPr>
          <w:rFonts w:ascii="Times New Roman" w:hAnsi="Times New Roman" w:cs="Times New Roman" w:hint="eastAsia"/>
          <w:bCs/>
          <w:color w:val="000000"/>
          <w:sz w:val="24"/>
          <w:szCs w:val="24"/>
          <w:lang w:eastAsia="zh-CN"/>
        </w:rPr>
        <w:t>°</w:t>
      </w:r>
      <w:r w:rsidRPr="0040628F">
        <w:rPr>
          <w:rFonts w:ascii="Times New Roman" w:hAnsi="Times New Roman" w:cs="Times New Roman" w:hint="eastAsia"/>
          <w:bCs/>
          <w:color w:val="000000"/>
          <w:sz w:val="24"/>
          <w:szCs w:val="24"/>
          <w:lang w:eastAsia="zh-CN"/>
        </w:rPr>
        <w:t>59</w:t>
      </w:r>
      <w:r w:rsidRPr="0040628F">
        <w:rPr>
          <w:rFonts w:ascii="Times New Roman" w:hAnsi="Times New Roman" w:cs="Times New Roman" w:hint="eastAsia"/>
          <w:bCs/>
          <w:color w:val="000000"/>
          <w:sz w:val="24"/>
          <w:szCs w:val="24"/>
          <w:lang w:eastAsia="zh-CN"/>
        </w:rPr>
        <w:t>′</w:t>
      </w:r>
      <w:r w:rsidRPr="0040628F">
        <w:rPr>
          <w:rFonts w:ascii="Times New Roman" w:hAnsi="Times New Roman" w:cs="Times New Roman"/>
          <w:bCs/>
          <w:color w:val="000000"/>
          <w:sz w:val="24"/>
          <w:szCs w:val="24"/>
          <w:lang w:eastAsia="zh-CN"/>
        </w:rPr>
        <w:t xml:space="preserve">E </w:t>
      </w:r>
      <w:r w:rsidRPr="0040628F">
        <w:rPr>
          <w:rFonts w:ascii="Times New Roman" w:hAnsi="Times New Roman" w:cs="Times New Roman" w:hint="eastAsia"/>
          <w:bCs/>
          <w:color w:val="000000"/>
          <w:sz w:val="24"/>
          <w:szCs w:val="24"/>
          <w:lang w:eastAsia="zh-CN"/>
        </w:rPr>
        <w:t>28</w:t>
      </w:r>
      <w:r w:rsidRPr="0040628F">
        <w:rPr>
          <w:rFonts w:ascii="Times New Roman" w:hAnsi="Times New Roman" w:cs="Times New Roman" w:hint="eastAsia"/>
          <w:bCs/>
          <w:color w:val="000000"/>
          <w:sz w:val="24"/>
          <w:szCs w:val="24"/>
          <w:lang w:eastAsia="zh-CN"/>
        </w:rPr>
        <w:t>°</w:t>
      </w:r>
      <w:r w:rsidRPr="0040628F">
        <w:rPr>
          <w:rFonts w:ascii="Times New Roman" w:hAnsi="Times New Roman" w:cs="Times New Roman" w:hint="eastAsia"/>
          <w:bCs/>
          <w:color w:val="000000"/>
          <w:sz w:val="24"/>
          <w:szCs w:val="24"/>
          <w:lang w:eastAsia="zh-CN"/>
        </w:rPr>
        <w:t>96</w:t>
      </w:r>
      <w:r w:rsidRPr="0040628F">
        <w:rPr>
          <w:rFonts w:ascii="Times New Roman" w:hAnsi="Times New Roman" w:cs="Times New Roman" w:hint="eastAsia"/>
          <w:bCs/>
          <w:color w:val="000000"/>
          <w:sz w:val="24"/>
          <w:szCs w:val="24"/>
          <w:lang w:eastAsia="zh-CN"/>
        </w:rPr>
        <w:t>′</w:t>
      </w:r>
      <w:r w:rsidRPr="0040628F">
        <w:rPr>
          <w:rFonts w:ascii="Times New Roman" w:hAnsi="Times New Roman" w:cs="Times New Roman"/>
          <w:bCs/>
          <w:color w:val="000000"/>
          <w:sz w:val="24"/>
          <w:szCs w:val="24"/>
          <w:lang w:eastAsia="zh-CN"/>
        </w:rPr>
        <w:t xml:space="preserve">N) and Fenghua, </w:t>
      </w:r>
      <w:r w:rsidRPr="0040628F">
        <w:rPr>
          <w:rFonts w:ascii="Times New Roman" w:hAnsi="Times New Roman" w:cs="Times New Roman"/>
          <w:bCs/>
          <w:color w:val="000000"/>
          <w:sz w:val="24"/>
          <w:szCs w:val="24"/>
          <w:lang w:eastAsia="zh-CN"/>
        </w:rPr>
        <w:lastRenderedPageBreak/>
        <w:t xml:space="preserve">Zhejiang province, separately.  </w:t>
      </w:r>
    </w:p>
    <w:p w14:paraId="1FC15EAE" w14:textId="77777777" w:rsidR="00436E20" w:rsidRPr="005D040D" w:rsidRDefault="00436E20" w:rsidP="00436E20">
      <w:pPr>
        <w:widowControl w:val="0"/>
        <w:pBdr>
          <w:top w:val="nil"/>
          <w:left w:val="nil"/>
          <w:bottom w:val="nil"/>
          <w:right w:val="nil"/>
          <w:between w:val="nil"/>
        </w:pBdr>
        <w:spacing w:line="480" w:lineRule="auto"/>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Assembly and annotation</w:t>
      </w:r>
    </w:p>
    <w:p w14:paraId="5859FC32"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assemble of the two wild ducks were performed using the similar pipeline as Beijing duck assembly to exploit the specific</w:t>
      </w:r>
      <w:r w:rsidRPr="00B5502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genomic feature of wild or domestic duck and access the influence of genome assemble on subsequent variation analysis</w:t>
      </w:r>
      <w:r>
        <w:rPr>
          <w:rFonts w:ascii="宋体" w:eastAsia="宋体" w:hAnsi="宋体" w:cs="宋体" w:hint="eastAsia"/>
          <w:color w:val="000000"/>
          <w:sz w:val="24"/>
          <w:szCs w:val="24"/>
          <w:lang w:eastAsia="zh-CN"/>
        </w:rPr>
        <w:t>.</w:t>
      </w:r>
      <w:r w:rsidRPr="005D040D">
        <w:rPr>
          <w:rFonts w:ascii="Times New Roman" w:eastAsia="Times New Roman" w:hAnsi="Times New Roman" w:cs="Times New Roman"/>
          <w:color w:val="000000"/>
          <w:sz w:val="24"/>
          <w:szCs w:val="24"/>
        </w:rPr>
        <w:t>Sequences from paired-end reads of 17 libraries for each individual with insert sizes ranging from 250 bp to 20,000 bp were assembled with SOAPdenovo and SSPACE software (Table S1). The super-scaffolds were positioned along the chromosomes based on the duck cytogenetic map and the comparative genomic map between duck and chicken (</w:t>
      </w:r>
      <w:hyperlink w:anchor="_23ckvvd">
        <w:r w:rsidRPr="005D040D">
          <w:rPr>
            <w:rFonts w:ascii="Times New Roman" w:eastAsia="Times New Roman" w:hAnsi="Times New Roman" w:cs="Times New Roman"/>
            <w:color w:val="000000"/>
            <w:sz w:val="24"/>
            <w:szCs w:val="24"/>
          </w:rPr>
          <w:t>Yinhua Huang et al., 2013</w:t>
        </w:r>
      </w:hyperlink>
      <w:r w:rsidRPr="005D040D">
        <w:rPr>
          <w:rFonts w:ascii="Times New Roman" w:eastAsia="Times New Roman" w:hAnsi="Times New Roman" w:cs="Times New Roman"/>
          <w:color w:val="000000"/>
          <w:sz w:val="24"/>
          <w:szCs w:val="24"/>
        </w:rPr>
        <w:t xml:space="preserve">; </w:t>
      </w:r>
      <w:hyperlink w:anchor="_ihv636">
        <w:r w:rsidRPr="005D040D">
          <w:rPr>
            <w:rFonts w:ascii="Times New Roman" w:eastAsia="Times New Roman" w:hAnsi="Times New Roman" w:cs="Times New Roman"/>
            <w:color w:val="000000"/>
            <w:sz w:val="24"/>
            <w:szCs w:val="24"/>
          </w:rPr>
          <w:t>Y. Huang et al., 2006</w:t>
        </w:r>
      </w:hyperlink>
      <w:r w:rsidRPr="005D040D">
        <w:rPr>
          <w:rFonts w:ascii="Times New Roman" w:eastAsia="Times New Roman" w:hAnsi="Times New Roman" w:cs="Times New Roman"/>
          <w:color w:val="000000"/>
          <w:sz w:val="24"/>
          <w:szCs w:val="24"/>
        </w:rPr>
        <w:t xml:space="preserve">). Reference gene sets for the mallard genome and the spot-billed genome were retrieved by merging the homologous set, the transcript set (predicted with 21 duck transcriptomes) and the </w:t>
      </w:r>
      <w:r w:rsidRPr="005D040D">
        <w:rPr>
          <w:rFonts w:ascii="Times New Roman" w:eastAsia="Times New Roman" w:hAnsi="Times New Roman" w:cs="Times New Roman"/>
          <w:i/>
          <w:color w:val="000000"/>
          <w:sz w:val="24"/>
          <w:szCs w:val="24"/>
        </w:rPr>
        <w:t>de novo</w:t>
      </w:r>
      <w:r w:rsidRPr="005D040D">
        <w:rPr>
          <w:rFonts w:ascii="Times New Roman" w:eastAsia="Times New Roman" w:hAnsi="Times New Roman" w:cs="Times New Roman"/>
          <w:color w:val="000000"/>
          <w:sz w:val="24"/>
          <w:szCs w:val="24"/>
        </w:rPr>
        <w:t xml:space="preserve"> set (</w:t>
      </w:r>
      <w:hyperlink w:anchor="_23ckvvd">
        <w:r w:rsidRPr="005D040D">
          <w:rPr>
            <w:rFonts w:ascii="Times New Roman" w:eastAsia="Times New Roman" w:hAnsi="Times New Roman" w:cs="Times New Roman"/>
            <w:color w:val="000000"/>
            <w:sz w:val="24"/>
            <w:szCs w:val="24"/>
          </w:rPr>
          <w:t>Yinhua Huang et al., 2013</w:t>
        </w:r>
      </w:hyperlink>
      <w:r w:rsidRPr="005D040D">
        <w:rPr>
          <w:rFonts w:ascii="Times New Roman" w:eastAsia="Times New Roman" w:hAnsi="Times New Roman" w:cs="Times New Roman"/>
          <w:color w:val="000000"/>
          <w:sz w:val="24"/>
          <w:szCs w:val="24"/>
        </w:rPr>
        <w:t>).</w:t>
      </w:r>
    </w:p>
    <w:p w14:paraId="0F2CF2D8" w14:textId="77777777" w:rsidR="00436E20"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b/>
          <w:color w:val="000000"/>
          <w:sz w:val="24"/>
          <w:szCs w:val="24"/>
        </w:rPr>
      </w:pPr>
      <w:r w:rsidRPr="005D4971">
        <w:rPr>
          <w:rFonts w:ascii="Times New Roman" w:eastAsia="Times New Roman" w:hAnsi="Times New Roman" w:cs="Times New Roman"/>
          <w:b/>
          <w:color w:val="000000"/>
          <w:sz w:val="24"/>
          <w:szCs w:val="24"/>
        </w:rPr>
        <w:t>Who</w:t>
      </w:r>
      <w:r>
        <w:rPr>
          <w:rFonts w:ascii="Times New Roman" w:eastAsia="Times New Roman" w:hAnsi="Times New Roman" w:cs="Times New Roman"/>
          <w:b/>
          <w:color w:val="000000"/>
          <w:sz w:val="24"/>
          <w:szCs w:val="24"/>
        </w:rPr>
        <w:t>le-genome resequencing</w:t>
      </w:r>
    </w:p>
    <w:p w14:paraId="4A6CF26E" w14:textId="77777777" w:rsidR="00436E20" w:rsidRPr="002D76C4" w:rsidRDefault="00436E20" w:rsidP="00436E20">
      <w:pPr>
        <w:widowControl w:val="0"/>
        <w:pBdr>
          <w:top w:val="nil"/>
          <w:left w:val="nil"/>
          <w:bottom w:val="nil"/>
          <w:right w:val="nil"/>
          <w:between w:val="nil"/>
        </w:pBdr>
        <w:spacing w:line="480" w:lineRule="auto"/>
        <w:jc w:val="both"/>
        <w:rPr>
          <w:rFonts w:ascii="Times New Roman" w:hAnsi="Times New Roman" w:cs="Times New Roman" w:hint="eastAsia"/>
          <w:bCs/>
          <w:color w:val="000000"/>
          <w:sz w:val="24"/>
          <w:szCs w:val="24"/>
          <w:lang w:eastAsia="zh-CN"/>
        </w:rPr>
      </w:pPr>
      <w:r w:rsidRPr="0040628F">
        <w:rPr>
          <w:rFonts w:ascii="Times New Roman" w:hAnsi="Times New Roman" w:cs="Times New Roman"/>
          <w:bCs/>
          <w:color w:val="000000"/>
          <w:sz w:val="24"/>
          <w:szCs w:val="24"/>
          <w:lang w:eastAsia="zh-CN"/>
        </w:rPr>
        <w:t>114 domestic ducks were chosen from 8 breeds which only Beijing ducks and Shaoxing ducks</w:t>
      </w:r>
      <w:r w:rsidRPr="005D4971">
        <w:rPr>
          <w:rFonts w:ascii="Times New Roman" w:hAnsi="Times New Roman" w:cs="Times New Roman"/>
          <w:bCs/>
          <w:color w:val="000000"/>
          <w:sz w:val="24"/>
          <w:szCs w:val="24"/>
          <w:lang w:eastAsia="zh-CN"/>
        </w:rPr>
        <w:t xml:space="preserve"> </w:t>
      </w:r>
      <w:r w:rsidRPr="0040628F">
        <w:rPr>
          <w:rFonts w:ascii="Times New Roman" w:hAnsi="Times New Roman" w:cs="Times New Roman"/>
          <w:bCs/>
          <w:color w:val="000000"/>
          <w:sz w:val="24"/>
          <w:szCs w:val="24"/>
          <w:lang w:eastAsia="zh-CN"/>
        </w:rPr>
        <w:t xml:space="preserve">were </w:t>
      </w:r>
      <w:r>
        <w:rPr>
          <w:rFonts w:ascii="Times New Roman" w:hAnsi="Times New Roman" w:cs="Times New Roman"/>
          <w:bCs/>
          <w:color w:val="000000"/>
          <w:sz w:val="24"/>
          <w:szCs w:val="24"/>
          <w:lang w:eastAsia="zh-CN"/>
        </w:rPr>
        <w:t>sequenced</w:t>
      </w:r>
      <w:r w:rsidRPr="0040628F">
        <w:rPr>
          <w:rFonts w:ascii="Times New Roman" w:hAnsi="Times New Roman" w:cs="Times New Roman"/>
          <w:bCs/>
          <w:color w:val="000000"/>
          <w:sz w:val="24"/>
          <w:szCs w:val="24"/>
          <w:lang w:eastAsia="zh-CN"/>
        </w:rPr>
        <w:t xml:space="preserve"> </w:t>
      </w:r>
      <w:r>
        <w:rPr>
          <w:rFonts w:ascii="Times New Roman" w:hAnsi="Times New Roman" w:cs="Times New Roman" w:hint="eastAsia"/>
          <w:bCs/>
          <w:color w:val="000000"/>
          <w:sz w:val="24"/>
          <w:szCs w:val="24"/>
          <w:lang w:eastAsia="zh-CN"/>
        </w:rPr>
        <w:t>by</w:t>
      </w:r>
      <w:r>
        <w:rPr>
          <w:rFonts w:ascii="Times New Roman" w:hAnsi="Times New Roman" w:cs="Times New Roman"/>
          <w:bCs/>
          <w:color w:val="000000"/>
          <w:sz w:val="24"/>
          <w:szCs w:val="24"/>
          <w:lang w:eastAsia="zh-CN"/>
        </w:rPr>
        <w:t xml:space="preserve"> </w:t>
      </w:r>
      <w:r w:rsidRPr="0040628F">
        <w:rPr>
          <w:rFonts w:ascii="Times New Roman" w:hAnsi="Times New Roman" w:cs="Times New Roman"/>
          <w:bCs/>
          <w:color w:val="000000"/>
          <w:sz w:val="24"/>
          <w:szCs w:val="24"/>
          <w:lang w:eastAsia="zh-CN"/>
        </w:rPr>
        <w:t>individual. Other 6 breed samples</w:t>
      </w:r>
      <w:r>
        <w:rPr>
          <w:rFonts w:ascii="Times New Roman" w:hAnsi="Times New Roman" w:cs="Times New Roman"/>
          <w:bCs/>
          <w:color w:val="000000"/>
          <w:sz w:val="24"/>
          <w:szCs w:val="24"/>
          <w:lang w:eastAsia="zh-CN"/>
        </w:rPr>
        <w:t xml:space="preserve"> and 2 outgroups</w:t>
      </w:r>
      <w:r w:rsidRPr="0040628F">
        <w:rPr>
          <w:rFonts w:ascii="Times New Roman" w:hAnsi="Times New Roman" w:cs="Times New Roman"/>
          <w:bCs/>
          <w:color w:val="000000"/>
          <w:sz w:val="24"/>
          <w:szCs w:val="24"/>
          <w:lang w:eastAsia="zh-CN"/>
        </w:rPr>
        <w:t xml:space="preserve"> were pools of DNA samples from 10 individuals each</w:t>
      </w:r>
      <w:r>
        <w:rPr>
          <w:rFonts w:ascii="Times New Roman" w:hAnsi="Times New Roman" w:cs="Times New Roman"/>
          <w:bCs/>
          <w:color w:val="000000"/>
          <w:sz w:val="24"/>
          <w:szCs w:val="24"/>
          <w:lang w:eastAsia="zh-CN"/>
        </w:rPr>
        <w:t xml:space="preserve"> in equimolar quantities</w:t>
      </w:r>
      <w:r w:rsidRPr="0040628F">
        <w:rPr>
          <w:rFonts w:ascii="Times New Roman" w:hAnsi="Times New Roman" w:cs="Times New Roman"/>
          <w:bCs/>
          <w:color w:val="000000"/>
          <w:sz w:val="24"/>
          <w:szCs w:val="24"/>
          <w:lang w:eastAsia="zh-CN"/>
        </w:rPr>
        <w:t xml:space="preserve">. </w:t>
      </w:r>
      <w:r w:rsidRPr="005D040D">
        <w:rPr>
          <w:rFonts w:ascii="Times New Roman" w:eastAsia="Times New Roman" w:hAnsi="Times New Roman" w:cs="Times New Roman"/>
          <w:color w:val="000000"/>
          <w:sz w:val="24"/>
          <w:szCs w:val="24"/>
        </w:rPr>
        <w:t>35 wild ducks from eight species (gadwall (n=1), Baikal teal (n=1), pintail (n=1), falcated teal (n=1), common teal (n=1), wigeons (n=3), spot-billed (n=13) and mallard (n=14))</w:t>
      </w:r>
      <w:r>
        <w:rPr>
          <w:rFonts w:ascii="Times New Roman" w:eastAsia="Times New Roman" w:hAnsi="Times New Roman" w:cs="Times New Roman"/>
          <w:color w:val="000000"/>
          <w:sz w:val="24"/>
          <w:szCs w:val="24"/>
        </w:rPr>
        <w:t xml:space="preserve"> were individual sequenced. </w:t>
      </w:r>
      <w:r w:rsidRPr="0040628F">
        <w:rPr>
          <w:rFonts w:ascii="Times New Roman" w:hAnsi="Times New Roman" w:cs="Times New Roman"/>
          <w:bCs/>
          <w:color w:val="000000"/>
          <w:sz w:val="24"/>
          <w:szCs w:val="24"/>
          <w:lang w:eastAsia="zh-CN"/>
        </w:rPr>
        <w:t xml:space="preserve">DNA for whole genome resequencing was prepared according to the instructions of </w:t>
      </w:r>
      <w:r w:rsidRPr="00AA6A72">
        <w:rPr>
          <w:rFonts w:ascii="Times New Roman" w:hAnsi="Times New Roman" w:cs="Times New Roman"/>
          <w:bCs/>
          <w:color w:val="000000"/>
          <w:sz w:val="24"/>
          <w:szCs w:val="24"/>
          <w:lang w:eastAsia="zh-CN"/>
        </w:rPr>
        <w:t xml:space="preserve">Illumina technology </w:t>
      </w:r>
      <w:r w:rsidRPr="0040628F">
        <w:rPr>
          <w:rFonts w:ascii="Times New Roman" w:hAnsi="Times New Roman" w:cs="Times New Roman"/>
          <w:bCs/>
          <w:color w:val="000000"/>
          <w:sz w:val="24"/>
          <w:szCs w:val="24"/>
          <w:lang w:eastAsia="zh-CN"/>
        </w:rPr>
        <w:t>(BGI-Shenzhen) extracted from blood in each case.</w:t>
      </w:r>
      <w:r>
        <w:rPr>
          <w:rFonts w:ascii="Times New Roman" w:hAnsi="Times New Roman" w:cs="Times New Roman"/>
          <w:bCs/>
          <w:color w:val="000000"/>
          <w:sz w:val="24"/>
          <w:szCs w:val="24"/>
          <w:lang w:eastAsia="zh-CN"/>
        </w:rPr>
        <w:t xml:space="preserve"> </w:t>
      </w:r>
      <w:r w:rsidRPr="005D4971">
        <w:rPr>
          <w:rFonts w:ascii="Times New Roman" w:hAnsi="Times New Roman" w:cs="Times New Roman"/>
          <w:bCs/>
          <w:color w:val="000000"/>
          <w:sz w:val="24"/>
          <w:szCs w:val="24"/>
          <w:lang w:eastAsia="zh-CN"/>
        </w:rPr>
        <w:t xml:space="preserve">Paired-end reads were generated </w:t>
      </w:r>
      <w:r>
        <w:rPr>
          <w:rFonts w:ascii="Times New Roman" w:hAnsi="Times New Roman" w:cs="Times New Roman"/>
          <w:bCs/>
          <w:color w:val="000000"/>
          <w:sz w:val="24"/>
          <w:szCs w:val="24"/>
          <w:lang w:eastAsia="zh-CN"/>
        </w:rPr>
        <w:t xml:space="preserve">from wild ducks, domestic ducks, Muscovy </w:t>
      </w:r>
      <w:r>
        <w:rPr>
          <w:rFonts w:ascii="Times New Roman" w:hAnsi="Times New Roman" w:cs="Times New Roman"/>
          <w:bCs/>
          <w:color w:val="000000"/>
          <w:sz w:val="24"/>
          <w:szCs w:val="24"/>
          <w:lang w:eastAsia="zh-CN"/>
        </w:rPr>
        <w:lastRenderedPageBreak/>
        <w:t>ducks and Taihu geese then</w:t>
      </w:r>
      <w:r w:rsidRPr="005D4971">
        <w:rPr>
          <w:rFonts w:ascii="Times New Roman" w:hAnsi="Times New Roman" w:cs="Times New Roman"/>
          <w:bCs/>
          <w:color w:val="000000"/>
          <w:sz w:val="24"/>
          <w:szCs w:val="24"/>
          <w:lang w:eastAsia="zh-CN"/>
        </w:rPr>
        <w:t xml:space="preserve"> aligned to</w:t>
      </w:r>
      <w:r w:rsidRPr="005D2204">
        <w:rPr>
          <w:rFonts w:ascii="Times New Roman" w:hAnsi="Times New Roman" w:cs="Times New Roman"/>
          <w:bCs/>
          <w:color w:val="000000"/>
          <w:sz w:val="24"/>
          <w:szCs w:val="24"/>
          <w:lang w:eastAsia="zh-CN"/>
        </w:rPr>
        <w:t xml:space="preserve"> </w:t>
      </w:r>
      <w:r w:rsidRPr="0055081D">
        <w:rPr>
          <w:rFonts w:ascii="Times New Roman" w:hAnsi="Times New Roman" w:cs="Times New Roman"/>
          <w:bCs/>
          <w:color w:val="000000"/>
          <w:sz w:val="24"/>
          <w:szCs w:val="24"/>
          <w:lang w:eastAsia="zh-CN"/>
        </w:rPr>
        <w:t>Beijing duck assembly (BGI_duck_1.0) using the bowtie2 with default parameters.</w:t>
      </w:r>
      <w:r>
        <w:rPr>
          <w:rFonts w:ascii="Times New Roman" w:hAnsi="Times New Roman" w:cs="Times New Roman"/>
          <w:bCs/>
          <w:color w:val="000000"/>
          <w:sz w:val="24"/>
          <w:szCs w:val="24"/>
          <w:lang w:eastAsia="zh-CN"/>
        </w:rPr>
        <w:t xml:space="preserve"> Duplicated </w:t>
      </w:r>
      <w:r>
        <w:rPr>
          <w:rFonts w:ascii="Times New Roman" w:hAnsi="Times New Roman" w:cs="Times New Roman" w:hint="eastAsia"/>
          <w:bCs/>
          <w:color w:val="000000"/>
          <w:sz w:val="24"/>
          <w:szCs w:val="24"/>
          <w:lang w:eastAsia="zh-CN"/>
        </w:rPr>
        <w:t>re</w:t>
      </w:r>
      <w:r>
        <w:rPr>
          <w:rFonts w:ascii="Times New Roman" w:hAnsi="Times New Roman" w:cs="Times New Roman"/>
          <w:bCs/>
          <w:color w:val="000000"/>
          <w:sz w:val="24"/>
          <w:szCs w:val="24"/>
          <w:lang w:eastAsia="zh-CN"/>
        </w:rPr>
        <w:t xml:space="preserve">ads were removed individually from samples using Picard and realignment process are performed before SNP calling. After removing reads that map to multiple place, we called SNPs using GATK and filtered SNPs according to the coverage with thresholds of </w:t>
      </w:r>
      <w:r w:rsidRPr="00462E8C">
        <w:rPr>
          <w:rFonts w:ascii="Times New Roman" w:eastAsia="宋体" w:hAnsi="Times New Roman"/>
          <w:sz w:val="24"/>
          <w:szCs w:val="24"/>
        </w:rPr>
        <w:t xml:space="preserve">≤ </w:t>
      </w:r>
      <w:r w:rsidRPr="00462E8C">
        <w:rPr>
          <w:rFonts w:ascii="Times New Roman" w:hAnsi="Times New Roman"/>
          <w:sz w:val="24"/>
          <w:szCs w:val="24"/>
        </w:rPr>
        <w:t xml:space="preserve">one third of </w:t>
      </w:r>
      <w:r>
        <w:rPr>
          <w:rFonts w:ascii="Times New Roman" w:hAnsi="Times New Roman"/>
          <w:sz w:val="24"/>
          <w:szCs w:val="24"/>
        </w:rPr>
        <w:t xml:space="preserve">the </w:t>
      </w:r>
      <w:r w:rsidRPr="00462E8C">
        <w:rPr>
          <w:rFonts w:ascii="Times New Roman" w:hAnsi="Times New Roman"/>
          <w:sz w:val="24"/>
          <w:szCs w:val="24"/>
        </w:rPr>
        <w:t>mean</w:t>
      </w:r>
      <w:r w:rsidRPr="00462E8C">
        <w:rPr>
          <w:rFonts w:ascii="Times New Roman" w:eastAsia="宋体" w:hAnsi="Times New Roman"/>
          <w:sz w:val="24"/>
          <w:szCs w:val="24"/>
        </w:rPr>
        <w:t xml:space="preserve"> </w:t>
      </w:r>
      <w:r w:rsidRPr="00462E8C">
        <w:rPr>
          <w:rFonts w:ascii="Times New Roman" w:hAnsi="Times New Roman"/>
          <w:sz w:val="24"/>
          <w:szCs w:val="24"/>
        </w:rPr>
        <w:t xml:space="preserve">or </w:t>
      </w:r>
      <w:r w:rsidRPr="00462E8C">
        <w:rPr>
          <w:rFonts w:ascii="Times New Roman" w:eastAsia="宋体" w:hAnsi="Times New Roman"/>
          <w:sz w:val="24"/>
          <w:szCs w:val="24"/>
        </w:rPr>
        <w:t>≥</w:t>
      </w:r>
      <w:r>
        <w:rPr>
          <w:rFonts w:ascii="Times New Roman" w:eastAsia="宋体" w:hAnsi="Times New Roman"/>
          <w:sz w:val="24"/>
          <w:szCs w:val="24"/>
        </w:rPr>
        <w:t xml:space="preserve"> three-</w:t>
      </w:r>
      <w:r w:rsidRPr="00462E8C">
        <w:rPr>
          <w:rFonts w:ascii="Times New Roman" w:eastAsia="宋体" w:hAnsi="Times New Roman"/>
          <w:sz w:val="24"/>
          <w:szCs w:val="24"/>
        </w:rPr>
        <w:t xml:space="preserve">fold of </w:t>
      </w:r>
      <w:r>
        <w:rPr>
          <w:rFonts w:ascii="Times New Roman" w:eastAsia="宋体" w:hAnsi="Times New Roman"/>
          <w:sz w:val="24"/>
          <w:szCs w:val="24"/>
        </w:rPr>
        <w:t xml:space="preserve">the </w:t>
      </w:r>
      <w:r w:rsidRPr="00462E8C">
        <w:rPr>
          <w:rFonts w:ascii="Times New Roman" w:eastAsia="宋体" w:hAnsi="Times New Roman"/>
          <w:sz w:val="24"/>
          <w:szCs w:val="24"/>
        </w:rPr>
        <w:t>mean</w:t>
      </w:r>
      <w:r w:rsidRPr="00462E8C">
        <w:rPr>
          <w:rFonts w:ascii="Times New Roman" w:hAnsi="Times New Roman"/>
          <w:sz w:val="24"/>
          <w:szCs w:val="24"/>
        </w:rPr>
        <w:t xml:space="preserve"> and MQ value </w:t>
      </w:r>
      <w:r w:rsidRPr="00462E8C">
        <w:rPr>
          <w:rFonts w:ascii="Times New Roman" w:eastAsia="宋体" w:hAnsi="Times New Roman"/>
          <w:sz w:val="24"/>
          <w:szCs w:val="24"/>
        </w:rPr>
        <w:t>≤</w:t>
      </w:r>
      <w:r>
        <w:rPr>
          <w:rFonts w:ascii="Times New Roman" w:eastAsia="宋体" w:hAnsi="Times New Roman" w:hint="eastAsia"/>
          <w:sz w:val="24"/>
          <w:szCs w:val="24"/>
        </w:rPr>
        <w:t xml:space="preserve"> </w:t>
      </w:r>
      <w:r w:rsidRPr="00462E8C">
        <w:rPr>
          <w:rFonts w:ascii="Times New Roman" w:hAnsi="Times New Roman"/>
          <w:sz w:val="24"/>
          <w:szCs w:val="24"/>
        </w:rPr>
        <w:t>28</w:t>
      </w:r>
      <w:r>
        <w:rPr>
          <w:rFonts w:ascii="Times New Roman" w:hAnsi="Times New Roman"/>
          <w:sz w:val="24"/>
          <w:szCs w:val="24"/>
        </w:rPr>
        <w:t xml:space="preserve"> </w:t>
      </w:r>
      <w:r>
        <w:rPr>
          <w:rFonts w:ascii="Times New Roman" w:hAnsi="Times New Roman"/>
          <w:sz w:val="24"/>
          <w:szCs w:val="24"/>
        </w:rPr>
        <w:fldChar w:fldCharType="begin">
          <w:fldData xml:space="preserve">PEVuZE5vdGU+PENpdGU+PEF1dGhvcj5EZVByaXN0bzwvQXV0aG9yPjxZZWFyPjIwMTE8L1llYXI+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==
</w:fldData>
        </w:fldChar>
      </w:r>
      <w:r>
        <w:rPr>
          <w:rFonts w:ascii="Times New Roman" w:hAnsi="Times New Roman"/>
          <w:sz w:val="24"/>
          <w:szCs w:val="24"/>
        </w:rPr>
        <w:instrText xml:space="preserve"> ADDIN EN.CITE </w:instrText>
      </w:r>
      <w:r>
        <w:rPr>
          <w:rFonts w:ascii="Times New Roman" w:hAnsi="Times New Roman"/>
          <w:sz w:val="24"/>
          <w:szCs w:val="24"/>
        </w:rPr>
        <w:fldChar w:fldCharType="begin">
          <w:fldData xml:space="preserve">PEVuZE5vdGU+PENpdGU+PEF1dGhvcj5EZVByaXN0bzwvQXV0aG9yPjxZZWFyPjIwMTE8L1llYXI+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==
</w:fldData>
        </w:fldChar>
      </w:r>
      <w:r>
        <w:rPr>
          <w:rFonts w:ascii="Times New Roman" w:hAnsi="Times New Roman"/>
          <w:sz w:val="24"/>
          <w:szCs w:val="24"/>
        </w:rPr>
        <w:instrText xml:space="preserve"> ADDIN EN.CITE.DATA </w:instrText>
      </w:r>
      <w:r>
        <w:rPr>
          <w:rFonts w:ascii="Times New Roman" w:hAnsi="Times New Roman"/>
          <w:sz w:val="24"/>
          <w:szCs w:val="24"/>
        </w:rPr>
      </w:r>
      <w:r>
        <w:rPr>
          <w:rFonts w:ascii="Times New Roman" w:hAnsi="Times New Roman"/>
          <w:sz w:val="24"/>
          <w:szCs w:val="24"/>
        </w:rPr>
        <w:fldChar w:fldCharType="end"/>
      </w:r>
      <w:r>
        <w:rPr>
          <w:rFonts w:ascii="Times New Roman" w:hAnsi="Times New Roman"/>
          <w:sz w:val="24"/>
          <w:szCs w:val="24"/>
        </w:rPr>
        <w:fldChar w:fldCharType="separate"/>
      </w:r>
      <w:r>
        <w:rPr>
          <w:rFonts w:ascii="Times New Roman" w:hAnsi="Times New Roman"/>
          <w:noProof/>
          <w:sz w:val="24"/>
          <w:szCs w:val="24"/>
        </w:rPr>
        <w:t>(DePristo et al., 2011)</w:t>
      </w:r>
      <w:r>
        <w:rPr>
          <w:rFonts w:ascii="Times New Roman" w:hAnsi="Times New Roman"/>
          <w:sz w:val="24"/>
          <w:szCs w:val="24"/>
        </w:rPr>
        <w:fldChar w:fldCharType="end"/>
      </w:r>
      <w:r>
        <w:rPr>
          <w:rFonts w:ascii="Times New Roman" w:hAnsi="Times New Roman"/>
          <w:sz w:val="24"/>
          <w:szCs w:val="24"/>
        </w:rPr>
        <w:t xml:space="preserve">. SNP </w:t>
      </w:r>
      <w:r>
        <w:rPr>
          <w:rFonts w:ascii="Times New Roman" w:hAnsi="Times New Roman" w:hint="eastAsia"/>
          <w:sz w:val="24"/>
          <w:szCs w:val="24"/>
          <w:lang w:eastAsia="zh-CN"/>
        </w:rPr>
        <w:t>u</w:t>
      </w:r>
      <w:r>
        <w:rPr>
          <w:rFonts w:ascii="Times New Roman" w:hAnsi="Times New Roman"/>
          <w:sz w:val="24"/>
          <w:szCs w:val="24"/>
        </w:rPr>
        <w:t xml:space="preserve">sed in IBS, PCA and genetic structures were called from multiple bam samples by using joint variant calling mode of GATK. We merged individual bam files into one population bam sample and jointly call SNPs with pool samples, or random sample bam reads into same coverage when necessary. SNP validation and other detail process such as SNP pruning see </w:t>
      </w:r>
      <w:r w:rsidRPr="005D040D">
        <w:rPr>
          <w:rFonts w:ascii="Times New Roman" w:eastAsia="Times New Roman" w:hAnsi="Times New Roman" w:cs="Times New Roman"/>
          <w:color w:val="000000"/>
          <w:sz w:val="24"/>
          <w:szCs w:val="24"/>
        </w:rPr>
        <w:t>SI Appendix</w:t>
      </w:r>
      <w:r>
        <w:rPr>
          <w:rFonts w:ascii="Times New Roman" w:eastAsia="Times New Roman" w:hAnsi="Times New Roman" w:cs="Times New Roman"/>
          <w:color w:val="000000"/>
          <w:sz w:val="24"/>
          <w:szCs w:val="24"/>
        </w:rPr>
        <w:t xml:space="preserve"> section 4.</w:t>
      </w:r>
    </w:p>
    <w:p w14:paraId="509D3502" w14:textId="4733F70E"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noProof/>
          <w:color w:val="000000"/>
          <w:sz w:val="21"/>
          <w:szCs w:val="21"/>
        </w:rPr>
        <w:drawing>
          <wp:inline distT="0" distB="0" distL="0" distR="0" wp14:anchorId="5855881D" wp14:editId="1744D88A">
            <wp:extent cx="85725" cy="200025"/>
            <wp:effectExtent l="0" t="0" r="9525"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5725" cy="200025"/>
                    </a:xfrm>
                    <a:prstGeom prst="rect">
                      <a:avLst/>
                    </a:prstGeom>
                    <a:noFill/>
                    <a:ln>
                      <a:noFill/>
                    </a:ln>
                  </pic:spPr>
                </pic:pic>
              </a:graphicData>
            </a:graphic>
          </wp:inline>
        </w:drawing>
      </w:r>
      <w:r w:rsidRPr="00BB5F45">
        <w:rPr>
          <w:rFonts w:ascii="Times New Roman" w:eastAsia="Times New Roman" w:hAnsi="Times New Roman" w:cs="Times New Roman"/>
          <w:b/>
          <w:color w:val="000000"/>
          <w:sz w:val="24"/>
          <w:szCs w:val="24"/>
        </w:rPr>
        <w:t>a</w:t>
      </w:r>
      <w:r w:rsidRPr="005D040D">
        <w:rPr>
          <w:noProof/>
          <w:color w:val="000000"/>
          <w:sz w:val="21"/>
          <w:szCs w:val="21"/>
        </w:rPr>
        <w:drawing>
          <wp:inline distT="0" distB="0" distL="0" distR="0" wp14:anchorId="645399C6" wp14:editId="22DB2CAE">
            <wp:extent cx="85725" cy="200025"/>
            <wp:effectExtent l="0" t="0" r="9525"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5725" cy="200025"/>
                    </a:xfrm>
                    <a:prstGeom prst="rect">
                      <a:avLst/>
                    </a:prstGeom>
                    <a:noFill/>
                    <a:ln>
                      <a:noFill/>
                    </a:ln>
                  </pic:spPr>
                </pic:pic>
              </a:graphicData>
            </a:graphic>
          </wp:inline>
        </w:drawing>
      </w:r>
      <w:r w:rsidRPr="005D040D">
        <w:rPr>
          <w:rFonts w:ascii="Times New Roman" w:eastAsia="Times New Roman" w:hAnsi="Times New Roman" w:cs="Times New Roman"/>
          <w:b/>
          <w:color w:val="000000"/>
          <w:sz w:val="24"/>
          <w:szCs w:val="24"/>
        </w:rPr>
        <w:t xml:space="preserve">i simulation and PSMC analysis </w:t>
      </w:r>
    </w:p>
    <w:p w14:paraId="3A077FC5" w14:textId="625F02DE"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 xml:space="preserve">For the </w:t>
      </w:r>
      <w:r w:rsidRPr="005D040D">
        <w:rPr>
          <w:noProof/>
          <w:color w:val="000000"/>
          <w:sz w:val="21"/>
          <w:szCs w:val="21"/>
        </w:rPr>
        <w:drawing>
          <wp:inline distT="0" distB="0" distL="0" distR="0" wp14:anchorId="763F2794" wp14:editId="70936A39">
            <wp:extent cx="85725" cy="200025"/>
            <wp:effectExtent l="0" t="0" r="9525"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5725" cy="200025"/>
                    </a:xfrm>
                    <a:prstGeom prst="rect">
                      <a:avLst/>
                    </a:prstGeom>
                    <a:noFill/>
                    <a:ln>
                      <a:noFill/>
                    </a:ln>
                  </pic:spPr>
                </pic:pic>
              </a:graphicData>
            </a:graphic>
          </wp:inline>
        </w:drawing>
      </w:r>
      <w:r w:rsidRPr="005D040D">
        <w:rPr>
          <w:rFonts w:ascii="Times New Roman" w:eastAsia="Times New Roman" w:hAnsi="Times New Roman" w:cs="Times New Roman"/>
          <w:color w:val="000000"/>
          <w:sz w:val="24"/>
          <w:szCs w:val="24"/>
        </w:rPr>
        <w:t>a</w:t>
      </w:r>
      <w:r w:rsidRPr="005D040D">
        <w:rPr>
          <w:noProof/>
          <w:color w:val="000000"/>
          <w:sz w:val="21"/>
          <w:szCs w:val="21"/>
        </w:rPr>
        <w:drawing>
          <wp:inline distT="0" distB="0" distL="0" distR="0" wp14:anchorId="6FDE531F" wp14:editId="357B0197">
            <wp:extent cx="85725" cy="200025"/>
            <wp:effectExtent l="0" t="0" r="9525"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5725" cy="200025"/>
                    </a:xfrm>
                    <a:prstGeom prst="rect">
                      <a:avLst/>
                    </a:prstGeom>
                    <a:noFill/>
                    <a:ln>
                      <a:noFill/>
                    </a:ln>
                  </pic:spPr>
                </pic:pic>
              </a:graphicData>
            </a:graphic>
          </wp:inline>
        </w:drawing>
      </w:r>
      <w:r w:rsidRPr="005D040D">
        <w:rPr>
          <w:rFonts w:ascii="Times New Roman" w:eastAsia="Times New Roman" w:hAnsi="Times New Roman" w:cs="Times New Roman"/>
          <w:color w:val="000000"/>
          <w:sz w:val="24"/>
          <w:szCs w:val="24"/>
        </w:rPr>
        <w:t xml:space="preserve">i simulation, </w:t>
      </w:r>
      <w:r>
        <w:rPr>
          <w:rFonts w:ascii="Times New Roman" w:eastAsia="Times New Roman" w:hAnsi="Times New Roman" w:cs="Times New Roman"/>
          <w:color w:val="000000"/>
          <w:sz w:val="24"/>
          <w:szCs w:val="24"/>
        </w:rPr>
        <w:t>SNPs frequency of mallard, spot-billed and other 8 domestic populations were obtained from each of the 10 VCF files, then combined by using a way like outer join of SQL. (i.e. include SNPs that were monomorphic within one population but variable in their combined samples (10 populations);</w:t>
      </w:r>
      <w:r w:rsidRPr="009A4F6F">
        <w:rPr>
          <w:rFonts w:ascii="Times New Roman" w:eastAsia="Times New Roman" w:hAnsi="Times New Roman" w:cs="Times New Roman"/>
          <w:color w:val="000000"/>
          <w:sz w:val="24"/>
          <w:szCs w:val="24"/>
        </w:rPr>
        <w:t xml:space="preserve"> </w:t>
      </w:r>
      <w:r w:rsidRPr="005D040D">
        <w:rPr>
          <w:rFonts w:ascii="Times New Roman" w:eastAsia="Times New Roman" w:hAnsi="Times New Roman" w:cs="Times New Roman"/>
          <w:color w:val="000000"/>
          <w:sz w:val="24"/>
          <w:szCs w:val="24"/>
        </w:rPr>
        <w:t>SI Appendix</w:t>
      </w:r>
      <w:r>
        <w:rPr>
          <w:rFonts w:ascii="Times New Roman" w:eastAsia="Times New Roman" w:hAnsi="Times New Roman" w:cs="Times New Roman"/>
          <w:color w:val="000000"/>
          <w:sz w:val="24"/>
          <w:szCs w:val="24"/>
        </w:rPr>
        <w:t xml:space="preserve">). After LD pruning, </w:t>
      </w:r>
      <w:bookmarkStart w:id="3" w:name="_Hlk26482949"/>
      <w:r w:rsidRPr="005D040D">
        <w:rPr>
          <w:rFonts w:ascii="Times New Roman" w:eastAsia="Times New Roman" w:hAnsi="Times New Roman" w:cs="Times New Roman"/>
          <w:color w:val="000000"/>
          <w:sz w:val="24"/>
          <w:szCs w:val="24"/>
        </w:rPr>
        <w:t xml:space="preserve">We then inferred ancestral alleles </w:t>
      </w:r>
      <w:r>
        <w:rPr>
          <w:rFonts w:ascii="Times New Roman" w:eastAsia="Times New Roman" w:hAnsi="Times New Roman" w:cs="Times New Roman"/>
          <w:color w:val="000000"/>
          <w:sz w:val="24"/>
          <w:szCs w:val="24"/>
        </w:rPr>
        <w:t xml:space="preserve">by </w:t>
      </w:r>
      <w:r w:rsidRPr="005D040D">
        <w:rPr>
          <w:rFonts w:ascii="Times New Roman" w:eastAsia="Times New Roman" w:hAnsi="Times New Roman" w:cs="Times New Roman"/>
          <w:color w:val="000000"/>
          <w:sz w:val="24"/>
          <w:szCs w:val="24"/>
        </w:rPr>
        <w:t>using Muscovy ducks</w:t>
      </w: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 xml:space="preserve">and </w:t>
      </w:r>
      <w:r w:rsidRPr="005D040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Taihu</w:t>
      </w:r>
      <w:proofErr w:type="gramEnd"/>
      <w:r>
        <w:rPr>
          <w:rFonts w:ascii="Times New Roman" w:eastAsia="Times New Roman" w:hAnsi="Times New Roman" w:cs="Times New Roman"/>
          <w:color w:val="000000"/>
          <w:sz w:val="24"/>
          <w:szCs w:val="24"/>
        </w:rPr>
        <w:t xml:space="preserve"> </w:t>
      </w:r>
      <w:r w:rsidRPr="005D040D">
        <w:rPr>
          <w:rFonts w:ascii="Times New Roman" w:eastAsia="Times New Roman" w:hAnsi="Times New Roman" w:cs="Times New Roman"/>
          <w:color w:val="000000"/>
          <w:sz w:val="24"/>
          <w:szCs w:val="24"/>
        </w:rPr>
        <w:t xml:space="preserve">geese as outgroups using the following thresholds: (1) </w:t>
      </w:r>
      <w:bookmarkStart w:id="4" w:name="_Hlk28105898"/>
      <w:r w:rsidRPr="005D040D">
        <w:rPr>
          <w:rFonts w:ascii="Times New Roman" w:eastAsia="Times New Roman" w:hAnsi="Times New Roman" w:cs="Times New Roman"/>
          <w:color w:val="000000"/>
          <w:sz w:val="24"/>
          <w:szCs w:val="24"/>
        </w:rPr>
        <w:t xml:space="preserve">more than 30-fold coverage </w:t>
      </w:r>
      <w:r>
        <w:rPr>
          <w:rFonts w:ascii="Times New Roman" w:eastAsia="Times New Roman" w:hAnsi="Times New Roman" w:cs="Times New Roman"/>
          <w:color w:val="000000"/>
          <w:sz w:val="24"/>
          <w:szCs w:val="24"/>
        </w:rPr>
        <w:t>when SNP fixed</w:t>
      </w:r>
      <w:r w:rsidRPr="005D040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in</w:t>
      </w:r>
      <w:r w:rsidRPr="005D040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Muscovy or both</w:t>
      </w:r>
      <w:r w:rsidRPr="005D040D">
        <w:rPr>
          <w:rFonts w:ascii="Times New Roman" w:eastAsia="Times New Roman" w:hAnsi="Times New Roman" w:cs="Times New Roman"/>
          <w:color w:val="000000"/>
          <w:sz w:val="24"/>
          <w:szCs w:val="24"/>
        </w:rPr>
        <w:t xml:space="preserve"> outgroups;</w:t>
      </w:r>
      <w:bookmarkEnd w:id="4"/>
      <w:r w:rsidRPr="005D040D">
        <w:rPr>
          <w:rFonts w:ascii="Times New Roman" w:eastAsia="Times New Roman" w:hAnsi="Times New Roman" w:cs="Times New Roman"/>
          <w:color w:val="000000"/>
          <w:sz w:val="24"/>
          <w:szCs w:val="24"/>
        </w:rPr>
        <w:t xml:space="preserve"> and (2) the</w:t>
      </w:r>
      <w:bookmarkStart w:id="5" w:name="_Hlk28105920"/>
      <w:r w:rsidRPr="005D040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both outgroups were fixed the same directions</w:t>
      </w:r>
      <w:r w:rsidRPr="005D040D">
        <w:rPr>
          <w:rFonts w:ascii="Times New Roman" w:eastAsia="Times New Roman" w:hAnsi="Times New Roman" w:cs="Times New Roman"/>
          <w:color w:val="000000"/>
          <w:sz w:val="24"/>
          <w:szCs w:val="24"/>
        </w:rPr>
        <w:t>.</w:t>
      </w:r>
      <w:bookmarkEnd w:id="5"/>
      <w:r w:rsidRPr="005D040D">
        <w:rPr>
          <w:rFonts w:ascii="Times New Roman" w:eastAsia="Times New Roman" w:hAnsi="Times New Roman" w:cs="Times New Roman"/>
          <w:color w:val="000000"/>
          <w:sz w:val="24"/>
          <w:szCs w:val="24"/>
        </w:rPr>
        <w:t xml:space="preserve"> </w:t>
      </w:r>
      <w:bookmarkEnd w:id="3"/>
      <w:r w:rsidRPr="005D040D">
        <w:rPr>
          <w:rFonts w:ascii="Times New Roman" w:eastAsia="Times New Roman" w:hAnsi="Times New Roman" w:cs="Times New Roman"/>
          <w:color w:val="000000"/>
          <w:sz w:val="24"/>
          <w:szCs w:val="24"/>
        </w:rPr>
        <w:t xml:space="preserve">Subsequently, we quantized the frequency of each SNP of 8 domestic duck populations into one population and simulated the divergence among spot-billed, mallard and “domestic” ducks using split without migration, split </w:t>
      </w:r>
      <w:r w:rsidRPr="005D040D">
        <w:rPr>
          <w:rFonts w:ascii="Times New Roman" w:eastAsia="Times New Roman" w:hAnsi="Times New Roman" w:cs="Times New Roman"/>
          <w:color w:val="000000"/>
          <w:sz w:val="24"/>
          <w:szCs w:val="24"/>
        </w:rPr>
        <w:lastRenderedPageBreak/>
        <w:t>with migration and IM models with 50 bootstraps each (SI Appendix</w:t>
      </w:r>
      <w:r>
        <w:rPr>
          <w:rFonts w:ascii="Times New Roman" w:eastAsia="Times New Roman" w:hAnsi="Times New Roman" w:cs="Times New Roman"/>
          <w:color w:val="000000"/>
          <w:sz w:val="24"/>
          <w:szCs w:val="24"/>
        </w:rPr>
        <w:t xml:space="preserve"> 4.6</w:t>
      </w:r>
      <w:r w:rsidRPr="005D040D">
        <w:rPr>
          <w:rFonts w:ascii="Times New Roman" w:eastAsia="Times New Roman" w:hAnsi="Times New Roman" w:cs="Times New Roman"/>
          <w:color w:val="000000"/>
          <w:sz w:val="24"/>
          <w:szCs w:val="24"/>
        </w:rPr>
        <w:t xml:space="preserve">). </w:t>
      </w:r>
      <w:r w:rsidRPr="005D040D">
        <w:rPr>
          <w:rFonts w:ascii="Times New Roman" w:eastAsia="Times New Roman" w:hAnsi="Times New Roman" w:cs="Times New Roman"/>
          <w:i/>
          <w:color w:val="000000"/>
          <w:sz w:val="24"/>
          <w:szCs w:val="24"/>
        </w:rPr>
        <w:t>Nref</w:t>
      </w:r>
      <w:r w:rsidRPr="005D040D">
        <w:rPr>
          <w:rFonts w:ascii="Times New Roman" w:eastAsia="Times New Roman" w:hAnsi="Times New Roman" w:cs="Times New Roman"/>
          <w:color w:val="000000"/>
          <w:sz w:val="24"/>
          <w:szCs w:val="24"/>
        </w:rPr>
        <w:t xml:space="preserve"> was calculated with the following format:</w:t>
      </w:r>
    </w:p>
    <w:p w14:paraId="4CBD6D93" w14:textId="70B102A9"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noProof/>
          <w:color w:val="000000"/>
          <w:sz w:val="21"/>
          <w:szCs w:val="21"/>
        </w:rPr>
        <w:drawing>
          <wp:inline distT="0" distB="0" distL="0" distR="0" wp14:anchorId="3F27BDEE" wp14:editId="521AFEE2">
            <wp:extent cx="1885950" cy="40005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85950" cy="400050"/>
                    </a:xfrm>
                    <a:prstGeom prst="rect">
                      <a:avLst/>
                    </a:prstGeom>
                    <a:noFill/>
                    <a:ln>
                      <a:noFill/>
                    </a:ln>
                  </pic:spPr>
                </pic:pic>
              </a:graphicData>
            </a:graphic>
          </wp:inline>
        </w:drawing>
      </w:r>
      <w:r w:rsidRPr="005D040D">
        <w:rPr>
          <w:rFonts w:ascii="Times New Roman" w:eastAsia="Times New Roman" w:hAnsi="Times New Roman" w:cs="Times New Roman"/>
          <w:color w:val="000000"/>
          <w:sz w:val="24"/>
          <w:szCs w:val="24"/>
        </w:rPr>
        <w:t>; and L represents the length of the SNPs from and diluted by the rate of SNP sampling.</w:t>
      </w:r>
    </w:p>
    <w:p w14:paraId="1A218569" w14:textId="40D13353"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bookmarkStart w:id="6" w:name="_1fob9te" w:colFirst="0" w:colLast="0"/>
      <w:bookmarkEnd w:id="6"/>
      <w:r>
        <w:rPr>
          <w:rFonts w:ascii="Times New Roman" w:eastAsia="Times New Roman" w:hAnsi="Times New Roman" w:cs="Times New Roman"/>
          <w:color w:val="000000"/>
          <w:sz w:val="24"/>
          <w:szCs w:val="24"/>
        </w:rPr>
        <w:t>In</w:t>
      </w:r>
      <w:r w:rsidRPr="005D040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both</w:t>
      </w:r>
      <w:r w:rsidRPr="005D040D">
        <w:rPr>
          <w:rFonts w:ascii="Times New Roman" w:eastAsia="Times New Roman" w:hAnsi="Times New Roman" w:cs="Times New Roman"/>
          <w:color w:val="000000"/>
          <w:sz w:val="24"/>
          <w:szCs w:val="24"/>
        </w:rPr>
        <w:t xml:space="preserve"> PSMC (</w:t>
      </w:r>
      <w:hyperlink w:anchor="_3fwokq0">
        <w:r w:rsidRPr="005D040D">
          <w:rPr>
            <w:rFonts w:ascii="Times New Roman" w:eastAsia="Times New Roman" w:hAnsi="Times New Roman" w:cs="Times New Roman"/>
            <w:color w:val="000000"/>
            <w:sz w:val="24"/>
            <w:szCs w:val="24"/>
          </w:rPr>
          <w:t>Li &amp; Durbin, 2011</w:t>
        </w:r>
      </w:hyperlink>
      <w:r w:rsidRPr="005D040D">
        <w:rPr>
          <w:rFonts w:ascii="Times New Roman" w:eastAsia="Times New Roman" w:hAnsi="Times New Roman" w:cs="Times New Roman"/>
          <w:color w:val="000000"/>
          <w:sz w:val="24"/>
          <w:szCs w:val="24"/>
        </w:rPr>
        <w:t xml:space="preserve">; </w:t>
      </w:r>
      <w:hyperlink w:anchor="_4f1mdlm">
        <w:r w:rsidRPr="005D040D">
          <w:rPr>
            <w:rFonts w:ascii="Times New Roman" w:eastAsia="Times New Roman" w:hAnsi="Times New Roman" w:cs="Times New Roman"/>
            <w:color w:val="000000"/>
            <w:sz w:val="24"/>
            <w:szCs w:val="24"/>
          </w:rPr>
          <w:t>Lohmueller, Bustamante, &amp; Clark, 2010</w:t>
        </w:r>
      </w:hyperlink>
      <w:r w:rsidRPr="005D040D">
        <w:rPr>
          <w:rFonts w:ascii="Times New Roman" w:eastAsia="Times New Roman" w:hAnsi="Times New Roman" w:cs="Times New Roman"/>
          <w:color w:val="000000"/>
          <w:sz w:val="24"/>
          <w:szCs w:val="24"/>
        </w:rPr>
        <w:t>)</w:t>
      </w:r>
      <w:r w:rsidRPr="008D224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and </w:t>
      </w:r>
      <w:r w:rsidRPr="005D040D">
        <w:rPr>
          <w:noProof/>
          <w:color w:val="000000"/>
          <w:sz w:val="21"/>
          <w:szCs w:val="21"/>
        </w:rPr>
        <w:drawing>
          <wp:inline distT="0" distB="0" distL="0" distR="0" wp14:anchorId="72AE1C10" wp14:editId="51DDB0B7">
            <wp:extent cx="85725" cy="200025"/>
            <wp:effectExtent l="0" t="0" r="9525"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5725" cy="200025"/>
                    </a:xfrm>
                    <a:prstGeom prst="rect">
                      <a:avLst/>
                    </a:prstGeom>
                    <a:noFill/>
                    <a:ln>
                      <a:noFill/>
                    </a:ln>
                  </pic:spPr>
                </pic:pic>
              </a:graphicData>
            </a:graphic>
          </wp:inline>
        </w:drawing>
      </w:r>
      <w:r w:rsidRPr="005D040D">
        <w:rPr>
          <w:rFonts w:ascii="Times New Roman" w:eastAsia="Times New Roman" w:hAnsi="Times New Roman" w:cs="Times New Roman"/>
          <w:color w:val="000000"/>
          <w:sz w:val="24"/>
          <w:szCs w:val="24"/>
        </w:rPr>
        <w:t>a</w:t>
      </w:r>
      <w:r w:rsidRPr="005D040D">
        <w:rPr>
          <w:noProof/>
          <w:color w:val="000000"/>
          <w:sz w:val="21"/>
          <w:szCs w:val="21"/>
        </w:rPr>
        <w:drawing>
          <wp:inline distT="0" distB="0" distL="0" distR="0" wp14:anchorId="1C779264" wp14:editId="3C2634AF">
            <wp:extent cx="85725" cy="200025"/>
            <wp:effectExtent l="0" t="0" r="9525"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5725" cy="200025"/>
                    </a:xfrm>
                    <a:prstGeom prst="rect">
                      <a:avLst/>
                    </a:prstGeom>
                    <a:noFill/>
                    <a:ln>
                      <a:noFill/>
                    </a:ln>
                  </pic:spPr>
                </pic:pic>
              </a:graphicData>
            </a:graphic>
          </wp:inline>
        </w:drawing>
      </w:r>
      <w:r>
        <w:rPr>
          <w:rFonts w:ascii="Times New Roman" w:eastAsia="Times New Roman" w:hAnsi="Times New Roman" w:cs="Times New Roman"/>
          <w:color w:val="000000"/>
          <w:sz w:val="24"/>
          <w:szCs w:val="24"/>
        </w:rPr>
        <w:t>i simulations</w:t>
      </w:r>
      <w:r w:rsidRPr="005D040D">
        <w:rPr>
          <w:rFonts w:ascii="Times New Roman" w:eastAsia="Times New Roman" w:hAnsi="Times New Roman" w:cs="Times New Roman"/>
          <w:color w:val="000000"/>
          <w:sz w:val="24"/>
          <w:szCs w:val="24"/>
        </w:rPr>
        <w:t>, We assumed that the mutation rate per year was 9.97e-10 and the generation time was one year (</w:t>
      </w:r>
      <w:hyperlink w:anchor="_37m2jsg">
        <w:r w:rsidRPr="005D040D">
          <w:rPr>
            <w:rFonts w:ascii="Times New Roman" w:eastAsia="Times New Roman" w:hAnsi="Times New Roman" w:cs="Times New Roman"/>
            <w:color w:val="000000"/>
            <w:sz w:val="24"/>
            <w:szCs w:val="24"/>
          </w:rPr>
          <w:t>Nadachowska-Brzyska, Li, Smeds, Zhang, &amp; Ellegren, 2015</w:t>
        </w:r>
      </w:hyperlink>
      <w:r w:rsidRPr="005D040D">
        <w:rPr>
          <w:rFonts w:ascii="Times New Roman" w:eastAsia="Times New Roman" w:hAnsi="Times New Roman" w:cs="Times New Roman"/>
          <w:color w:val="000000"/>
          <w:sz w:val="24"/>
          <w:szCs w:val="24"/>
        </w:rPr>
        <w:t xml:space="preserve">). </w:t>
      </w:r>
    </w:p>
    <w:p w14:paraId="1307BAEE"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Positive selection in early ancestors of mallard and spot-billed ducks</w:t>
      </w:r>
    </w:p>
    <w:p w14:paraId="2A9AEF44"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 xml:space="preserve">To detect selection that occurred in </w:t>
      </w:r>
      <w:r>
        <w:rPr>
          <w:rFonts w:ascii="Times New Roman" w:eastAsia="Times New Roman" w:hAnsi="Times New Roman" w:cs="Times New Roman"/>
          <w:color w:val="000000"/>
          <w:sz w:val="24"/>
          <w:szCs w:val="24"/>
        </w:rPr>
        <w:t>early</w:t>
      </w:r>
      <w:r w:rsidRPr="005D040D">
        <w:rPr>
          <w:rFonts w:ascii="Times New Roman" w:eastAsia="Times New Roman" w:hAnsi="Times New Roman" w:cs="Times New Roman"/>
          <w:color w:val="000000"/>
          <w:sz w:val="24"/>
          <w:szCs w:val="24"/>
        </w:rPr>
        <w:t xml:space="preserve"> wild duck lineage (mallard and spot-billed) after their divergence with the domestic lineage, </w:t>
      </w:r>
      <w:r>
        <w:rPr>
          <w:rFonts w:ascii="Times New Roman" w:eastAsia="Times New Roman" w:hAnsi="Times New Roman" w:cs="Times New Roman"/>
          <w:color w:val="000000"/>
          <w:sz w:val="24"/>
          <w:szCs w:val="24"/>
        </w:rPr>
        <w:t xml:space="preserve">we used a method derived from </w:t>
      </w:r>
      <w:r w:rsidRPr="005D040D">
        <w:rPr>
          <w:rFonts w:ascii="Times New Roman" w:eastAsia="Times New Roman" w:hAnsi="Times New Roman" w:cs="Times New Roman"/>
          <w:color w:val="000000"/>
          <w:sz w:val="24"/>
          <w:szCs w:val="24"/>
        </w:rPr>
        <w:t>(</w:t>
      </w:r>
      <w:hyperlink w:anchor="_1pxezwc">
        <w:r w:rsidRPr="005D040D">
          <w:rPr>
            <w:rFonts w:ascii="Times New Roman" w:eastAsia="Times New Roman" w:hAnsi="Times New Roman" w:cs="Times New Roman"/>
            <w:color w:val="000000"/>
            <w:sz w:val="24"/>
            <w:szCs w:val="24"/>
          </w:rPr>
          <w:t>Green et al., 2010</w:t>
        </w:r>
      </w:hyperlink>
      <w:r w:rsidRPr="005D040D">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that is particularly suited to detect older selective sweeps during or shortly after divergence.</w:t>
      </w:r>
      <w:r w:rsidRPr="005D040D">
        <w:rPr>
          <w:rFonts w:ascii="Times New Roman" w:eastAsia="Times New Roman" w:hAnsi="Times New Roman" w:cs="Times New Roman"/>
          <w:color w:val="000000"/>
          <w:sz w:val="24"/>
          <w:szCs w:val="24"/>
        </w:rPr>
        <w:t xml:space="preserve"> </w:t>
      </w:r>
      <w:bookmarkStart w:id="7" w:name="_Hlk25570931"/>
      <w:r>
        <w:rPr>
          <w:rFonts w:ascii="Times New Roman" w:eastAsia="Times New Roman" w:hAnsi="Times New Roman" w:cs="Times New Roman"/>
          <w:color w:val="000000"/>
          <w:sz w:val="24"/>
          <w:szCs w:val="24"/>
        </w:rPr>
        <w:t>We selected SNPs that derived allele existed (including fixed) in mallard or spot-billed</w:t>
      </w:r>
      <w:bookmarkEnd w:id="7"/>
      <w:r>
        <w:rPr>
          <w:rFonts w:ascii="Times New Roman" w:eastAsia="Times New Roman" w:hAnsi="Times New Roman" w:cs="Times New Roman"/>
          <w:color w:val="000000"/>
          <w:sz w:val="24"/>
          <w:szCs w:val="24"/>
        </w:rPr>
        <w:t xml:space="preserve">. </w:t>
      </w:r>
      <w:r>
        <w:rPr>
          <w:rFonts w:ascii="Times New Roman" w:hAnsi="Times New Roman"/>
          <w:sz w:val="24"/>
          <w:szCs w:val="24"/>
        </w:rPr>
        <w:t xml:space="preserve">Ancient sweeps were enriched mainly through </w:t>
      </w:r>
      <w:r>
        <w:rPr>
          <w:rFonts w:ascii="Times New Roman" w:hAnsi="Times New Roman"/>
          <w:sz w:val="24"/>
          <w:szCs w:val="24"/>
          <w:lang w:eastAsia="zh-CN"/>
        </w:rPr>
        <w:t xml:space="preserve">searching for genomic regions with dearth of derived allele shared with domestics among wilds. </w:t>
      </w:r>
      <w:r>
        <w:rPr>
          <w:rFonts w:ascii="Times New Roman" w:hAnsi="Times New Roman"/>
          <w:sz w:val="24"/>
          <w:szCs w:val="24"/>
        </w:rPr>
        <w:t>(i.e. selected and linked SNPs reached high frequency to fixed. Whereas the allele frequency spectrum of those regions will be recovered by wild duck alleles, that is not shared with domestic lineages, with frequency spectrum towards normal to higher frequency since age old). This method will naturally disregard regions of recent selection or purifying selection in wild because those regions with derived allele skewed towards lower frequency wild alleles and making lower predicted domestic frequency thus leading weak signal (SI Appendix).</w:t>
      </w:r>
    </w:p>
    <w:p w14:paraId="14D9BD07"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lastRenderedPageBreak/>
        <w:t>We calculated the derived allele frequency of 18,083,967 selected SNPs in both the wild and domestic lineage</w:t>
      </w:r>
      <w:r>
        <w:rPr>
          <w:rFonts w:ascii="Times New Roman" w:eastAsia="Times New Roman" w:hAnsi="Times New Roman" w:cs="Times New Roman"/>
          <w:color w:val="000000"/>
          <w:sz w:val="24"/>
          <w:szCs w:val="24"/>
        </w:rPr>
        <w:t xml:space="preserve">. As expected, they were highly correlated </w:t>
      </w:r>
      <w:r w:rsidRPr="005D040D">
        <w:rPr>
          <w:rFonts w:ascii="Times New Roman" w:eastAsia="Times New Roman" w:hAnsi="Times New Roman" w:cs="Times New Roman"/>
          <w:color w:val="000000"/>
          <w:sz w:val="24"/>
          <w:szCs w:val="24"/>
        </w:rPr>
        <w:t>(Fig. S</w:t>
      </w:r>
      <w:r>
        <w:rPr>
          <w:rFonts w:ascii="Times New Roman" w:eastAsia="Times New Roman" w:hAnsi="Times New Roman" w:cs="Times New Roman"/>
          <w:color w:val="000000"/>
          <w:sz w:val="24"/>
          <w:szCs w:val="24"/>
        </w:rPr>
        <w:t>20</w:t>
      </w:r>
      <w:r w:rsidRPr="005D040D">
        <w:rPr>
          <w:rFonts w:ascii="Times New Roman" w:eastAsia="Times New Roman" w:hAnsi="Times New Roman" w:cs="Times New Roman"/>
          <w:color w:val="000000"/>
          <w:sz w:val="24"/>
          <w:szCs w:val="24"/>
        </w:rPr>
        <w:t xml:space="preserve">) This correlation was used to calculate the expected derived allele frequency in the domestic lineage as a function of the frequency in the wild lineage. </w:t>
      </w:r>
      <w:r>
        <w:rPr>
          <w:rFonts w:ascii="Times New Roman" w:eastAsia="Times New Roman" w:hAnsi="Times New Roman" w:cs="Times New Roman"/>
          <w:color w:val="000000"/>
          <w:sz w:val="24"/>
          <w:szCs w:val="24"/>
        </w:rPr>
        <w:t xml:space="preserve">log ratio of the sum of observed/expected derived frequency in </w:t>
      </w:r>
      <w:r w:rsidRPr="005D040D">
        <w:rPr>
          <w:rFonts w:ascii="Times New Roman" w:eastAsia="Times New Roman" w:hAnsi="Times New Roman" w:cs="Times New Roman"/>
          <w:color w:val="000000"/>
          <w:sz w:val="24"/>
          <w:szCs w:val="24"/>
        </w:rPr>
        <w:t>20-kb windows with a step size of 10 kb</w:t>
      </w:r>
      <w:r>
        <w:rPr>
          <w:rFonts w:ascii="Times New Roman" w:eastAsia="Times New Roman" w:hAnsi="Times New Roman" w:cs="Times New Roman"/>
          <w:color w:val="000000"/>
          <w:sz w:val="24"/>
          <w:szCs w:val="24"/>
        </w:rPr>
        <w:t xml:space="preserve"> were applied to scanning</w:t>
      </w:r>
      <w:r w:rsidRPr="005D040D">
        <w:rPr>
          <w:rFonts w:ascii="Times New Roman" w:eastAsia="Times New Roman" w:hAnsi="Times New Roman" w:cs="Times New Roman"/>
          <w:color w:val="000000"/>
          <w:sz w:val="24"/>
          <w:szCs w:val="24"/>
        </w:rPr>
        <w:t>. After Z-transforming the genome-wide distributions, we arrived at measure S</w:t>
      </w:r>
      <w:r>
        <w:rPr>
          <w:rFonts w:ascii="Times New Roman" w:eastAsia="Times New Roman" w:hAnsi="Times New Roman" w:cs="Times New Roman"/>
          <w:color w:val="000000"/>
          <w:sz w:val="24"/>
          <w:szCs w:val="24"/>
        </w:rPr>
        <w:t xml:space="preserve"> and defined selective sweep regions of the early mallard and spot-billed ancestors using the thresholds of </w:t>
      </w:r>
      <w:r w:rsidRPr="005D040D">
        <w:rPr>
          <w:rFonts w:ascii="Times New Roman" w:eastAsia="Times New Roman" w:hAnsi="Times New Roman" w:cs="Times New Roman"/>
          <w:color w:val="000000"/>
          <w:sz w:val="24"/>
          <w:szCs w:val="24"/>
        </w:rPr>
        <w:t>-0.2819 (4-fold standard deviations away from the mean) for autosomes and</w:t>
      </w:r>
      <w:r w:rsidRPr="005D040D">
        <w:rPr>
          <w:color w:val="000000"/>
          <w:sz w:val="21"/>
          <w:szCs w:val="21"/>
        </w:rPr>
        <w:t xml:space="preserve"> -</w:t>
      </w:r>
      <w:r w:rsidRPr="005D040D">
        <w:rPr>
          <w:rFonts w:ascii="Times New Roman" w:eastAsia="Times New Roman" w:hAnsi="Times New Roman" w:cs="Times New Roman"/>
          <w:color w:val="000000"/>
          <w:sz w:val="24"/>
          <w:szCs w:val="24"/>
        </w:rPr>
        <w:t>0.3089 for sex chromosomes (1.5-fold standard deviations away from the mean). Recent</w:t>
      </w:r>
      <w:r>
        <w:rPr>
          <w:rFonts w:ascii="Times New Roman" w:eastAsia="Times New Roman" w:hAnsi="Times New Roman" w:cs="Times New Roman"/>
          <w:color w:val="000000"/>
          <w:sz w:val="24"/>
          <w:szCs w:val="24"/>
        </w:rPr>
        <w:t xml:space="preserve"> </w:t>
      </w:r>
      <w:r w:rsidRPr="005D040D">
        <w:rPr>
          <w:rFonts w:ascii="Times New Roman" w:eastAsia="Times New Roman" w:hAnsi="Times New Roman" w:cs="Times New Roman"/>
          <w:color w:val="000000"/>
          <w:sz w:val="24"/>
          <w:szCs w:val="24"/>
        </w:rPr>
        <w:t>selective sweep regions in the domestic lineage could also reduce the S value; thus, we excluded regions that show lower zHp (CDRs) in the domestic lineage.</w:t>
      </w:r>
    </w:p>
    <w:p w14:paraId="0035674D"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RESULTS</w:t>
      </w:r>
    </w:p>
    <w:p w14:paraId="1BC89977"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We report high-quality drafts of the mallard and spot-billed and compare them to the genome of Beijing ducks and other birds (Table 1; SI Appendix; Fig. S1; Fig. S3-S11; Table S</w:t>
      </w:r>
      <w:r>
        <w:rPr>
          <w:rFonts w:ascii="Times New Roman" w:eastAsia="Times New Roman" w:hAnsi="Times New Roman" w:cs="Times New Roman"/>
          <w:color w:val="000000"/>
          <w:sz w:val="24"/>
          <w:szCs w:val="24"/>
        </w:rPr>
        <w:t>2</w:t>
      </w:r>
      <w:r w:rsidRPr="005D040D">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10</w:t>
      </w:r>
      <w:r w:rsidRPr="005D040D">
        <w:rPr>
          <w:rFonts w:ascii="Times New Roman" w:eastAsia="Times New Roman" w:hAnsi="Times New Roman" w:cs="Times New Roman"/>
          <w:color w:val="000000"/>
          <w:sz w:val="24"/>
          <w:szCs w:val="24"/>
        </w:rPr>
        <w:t>). We also generated a total of 1,219 Gb whole-genome resequencing data of 35 wild ducks from eight species</w:t>
      </w:r>
      <w:r>
        <w:rPr>
          <w:rFonts w:ascii="Times New Roman" w:eastAsia="Times New Roman" w:hAnsi="Times New Roman" w:cs="Times New Roman"/>
          <w:color w:val="000000"/>
          <w:sz w:val="24"/>
          <w:szCs w:val="24"/>
        </w:rPr>
        <w:t>, 11</w:t>
      </w:r>
      <w:r w:rsidRPr="005D040D">
        <w:rPr>
          <w:rFonts w:ascii="Times New Roman" w:eastAsia="Times New Roman" w:hAnsi="Times New Roman" w:cs="Times New Roman"/>
          <w:color w:val="000000"/>
          <w:sz w:val="24"/>
          <w:szCs w:val="24"/>
        </w:rPr>
        <w:t>4 domesticated ducks from six Chinese breeds</w:t>
      </w:r>
      <w:r>
        <w:rPr>
          <w:rFonts w:ascii="Times New Roman" w:eastAsia="Times New Roman" w:hAnsi="Times New Roman" w:cs="Times New Roman"/>
          <w:color w:val="000000"/>
          <w:sz w:val="24"/>
          <w:szCs w:val="24"/>
        </w:rPr>
        <w:t xml:space="preserve"> and</w:t>
      </w:r>
      <w:r w:rsidRPr="005D040D">
        <w:rPr>
          <w:rFonts w:ascii="Times New Roman" w:eastAsia="Times New Roman" w:hAnsi="Times New Roman" w:cs="Times New Roman"/>
          <w:color w:val="000000"/>
          <w:sz w:val="24"/>
          <w:szCs w:val="24"/>
        </w:rPr>
        <w:t xml:space="preserve"> two commercial breeds (Cherry Valley and Campbell ducks), and </w:t>
      </w:r>
      <w:r>
        <w:rPr>
          <w:rFonts w:ascii="Times New Roman" w:eastAsia="Times New Roman" w:hAnsi="Times New Roman" w:cs="Times New Roman"/>
          <w:color w:val="000000"/>
          <w:sz w:val="24"/>
          <w:szCs w:val="24"/>
        </w:rPr>
        <w:t>1</w:t>
      </w:r>
      <w:r w:rsidRPr="005D040D">
        <w:rPr>
          <w:rFonts w:ascii="Times New Roman" w:eastAsia="Times New Roman" w:hAnsi="Times New Roman" w:cs="Times New Roman"/>
          <w:color w:val="000000"/>
          <w:sz w:val="24"/>
          <w:szCs w:val="24"/>
        </w:rPr>
        <w:t xml:space="preserve">0 </w:t>
      </w:r>
      <w:r>
        <w:rPr>
          <w:rFonts w:ascii="Times New Roman" w:eastAsia="Times New Roman" w:hAnsi="Times New Roman" w:cs="Times New Roman"/>
          <w:color w:val="000000"/>
          <w:sz w:val="24"/>
          <w:szCs w:val="24"/>
        </w:rPr>
        <w:t>birds</w:t>
      </w:r>
      <w:r w:rsidRPr="005D040D">
        <w:rPr>
          <w:rFonts w:ascii="Times New Roman" w:eastAsia="Times New Roman" w:hAnsi="Times New Roman" w:cs="Times New Roman"/>
          <w:color w:val="000000"/>
          <w:sz w:val="24"/>
          <w:szCs w:val="24"/>
        </w:rPr>
        <w:t xml:space="preserve"> from Muscovy ducks and Taihu geese </w:t>
      </w:r>
      <w:r>
        <w:rPr>
          <w:rFonts w:ascii="Times New Roman" w:eastAsia="Times New Roman" w:hAnsi="Times New Roman" w:cs="Times New Roman"/>
          <w:color w:val="000000"/>
          <w:sz w:val="24"/>
          <w:szCs w:val="24"/>
        </w:rPr>
        <w:t>each as</w:t>
      </w:r>
      <w:r w:rsidRPr="005D040D">
        <w:rPr>
          <w:rFonts w:ascii="Times New Roman" w:eastAsia="Times New Roman" w:hAnsi="Times New Roman" w:cs="Times New Roman"/>
          <w:color w:val="000000"/>
          <w:sz w:val="24"/>
          <w:szCs w:val="24"/>
        </w:rPr>
        <w:t xml:space="preserve"> outgroups (Fig. S2; Table S1)</w:t>
      </w:r>
      <w:r>
        <w:rPr>
          <w:rFonts w:ascii="Times New Roman" w:eastAsia="Times New Roman" w:hAnsi="Times New Roman" w:cs="Times New Roman"/>
          <w:color w:val="000000"/>
          <w:sz w:val="24"/>
          <w:szCs w:val="24"/>
        </w:rPr>
        <w:t>.</w:t>
      </w:r>
    </w:p>
    <w:p w14:paraId="79B42F50"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Variants were called using GATK for each population and different combinations separately, and several quality filters were applied. In total, 44,852,612</w:t>
      </w:r>
      <w:r w:rsidRPr="005D040D">
        <w:rPr>
          <w:rFonts w:ascii="Times New Roman" w:eastAsia="Times New Roman" w:hAnsi="Times New Roman" w:cs="Times New Roman"/>
          <w:color w:val="FF0000"/>
          <w:sz w:val="24"/>
          <w:szCs w:val="24"/>
        </w:rPr>
        <w:t xml:space="preserve"> </w:t>
      </w:r>
      <w:r w:rsidRPr="005D040D">
        <w:rPr>
          <w:rFonts w:ascii="Times New Roman" w:eastAsia="Times New Roman" w:hAnsi="Times New Roman" w:cs="Times New Roman"/>
          <w:color w:val="000000"/>
          <w:sz w:val="24"/>
          <w:szCs w:val="24"/>
        </w:rPr>
        <w:t xml:space="preserve">SNPs were identified in the 10 duck populations (eight domestic duck breeds and two wild duck </w:t>
      </w:r>
      <w:r w:rsidRPr="005D040D">
        <w:rPr>
          <w:rFonts w:ascii="Times New Roman" w:eastAsia="Times New Roman" w:hAnsi="Times New Roman" w:cs="Times New Roman"/>
          <w:color w:val="000000"/>
          <w:sz w:val="24"/>
          <w:szCs w:val="24"/>
        </w:rPr>
        <w:lastRenderedPageBreak/>
        <w:t xml:space="preserve">populations), and 20,676,377 and 42,012,846 SNPs were detected in domestic duck and two wild duck populations (the mallard and spot-billed), respectively, with 18,093,115 shared SNPs (Fig. S12). Additionally, mallard and spot-billed ducks shared a comparative number of SNPs with domestic ducks (SI Appendix).  </w:t>
      </w:r>
    </w:p>
    <w:p w14:paraId="10880A6C"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 xml:space="preserve">Domestic duck originated in a lineage distinct from the mallard and spot-billed </w:t>
      </w:r>
    </w:p>
    <w:p w14:paraId="4E049C89"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 xml:space="preserve">We explored the genetic relationships of domestic and wild ducks by performing a principal component analysis (PCA) initially </w:t>
      </w:r>
      <w:r>
        <w:rPr>
          <w:rFonts w:ascii="Times New Roman" w:eastAsia="Times New Roman" w:hAnsi="Times New Roman" w:cs="Times New Roman"/>
          <w:color w:val="000000"/>
          <w:sz w:val="24"/>
          <w:szCs w:val="24"/>
        </w:rPr>
        <w:t>with</w:t>
      </w:r>
      <w:r w:rsidRPr="005D040D">
        <w:rPr>
          <w:rFonts w:ascii="Times New Roman" w:eastAsia="Times New Roman" w:hAnsi="Times New Roman" w:cs="Times New Roman"/>
          <w:color w:val="000000"/>
          <w:sz w:val="24"/>
          <w:szCs w:val="24"/>
        </w:rPr>
        <w:t xml:space="preserve"> genome-wide SNPs from 27 Shaoxing and 27 Beijing ducks (</w:t>
      </w:r>
      <w:r>
        <w:rPr>
          <w:rFonts w:ascii="Times New Roman" w:eastAsia="Times New Roman" w:hAnsi="Times New Roman" w:cs="Times New Roman"/>
          <w:color w:val="000000"/>
          <w:sz w:val="24"/>
          <w:szCs w:val="24"/>
        </w:rPr>
        <w:t>individually sequenced</w:t>
      </w:r>
      <w:r w:rsidRPr="005B7D3E">
        <w:rPr>
          <w:rFonts w:ascii="Times New Roman" w:eastAsia="Times New Roman" w:hAnsi="Times New Roman" w:cs="Times New Roman"/>
          <w:color w:val="000000"/>
          <w:sz w:val="24"/>
          <w:szCs w:val="24"/>
        </w:rPr>
        <w:t xml:space="preserve"> </w:t>
      </w:r>
      <w:r w:rsidRPr="005D040D">
        <w:rPr>
          <w:rFonts w:ascii="Times New Roman" w:eastAsia="Times New Roman" w:hAnsi="Times New Roman" w:cs="Times New Roman"/>
          <w:color w:val="000000"/>
          <w:sz w:val="24"/>
          <w:szCs w:val="24"/>
        </w:rPr>
        <w:t>domestic ducks) and 35 wild ducks. Expectedly, the domestic ducks (Shaoxing and Beijing ducks) clustered to mallard and spot-billed while clearly separating from other wild species (Fig. 1a; SI Appendix</w:t>
      </w:r>
      <w:r>
        <w:rPr>
          <w:rFonts w:ascii="Times New Roman" w:eastAsia="Times New Roman" w:hAnsi="Times New Roman" w:cs="Times New Roman"/>
          <w:color w:val="000000"/>
          <w:sz w:val="24"/>
          <w:szCs w:val="24"/>
        </w:rPr>
        <w:t xml:space="preserve"> 4.5</w:t>
      </w:r>
      <w:r w:rsidRPr="005D040D">
        <w:rPr>
          <w:rFonts w:ascii="Times New Roman" w:eastAsia="Times New Roman" w:hAnsi="Times New Roman" w:cs="Times New Roman"/>
          <w:color w:val="000000"/>
          <w:sz w:val="24"/>
          <w:szCs w:val="24"/>
        </w:rPr>
        <w:t>). Such genetic relationships were also identified by further PCA</w:t>
      </w:r>
      <w:r>
        <w:rPr>
          <w:rFonts w:ascii="Times New Roman" w:eastAsia="Times New Roman" w:hAnsi="Times New Roman" w:cs="Times New Roman"/>
          <w:color w:val="000000"/>
          <w:sz w:val="24"/>
          <w:szCs w:val="24"/>
        </w:rPr>
        <w:t xml:space="preserve">, </w:t>
      </w:r>
      <w:r w:rsidRPr="005D040D">
        <w:rPr>
          <w:rFonts w:ascii="Times New Roman" w:eastAsia="Times New Roman" w:hAnsi="Times New Roman" w:cs="Times New Roman"/>
          <w:color w:val="000000"/>
          <w:sz w:val="24"/>
          <w:szCs w:val="24"/>
        </w:rPr>
        <w:t>and tree analyses based on the IBS (identical by state) distance of those 89 individuals (Fig. 1b</w:t>
      </w:r>
      <w:r>
        <w:rPr>
          <w:rFonts w:ascii="Times New Roman" w:eastAsia="Times New Roman" w:hAnsi="Times New Roman" w:cs="Times New Roman"/>
          <w:color w:val="000000"/>
          <w:sz w:val="24"/>
          <w:szCs w:val="24"/>
        </w:rPr>
        <w:t>;</w:t>
      </w:r>
      <w:r w:rsidRPr="00A95359">
        <w:rPr>
          <w:rFonts w:ascii="Times New Roman" w:eastAsia="Times New Roman" w:hAnsi="Times New Roman" w:cs="Times New Roman"/>
          <w:color w:val="000000"/>
          <w:sz w:val="24"/>
          <w:szCs w:val="24"/>
        </w:rPr>
        <w:t xml:space="preserve"> </w:t>
      </w:r>
      <w:r w:rsidRPr="005D040D">
        <w:rPr>
          <w:rFonts w:ascii="Times New Roman" w:eastAsia="Times New Roman" w:hAnsi="Times New Roman" w:cs="Times New Roman"/>
          <w:color w:val="000000"/>
          <w:sz w:val="24"/>
          <w:szCs w:val="24"/>
        </w:rPr>
        <w:t>Fig. S13</w:t>
      </w:r>
      <w:r>
        <w:rPr>
          <w:rFonts w:ascii="Times New Roman" w:eastAsia="Times New Roman" w:hAnsi="Times New Roman" w:cs="Times New Roman"/>
          <w:color w:val="000000"/>
          <w:sz w:val="24"/>
          <w:szCs w:val="24"/>
        </w:rPr>
        <w:t>-14</w:t>
      </w:r>
      <w:r w:rsidRPr="005D040D">
        <w:rPr>
          <w:rFonts w:ascii="Times New Roman" w:eastAsia="Times New Roman" w:hAnsi="Times New Roman" w:cs="Times New Roman"/>
          <w:color w:val="000000"/>
          <w:sz w:val="24"/>
          <w:szCs w:val="24"/>
        </w:rPr>
        <w:t>). These findings suggest that the mallard and spot-billed have a closer genetic relationship with domestic populations than other wild species.</w:t>
      </w:r>
    </w:p>
    <w:p w14:paraId="21F622AA"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We then asked whether domestic ducks originated from the mallard or the descendants of the mallard and spot-billed ducks. We performed a 3-population test for admixture by taking the mallard and spot-billed as ancestral populations and Beijing and Shaoxing as target populations through a Block Jackknife analysis that corrected for linkage disequilibrium among SNPs (</w:t>
      </w:r>
      <w:hyperlink w:anchor="_2lwamvv">
        <w:r w:rsidRPr="005D040D">
          <w:rPr>
            <w:rFonts w:ascii="Times New Roman" w:eastAsia="Times New Roman" w:hAnsi="Times New Roman" w:cs="Times New Roman"/>
            <w:color w:val="000000"/>
            <w:sz w:val="24"/>
            <w:szCs w:val="24"/>
          </w:rPr>
          <w:t>Reich, Thangaraj, Patterson, Price, &amp; Singh, 2009</w:t>
        </w:r>
      </w:hyperlink>
      <w:r w:rsidRPr="005D040D">
        <w:rPr>
          <w:rFonts w:ascii="Times New Roman" w:eastAsia="Times New Roman" w:hAnsi="Times New Roman" w:cs="Times New Roman"/>
          <w:color w:val="000000"/>
          <w:sz w:val="24"/>
          <w:szCs w:val="24"/>
        </w:rPr>
        <w:t xml:space="preserve">; </w:t>
      </w:r>
      <w:hyperlink w:anchor="_3l18frh">
        <w:r w:rsidRPr="005D040D">
          <w:rPr>
            <w:rFonts w:ascii="Times New Roman" w:eastAsia="Times New Roman" w:hAnsi="Times New Roman" w:cs="Times New Roman"/>
            <w:color w:val="000000"/>
            <w:sz w:val="24"/>
            <w:szCs w:val="24"/>
          </w:rPr>
          <w:t>Rodgers, 1999</w:t>
        </w:r>
      </w:hyperlink>
      <w:r w:rsidRPr="005D040D">
        <w:rPr>
          <w:rFonts w:ascii="Times New Roman" w:eastAsia="Times New Roman" w:hAnsi="Times New Roman" w:cs="Times New Roman"/>
          <w:color w:val="000000"/>
          <w:sz w:val="24"/>
          <w:szCs w:val="24"/>
        </w:rPr>
        <w:t xml:space="preserve">). Surprisingly, this effort obtained significantly positive scores for these four groups (f3=0.007279, Z score=23.834; Table S11) </w:t>
      </w:r>
      <w:r>
        <w:rPr>
          <w:rFonts w:ascii="Times New Roman" w:eastAsia="Times New Roman" w:hAnsi="Times New Roman" w:cs="Times New Roman"/>
          <w:color w:val="000000"/>
          <w:sz w:val="24"/>
          <w:szCs w:val="24"/>
        </w:rPr>
        <w:t>that</w:t>
      </w:r>
      <w:r w:rsidRPr="005D040D">
        <w:rPr>
          <w:rFonts w:ascii="Times New Roman" w:eastAsia="Times New Roman" w:hAnsi="Times New Roman" w:cs="Times New Roman"/>
          <w:color w:val="000000"/>
          <w:sz w:val="24"/>
          <w:szCs w:val="24"/>
        </w:rPr>
        <w:t xml:space="preserve"> did not demonstrate that domestic ducks were descendants of the mallard and spot-billed ducks.</w:t>
      </w:r>
      <w:r>
        <w:rPr>
          <w:rFonts w:ascii="Times New Roman" w:eastAsia="Times New Roman" w:hAnsi="Times New Roman" w:cs="Times New Roman"/>
          <w:color w:val="000000"/>
          <w:sz w:val="24"/>
          <w:szCs w:val="24"/>
        </w:rPr>
        <w:t xml:space="preserve"> However, the </w:t>
      </w:r>
      <w:r>
        <w:rPr>
          <w:rFonts w:ascii="Times New Roman" w:eastAsia="Times New Roman" w:hAnsi="Times New Roman" w:cs="Times New Roman"/>
          <w:color w:val="000000"/>
          <w:sz w:val="24"/>
          <w:szCs w:val="24"/>
        </w:rPr>
        <w:lastRenderedPageBreak/>
        <w:t>mallard specific SNPs (polymorphism present only in mallard and ancestral allele fixed in</w:t>
      </w:r>
      <w:r w:rsidRPr="0013551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spot-billed) and spot-billed specific SNPs were almost equally distributed into each of the 8 domestic breeds, which implied equal closely kinship (Fig. S12b).</w:t>
      </w:r>
    </w:p>
    <w:p w14:paraId="7A9CA700"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 xml:space="preserve">We further performed genetic structure analysis to estimate ancestry among individuals of the four populations (Beijing, Shaoxing, mallard and spot-billed) with </w:t>
      </w:r>
      <w:r w:rsidRPr="005D040D">
        <w:rPr>
          <w:rFonts w:ascii="Times New Roman" w:eastAsia="Times New Roman" w:hAnsi="Times New Roman" w:cs="Times New Roman"/>
          <w:i/>
          <w:color w:val="000000"/>
          <w:sz w:val="24"/>
          <w:szCs w:val="24"/>
        </w:rPr>
        <w:t xml:space="preserve">K </w:t>
      </w:r>
      <w:r w:rsidRPr="005D040D">
        <w:rPr>
          <w:rFonts w:ascii="Times New Roman" w:eastAsia="Times New Roman" w:hAnsi="Times New Roman" w:cs="Times New Roman"/>
          <w:color w:val="000000"/>
          <w:sz w:val="24"/>
          <w:szCs w:val="24"/>
        </w:rPr>
        <w:t>(the number of ancestry components) ranging from two to seven (</w:t>
      </w:r>
      <w:hyperlink w:anchor="_26in1rg">
        <w:r w:rsidRPr="005D040D">
          <w:rPr>
            <w:rFonts w:ascii="Times New Roman" w:eastAsia="Times New Roman" w:hAnsi="Times New Roman" w:cs="Times New Roman"/>
            <w:color w:val="000000"/>
            <w:sz w:val="24"/>
            <w:szCs w:val="24"/>
          </w:rPr>
          <w:t>Alexander, Novembre, &amp; Lange, 2009</w:t>
        </w:r>
      </w:hyperlink>
      <w:r w:rsidRPr="005D040D">
        <w:rPr>
          <w:rFonts w:ascii="Times New Roman" w:eastAsia="Times New Roman" w:hAnsi="Times New Roman" w:cs="Times New Roman"/>
          <w:color w:val="000000"/>
          <w:sz w:val="24"/>
          <w:szCs w:val="24"/>
        </w:rPr>
        <w:t>). This analysis indicated that domestic ducks had a homogeneous genetic background, whereas wild ducks showed a heterogeneous genetic background</w:t>
      </w:r>
      <w:r>
        <w:rPr>
          <w:rFonts w:ascii="Times New Roman" w:eastAsia="Times New Roman" w:hAnsi="Times New Roman" w:cs="Times New Roman"/>
          <w:color w:val="000000"/>
          <w:sz w:val="24"/>
          <w:szCs w:val="24"/>
        </w:rPr>
        <w:t>; this outcome</w:t>
      </w:r>
      <w:r w:rsidRPr="005D040D">
        <w:rPr>
          <w:rFonts w:ascii="Times New Roman" w:eastAsia="Times New Roman" w:hAnsi="Times New Roman" w:cs="Times New Roman"/>
          <w:color w:val="000000"/>
          <w:sz w:val="24"/>
          <w:szCs w:val="24"/>
        </w:rPr>
        <w:t xml:space="preserve"> is consistent with the PCA (Fig. 1a, d). However, the wild ancestor duck started to divide into mallard and spot-billed when </w:t>
      </w:r>
      <w:r w:rsidRPr="005D040D">
        <w:rPr>
          <w:rFonts w:ascii="Times New Roman" w:eastAsia="Times New Roman" w:hAnsi="Times New Roman" w:cs="Times New Roman"/>
          <w:i/>
          <w:color w:val="000000"/>
          <w:sz w:val="24"/>
          <w:szCs w:val="24"/>
        </w:rPr>
        <w:t>K</w:t>
      </w:r>
      <w:r w:rsidRPr="005D040D">
        <w:rPr>
          <w:rFonts w:ascii="Times New Roman" w:eastAsia="Times New Roman" w:hAnsi="Times New Roman" w:cs="Times New Roman"/>
          <w:color w:val="000000"/>
          <w:sz w:val="24"/>
          <w:szCs w:val="24"/>
        </w:rPr>
        <w:t xml:space="preserve"> was increased to four, and it followed the separation between the wild ducks and domestic ducks when </w:t>
      </w:r>
      <w:r w:rsidRPr="005D040D">
        <w:rPr>
          <w:rFonts w:ascii="Times New Roman" w:eastAsia="Times New Roman" w:hAnsi="Times New Roman" w:cs="Times New Roman"/>
          <w:i/>
          <w:color w:val="000000"/>
          <w:sz w:val="24"/>
          <w:szCs w:val="24"/>
        </w:rPr>
        <w:t>K</w:t>
      </w:r>
      <w:r w:rsidRPr="005D040D">
        <w:rPr>
          <w:rFonts w:ascii="Times New Roman" w:eastAsia="Times New Roman" w:hAnsi="Times New Roman" w:cs="Times New Roman"/>
          <w:color w:val="000000"/>
          <w:sz w:val="24"/>
          <w:szCs w:val="24"/>
        </w:rPr>
        <w:t>=2, which had the lowest cross-validation error (Fig. 1d; Fig. S15; SI Appendix</w:t>
      </w:r>
      <w:r>
        <w:rPr>
          <w:rFonts w:ascii="Times New Roman" w:eastAsia="Times New Roman" w:hAnsi="Times New Roman" w:cs="Times New Roman"/>
          <w:color w:val="000000"/>
          <w:sz w:val="24"/>
          <w:szCs w:val="24"/>
        </w:rPr>
        <w:t xml:space="preserve"> 4.5</w:t>
      </w:r>
      <w:r w:rsidRPr="005D040D">
        <w:rPr>
          <w:rFonts w:ascii="Times New Roman" w:eastAsia="Times New Roman" w:hAnsi="Times New Roman" w:cs="Times New Roman"/>
          <w:color w:val="000000"/>
          <w:sz w:val="24"/>
          <w:szCs w:val="24"/>
        </w:rPr>
        <w:t xml:space="preserve">). These </w:t>
      </w:r>
      <w:r>
        <w:rPr>
          <w:rFonts w:ascii="Times New Roman" w:eastAsia="Times New Roman" w:hAnsi="Times New Roman" w:cs="Times New Roman"/>
          <w:color w:val="000000"/>
          <w:sz w:val="24"/>
          <w:szCs w:val="24"/>
        </w:rPr>
        <w:t>analyses indicated a deep divergence time between domestic lineage and wild than it between mallard and spot-billed, instead of traditional hypothesis (Fig. 1e).</w:t>
      </w:r>
      <w:r w:rsidRPr="005D040D">
        <w:rPr>
          <w:rFonts w:ascii="Times New Roman" w:eastAsia="Times New Roman" w:hAnsi="Times New Roman" w:cs="Times New Roman"/>
          <w:color w:val="000000"/>
          <w:sz w:val="24"/>
          <w:szCs w:val="24"/>
        </w:rPr>
        <w:t xml:space="preserve"> F</w:t>
      </w:r>
      <w:r w:rsidRPr="005D040D">
        <w:rPr>
          <w:rFonts w:ascii="Times New Roman" w:eastAsia="Times New Roman" w:hAnsi="Times New Roman" w:cs="Times New Roman"/>
          <w:color w:val="000000"/>
          <w:sz w:val="24"/>
          <w:szCs w:val="24"/>
          <w:vertAlign w:val="subscript"/>
        </w:rPr>
        <w:t>ST</w:t>
      </w:r>
      <w:r w:rsidRPr="005D040D">
        <w:rPr>
          <w:rFonts w:ascii="Times New Roman" w:eastAsia="Times New Roman" w:hAnsi="Times New Roman" w:cs="Times New Roman"/>
          <w:color w:val="000000"/>
          <w:sz w:val="24"/>
          <w:szCs w:val="24"/>
        </w:rPr>
        <w:t xml:space="preserve">-based phylogenetic tree </w:t>
      </w:r>
      <w:r>
        <w:rPr>
          <w:rFonts w:ascii="Times New Roman" w:eastAsia="Times New Roman" w:hAnsi="Times New Roman" w:cs="Times New Roman"/>
          <w:color w:val="000000"/>
          <w:sz w:val="24"/>
          <w:szCs w:val="24"/>
        </w:rPr>
        <w:t>also compatible with our hypothesis, and this evolutionary model could also explain the positive f3 and the comparative numbers of mallard/spot-billed specific SNPs observed in each domestic duck breeds.</w:t>
      </w:r>
      <w:r w:rsidRPr="00F3539E">
        <w:rPr>
          <w:rFonts w:ascii="Times New Roman" w:hAnsi="Times New Roman" w:cs="Times New Roman"/>
          <w:color w:val="000000"/>
          <w:sz w:val="24"/>
          <w:szCs w:val="24"/>
        </w:rPr>
        <w:t xml:space="preserve"> </w:t>
      </w:r>
      <w:r w:rsidRPr="00EF78AE">
        <w:rPr>
          <w:rFonts w:ascii="Times New Roman" w:hAnsi="Times New Roman" w:cs="Times New Roman"/>
          <w:color w:val="000000"/>
          <w:sz w:val="24"/>
          <w:szCs w:val="24"/>
        </w:rPr>
        <w:t>As those SNPs that shared by the wild ancestors and domestic ancestors draft into mallard and spot-billed specific SNPs equiprobably</w:t>
      </w:r>
      <w:r>
        <w:rPr>
          <w:rFonts w:ascii="Times New Roman" w:hAnsi="Times New Roman" w:cs="Times New Roman"/>
          <w:color w:val="000000"/>
          <w:sz w:val="24"/>
          <w:szCs w:val="24"/>
        </w:rPr>
        <w:t xml:space="preserve"> (Fig. 1c; Fig. S12b)</w:t>
      </w:r>
      <w:r>
        <w:rPr>
          <w:rFonts w:ascii="Times New Roman" w:eastAsia="Times New Roman" w:hAnsi="Times New Roman" w:cs="Times New Roman"/>
          <w:color w:val="000000"/>
          <w:sz w:val="24"/>
          <w:szCs w:val="24"/>
        </w:rPr>
        <w:t>. Although the resolution of IBS tree and genetic structure seems couldn’t distinguish mallard and spot-billed well, may due to their very recent divergence stage, overall analyses indicated that they were monophyletic (SI Appendix 4.5.2; Fig. S13</w:t>
      </w:r>
      <w:proofErr w:type="gramStart"/>
      <w:r>
        <w:rPr>
          <w:rFonts w:ascii="Times New Roman" w:eastAsia="Times New Roman" w:hAnsi="Times New Roman" w:cs="Times New Roman"/>
          <w:color w:val="000000"/>
          <w:sz w:val="24"/>
          <w:szCs w:val="24"/>
        </w:rPr>
        <w:t>d,S</w:t>
      </w:r>
      <w:proofErr w:type="gramEnd"/>
      <w:r>
        <w:rPr>
          <w:rFonts w:ascii="Times New Roman" w:eastAsia="Times New Roman" w:hAnsi="Times New Roman" w:cs="Times New Roman"/>
          <w:color w:val="000000"/>
          <w:sz w:val="24"/>
          <w:szCs w:val="24"/>
        </w:rPr>
        <w:t>15b).</w:t>
      </w:r>
    </w:p>
    <w:p w14:paraId="66BFA3A2" w14:textId="0A50FD3C"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To further confirm the evolutionary relationships</w:t>
      </w:r>
      <w:r w:rsidRPr="005D040D">
        <w:rPr>
          <w:rFonts w:ascii="Times New Roman" w:eastAsia="Times New Roman" w:hAnsi="Times New Roman" w:cs="Times New Roman"/>
          <w:color w:val="000000"/>
          <w:sz w:val="24"/>
          <w:szCs w:val="24"/>
        </w:rPr>
        <w:t xml:space="preserve"> of</w:t>
      </w:r>
      <w:r>
        <w:rPr>
          <w:rFonts w:ascii="Times New Roman" w:eastAsia="Times New Roman" w:hAnsi="Times New Roman" w:cs="Times New Roman"/>
          <w:color w:val="000000"/>
          <w:sz w:val="24"/>
          <w:szCs w:val="24"/>
        </w:rPr>
        <w:t xml:space="preserve"> mallard, spot-billed and domestic ducks, w</w:t>
      </w:r>
      <w:r w:rsidRPr="005D040D">
        <w:rPr>
          <w:rFonts w:ascii="Times New Roman" w:eastAsia="Times New Roman" w:hAnsi="Times New Roman" w:cs="Times New Roman"/>
          <w:color w:val="000000"/>
          <w:sz w:val="24"/>
          <w:szCs w:val="24"/>
        </w:rPr>
        <w:t xml:space="preserve">e </w:t>
      </w:r>
      <w:r>
        <w:rPr>
          <w:rFonts w:ascii="Times New Roman" w:eastAsia="Times New Roman" w:hAnsi="Times New Roman" w:cs="Times New Roman"/>
          <w:color w:val="000000"/>
          <w:sz w:val="24"/>
          <w:szCs w:val="24"/>
        </w:rPr>
        <w:t xml:space="preserve">then </w:t>
      </w:r>
      <w:r w:rsidRPr="005D040D">
        <w:rPr>
          <w:rFonts w:ascii="Times New Roman" w:eastAsia="Times New Roman" w:hAnsi="Times New Roman" w:cs="Times New Roman"/>
          <w:color w:val="000000"/>
          <w:sz w:val="24"/>
          <w:szCs w:val="24"/>
        </w:rPr>
        <w:t>randomly selected and polarized 20,333 unlinked SNPs from these 10 duck populations with two outgroups (Muscovy ducks) for a demographic simulation using the diffusion approach (</w:t>
      </w:r>
      <w:r w:rsidRPr="005D040D">
        <w:rPr>
          <w:noProof/>
          <w:color w:val="000000"/>
          <w:sz w:val="21"/>
          <w:szCs w:val="21"/>
        </w:rPr>
        <w:drawing>
          <wp:inline distT="0" distB="0" distL="0" distR="0" wp14:anchorId="3237D47B" wp14:editId="5AFBD616">
            <wp:extent cx="85725" cy="200025"/>
            <wp:effectExtent l="0" t="0" r="9525"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5725" cy="200025"/>
                    </a:xfrm>
                    <a:prstGeom prst="rect">
                      <a:avLst/>
                    </a:prstGeom>
                    <a:noFill/>
                    <a:ln>
                      <a:noFill/>
                    </a:ln>
                  </pic:spPr>
                </pic:pic>
              </a:graphicData>
            </a:graphic>
          </wp:inline>
        </w:drawing>
      </w:r>
      <w:r w:rsidRPr="005D040D">
        <w:rPr>
          <w:rFonts w:ascii="Times New Roman" w:eastAsia="Times New Roman" w:hAnsi="Times New Roman" w:cs="Times New Roman"/>
          <w:color w:val="000000"/>
          <w:sz w:val="24"/>
          <w:szCs w:val="24"/>
        </w:rPr>
        <w:t>a</w:t>
      </w:r>
      <w:r w:rsidRPr="005D040D">
        <w:rPr>
          <w:noProof/>
          <w:color w:val="000000"/>
          <w:sz w:val="21"/>
          <w:szCs w:val="21"/>
        </w:rPr>
        <w:drawing>
          <wp:inline distT="0" distB="0" distL="0" distR="0" wp14:anchorId="22DF3778" wp14:editId="3C3804B7">
            <wp:extent cx="85725" cy="200025"/>
            <wp:effectExtent l="0" t="0" r="9525"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5725" cy="200025"/>
                    </a:xfrm>
                    <a:prstGeom prst="rect">
                      <a:avLst/>
                    </a:prstGeom>
                    <a:noFill/>
                    <a:ln>
                      <a:noFill/>
                    </a:ln>
                  </pic:spPr>
                </pic:pic>
              </a:graphicData>
            </a:graphic>
          </wp:inline>
        </w:drawing>
      </w:r>
      <w:r w:rsidRPr="005D040D">
        <w:rPr>
          <w:rFonts w:ascii="Times New Roman" w:eastAsia="Times New Roman" w:hAnsi="Times New Roman" w:cs="Times New Roman"/>
          <w:color w:val="000000"/>
          <w:sz w:val="24"/>
          <w:szCs w:val="24"/>
        </w:rPr>
        <w:t>i) (Methods) (</w:t>
      </w:r>
      <w:hyperlink w:anchor="_2p2csry">
        <w:r w:rsidRPr="005D040D">
          <w:rPr>
            <w:rFonts w:ascii="Times New Roman" w:eastAsia="Times New Roman" w:hAnsi="Times New Roman" w:cs="Times New Roman"/>
            <w:color w:val="000000"/>
            <w:sz w:val="24"/>
            <w:szCs w:val="24"/>
          </w:rPr>
          <w:t>Gutenkunst, Hernandez, Williamson, &amp; Bustamante, 2009</w:t>
        </w:r>
      </w:hyperlink>
      <w:r w:rsidRPr="005D040D">
        <w:rPr>
          <w:rFonts w:ascii="Times New Roman" w:eastAsia="Times New Roman" w:hAnsi="Times New Roman" w:cs="Times New Roman"/>
          <w:color w:val="000000"/>
          <w:sz w:val="24"/>
          <w:szCs w:val="24"/>
        </w:rPr>
        <w:t xml:space="preserve">). We estimated the divergent time of the domestic ducks (quantized all eight domestic breeds into one population) and two wild duck populations (mallard and spot-billed) using two simple but informative models, with one taking migration into account while the other did not (Fig. 2a; </w:t>
      </w:r>
      <w:r w:rsidRPr="00FE08F9">
        <w:rPr>
          <w:rFonts w:ascii="Times New Roman" w:eastAsia="Times New Roman" w:hAnsi="Times New Roman" w:cs="Times New Roman"/>
          <w:color w:val="000000"/>
          <w:sz w:val="24"/>
          <w:szCs w:val="24"/>
        </w:rPr>
        <w:t>Methods</w:t>
      </w:r>
      <w:r>
        <w:rPr>
          <w:rFonts w:ascii="Times New Roman" w:eastAsia="Times New Roman" w:hAnsi="Times New Roman" w:cs="Times New Roman"/>
          <w:color w:val="000000"/>
          <w:sz w:val="24"/>
          <w:szCs w:val="24"/>
        </w:rPr>
        <w:t>;</w:t>
      </w:r>
      <w:r w:rsidRPr="007837EB">
        <w:rPr>
          <w:rFonts w:ascii="Times New Roman" w:eastAsia="Times New Roman" w:hAnsi="Times New Roman" w:cs="Times New Roman"/>
          <w:color w:val="000000"/>
          <w:sz w:val="24"/>
          <w:szCs w:val="24"/>
        </w:rPr>
        <w:t xml:space="preserve"> </w:t>
      </w:r>
      <w:r w:rsidRPr="005D040D">
        <w:rPr>
          <w:rFonts w:ascii="Times New Roman" w:eastAsia="Times New Roman" w:hAnsi="Times New Roman" w:cs="Times New Roman"/>
          <w:color w:val="000000"/>
          <w:sz w:val="24"/>
          <w:szCs w:val="24"/>
        </w:rPr>
        <w:t>SI Appendix</w:t>
      </w:r>
      <w:r>
        <w:rPr>
          <w:rFonts w:ascii="Times New Roman" w:eastAsia="Times New Roman" w:hAnsi="Times New Roman" w:cs="Times New Roman"/>
          <w:color w:val="000000"/>
          <w:sz w:val="24"/>
          <w:szCs w:val="24"/>
        </w:rPr>
        <w:t xml:space="preserve"> 4.6</w:t>
      </w:r>
      <w:r w:rsidRPr="005D040D">
        <w:rPr>
          <w:rFonts w:ascii="Times New Roman" w:eastAsia="Times New Roman" w:hAnsi="Times New Roman" w:cs="Times New Roman"/>
          <w:color w:val="000000"/>
          <w:sz w:val="24"/>
          <w:szCs w:val="24"/>
        </w:rPr>
        <w:t xml:space="preserve">). One hundred bootstrap simulations of the two models </w:t>
      </w:r>
      <w:r>
        <w:rPr>
          <w:rFonts w:ascii="Times New Roman" w:eastAsia="Times New Roman" w:hAnsi="Times New Roman" w:cs="Times New Roman"/>
          <w:color w:val="000000"/>
          <w:sz w:val="24"/>
          <w:szCs w:val="24"/>
        </w:rPr>
        <w:t>show</w:t>
      </w:r>
      <w:r w:rsidRPr="005D040D">
        <w:rPr>
          <w:rFonts w:ascii="Times New Roman" w:eastAsia="Times New Roman" w:hAnsi="Times New Roman" w:cs="Times New Roman"/>
          <w:color w:val="000000"/>
          <w:sz w:val="24"/>
          <w:szCs w:val="24"/>
        </w:rPr>
        <w:t xml:space="preserve"> that both divergence times between the two wild duck populations and domestic ducks were almost equal (100-300 Kyr) and longer than the corresponding one between mallard and spot-billed ducks (approximately 70 Kyr, Fig. 2b-c; SI Appendix</w:t>
      </w:r>
      <w:r>
        <w:rPr>
          <w:rFonts w:ascii="Times New Roman" w:eastAsia="Times New Roman" w:hAnsi="Times New Roman" w:cs="Times New Roman"/>
          <w:color w:val="000000"/>
          <w:sz w:val="24"/>
          <w:szCs w:val="24"/>
        </w:rPr>
        <w:t xml:space="preserve"> section 4.6</w:t>
      </w:r>
      <w:r w:rsidRPr="005D040D">
        <w:rPr>
          <w:rFonts w:ascii="Times New Roman" w:eastAsia="Times New Roman" w:hAnsi="Times New Roman" w:cs="Times New Roman"/>
          <w:color w:val="000000"/>
          <w:sz w:val="24"/>
          <w:szCs w:val="24"/>
        </w:rPr>
        <w:t>; Table S12, Fig. S16-1</w:t>
      </w:r>
      <w:r w:rsidRPr="001532D1">
        <w:rPr>
          <w:rFonts w:ascii="Times New Roman" w:hAnsi="Times New Roman" w:cs="Times New Roman"/>
          <w:color w:val="000000"/>
          <w:sz w:val="24"/>
          <w:szCs w:val="24"/>
          <w:lang w:eastAsia="zh-CN"/>
        </w:rPr>
        <w:t>8</w:t>
      </w:r>
      <w:r w:rsidRPr="005D040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Which further </w:t>
      </w:r>
      <w:r w:rsidRPr="005D040D">
        <w:rPr>
          <w:rFonts w:ascii="Times New Roman" w:eastAsia="Times New Roman" w:hAnsi="Times New Roman" w:cs="Times New Roman"/>
          <w:color w:val="000000"/>
          <w:sz w:val="24"/>
          <w:szCs w:val="24"/>
        </w:rPr>
        <w:t>support that the ancestor of the domestic duck split from the ancestor of mallard and spot-billed ducks before the two wild ducks’ divergence</w:t>
      </w:r>
      <w:r>
        <w:rPr>
          <w:rFonts w:ascii="Times New Roman" w:eastAsia="Times New Roman" w:hAnsi="Times New Roman" w:cs="Times New Roman"/>
          <w:color w:val="000000"/>
          <w:sz w:val="24"/>
          <w:szCs w:val="24"/>
        </w:rPr>
        <w:t xml:space="preserve"> (Fig. 1e)</w:t>
      </w:r>
      <w:r w:rsidRPr="005D040D">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As </w:t>
      </w:r>
      <m:oMath>
        <m:r>
          <m:rPr>
            <m:sty m:val="p"/>
          </m:rPr>
          <w:rPr>
            <w:rFonts w:ascii="Cambria Math" w:hAnsi="Cambria Math"/>
            <w:sz w:val="24"/>
            <w:szCs w:val="24"/>
          </w:rPr>
          <m:t>∂</m:t>
        </m:r>
      </m:oMath>
      <w:r w:rsidRPr="00311E79">
        <w:rPr>
          <w:rFonts w:ascii="Times New Roman" w:hAnsi="Times New Roman"/>
          <w:sz w:val="24"/>
          <w:szCs w:val="24"/>
        </w:rPr>
        <w:t>a</w:t>
      </w:r>
      <m:oMath>
        <m:r>
          <m:rPr>
            <m:sty m:val="p"/>
          </m:rPr>
          <w:rPr>
            <w:rFonts w:ascii="Cambria Math" w:hAnsi="Cambria Math"/>
            <w:sz w:val="24"/>
            <w:szCs w:val="24"/>
          </w:rPr>
          <m:t>∂</m:t>
        </m:r>
      </m:oMath>
      <w:r>
        <w:rPr>
          <w:rFonts w:ascii="Times New Roman" w:hAnsi="Times New Roman"/>
          <w:sz w:val="24"/>
          <w:szCs w:val="24"/>
        </w:rPr>
        <w:t xml:space="preserve">i </w:t>
      </w:r>
      <w:r>
        <w:rPr>
          <w:rFonts w:ascii="Times New Roman" w:eastAsia="Times New Roman" w:hAnsi="Times New Roman" w:cs="Times New Roman"/>
          <w:color w:val="000000"/>
          <w:sz w:val="24"/>
          <w:szCs w:val="24"/>
        </w:rPr>
        <w:t>couldn’t distinguish short-divergence from high-migration, a noteworthy consequence of introducing migration factors is the divergence time of model 2 increased. Furthermore, it s</w:t>
      </w:r>
      <w:r w:rsidRPr="003547E1">
        <w:rPr>
          <w:rFonts w:ascii="Times New Roman" w:eastAsia="Times New Roman" w:hAnsi="Times New Roman" w:cs="Times New Roman"/>
          <w:color w:val="000000"/>
          <w:sz w:val="24"/>
          <w:szCs w:val="24"/>
        </w:rPr>
        <w:t>eems d</w:t>
      </w:r>
      <w:r>
        <w:rPr>
          <w:rFonts w:ascii="Times New Roman" w:eastAsia="Times New Roman" w:hAnsi="Times New Roman" w:cs="Times New Roman"/>
          <w:color w:val="000000"/>
          <w:sz w:val="24"/>
          <w:szCs w:val="24"/>
        </w:rPr>
        <w:t xml:space="preserve">ue to </w:t>
      </w:r>
      <m:oMath>
        <m:r>
          <m:rPr>
            <m:sty m:val="p"/>
          </m:rPr>
          <w:rPr>
            <w:rFonts w:ascii="Cambria Math" w:hAnsi="Cambria Math"/>
            <w:sz w:val="24"/>
            <w:szCs w:val="24"/>
          </w:rPr>
          <m:t>∂</m:t>
        </m:r>
      </m:oMath>
      <w:r w:rsidRPr="00311E79">
        <w:rPr>
          <w:rFonts w:ascii="Times New Roman" w:hAnsi="Times New Roman"/>
          <w:sz w:val="24"/>
          <w:szCs w:val="24"/>
        </w:rPr>
        <w:t>a</w:t>
      </w:r>
      <m:oMath>
        <m:r>
          <m:rPr>
            <m:sty m:val="p"/>
          </m:rPr>
          <w:rPr>
            <w:rFonts w:ascii="Cambria Math" w:hAnsi="Cambria Math"/>
            <w:sz w:val="24"/>
            <w:szCs w:val="24"/>
          </w:rPr>
          <m:t>∂</m:t>
        </m:r>
      </m:oMath>
      <w:r>
        <w:rPr>
          <w:rFonts w:ascii="Times New Roman" w:hAnsi="Times New Roman"/>
          <w:sz w:val="24"/>
          <w:szCs w:val="24"/>
        </w:rPr>
        <w:t>i</w:t>
      </w:r>
      <w:r>
        <w:rPr>
          <w:rFonts w:ascii="Times New Roman" w:eastAsia="Times New Roman" w:hAnsi="Times New Roman" w:cs="Times New Roman"/>
          <w:color w:val="000000"/>
          <w:sz w:val="24"/>
          <w:szCs w:val="24"/>
        </w:rPr>
        <w:t xml:space="preserve"> have difficulty to determine longer Ts accompanied by high migration or shorter Ts coupled with low migration rate, thus having simulation on both situations and produce two peaks of estimate Ts. </w:t>
      </w:r>
    </w:p>
    <w:p w14:paraId="60F568C6" w14:textId="1F72B43A"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bookmarkStart w:id="8" w:name="_3znysh7" w:colFirst="0" w:colLast="0"/>
      <w:bookmarkEnd w:id="8"/>
      <w:r>
        <w:rPr>
          <w:rFonts w:ascii="Times New Roman" w:eastAsia="Times New Roman" w:hAnsi="Times New Roman" w:cs="Times New Roman"/>
          <w:color w:val="000000"/>
          <w:sz w:val="24"/>
          <w:szCs w:val="24"/>
        </w:rPr>
        <w:t>In addition</w:t>
      </w:r>
      <w:r w:rsidRPr="005D040D">
        <w:rPr>
          <w:rFonts w:ascii="Times New Roman" w:eastAsia="Times New Roman" w:hAnsi="Times New Roman" w:cs="Times New Roman"/>
          <w:color w:val="000000"/>
          <w:sz w:val="24"/>
          <w:szCs w:val="24"/>
        </w:rPr>
        <w:t>, we performed</w:t>
      </w:r>
      <w:r>
        <w:rPr>
          <w:rFonts w:ascii="Times New Roman" w:eastAsia="Times New Roman" w:hAnsi="Times New Roman" w:cs="Times New Roman"/>
          <w:color w:val="000000"/>
          <w:sz w:val="24"/>
          <w:szCs w:val="24"/>
        </w:rPr>
        <w:t xml:space="preserve"> diploid</w:t>
      </w:r>
      <w:r w:rsidRPr="005D040D">
        <w:rPr>
          <w:rFonts w:ascii="Times New Roman" w:eastAsia="Times New Roman" w:hAnsi="Times New Roman" w:cs="Times New Roman"/>
          <w:color w:val="000000"/>
          <w:sz w:val="24"/>
          <w:szCs w:val="24"/>
        </w:rPr>
        <w:t xml:space="preserve"> pairwise sequential Markovian coalescent (PSMC) analysis to reconstruct the demographic history and estimated the effective population </w:t>
      </w:r>
      <w:r w:rsidRPr="005D040D">
        <w:rPr>
          <w:rFonts w:ascii="Times New Roman" w:eastAsia="Times New Roman" w:hAnsi="Times New Roman" w:cs="Times New Roman"/>
          <w:color w:val="000000"/>
          <w:sz w:val="24"/>
          <w:szCs w:val="24"/>
        </w:rPr>
        <w:lastRenderedPageBreak/>
        <w:t>size (</w:t>
      </w:r>
      <w:r w:rsidRPr="005D040D">
        <w:rPr>
          <w:rFonts w:ascii="Times New Roman" w:eastAsia="Times New Roman" w:hAnsi="Times New Roman" w:cs="Times New Roman"/>
          <w:i/>
          <w:color w:val="000000"/>
          <w:sz w:val="24"/>
          <w:szCs w:val="24"/>
        </w:rPr>
        <w:t>N</w:t>
      </w:r>
      <w:r w:rsidRPr="005D040D">
        <w:rPr>
          <w:rFonts w:ascii="Times New Roman" w:eastAsia="Times New Roman" w:hAnsi="Times New Roman" w:cs="Times New Roman"/>
          <w:i/>
          <w:color w:val="000000"/>
          <w:sz w:val="24"/>
          <w:szCs w:val="24"/>
          <w:vertAlign w:val="subscript"/>
        </w:rPr>
        <w:t>e</w:t>
      </w:r>
      <w:r w:rsidRPr="005D040D">
        <w:rPr>
          <w:rFonts w:ascii="Times New Roman" w:eastAsia="Times New Roman" w:hAnsi="Times New Roman" w:cs="Times New Roman"/>
          <w:color w:val="000000"/>
          <w:sz w:val="24"/>
          <w:szCs w:val="24"/>
        </w:rPr>
        <w:t>) change along time among the mallard, spot-billed, Beijing and Shaoxing duck</w:t>
      </w:r>
      <w:r>
        <w:rPr>
          <w:rFonts w:ascii="Times New Roman" w:eastAsia="Times New Roman" w:hAnsi="Times New Roman" w:cs="Times New Roman"/>
          <w:color w:val="000000"/>
          <w:sz w:val="24"/>
          <w:szCs w:val="24"/>
        </w:rPr>
        <w:t xml:space="preserve"> individual</w:t>
      </w:r>
      <w:r w:rsidRPr="005D040D">
        <w:rPr>
          <w:rFonts w:ascii="Times New Roman" w:eastAsia="Times New Roman" w:hAnsi="Times New Roman" w:cs="Times New Roman"/>
          <w:color w:val="000000"/>
          <w:sz w:val="24"/>
          <w:szCs w:val="24"/>
        </w:rPr>
        <w:t>s. This analysis suggested that ancestors of these four populations presented a comparative effective population size before 110 Kyr (beginning of the LGP). However, ancestors of the two wild ducks and domestic ducks seemed to be under different demographic histories after the LGP. During this period, the effective populations of Beijing and Shaoxing duck ancestors decreased dramatically and continually. In contrast</w:t>
      </w:r>
      <w:r>
        <w:rPr>
          <w:rFonts w:ascii="Times New Roman" w:eastAsia="Times New Roman" w:hAnsi="Times New Roman" w:cs="Times New Roman"/>
          <w:color w:val="000000"/>
          <w:sz w:val="24"/>
          <w:szCs w:val="24"/>
        </w:rPr>
        <w:t>,</w:t>
      </w:r>
      <w:r w:rsidRPr="005D040D">
        <w:rPr>
          <w:rFonts w:ascii="Times New Roman" w:eastAsia="Times New Roman" w:hAnsi="Times New Roman" w:cs="Times New Roman"/>
          <w:color w:val="000000"/>
          <w:sz w:val="24"/>
          <w:szCs w:val="24"/>
        </w:rPr>
        <w:t xml:space="preserve"> the mallard and spot-billed duck ancestors </w:t>
      </w:r>
      <w:r>
        <w:rPr>
          <w:rFonts w:ascii="Times New Roman" w:eastAsia="Times New Roman" w:hAnsi="Times New Roman" w:cs="Times New Roman"/>
          <w:color w:val="000000"/>
          <w:sz w:val="24"/>
          <w:szCs w:val="24"/>
        </w:rPr>
        <w:t>maintain a relative high population size until LGM</w:t>
      </w:r>
      <w:r w:rsidRPr="005D040D">
        <w:rPr>
          <w:rFonts w:ascii="Times New Roman" w:eastAsia="Times New Roman" w:hAnsi="Times New Roman" w:cs="Times New Roman"/>
          <w:color w:val="000000"/>
          <w:sz w:val="24"/>
          <w:szCs w:val="24"/>
        </w:rPr>
        <w:t xml:space="preserve"> (Fig. 2d; SI Appendix; Fig. S1</w:t>
      </w:r>
      <w:r w:rsidRPr="0013551C">
        <w:rPr>
          <w:rFonts w:ascii="Times New Roman" w:hAnsi="Times New Roman" w:cs="Times New Roman"/>
          <w:color w:val="000000"/>
          <w:sz w:val="24"/>
          <w:szCs w:val="24"/>
          <w:lang w:eastAsia="zh-CN"/>
        </w:rPr>
        <w:t>9</w:t>
      </w:r>
      <w:r w:rsidRPr="005D040D">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This observation is consistent with previous research (</w:t>
      </w:r>
      <w:r>
        <w:rPr>
          <w:rFonts w:ascii="Times New Roman" w:eastAsia="Times New Roman" w:hAnsi="Times New Roman" w:cs="Times New Roman"/>
          <w:noProof/>
          <w:color w:val="000000"/>
          <w:sz w:val="24"/>
          <w:szCs w:val="24"/>
        </w:rPr>
        <w:t xml:space="preserve">Zhang et al., 2018) </w:t>
      </w:r>
      <w:r>
        <w:rPr>
          <w:rFonts w:ascii="Times New Roman" w:eastAsia="Times New Roman" w:hAnsi="Times New Roman" w:cs="Times New Roman"/>
          <w:color w:val="000000"/>
          <w:sz w:val="24"/>
          <w:szCs w:val="24"/>
        </w:rPr>
        <w:t xml:space="preserve">and the population structure and ancient introgression may make the curve of wild heterogenous. </w:t>
      </w:r>
      <w:r w:rsidRPr="005D040D">
        <w:rPr>
          <w:rFonts w:ascii="Times New Roman" w:eastAsia="Times New Roman" w:hAnsi="Times New Roman" w:cs="Times New Roman"/>
          <w:color w:val="000000"/>
          <w:sz w:val="24"/>
          <w:szCs w:val="24"/>
        </w:rPr>
        <w:t xml:space="preserve"> PSMC can also be informally used to infer divergent times when </w:t>
      </w:r>
      <w:r w:rsidRPr="005D040D">
        <w:rPr>
          <w:rFonts w:ascii="Times New Roman" w:eastAsia="Times New Roman" w:hAnsi="Times New Roman" w:cs="Times New Roman"/>
          <w:i/>
          <w:color w:val="000000"/>
          <w:sz w:val="24"/>
          <w:szCs w:val="24"/>
        </w:rPr>
        <w:t>N</w:t>
      </w:r>
      <w:r w:rsidRPr="005D040D">
        <w:rPr>
          <w:rFonts w:ascii="Times New Roman" w:eastAsia="Times New Roman" w:hAnsi="Times New Roman" w:cs="Times New Roman"/>
          <w:i/>
          <w:color w:val="000000"/>
          <w:sz w:val="24"/>
          <w:szCs w:val="24"/>
          <w:vertAlign w:val="subscript"/>
        </w:rPr>
        <w:t>e</w:t>
      </w:r>
      <w:r w:rsidRPr="005D040D">
        <w:rPr>
          <w:rFonts w:ascii="Times New Roman" w:eastAsia="Times New Roman" w:hAnsi="Times New Roman" w:cs="Times New Roman"/>
          <w:i/>
          <w:color w:val="000000"/>
          <w:sz w:val="24"/>
          <w:szCs w:val="24"/>
        </w:rPr>
        <w:t xml:space="preserve"> </w:t>
      </w:r>
      <w:r w:rsidRPr="005D040D">
        <w:rPr>
          <w:rFonts w:ascii="Times New Roman" w:eastAsia="Times New Roman" w:hAnsi="Times New Roman" w:cs="Times New Roman"/>
          <w:color w:val="000000"/>
          <w:sz w:val="24"/>
          <w:szCs w:val="24"/>
        </w:rPr>
        <w:t>trajectories that are overlapping diverge and move forward in time towards the present (</w:t>
      </w:r>
      <w:hyperlink w:anchor="_3as4poj">
        <w:r w:rsidRPr="005D040D">
          <w:rPr>
            <w:rFonts w:ascii="Times New Roman" w:eastAsia="Times New Roman" w:hAnsi="Times New Roman" w:cs="Times New Roman"/>
            <w:color w:val="000000"/>
            <w:sz w:val="24"/>
            <w:szCs w:val="24"/>
          </w:rPr>
          <w:t>Freedman et al., 2014</w:t>
        </w:r>
      </w:hyperlink>
      <w:r w:rsidRPr="005D040D">
        <w:rPr>
          <w:rFonts w:ascii="Times New Roman" w:eastAsia="Times New Roman" w:hAnsi="Times New Roman" w:cs="Times New Roman"/>
          <w:color w:val="000000"/>
          <w:sz w:val="24"/>
          <w:szCs w:val="24"/>
        </w:rPr>
        <w:t xml:space="preserve">; </w:t>
      </w:r>
      <w:hyperlink w:anchor="_2r0uhxc">
        <w:r w:rsidRPr="005D040D">
          <w:rPr>
            <w:rFonts w:ascii="Times New Roman" w:eastAsia="Times New Roman" w:hAnsi="Times New Roman" w:cs="Times New Roman"/>
            <w:color w:val="000000"/>
            <w:sz w:val="24"/>
            <w:szCs w:val="24"/>
          </w:rPr>
          <w:t>Wang et al., 2016</w:t>
        </w:r>
      </w:hyperlink>
      <w:r w:rsidRPr="005D040D">
        <w:rPr>
          <w:rFonts w:ascii="Times New Roman" w:eastAsia="Times New Roman" w:hAnsi="Times New Roman" w:cs="Times New Roman"/>
          <w:color w:val="000000"/>
          <w:sz w:val="24"/>
          <w:szCs w:val="24"/>
        </w:rPr>
        <w:t xml:space="preserve">). Interestingly, the divergent time was roughly coincident with the one inferred from </w:t>
      </w:r>
      <w:r w:rsidRPr="005D040D">
        <w:rPr>
          <w:noProof/>
          <w:color w:val="000000"/>
          <w:sz w:val="21"/>
          <w:szCs w:val="21"/>
        </w:rPr>
        <w:drawing>
          <wp:inline distT="0" distB="0" distL="0" distR="0" wp14:anchorId="7297B075" wp14:editId="38AEA813">
            <wp:extent cx="85725" cy="200025"/>
            <wp:effectExtent l="0" t="0" r="952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5725" cy="200025"/>
                    </a:xfrm>
                    <a:prstGeom prst="rect">
                      <a:avLst/>
                    </a:prstGeom>
                    <a:noFill/>
                    <a:ln>
                      <a:noFill/>
                    </a:ln>
                  </pic:spPr>
                </pic:pic>
              </a:graphicData>
            </a:graphic>
          </wp:inline>
        </w:drawing>
      </w:r>
      <w:r w:rsidRPr="005D040D">
        <w:rPr>
          <w:rFonts w:ascii="Times New Roman" w:eastAsia="Times New Roman" w:hAnsi="Times New Roman" w:cs="Times New Roman"/>
          <w:color w:val="000000"/>
          <w:sz w:val="24"/>
          <w:szCs w:val="24"/>
        </w:rPr>
        <w:t>a</w:t>
      </w:r>
      <w:r w:rsidRPr="005D040D">
        <w:rPr>
          <w:noProof/>
          <w:color w:val="000000"/>
          <w:sz w:val="21"/>
          <w:szCs w:val="21"/>
        </w:rPr>
        <w:drawing>
          <wp:inline distT="0" distB="0" distL="0" distR="0" wp14:anchorId="405976D5" wp14:editId="037D075D">
            <wp:extent cx="85725" cy="200025"/>
            <wp:effectExtent l="0" t="0" r="952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5725" cy="200025"/>
                    </a:xfrm>
                    <a:prstGeom prst="rect">
                      <a:avLst/>
                    </a:prstGeom>
                    <a:noFill/>
                    <a:ln>
                      <a:noFill/>
                    </a:ln>
                  </pic:spPr>
                </pic:pic>
              </a:graphicData>
            </a:graphic>
          </wp:inline>
        </w:drawing>
      </w:r>
      <w:r w:rsidRPr="005D040D">
        <w:rPr>
          <w:rFonts w:ascii="Times New Roman" w:eastAsia="Times New Roman" w:hAnsi="Times New Roman" w:cs="Times New Roman"/>
          <w:color w:val="000000"/>
          <w:sz w:val="24"/>
          <w:szCs w:val="24"/>
        </w:rPr>
        <w:t xml:space="preserve">i. Such consistency further encouraged us to infer that the ancestor of domestic duck diverged from the ancestor of mallard and spot-billed at approximately the beginning of the LGP. Similar to the </w:t>
      </w:r>
      <w:r w:rsidRPr="005D040D">
        <w:rPr>
          <w:rFonts w:ascii="Times New Roman" w:eastAsia="Times New Roman" w:hAnsi="Times New Roman" w:cs="Times New Roman"/>
          <w:i/>
          <w:color w:val="000000"/>
          <w:sz w:val="24"/>
          <w:szCs w:val="24"/>
        </w:rPr>
        <w:t>N</w:t>
      </w:r>
      <w:r w:rsidRPr="005D040D">
        <w:rPr>
          <w:rFonts w:ascii="Times New Roman" w:eastAsia="Times New Roman" w:hAnsi="Times New Roman" w:cs="Times New Roman"/>
          <w:i/>
          <w:color w:val="000000"/>
          <w:sz w:val="24"/>
          <w:szCs w:val="24"/>
          <w:vertAlign w:val="subscript"/>
        </w:rPr>
        <w:t>e</w:t>
      </w:r>
      <w:r w:rsidRPr="005D040D">
        <w:rPr>
          <w:rFonts w:ascii="Times New Roman" w:eastAsia="Times New Roman" w:hAnsi="Times New Roman" w:cs="Times New Roman"/>
          <w:i/>
          <w:color w:val="000000"/>
          <w:sz w:val="24"/>
          <w:szCs w:val="24"/>
        </w:rPr>
        <w:t xml:space="preserve"> </w:t>
      </w:r>
      <w:r w:rsidRPr="005D040D">
        <w:rPr>
          <w:rFonts w:ascii="Times New Roman" w:eastAsia="Times New Roman" w:hAnsi="Times New Roman" w:cs="Times New Roman"/>
          <w:color w:val="000000"/>
          <w:sz w:val="24"/>
          <w:szCs w:val="24"/>
        </w:rPr>
        <w:t xml:space="preserve">value estimated by the PSMC analysis, we found that the population size of domestic duck decreased whereas that of both wild duck species increased after the split between the wild and domestic population when using </w:t>
      </w:r>
      <w:r w:rsidRPr="005D040D">
        <w:rPr>
          <w:noProof/>
          <w:color w:val="000000"/>
          <w:sz w:val="21"/>
          <w:szCs w:val="21"/>
        </w:rPr>
        <w:drawing>
          <wp:inline distT="0" distB="0" distL="0" distR="0" wp14:anchorId="4330ACCF" wp14:editId="705F5C8E">
            <wp:extent cx="85725" cy="20002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5725" cy="200025"/>
                    </a:xfrm>
                    <a:prstGeom prst="rect">
                      <a:avLst/>
                    </a:prstGeom>
                    <a:noFill/>
                    <a:ln>
                      <a:noFill/>
                    </a:ln>
                  </pic:spPr>
                </pic:pic>
              </a:graphicData>
            </a:graphic>
          </wp:inline>
        </w:drawing>
      </w:r>
      <w:r w:rsidRPr="005D040D">
        <w:rPr>
          <w:rFonts w:ascii="Times New Roman" w:eastAsia="Times New Roman" w:hAnsi="Times New Roman" w:cs="Times New Roman"/>
          <w:color w:val="000000"/>
          <w:sz w:val="24"/>
          <w:szCs w:val="24"/>
        </w:rPr>
        <w:t>a</w:t>
      </w:r>
      <w:r w:rsidRPr="005D040D">
        <w:rPr>
          <w:noProof/>
          <w:color w:val="000000"/>
          <w:sz w:val="21"/>
          <w:szCs w:val="21"/>
        </w:rPr>
        <w:drawing>
          <wp:inline distT="0" distB="0" distL="0" distR="0" wp14:anchorId="3D625C76" wp14:editId="23FE05A3">
            <wp:extent cx="85725" cy="200025"/>
            <wp:effectExtent l="0" t="0" r="952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5725" cy="200025"/>
                    </a:xfrm>
                    <a:prstGeom prst="rect">
                      <a:avLst/>
                    </a:prstGeom>
                    <a:noFill/>
                    <a:ln>
                      <a:noFill/>
                    </a:ln>
                  </pic:spPr>
                </pic:pic>
              </a:graphicData>
            </a:graphic>
          </wp:inline>
        </w:drawing>
      </w:r>
      <w:r w:rsidRPr="005D040D">
        <w:rPr>
          <w:rFonts w:ascii="Times New Roman" w:eastAsia="Times New Roman" w:hAnsi="Times New Roman" w:cs="Times New Roman"/>
          <w:color w:val="000000"/>
          <w:sz w:val="24"/>
          <w:szCs w:val="24"/>
        </w:rPr>
        <w:t>i to simulate a more complex model (i.e., population size changed exponentially after split) of divergence between populations (SI Appendix</w:t>
      </w:r>
      <w:r>
        <w:rPr>
          <w:rFonts w:ascii="Times New Roman" w:eastAsia="Times New Roman" w:hAnsi="Times New Roman" w:cs="Times New Roman"/>
          <w:color w:val="000000"/>
          <w:sz w:val="24"/>
          <w:szCs w:val="24"/>
        </w:rPr>
        <w:t xml:space="preserve"> 4.6</w:t>
      </w:r>
      <w:r w:rsidRPr="005D040D">
        <w:rPr>
          <w:rFonts w:ascii="Times New Roman" w:eastAsia="Times New Roman" w:hAnsi="Times New Roman" w:cs="Times New Roman"/>
          <w:color w:val="000000"/>
          <w:sz w:val="24"/>
          <w:szCs w:val="24"/>
        </w:rPr>
        <w:t>).</w:t>
      </w:r>
    </w:p>
    <w:p w14:paraId="41C1557D"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Early ancestors of mallard and spot-billed might benefit from adaptive selections</w:t>
      </w:r>
    </w:p>
    <w:p w14:paraId="30F962EB"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 xml:space="preserve">Interestingly, the different population size change trends occurred after divergence </w:t>
      </w:r>
      <w:r w:rsidRPr="005D040D">
        <w:rPr>
          <w:rFonts w:ascii="Times New Roman" w:eastAsia="Times New Roman" w:hAnsi="Times New Roman" w:cs="Times New Roman"/>
          <w:color w:val="000000"/>
          <w:sz w:val="24"/>
          <w:szCs w:val="24"/>
        </w:rPr>
        <w:lastRenderedPageBreak/>
        <w:t>between the wild lineage and domestic lineage during the LGP. One possibility might be that natural selection granted the mallard and spot-billed ancestors but not domestic duck ancestors new trait advantages to adjust to environmental change after their split. Consequently, environmental changes led to a decreased domestic ancestor population size but increased wild ancestor population size (Fig. 2d; SI Appendix). We detected positive selection in the early ancestors of these two wild populations after their divergence with the domestic lineage and identified a total of 4</w:t>
      </w:r>
      <w:r>
        <w:rPr>
          <w:rFonts w:ascii="Times New Roman" w:eastAsia="Times New Roman" w:hAnsi="Times New Roman" w:cs="Times New Roman"/>
          <w:color w:val="000000"/>
          <w:sz w:val="24"/>
          <w:szCs w:val="24"/>
        </w:rPr>
        <w:t>3</w:t>
      </w:r>
      <w:r w:rsidRPr="005D040D">
        <w:rPr>
          <w:rFonts w:ascii="Times New Roman" w:eastAsia="Times New Roman" w:hAnsi="Times New Roman" w:cs="Times New Roman"/>
          <w:color w:val="000000"/>
          <w:sz w:val="24"/>
          <w:szCs w:val="24"/>
        </w:rPr>
        <w:t xml:space="preserve">4 putative selective sweep regions, with a total size of 10.86 Mb, using thresholds of 4 standard deviations from the mean (Fig. 3a-b; </w:t>
      </w:r>
      <w:r w:rsidRPr="00344664">
        <w:rPr>
          <w:rFonts w:ascii="Times New Roman" w:eastAsia="Times New Roman" w:hAnsi="Times New Roman" w:cs="Times New Roman"/>
          <w:color w:val="000000"/>
          <w:sz w:val="24"/>
          <w:szCs w:val="24"/>
        </w:rPr>
        <w:t>Fig. S</w:t>
      </w:r>
      <w:r w:rsidRPr="0013551C">
        <w:rPr>
          <w:rFonts w:ascii="Times New Roman" w:hAnsi="Times New Roman" w:cs="Times New Roman"/>
          <w:color w:val="000000"/>
          <w:sz w:val="24"/>
          <w:szCs w:val="24"/>
          <w:lang w:eastAsia="zh-CN"/>
        </w:rPr>
        <w:t>20</w:t>
      </w:r>
      <w:r w:rsidRPr="00344664">
        <w:rPr>
          <w:rFonts w:ascii="Times New Roman" w:eastAsia="Times New Roman" w:hAnsi="Times New Roman" w:cs="Times New Roman"/>
          <w:color w:val="000000"/>
          <w:sz w:val="24"/>
          <w:szCs w:val="24"/>
        </w:rPr>
        <w:t>, S2</w:t>
      </w:r>
      <w:r w:rsidRPr="0013551C">
        <w:rPr>
          <w:rFonts w:ascii="Times New Roman" w:hAnsi="Times New Roman" w:cs="Times New Roman"/>
          <w:color w:val="000000"/>
          <w:sz w:val="24"/>
          <w:szCs w:val="24"/>
          <w:lang w:eastAsia="zh-CN"/>
        </w:rPr>
        <w:t>1</w:t>
      </w:r>
      <w:r w:rsidRPr="00344664">
        <w:rPr>
          <w:rFonts w:ascii="Times New Roman" w:eastAsia="Times New Roman" w:hAnsi="Times New Roman" w:cs="Times New Roman"/>
          <w:color w:val="000000"/>
          <w:sz w:val="24"/>
          <w:szCs w:val="24"/>
        </w:rPr>
        <w:t xml:space="preserve">; </w:t>
      </w:r>
      <w:r w:rsidRPr="00FE08F9">
        <w:rPr>
          <w:rFonts w:ascii="Times New Roman" w:eastAsia="Times New Roman" w:hAnsi="Times New Roman" w:cs="Times New Roman"/>
          <w:color w:val="000000"/>
          <w:sz w:val="24"/>
          <w:szCs w:val="24"/>
        </w:rPr>
        <w:t xml:space="preserve"> Methods</w:t>
      </w:r>
      <w:r w:rsidRPr="005D040D">
        <w:rPr>
          <w:rFonts w:ascii="Times New Roman" w:eastAsia="Times New Roman" w:hAnsi="Times New Roman" w:cs="Times New Roman"/>
          <w:color w:val="000000"/>
          <w:sz w:val="24"/>
          <w:szCs w:val="24"/>
        </w:rPr>
        <w:t>) (</w:t>
      </w:r>
      <w:hyperlink w:anchor="_1pxezwc">
        <w:r w:rsidRPr="005D040D">
          <w:rPr>
            <w:rFonts w:ascii="Times New Roman" w:eastAsia="Times New Roman" w:hAnsi="Times New Roman" w:cs="Times New Roman"/>
            <w:color w:val="000000"/>
            <w:sz w:val="24"/>
            <w:szCs w:val="24"/>
          </w:rPr>
          <w:t>Green et al., 2010</w:t>
        </w:r>
      </w:hyperlink>
      <w:r w:rsidRPr="005D040D">
        <w:rPr>
          <w:rFonts w:ascii="Times New Roman" w:eastAsia="Times New Roman" w:hAnsi="Times New Roman" w:cs="Times New Roman"/>
          <w:color w:val="000000"/>
          <w:sz w:val="24"/>
          <w:szCs w:val="24"/>
        </w:rPr>
        <w:t xml:space="preserve">; </w:t>
      </w:r>
      <w:hyperlink w:anchor="_49x2ik5">
        <w:r w:rsidRPr="005D040D">
          <w:rPr>
            <w:rFonts w:ascii="Times New Roman" w:eastAsia="Times New Roman" w:hAnsi="Times New Roman" w:cs="Times New Roman"/>
            <w:color w:val="000000"/>
            <w:sz w:val="24"/>
            <w:szCs w:val="24"/>
          </w:rPr>
          <w:t>Groenen et al., 2012</w:t>
        </w:r>
      </w:hyperlink>
      <w:r w:rsidRPr="005D040D">
        <w:rPr>
          <w:rFonts w:ascii="Times New Roman" w:eastAsia="Times New Roman" w:hAnsi="Times New Roman" w:cs="Times New Roman"/>
          <w:color w:val="000000"/>
          <w:sz w:val="24"/>
          <w:szCs w:val="24"/>
        </w:rPr>
        <w:t xml:space="preserve">). </w:t>
      </w:r>
      <w:r w:rsidRPr="00CA58ED">
        <w:rPr>
          <w:rFonts w:ascii="Times New Roman" w:eastAsia="Times New Roman" w:hAnsi="Times New Roman" w:cs="Times New Roman"/>
          <w:color w:val="000000"/>
          <w:sz w:val="24"/>
          <w:szCs w:val="24"/>
        </w:rPr>
        <w:t>Only 150k of these putative sweep regions were overlapped with regions subsequently detected by F</w:t>
      </w:r>
      <w:r w:rsidRPr="00CA58ED">
        <w:rPr>
          <w:rFonts w:ascii="Times New Roman" w:eastAsia="Times New Roman" w:hAnsi="Times New Roman" w:cs="Times New Roman"/>
          <w:color w:val="000000"/>
          <w:sz w:val="24"/>
          <w:szCs w:val="24"/>
          <w:vertAlign w:val="subscript"/>
        </w:rPr>
        <w:t>ST</w:t>
      </w:r>
      <w:r w:rsidRPr="00CA58ED">
        <w:rPr>
          <w:rFonts w:ascii="Times New Roman" w:eastAsia="Times New Roman" w:hAnsi="Times New Roman" w:cs="Times New Roman"/>
          <w:color w:val="000000"/>
          <w:sz w:val="24"/>
          <w:szCs w:val="24"/>
        </w:rPr>
        <w:t xml:space="preserve"> between wild and domestic, further indicated this signal capture different property.</w:t>
      </w:r>
      <w:r>
        <w:rPr>
          <w:rFonts w:ascii="Times New Roman" w:eastAsia="Times New Roman" w:hAnsi="Times New Roman" w:cs="Times New Roman"/>
          <w:color w:val="000000"/>
          <w:sz w:val="24"/>
          <w:szCs w:val="24"/>
        </w:rPr>
        <w:t xml:space="preserve"> </w:t>
      </w:r>
      <w:r w:rsidRPr="005D040D">
        <w:rPr>
          <w:rFonts w:ascii="Times New Roman" w:eastAsia="Times New Roman" w:hAnsi="Times New Roman" w:cs="Times New Roman"/>
          <w:color w:val="000000"/>
          <w:sz w:val="24"/>
          <w:szCs w:val="24"/>
        </w:rPr>
        <w:t>Among them, 168 selective sweeps harboured 202 protein coding genes while the remaining sweeps did not contain annotated protein coding genes (SI Appendix; Table S13). Recent studies have indicated that positive selection in intergenic and intragenic regions was associated with phenotypic variation (</w:t>
      </w:r>
      <w:hyperlink w:anchor="_3j2qqm3">
        <w:r w:rsidRPr="005D040D">
          <w:rPr>
            <w:rFonts w:ascii="Times New Roman" w:eastAsia="Times New Roman" w:hAnsi="Times New Roman" w:cs="Times New Roman"/>
            <w:color w:val="000000"/>
            <w:sz w:val="24"/>
            <w:szCs w:val="24"/>
          </w:rPr>
          <w:t>Carneiro et al., 2014</w:t>
        </w:r>
      </w:hyperlink>
      <w:r w:rsidRPr="005D040D">
        <w:rPr>
          <w:rFonts w:ascii="Times New Roman" w:eastAsia="Times New Roman" w:hAnsi="Times New Roman" w:cs="Times New Roman"/>
          <w:color w:val="000000"/>
          <w:sz w:val="24"/>
          <w:szCs w:val="24"/>
        </w:rPr>
        <w:t xml:space="preserve">; </w:t>
      </w:r>
      <w:hyperlink w:anchor="_49x2ik5">
        <w:r w:rsidRPr="005D040D">
          <w:rPr>
            <w:rFonts w:ascii="Times New Roman" w:eastAsia="Times New Roman" w:hAnsi="Times New Roman" w:cs="Times New Roman"/>
            <w:color w:val="000000"/>
            <w:sz w:val="24"/>
            <w:szCs w:val="24"/>
          </w:rPr>
          <w:t>Groenen et al., 2012</w:t>
        </w:r>
      </w:hyperlink>
      <w:r w:rsidRPr="005D040D">
        <w:rPr>
          <w:rFonts w:ascii="Times New Roman" w:eastAsia="Times New Roman" w:hAnsi="Times New Roman" w:cs="Times New Roman"/>
          <w:color w:val="000000"/>
          <w:sz w:val="24"/>
          <w:szCs w:val="24"/>
        </w:rPr>
        <w:t xml:space="preserve">; </w:t>
      </w:r>
      <w:hyperlink w:anchor="_4k668n3">
        <w:r w:rsidRPr="005D040D">
          <w:rPr>
            <w:rFonts w:ascii="Times New Roman" w:eastAsia="Times New Roman" w:hAnsi="Times New Roman" w:cs="Times New Roman"/>
            <w:color w:val="000000"/>
            <w:sz w:val="24"/>
            <w:szCs w:val="24"/>
          </w:rPr>
          <w:t>Rubin et al., 2010</w:t>
        </w:r>
      </w:hyperlink>
      <w:r w:rsidRPr="005D040D">
        <w:rPr>
          <w:rFonts w:ascii="Times New Roman" w:eastAsia="Times New Roman" w:hAnsi="Times New Roman" w:cs="Times New Roman"/>
          <w:color w:val="000000"/>
          <w:sz w:val="24"/>
          <w:szCs w:val="24"/>
        </w:rPr>
        <w:t>). We then extended 180 kb in both the upstream and downstream regions that did not contain annotated genes and identified 162 closest genes in 156 of these extended regions (Table S13).</w:t>
      </w:r>
    </w:p>
    <w:p w14:paraId="6A54A849"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 xml:space="preserve">Subsequently, we performed a Gene Ontology (GO) analysis of 306 genes (12 of them detected in domestic selection were removed, </w:t>
      </w:r>
      <w:r w:rsidRPr="00FE08F9">
        <w:rPr>
          <w:rFonts w:ascii="Times New Roman" w:eastAsia="Times New Roman" w:hAnsi="Times New Roman" w:cs="Times New Roman"/>
          <w:color w:val="000000"/>
          <w:sz w:val="24"/>
          <w:szCs w:val="24"/>
        </w:rPr>
        <w:t>Materials and Methods</w:t>
      </w:r>
      <w:r w:rsidRPr="005D040D">
        <w:rPr>
          <w:rFonts w:ascii="Times New Roman" w:eastAsia="Times New Roman" w:hAnsi="Times New Roman" w:cs="Times New Roman"/>
          <w:color w:val="000000"/>
          <w:sz w:val="24"/>
          <w:szCs w:val="24"/>
        </w:rPr>
        <w:t xml:space="preserve">) in or closest to (extended 180 kb in both upstream and downstream) the selective sweep regions (SI Appendix) and highlighted 343 enriched categories related to 236 biological processes </w:t>
      </w:r>
      <w:r w:rsidRPr="005D040D">
        <w:rPr>
          <w:rFonts w:ascii="Times New Roman" w:eastAsia="Times New Roman" w:hAnsi="Times New Roman" w:cs="Times New Roman"/>
          <w:color w:val="000000"/>
          <w:sz w:val="24"/>
          <w:szCs w:val="24"/>
        </w:rPr>
        <w:lastRenderedPageBreak/>
        <w:t>(Table S14, S15). Interestingly, the most frequent categories were related to a series of organs and systems, such as morphogenesis and development of the lung,</w:t>
      </w:r>
      <w:r w:rsidRPr="005D040D">
        <w:rPr>
          <w:rFonts w:ascii="Times New Roman" w:eastAsia="Times New Roman" w:hAnsi="Times New Roman" w:cs="Times New Roman"/>
          <w:color w:val="000000"/>
          <w:sz w:val="21"/>
          <w:szCs w:val="21"/>
        </w:rPr>
        <w:t xml:space="preserve"> </w:t>
      </w:r>
      <w:r w:rsidRPr="005D040D">
        <w:rPr>
          <w:rFonts w:ascii="Times New Roman" w:eastAsia="Times New Roman" w:hAnsi="Times New Roman" w:cs="Times New Roman"/>
          <w:color w:val="000000"/>
          <w:sz w:val="24"/>
          <w:szCs w:val="24"/>
        </w:rPr>
        <w:t>heart,</w:t>
      </w:r>
      <w:r w:rsidRPr="005D040D">
        <w:rPr>
          <w:color w:val="000000"/>
          <w:sz w:val="21"/>
          <w:szCs w:val="21"/>
        </w:rPr>
        <w:t xml:space="preserve"> </w:t>
      </w:r>
      <w:r w:rsidRPr="005D040D">
        <w:rPr>
          <w:rFonts w:ascii="Times New Roman" w:eastAsia="Times New Roman" w:hAnsi="Times New Roman" w:cs="Times New Roman"/>
          <w:color w:val="000000"/>
          <w:sz w:val="24"/>
          <w:szCs w:val="24"/>
        </w:rPr>
        <w:t>metanephros, aortic and cardiac muscle and functions of the blood circulatory system, respiratory system, peripheral nervous system and ventricular system development, and rhythmic excitation (Table 2). Because long-distance flight requires adaptive changes in body shape, energy metabolism and spatial navigation, we proposed that the selection of genes associated with the above functions might have enhanced the ability to fly long distances in the ancestor of mallard and spot-billed (SI Appendix).</w:t>
      </w:r>
    </w:p>
    <w:p w14:paraId="4CC8ED55"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 xml:space="preserve">We further investigated functions of genes in putative selective sweep regions by surveying published literature and listed several genes that might be related to flight activity. For example, </w:t>
      </w:r>
      <w:r w:rsidRPr="005D040D">
        <w:rPr>
          <w:rFonts w:ascii="Times New Roman" w:eastAsia="Times New Roman" w:hAnsi="Times New Roman" w:cs="Times New Roman"/>
          <w:i/>
          <w:color w:val="000000"/>
          <w:sz w:val="24"/>
          <w:szCs w:val="24"/>
        </w:rPr>
        <w:t>KDR</w:t>
      </w:r>
      <w:r w:rsidRPr="005D040D">
        <w:rPr>
          <w:rFonts w:ascii="Times New Roman" w:eastAsia="Times New Roman" w:hAnsi="Times New Roman" w:cs="Times New Roman"/>
          <w:color w:val="000000"/>
          <w:sz w:val="24"/>
          <w:szCs w:val="24"/>
        </w:rPr>
        <w:t>, which is associated with lymph vessel development, is required for lung inflation at birth and enhances respiratory system function (</w:t>
      </w:r>
      <w:hyperlink w:anchor="_1hmsyys">
        <w:r w:rsidRPr="005D040D">
          <w:rPr>
            <w:rFonts w:ascii="Times New Roman" w:eastAsia="Times New Roman" w:hAnsi="Times New Roman" w:cs="Times New Roman"/>
            <w:color w:val="000000"/>
            <w:sz w:val="24"/>
            <w:szCs w:val="24"/>
          </w:rPr>
          <w:t>Jakus et al., 2014</w:t>
        </w:r>
      </w:hyperlink>
      <w:r w:rsidRPr="005D040D">
        <w:rPr>
          <w:rFonts w:ascii="Times New Roman" w:eastAsia="Times New Roman" w:hAnsi="Times New Roman" w:cs="Times New Roman"/>
          <w:color w:val="000000"/>
          <w:sz w:val="24"/>
          <w:szCs w:val="24"/>
        </w:rPr>
        <w:t xml:space="preserve">). The selection of the two genes </w:t>
      </w:r>
      <w:r w:rsidRPr="005D040D">
        <w:rPr>
          <w:rFonts w:ascii="Times New Roman" w:eastAsia="Times New Roman" w:hAnsi="Times New Roman" w:cs="Times New Roman"/>
          <w:i/>
          <w:color w:val="000000"/>
          <w:sz w:val="24"/>
          <w:szCs w:val="24"/>
        </w:rPr>
        <w:t>DNAJA1</w:t>
      </w:r>
      <w:r w:rsidRPr="005D040D">
        <w:rPr>
          <w:rFonts w:ascii="Times New Roman" w:eastAsia="Times New Roman" w:hAnsi="Times New Roman" w:cs="Times New Roman"/>
          <w:color w:val="000000"/>
          <w:sz w:val="24"/>
          <w:szCs w:val="24"/>
        </w:rPr>
        <w:t>, which stimulates ATP hydrolysis (</w:t>
      </w:r>
      <w:hyperlink w:anchor="_44sinio">
        <w:r w:rsidRPr="005D040D">
          <w:rPr>
            <w:rFonts w:ascii="Times New Roman" w:eastAsia="Times New Roman" w:hAnsi="Times New Roman" w:cs="Times New Roman"/>
            <w:color w:val="000000"/>
            <w:sz w:val="24"/>
            <w:szCs w:val="24"/>
          </w:rPr>
          <w:t>Baaklini et al., 2012</w:t>
        </w:r>
      </w:hyperlink>
      <w:r w:rsidRPr="005D040D">
        <w:rPr>
          <w:rFonts w:ascii="Times New Roman" w:eastAsia="Times New Roman" w:hAnsi="Times New Roman" w:cs="Times New Roman"/>
          <w:color w:val="000000"/>
          <w:sz w:val="24"/>
          <w:szCs w:val="24"/>
        </w:rPr>
        <w:t xml:space="preserve">), and </w:t>
      </w:r>
      <w:r w:rsidRPr="005D040D">
        <w:rPr>
          <w:rFonts w:ascii="Times New Roman" w:eastAsia="Times New Roman" w:hAnsi="Times New Roman" w:cs="Times New Roman"/>
          <w:i/>
          <w:color w:val="000000"/>
          <w:sz w:val="24"/>
          <w:szCs w:val="24"/>
        </w:rPr>
        <w:t>MRPS27</w:t>
      </w:r>
      <w:r w:rsidRPr="005D040D">
        <w:rPr>
          <w:rFonts w:ascii="Times New Roman" w:eastAsia="Times New Roman" w:hAnsi="Times New Roman" w:cs="Times New Roman"/>
          <w:color w:val="000000"/>
          <w:sz w:val="24"/>
          <w:szCs w:val="24"/>
        </w:rPr>
        <w:t>, which aids in protein synthesis within mitochondria (</w:t>
      </w:r>
      <w:hyperlink w:anchor="_4i7ojhp">
        <w:r w:rsidRPr="005D040D">
          <w:rPr>
            <w:rFonts w:ascii="Times New Roman" w:eastAsia="Times New Roman" w:hAnsi="Times New Roman" w:cs="Times New Roman"/>
            <w:color w:val="000000"/>
            <w:sz w:val="24"/>
            <w:szCs w:val="24"/>
          </w:rPr>
          <w:t>Davies et al., 2012</w:t>
        </w:r>
      </w:hyperlink>
      <w:r w:rsidRPr="005D040D">
        <w:rPr>
          <w:rFonts w:ascii="Times New Roman" w:eastAsia="Times New Roman" w:hAnsi="Times New Roman" w:cs="Times New Roman"/>
          <w:color w:val="000000"/>
          <w:sz w:val="24"/>
          <w:szCs w:val="24"/>
        </w:rPr>
        <w:t xml:space="preserve">), might help supply increased energy for sustained flight. We also noted that </w:t>
      </w:r>
      <w:r w:rsidRPr="005D040D">
        <w:rPr>
          <w:rFonts w:ascii="Times New Roman" w:eastAsia="Times New Roman" w:hAnsi="Times New Roman" w:cs="Times New Roman"/>
          <w:i/>
          <w:color w:val="000000"/>
          <w:sz w:val="24"/>
          <w:szCs w:val="24"/>
        </w:rPr>
        <w:t>PARK2</w:t>
      </w:r>
      <w:r w:rsidRPr="005D040D">
        <w:rPr>
          <w:rFonts w:ascii="Times New Roman" w:eastAsia="Times New Roman" w:hAnsi="Times New Roman" w:cs="Times New Roman"/>
          <w:color w:val="000000"/>
          <w:sz w:val="24"/>
          <w:szCs w:val="24"/>
        </w:rPr>
        <w:t xml:space="preserve"> was under selection when using a lower threshold (S=-3). </w:t>
      </w:r>
      <w:r w:rsidRPr="005D040D">
        <w:rPr>
          <w:rFonts w:ascii="Times New Roman" w:eastAsia="Times New Roman" w:hAnsi="Times New Roman" w:cs="Times New Roman"/>
          <w:i/>
          <w:color w:val="000000"/>
          <w:sz w:val="24"/>
          <w:szCs w:val="24"/>
        </w:rPr>
        <w:t>PARK2</w:t>
      </w:r>
      <w:r w:rsidRPr="005D040D">
        <w:rPr>
          <w:rFonts w:ascii="Times New Roman" w:eastAsia="Times New Roman" w:hAnsi="Times New Roman" w:cs="Times New Roman"/>
          <w:color w:val="000000"/>
          <w:sz w:val="24"/>
          <w:szCs w:val="24"/>
        </w:rPr>
        <w:t xml:space="preserve"> promotes the autophagic degradation of dysfunctional depolarized mitochondria, potentially suggesting an adaptation to facilitate the degradation of damaged mitochondria caused by products of an elevated metabolic rate. Previous studies found that some genes play important roles in energy metabolism, such as ferrous iron transport (i.e., </w:t>
      </w:r>
      <w:r w:rsidRPr="005D040D">
        <w:rPr>
          <w:rFonts w:ascii="Times New Roman" w:eastAsia="Times New Roman" w:hAnsi="Times New Roman" w:cs="Times New Roman"/>
          <w:i/>
          <w:color w:val="000000"/>
          <w:sz w:val="24"/>
          <w:szCs w:val="24"/>
        </w:rPr>
        <w:t>SLC39A14</w:t>
      </w:r>
      <w:r w:rsidRPr="005D040D">
        <w:rPr>
          <w:rFonts w:ascii="Times New Roman" w:eastAsia="Times New Roman" w:hAnsi="Times New Roman" w:cs="Times New Roman"/>
          <w:color w:val="000000"/>
          <w:sz w:val="24"/>
          <w:szCs w:val="24"/>
        </w:rPr>
        <w:t xml:space="preserve">) or positive fever generation regulation (i.e., </w:t>
      </w:r>
      <w:r w:rsidRPr="005D040D">
        <w:rPr>
          <w:rFonts w:ascii="Times New Roman" w:eastAsia="Times New Roman" w:hAnsi="Times New Roman" w:cs="Times New Roman"/>
          <w:i/>
          <w:color w:val="000000"/>
          <w:sz w:val="24"/>
          <w:szCs w:val="24"/>
        </w:rPr>
        <w:t>PTGS2</w:t>
      </w:r>
      <w:r w:rsidRPr="005D040D">
        <w:rPr>
          <w:rFonts w:ascii="Times New Roman" w:eastAsia="Times New Roman" w:hAnsi="Times New Roman" w:cs="Times New Roman"/>
          <w:color w:val="000000"/>
          <w:sz w:val="24"/>
          <w:szCs w:val="24"/>
        </w:rPr>
        <w:t>) (</w:t>
      </w:r>
      <w:hyperlink w:anchor="_1v1yuxt">
        <w:r w:rsidRPr="005D040D">
          <w:rPr>
            <w:rFonts w:ascii="Times New Roman" w:eastAsia="Times New Roman" w:hAnsi="Times New Roman" w:cs="Times New Roman"/>
            <w:color w:val="000000"/>
            <w:sz w:val="24"/>
            <w:szCs w:val="24"/>
          </w:rPr>
          <w:t>Liuzzi, Aydemir, Nam, Knutson, &amp; Cousins, 2006</w:t>
        </w:r>
      </w:hyperlink>
      <w:r w:rsidRPr="005D040D">
        <w:rPr>
          <w:rFonts w:ascii="Times New Roman" w:eastAsia="Times New Roman" w:hAnsi="Times New Roman" w:cs="Times New Roman"/>
          <w:color w:val="000000"/>
          <w:sz w:val="24"/>
          <w:szCs w:val="24"/>
        </w:rPr>
        <w:t xml:space="preserve">; </w:t>
      </w:r>
      <w:hyperlink w:anchor="_3tbugp1">
        <w:r w:rsidRPr="005D040D">
          <w:rPr>
            <w:rFonts w:ascii="Times New Roman" w:eastAsia="Times New Roman" w:hAnsi="Times New Roman" w:cs="Times New Roman"/>
            <w:color w:val="000000"/>
            <w:sz w:val="24"/>
            <w:szCs w:val="24"/>
          </w:rPr>
          <w:t xml:space="preserve">McCarthy &amp; Kosman, </w:t>
        </w:r>
        <w:r w:rsidRPr="005D040D">
          <w:rPr>
            <w:rFonts w:ascii="Times New Roman" w:eastAsia="Times New Roman" w:hAnsi="Times New Roman" w:cs="Times New Roman"/>
            <w:color w:val="000000"/>
            <w:sz w:val="24"/>
            <w:szCs w:val="24"/>
          </w:rPr>
          <w:lastRenderedPageBreak/>
          <w:t>2015</w:t>
        </w:r>
      </w:hyperlink>
      <w:r w:rsidRPr="005D040D">
        <w:rPr>
          <w:rFonts w:ascii="Times New Roman" w:eastAsia="Times New Roman" w:hAnsi="Times New Roman" w:cs="Times New Roman"/>
          <w:color w:val="000000"/>
          <w:sz w:val="24"/>
          <w:szCs w:val="24"/>
        </w:rPr>
        <w:t>). Positive selection of these genes in the early mallard and spot-billed duck ancestors might have enhanced their ability to transport oxygen in blood and adapt to cold and hypoxic environments at high altitudes during flight. Interestingly, we found that some genes involving retina and forebrain regionalization may implicate functions related to magnetic navigation ability</w:t>
      </w:r>
      <w:r>
        <w:rPr>
          <w:rFonts w:ascii="Times New Roman" w:eastAsia="Times New Roman" w:hAnsi="Times New Roman" w:cs="Times New Roman"/>
          <w:color w:val="000000"/>
          <w:sz w:val="24"/>
          <w:szCs w:val="24"/>
        </w:rPr>
        <w:t xml:space="preserve"> </w:t>
      </w:r>
      <w:r w:rsidRPr="005D040D">
        <w:rPr>
          <w:rFonts w:ascii="Times New Roman" w:eastAsia="Times New Roman" w:hAnsi="Times New Roman" w:cs="Times New Roman"/>
          <w:color w:val="000000"/>
          <w:sz w:val="24"/>
          <w:szCs w:val="24"/>
        </w:rPr>
        <w:t>(SI Appendix</w:t>
      </w:r>
      <w:r>
        <w:rPr>
          <w:rFonts w:ascii="Times New Roman" w:eastAsia="Times New Roman" w:hAnsi="Times New Roman" w:cs="Times New Roman"/>
          <w:color w:val="000000"/>
          <w:sz w:val="24"/>
          <w:szCs w:val="24"/>
        </w:rPr>
        <w:t xml:space="preserve"> 4.7.1</w:t>
      </w:r>
      <w:r w:rsidRPr="005D040D">
        <w:rPr>
          <w:rFonts w:ascii="Times New Roman" w:eastAsia="Times New Roman" w:hAnsi="Times New Roman" w:cs="Times New Roman"/>
          <w:color w:val="000000"/>
          <w:sz w:val="24"/>
          <w:szCs w:val="24"/>
        </w:rPr>
        <w:t>).</w:t>
      </w:r>
    </w:p>
    <w:p w14:paraId="5345B689"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In addition, we examined the functional activity of four mutations located in introns, UTRs</w:t>
      </w:r>
      <w:r>
        <w:rPr>
          <w:rFonts w:ascii="Times New Roman" w:eastAsia="Times New Roman" w:hAnsi="Times New Roman" w:cs="Times New Roman"/>
          <w:color w:val="000000"/>
          <w:sz w:val="24"/>
          <w:szCs w:val="24"/>
        </w:rPr>
        <w:t xml:space="preserve"> (Untranslated Region)</w:t>
      </w:r>
      <w:r w:rsidRPr="005D040D">
        <w:rPr>
          <w:rFonts w:ascii="Times New Roman" w:eastAsia="Times New Roman" w:hAnsi="Times New Roman" w:cs="Times New Roman"/>
          <w:color w:val="000000"/>
          <w:sz w:val="24"/>
          <w:szCs w:val="24"/>
        </w:rPr>
        <w:t xml:space="preserve"> or downstream of </w:t>
      </w:r>
      <w:r w:rsidRPr="005D040D">
        <w:rPr>
          <w:rFonts w:ascii="Times New Roman" w:eastAsia="Times New Roman" w:hAnsi="Times New Roman" w:cs="Times New Roman"/>
          <w:i/>
          <w:color w:val="000000"/>
          <w:sz w:val="24"/>
          <w:szCs w:val="24"/>
        </w:rPr>
        <w:t>EFNA5</w:t>
      </w:r>
      <w:r w:rsidRPr="005D040D">
        <w:rPr>
          <w:rFonts w:ascii="Times New Roman" w:eastAsia="Times New Roman" w:hAnsi="Times New Roman" w:cs="Times New Roman"/>
          <w:color w:val="000000"/>
          <w:sz w:val="24"/>
          <w:szCs w:val="24"/>
        </w:rPr>
        <w:t xml:space="preserve">, </w:t>
      </w:r>
      <w:r w:rsidRPr="005D040D">
        <w:rPr>
          <w:rFonts w:ascii="Times New Roman" w:eastAsia="Times New Roman" w:hAnsi="Times New Roman" w:cs="Times New Roman"/>
          <w:i/>
          <w:color w:val="000000"/>
          <w:sz w:val="24"/>
          <w:szCs w:val="24"/>
        </w:rPr>
        <w:t>ISL1</w:t>
      </w:r>
      <w:r w:rsidRPr="005D040D">
        <w:rPr>
          <w:rFonts w:ascii="Times New Roman" w:eastAsia="Times New Roman" w:hAnsi="Times New Roman" w:cs="Times New Roman"/>
          <w:color w:val="000000"/>
          <w:sz w:val="24"/>
          <w:szCs w:val="24"/>
        </w:rPr>
        <w:t xml:space="preserve"> and </w:t>
      </w:r>
      <w:r w:rsidRPr="005D040D">
        <w:rPr>
          <w:rFonts w:ascii="Times New Roman" w:eastAsia="Times New Roman" w:hAnsi="Times New Roman" w:cs="Times New Roman"/>
          <w:i/>
          <w:color w:val="000000"/>
          <w:sz w:val="24"/>
          <w:szCs w:val="24"/>
        </w:rPr>
        <w:t>MRPS27</w:t>
      </w:r>
      <w:r w:rsidRPr="005D040D">
        <w:rPr>
          <w:rFonts w:ascii="Times New Roman" w:eastAsia="Times New Roman" w:hAnsi="Times New Roman" w:cs="Times New Roman"/>
          <w:color w:val="000000"/>
          <w:sz w:val="24"/>
          <w:szCs w:val="24"/>
        </w:rPr>
        <w:t>. Three of the four sites with wild-type sequences showed significantly higher gene expression than the domestic genotype in a luciferase activity assay (Fig. 3d; Fig. S2</w:t>
      </w:r>
      <w:r>
        <w:rPr>
          <w:rFonts w:ascii="Times New Roman" w:hAnsi="Times New Roman" w:cs="Times New Roman" w:hint="eastAsia"/>
          <w:color w:val="000000"/>
          <w:sz w:val="24"/>
          <w:szCs w:val="24"/>
          <w:lang w:eastAsia="zh-CN"/>
        </w:rPr>
        <w:t>2</w:t>
      </w:r>
      <w:r w:rsidRPr="005D040D">
        <w:rPr>
          <w:rFonts w:ascii="Times New Roman" w:eastAsia="Times New Roman" w:hAnsi="Times New Roman" w:cs="Times New Roman"/>
          <w:color w:val="000000"/>
          <w:sz w:val="24"/>
          <w:szCs w:val="24"/>
        </w:rPr>
        <w:t>; Table S</w:t>
      </w:r>
      <w:r>
        <w:rPr>
          <w:rFonts w:ascii="Times New Roman" w:eastAsia="Times New Roman" w:hAnsi="Times New Roman" w:cs="Times New Roman"/>
          <w:color w:val="000000"/>
          <w:sz w:val="24"/>
          <w:szCs w:val="24"/>
        </w:rPr>
        <w:t>16</w:t>
      </w:r>
      <w:r w:rsidRPr="005D040D">
        <w:rPr>
          <w:rFonts w:ascii="Times New Roman" w:eastAsia="Times New Roman" w:hAnsi="Times New Roman" w:cs="Times New Roman"/>
          <w:color w:val="000000"/>
          <w:sz w:val="24"/>
          <w:szCs w:val="24"/>
        </w:rPr>
        <w:t>).</w:t>
      </w:r>
    </w:p>
    <w:p w14:paraId="34788BBF"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Characterization on the genomic landscape of divergence between</w:t>
      </w:r>
      <w:r w:rsidRPr="005D040D">
        <w:rPr>
          <w:rFonts w:ascii="Times New Roman" w:eastAsia="Times New Roman" w:hAnsi="Times New Roman" w:cs="Times New Roman"/>
          <w:b/>
          <w:color w:val="000000"/>
          <w:sz w:val="24"/>
          <w:szCs w:val="24"/>
        </w:rPr>
        <w:t xml:space="preserve"> mallard and spot-billed</w:t>
      </w:r>
      <w:r>
        <w:rPr>
          <w:rFonts w:ascii="Times New Roman" w:eastAsia="Times New Roman" w:hAnsi="Times New Roman" w:cs="Times New Roman"/>
          <w:b/>
          <w:color w:val="000000"/>
          <w:sz w:val="24"/>
          <w:szCs w:val="24"/>
        </w:rPr>
        <w:t xml:space="preserve"> consistent with very recent speciation</w:t>
      </w:r>
    </w:p>
    <w:p w14:paraId="0F960065" w14:textId="77777777" w:rsidR="00436E20" w:rsidRPr="005D040D" w:rsidRDefault="00436E20" w:rsidP="00436E20">
      <w:pPr>
        <w:widowControl w:val="0"/>
        <w:pBdr>
          <w:top w:val="nil"/>
          <w:left w:val="nil"/>
          <w:bottom w:val="nil"/>
          <w:right w:val="nil"/>
          <w:between w:val="nil"/>
        </w:pBdr>
        <w:tabs>
          <w:tab w:val="left" w:pos="3261"/>
        </w:tabs>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 xml:space="preserve">We estimated that mallard diverged from the spot-billed approximately 70 Kyr using two split models (Fig. 2a-b). This divergence time was consistent with </w:t>
      </w:r>
      <w:r>
        <w:rPr>
          <w:rFonts w:ascii="Times New Roman" w:eastAsia="Times New Roman" w:hAnsi="Times New Roman" w:cs="Times New Roman"/>
          <w:color w:val="000000"/>
          <w:sz w:val="24"/>
          <w:szCs w:val="24"/>
        </w:rPr>
        <w:t>a report counted</w:t>
      </w:r>
      <w:r w:rsidRPr="005D040D">
        <w:rPr>
          <w:rFonts w:ascii="Times New Roman" w:eastAsia="Times New Roman" w:hAnsi="Times New Roman" w:cs="Times New Roman"/>
          <w:color w:val="000000"/>
          <w:sz w:val="24"/>
          <w:szCs w:val="24"/>
        </w:rPr>
        <w:t xml:space="preserve"> using mtDNA sequences and less than a corresponding time (approximately 340 Kyrs-2 Myr) between two flycatcher species, which were studied extensively in speciation divergence (</w:t>
      </w:r>
      <w:hyperlink w:anchor="_3whwml4">
        <w:r w:rsidRPr="005D040D">
          <w:rPr>
            <w:rFonts w:ascii="Times New Roman" w:eastAsia="Times New Roman" w:hAnsi="Times New Roman" w:cs="Times New Roman"/>
            <w:color w:val="000000"/>
            <w:sz w:val="24"/>
            <w:szCs w:val="24"/>
          </w:rPr>
          <w:t>Ellegren et al., 2012</w:t>
        </w:r>
      </w:hyperlink>
      <w:r w:rsidRPr="005D040D">
        <w:rPr>
          <w:rFonts w:ascii="Times New Roman" w:eastAsia="Times New Roman" w:hAnsi="Times New Roman" w:cs="Times New Roman"/>
          <w:color w:val="000000"/>
          <w:sz w:val="24"/>
          <w:szCs w:val="24"/>
        </w:rPr>
        <w:t xml:space="preserve">; </w:t>
      </w:r>
      <w:hyperlink w:anchor="_nmf14n">
        <w:r w:rsidRPr="005D040D">
          <w:rPr>
            <w:rFonts w:ascii="Times New Roman" w:eastAsia="Times New Roman" w:hAnsi="Times New Roman" w:cs="Times New Roman"/>
            <w:color w:val="000000"/>
            <w:sz w:val="24"/>
            <w:szCs w:val="24"/>
          </w:rPr>
          <w:t>Nadachowska-Brzyska et al., 2013</w:t>
        </w:r>
      </w:hyperlink>
      <w:r w:rsidRPr="005D040D">
        <w:rPr>
          <w:rFonts w:ascii="Times New Roman" w:eastAsia="Times New Roman" w:hAnsi="Times New Roman" w:cs="Times New Roman"/>
          <w:color w:val="000000"/>
          <w:sz w:val="24"/>
          <w:szCs w:val="24"/>
        </w:rPr>
        <w:t xml:space="preserve">; </w:t>
      </w:r>
      <w:hyperlink w:anchor="_25b2l0r">
        <w:r w:rsidRPr="005D040D">
          <w:rPr>
            <w:rFonts w:ascii="Times New Roman" w:eastAsia="Times New Roman" w:hAnsi="Times New Roman" w:cs="Times New Roman"/>
            <w:color w:val="000000"/>
            <w:sz w:val="24"/>
            <w:szCs w:val="24"/>
          </w:rPr>
          <w:t>Zhuravlev &amp; Kulikova, 2014</w:t>
        </w:r>
      </w:hyperlink>
      <w:r w:rsidRPr="005D040D">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In line with previous study,</w:t>
      </w:r>
      <w:r w:rsidRPr="005D040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t</w:t>
      </w:r>
      <w:r w:rsidRPr="005D040D">
        <w:rPr>
          <w:rFonts w:ascii="Times New Roman" w:eastAsia="Times New Roman" w:hAnsi="Times New Roman" w:cs="Times New Roman"/>
          <w:color w:val="000000"/>
          <w:sz w:val="24"/>
          <w:szCs w:val="24"/>
        </w:rPr>
        <w:t>he fixed difference (d</w:t>
      </w:r>
      <w:r w:rsidRPr="005D040D">
        <w:rPr>
          <w:rFonts w:ascii="Times New Roman" w:eastAsia="Times New Roman" w:hAnsi="Times New Roman" w:cs="Times New Roman"/>
          <w:color w:val="000000"/>
          <w:sz w:val="24"/>
          <w:szCs w:val="24"/>
          <w:vertAlign w:val="subscript"/>
        </w:rPr>
        <w:t>f</w:t>
      </w:r>
      <w:r w:rsidRPr="005D040D">
        <w:rPr>
          <w:rFonts w:ascii="Times New Roman" w:eastAsia="Times New Roman" w:hAnsi="Times New Roman" w:cs="Times New Roman"/>
          <w:color w:val="000000"/>
          <w:sz w:val="24"/>
          <w:szCs w:val="24"/>
        </w:rPr>
        <w:t>) for 40 kb bins, which is an indication of species divergence, was used to detect the ‘divergence peak’ regions, which showed highly elevated divergence up to 50 times the genomic median. The findings presented a genomic landscape in sharp contrast to the case of flycatchers using the same criterion. Fewer d</w:t>
      </w:r>
      <w:r w:rsidRPr="005D040D">
        <w:rPr>
          <w:rFonts w:ascii="Times New Roman" w:eastAsia="Times New Roman" w:hAnsi="Times New Roman" w:cs="Times New Roman"/>
          <w:color w:val="000000"/>
          <w:sz w:val="24"/>
          <w:szCs w:val="24"/>
          <w:vertAlign w:val="subscript"/>
        </w:rPr>
        <w:t>f</w:t>
      </w:r>
      <w:r w:rsidRPr="005D040D">
        <w:rPr>
          <w:rFonts w:ascii="Times New Roman" w:eastAsia="Times New Roman" w:hAnsi="Times New Roman" w:cs="Times New Roman"/>
          <w:color w:val="000000"/>
          <w:sz w:val="24"/>
          <w:szCs w:val="24"/>
        </w:rPr>
        <w:t xml:space="preserve">s (4,386) with a larger proportion (80%) contained in the “divergence peak” are distributed in smaller genomic regions (0.6% of duck </w:t>
      </w:r>
      <w:r w:rsidRPr="005D040D">
        <w:rPr>
          <w:rFonts w:ascii="Times New Roman" w:eastAsia="Times New Roman" w:hAnsi="Times New Roman" w:cs="Times New Roman"/>
          <w:color w:val="000000"/>
          <w:sz w:val="24"/>
          <w:szCs w:val="24"/>
        </w:rPr>
        <w:lastRenderedPageBreak/>
        <w:t>genome) than flycatchers (SI Appendix). This difference might because the two wild ducks are in an earlier stage of speciation than flycatchers (</w:t>
      </w:r>
      <w:hyperlink w:anchor="_nmf14n">
        <w:r w:rsidRPr="005D040D">
          <w:rPr>
            <w:rFonts w:ascii="Times New Roman" w:eastAsia="Times New Roman" w:hAnsi="Times New Roman" w:cs="Times New Roman"/>
            <w:color w:val="000000"/>
            <w:sz w:val="24"/>
            <w:szCs w:val="24"/>
          </w:rPr>
          <w:t>Nadachowska-Brzyska et al., 2013</w:t>
        </w:r>
      </w:hyperlink>
      <w:r w:rsidRPr="005D040D">
        <w:rPr>
          <w:rFonts w:ascii="Times New Roman" w:eastAsia="Times New Roman" w:hAnsi="Times New Roman" w:cs="Times New Roman"/>
          <w:color w:val="000000"/>
          <w:sz w:val="24"/>
          <w:szCs w:val="24"/>
        </w:rPr>
        <w:t xml:space="preserve">). Moreover, almost all “divergent peaks” were located in scaffolds homologous to the chicken “Z” chromosome. This finding may indicate an analogous situation to the flycatchers’ speciation (Discussion </w:t>
      </w:r>
      <w:r>
        <w:rPr>
          <w:rFonts w:ascii="Times New Roman" w:eastAsia="Times New Roman" w:hAnsi="Times New Roman" w:cs="Times New Roman"/>
          <w:color w:val="000000"/>
          <w:sz w:val="24"/>
          <w:szCs w:val="24"/>
        </w:rPr>
        <w:t>s</w:t>
      </w:r>
      <w:r w:rsidRPr="005D040D">
        <w:rPr>
          <w:rFonts w:ascii="Times New Roman" w:eastAsia="Times New Roman" w:hAnsi="Times New Roman" w:cs="Times New Roman"/>
          <w:color w:val="000000"/>
          <w:sz w:val="24"/>
          <w:szCs w:val="24"/>
        </w:rPr>
        <w:t>ection</w:t>
      </w: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Appendix  4.7.2</w:t>
      </w:r>
      <w:proofErr w:type="gramEnd"/>
      <w:r w:rsidRPr="005D040D">
        <w:rPr>
          <w:rFonts w:ascii="Times New Roman" w:eastAsia="Times New Roman" w:hAnsi="Times New Roman" w:cs="Times New Roman"/>
          <w:color w:val="000000"/>
          <w:sz w:val="24"/>
          <w:szCs w:val="24"/>
        </w:rPr>
        <w:t xml:space="preserve">; </w:t>
      </w:r>
      <w:r w:rsidRPr="00155214">
        <w:rPr>
          <w:rFonts w:ascii="Times New Roman" w:eastAsia="Times New Roman" w:hAnsi="Times New Roman" w:cs="Times New Roman"/>
          <w:color w:val="000000"/>
          <w:sz w:val="24"/>
          <w:szCs w:val="24"/>
        </w:rPr>
        <w:t>Fig. S2</w:t>
      </w:r>
      <w:r w:rsidRPr="00606553">
        <w:rPr>
          <w:rFonts w:ascii="等线" w:hAnsi="等线" w:cs="Times New Roman" w:hint="eastAsia"/>
          <w:color w:val="000000"/>
          <w:sz w:val="24"/>
          <w:szCs w:val="24"/>
          <w:lang w:eastAsia="zh-CN"/>
        </w:rPr>
        <w:t>3</w:t>
      </w:r>
      <w:r w:rsidRPr="005D040D">
        <w:rPr>
          <w:rFonts w:ascii="Times New Roman" w:eastAsia="Times New Roman" w:hAnsi="Times New Roman" w:cs="Times New Roman"/>
          <w:color w:val="000000"/>
          <w:sz w:val="24"/>
          <w:szCs w:val="24"/>
        </w:rPr>
        <w:t>).</w:t>
      </w:r>
    </w:p>
    <w:p w14:paraId="0899ECA6" w14:textId="77777777" w:rsidR="00436E20" w:rsidRPr="005D040D" w:rsidRDefault="00436E20" w:rsidP="00436E20">
      <w:pPr>
        <w:widowControl w:val="0"/>
        <w:pBdr>
          <w:top w:val="nil"/>
          <w:left w:val="nil"/>
          <w:bottom w:val="nil"/>
          <w:right w:val="nil"/>
          <w:between w:val="nil"/>
        </w:pBdr>
        <w:tabs>
          <w:tab w:val="left" w:pos="3261"/>
        </w:tabs>
        <w:spacing w:line="480" w:lineRule="auto"/>
        <w:jc w:val="both"/>
        <w:rPr>
          <w:rFonts w:ascii="Times New Roman" w:eastAsia="Times New Roman" w:hAnsi="Times New Roman" w:cs="Times New Roman"/>
          <w:color w:val="000000"/>
          <w:sz w:val="24"/>
          <w:szCs w:val="24"/>
        </w:rPr>
      </w:pPr>
      <w:bookmarkStart w:id="9" w:name="_2et92p0" w:colFirst="0" w:colLast="0"/>
      <w:bookmarkEnd w:id="9"/>
      <w:r w:rsidRPr="005D040D">
        <w:rPr>
          <w:rFonts w:ascii="Times New Roman" w:eastAsia="Times New Roman" w:hAnsi="Times New Roman" w:cs="Times New Roman"/>
          <w:color w:val="000000"/>
          <w:sz w:val="24"/>
          <w:szCs w:val="24"/>
        </w:rPr>
        <w:t>Other genomic parameters (F</w:t>
      </w:r>
      <w:r w:rsidRPr="005D040D">
        <w:rPr>
          <w:rFonts w:ascii="Times New Roman" w:eastAsia="Times New Roman" w:hAnsi="Times New Roman" w:cs="Times New Roman"/>
          <w:color w:val="000000"/>
          <w:sz w:val="24"/>
          <w:szCs w:val="24"/>
          <w:vertAlign w:val="subscript"/>
        </w:rPr>
        <w:t xml:space="preserve">ST </w:t>
      </w:r>
      <w:r w:rsidRPr="005D040D">
        <w:rPr>
          <w:rFonts w:ascii="Times New Roman" w:eastAsia="Times New Roman" w:hAnsi="Times New Roman" w:cs="Times New Roman"/>
          <w:color w:val="000000"/>
          <w:sz w:val="24"/>
          <w:szCs w:val="24"/>
        </w:rPr>
        <w:t>(fixation index), dxy (sequence divergence), π (</w:t>
      </w:r>
      <w:bookmarkStart w:id="10" w:name="_Hlk28606270"/>
      <w:r w:rsidRPr="005D040D">
        <w:rPr>
          <w:rFonts w:ascii="Times New Roman" w:eastAsia="Times New Roman" w:hAnsi="Times New Roman" w:cs="Times New Roman"/>
          <w:color w:val="000000"/>
          <w:sz w:val="24"/>
          <w:szCs w:val="24"/>
        </w:rPr>
        <w:t xml:space="preserve">nucleotide </w:t>
      </w:r>
      <w:bookmarkEnd w:id="10"/>
      <w:r w:rsidRPr="005D040D">
        <w:rPr>
          <w:rFonts w:ascii="Times New Roman" w:eastAsia="Times New Roman" w:hAnsi="Times New Roman" w:cs="Times New Roman"/>
          <w:color w:val="000000"/>
          <w:sz w:val="24"/>
          <w:szCs w:val="24"/>
        </w:rPr>
        <w:t>diversity) and Tajima’s D) for 40 kb bins showed a similar pattern as observed in many speciation studies. Our observations revealed highly heterogeneous genomic landscapes of differentiation when using elevated F</w:t>
      </w:r>
      <w:r w:rsidRPr="005D040D">
        <w:rPr>
          <w:rFonts w:ascii="Times New Roman" w:eastAsia="Times New Roman" w:hAnsi="Times New Roman" w:cs="Times New Roman"/>
          <w:color w:val="000000"/>
          <w:sz w:val="24"/>
          <w:szCs w:val="24"/>
          <w:vertAlign w:val="subscript"/>
        </w:rPr>
        <w:t>ST</w:t>
      </w:r>
      <w:r w:rsidRPr="005D040D">
        <w:rPr>
          <w:rFonts w:ascii="Times New Roman" w:eastAsia="Times New Roman" w:hAnsi="Times New Roman" w:cs="Times New Roman"/>
          <w:color w:val="000000"/>
          <w:sz w:val="24"/>
          <w:szCs w:val="24"/>
        </w:rPr>
        <w:t xml:space="preserve"> (4-fold standard deviations away from the mean, “differentiation islands”) as an indication of genomic divergence (</w:t>
      </w:r>
      <w:hyperlink w:anchor="_z337ya">
        <w:r w:rsidRPr="005D040D">
          <w:rPr>
            <w:rFonts w:ascii="Times New Roman" w:eastAsia="Times New Roman" w:hAnsi="Times New Roman" w:cs="Times New Roman"/>
            <w:color w:val="000000"/>
            <w:sz w:val="24"/>
            <w:szCs w:val="24"/>
          </w:rPr>
          <w:t>Burri et al., 2015</w:t>
        </w:r>
      </w:hyperlink>
      <w:r w:rsidRPr="005D040D">
        <w:rPr>
          <w:rFonts w:ascii="Times New Roman" w:eastAsia="Times New Roman" w:hAnsi="Times New Roman" w:cs="Times New Roman"/>
          <w:color w:val="000000"/>
          <w:sz w:val="24"/>
          <w:szCs w:val="24"/>
        </w:rPr>
        <w:t xml:space="preserve">; </w:t>
      </w:r>
      <w:hyperlink w:anchor="_3whwml4">
        <w:r w:rsidRPr="005D040D">
          <w:rPr>
            <w:rFonts w:ascii="Times New Roman" w:eastAsia="Times New Roman" w:hAnsi="Times New Roman" w:cs="Times New Roman"/>
            <w:color w:val="000000"/>
            <w:sz w:val="24"/>
            <w:szCs w:val="24"/>
          </w:rPr>
          <w:t>Ellegren et al., 2012</w:t>
        </w:r>
      </w:hyperlink>
      <w:r w:rsidRPr="005D040D">
        <w:rPr>
          <w:rFonts w:ascii="Times New Roman" w:eastAsia="Times New Roman" w:hAnsi="Times New Roman" w:cs="Times New Roman"/>
          <w:color w:val="000000"/>
          <w:sz w:val="24"/>
          <w:szCs w:val="24"/>
        </w:rPr>
        <w:t xml:space="preserve">; </w:t>
      </w:r>
      <w:hyperlink w:anchor="_147n2zr">
        <w:r w:rsidRPr="005D040D">
          <w:rPr>
            <w:rFonts w:ascii="Times New Roman" w:eastAsia="Times New Roman" w:hAnsi="Times New Roman" w:cs="Times New Roman"/>
            <w:color w:val="000000"/>
            <w:sz w:val="24"/>
            <w:szCs w:val="24"/>
          </w:rPr>
          <w:t>Han et al., 2017</w:t>
        </w:r>
      </w:hyperlink>
      <w:r w:rsidRPr="005D040D">
        <w:rPr>
          <w:rFonts w:ascii="Times New Roman" w:eastAsia="Times New Roman" w:hAnsi="Times New Roman" w:cs="Times New Roman"/>
          <w:color w:val="000000"/>
          <w:sz w:val="24"/>
          <w:szCs w:val="24"/>
        </w:rPr>
        <w:t xml:space="preserve">; </w:t>
      </w:r>
      <w:hyperlink w:anchor="_2grqrue">
        <w:r w:rsidRPr="005D040D">
          <w:rPr>
            <w:rFonts w:ascii="Times New Roman" w:eastAsia="Times New Roman" w:hAnsi="Times New Roman" w:cs="Times New Roman"/>
            <w:color w:val="000000"/>
            <w:sz w:val="24"/>
            <w:szCs w:val="24"/>
          </w:rPr>
          <w:t>Lavretsky et al., 2015</w:t>
        </w:r>
      </w:hyperlink>
      <w:r w:rsidRPr="005D040D">
        <w:rPr>
          <w:rFonts w:ascii="Times New Roman" w:eastAsia="Times New Roman" w:hAnsi="Times New Roman" w:cs="Times New Roman"/>
          <w:color w:val="000000"/>
          <w:sz w:val="24"/>
          <w:szCs w:val="24"/>
        </w:rPr>
        <w:t xml:space="preserve">; </w:t>
      </w:r>
      <w:hyperlink w:anchor="_19c6y18">
        <w:r w:rsidRPr="005D040D">
          <w:rPr>
            <w:rFonts w:ascii="Times New Roman" w:eastAsia="Times New Roman" w:hAnsi="Times New Roman" w:cs="Times New Roman"/>
            <w:color w:val="000000"/>
            <w:sz w:val="24"/>
            <w:szCs w:val="24"/>
          </w:rPr>
          <w:t>Martin et al., 2013</w:t>
        </w:r>
      </w:hyperlink>
      <w:r w:rsidRPr="005D040D">
        <w:rPr>
          <w:rFonts w:ascii="Times New Roman" w:eastAsia="Times New Roman" w:hAnsi="Times New Roman" w:cs="Times New Roman"/>
          <w:color w:val="000000"/>
          <w:sz w:val="24"/>
          <w:szCs w:val="24"/>
        </w:rPr>
        <w:t xml:space="preserve">)(Fig. 4; </w:t>
      </w:r>
      <w:r w:rsidRPr="00155214">
        <w:rPr>
          <w:rFonts w:ascii="Times New Roman" w:eastAsia="Times New Roman" w:hAnsi="Times New Roman" w:cs="Times New Roman"/>
          <w:color w:val="000000"/>
          <w:sz w:val="24"/>
          <w:szCs w:val="24"/>
        </w:rPr>
        <w:t>Fig. S2</w:t>
      </w:r>
      <w:r w:rsidRPr="00606553">
        <w:rPr>
          <w:rFonts w:ascii="等线" w:hAnsi="等线" w:cs="Times New Roman" w:hint="eastAsia"/>
          <w:color w:val="000000"/>
          <w:sz w:val="24"/>
          <w:szCs w:val="24"/>
          <w:lang w:eastAsia="zh-CN"/>
        </w:rPr>
        <w:t>4</w:t>
      </w:r>
      <w:r w:rsidRPr="005D040D">
        <w:rPr>
          <w:rFonts w:ascii="Times New Roman" w:eastAsia="Times New Roman" w:hAnsi="Times New Roman" w:cs="Times New Roman"/>
          <w:color w:val="000000"/>
          <w:sz w:val="24"/>
          <w:szCs w:val="24"/>
        </w:rPr>
        <w:t xml:space="preserve">). For example, the level of these parameters is significantly different between Z chromosomes and autosomes (Fig. 4a; </w:t>
      </w:r>
      <w:r w:rsidRPr="00155214">
        <w:rPr>
          <w:rFonts w:ascii="Times New Roman" w:eastAsia="Times New Roman" w:hAnsi="Times New Roman" w:cs="Times New Roman"/>
          <w:color w:val="000000"/>
          <w:sz w:val="24"/>
          <w:szCs w:val="24"/>
        </w:rPr>
        <w:t>Table S1</w:t>
      </w:r>
      <w:r w:rsidRPr="00155214">
        <w:rPr>
          <w:rFonts w:ascii="Times New Roman" w:hAnsi="Times New Roman" w:cs="Times New Roman"/>
          <w:color w:val="000000"/>
          <w:sz w:val="24"/>
          <w:szCs w:val="24"/>
          <w:lang w:eastAsia="zh-CN"/>
        </w:rPr>
        <w:t>7</w:t>
      </w:r>
      <w:r w:rsidRPr="00155214">
        <w:rPr>
          <w:rFonts w:ascii="Times New Roman" w:eastAsia="Times New Roman" w:hAnsi="Times New Roman" w:cs="Times New Roman"/>
          <w:color w:val="000000"/>
          <w:sz w:val="24"/>
          <w:szCs w:val="24"/>
        </w:rPr>
        <w:t>)</w:t>
      </w:r>
      <w:r w:rsidRPr="005D040D">
        <w:rPr>
          <w:rFonts w:ascii="Times New Roman" w:eastAsia="Times New Roman" w:hAnsi="Times New Roman" w:cs="Times New Roman"/>
          <w:color w:val="000000"/>
          <w:sz w:val="24"/>
          <w:szCs w:val="24"/>
        </w:rPr>
        <w:t>. The nucleotide diversity and SNP density were reduced on the differentiation islands of autosomes (Fig. 4</w:t>
      </w:r>
      <w:r>
        <w:rPr>
          <w:rFonts w:ascii="Times New Roman" w:eastAsia="Times New Roman" w:hAnsi="Times New Roman" w:cs="Times New Roman"/>
          <w:color w:val="000000"/>
          <w:sz w:val="24"/>
          <w:szCs w:val="24"/>
        </w:rPr>
        <w:t>c</w:t>
      </w:r>
      <w:r w:rsidRPr="005D040D">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e</w:t>
      </w:r>
      <w:r w:rsidRPr="005D040D">
        <w:rPr>
          <w:rFonts w:ascii="Times New Roman" w:eastAsia="Times New Roman" w:hAnsi="Times New Roman" w:cs="Times New Roman"/>
          <w:color w:val="000000"/>
          <w:sz w:val="24"/>
          <w:szCs w:val="24"/>
        </w:rPr>
        <w:t xml:space="preserve">; </w:t>
      </w:r>
      <w:r w:rsidRPr="00155214">
        <w:rPr>
          <w:rFonts w:ascii="Times New Roman" w:eastAsia="Times New Roman" w:hAnsi="Times New Roman" w:cs="Times New Roman"/>
          <w:color w:val="000000"/>
          <w:sz w:val="24"/>
          <w:szCs w:val="24"/>
        </w:rPr>
        <w:t>Table S1</w:t>
      </w:r>
      <w:r w:rsidRPr="00155214">
        <w:rPr>
          <w:rFonts w:ascii="Times New Roman" w:hAnsi="Times New Roman" w:cs="Times New Roman"/>
          <w:color w:val="000000"/>
          <w:sz w:val="24"/>
          <w:szCs w:val="24"/>
          <w:lang w:eastAsia="zh-CN"/>
        </w:rPr>
        <w:t>8</w:t>
      </w:r>
      <w:r w:rsidRPr="005D040D">
        <w:rPr>
          <w:rFonts w:ascii="Times New Roman" w:eastAsia="Times New Roman" w:hAnsi="Times New Roman" w:cs="Times New Roman"/>
          <w:color w:val="000000"/>
          <w:sz w:val="24"/>
          <w:szCs w:val="24"/>
        </w:rPr>
        <w:t>; SI Appendix</w:t>
      </w:r>
      <w:r>
        <w:rPr>
          <w:rFonts w:ascii="Times New Roman" w:eastAsia="Times New Roman" w:hAnsi="Times New Roman" w:cs="Times New Roman"/>
          <w:color w:val="000000"/>
          <w:sz w:val="24"/>
          <w:szCs w:val="24"/>
        </w:rPr>
        <w:t xml:space="preserve"> 4.7.1</w:t>
      </w:r>
      <w:r w:rsidRPr="005D040D">
        <w:rPr>
          <w:rFonts w:ascii="Times New Roman" w:eastAsia="Times New Roman" w:hAnsi="Times New Roman" w:cs="Times New Roman"/>
          <w:color w:val="000000"/>
          <w:sz w:val="24"/>
          <w:szCs w:val="24"/>
        </w:rPr>
        <w:t>). However, dxy was not elevated, and it was even reduced in most of the differentiation islands</w:t>
      </w:r>
      <w:r>
        <w:rPr>
          <w:rFonts w:ascii="Times New Roman" w:eastAsia="Times New Roman" w:hAnsi="Times New Roman" w:cs="Times New Roman"/>
          <w:color w:val="000000"/>
          <w:sz w:val="24"/>
          <w:szCs w:val="24"/>
        </w:rPr>
        <w:t>; This finding</w:t>
      </w:r>
      <w:r w:rsidRPr="005D040D">
        <w:rPr>
          <w:rFonts w:ascii="Times New Roman" w:eastAsia="Times New Roman" w:hAnsi="Times New Roman" w:cs="Times New Roman"/>
          <w:color w:val="000000"/>
          <w:sz w:val="24"/>
          <w:szCs w:val="24"/>
        </w:rPr>
        <w:t xml:space="preserve"> is consistent with the observation in flycatchers but different from the case of Darwin’s finches </w:t>
      </w:r>
      <w:r w:rsidRPr="00155214">
        <w:rPr>
          <w:rFonts w:ascii="Times New Roman" w:eastAsia="Times New Roman" w:hAnsi="Times New Roman" w:cs="Times New Roman"/>
          <w:color w:val="000000"/>
          <w:sz w:val="24"/>
          <w:szCs w:val="24"/>
        </w:rPr>
        <w:t>(Fig. S2</w:t>
      </w:r>
      <w:r>
        <w:rPr>
          <w:rFonts w:ascii="Times New Roman" w:hAnsi="Times New Roman" w:cs="Times New Roman" w:hint="eastAsia"/>
          <w:color w:val="000000"/>
          <w:sz w:val="24"/>
          <w:szCs w:val="24"/>
          <w:lang w:eastAsia="zh-CN"/>
        </w:rPr>
        <w:t>4</w:t>
      </w:r>
      <w:r w:rsidRPr="00155214">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hyperlink w:anchor="_z337ya">
        <w:r w:rsidRPr="005D040D">
          <w:rPr>
            <w:rFonts w:ascii="Times New Roman" w:eastAsia="Times New Roman" w:hAnsi="Times New Roman" w:cs="Times New Roman"/>
            <w:color w:val="000000"/>
            <w:sz w:val="24"/>
            <w:szCs w:val="24"/>
          </w:rPr>
          <w:t>Burri et al., 2015</w:t>
        </w:r>
      </w:hyperlink>
      <w:r w:rsidRPr="005D040D">
        <w:rPr>
          <w:rFonts w:ascii="Times New Roman" w:eastAsia="Times New Roman" w:hAnsi="Times New Roman" w:cs="Times New Roman"/>
          <w:color w:val="000000"/>
          <w:sz w:val="24"/>
          <w:szCs w:val="24"/>
        </w:rPr>
        <w:t xml:space="preserve">; </w:t>
      </w:r>
      <w:hyperlink w:anchor="_147n2zr">
        <w:r w:rsidRPr="005D040D">
          <w:rPr>
            <w:rFonts w:ascii="Times New Roman" w:eastAsia="Times New Roman" w:hAnsi="Times New Roman" w:cs="Times New Roman"/>
            <w:color w:val="000000"/>
            <w:sz w:val="24"/>
            <w:szCs w:val="24"/>
          </w:rPr>
          <w:t>Han et al., 2017</w:t>
        </w:r>
      </w:hyperlink>
      <w:r w:rsidRPr="005D040D">
        <w:rPr>
          <w:rFonts w:ascii="Times New Roman" w:eastAsia="Times New Roman" w:hAnsi="Times New Roman" w:cs="Times New Roman"/>
          <w:color w:val="000000"/>
          <w:sz w:val="24"/>
          <w:szCs w:val="24"/>
        </w:rPr>
        <w:t>). Moreover, Tajima’s D of high differentiation was not reduced in mallard or spot-billed</w:t>
      </w:r>
      <w:r>
        <w:rPr>
          <w:rFonts w:ascii="Times New Roman" w:eastAsia="Times New Roman" w:hAnsi="Times New Roman" w:cs="Times New Roman"/>
          <w:color w:val="000000"/>
          <w:sz w:val="24"/>
          <w:szCs w:val="24"/>
        </w:rPr>
        <w:t>; this finding</w:t>
      </w:r>
      <w:r w:rsidRPr="005D040D">
        <w:rPr>
          <w:rFonts w:ascii="Times New Roman" w:eastAsia="Times New Roman" w:hAnsi="Times New Roman" w:cs="Times New Roman"/>
          <w:color w:val="000000"/>
          <w:sz w:val="24"/>
          <w:szCs w:val="24"/>
        </w:rPr>
        <w:t xml:space="preserve"> is different from observations in other species </w:t>
      </w:r>
      <w:r>
        <w:rPr>
          <w:rFonts w:ascii="Times New Roman" w:eastAsia="Times New Roman" w:hAnsi="Times New Roman" w:cs="Times New Roman"/>
          <w:color w:val="000000"/>
          <w:sz w:val="24"/>
          <w:szCs w:val="24"/>
        </w:rPr>
        <w:t xml:space="preserve">may also be an evidence of their very recent speciation </w:t>
      </w:r>
      <w:r w:rsidRPr="005D040D">
        <w:rPr>
          <w:rFonts w:ascii="Times New Roman" w:eastAsia="Times New Roman" w:hAnsi="Times New Roman" w:cs="Times New Roman"/>
          <w:color w:val="000000"/>
          <w:sz w:val="24"/>
          <w:szCs w:val="24"/>
        </w:rPr>
        <w:t>(</w:t>
      </w:r>
      <w:hyperlink w:anchor="_z337ya">
        <w:r w:rsidRPr="005D040D">
          <w:rPr>
            <w:rFonts w:ascii="Times New Roman" w:eastAsia="Times New Roman" w:hAnsi="Times New Roman" w:cs="Times New Roman"/>
            <w:color w:val="000000"/>
            <w:sz w:val="24"/>
            <w:szCs w:val="24"/>
          </w:rPr>
          <w:t>Burri et al., 2015</w:t>
        </w:r>
      </w:hyperlink>
      <w:r w:rsidRPr="005D040D">
        <w:rPr>
          <w:rFonts w:ascii="Times New Roman" w:eastAsia="Times New Roman" w:hAnsi="Times New Roman" w:cs="Times New Roman"/>
          <w:color w:val="000000"/>
          <w:sz w:val="24"/>
          <w:szCs w:val="24"/>
        </w:rPr>
        <w:t xml:space="preserve">; </w:t>
      </w:r>
      <w:hyperlink w:anchor="_147n2zr">
        <w:r w:rsidRPr="005D040D">
          <w:rPr>
            <w:rFonts w:ascii="Times New Roman" w:eastAsia="Times New Roman" w:hAnsi="Times New Roman" w:cs="Times New Roman"/>
            <w:color w:val="000000"/>
            <w:sz w:val="24"/>
            <w:szCs w:val="24"/>
          </w:rPr>
          <w:t>Han et al., 2017</w:t>
        </w:r>
      </w:hyperlink>
      <w:r w:rsidRPr="005D040D">
        <w:rPr>
          <w:rFonts w:ascii="Times New Roman" w:eastAsia="Times New Roman" w:hAnsi="Times New Roman" w:cs="Times New Roman"/>
          <w:color w:val="000000"/>
          <w:sz w:val="24"/>
          <w:szCs w:val="24"/>
        </w:rPr>
        <w:t xml:space="preserve">)(Discussion </w:t>
      </w:r>
      <w:r>
        <w:rPr>
          <w:rFonts w:ascii="Times New Roman" w:eastAsia="Times New Roman" w:hAnsi="Times New Roman" w:cs="Times New Roman"/>
          <w:color w:val="000000"/>
          <w:sz w:val="24"/>
          <w:szCs w:val="24"/>
        </w:rPr>
        <w:t>s</w:t>
      </w:r>
      <w:r w:rsidRPr="005D040D">
        <w:rPr>
          <w:rFonts w:ascii="Times New Roman" w:eastAsia="Times New Roman" w:hAnsi="Times New Roman" w:cs="Times New Roman"/>
          <w:color w:val="000000"/>
          <w:sz w:val="24"/>
          <w:szCs w:val="24"/>
        </w:rPr>
        <w:t>ection; Fig. 4</w:t>
      </w:r>
      <w:r>
        <w:rPr>
          <w:rFonts w:ascii="Times New Roman" w:eastAsia="Times New Roman" w:hAnsi="Times New Roman" w:cs="Times New Roman"/>
          <w:color w:val="000000"/>
          <w:sz w:val="24"/>
          <w:szCs w:val="24"/>
        </w:rPr>
        <w:t>b; Fig. S24</w:t>
      </w:r>
      <w:r w:rsidRPr="005D040D">
        <w:rPr>
          <w:rFonts w:ascii="Times New Roman" w:eastAsia="Times New Roman" w:hAnsi="Times New Roman" w:cs="Times New Roman"/>
          <w:color w:val="000000"/>
          <w:sz w:val="24"/>
          <w:szCs w:val="24"/>
        </w:rPr>
        <w:t>).</w:t>
      </w:r>
    </w:p>
    <w:p w14:paraId="14185A80" w14:textId="77777777" w:rsidR="00436E20" w:rsidRPr="005D040D" w:rsidRDefault="00436E20" w:rsidP="00436E20">
      <w:pPr>
        <w:widowControl w:val="0"/>
        <w:pBdr>
          <w:top w:val="nil"/>
          <w:left w:val="nil"/>
          <w:bottom w:val="nil"/>
          <w:right w:val="nil"/>
          <w:between w:val="nil"/>
        </w:pBdr>
        <w:tabs>
          <w:tab w:val="left" w:pos="3261"/>
        </w:tabs>
        <w:spacing w:line="480" w:lineRule="auto"/>
        <w:jc w:val="both"/>
        <w:rPr>
          <w:rFonts w:ascii="Times New Roman" w:eastAsia="Times New Roman" w:hAnsi="Times New Roman" w:cs="Times New Roman"/>
          <w:color w:val="000000"/>
          <w:sz w:val="24"/>
          <w:szCs w:val="24"/>
        </w:rPr>
      </w:pPr>
      <w:bookmarkStart w:id="11" w:name="_tyjcwt" w:colFirst="0" w:colLast="0"/>
      <w:bookmarkEnd w:id="11"/>
      <w:r w:rsidRPr="005D040D">
        <w:rPr>
          <w:rFonts w:ascii="Times New Roman" w:eastAsia="Times New Roman" w:hAnsi="Times New Roman" w:cs="Times New Roman"/>
          <w:b/>
          <w:color w:val="000000"/>
          <w:sz w:val="24"/>
          <w:szCs w:val="24"/>
        </w:rPr>
        <w:t>Identification of selective sweep regions in domestic duck</w:t>
      </w:r>
    </w:p>
    <w:p w14:paraId="05548AD7"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highlight w:val="white"/>
        </w:rPr>
      </w:pPr>
      <w:r w:rsidRPr="005D040D">
        <w:rPr>
          <w:rFonts w:ascii="Times New Roman" w:eastAsia="Times New Roman" w:hAnsi="Times New Roman" w:cs="Times New Roman"/>
          <w:color w:val="000000"/>
          <w:sz w:val="24"/>
          <w:szCs w:val="24"/>
        </w:rPr>
        <w:lastRenderedPageBreak/>
        <w:t>To detect genomic regions under domestic selection, we searched the duck genome for regions with reduced heter</w:t>
      </w:r>
      <w:r w:rsidRPr="00483AB9">
        <w:rPr>
          <w:rFonts w:ascii="Times New Roman" w:eastAsia="Times New Roman" w:hAnsi="Times New Roman" w:cs="Times New Roman"/>
          <w:color w:val="000000"/>
          <w:sz w:val="24"/>
          <w:szCs w:val="24"/>
        </w:rPr>
        <w:t xml:space="preserve">ozygosity (Hp) and </w:t>
      </w:r>
      <w:r w:rsidRPr="006C5D0C">
        <w:rPr>
          <w:rFonts w:ascii="Times New Roman" w:eastAsia="Times New Roman" w:hAnsi="Times New Roman" w:cs="Times New Roman"/>
          <w:color w:val="000000"/>
          <w:sz w:val="24"/>
          <w:szCs w:val="24"/>
        </w:rPr>
        <w:t>increased fixation index (F</w:t>
      </w:r>
      <w:r w:rsidRPr="00BA6ED0">
        <w:rPr>
          <w:rFonts w:ascii="Times New Roman" w:eastAsia="Times New Roman" w:hAnsi="Times New Roman" w:cs="Times New Roman"/>
          <w:color w:val="000000"/>
          <w:sz w:val="24"/>
          <w:szCs w:val="24"/>
          <w:vertAlign w:val="subscript"/>
        </w:rPr>
        <w:t>ST</w:t>
      </w:r>
      <w:r w:rsidRPr="00BA6ED0">
        <w:rPr>
          <w:rFonts w:ascii="Times New Roman" w:eastAsia="Times New Roman" w:hAnsi="Times New Roman" w:cs="Times New Roman"/>
          <w:color w:val="000000"/>
          <w:sz w:val="24"/>
          <w:szCs w:val="24"/>
        </w:rPr>
        <w:t xml:space="preserve">) using methods similar to the chicken and dog genome </w:t>
      </w:r>
      <w:r w:rsidRPr="00D93753">
        <w:rPr>
          <w:rFonts w:ascii="Times New Roman" w:eastAsia="Times New Roman" w:hAnsi="Times New Roman" w:cs="Times New Roman"/>
          <w:color w:val="000000"/>
          <w:sz w:val="24"/>
          <w:szCs w:val="24"/>
        </w:rPr>
        <w:t xml:space="preserve">(Fig. </w:t>
      </w:r>
      <w:r w:rsidRPr="00303303">
        <w:rPr>
          <w:rFonts w:ascii="Times New Roman" w:eastAsia="Times New Roman" w:hAnsi="Times New Roman" w:cs="Times New Roman"/>
          <w:color w:val="000000"/>
          <w:sz w:val="24"/>
          <w:szCs w:val="24"/>
        </w:rPr>
        <w:t>S2</w:t>
      </w:r>
      <w:r w:rsidRPr="004C457E">
        <w:rPr>
          <w:rFonts w:ascii="Times New Roman" w:hAnsi="Times New Roman" w:cs="Times New Roman"/>
          <w:color w:val="000000"/>
          <w:sz w:val="24"/>
          <w:szCs w:val="24"/>
          <w:lang w:eastAsia="zh-CN"/>
        </w:rPr>
        <w:t>5</w:t>
      </w:r>
      <w:r w:rsidRPr="00483AB9">
        <w:rPr>
          <w:rFonts w:ascii="Times New Roman" w:eastAsia="Times New Roman" w:hAnsi="Times New Roman" w:cs="Times New Roman"/>
          <w:color w:val="000000"/>
          <w:sz w:val="24"/>
          <w:szCs w:val="24"/>
        </w:rPr>
        <w:t>; SI Appendi</w:t>
      </w:r>
      <w:r w:rsidRPr="006C5D0C">
        <w:rPr>
          <w:rFonts w:ascii="Times New Roman" w:eastAsia="Times New Roman" w:hAnsi="Times New Roman" w:cs="Times New Roman"/>
          <w:color w:val="000000"/>
          <w:sz w:val="24"/>
          <w:szCs w:val="24"/>
        </w:rPr>
        <w:t xml:space="preserve">x) </w:t>
      </w:r>
      <w:r w:rsidRPr="00BA6ED0">
        <w:rPr>
          <w:rFonts w:ascii="Times New Roman" w:eastAsia="Times New Roman" w:hAnsi="Times New Roman" w:cs="Times New Roman"/>
          <w:color w:val="000000"/>
          <w:sz w:val="24"/>
          <w:szCs w:val="24"/>
        </w:rPr>
        <w:t>(</w:t>
      </w:r>
      <w:hyperlink w:anchor="_1ksv4uv">
        <w:r w:rsidRPr="004C457E">
          <w:rPr>
            <w:rFonts w:ascii="Times New Roman" w:eastAsia="Times New Roman" w:hAnsi="Times New Roman" w:cs="Times New Roman"/>
            <w:color w:val="000000"/>
            <w:sz w:val="24"/>
            <w:szCs w:val="24"/>
          </w:rPr>
          <w:t>Axelsson et al., 2013</w:t>
        </w:r>
      </w:hyperlink>
      <w:r w:rsidRPr="00483AB9">
        <w:rPr>
          <w:rFonts w:ascii="Times New Roman" w:eastAsia="Times New Roman" w:hAnsi="Times New Roman" w:cs="Times New Roman"/>
          <w:color w:val="000000"/>
          <w:sz w:val="24"/>
          <w:szCs w:val="24"/>
        </w:rPr>
        <w:t xml:space="preserve">; </w:t>
      </w:r>
      <w:hyperlink w:anchor="_4k668n3">
        <w:r w:rsidRPr="004C457E">
          <w:rPr>
            <w:rFonts w:ascii="Times New Roman" w:eastAsia="Times New Roman" w:hAnsi="Times New Roman" w:cs="Times New Roman"/>
            <w:color w:val="000000"/>
            <w:sz w:val="24"/>
            <w:szCs w:val="24"/>
          </w:rPr>
          <w:t>Rubin et al., 2010</w:t>
        </w:r>
      </w:hyperlink>
      <w:r w:rsidRPr="00483AB9">
        <w:rPr>
          <w:rFonts w:ascii="Times New Roman" w:eastAsia="Times New Roman" w:hAnsi="Times New Roman" w:cs="Times New Roman"/>
          <w:color w:val="000000"/>
          <w:sz w:val="24"/>
          <w:szCs w:val="24"/>
        </w:rPr>
        <w:t>). We Z-transformed the Hp and F</w:t>
      </w:r>
      <w:r w:rsidRPr="006C5D0C">
        <w:rPr>
          <w:rFonts w:ascii="Times New Roman" w:eastAsia="Times New Roman" w:hAnsi="Times New Roman" w:cs="Times New Roman"/>
          <w:color w:val="000000"/>
          <w:sz w:val="24"/>
          <w:szCs w:val="24"/>
          <w:vertAlign w:val="subscript"/>
        </w:rPr>
        <w:t>ST</w:t>
      </w:r>
      <w:r w:rsidRPr="006C5D0C">
        <w:rPr>
          <w:rFonts w:ascii="Times New Roman" w:eastAsia="Times New Roman" w:hAnsi="Times New Roman" w:cs="Times New Roman"/>
          <w:color w:val="000000"/>
          <w:sz w:val="24"/>
          <w:szCs w:val="24"/>
        </w:rPr>
        <w:t xml:space="preserve"> dis</w:t>
      </w:r>
      <w:r w:rsidRPr="00BA6ED0">
        <w:rPr>
          <w:rFonts w:ascii="Times New Roman" w:eastAsia="Times New Roman" w:hAnsi="Times New Roman" w:cs="Times New Roman"/>
          <w:color w:val="000000"/>
          <w:sz w:val="24"/>
          <w:szCs w:val="24"/>
        </w:rPr>
        <w:t>tributions of autosomes an</w:t>
      </w:r>
      <w:r w:rsidRPr="00D93753">
        <w:rPr>
          <w:rFonts w:ascii="Times New Roman" w:eastAsia="Times New Roman" w:hAnsi="Times New Roman" w:cs="Times New Roman"/>
          <w:color w:val="000000"/>
          <w:sz w:val="24"/>
          <w:szCs w:val="24"/>
        </w:rPr>
        <w:t xml:space="preserve">d sex chromosomes separately and focused on putatively </w:t>
      </w:r>
      <w:r w:rsidRPr="00303303">
        <w:rPr>
          <w:rFonts w:ascii="Times New Roman" w:eastAsia="Times New Roman" w:hAnsi="Times New Roman" w:cs="Times New Roman"/>
          <w:color w:val="000000"/>
          <w:sz w:val="24"/>
          <w:szCs w:val="24"/>
        </w:rPr>
        <w:t>selective sweep region</w:t>
      </w:r>
      <w:r w:rsidRPr="00683465">
        <w:rPr>
          <w:rFonts w:ascii="Times New Roman" w:eastAsia="Times New Roman" w:hAnsi="Times New Roman" w:cs="Times New Roman"/>
          <w:color w:val="000000"/>
          <w:sz w:val="24"/>
          <w:szCs w:val="24"/>
        </w:rPr>
        <w:t xml:space="preserve">s falling </w:t>
      </w:r>
      <w:r w:rsidRPr="00965DB0">
        <w:rPr>
          <w:rFonts w:ascii="Times New Roman" w:eastAsia="Times New Roman" w:hAnsi="Times New Roman" w:cs="Times New Roman"/>
          <w:color w:val="000000"/>
          <w:sz w:val="24"/>
          <w:szCs w:val="24"/>
        </w:rPr>
        <w:t xml:space="preserve">at least </w:t>
      </w:r>
      <w:r w:rsidRPr="005C7531">
        <w:rPr>
          <w:rFonts w:ascii="Times New Roman" w:eastAsia="Times New Roman" w:hAnsi="Times New Roman" w:cs="Times New Roman"/>
          <w:color w:val="000000"/>
          <w:sz w:val="24"/>
          <w:szCs w:val="24"/>
        </w:rPr>
        <w:t>four standard deviations away from the mean (Z(</w:t>
      </w:r>
      <w:r w:rsidRPr="00DD628F">
        <w:rPr>
          <w:rFonts w:ascii="Times New Roman" w:eastAsia="Times New Roman" w:hAnsi="Times New Roman" w:cs="Times New Roman"/>
          <w:color w:val="000000"/>
          <w:sz w:val="24"/>
          <w:szCs w:val="24"/>
        </w:rPr>
        <w:t>Hp)&lt;-4 and Z(Z(F</w:t>
      </w:r>
      <w:r w:rsidRPr="00DD628F">
        <w:rPr>
          <w:rFonts w:ascii="Times New Roman" w:eastAsia="Times New Roman" w:hAnsi="Times New Roman" w:cs="Times New Roman"/>
          <w:color w:val="000000"/>
          <w:sz w:val="24"/>
          <w:szCs w:val="24"/>
          <w:vertAlign w:val="subscript"/>
        </w:rPr>
        <w:t>ST</w:t>
      </w:r>
      <w:r w:rsidRPr="00DD628F">
        <w:rPr>
          <w:rFonts w:ascii="Times New Roman" w:eastAsia="Times New Roman" w:hAnsi="Times New Roman" w:cs="Times New Roman"/>
          <w:color w:val="000000"/>
          <w:sz w:val="24"/>
          <w:szCs w:val="24"/>
        </w:rPr>
        <w:t>)&gt;4)</w:t>
      </w:r>
      <w:r w:rsidRPr="00382270">
        <w:rPr>
          <w:rFonts w:ascii="Times New Roman" w:eastAsia="Times New Roman" w:hAnsi="Times New Roman" w:cs="Times New Roman"/>
          <w:color w:val="000000"/>
          <w:sz w:val="24"/>
          <w:szCs w:val="24"/>
        </w:rPr>
        <w:t xml:space="preserve"> (Fig. 3c; </w:t>
      </w:r>
      <w:r w:rsidRPr="00382270">
        <w:rPr>
          <w:rFonts w:ascii="Times New Roman" w:eastAsia="Times New Roman" w:hAnsi="Times New Roman" w:cs="Times New Roman"/>
          <w:color w:val="0D0D0D"/>
          <w:sz w:val="24"/>
          <w:szCs w:val="24"/>
        </w:rPr>
        <w:t>Fig. S2</w:t>
      </w:r>
      <w:r w:rsidRPr="004C457E">
        <w:rPr>
          <w:rFonts w:ascii="Times New Roman" w:hAnsi="Times New Roman" w:cs="Times New Roman"/>
          <w:color w:val="0D0D0D"/>
          <w:sz w:val="24"/>
          <w:szCs w:val="24"/>
          <w:lang w:eastAsia="zh-CN"/>
        </w:rPr>
        <w:t>6</w:t>
      </w:r>
      <w:r w:rsidRPr="00483AB9">
        <w:rPr>
          <w:rFonts w:ascii="Times New Roman" w:eastAsia="Times New Roman" w:hAnsi="Times New Roman" w:cs="Times New Roman"/>
          <w:color w:val="0D0D0D"/>
          <w:sz w:val="24"/>
          <w:szCs w:val="24"/>
        </w:rPr>
        <w:t>-S2</w:t>
      </w:r>
      <w:r w:rsidRPr="004C457E">
        <w:rPr>
          <w:rFonts w:ascii="Times New Roman" w:hAnsi="Times New Roman" w:cs="Times New Roman"/>
          <w:color w:val="0D0D0D"/>
          <w:sz w:val="24"/>
          <w:szCs w:val="24"/>
          <w:lang w:eastAsia="zh-CN"/>
        </w:rPr>
        <w:t>7</w:t>
      </w:r>
      <w:r w:rsidRPr="00483AB9">
        <w:rPr>
          <w:rFonts w:ascii="Times New Roman" w:eastAsia="Times New Roman" w:hAnsi="Times New Roman" w:cs="Times New Roman"/>
          <w:color w:val="0D0D0D"/>
          <w:sz w:val="24"/>
          <w:szCs w:val="24"/>
        </w:rPr>
        <w:t>; S</w:t>
      </w:r>
      <w:r w:rsidRPr="006C5D0C">
        <w:rPr>
          <w:rFonts w:ascii="Times New Roman" w:eastAsia="Times New Roman" w:hAnsi="Times New Roman" w:cs="Times New Roman"/>
          <w:color w:val="0D0D0D"/>
          <w:sz w:val="24"/>
          <w:szCs w:val="24"/>
        </w:rPr>
        <w:t xml:space="preserve">I </w:t>
      </w:r>
      <w:r w:rsidRPr="00BA6ED0">
        <w:rPr>
          <w:rFonts w:ascii="Times New Roman" w:eastAsia="Times New Roman" w:hAnsi="Times New Roman" w:cs="Times New Roman"/>
          <w:color w:val="0D0D0D"/>
          <w:sz w:val="24"/>
          <w:szCs w:val="24"/>
        </w:rPr>
        <w:t>Appe</w:t>
      </w:r>
      <w:r w:rsidRPr="00D93753">
        <w:rPr>
          <w:rFonts w:ascii="Times New Roman" w:eastAsia="Times New Roman" w:hAnsi="Times New Roman" w:cs="Times New Roman"/>
          <w:color w:val="0D0D0D"/>
          <w:sz w:val="24"/>
          <w:szCs w:val="24"/>
        </w:rPr>
        <w:t>ndi</w:t>
      </w:r>
      <w:r w:rsidRPr="00303303">
        <w:rPr>
          <w:rFonts w:ascii="Times New Roman" w:eastAsia="Times New Roman" w:hAnsi="Times New Roman" w:cs="Times New Roman"/>
          <w:color w:val="0D0D0D"/>
          <w:sz w:val="24"/>
          <w:szCs w:val="24"/>
        </w:rPr>
        <w:t>x 4.</w:t>
      </w:r>
      <w:r w:rsidRPr="00683465">
        <w:rPr>
          <w:rFonts w:ascii="Times New Roman" w:eastAsia="Times New Roman" w:hAnsi="Times New Roman" w:cs="Times New Roman"/>
          <w:color w:val="0D0D0D"/>
          <w:sz w:val="24"/>
          <w:szCs w:val="24"/>
        </w:rPr>
        <w:t>7.2</w:t>
      </w:r>
      <w:r w:rsidRPr="00965DB0">
        <w:rPr>
          <w:rFonts w:ascii="Times New Roman" w:eastAsia="Times New Roman" w:hAnsi="Times New Roman" w:cs="Times New Roman"/>
          <w:color w:val="000000"/>
          <w:sz w:val="24"/>
          <w:szCs w:val="24"/>
        </w:rPr>
        <w:t>). However, we foun</w:t>
      </w:r>
      <w:r w:rsidRPr="005C7531">
        <w:rPr>
          <w:rFonts w:ascii="Times New Roman" w:eastAsia="Times New Roman" w:hAnsi="Times New Roman" w:cs="Times New Roman"/>
          <w:color w:val="000000"/>
          <w:sz w:val="24"/>
          <w:szCs w:val="24"/>
        </w:rPr>
        <w:t>d that only a small proportion of the selective sweep regions were predicted using both signals</w:t>
      </w:r>
      <w:r w:rsidRPr="00DD628F">
        <w:rPr>
          <w:rFonts w:ascii="Times New Roman" w:eastAsia="Times New Roman" w:hAnsi="Times New Roman" w:cs="Times New Roman"/>
          <w:color w:val="000000"/>
          <w:sz w:val="24"/>
          <w:szCs w:val="24"/>
        </w:rPr>
        <w:t xml:space="preserve"> (Fig. S2</w:t>
      </w:r>
      <w:r w:rsidRPr="0055348B">
        <w:rPr>
          <w:rFonts w:ascii="Times New Roman" w:hAnsi="Times New Roman" w:cs="Times New Roman"/>
          <w:color w:val="000000"/>
          <w:sz w:val="24"/>
          <w:szCs w:val="24"/>
          <w:lang w:eastAsia="zh-CN"/>
        </w:rPr>
        <w:t>8</w:t>
      </w:r>
      <w:r w:rsidRPr="00483AB9">
        <w:rPr>
          <w:rFonts w:ascii="Times New Roman" w:eastAsia="Times New Roman" w:hAnsi="Times New Roman" w:cs="Times New Roman"/>
          <w:color w:val="000000"/>
          <w:sz w:val="24"/>
          <w:szCs w:val="24"/>
        </w:rPr>
        <w:t>; Ta</w:t>
      </w:r>
      <w:r w:rsidRPr="006C5D0C">
        <w:rPr>
          <w:rFonts w:ascii="Times New Roman" w:eastAsia="Times New Roman" w:hAnsi="Times New Roman" w:cs="Times New Roman"/>
          <w:color w:val="000000"/>
          <w:sz w:val="24"/>
          <w:szCs w:val="24"/>
        </w:rPr>
        <w:t>bl</w:t>
      </w:r>
      <w:r w:rsidRPr="00BA6ED0">
        <w:rPr>
          <w:rFonts w:ascii="Times New Roman" w:eastAsia="Times New Roman" w:hAnsi="Times New Roman" w:cs="Times New Roman"/>
          <w:color w:val="000000"/>
          <w:sz w:val="24"/>
          <w:szCs w:val="24"/>
        </w:rPr>
        <w:t>e S1</w:t>
      </w:r>
      <w:r w:rsidRPr="00D93753">
        <w:rPr>
          <w:rFonts w:ascii="Times New Roman" w:eastAsia="Times New Roman" w:hAnsi="Times New Roman" w:cs="Times New Roman"/>
          <w:color w:val="000000"/>
          <w:sz w:val="24"/>
          <w:szCs w:val="24"/>
        </w:rPr>
        <w:t xml:space="preserve">9, </w:t>
      </w:r>
      <w:r w:rsidRPr="00303303">
        <w:rPr>
          <w:rFonts w:ascii="Times New Roman" w:eastAsia="Times New Roman" w:hAnsi="Times New Roman" w:cs="Times New Roman"/>
          <w:color w:val="000000"/>
          <w:sz w:val="24"/>
          <w:szCs w:val="24"/>
        </w:rPr>
        <w:t>S20)</w:t>
      </w:r>
      <w:r w:rsidRPr="00683465">
        <w:rPr>
          <w:rFonts w:ascii="Times New Roman" w:eastAsia="Times New Roman" w:hAnsi="Times New Roman" w:cs="Times New Roman"/>
          <w:color w:val="000000"/>
          <w:sz w:val="24"/>
          <w:szCs w:val="24"/>
        </w:rPr>
        <w:t>, which</w:t>
      </w:r>
      <w:r w:rsidRPr="00965DB0">
        <w:rPr>
          <w:rFonts w:ascii="Times New Roman" w:eastAsia="Times New Roman" w:hAnsi="Times New Roman" w:cs="Times New Roman"/>
          <w:color w:val="000000"/>
          <w:sz w:val="24"/>
          <w:szCs w:val="24"/>
        </w:rPr>
        <w:t xml:space="preserve"> may att</w:t>
      </w:r>
      <w:r w:rsidRPr="005C7531">
        <w:rPr>
          <w:rFonts w:ascii="Times New Roman" w:eastAsia="Times New Roman" w:hAnsi="Times New Roman" w:cs="Times New Roman"/>
          <w:color w:val="000000"/>
          <w:sz w:val="24"/>
          <w:szCs w:val="24"/>
        </w:rPr>
        <w:t xml:space="preserve">ribute </w:t>
      </w:r>
      <w:r w:rsidRPr="00DD628F">
        <w:rPr>
          <w:rFonts w:ascii="Times New Roman" w:eastAsia="Times New Roman" w:hAnsi="Times New Roman" w:cs="Times New Roman"/>
          <w:color w:val="000000"/>
          <w:sz w:val="24"/>
          <w:szCs w:val="24"/>
        </w:rPr>
        <w:t>t</w:t>
      </w:r>
      <w:r w:rsidRPr="005D040D">
        <w:rPr>
          <w:rFonts w:ascii="Times New Roman" w:eastAsia="Times New Roman" w:hAnsi="Times New Roman" w:cs="Times New Roman"/>
          <w:color w:val="000000"/>
          <w:sz w:val="24"/>
          <w:szCs w:val="24"/>
        </w:rPr>
        <w:t xml:space="preserve">o the </w:t>
      </w:r>
      <w:proofErr w:type="gramStart"/>
      <w:r w:rsidRPr="005D040D">
        <w:rPr>
          <w:rFonts w:ascii="Times New Roman" w:eastAsia="Times New Roman" w:hAnsi="Times New Roman" w:cs="Times New Roman"/>
          <w:color w:val="000000"/>
          <w:sz w:val="24"/>
          <w:szCs w:val="24"/>
        </w:rPr>
        <w:t>long time</w:t>
      </w:r>
      <w:proofErr w:type="gramEnd"/>
      <w:r w:rsidRPr="005D040D">
        <w:rPr>
          <w:rFonts w:ascii="Times New Roman" w:eastAsia="Times New Roman" w:hAnsi="Times New Roman" w:cs="Times New Roman"/>
          <w:color w:val="000000"/>
          <w:sz w:val="24"/>
          <w:szCs w:val="24"/>
        </w:rPr>
        <w:t xml:space="preserve"> difference in evolutionary history since their split (100-300 Kyr). Therefore, we focused on these 137 regions with extremely low levels of Hp (average length=63.6230 kb, average Hp=0.2100 for autosomes, 0.2470 for sex chromosomes) </w:t>
      </w:r>
      <w:r w:rsidRPr="005D040D">
        <w:rPr>
          <w:rFonts w:ascii="Times New Roman" w:eastAsia="Times New Roman" w:hAnsi="Times New Roman" w:cs="Times New Roman"/>
          <w:color w:val="000000"/>
          <w:sz w:val="24"/>
          <w:szCs w:val="24"/>
          <w:highlight w:val="white"/>
        </w:rPr>
        <w:t xml:space="preserve">(SI Appendix). We found that 131 genes and 289 miRNAs were contained in 80 of these CDRs while 47 genes were closest to one of the 33 CDRs when we extended </w:t>
      </w:r>
      <w:r w:rsidRPr="005D040D">
        <w:rPr>
          <w:rFonts w:ascii="Times New Roman" w:eastAsia="Times New Roman" w:hAnsi="Times New Roman" w:cs="Times New Roman"/>
          <w:color w:val="000000"/>
          <w:sz w:val="24"/>
          <w:szCs w:val="24"/>
        </w:rPr>
        <w:t>180 kb both upstream and downstream of these 57 CDRs</w:t>
      </w:r>
      <w:r w:rsidRPr="005D040D">
        <w:rPr>
          <w:rFonts w:ascii="Times New Roman" w:eastAsia="Times New Roman" w:hAnsi="Times New Roman" w:cs="Times New Roman"/>
          <w:color w:val="000000"/>
          <w:sz w:val="24"/>
          <w:szCs w:val="24"/>
          <w:highlight w:val="white"/>
        </w:rPr>
        <w:t xml:space="preserve"> containing no annotated protein coding genes (</w:t>
      </w:r>
      <w:r w:rsidRPr="00155214">
        <w:rPr>
          <w:rFonts w:ascii="Times New Roman" w:eastAsia="Times New Roman" w:hAnsi="Times New Roman" w:cs="Times New Roman"/>
          <w:color w:val="000000"/>
          <w:sz w:val="24"/>
          <w:szCs w:val="24"/>
        </w:rPr>
        <w:t>Table S19, S21</w:t>
      </w:r>
      <w:r w:rsidRPr="005D040D">
        <w:rPr>
          <w:rFonts w:ascii="Times New Roman" w:eastAsia="Times New Roman" w:hAnsi="Times New Roman" w:cs="Times New Roman"/>
          <w:color w:val="000000"/>
          <w:sz w:val="24"/>
          <w:szCs w:val="24"/>
          <w:highlight w:val="white"/>
        </w:rPr>
        <w:t>). Further GO analyses indicated that 162 genes in or closest to these 137 CDRs were enriched for 145 biological process categories (p-value&lt;0.05), which represented developmental signalling; the nervous system; lipid,</w:t>
      </w:r>
      <w:r w:rsidRPr="005D040D">
        <w:rPr>
          <w:color w:val="000000"/>
          <w:sz w:val="21"/>
          <w:szCs w:val="21"/>
        </w:rPr>
        <w:t xml:space="preserve"> </w:t>
      </w:r>
      <w:r w:rsidRPr="005D040D">
        <w:rPr>
          <w:rFonts w:ascii="Times New Roman" w:eastAsia="Times New Roman" w:hAnsi="Times New Roman" w:cs="Times New Roman"/>
          <w:color w:val="000000"/>
          <w:sz w:val="24"/>
          <w:szCs w:val="24"/>
          <w:highlight w:val="white"/>
        </w:rPr>
        <w:t>carbohydrate and protein metabolic processes; cell division; and immune responses (</w:t>
      </w:r>
      <w:r w:rsidRPr="00155214">
        <w:rPr>
          <w:rFonts w:ascii="Times New Roman" w:eastAsia="Times New Roman" w:hAnsi="Times New Roman" w:cs="Times New Roman"/>
          <w:color w:val="000000"/>
          <w:sz w:val="24"/>
          <w:szCs w:val="24"/>
        </w:rPr>
        <w:t>Table S22)</w:t>
      </w:r>
      <w:r w:rsidRPr="005D040D">
        <w:rPr>
          <w:rFonts w:ascii="Times New Roman" w:eastAsia="Times New Roman" w:hAnsi="Times New Roman" w:cs="Times New Roman"/>
          <w:color w:val="000000"/>
          <w:sz w:val="24"/>
          <w:szCs w:val="24"/>
          <w:highlight w:val="white"/>
        </w:rPr>
        <w:t>. Among them, two genes (</w:t>
      </w:r>
      <w:r w:rsidRPr="005D040D">
        <w:rPr>
          <w:rFonts w:ascii="Times New Roman" w:eastAsia="Times New Roman" w:hAnsi="Times New Roman" w:cs="Times New Roman"/>
          <w:i/>
          <w:color w:val="000000"/>
          <w:sz w:val="24"/>
          <w:szCs w:val="24"/>
          <w:highlight w:val="white"/>
        </w:rPr>
        <w:t>NLGN1</w:t>
      </w:r>
      <w:r w:rsidRPr="005D040D">
        <w:rPr>
          <w:rFonts w:ascii="Times New Roman" w:eastAsia="Times New Roman" w:hAnsi="Times New Roman" w:cs="Times New Roman"/>
          <w:color w:val="000000"/>
          <w:sz w:val="24"/>
          <w:szCs w:val="24"/>
          <w:highlight w:val="white"/>
        </w:rPr>
        <w:t xml:space="preserve"> and </w:t>
      </w:r>
      <w:r w:rsidRPr="005D040D">
        <w:rPr>
          <w:rFonts w:ascii="Times New Roman" w:eastAsia="Times New Roman" w:hAnsi="Times New Roman" w:cs="Times New Roman"/>
          <w:i/>
          <w:color w:val="000000"/>
          <w:sz w:val="24"/>
          <w:szCs w:val="24"/>
          <w:highlight w:val="white"/>
        </w:rPr>
        <w:t>PER2</w:t>
      </w:r>
      <w:r w:rsidRPr="005D040D">
        <w:rPr>
          <w:rFonts w:ascii="Times New Roman" w:eastAsia="Times New Roman" w:hAnsi="Times New Roman" w:cs="Times New Roman"/>
          <w:color w:val="000000"/>
          <w:sz w:val="24"/>
          <w:szCs w:val="24"/>
          <w:highlight w:val="white"/>
        </w:rPr>
        <w:t>) are involved in the circadian sleep/wake cycle or associated with egg production (</w:t>
      </w:r>
      <w:hyperlink w:anchor="_1mrcu09">
        <w:r w:rsidRPr="005D040D">
          <w:rPr>
            <w:rFonts w:ascii="Times New Roman" w:eastAsia="Times New Roman" w:hAnsi="Times New Roman" w:cs="Times New Roman"/>
            <w:color w:val="000000"/>
            <w:sz w:val="24"/>
            <w:szCs w:val="24"/>
            <w:highlight w:val="white"/>
          </w:rPr>
          <w:t>Nakao et al., 2007</w:t>
        </w:r>
      </w:hyperlink>
      <w:r w:rsidRPr="005D040D">
        <w:rPr>
          <w:rFonts w:ascii="Times New Roman" w:eastAsia="Times New Roman" w:hAnsi="Times New Roman" w:cs="Times New Roman"/>
          <w:color w:val="000000"/>
          <w:sz w:val="24"/>
          <w:szCs w:val="24"/>
          <w:highlight w:val="white"/>
        </w:rPr>
        <w:t>), three genes (</w:t>
      </w:r>
      <w:r w:rsidRPr="005D040D">
        <w:rPr>
          <w:rFonts w:ascii="Times New Roman" w:eastAsia="Times New Roman" w:hAnsi="Times New Roman" w:cs="Times New Roman"/>
          <w:i/>
          <w:color w:val="000000"/>
          <w:sz w:val="24"/>
          <w:szCs w:val="24"/>
          <w:highlight w:val="white"/>
        </w:rPr>
        <w:t xml:space="preserve">MRAP2, MC4R </w:t>
      </w:r>
      <w:r w:rsidRPr="005D040D">
        <w:rPr>
          <w:rFonts w:ascii="Times New Roman" w:eastAsia="Times New Roman" w:hAnsi="Times New Roman" w:cs="Times New Roman"/>
          <w:color w:val="000000"/>
          <w:sz w:val="24"/>
          <w:szCs w:val="24"/>
          <w:highlight w:val="white"/>
        </w:rPr>
        <w:t xml:space="preserve">and </w:t>
      </w:r>
      <w:r w:rsidRPr="005D040D">
        <w:rPr>
          <w:rFonts w:ascii="Times New Roman" w:eastAsia="Times New Roman" w:hAnsi="Times New Roman" w:cs="Times New Roman"/>
          <w:i/>
          <w:color w:val="000000"/>
          <w:sz w:val="24"/>
          <w:szCs w:val="24"/>
          <w:highlight w:val="white"/>
        </w:rPr>
        <w:t>RMI1</w:t>
      </w:r>
      <w:r w:rsidRPr="005D040D">
        <w:rPr>
          <w:rFonts w:ascii="Times New Roman" w:eastAsia="Times New Roman" w:hAnsi="Times New Roman" w:cs="Times New Roman"/>
          <w:color w:val="000000"/>
          <w:sz w:val="24"/>
          <w:szCs w:val="24"/>
          <w:highlight w:val="white"/>
        </w:rPr>
        <w:t xml:space="preserve">) are associated with the modulation of feeding behaviour or reducing food intake </w:t>
      </w:r>
      <w:r w:rsidRPr="005D040D">
        <w:rPr>
          <w:rFonts w:ascii="Times New Roman" w:eastAsia="Times New Roman" w:hAnsi="Times New Roman" w:cs="Times New Roman"/>
          <w:color w:val="000000"/>
          <w:sz w:val="24"/>
          <w:szCs w:val="24"/>
          <w:highlight w:val="white"/>
        </w:rPr>
        <w:lastRenderedPageBreak/>
        <w:t>in response to dietary excess, and four genes (</w:t>
      </w:r>
      <w:r w:rsidRPr="005D040D">
        <w:rPr>
          <w:rFonts w:ascii="Times New Roman" w:eastAsia="Times New Roman" w:hAnsi="Times New Roman" w:cs="Times New Roman"/>
          <w:i/>
          <w:color w:val="000000"/>
          <w:sz w:val="24"/>
          <w:szCs w:val="24"/>
          <w:highlight w:val="white"/>
        </w:rPr>
        <w:t xml:space="preserve">HSD17B4, HEXB, B4GALT1 </w:t>
      </w:r>
      <w:r w:rsidRPr="005D040D">
        <w:rPr>
          <w:rFonts w:ascii="Times New Roman" w:eastAsia="Times New Roman" w:hAnsi="Times New Roman" w:cs="Times New Roman"/>
          <w:color w:val="000000"/>
          <w:sz w:val="24"/>
          <w:szCs w:val="24"/>
          <w:highlight w:val="white"/>
        </w:rPr>
        <w:t xml:space="preserve">and </w:t>
      </w:r>
      <w:r w:rsidRPr="005D040D">
        <w:rPr>
          <w:rFonts w:ascii="Times New Roman" w:eastAsia="Times New Roman" w:hAnsi="Times New Roman" w:cs="Times New Roman"/>
          <w:i/>
          <w:color w:val="000000"/>
          <w:sz w:val="24"/>
          <w:szCs w:val="24"/>
          <w:highlight w:val="white"/>
        </w:rPr>
        <w:t>CYP19A1</w:t>
      </w:r>
      <w:r w:rsidRPr="005D040D">
        <w:rPr>
          <w:rFonts w:ascii="Times New Roman" w:eastAsia="Times New Roman" w:hAnsi="Times New Roman" w:cs="Times New Roman"/>
          <w:color w:val="000000"/>
          <w:sz w:val="24"/>
          <w:szCs w:val="24"/>
          <w:highlight w:val="white"/>
        </w:rPr>
        <w:t>) are related to sexual characteristics, male courtship behaviour or androgen metabolic proc</w:t>
      </w:r>
      <w:r w:rsidRPr="004C457E">
        <w:rPr>
          <w:rFonts w:ascii="Times New Roman" w:eastAsia="Times New Roman" w:hAnsi="Times New Roman" w:cs="Times New Roman"/>
          <w:color w:val="000000"/>
          <w:sz w:val="24"/>
          <w:szCs w:val="24"/>
          <w:highlight w:val="white"/>
        </w:rPr>
        <w:t>esses (</w:t>
      </w:r>
      <w:hyperlink w:anchor="_1ci93xb">
        <w:r w:rsidRPr="004C457E">
          <w:rPr>
            <w:rFonts w:ascii="Times New Roman" w:eastAsia="Times New Roman" w:hAnsi="Times New Roman" w:cs="Times New Roman"/>
            <w:color w:val="000000"/>
            <w:sz w:val="24"/>
            <w:szCs w:val="24"/>
            <w:highlight w:val="white"/>
          </w:rPr>
          <w:t>Dores &amp; Garcia, 2015</w:t>
        </w:r>
      </w:hyperlink>
      <w:r w:rsidRPr="004C457E">
        <w:rPr>
          <w:rFonts w:ascii="Times New Roman" w:eastAsia="Times New Roman" w:hAnsi="Times New Roman" w:cs="Times New Roman"/>
          <w:color w:val="000000"/>
          <w:sz w:val="24"/>
          <w:szCs w:val="24"/>
          <w:highlight w:val="white"/>
        </w:rPr>
        <w:t xml:space="preserve">; </w:t>
      </w:r>
      <w:hyperlink w:anchor="_3ygebqi">
        <w:r w:rsidRPr="004C457E">
          <w:rPr>
            <w:rFonts w:ascii="Times New Roman" w:eastAsia="Times New Roman" w:hAnsi="Times New Roman" w:cs="Times New Roman"/>
            <w:color w:val="000000"/>
            <w:sz w:val="24"/>
            <w:szCs w:val="24"/>
            <w:highlight w:val="white"/>
          </w:rPr>
          <w:t>Sebag, Zhang, Hinkle, Bradshaw, &amp; Cone, 2013</w:t>
        </w:r>
      </w:hyperlink>
      <w:r w:rsidRPr="004C457E">
        <w:rPr>
          <w:rFonts w:ascii="Times New Roman" w:eastAsia="Times New Roman" w:hAnsi="Times New Roman" w:cs="Times New Roman"/>
          <w:color w:val="000000"/>
          <w:sz w:val="24"/>
          <w:szCs w:val="24"/>
          <w:highlight w:val="white"/>
        </w:rPr>
        <w:t>)(Fig. S2</w:t>
      </w:r>
      <w:r w:rsidRPr="004C457E">
        <w:rPr>
          <w:rFonts w:ascii="Times New Roman" w:hAnsi="Times New Roman" w:cs="Times New Roman"/>
          <w:color w:val="000000"/>
          <w:sz w:val="24"/>
          <w:szCs w:val="24"/>
          <w:highlight w:val="white"/>
          <w:lang w:eastAsia="zh-CN"/>
        </w:rPr>
        <w:t>9</w:t>
      </w:r>
      <w:r w:rsidRPr="004C457E">
        <w:rPr>
          <w:rFonts w:ascii="Times New Roman" w:eastAsia="Times New Roman" w:hAnsi="Times New Roman" w:cs="Times New Roman"/>
          <w:color w:val="000000"/>
          <w:sz w:val="24"/>
          <w:szCs w:val="24"/>
          <w:highlight w:val="white"/>
        </w:rPr>
        <w:t xml:space="preserve">; </w:t>
      </w:r>
      <w:r w:rsidRPr="004C457E">
        <w:rPr>
          <w:rFonts w:ascii="Times New Roman" w:eastAsia="Times New Roman" w:hAnsi="Times New Roman" w:cs="Times New Roman"/>
          <w:color w:val="000000"/>
          <w:sz w:val="24"/>
          <w:szCs w:val="24"/>
        </w:rPr>
        <w:t>Table</w:t>
      </w:r>
      <w:r w:rsidRPr="00155214">
        <w:rPr>
          <w:rFonts w:ascii="Times New Roman" w:eastAsia="Times New Roman" w:hAnsi="Times New Roman" w:cs="Times New Roman"/>
          <w:color w:val="000000"/>
          <w:sz w:val="24"/>
          <w:szCs w:val="24"/>
        </w:rPr>
        <w:t xml:space="preserve"> S19, S21, S22</w:t>
      </w:r>
      <w:r w:rsidRPr="005D040D">
        <w:rPr>
          <w:rFonts w:ascii="Times New Roman" w:eastAsia="Times New Roman" w:hAnsi="Times New Roman" w:cs="Times New Roman"/>
          <w:color w:val="000000"/>
          <w:sz w:val="24"/>
          <w:szCs w:val="24"/>
          <w:highlight w:val="white"/>
        </w:rPr>
        <w:t>).</w:t>
      </w:r>
    </w:p>
    <w:p w14:paraId="175EFF46" w14:textId="77777777" w:rsidR="00436E20" w:rsidRPr="005D040D" w:rsidRDefault="00436E20" w:rsidP="00436E20">
      <w:pPr>
        <w:widowControl w:val="0"/>
        <w:pBdr>
          <w:top w:val="nil"/>
          <w:left w:val="nil"/>
          <w:bottom w:val="nil"/>
          <w:right w:val="nil"/>
          <w:between w:val="nil"/>
        </w:pBdr>
        <w:tabs>
          <w:tab w:val="left" w:pos="3261"/>
        </w:tabs>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 xml:space="preserve">Among these candidate domestication genes, we examined the functional activity of two mutations located in the introns of </w:t>
      </w:r>
      <w:r w:rsidRPr="005D040D">
        <w:rPr>
          <w:rFonts w:ascii="Times New Roman" w:eastAsia="Times New Roman" w:hAnsi="Times New Roman" w:cs="Times New Roman"/>
          <w:i/>
          <w:color w:val="000000"/>
          <w:sz w:val="24"/>
          <w:szCs w:val="24"/>
        </w:rPr>
        <w:t>GRIK1</w:t>
      </w:r>
      <w:r w:rsidRPr="005D040D">
        <w:rPr>
          <w:rFonts w:ascii="Times New Roman" w:eastAsia="Times New Roman" w:hAnsi="Times New Roman" w:cs="Times New Roman"/>
          <w:color w:val="000000"/>
          <w:sz w:val="24"/>
          <w:szCs w:val="24"/>
        </w:rPr>
        <w:t xml:space="preserve"> and </w:t>
      </w:r>
      <w:r w:rsidRPr="005D040D">
        <w:rPr>
          <w:rFonts w:ascii="Times New Roman" w:eastAsia="Times New Roman" w:hAnsi="Times New Roman" w:cs="Times New Roman"/>
          <w:i/>
          <w:color w:val="000000"/>
          <w:sz w:val="24"/>
          <w:szCs w:val="24"/>
        </w:rPr>
        <w:t>LYST</w:t>
      </w:r>
      <w:r w:rsidRPr="005D040D">
        <w:rPr>
          <w:rFonts w:ascii="Times New Roman" w:eastAsia="Times New Roman" w:hAnsi="Times New Roman" w:cs="Times New Roman"/>
          <w:color w:val="000000"/>
          <w:sz w:val="24"/>
          <w:szCs w:val="24"/>
        </w:rPr>
        <w:t xml:space="preserve">. The domestic genotype of the </w:t>
      </w:r>
      <w:r w:rsidRPr="005D040D">
        <w:rPr>
          <w:rFonts w:ascii="Times New Roman" w:eastAsia="Times New Roman" w:hAnsi="Times New Roman" w:cs="Times New Roman"/>
          <w:i/>
          <w:color w:val="000000"/>
          <w:sz w:val="24"/>
          <w:szCs w:val="24"/>
        </w:rPr>
        <w:t>LYST</w:t>
      </w:r>
      <w:r w:rsidRPr="005D040D">
        <w:rPr>
          <w:rFonts w:ascii="Times New Roman" w:eastAsia="Times New Roman" w:hAnsi="Times New Roman" w:cs="Times New Roman"/>
          <w:color w:val="000000"/>
          <w:sz w:val="24"/>
          <w:szCs w:val="24"/>
        </w:rPr>
        <w:t xml:space="preserve"> mutation showed significantly higher gene expression acidity than the wild genotype in a luciferase activity assay (Fig. 3d; </w:t>
      </w:r>
      <w:r w:rsidRPr="00155214">
        <w:rPr>
          <w:rFonts w:ascii="Times New Roman" w:eastAsia="Times New Roman" w:hAnsi="Times New Roman" w:cs="Times New Roman"/>
          <w:color w:val="000000"/>
          <w:sz w:val="24"/>
          <w:szCs w:val="24"/>
        </w:rPr>
        <w:t>Table S</w:t>
      </w:r>
      <w:r>
        <w:rPr>
          <w:rFonts w:ascii="Times New Roman" w:eastAsia="Times New Roman" w:hAnsi="Times New Roman" w:cs="Times New Roman"/>
          <w:color w:val="000000"/>
          <w:sz w:val="24"/>
          <w:szCs w:val="24"/>
        </w:rPr>
        <w:t>16</w:t>
      </w:r>
      <w:r w:rsidRPr="005D040D">
        <w:rPr>
          <w:rFonts w:ascii="Times New Roman" w:eastAsia="Times New Roman" w:hAnsi="Times New Roman" w:cs="Times New Roman"/>
          <w:color w:val="000000"/>
          <w:sz w:val="24"/>
          <w:szCs w:val="24"/>
        </w:rPr>
        <w:t>)</w:t>
      </w:r>
    </w:p>
    <w:p w14:paraId="3273D781" w14:textId="77777777" w:rsidR="00436E20" w:rsidRPr="005D040D" w:rsidRDefault="00436E20" w:rsidP="00436E20">
      <w:pPr>
        <w:widowControl w:val="0"/>
        <w:pBdr>
          <w:top w:val="nil"/>
          <w:left w:val="nil"/>
          <w:bottom w:val="nil"/>
          <w:right w:val="nil"/>
          <w:between w:val="nil"/>
        </w:pBdr>
        <w:tabs>
          <w:tab w:val="left" w:pos="3261"/>
        </w:tabs>
        <w:spacing w:line="480" w:lineRule="auto"/>
        <w:jc w:val="both"/>
        <w:rPr>
          <w:rFonts w:ascii="Times New Roman" w:eastAsia="Times New Roman" w:hAnsi="Times New Roman" w:cs="Times New Roman"/>
          <w:color w:val="000000"/>
          <w:sz w:val="24"/>
          <w:szCs w:val="24"/>
        </w:rPr>
      </w:pPr>
      <w:bookmarkStart w:id="12" w:name="_3dy6vkm" w:colFirst="0" w:colLast="0"/>
      <w:bookmarkEnd w:id="12"/>
      <w:r>
        <w:rPr>
          <w:rFonts w:ascii="Times New Roman" w:eastAsia="Times New Roman" w:hAnsi="Times New Roman" w:cs="Times New Roman"/>
          <w:b/>
          <w:color w:val="000000"/>
          <w:sz w:val="24"/>
          <w:szCs w:val="24"/>
        </w:rPr>
        <w:t>Absence introgression evidence of mallard and spot-billed further support their shallow divergence</w:t>
      </w:r>
      <w:r w:rsidRPr="005D040D">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may not confounding by cross hybridization</w:t>
      </w:r>
    </w:p>
    <w:p w14:paraId="211F36BF" w14:textId="77777777" w:rsidR="00436E20" w:rsidRPr="005D040D" w:rsidRDefault="00436E20" w:rsidP="00436E20">
      <w:pPr>
        <w:widowControl w:val="0"/>
        <w:pBdr>
          <w:top w:val="nil"/>
          <w:left w:val="nil"/>
          <w:bottom w:val="nil"/>
          <w:right w:val="nil"/>
          <w:between w:val="nil"/>
        </w:pBdr>
        <w:tabs>
          <w:tab w:val="left" w:pos="3261"/>
        </w:tabs>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Although introgression has been considered in our previous analyses and unlikely affected our inference, the Anseriformes is known for its propensity to interspecific hybridize. </w:t>
      </w:r>
      <w:r w:rsidRPr="005D040D">
        <w:rPr>
          <w:rFonts w:ascii="Times New Roman" w:eastAsia="Times New Roman" w:hAnsi="Times New Roman" w:cs="Times New Roman"/>
          <w:color w:val="000000"/>
          <w:sz w:val="24"/>
          <w:szCs w:val="24"/>
        </w:rPr>
        <w:t xml:space="preserve">To further investigate </w:t>
      </w:r>
      <w:r>
        <w:rPr>
          <w:rFonts w:ascii="Times New Roman" w:eastAsia="Times New Roman" w:hAnsi="Times New Roman" w:cs="Times New Roman"/>
          <w:color w:val="000000"/>
          <w:sz w:val="24"/>
          <w:szCs w:val="24"/>
        </w:rPr>
        <w:t xml:space="preserve">the evidence of introgression </w:t>
      </w:r>
      <w:r w:rsidRPr="005D040D">
        <w:rPr>
          <w:rFonts w:ascii="Times New Roman" w:eastAsia="Times New Roman" w:hAnsi="Times New Roman" w:cs="Times New Roman"/>
          <w:color w:val="000000"/>
          <w:sz w:val="24"/>
          <w:szCs w:val="24"/>
        </w:rPr>
        <w:t xml:space="preserve">between mallard and spot-billed we stratified the genomic divergence values of each window by ΔDAF (or absolute </w:t>
      </w:r>
      <w:r w:rsidRPr="005D040D">
        <w:rPr>
          <w:rFonts w:ascii="Times New Roman" w:eastAsia="Times New Roman" w:hAnsi="Times New Roman" w:cs="Times New Roman"/>
          <w:color w:val="000000"/>
          <w:sz w:val="21"/>
          <w:szCs w:val="21"/>
        </w:rPr>
        <w:t>ΔDAF)</w:t>
      </w:r>
      <w:r w:rsidRPr="005D040D">
        <w:rPr>
          <w:rFonts w:ascii="Times New Roman" w:eastAsia="Times New Roman" w:hAnsi="Times New Roman" w:cs="Times New Roman"/>
          <w:color w:val="000000"/>
          <w:sz w:val="24"/>
          <w:szCs w:val="24"/>
        </w:rPr>
        <w:t xml:space="preserve"> (derived allele frequency difference between the two populations) bins. According to recent research on introgression issues in chimpanzee, the chance of derived alleles being introduced through gene flow increases with the frequency in the donor population. Gene flow should be introduced into receptor populations at low frequencies (</w:t>
      </w:r>
      <w:hyperlink w:anchor="_2xcytpi">
        <w:r w:rsidRPr="005D040D">
          <w:rPr>
            <w:rFonts w:ascii="Times New Roman" w:eastAsia="Times New Roman" w:hAnsi="Times New Roman" w:cs="Times New Roman"/>
            <w:color w:val="000000"/>
            <w:sz w:val="24"/>
            <w:szCs w:val="24"/>
          </w:rPr>
          <w:t>de Manuel et al., 2016</w:t>
        </w:r>
      </w:hyperlink>
      <w:r w:rsidRPr="005D040D">
        <w:rPr>
          <w:rFonts w:ascii="Times New Roman" w:eastAsia="Times New Roman" w:hAnsi="Times New Roman" w:cs="Times New Roman"/>
          <w:color w:val="000000"/>
          <w:sz w:val="24"/>
          <w:szCs w:val="24"/>
        </w:rPr>
        <w:t>). Therefore, we may expect lower divergence values in these higher ΔDAF (absolute ΔDAF) bins because they represent a higher probability of introgression. We did find decreased genetic distance (F</w:t>
      </w:r>
      <w:r w:rsidRPr="00282A8F">
        <w:rPr>
          <w:rFonts w:ascii="Times New Roman" w:eastAsia="Times New Roman" w:hAnsi="Times New Roman" w:cs="Times New Roman"/>
          <w:color w:val="000000"/>
          <w:sz w:val="24"/>
          <w:szCs w:val="24"/>
        </w:rPr>
        <w:t>ST</w:t>
      </w:r>
      <w:r w:rsidRPr="005D040D">
        <w:rPr>
          <w:rFonts w:ascii="Times New Roman" w:eastAsia="Times New Roman" w:hAnsi="Times New Roman" w:cs="Times New Roman"/>
          <w:color w:val="000000"/>
          <w:sz w:val="24"/>
          <w:szCs w:val="24"/>
        </w:rPr>
        <w:t xml:space="preserve">, dxy) between mallard/spot-billed and domestic ducks in higher ΔDAF bins </w:t>
      </w:r>
      <w:r w:rsidRPr="00282A8F">
        <w:rPr>
          <w:rFonts w:ascii="Times New Roman" w:eastAsia="Times New Roman" w:hAnsi="Times New Roman" w:cs="Times New Roman"/>
          <w:color w:val="000000"/>
          <w:sz w:val="24"/>
          <w:szCs w:val="24"/>
        </w:rPr>
        <w:t>(Fig. S</w:t>
      </w:r>
      <w:r w:rsidRPr="00282A8F">
        <w:rPr>
          <w:rFonts w:ascii="Times New Roman" w:eastAsia="Times New Roman" w:hAnsi="Times New Roman" w:cs="Times New Roman" w:hint="eastAsia"/>
          <w:color w:val="000000"/>
          <w:sz w:val="24"/>
          <w:szCs w:val="24"/>
        </w:rPr>
        <w:t>30</w:t>
      </w:r>
      <w:r w:rsidRPr="00282A8F">
        <w:rPr>
          <w:rFonts w:ascii="Times New Roman" w:eastAsia="Times New Roman" w:hAnsi="Times New Roman" w:cs="Times New Roman"/>
          <w:color w:val="000000"/>
          <w:sz w:val="24"/>
          <w:szCs w:val="24"/>
        </w:rPr>
        <w:t>a</w:t>
      </w:r>
      <w:r w:rsidRPr="005D040D">
        <w:rPr>
          <w:rFonts w:ascii="Times New Roman" w:eastAsia="Times New Roman" w:hAnsi="Times New Roman" w:cs="Times New Roman"/>
          <w:color w:val="000000"/>
          <w:sz w:val="24"/>
          <w:szCs w:val="24"/>
        </w:rPr>
        <w:t xml:space="preserve">). However, </w:t>
      </w:r>
      <w:r w:rsidRPr="005D040D">
        <w:rPr>
          <w:rFonts w:ascii="Times New Roman" w:eastAsia="Times New Roman" w:hAnsi="Times New Roman" w:cs="Times New Roman"/>
          <w:color w:val="000000"/>
          <w:sz w:val="24"/>
          <w:szCs w:val="24"/>
        </w:rPr>
        <w:lastRenderedPageBreak/>
        <w:t>both the F</w:t>
      </w:r>
      <w:r w:rsidRPr="00282A8F">
        <w:rPr>
          <w:rFonts w:ascii="Times New Roman" w:eastAsia="Times New Roman" w:hAnsi="Times New Roman" w:cs="Times New Roman"/>
          <w:color w:val="000000"/>
          <w:sz w:val="24"/>
          <w:szCs w:val="24"/>
        </w:rPr>
        <w:t xml:space="preserve">ST </w:t>
      </w:r>
      <w:r w:rsidRPr="005D040D">
        <w:rPr>
          <w:rFonts w:ascii="Times New Roman" w:eastAsia="Times New Roman" w:hAnsi="Times New Roman" w:cs="Times New Roman"/>
          <w:color w:val="000000"/>
          <w:sz w:val="24"/>
          <w:szCs w:val="24"/>
        </w:rPr>
        <w:t xml:space="preserve">and dxy values between mallard and spot-billed ducks increased with the ΔDAF </w:t>
      </w:r>
      <w:r w:rsidRPr="00282A8F">
        <w:rPr>
          <w:rFonts w:ascii="Times New Roman" w:eastAsia="Times New Roman" w:hAnsi="Times New Roman" w:cs="Times New Roman"/>
          <w:color w:val="000000"/>
          <w:sz w:val="24"/>
          <w:szCs w:val="24"/>
        </w:rPr>
        <w:t>(Fig. S</w:t>
      </w:r>
      <w:r w:rsidRPr="00282A8F">
        <w:rPr>
          <w:rFonts w:ascii="Times New Roman" w:eastAsia="Times New Roman" w:hAnsi="Times New Roman" w:cs="Times New Roman" w:hint="eastAsia"/>
          <w:color w:val="000000"/>
          <w:sz w:val="24"/>
          <w:szCs w:val="24"/>
        </w:rPr>
        <w:t>30</w:t>
      </w:r>
      <w:r>
        <w:rPr>
          <w:rFonts w:ascii="Times New Roman" w:eastAsia="Times New Roman" w:hAnsi="Times New Roman" w:cs="Times New Roman"/>
          <w:color w:val="000000"/>
          <w:sz w:val="24"/>
          <w:szCs w:val="24"/>
        </w:rPr>
        <w:t>a blue lines</w:t>
      </w:r>
      <w:r w:rsidRPr="00282A8F">
        <w:rPr>
          <w:rFonts w:ascii="Times New Roman" w:eastAsia="Times New Roman" w:hAnsi="Times New Roman" w:cs="Times New Roman"/>
          <w:color w:val="000000"/>
          <w:sz w:val="24"/>
          <w:szCs w:val="24"/>
        </w:rPr>
        <w:t xml:space="preserve">). </w:t>
      </w:r>
      <w:r w:rsidRPr="005D040D">
        <w:rPr>
          <w:rFonts w:ascii="Times New Roman" w:eastAsia="Times New Roman" w:hAnsi="Times New Roman" w:cs="Times New Roman"/>
          <w:color w:val="000000"/>
          <w:sz w:val="24"/>
          <w:szCs w:val="24"/>
        </w:rPr>
        <w:t xml:space="preserve">This observation </w:t>
      </w:r>
      <w:r>
        <w:rPr>
          <w:rFonts w:ascii="Times New Roman" w:eastAsia="Times New Roman" w:hAnsi="Times New Roman" w:cs="Times New Roman"/>
          <w:color w:val="000000"/>
          <w:sz w:val="24"/>
          <w:szCs w:val="24"/>
        </w:rPr>
        <w:t>found that evidence of introgression present between wild and domestic but not</w:t>
      </w:r>
      <w:r w:rsidRPr="005D040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found between mallard and spot-billed</w:t>
      </w:r>
      <w:r w:rsidRPr="005D040D">
        <w:rPr>
          <w:rFonts w:ascii="Times New Roman" w:eastAsia="Times New Roman" w:hAnsi="Times New Roman" w:cs="Times New Roman"/>
          <w:color w:val="000000"/>
          <w:sz w:val="24"/>
          <w:szCs w:val="24"/>
        </w:rPr>
        <w:t>. Furthermore, we found that the mean ΔDAF value did not show a significant difference between high differentiation regions and genomic background</w:t>
      </w:r>
      <w:r>
        <w:rPr>
          <w:rFonts w:ascii="Times New Roman" w:eastAsia="Times New Roman" w:hAnsi="Times New Roman" w:cs="Times New Roman"/>
          <w:color w:val="000000"/>
          <w:sz w:val="24"/>
          <w:szCs w:val="24"/>
        </w:rPr>
        <w:t>; this finding</w:t>
      </w:r>
      <w:r w:rsidRPr="005D040D">
        <w:rPr>
          <w:rFonts w:ascii="Times New Roman" w:eastAsia="Times New Roman" w:hAnsi="Times New Roman" w:cs="Times New Roman"/>
          <w:color w:val="000000"/>
          <w:sz w:val="24"/>
          <w:szCs w:val="24"/>
        </w:rPr>
        <w:t xml:space="preserve"> is consistent with recent research showing that gene flow is not the major factor in the formation of genomic islands (Table S23) (</w:t>
      </w:r>
      <w:hyperlink w:anchor="_147n2zr">
        <w:r w:rsidRPr="005D040D">
          <w:rPr>
            <w:rFonts w:ascii="Times New Roman" w:eastAsia="Times New Roman" w:hAnsi="Times New Roman" w:cs="Times New Roman"/>
            <w:color w:val="000000"/>
            <w:sz w:val="24"/>
            <w:szCs w:val="24"/>
          </w:rPr>
          <w:t>Han et al., 2017</w:t>
        </w:r>
      </w:hyperlink>
      <w:r w:rsidRPr="005D040D">
        <w:rPr>
          <w:rFonts w:ascii="Times New Roman" w:eastAsia="Times New Roman" w:hAnsi="Times New Roman" w:cs="Times New Roman"/>
          <w:color w:val="000000"/>
          <w:sz w:val="24"/>
          <w:szCs w:val="24"/>
        </w:rPr>
        <w:t>).</w:t>
      </w:r>
    </w:p>
    <w:p w14:paraId="458410C8" w14:textId="77777777" w:rsidR="00436E20" w:rsidRPr="00483AB9" w:rsidRDefault="00436E20" w:rsidP="00436E20">
      <w:pPr>
        <w:widowControl w:val="0"/>
        <w:pBdr>
          <w:top w:val="nil"/>
          <w:left w:val="nil"/>
          <w:bottom w:val="nil"/>
          <w:right w:val="nil"/>
          <w:between w:val="nil"/>
        </w:pBdr>
        <w:tabs>
          <w:tab w:val="left" w:pos="3261"/>
        </w:tabs>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 xml:space="preserve">To further decipher the introgression effect and its influence on the evolutionary relationship inference of the domestic duck and the two wild ducks, we performed an ABBA-BABA test (assuming that the mallard, spot-billed, and domestic duck are P1, P2, and P3, respectively) using the Muscovy duck as an outgroup. The </w:t>
      </w:r>
      <w:r>
        <w:rPr>
          <w:rFonts w:ascii="Times New Roman" w:eastAsia="Times New Roman" w:hAnsi="Times New Roman" w:cs="Times New Roman"/>
          <w:color w:val="000000"/>
          <w:sz w:val="24"/>
          <w:szCs w:val="24"/>
        </w:rPr>
        <w:t>analysis</w:t>
      </w:r>
      <w:r w:rsidRPr="005D040D">
        <w:rPr>
          <w:rFonts w:ascii="Times New Roman" w:eastAsia="Times New Roman" w:hAnsi="Times New Roman" w:cs="Times New Roman"/>
          <w:color w:val="000000"/>
          <w:sz w:val="24"/>
          <w:szCs w:val="24"/>
        </w:rPr>
        <w:t xml:space="preserve"> suggested that the genetic relationship between mallard and spot-billed ducks are closer than </w:t>
      </w:r>
      <w:r>
        <w:rPr>
          <w:rFonts w:ascii="Times New Roman" w:eastAsia="Times New Roman" w:hAnsi="Times New Roman" w:cs="Times New Roman"/>
          <w:color w:val="000000"/>
          <w:sz w:val="24"/>
          <w:szCs w:val="24"/>
        </w:rPr>
        <w:t>it</w:t>
      </w:r>
      <w:r w:rsidRPr="005D040D">
        <w:rPr>
          <w:rFonts w:ascii="Times New Roman" w:eastAsia="Times New Roman" w:hAnsi="Times New Roman" w:cs="Times New Roman"/>
          <w:color w:val="000000"/>
          <w:sz w:val="24"/>
          <w:szCs w:val="24"/>
        </w:rPr>
        <w:t xml:space="preserve"> between the two wild species and the domestic duck (Fig. S3</w:t>
      </w:r>
      <w:r w:rsidRPr="004C457E">
        <w:rPr>
          <w:rFonts w:ascii="Times New Roman" w:eastAsia="Times New Roman" w:hAnsi="Times New Roman" w:cs="Times New Roman" w:hint="eastAsia"/>
          <w:color w:val="000000"/>
          <w:sz w:val="24"/>
          <w:szCs w:val="24"/>
        </w:rPr>
        <w:t>1</w:t>
      </w:r>
      <w:r w:rsidRPr="005D040D">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 xml:space="preserve">And </w:t>
      </w:r>
      <w:r w:rsidRPr="005D040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w:t>
      </w:r>
      <w:r w:rsidRPr="005D040D">
        <w:rPr>
          <w:rFonts w:ascii="Times New Roman" w:eastAsia="Times New Roman" w:hAnsi="Times New Roman" w:cs="Times New Roman"/>
          <w:color w:val="000000"/>
          <w:sz w:val="24"/>
          <w:szCs w:val="24"/>
        </w:rPr>
        <w:t>e</w:t>
      </w:r>
      <w:proofErr w:type="gramEnd"/>
      <w:r w:rsidRPr="005D040D">
        <w:rPr>
          <w:rFonts w:ascii="Times New Roman" w:eastAsia="Times New Roman" w:hAnsi="Times New Roman" w:cs="Times New Roman"/>
          <w:color w:val="000000"/>
          <w:sz w:val="24"/>
          <w:szCs w:val="24"/>
        </w:rPr>
        <w:t xml:space="preserve"> also found evidence of gene flow between the domestic and wild ducks</w:t>
      </w:r>
      <w:r>
        <w:rPr>
          <w:rFonts w:ascii="Times New Roman" w:eastAsia="Times New Roman" w:hAnsi="Times New Roman" w:cs="Times New Roman"/>
          <w:color w:val="000000"/>
          <w:sz w:val="24"/>
          <w:szCs w:val="24"/>
        </w:rPr>
        <w:t xml:space="preserve"> that are</w:t>
      </w:r>
      <w:r w:rsidRPr="005D040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all </w:t>
      </w:r>
      <w:r w:rsidRPr="005D040D">
        <w:rPr>
          <w:rFonts w:ascii="Times New Roman" w:eastAsia="Times New Roman" w:hAnsi="Times New Roman" w:cs="Times New Roman"/>
          <w:color w:val="000000"/>
          <w:sz w:val="24"/>
          <w:szCs w:val="24"/>
        </w:rPr>
        <w:t>consistent with the above analysis</w:t>
      </w:r>
      <w:r>
        <w:rPr>
          <w:rFonts w:ascii="Times New Roman" w:eastAsia="Times New Roman" w:hAnsi="Times New Roman" w:cs="Times New Roman"/>
          <w:color w:val="000000"/>
          <w:sz w:val="24"/>
          <w:szCs w:val="24"/>
        </w:rPr>
        <w:t xml:space="preserve"> (</w:t>
      </w:r>
      <w:r w:rsidRPr="005D040D">
        <w:rPr>
          <w:rFonts w:ascii="Times New Roman" w:eastAsia="Times New Roman" w:hAnsi="Times New Roman" w:cs="Times New Roman"/>
          <w:color w:val="000000"/>
          <w:sz w:val="24"/>
          <w:szCs w:val="24"/>
        </w:rPr>
        <w:t>D-statistics: -0.2972; jackknife std: 0.4189</w:t>
      </w:r>
      <w:r>
        <w:rPr>
          <w:rFonts w:ascii="Times New Roman" w:eastAsia="Times New Roman" w:hAnsi="Times New Roman" w:cs="Times New Roman"/>
          <w:color w:val="000000"/>
          <w:sz w:val="24"/>
          <w:szCs w:val="24"/>
        </w:rPr>
        <w:t>;</w:t>
      </w:r>
      <w:r w:rsidRPr="00683465">
        <w:rPr>
          <w:rFonts w:ascii="Times New Roman" w:eastAsia="Times New Roman" w:hAnsi="Times New Roman" w:cs="Times New Roman"/>
          <w:color w:val="000000"/>
          <w:sz w:val="24"/>
          <w:szCs w:val="24"/>
        </w:rPr>
        <w:t xml:space="preserve"> </w:t>
      </w:r>
      <w:r w:rsidRPr="005D040D">
        <w:rPr>
          <w:rFonts w:ascii="Times New Roman" w:eastAsia="Times New Roman" w:hAnsi="Times New Roman" w:cs="Times New Roman"/>
          <w:color w:val="000000"/>
          <w:sz w:val="24"/>
          <w:szCs w:val="24"/>
        </w:rPr>
        <w:t>Fig. 1d,</w:t>
      </w:r>
      <w:r>
        <w:rPr>
          <w:rFonts w:ascii="Times New Roman" w:eastAsia="Times New Roman" w:hAnsi="Times New Roman" w:cs="Times New Roman"/>
          <w:color w:val="000000"/>
          <w:sz w:val="24"/>
          <w:szCs w:val="24"/>
        </w:rPr>
        <w:t xml:space="preserve"> Fig. S15)</w:t>
      </w:r>
      <w:r w:rsidRPr="005D040D">
        <w:rPr>
          <w:rFonts w:ascii="Times New Roman" w:eastAsia="Times New Roman" w:hAnsi="Times New Roman" w:cs="Times New Roman"/>
          <w:color w:val="000000"/>
          <w:sz w:val="24"/>
          <w:szCs w:val="24"/>
        </w:rPr>
        <w:t xml:space="preserve">. To </w:t>
      </w:r>
      <w:r>
        <w:rPr>
          <w:rFonts w:ascii="Times New Roman" w:eastAsia="Times New Roman" w:hAnsi="Times New Roman" w:cs="Times New Roman"/>
          <w:color w:val="000000"/>
          <w:sz w:val="24"/>
          <w:szCs w:val="24"/>
        </w:rPr>
        <w:t>investigate whither</w:t>
      </w:r>
      <w:r w:rsidRPr="005D040D">
        <w:rPr>
          <w:rFonts w:ascii="Times New Roman" w:eastAsia="Times New Roman" w:hAnsi="Times New Roman" w:cs="Times New Roman"/>
          <w:color w:val="000000"/>
          <w:sz w:val="24"/>
          <w:szCs w:val="24"/>
        </w:rPr>
        <w:t xml:space="preserve"> gene flow </w:t>
      </w:r>
      <w:r>
        <w:rPr>
          <w:rFonts w:ascii="Times New Roman" w:eastAsia="Times New Roman" w:hAnsi="Times New Roman" w:cs="Times New Roman"/>
          <w:color w:val="000000"/>
          <w:sz w:val="24"/>
          <w:szCs w:val="24"/>
        </w:rPr>
        <w:t xml:space="preserve">has its </w:t>
      </w:r>
      <w:r w:rsidRPr="005D040D">
        <w:rPr>
          <w:rFonts w:ascii="Times New Roman" w:eastAsia="Times New Roman" w:hAnsi="Times New Roman" w:cs="Times New Roman"/>
          <w:color w:val="000000"/>
          <w:sz w:val="24"/>
          <w:szCs w:val="24"/>
        </w:rPr>
        <w:t xml:space="preserve">effect on </w:t>
      </w:r>
      <w:r>
        <w:rPr>
          <w:rFonts w:ascii="Times New Roman" w:eastAsia="Times New Roman" w:hAnsi="Times New Roman" w:cs="Times New Roman"/>
          <w:color w:val="000000"/>
          <w:sz w:val="24"/>
          <w:szCs w:val="24"/>
        </w:rPr>
        <w:t>this</w:t>
      </w:r>
      <w:r w:rsidRPr="005D040D">
        <w:rPr>
          <w:rFonts w:ascii="Times New Roman" w:eastAsia="Times New Roman" w:hAnsi="Times New Roman" w:cs="Times New Roman"/>
          <w:color w:val="000000"/>
          <w:sz w:val="24"/>
          <w:szCs w:val="24"/>
        </w:rPr>
        <w:t xml:space="preserve"> phylogenetic tree, we used ΔDAF to test whether is there evidence that the sharing of this derived allele is caused by introgression. We stratified the number of BBAA (ABBA, BABA) sites by the ΔDAF bins between mallard and spot-billed duck populations (spot-billed and domestic, mallard and domestic, respectively). Most BBAA sites were distributed in the lower ΔDAF bins (-0.4 - 0.4) </w:t>
      </w:r>
      <w:r>
        <w:rPr>
          <w:rFonts w:ascii="Times New Roman" w:eastAsia="Times New Roman" w:hAnsi="Times New Roman" w:cs="Times New Roman"/>
          <w:color w:val="000000"/>
          <w:sz w:val="24"/>
          <w:szCs w:val="24"/>
        </w:rPr>
        <w:t>Because</w:t>
      </w:r>
      <w:r w:rsidRPr="005D040D">
        <w:rPr>
          <w:rFonts w:ascii="Times New Roman" w:eastAsia="Times New Roman" w:hAnsi="Times New Roman" w:cs="Times New Roman"/>
          <w:color w:val="000000"/>
          <w:sz w:val="24"/>
          <w:szCs w:val="24"/>
        </w:rPr>
        <w:t xml:space="preserve"> majority of SNPs distributed at lower </w:t>
      </w:r>
      <w:bookmarkStart w:id="13" w:name="_Hlk3734194"/>
      <w:r w:rsidRPr="005D040D">
        <w:rPr>
          <w:rFonts w:ascii="Times New Roman" w:eastAsia="Times New Roman" w:hAnsi="Times New Roman" w:cs="Times New Roman"/>
          <w:color w:val="000000"/>
          <w:sz w:val="24"/>
          <w:szCs w:val="24"/>
        </w:rPr>
        <w:t>ΔDAF bins</w:t>
      </w:r>
      <w:bookmarkEnd w:id="13"/>
      <w:r>
        <w:rPr>
          <w:rFonts w:ascii="Times New Roman" w:eastAsia="Times New Roman" w:hAnsi="Times New Roman" w:cs="Times New Roman"/>
          <w:color w:val="000000"/>
          <w:sz w:val="24"/>
          <w:szCs w:val="24"/>
        </w:rPr>
        <w:t>.</w:t>
      </w:r>
      <w:r w:rsidRPr="000377A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To eliminated the inhomogeneity distribution across the </w:t>
      </w:r>
      <w:r w:rsidRPr="00BD3177">
        <w:rPr>
          <w:rFonts w:ascii="Times New Roman" w:eastAsia="Times New Roman" w:hAnsi="Times New Roman" w:cs="Times New Roman" w:hint="eastAsia"/>
          <w:color w:val="000000"/>
          <w:sz w:val="24"/>
          <w:szCs w:val="24"/>
        </w:rPr>
        <w:t>Δ</w:t>
      </w:r>
      <w:r w:rsidRPr="00BD3177">
        <w:rPr>
          <w:rFonts w:ascii="Times New Roman" w:eastAsia="Times New Roman" w:hAnsi="Times New Roman" w:cs="Times New Roman"/>
          <w:color w:val="000000"/>
          <w:sz w:val="24"/>
          <w:szCs w:val="24"/>
        </w:rPr>
        <w:t>DAF bins</w:t>
      </w:r>
      <w:r>
        <w:rPr>
          <w:rFonts w:ascii="Times New Roman" w:eastAsia="Times New Roman" w:hAnsi="Times New Roman" w:cs="Times New Roman"/>
          <w:color w:val="000000"/>
          <w:sz w:val="24"/>
          <w:szCs w:val="24"/>
        </w:rPr>
        <w:t xml:space="preserve"> which is caused by </w:t>
      </w:r>
      <w:r>
        <w:rPr>
          <w:rFonts w:ascii="Times New Roman" w:eastAsia="Times New Roman" w:hAnsi="Times New Roman" w:cs="Times New Roman"/>
          <w:color w:val="000000"/>
          <w:sz w:val="24"/>
          <w:szCs w:val="24"/>
        </w:rPr>
        <w:lastRenderedPageBreak/>
        <w:t>phylogeny SNPs,</w:t>
      </w:r>
      <w:r w:rsidRPr="005D040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w:t>
      </w:r>
      <w:r w:rsidRPr="005D040D">
        <w:rPr>
          <w:rFonts w:ascii="Times New Roman" w:eastAsia="Times New Roman" w:hAnsi="Times New Roman" w:cs="Times New Roman"/>
          <w:color w:val="000000"/>
          <w:sz w:val="24"/>
          <w:szCs w:val="24"/>
        </w:rPr>
        <w:t xml:space="preserve">e further measured the distribution of the BBAA </w:t>
      </w:r>
      <w:r>
        <w:rPr>
          <w:rFonts w:ascii="Times New Roman" w:eastAsia="Times New Roman" w:hAnsi="Times New Roman" w:cs="Times New Roman"/>
          <w:color w:val="000000"/>
          <w:sz w:val="24"/>
          <w:szCs w:val="24"/>
        </w:rPr>
        <w:t>ratio</w:t>
      </w:r>
      <w:r w:rsidRPr="005D040D">
        <w:rPr>
          <w:rFonts w:ascii="Times New Roman" w:eastAsia="Times New Roman" w:hAnsi="Times New Roman" w:cs="Times New Roman"/>
          <w:color w:val="000000"/>
          <w:sz w:val="24"/>
          <w:szCs w:val="24"/>
        </w:rPr>
        <w:t xml:space="preserve"> among all SNPs (i.e., polymorphic sites in spot-billed and domestic, mallard and domestic, mallard and spot-billed for ABBA, BABA, and BBAA, respectively)</w:t>
      </w:r>
      <w:r>
        <w:rPr>
          <w:rFonts w:ascii="Times New Roman" w:eastAsia="Times New Roman" w:hAnsi="Times New Roman" w:cs="Times New Roman"/>
          <w:color w:val="000000"/>
          <w:sz w:val="24"/>
          <w:szCs w:val="24"/>
        </w:rPr>
        <w:t xml:space="preserve">. </w:t>
      </w:r>
      <w:r w:rsidRPr="005D040D">
        <w:rPr>
          <w:rFonts w:ascii="Times New Roman" w:eastAsia="Times New Roman" w:hAnsi="Times New Roman" w:cs="Times New Roman"/>
          <w:color w:val="000000"/>
          <w:sz w:val="24"/>
          <w:szCs w:val="24"/>
        </w:rPr>
        <w:t>If introgression exists between mallard and spot-billed ducks (mallard and domestic, spot-billed and domestic), then the proportion of BBAA sites would likely increase with the ΔDAF (or absolute ΔDAF if negative). We did find that the proportion of BABA and ABBA sites increased with the ΔDAF, indicating that the derived allele sharing between wild (mallard or spot-billed) and domestic populations is partly due to introgression</w:t>
      </w:r>
      <w:r>
        <w:rPr>
          <w:rFonts w:ascii="Times New Roman" w:eastAsia="Times New Roman" w:hAnsi="Times New Roman" w:cs="Times New Roman"/>
          <w:color w:val="000000"/>
          <w:sz w:val="24"/>
          <w:szCs w:val="24"/>
        </w:rPr>
        <w:t>. This finding was consistent with previous analysis (Fig. 1d; Fig. S</w:t>
      </w:r>
      <w:r w:rsidRPr="002E54AE">
        <w:rPr>
          <w:rFonts w:ascii="Times New Roman" w:hAnsi="Times New Roman" w:cs="Times New Roman"/>
          <w:color w:val="000000"/>
          <w:sz w:val="24"/>
          <w:szCs w:val="24"/>
          <w:lang w:eastAsia="zh-CN"/>
        </w:rPr>
        <w:t>30</w:t>
      </w:r>
      <w:r w:rsidRPr="00483AB9">
        <w:rPr>
          <w:rFonts w:ascii="Times New Roman" w:eastAsia="Times New Roman" w:hAnsi="Times New Roman" w:cs="Times New Roman"/>
          <w:color w:val="000000"/>
          <w:sz w:val="24"/>
          <w:szCs w:val="24"/>
        </w:rPr>
        <w:t>). W</w:t>
      </w:r>
      <w:r w:rsidRPr="004913EF">
        <w:rPr>
          <w:rFonts w:ascii="Times New Roman" w:eastAsia="Times New Roman" w:hAnsi="Times New Roman" w:cs="Times New Roman"/>
          <w:color w:val="000000"/>
          <w:sz w:val="24"/>
          <w:szCs w:val="24"/>
        </w:rPr>
        <w:t>hereas the distribution of the BBAA proportion acr</w:t>
      </w:r>
      <w:r w:rsidRPr="00F05171">
        <w:rPr>
          <w:rFonts w:ascii="Times New Roman" w:eastAsia="Times New Roman" w:hAnsi="Times New Roman" w:cs="Times New Roman"/>
          <w:color w:val="000000"/>
          <w:sz w:val="24"/>
          <w:szCs w:val="24"/>
        </w:rPr>
        <w:t>oss ΔDAF bins showed a different p</w:t>
      </w:r>
      <w:r w:rsidRPr="00D93753">
        <w:rPr>
          <w:rFonts w:ascii="Times New Roman" w:eastAsia="Times New Roman" w:hAnsi="Times New Roman" w:cs="Times New Roman"/>
          <w:color w:val="000000"/>
          <w:sz w:val="24"/>
          <w:szCs w:val="24"/>
        </w:rPr>
        <w:t>attern than the BBAA rate, which showed only a small difference across ΔDAF bins,</w:t>
      </w:r>
      <w:r w:rsidRPr="00303303">
        <w:rPr>
          <w:rFonts w:ascii="Times New Roman" w:eastAsia="Times New Roman" w:hAnsi="Times New Roman" w:cs="Times New Roman"/>
          <w:color w:val="000000"/>
          <w:sz w:val="24"/>
          <w:szCs w:val="24"/>
        </w:rPr>
        <w:t xml:space="preserve"> indicating lack of introgression between mallard and spot-billed ducks</w:t>
      </w:r>
      <w:r>
        <w:rPr>
          <w:rFonts w:ascii="Times New Roman" w:eastAsia="Times New Roman" w:hAnsi="Times New Roman" w:cs="Times New Roman"/>
          <w:color w:val="000000"/>
          <w:sz w:val="24"/>
          <w:szCs w:val="24"/>
        </w:rPr>
        <w:t>, and</w:t>
      </w:r>
      <w:r w:rsidRPr="005D040D">
        <w:rPr>
          <w:rFonts w:ascii="Times New Roman" w:eastAsia="Times New Roman" w:hAnsi="Times New Roman" w:cs="Times New Roman"/>
          <w:color w:val="000000"/>
          <w:sz w:val="24"/>
          <w:szCs w:val="24"/>
        </w:rPr>
        <w:t xml:space="preserve"> implying that the major reason for excessive derived allele sharing is due to phylogeny rather than introgression</w:t>
      </w:r>
      <w:r>
        <w:rPr>
          <w:rFonts w:ascii="Times New Roman" w:eastAsia="Times New Roman" w:hAnsi="Times New Roman" w:cs="Times New Roman"/>
          <w:color w:val="000000"/>
          <w:sz w:val="24"/>
          <w:szCs w:val="24"/>
        </w:rPr>
        <w:t xml:space="preserve"> </w:t>
      </w:r>
      <w:r w:rsidRPr="00303303">
        <w:rPr>
          <w:rFonts w:ascii="Times New Roman" w:eastAsia="Times New Roman" w:hAnsi="Times New Roman" w:cs="Times New Roman"/>
          <w:color w:val="000000"/>
          <w:sz w:val="24"/>
          <w:szCs w:val="24"/>
        </w:rPr>
        <w:t>(Fig. S3</w:t>
      </w:r>
      <w:r w:rsidRPr="00DB0FD1">
        <w:rPr>
          <w:rFonts w:ascii="Times New Roman" w:hAnsi="Times New Roman" w:cs="Times New Roman"/>
          <w:color w:val="000000"/>
          <w:sz w:val="24"/>
          <w:szCs w:val="24"/>
          <w:lang w:eastAsia="zh-CN"/>
        </w:rPr>
        <w:t>1</w:t>
      </w:r>
      <w:r w:rsidRPr="00483AB9">
        <w:rPr>
          <w:rFonts w:ascii="Times New Roman" w:eastAsia="Times New Roman" w:hAnsi="Times New Roman" w:cs="Times New Roman"/>
          <w:color w:val="000000"/>
          <w:sz w:val="24"/>
          <w:szCs w:val="24"/>
        </w:rPr>
        <w:t>b)</w:t>
      </w:r>
      <w:r>
        <w:rPr>
          <w:rFonts w:ascii="Times New Roman" w:eastAsia="Times New Roman" w:hAnsi="Times New Roman" w:cs="Times New Roman"/>
          <w:color w:val="000000"/>
          <w:sz w:val="24"/>
          <w:szCs w:val="24"/>
        </w:rPr>
        <w:t xml:space="preserve">. </w:t>
      </w:r>
    </w:p>
    <w:p w14:paraId="7684A8DC"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bookmarkStart w:id="14" w:name="_4d34og8" w:colFirst="0" w:colLast="0"/>
      <w:bookmarkEnd w:id="14"/>
      <w:r w:rsidRPr="005D040D">
        <w:rPr>
          <w:rFonts w:ascii="Times New Roman" w:eastAsia="Times New Roman" w:hAnsi="Times New Roman" w:cs="Times New Roman"/>
          <w:b/>
          <w:color w:val="000000"/>
          <w:sz w:val="24"/>
          <w:szCs w:val="24"/>
        </w:rPr>
        <w:t>DISCUSSION</w:t>
      </w:r>
    </w:p>
    <w:p w14:paraId="5A4F08D1" w14:textId="0C2AF602" w:rsidR="00436E20"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bookmarkStart w:id="15" w:name="_2s8eyo1" w:colFirst="0" w:colLast="0"/>
      <w:bookmarkEnd w:id="15"/>
      <w:r>
        <w:rPr>
          <w:rFonts w:ascii="Times New Roman" w:eastAsia="Times New Roman" w:hAnsi="Times New Roman" w:cs="Times New Roman"/>
          <w:color w:val="000000"/>
          <w:sz w:val="24"/>
          <w:szCs w:val="24"/>
        </w:rPr>
        <w:t xml:space="preserve">Animal domestication are hot topics at least for two reasons: their important significance in the development of human civilization and supposed to be excellent models to understanding genetic changes underlying </w:t>
      </w:r>
      <w:r w:rsidRPr="005D040D">
        <w:rPr>
          <w:rFonts w:ascii="Times New Roman" w:eastAsia="Times New Roman" w:hAnsi="Times New Roman" w:cs="Times New Roman"/>
          <w:color w:val="000000"/>
          <w:sz w:val="24"/>
          <w:szCs w:val="24"/>
        </w:rPr>
        <w:t>the striking morphological and behavioural changes observed in these animals</w:t>
      </w:r>
      <w:r>
        <w:rPr>
          <w:rFonts w:ascii="Times New Roman" w:eastAsia="Times New Roman" w:hAnsi="Times New Roman" w:cs="Times New Roman"/>
          <w:color w:val="000000"/>
          <w:sz w:val="24"/>
          <w:szCs w:val="24"/>
        </w:rPr>
        <w:t xml:space="preserve"> </w:t>
      </w:r>
      <w:r w:rsidRPr="005D040D">
        <w:rPr>
          <w:rFonts w:ascii="Times New Roman" w:eastAsia="Times New Roman" w:hAnsi="Times New Roman" w:cs="Times New Roman"/>
          <w:color w:val="000000"/>
          <w:sz w:val="24"/>
          <w:szCs w:val="24"/>
        </w:rPr>
        <w:t>(</w:t>
      </w:r>
      <w:hyperlink w:anchor="_3j2qqm3">
        <w:r w:rsidRPr="005D040D">
          <w:rPr>
            <w:rFonts w:ascii="Times New Roman" w:eastAsia="Times New Roman" w:hAnsi="Times New Roman" w:cs="Times New Roman"/>
            <w:color w:val="000000"/>
            <w:sz w:val="24"/>
            <w:szCs w:val="24"/>
          </w:rPr>
          <w:t>Carn</w:t>
        </w:r>
        <w:r w:rsidRPr="005D040D">
          <w:rPr>
            <w:rFonts w:ascii="Times New Roman" w:eastAsia="Times New Roman" w:hAnsi="Times New Roman" w:cs="Times New Roman"/>
            <w:color w:val="000000"/>
            <w:sz w:val="24"/>
            <w:szCs w:val="24"/>
          </w:rPr>
          <w:t>e</w:t>
        </w:r>
        <w:r w:rsidRPr="005D040D">
          <w:rPr>
            <w:rFonts w:ascii="Times New Roman" w:eastAsia="Times New Roman" w:hAnsi="Times New Roman" w:cs="Times New Roman"/>
            <w:color w:val="000000"/>
            <w:sz w:val="24"/>
            <w:szCs w:val="24"/>
          </w:rPr>
          <w:t>iro et al., 2014</w:t>
        </w:r>
      </w:hyperlink>
      <w:r w:rsidRPr="005D040D">
        <w:rPr>
          <w:rFonts w:ascii="Times New Roman" w:eastAsia="Times New Roman" w:hAnsi="Times New Roman" w:cs="Times New Roman"/>
          <w:color w:val="000000"/>
          <w:sz w:val="24"/>
          <w:szCs w:val="24"/>
        </w:rPr>
        <w:t xml:space="preserve">; </w:t>
      </w:r>
      <w:hyperlink w:anchor="_qsh70q">
        <w:r w:rsidRPr="005D040D">
          <w:rPr>
            <w:rFonts w:ascii="Times New Roman" w:eastAsia="Times New Roman" w:hAnsi="Times New Roman" w:cs="Times New Roman"/>
            <w:color w:val="000000"/>
            <w:sz w:val="24"/>
            <w:szCs w:val="24"/>
          </w:rPr>
          <w:t>Frantz et al., 2015</w:t>
        </w:r>
      </w:hyperlink>
      <w:r w:rsidRPr="005D040D">
        <w:rPr>
          <w:rFonts w:ascii="Times New Roman" w:eastAsia="Times New Roman" w:hAnsi="Times New Roman" w:cs="Times New Roman"/>
          <w:color w:val="000000"/>
          <w:sz w:val="24"/>
          <w:szCs w:val="24"/>
        </w:rPr>
        <w:t xml:space="preserve">; </w:t>
      </w:r>
      <w:hyperlink w:anchor="_3as4poj">
        <w:r w:rsidRPr="005D040D">
          <w:rPr>
            <w:rFonts w:ascii="Times New Roman" w:eastAsia="Times New Roman" w:hAnsi="Times New Roman" w:cs="Times New Roman"/>
            <w:color w:val="000000"/>
            <w:sz w:val="24"/>
            <w:szCs w:val="24"/>
          </w:rPr>
          <w:t>Freedman et al., 2014</w:t>
        </w:r>
      </w:hyperlink>
      <w:r w:rsidRPr="005D040D">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fldChar w:fldCharType="begin">
          <w:fldData xml:space="preserve">PEVuZE5vdGU+PENpdGU+PEF1dGhvcj5BeGVsc3NvbjwvQXV0aG9yPjxZZWFyPjIwMTM8L1llYXI+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=
</w:fldData>
        </w:fldChar>
      </w:r>
      <w:r>
        <w:rPr>
          <w:rFonts w:ascii="Times New Roman" w:eastAsia="Times New Roman" w:hAnsi="Times New Roman" w:cs="Times New Roman"/>
          <w:color w:val="000000"/>
          <w:sz w:val="24"/>
          <w:szCs w:val="24"/>
        </w:rPr>
        <w:instrText xml:space="preserve"> ADDIN EN.CITE </w:instrText>
      </w:r>
      <w:r>
        <w:rPr>
          <w:rFonts w:ascii="Times New Roman" w:eastAsia="Times New Roman" w:hAnsi="Times New Roman" w:cs="Times New Roman"/>
          <w:color w:val="000000"/>
          <w:sz w:val="24"/>
          <w:szCs w:val="24"/>
        </w:rPr>
        <w:fldChar w:fldCharType="begin">
          <w:fldData xml:space="preserve">PEVuZE5vdGU+PENpdGU+PEF1dGhvcj5BeGVsc3NvbjwvQXV0aG9yPjxZZWFyPjIwMTM8L1llYXI+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=
</w:fldData>
        </w:fldChar>
      </w:r>
      <w:r>
        <w:rPr>
          <w:rFonts w:ascii="Times New Roman" w:eastAsia="Times New Roman" w:hAnsi="Times New Roman" w:cs="Times New Roman"/>
          <w:color w:val="000000"/>
          <w:sz w:val="24"/>
          <w:szCs w:val="24"/>
        </w:rPr>
        <w:instrText xml:space="preserve"> ADDIN EN.CITE.DATA </w:instrText>
      </w:r>
      <w:r>
        <w:rPr>
          <w:rFonts w:ascii="Times New Roman" w:eastAsia="Times New Roman" w:hAnsi="Times New Roman" w:cs="Times New Roman"/>
          <w:color w:val="000000"/>
          <w:sz w:val="24"/>
          <w:szCs w:val="24"/>
        </w:rPr>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noProof/>
          <w:color w:val="000000"/>
          <w:sz w:val="24"/>
          <w:szCs w:val="24"/>
        </w:rPr>
        <w:t>(Axelsson et al., 2013; Larson &amp; Burger, 2013)</w:t>
      </w:r>
      <w:r>
        <w:rPr>
          <w:rFonts w:ascii="Times New Roman" w:eastAsia="Times New Roman" w:hAnsi="Times New Roman" w:cs="Times New Roman"/>
          <w:color w:val="000000"/>
          <w:sz w:val="24"/>
          <w:szCs w:val="24"/>
        </w:rPr>
        <w:fldChar w:fldCharType="end"/>
      </w:r>
      <w:r w:rsidRPr="005D040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However, the fundamental shift associated with the domestication are still unclear. Our research unexpected found the divergence time between domestic duck lineages and their closely </w:t>
      </w:r>
      <w:r>
        <w:rPr>
          <w:rFonts w:ascii="Times New Roman" w:eastAsia="Times New Roman" w:hAnsi="Times New Roman" w:cs="Times New Roman"/>
          <w:color w:val="000000"/>
          <w:sz w:val="24"/>
          <w:szCs w:val="24"/>
        </w:rPr>
        <w:lastRenderedPageBreak/>
        <w:t xml:space="preserve">wild relatives surprised longer than the origin of human civilization may provide an excellent case to understand domestication process. PCA, IBS tree, genetic structure, f3-statistic and species-specific alleles’ distribution were combined to inferred the new evolutionary relationship between mallard, spot-billed and domestic lineages (Fig. 1e), which has already implicated domestic lineage may originated unexpected long time ago. Although incomplete lineage sorting (ILS) and geneflow may confound the analyses. It unlike caused a genome-wide consequence (e.g. The genomic average genetic distance between the mallard and spot-billed ducks </w:t>
      </w:r>
      <w:r w:rsidRPr="005D040D">
        <w:rPr>
          <w:rFonts w:ascii="Times New Roman" w:eastAsia="Times New Roman" w:hAnsi="Times New Roman" w:cs="Times New Roman"/>
          <w:color w:val="000000"/>
          <w:sz w:val="24"/>
          <w:szCs w:val="24"/>
        </w:rPr>
        <w:t>(mean F</w:t>
      </w:r>
      <w:r w:rsidRPr="005D040D">
        <w:rPr>
          <w:rFonts w:ascii="Times New Roman" w:eastAsia="Times New Roman" w:hAnsi="Times New Roman" w:cs="Times New Roman"/>
          <w:color w:val="000000"/>
          <w:sz w:val="24"/>
          <w:szCs w:val="24"/>
          <w:vertAlign w:val="subscript"/>
        </w:rPr>
        <w:t>ST</w:t>
      </w:r>
      <w:r w:rsidRPr="005D040D">
        <w:rPr>
          <w:rFonts w:ascii="Times New Roman" w:eastAsia="Times New Roman" w:hAnsi="Times New Roman" w:cs="Times New Roman"/>
          <w:color w:val="000000"/>
          <w:sz w:val="24"/>
          <w:szCs w:val="24"/>
        </w:rPr>
        <w:t xml:space="preserve">: 0.0637) </w:t>
      </w:r>
      <w:r>
        <w:rPr>
          <w:rFonts w:ascii="Times New Roman" w:eastAsia="Times New Roman" w:hAnsi="Times New Roman" w:cs="Times New Roman"/>
          <w:color w:val="000000"/>
          <w:sz w:val="24"/>
          <w:szCs w:val="24"/>
        </w:rPr>
        <w:t xml:space="preserve">significantly lower than that in mallard/spot-billed vs. domestic pairs </w:t>
      </w:r>
      <w:r w:rsidRPr="005D040D">
        <w:rPr>
          <w:rFonts w:ascii="Times New Roman" w:eastAsia="Times New Roman" w:hAnsi="Times New Roman" w:cs="Times New Roman"/>
          <w:color w:val="000000"/>
          <w:sz w:val="24"/>
          <w:szCs w:val="24"/>
        </w:rPr>
        <w:t>(mean F</w:t>
      </w:r>
      <w:r w:rsidRPr="005D040D">
        <w:rPr>
          <w:rFonts w:ascii="Times New Roman" w:eastAsia="Times New Roman" w:hAnsi="Times New Roman" w:cs="Times New Roman"/>
          <w:color w:val="000000"/>
          <w:sz w:val="24"/>
          <w:szCs w:val="24"/>
          <w:vertAlign w:val="subscript"/>
        </w:rPr>
        <w:t>ST</w:t>
      </w:r>
      <w:r w:rsidRPr="005D040D">
        <w:rPr>
          <w:rFonts w:ascii="Times New Roman" w:eastAsia="Times New Roman" w:hAnsi="Times New Roman" w:cs="Times New Roman"/>
          <w:color w:val="000000"/>
          <w:sz w:val="24"/>
          <w:szCs w:val="24"/>
        </w:rPr>
        <w:t>: 0.2832, 0.2498) (Fig. 4</w:t>
      </w:r>
      <w:r>
        <w:rPr>
          <w:rFonts w:ascii="Times New Roman" w:eastAsia="Times New Roman" w:hAnsi="Times New Roman" w:cs="Times New Roman"/>
          <w:color w:val="000000"/>
          <w:sz w:val="24"/>
          <w:szCs w:val="24"/>
        </w:rPr>
        <w:t>b</w:t>
      </w:r>
      <w:r w:rsidRPr="005D040D">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Pr="005F227C">
        <w:rPr>
          <w:rFonts w:ascii="Times New Roman" w:eastAsia="Times New Roman" w:hAnsi="Times New Roman" w:cs="Times New Roman"/>
          <w:color w:val="000000"/>
          <w:sz w:val="24"/>
          <w:szCs w:val="24"/>
        </w:rPr>
        <w:t xml:space="preserve">. Furthermore, </w:t>
      </w:r>
      <m:oMath>
        <m:r>
          <w:ins w:id="16" w:author="RuiLiu" w:date="2019-12-28T16:45:00Z">
            <m:rPr>
              <m:sty m:val="p"/>
            </m:rPr>
            <w:rPr>
              <w:rFonts w:ascii="Cambria Math" w:eastAsia="宋体" w:hAnsi="Cambria Math" w:cs="Times New Roman"/>
              <w:kern w:val="2"/>
              <w:sz w:val="24"/>
              <w:szCs w:val="24"/>
              <w:highlight w:val="darkCyan"/>
              <w:lang w:val="en-US" w:eastAsia="zh-CN"/>
            </w:rPr>
            <m:t>∂</m:t>
          </w:ins>
        </m:r>
      </m:oMath>
      <w:r w:rsidRPr="005F227C">
        <w:rPr>
          <w:rFonts w:ascii="Times New Roman" w:eastAsia="宋体" w:hAnsi="Times New Roman" w:cs="Times New Roman"/>
          <w:iCs/>
          <w:color w:val="000000"/>
          <w:sz w:val="24"/>
          <w:szCs w:val="24"/>
          <w:lang w:val="en-US" w:eastAsia="zh-CN"/>
        </w:rPr>
        <w:t>a</w:t>
      </w:r>
      <m:oMath>
        <m:r>
          <w:ins w:id="17" w:author="RuiLiu" w:date="2019-12-28T16:45:00Z">
            <m:rPr>
              <m:sty m:val="p"/>
            </m:rPr>
            <w:rPr>
              <w:rFonts w:ascii="Cambria Math" w:eastAsia="宋体" w:hAnsi="Cambria Math" w:cs="Times New Roman"/>
              <w:kern w:val="2"/>
              <w:sz w:val="24"/>
              <w:szCs w:val="24"/>
              <w:highlight w:val="darkCyan"/>
              <w:lang w:val="en-US" w:eastAsia="zh-CN"/>
            </w:rPr>
            <m:t>∂</m:t>
          </w:ins>
        </m:r>
      </m:oMath>
      <w:r w:rsidRPr="005F227C">
        <w:rPr>
          <w:rFonts w:ascii="Times New Roman" w:eastAsia="宋体" w:hAnsi="Times New Roman" w:cs="Times New Roman"/>
          <w:iCs/>
          <w:color w:val="000000"/>
          <w:sz w:val="24"/>
          <w:szCs w:val="24"/>
          <w:lang w:val="en-US" w:eastAsia="zh-CN"/>
        </w:rPr>
        <w:t>i</w:t>
      </w:r>
      <w:r w:rsidRPr="005F227C">
        <w:rPr>
          <w:rFonts w:ascii="Times New Roman" w:eastAsia="宋体" w:hAnsi="Times New Roman" w:cs="Times New Roman" w:hint="eastAsia"/>
          <w:color w:val="000000"/>
          <w:kern w:val="2"/>
          <w:sz w:val="24"/>
          <w:szCs w:val="24"/>
          <w:lang w:val="en-US" w:eastAsia="zh-CN"/>
        </w:rPr>
        <w:t xml:space="preserve"> and PSM</w:t>
      </w:r>
      <w:r w:rsidRPr="002E1A80">
        <w:rPr>
          <w:rFonts w:ascii="Times New Roman" w:eastAsia="宋体" w:hAnsi="Times New Roman" w:cs="Times New Roman" w:hint="eastAsia"/>
          <w:color w:val="000000"/>
          <w:kern w:val="2"/>
          <w:sz w:val="24"/>
          <w:szCs w:val="24"/>
          <w:lang w:val="en-US" w:eastAsia="zh-CN"/>
        </w:rPr>
        <w:t xml:space="preserve">C analyses that rely on different </w:t>
      </w:r>
      <w:r>
        <w:rPr>
          <w:rFonts w:ascii="Times New Roman" w:eastAsia="宋体" w:hAnsi="Times New Roman" w:cs="Times New Roman"/>
          <w:color w:val="000000"/>
          <w:kern w:val="2"/>
          <w:sz w:val="24"/>
          <w:szCs w:val="24"/>
          <w:lang w:val="en-US" w:eastAsia="zh-CN"/>
        </w:rPr>
        <w:t xml:space="preserve">data sets and different </w:t>
      </w:r>
      <w:r w:rsidRPr="002E1A80">
        <w:rPr>
          <w:rFonts w:ascii="Times New Roman" w:eastAsia="宋体" w:hAnsi="Times New Roman" w:cs="Times New Roman" w:hint="eastAsia"/>
          <w:color w:val="000000"/>
          <w:kern w:val="2"/>
          <w:sz w:val="24"/>
          <w:szCs w:val="24"/>
          <w:lang w:val="en-US" w:eastAsia="zh-CN"/>
        </w:rPr>
        <w:t>aspects of data</w:t>
      </w:r>
      <w:r>
        <w:rPr>
          <w:rFonts w:ascii="Times New Roman" w:eastAsia="宋体" w:hAnsi="Times New Roman" w:cs="Times New Roman"/>
          <w:color w:val="000000"/>
          <w:kern w:val="2"/>
          <w:sz w:val="24"/>
          <w:szCs w:val="24"/>
          <w:lang w:val="en-US" w:eastAsia="zh-CN"/>
        </w:rPr>
        <w:t xml:space="preserve">, derived divergence times coincided with each other, and indicated the demography </w:t>
      </w:r>
      <w:r>
        <w:rPr>
          <w:rFonts w:ascii="Times New Roman" w:eastAsia="Times New Roman" w:hAnsi="Times New Roman" w:cs="Times New Roman"/>
          <w:color w:val="000000"/>
          <w:sz w:val="24"/>
          <w:szCs w:val="24"/>
        </w:rPr>
        <w:t xml:space="preserve">history consistent with our inference. Together with our special analyses on introgression, we provided robustness inference about the evolutionary relationships. The scale of divergence time between domestic and wild was largely established on the tree topology and self-contained logic. </w:t>
      </w:r>
    </w:p>
    <w:p w14:paraId="25120E5F" w14:textId="77777777" w:rsidR="00436E20" w:rsidRPr="006D64B6" w:rsidRDefault="00436E20" w:rsidP="00436E20">
      <w:pPr>
        <w:widowControl w:val="0"/>
        <w:pBdr>
          <w:top w:val="nil"/>
          <w:left w:val="nil"/>
          <w:bottom w:val="nil"/>
          <w:right w:val="nil"/>
          <w:between w:val="nil"/>
        </w:pBdr>
        <w:spacing w:line="480" w:lineRule="auto"/>
        <w:jc w:val="both"/>
        <w:rPr>
          <w:rFonts w:ascii="Times New Roman" w:hAnsi="Times New Roman" w:cs="Times New Roman" w:hint="eastAsia"/>
          <w:color w:val="000000"/>
          <w:sz w:val="24"/>
          <w:szCs w:val="24"/>
          <w:lang w:eastAsia="zh-CN"/>
        </w:rPr>
      </w:pPr>
      <w:r w:rsidRPr="00180016">
        <w:rPr>
          <w:rFonts w:ascii="Times New Roman" w:hAnsi="Times New Roman" w:cs="Times New Roman" w:hint="eastAsia"/>
          <w:color w:val="000000"/>
          <w:sz w:val="24"/>
          <w:szCs w:val="24"/>
          <w:lang w:eastAsia="zh-CN"/>
        </w:rPr>
        <w:t>M</w:t>
      </w:r>
      <w:r w:rsidRPr="00180016">
        <w:rPr>
          <w:rFonts w:ascii="Times New Roman" w:hAnsi="Times New Roman" w:cs="Times New Roman"/>
          <w:color w:val="000000"/>
          <w:sz w:val="24"/>
          <w:szCs w:val="24"/>
          <w:lang w:eastAsia="zh-CN"/>
        </w:rPr>
        <w:t>eanwhile, recent research also suggested that the critical changes at only a few domestication loci may not true, instead of many mutations of small effect, especially those frequency changes at regulatory regions play much more prominent role</w:t>
      </w:r>
      <w:r>
        <w:rPr>
          <w:rFonts w:ascii="Times New Roman" w:hAnsi="Times New Roman" w:cs="Times New Roman"/>
          <w:color w:val="000000"/>
          <w:sz w:val="24"/>
          <w:szCs w:val="24"/>
          <w:lang w:eastAsia="zh-CN"/>
        </w:rPr>
        <w:t xml:space="preserve"> </w:t>
      </w:r>
      <w:r>
        <w:rPr>
          <w:rFonts w:ascii="Times New Roman" w:eastAsia="Times New Roman" w:hAnsi="Times New Roman" w:cs="Times New Roman"/>
          <w:color w:val="000000"/>
          <w:sz w:val="24"/>
          <w:szCs w:val="24"/>
        </w:rPr>
        <w:fldChar w:fldCharType="begin">
          <w:fldData xml:space="preserve">PEVuZE5vdGU+PENpdGU+PEF1dGhvcj5DYXJuZWlybzwvQXV0aG9yPjxZZWFyPjIwMTQ8L1llYXI+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</w:fldData>
        </w:fldChar>
      </w:r>
      <w:r>
        <w:rPr>
          <w:rFonts w:ascii="Times New Roman" w:eastAsia="Times New Roman" w:hAnsi="Times New Roman" w:cs="Times New Roman"/>
          <w:color w:val="000000"/>
          <w:sz w:val="24"/>
          <w:szCs w:val="24"/>
        </w:rPr>
        <w:instrText xml:space="preserve"> ADDIN EN.CITE </w:instrText>
      </w:r>
      <w:r>
        <w:rPr>
          <w:rFonts w:ascii="Times New Roman" w:eastAsia="Times New Roman" w:hAnsi="Times New Roman" w:cs="Times New Roman"/>
          <w:color w:val="000000"/>
          <w:sz w:val="24"/>
          <w:szCs w:val="24"/>
        </w:rPr>
        <w:fldChar w:fldCharType="begin">
          <w:fldData xml:space="preserve">PEVuZE5vdGU+PENpdGU+PEF1dGhvcj5DYXJuZWlybzwvQXV0aG9yPjxZZWFyPjIwMTQ8L1llYXI+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</w:fldData>
        </w:fldChar>
      </w:r>
      <w:r>
        <w:rPr>
          <w:rFonts w:ascii="Times New Roman" w:eastAsia="Times New Roman" w:hAnsi="Times New Roman" w:cs="Times New Roman"/>
          <w:color w:val="000000"/>
          <w:sz w:val="24"/>
          <w:szCs w:val="24"/>
        </w:rPr>
        <w:instrText xml:space="preserve"> ADDIN EN.CITE.DATA </w:instrText>
      </w:r>
      <w:r>
        <w:rPr>
          <w:rFonts w:ascii="Times New Roman" w:eastAsia="Times New Roman" w:hAnsi="Times New Roman" w:cs="Times New Roman"/>
          <w:color w:val="000000"/>
          <w:sz w:val="24"/>
          <w:szCs w:val="24"/>
        </w:rPr>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noProof/>
          <w:color w:val="000000"/>
          <w:sz w:val="24"/>
          <w:szCs w:val="24"/>
        </w:rPr>
        <w:t>(Axelsson et al., 2013; Carneiro et al., 2014; Freedman et al., 2014; Rubin et al., 2012)</w:t>
      </w:r>
      <w:r>
        <w:rPr>
          <w:rFonts w:ascii="Times New Roman" w:eastAsia="Times New Roman" w:hAnsi="Times New Roman" w:cs="Times New Roman"/>
          <w:color w:val="000000"/>
          <w:sz w:val="24"/>
          <w:szCs w:val="24"/>
        </w:rPr>
        <w:fldChar w:fldCharType="end"/>
      </w:r>
      <w:r w:rsidRPr="00180016">
        <w:rPr>
          <w:rFonts w:ascii="Times New Roman" w:hAnsi="Times New Roman" w:cs="Times New Roman"/>
          <w:color w:val="000000"/>
          <w:sz w:val="24"/>
          <w:szCs w:val="24"/>
          <w:lang w:eastAsia="zh-CN"/>
        </w:rPr>
        <w:t xml:space="preserve">. </w:t>
      </w:r>
      <w:r>
        <w:rPr>
          <w:rFonts w:ascii="Times New Roman" w:hAnsi="Times New Roman" w:cs="Times New Roman"/>
          <w:color w:val="000000"/>
          <w:sz w:val="24"/>
          <w:szCs w:val="24"/>
          <w:lang w:eastAsia="zh-CN"/>
        </w:rPr>
        <w:t>Our</w:t>
      </w:r>
      <w:r w:rsidRPr="00180016">
        <w:rPr>
          <w:rFonts w:ascii="Times New Roman" w:hAnsi="Times New Roman" w:cs="Times New Roman"/>
          <w:color w:val="000000"/>
          <w:sz w:val="24"/>
          <w:szCs w:val="24"/>
          <w:lang w:eastAsia="zh-CN"/>
        </w:rPr>
        <w:t xml:space="preserve"> long-term domestication process further supported this view and highlight the evolution context for those functional studies. Similar situation may be found in the flightless research that different mechanisms underlying different cases have been </w:t>
      </w:r>
      <w:r w:rsidRPr="00180016">
        <w:rPr>
          <w:rFonts w:ascii="Times New Roman" w:hAnsi="Times New Roman" w:cs="Times New Roman"/>
          <w:color w:val="000000"/>
          <w:sz w:val="24"/>
          <w:szCs w:val="24"/>
          <w:lang w:eastAsia="zh-CN"/>
        </w:rPr>
        <w:lastRenderedPageBreak/>
        <w:t>revealed</w:t>
      </w:r>
      <w:r>
        <w:rPr>
          <w:rFonts w:ascii="Times New Roman" w:hAnsi="Times New Roman" w:cs="Times New Roman"/>
          <w:color w:val="000000"/>
          <w:sz w:val="24"/>
          <w:szCs w:val="24"/>
          <w:lang w:eastAsia="zh-CN"/>
        </w:rPr>
        <w:t xml:space="preserve"> </w:t>
      </w:r>
      <w:r>
        <w:rPr>
          <w:rFonts w:ascii="Times New Roman" w:hAnsi="Times New Roman" w:cs="Times New Roman"/>
          <w:color w:val="000000"/>
          <w:sz w:val="24"/>
          <w:szCs w:val="24"/>
          <w:lang w:eastAsia="zh-CN"/>
        </w:rPr>
        <w:fldChar w:fldCharType="begin">
          <w:fldData xml:space="preserve">PEVuZE5vdGU+PENpdGU+PEF1dGhvcj5DYW1wYWduYTwvQXV0aG9yPjxZZWFyPjIwMTk8L1llYXI+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=
</w:fldData>
        </w:fldChar>
      </w:r>
      <w:r>
        <w:rPr>
          <w:rFonts w:ascii="Times New Roman" w:hAnsi="Times New Roman" w:cs="Times New Roman"/>
          <w:color w:val="000000"/>
          <w:sz w:val="24"/>
          <w:szCs w:val="24"/>
          <w:lang w:eastAsia="zh-CN"/>
        </w:rPr>
        <w:instrText xml:space="preserve"> ADDIN EN.CITE </w:instrText>
      </w:r>
      <w:r>
        <w:rPr>
          <w:rFonts w:ascii="Times New Roman" w:hAnsi="Times New Roman" w:cs="Times New Roman"/>
          <w:color w:val="000000"/>
          <w:sz w:val="24"/>
          <w:szCs w:val="24"/>
          <w:lang w:eastAsia="zh-CN"/>
        </w:rPr>
        <w:fldChar w:fldCharType="begin">
          <w:fldData xml:space="preserve">PEVuZE5vdGU+PENpdGU+PEF1dGhvcj5DYW1wYWduYTwvQXV0aG9yPjxZZWFyPjIwMTk8L1llYXI+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=
</w:fldData>
        </w:fldChar>
      </w:r>
      <w:r>
        <w:rPr>
          <w:rFonts w:ascii="Times New Roman" w:hAnsi="Times New Roman" w:cs="Times New Roman"/>
          <w:color w:val="000000"/>
          <w:sz w:val="24"/>
          <w:szCs w:val="24"/>
          <w:lang w:eastAsia="zh-CN"/>
        </w:rPr>
        <w:instrText xml:space="preserve"> ADDIN EN.CITE.DATA </w:instrText>
      </w:r>
      <w:r>
        <w:rPr>
          <w:rFonts w:ascii="Times New Roman" w:hAnsi="Times New Roman" w:cs="Times New Roman"/>
          <w:color w:val="000000"/>
          <w:sz w:val="24"/>
          <w:szCs w:val="24"/>
          <w:lang w:eastAsia="zh-CN"/>
        </w:rPr>
      </w:r>
      <w:r>
        <w:rPr>
          <w:rFonts w:ascii="Times New Roman" w:hAnsi="Times New Roman" w:cs="Times New Roman"/>
          <w:color w:val="000000"/>
          <w:sz w:val="24"/>
          <w:szCs w:val="24"/>
          <w:lang w:eastAsia="zh-CN"/>
        </w:rPr>
        <w:fldChar w:fldCharType="end"/>
      </w:r>
      <w:r>
        <w:rPr>
          <w:rFonts w:ascii="Times New Roman" w:hAnsi="Times New Roman" w:cs="Times New Roman"/>
          <w:color w:val="000000"/>
          <w:sz w:val="24"/>
          <w:szCs w:val="24"/>
          <w:lang w:eastAsia="zh-CN"/>
        </w:rPr>
        <w:fldChar w:fldCharType="separate"/>
      </w:r>
      <w:r>
        <w:rPr>
          <w:rFonts w:ascii="Times New Roman" w:hAnsi="Times New Roman" w:cs="Times New Roman"/>
          <w:noProof/>
          <w:color w:val="000000"/>
          <w:sz w:val="24"/>
          <w:szCs w:val="24"/>
          <w:lang w:eastAsia="zh-CN"/>
        </w:rPr>
        <w:t>(Campagna et al., 2019; Sackton et al., 2019)</w:t>
      </w:r>
      <w:r>
        <w:rPr>
          <w:rFonts w:ascii="Times New Roman" w:hAnsi="Times New Roman" w:cs="Times New Roman"/>
          <w:color w:val="000000"/>
          <w:sz w:val="24"/>
          <w:szCs w:val="24"/>
          <w:lang w:eastAsia="zh-CN"/>
        </w:rPr>
        <w:fldChar w:fldCharType="end"/>
      </w:r>
      <w:r w:rsidRPr="00180016">
        <w:rPr>
          <w:rFonts w:ascii="Times New Roman" w:hAnsi="Times New Roman" w:cs="Times New Roman"/>
          <w:color w:val="000000"/>
          <w:sz w:val="24"/>
          <w:szCs w:val="24"/>
          <w:lang w:eastAsia="zh-CN"/>
        </w:rPr>
        <w:t xml:space="preserve">. Before we discuss about flight loss, may be a better understanding on how flight acquired and evolved were </w:t>
      </w:r>
      <w:r>
        <w:rPr>
          <w:rFonts w:ascii="Times New Roman" w:hAnsi="Times New Roman" w:cs="Times New Roman"/>
          <w:color w:val="000000"/>
          <w:sz w:val="24"/>
          <w:szCs w:val="24"/>
          <w:lang w:eastAsia="zh-CN"/>
        </w:rPr>
        <w:t xml:space="preserve">also </w:t>
      </w:r>
      <w:r w:rsidRPr="00180016">
        <w:rPr>
          <w:rFonts w:ascii="Times New Roman" w:hAnsi="Times New Roman" w:cs="Times New Roman"/>
          <w:color w:val="000000"/>
          <w:sz w:val="24"/>
          <w:szCs w:val="24"/>
          <w:lang w:eastAsia="zh-CN"/>
        </w:rPr>
        <w:t xml:space="preserve">benefit. Our research revealed that the important phenotypic difference between wild and domestic duck, long distance flight abilities, may also a long-term evolutionary process that start from their divergence. </w:t>
      </w:r>
      <w:r>
        <w:rPr>
          <w:rFonts w:ascii="Times New Roman" w:hAnsi="Times New Roman" w:cs="Times New Roman"/>
          <w:color w:val="000000"/>
          <w:sz w:val="24"/>
          <w:szCs w:val="24"/>
          <w:lang w:eastAsia="zh-CN"/>
        </w:rPr>
        <w:t>It f</w:t>
      </w:r>
      <w:r w:rsidRPr="00180016">
        <w:rPr>
          <w:rFonts w:ascii="Times New Roman" w:hAnsi="Times New Roman" w:cs="Times New Roman"/>
          <w:color w:val="000000"/>
          <w:sz w:val="24"/>
          <w:szCs w:val="24"/>
          <w:lang w:eastAsia="zh-CN"/>
        </w:rPr>
        <w:t xml:space="preserve">urther </w:t>
      </w:r>
      <w:r>
        <w:rPr>
          <w:rFonts w:ascii="Times New Roman" w:hAnsi="Times New Roman" w:cs="Times New Roman"/>
          <w:color w:val="000000"/>
          <w:sz w:val="24"/>
          <w:szCs w:val="24"/>
          <w:lang w:eastAsia="zh-CN"/>
        </w:rPr>
        <w:t>implied</w:t>
      </w:r>
      <w:r w:rsidRPr="00180016">
        <w:rPr>
          <w:rFonts w:ascii="Times New Roman" w:hAnsi="Times New Roman" w:cs="Times New Roman"/>
          <w:color w:val="000000"/>
          <w:sz w:val="24"/>
          <w:szCs w:val="24"/>
          <w:lang w:eastAsia="zh-CN"/>
        </w:rPr>
        <w:t xml:space="preserve"> the importance of evolutionary context on functional study and the </w:t>
      </w:r>
      <w:r>
        <w:rPr>
          <w:rFonts w:ascii="Times New Roman" w:hAnsi="Times New Roman" w:cs="Times New Roman"/>
          <w:color w:val="000000"/>
          <w:sz w:val="24"/>
          <w:szCs w:val="24"/>
          <w:lang w:eastAsia="zh-CN"/>
        </w:rPr>
        <w:t xml:space="preserve">complexity </w:t>
      </w:r>
      <w:r w:rsidRPr="00180016">
        <w:rPr>
          <w:rFonts w:ascii="Times New Roman" w:hAnsi="Times New Roman" w:cs="Times New Roman"/>
          <w:color w:val="000000"/>
          <w:sz w:val="24"/>
          <w:szCs w:val="24"/>
          <w:lang w:eastAsia="zh-CN"/>
        </w:rPr>
        <w:t xml:space="preserve">of flight evolution. Flight certainly seems to be linked to </w:t>
      </w:r>
      <w:r>
        <w:rPr>
          <w:rFonts w:ascii="Times New Roman" w:hAnsi="Times New Roman" w:cs="Times New Roman"/>
          <w:color w:val="000000"/>
          <w:sz w:val="24"/>
          <w:szCs w:val="24"/>
          <w:lang w:eastAsia="zh-CN"/>
        </w:rPr>
        <w:t xml:space="preserve">evolutionary </w:t>
      </w:r>
      <w:r w:rsidRPr="00180016">
        <w:rPr>
          <w:rFonts w:ascii="Times New Roman" w:hAnsi="Times New Roman" w:cs="Times New Roman"/>
          <w:color w:val="000000"/>
          <w:sz w:val="24"/>
          <w:szCs w:val="24"/>
          <w:lang w:eastAsia="zh-CN"/>
        </w:rPr>
        <w:t xml:space="preserve">success and a </w:t>
      </w:r>
      <w:r>
        <w:rPr>
          <w:rFonts w:ascii="Times New Roman" w:hAnsi="Times New Roman" w:cs="Times New Roman"/>
          <w:color w:val="000000"/>
          <w:sz w:val="24"/>
          <w:szCs w:val="24"/>
          <w:lang w:eastAsia="zh-CN"/>
        </w:rPr>
        <w:t>tough</w:t>
      </w:r>
      <w:r w:rsidRPr="00180016">
        <w:rPr>
          <w:rFonts w:ascii="Times New Roman" w:hAnsi="Times New Roman" w:cs="Times New Roman"/>
          <w:color w:val="000000"/>
          <w:sz w:val="24"/>
          <w:szCs w:val="24"/>
          <w:lang w:eastAsia="zh-CN"/>
        </w:rPr>
        <w:t xml:space="preserve"> process</w:t>
      </w:r>
      <w:r>
        <w:rPr>
          <w:rFonts w:ascii="Times New Roman" w:hAnsi="Times New Roman" w:cs="Times New Roman"/>
          <w:color w:val="000000"/>
          <w:sz w:val="24"/>
          <w:szCs w:val="24"/>
          <w:lang w:eastAsia="zh-CN"/>
        </w:rPr>
        <w:t xml:space="preserve"> </w:t>
      </w:r>
      <w:r>
        <w:rPr>
          <w:rFonts w:ascii="Times New Roman" w:hAnsi="Times New Roman" w:cs="Times New Roman"/>
          <w:color w:val="000000"/>
          <w:sz w:val="24"/>
          <w:szCs w:val="24"/>
          <w:lang w:eastAsia="zh-CN"/>
        </w:rPr>
        <w:fldChar w:fldCharType="begin">
          <w:fldData xml:space="preserve">PEVuZE5vdGU+PENpdGU+PEF1dGhvcj5Td2FydHo8L0F1dGhvcj48WWVhcj4xOTk4PC9ZZWFyPjxS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</w:fldData>
        </w:fldChar>
      </w:r>
      <w:r>
        <w:rPr>
          <w:rFonts w:ascii="Times New Roman" w:hAnsi="Times New Roman" w:cs="Times New Roman"/>
          <w:color w:val="000000"/>
          <w:sz w:val="24"/>
          <w:szCs w:val="24"/>
          <w:lang w:eastAsia="zh-CN"/>
        </w:rPr>
        <w:instrText xml:space="preserve"> ADDIN EN.CITE </w:instrText>
      </w:r>
      <w:r>
        <w:rPr>
          <w:rFonts w:ascii="Times New Roman" w:hAnsi="Times New Roman" w:cs="Times New Roman"/>
          <w:color w:val="000000"/>
          <w:sz w:val="24"/>
          <w:szCs w:val="24"/>
          <w:lang w:eastAsia="zh-CN"/>
        </w:rPr>
        <w:fldChar w:fldCharType="begin">
          <w:fldData xml:space="preserve">PEVuZE5vdGU+PENpdGU+PEF1dGhvcj5Td2FydHo8L0F1dGhvcj48WWVhcj4xOTk4PC9ZZWFyPjxS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</w:fldData>
        </w:fldChar>
      </w:r>
      <w:r>
        <w:rPr>
          <w:rFonts w:ascii="Times New Roman" w:hAnsi="Times New Roman" w:cs="Times New Roman"/>
          <w:color w:val="000000"/>
          <w:sz w:val="24"/>
          <w:szCs w:val="24"/>
          <w:lang w:eastAsia="zh-CN"/>
        </w:rPr>
        <w:instrText xml:space="preserve"> ADDIN EN.CITE.DATA </w:instrText>
      </w:r>
      <w:r>
        <w:rPr>
          <w:rFonts w:ascii="Times New Roman" w:hAnsi="Times New Roman" w:cs="Times New Roman"/>
          <w:color w:val="000000"/>
          <w:sz w:val="24"/>
          <w:szCs w:val="24"/>
          <w:lang w:eastAsia="zh-CN"/>
        </w:rPr>
      </w:r>
      <w:r>
        <w:rPr>
          <w:rFonts w:ascii="Times New Roman" w:hAnsi="Times New Roman" w:cs="Times New Roman"/>
          <w:color w:val="000000"/>
          <w:sz w:val="24"/>
          <w:szCs w:val="24"/>
          <w:lang w:eastAsia="zh-CN"/>
        </w:rPr>
        <w:fldChar w:fldCharType="end"/>
      </w:r>
      <w:r>
        <w:rPr>
          <w:rFonts w:ascii="Times New Roman" w:hAnsi="Times New Roman" w:cs="Times New Roman"/>
          <w:color w:val="000000"/>
          <w:sz w:val="24"/>
          <w:szCs w:val="24"/>
          <w:lang w:eastAsia="zh-CN"/>
        </w:rPr>
        <w:fldChar w:fldCharType="separate"/>
      </w:r>
      <w:r>
        <w:rPr>
          <w:rFonts w:ascii="Times New Roman" w:hAnsi="Times New Roman" w:cs="Times New Roman"/>
          <w:noProof/>
          <w:color w:val="000000"/>
          <w:sz w:val="24"/>
          <w:szCs w:val="24"/>
          <w:lang w:eastAsia="zh-CN"/>
        </w:rPr>
        <w:t>(Swartz, 1998; Vargas, 2015)</w:t>
      </w:r>
      <w:r>
        <w:rPr>
          <w:rFonts w:ascii="Times New Roman" w:hAnsi="Times New Roman" w:cs="Times New Roman"/>
          <w:color w:val="000000"/>
          <w:sz w:val="24"/>
          <w:szCs w:val="24"/>
          <w:lang w:eastAsia="zh-CN"/>
        </w:rPr>
        <w:fldChar w:fldCharType="end"/>
      </w:r>
      <w:r>
        <w:rPr>
          <w:rFonts w:ascii="Times New Roman" w:hAnsi="Times New Roman" w:cs="Times New Roman" w:hint="eastAsia"/>
          <w:color w:val="000000"/>
          <w:sz w:val="24"/>
          <w:szCs w:val="24"/>
          <w:lang w:eastAsia="zh-CN"/>
        </w:rPr>
        <w:t>.</w:t>
      </w:r>
      <w:r>
        <w:rPr>
          <w:rFonts w:ascii="Times New Roman" w:hAnsi="Times New Roman" w:cs="Times New Roman"/>
          <w:color w:val="000000"/>
          <w:sz w:val="24"/>
          <w:szCs w:val="24"/>
          <w:lang w:eastAsia="zh-CN"/>
        </w:rPr>
        <w:t xml:space="preserve"> Birds’ flight originated from dinosaurian long time ago and made it through the extinction, and evolved to different extent of flight ability. They might give up flight when predators away and food resource plenty, most likely to occurred on islands and in aquatic species, and probably with little chance of evolving flight again </w:t>
      </w:r>
      <w:r>
        <w:rPr>
          <w:rFonts w:ascii="Times New Roman" w:hAnsi="Times New Roman" w:cs="Times New Roman"/>
          <w:color w:val="000000"/>
          <w:sz w:val="24"/>
          <w:szCs w:val="24"/>
          <w:lang w:eastAsia="zh-CN"/>
        </w:rPr>
        <w:fldChar w:fldCharType="begin">
          <w:fldData xml:space="preserve">PEVuZE5vdGU+PENpdGU+PEF1dGhvcj5WYXJnYXM8L0F1dGhvcj48WWVhcj4yMDE1PC9ZZWFyPjxS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</w:fldData>
        </w:fldChar>
      </w:r>
      <w:r>
        <w:rPr>
          <w:rFonts w:ascii="Times New Roman" w:hAnsi="Times New Roman" w:cs="Times New Roman"/>
          <w:color w:val="000000"/>
          <w:sz w:val="24"/>
          <w:szCs w:val="24"/>
          <w:lang w:eastAsia="zh-CN"/>
        </w:rPr>
        <w:instrText xml:space="preserve"> ADDIN EN.CITE </w:instrText>
      </w:r>
      <w:r>
        <w:rPr>
          <w:rFonts w:ascii="Times New Roman" w:hAnsi="Times New Roman" w:cs="Times New Roman"/>
          <w:color w:val="000000"/>
          <w:sz w:val="24"/>
          <w:szCs w:val="24"/>
          <w:lang w:eastAsia="zh-CN"/>
        </w:rPr>
        <w:fldChar w:fldCharType="begin">
          <w:fldData xml:space="preserve">PEVuZE5vdGU+PENpdGU+PEF1dGhvcj5WYXJnYXM8L0F1dGhvcj48WWVhcj4yMDE1PC9ZZWFyPjxS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</w:fldData>
        </w:fldChar>
      </w:r>
      <w:r>
        <w:rPr>
          <w:rFonts w:ascii="Times New Roman" w:hAnsi="Times New Roman" w:cs="Times New Roman"/>
          <w:color w:val="000000"/>
          <w:sz w:val="24"/>
          <w:szCs w:val="24"/>
          <w:lang w:eastAsia="zh-CN"/>
        </w:rPr>
        <w:instrText xml:space="preserve"> ADDIN EN.CITE.DATA </w:instrText>
      </w:r>
      <w:r>
        <w:rPr>
          <w:rFonts w:ascii="Times New Roman" w:hAnsi="Times New Roman" w:cs="Times New Roman"/>
          <w:color w:val="000000"/>
          <w:sz w:val="24"/>
          <w:szCs w:val="24"/>
          <w:lang w:eastAsia="zh-CN"/>
        </w:rPr>
      </w:r>
      <w:r>
        <w:rPr>
          <w:rFonts w:ascii="Times New Roman" w:hAnsi="Times New Roman" w:cs="Times New Roman"/>
          <w:color w:val="000000"/>
          <w:sz w:val="24"/>
          <w:szCs w:val="24"/>
          <w:lang w:eastAsia="zh-CN"/>
        </w:rPr>
        <w:fldChar w:fldCharType="end"/>
      </w:r>
      <w:r>
        <w:rPr>
          <w:rFonts w:ascii="Times New Roman" w:hAnsi="Times New Roman" w:cs="Times New Roman"/>
          <w:color w:val="000000"/>
          <w:sz w:val="24"/>
          <w:szCs w:val="24"/>
          <w:lang w:eastAsia="zh-CN"/>
        </w:rPr>
        <w:fldChar w:fldCharType="separate"/>
      </w:r>
      <w:r>
        <w:rPr>
          <w:rFonts w:ascii="Times New Roman" w:hAnsi="Times New Roman" w:cs="Times New Roman"/>
          <w:noProof/>
          <w:color w:val="000000"/>
          <w:sz w:val="24"/>
          <w:szCs w:val="24"/>
          <w:lang w:eastAsia="zh-CN"/>
        </w:rPr>
        <w:t>(Armistead, 2014; Roff, 1994; Vargas, 2015)</w:t>
      </w:r>
      <w:r>
        <w:rPr>
          <w:rFonts w:ascii="Times New Roman" w:hAnsi="Times New Roman" w:cs="Times New Roman"/>
          <w:color w:val="000000"/>
          <w:sz w:val="24"/>
          <w:szCs w:val="24"/>
          <w:lang w:eastAsia="zh-CN"/>
        </w:rPr>
        <w:fldChar w:fldCharType="end"/>
      </w:r>
      <w:r>
        <w:rPr>
          <w:rFonts w:ascii="Times New Roman" w:hAnsi="Times New Roman" w:cs="Times New Roman"/>
          <w:color w:val="000000"/>
          <w:sz w:val="24"/>
          <w:szCs w:val="24"/>
          <w:lang w:eastAsia="zh-CN"/>
        </w:rPr>
        <w:t>. Most extinct birds are flightless might be the interpretation for the decline of domestic lineage and the maintain of wild population, especially when whether the domestic ducks lost flight or not successfully acquire it remain unclear (Fig. 2d).</w:t>
      </w:r>
      <w:r w:rsidRPr="0085576B">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The evolutionary history of duck imply domestication may more a natural consequence related to environment and resource rather than singly human dominance </w:t>
      </w:r>
      <w:r>
        <w:rPr>
          <w:rFonts w:ascii="Times New Roman" w:eastAsia="Times New Roman" w:hAnsi="Times New Roman" w:cs="Times New Roman"/>
          <w:color w:val="000000"/>
          <w:sz w:val="24"/>
          <w:szCs w:val="24"/>
        </w:rPr>
        <w:fldChar w:fldCharType="begin">
          <w:fldData xml:space="preserve">PEVuZE5vdGU+PENpdGU+PEF1dGhvcj5JcnZpbmctUGVhc2U8L0F1dGhvcj48WWVhcj4yMDE4PC9Z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</w:fldData>
        </w:fldChar>
      </w:r>
      <w:r>
        <w:rPr>
          <w:rFonts w:ascii="Times New Roman" w:eastAsia="Times New Roman" w:hAnsi="Times New Roman" w:cs="Times New Roman"/>
          <w:color w:val="000000"/>
          <w:sz w:val="24"/>
          <w:szCs w:val="24"/>
        </w:rPr>
        <w:instrText xml:space="preserve"> ADDIN EN.CITE </w:instrText>
      </w:r>
      <w:r>
        <w:rPr>
          <w:rFonts w:ascii="Times New Roman" w:eastAsia="Times New Roman" w:hAnsi="Times New Roman" w:cs="Times New Roman"/>
          <w:color w:val="000000"/>
          <w:sz w:val="24"/>
          <w:szCs w:val="24"/>
        </w:rPr>
        <w:fldChar w:fldCharType="begin">
          <w:fldData xml:space="preserve">PEVuZE5vdGU+PENpdGU+PEF1dGhvcj5JcnZpbmctUGVhc2U8L0F1dGhvcj48WWVhcj4yMDE4PC9Z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</w:fldData>
        </w:fldChar>
      </w:r>
      <w:r>
        <w:rPr>
          <w:rFonts w:ascii="Times New Roman" w:eastAsia="Times New Roman" w:hAnsi="Times New Roman" w:cs="Times New Roman"/>
          <w:color w:val="000000"/>
          <w:sz w:val="24"/>
          <w:szCs w:val="24"/>
        </w:rPr>
        <w:instrText xml:space="preserve"> ADDIN EN.CITE.DATA </w:instrText>
      </w:r>
      <w:r>
        <w:rPr>
          <w:rFonts w:ascii="Times New Roman" w:eastAsia="Times New Roman" w:hAnsi="Times New Roman" w:cs="Times New Roman"/>
          <w:color w:val="000000"/>
          <w:sz w:val="24"/>
          <w:szCs w:val="24"/>
        </w:rPr>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noProof/>
          <w:color w:val="000000"/>
          <w:sz w:val="24"/>
          <w:szCs w:val="24"/>
        </w:rPr>
        <w:t>(Irving-Pease et al., 2018)</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w:t>
      </w:r>
    </w:p>
    <w:p w14:paraId="40BE2130" w14:textId="77777777" w:rsidR="00436E20"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Additionally, we found that duck domestication was accompanied by selection at genes affecting neuronal activities</w:t>
      </w:r>
      <w:r w:rsidRPr="005D040D">
        <w:rPr>
          <w:rFonts w:ascii="Times New Roman" w:eastAsia="Times New Roman" w:hAnsi="Times New Roman" w:cs="Times New Roman"/>
          <w:color w:val="000000"/>
          <w:sz w:val="24"/>
          <w:szCs w:val="24"/>
          <w:highlight w:val="white"/>
        </w:rPr>
        <w:t xml:space="preserve"> (e.g., </w:t>
      </w:r>
      <w:r w:rsidRPr="005D040D">
        <w:rPr>
          <w:rFonts w:ascii="Times New Roman" w:eastAsia="Times New Roman" w:hAnsi="Times New Roman" w:cs="Times New Roman"/>
          <w:i/>
          <w:color w:val="000000"/>
          <w:sz w:val="24"/>
          <w:szCs w:val="24"/>
        </w:rPr>
        <w:t>SH3GL2</w:t>
      </w:r>
      <w:r w:rsidRPr="005D040D">
        <w:rPr>
          <w:rFonts w:ascii="Times New Roman" w:eastAsia="Times New Roman" w:hAnsi="Times New Roman" w:cs="Times New Roman"/>
          <w:color w:val="000000"/>
          <w:sz w:val="24"/>
          <w:szCs w:val="24"/>
        </w:rPr>
        <w:t xml:space="preserve"> (</w:t>
      </w:r>
      <w:hyperlink w:anchor="_4bvk7pj">
        <w:r w:rsidRPr="005D040D">
          <w:rPr>
            <w:rFonts w:ascii="Times New Roman" w:eastAsia="Times New Roman" w:hAnsi="Times New Roman" w:cs="Times New Roman"/>
            <w:color w:val="000000"/>
            <w:sz w:val="24"/>
            <w:szCs w:val="24"/>
          </w:rPr>
          <w:t>Wang et al., 2013</w:t>
        </w:r>
      </w:hyperlink>
      <w:r w:rsidRPr="005D040D">
        <w:rPr>
          <w:rFonts w:ascii="Times New Roman" w:eastAsia="Times New Roman" w:hAnsi="Times New Roman" w:cs="Times New Roman"/>
          <w:color w:val="000000"/>
          <w:sz w:val="24"/>
          <w:szCs w:val="24"/>
        </w:rPr>
        <w:t>)) and lekking behaviour (</w:t>
      </w:r>
      <w:r w:rsidRPr="005D040D">
        <w:rPr>
          <w:rFonts w:ascii="Times New Roman" w:eastAsia="Times New Roman" w:hAnsi="Times New Roman" w:cs="Times New Roman"/>
          <w:color w:val="000000"/>
          <w:sz w:val="24"/>
          <w:szCs w:val="24"/>
          <w:highlight w:val="white"/>
        </w:rPr>
        <w:t xml:space="preserve">e.g., </w:t>
      </w:r>
      <w:r w:rsidRPr="005D040D">
        <w:rPr>
          <w:rFonts w:ascii="Times New Roman" w:eastAsia="Times New Roman" w:hAnsi="Times New Roman" w:cs="Times New Roman"/>
          <w:i/>
          <w:color w:val="000000"/>
          <w:sz w:val="24"/>
          <w:szCs w:val="24"/>
          <w:highlight w:val="white"/>
        </w:rPr>
        <w:t xml:space="preserve">HEXB, B4GALT1 </w:t>
      </w:r>
      <w:r w:rsidRPr="005D040D">
        <w:rPr>
          <w:rFonts w:ascii="Times New Roman" w:eastAsia="Times New Roman" w:hAnsi="Times New Roman" w:cs="Times New Roman"/>
          <w:color w:val="000000"/>
          <w:sz w:val="24"/>
          <w:szCs w:val="24"/>
          <w:highlight w:val="white"/>
        </w:rPr>
        <w:t xml:space="preserve">and </w:t>
      </w:r>
      <w:r w:rsidRPr="005D040D">
        <w:rPr>
          <w:rFonts w:ascii="Times New Roman" w:eastAsia="Times New Roman" w:hAnsi="Times New Roman" w:cs="Times New Roman"/>
          <w:i/>
          <w:color w:val="000000"/>
          <w:sz w:val="24"/>
          <w:szCs w:val="24"/>
          <w:highlight w:val="white"/>
        </w:rPr>
        <w:t>HSD17B4</w:t>
      </w:r>
      <w:r w:rsidRPr="005D040D">
        <w:rPr>
          <w:rFonts w:ascii="Times New Roman" w:eastAsia="Times New Roman" w:hAnsi="Times New Roman" w:cs="Times New Roman"/>
          <w:color w:val="000000"/>
          <w:sz w:val="24"/>
          <w:szCs w:val="24"/>
          <w:highlight w:val="white"/>
        </w:rPr>
        <w:t>)</w:t>
      </w:r>
      <w:r w:rsidRPr="005D040D">
        <w:rPr>
          <w:rFonts w:ascii="Times New Roman" w:eastAsia="Times New Roman" w:hAnsi="Times New Roman" w:cs="Times New Roman"/>
          <w:color w:val="000000"/>
          <w:sz w:val="24"/>
          <w:szCs w:val="24"/>
        </w:rPr>
        <w:t xml:space="preserve">. Moreover, genes associated with lipid, carbohydrate, and protein metabolic processes and food intake control were under selection (e.g., </w:t>
      </w:r>
      <w:r w:rsidRPr="005D040D">
        <w:rPr>
          <w:rFonts w:ascii="Times New Roman" w:eastAsia="Times New Roman" w:hAnsi="Times New Roman" w:cs="Times New Roman"/>
          <w:i/>
          <w:color w:val="000000"/>
          <w:sz w:val="24"/>
          <w:szCs w:val="24"/>
        </w:rPr>
        <w:t>RMI1</w:t>
      </w:r>
      <w:r w:rsidRPr="005D040D">
        <w:rPr>
          <w:rFonts w:ascii="Times New Roman" w:eastAsia="Times New Roman" w:hAnsi="Times New Roman" w:cs="Times New Roman"/>
          <w:color w:val="000000"/>
          <w:sz w:val="24"/>
          <w:szCs w:val="24"/>
        </w:rPr>
        <w:t xml:space="preserve">, </w:t>
      </w:r>
      <w:r w:rsidRPr="005D040D">
        <w:rPr>
          <w:rFonts w:ascii="Times New Roman" w:eastAsia="Times New Roman" w:hAnsi="Times New Roman" w:cs="Times New Roman"/>
          <w:i/>
          <w:color w:val="000000"/>
          <w:sz w:val="24"/>
          <w:szCs w:val="24"/>
        </w:rPr>
        <w:t>MRAP2</w:t>
      </w:r>
      <w:r w:rsidRPr="005D040D">
        <w:rPr>
          <w:rFonts w:ascii="Times New Roman" w:eastAsia="Times New Roman" w:hAnsi="Times New Roman" w:cs="Times New Roman"/>
          <w:color w:val="000000"/>
          <w:sz w:val="24"/>
          <w:szCs w:val="24"/>
        </w:rPr>
        <w:t xml:space="preserve"> and </w:t>
      </w:r>
      <w:r w:rsidRPr="005D040D">
        <w:rPr>
          <w:rFonts w:ascii="Times New Roman" w:eastAsia="Times New Roman" w:hAnsi="Times New Roman" w:cs="Times New Roman"/>
          <w:i/>
          <w:color w:val="000000"/>
          <w:sz w:val="24"/>
          <w:szCs w:val="24"/>
        </w:rPr>
        <w:t>MC4R</w:t>
      </w:r>
      <w:r w:rsidRPr="005D040D">
        <w:rPr>
          <w:rFonts w:ascii="Times New Roman" w:eastAsia="Times New Roman" w:hAnsi="Times New Roman" w:cs="Times New Roman"/>
          <w:color w:val="000000"/>
          <w:sz w:val="24"/>
          <w:szCs w:val="24"/>
        </w:rPr>
        <w:t xml:space="preserve"> (</w:t>
      </w:r>
      <w:hyperlink w:anchor="_206ipza">
        <w:r w:rsidRPr="005D040D">
          <w:rPr>
            <w:rFonts w:ascii="Times New Roman" w:eastAsia="Times New Roman" w:hAnsi="Times New Roman" w:cs="Times New Roman"/>
            <w:color w:val="000000"/>
            <w:sz w:val="24"/>
            <w:szCs w:val="24"/>
          </w:rPr>
          <w:t>Rubin et al., 2012</w:t>
        </w:r>
      </w:hyperlink>
      <w:r w:rsidRPr="005D040D">
        <w:rPr>
          <w:rFonts w:ascii="Times New Roman" w:eastAsia="Times New Roman" w:hAnsi="Times New Roman" w:cs="Times New Roman"/>
          <w:color w:val="000000"/>
          <w:sz w:val="24"/>
          <w:szCs w:val="24"/>
        </w:rPr>
        <w:t xml:space="preserve">)). In summary, an adaption </w:t>
      </w:r>
      <w:r w:rsidRPr="005D040D">
        <w:rPr>
          <w:rFonts w:ascii="Times New Roman" w:eastAsia="Times New Roman" w:hAnsi="Times New Roman" w:cs="Times New Roman"/>
          <w:color w:val="000000"/>
          <w:sz w:val="24"/>
          <w:szCs w:val="24"/>
        </w:rPr>
        <w:lastRenderedPageBreak/>
        <w:t>to food-rich and artificial feeding environments with the development of agriculture may have contributed to duck domestication.</w:t>
      </w:r>
    </w:p>
    <w:p w14:paraId="590BFDA3" w14:textId="77777777" w:rsidR="00436E20" w:rsidRPr="00C139B3" w:rsidRDefault="00436E20" w:rsidP="00436E20">
      <w:pPr>
        <w:widowControl w:val="0"/>
        <w:pBdr>
          <w:top w:val="nil"/>
          <w:left w:val="nil"/>
          <w:bottom w:val="nil"/>
          <w:right w:val="nil"/>
          <w:between w:val="nil"/>
        </w:pBdr>
        <w:spacing w:line="480" w:lineRule="auto"/>
        <w:jc w:val="both"/>
        <w:rPr>
          <w:rFonts w:ascii="Times New Roman" w:hAnsi="Times New Roman" w:cs="Times New Roman" w:hint="eastAsia"/>
          <w:color w:val="000000"/>
          <w:sz w:val="24"/>
          <w:szCs w:val="24"/>
          <w:lang w:eastAsia="zh-CN"/>
        </w:rPr>
      </w:pPr>
      <w:r w:rsidRPr="003C46FC">
        <w:rPr>
          <w:rFonts w:ascii="Times New Roman" w:hAnsi="Times New Roman" w:cs="Times New Roman" w:hint="eastAsia"/>
          <w:color w:val="000000"/>
          <w:sz w:val="24"/>
          <w:szCs w:val="24"/>
          <w:lang w:eastAsia="zh-CN"/>
        </w:rPr>
        <w:t>I</w:t>
      </w:r>
      <w:r w:rsidRPr="003C46FC">
        <w:rPr>
          <w:rFonts w:ascii="Times New Roman" w:hAnsi="Times New Roman" w:cs="Times New Roman"/>
          <w:color w:val="000000"/>
          <w:sz w:val="24"/>
          <w:szCs w:val="24"/>
          <w:lang w:eastAsia="zh-CN"/>
        </w:rPr>
        <w:t xml:space="preserve">n addition, </w:t>
      </w:r>
      <w:r>
        <w:rPr>
          <w:rFonts w:ascii="Times New Roman" w:hAnsi="Times New Roman" w:cs="Times New Roman" w:hint="eastAsia"/>
          <w:color w:val="000000"/>
          <w:sz w:val="24"/>
          <w:szCs w:val="24"/>
          <w:lang w:eastAsia="zh-CN"/>
        </w:rPr>
        <w:t>t</w:t>
      </w:r>
      <w:r w:rsidRPr="00DA6298">
        <w:rPr>
          <w:rFonts w:ascii="Times New Roman" w:hAnsi="Times New Roman" w:cs="Times New Roman"/>
          <w:color w:val="000000"/>
          <w:sz w:val="24"/>
          <w:szCs w:val="24"/>
          <w:lang w:eastAsia="zh-CN"/>
        </w:rPr>
        <w:t>he rapid speciation in mallard and spot-billed, which demonstrates that speciation may occur within only 70 Kyr, provides an excellent resource for speciation studies</w:t>
      </w:r>
      <w:r>
        <w:rPr>
          <w:rFonts w:ascii="Times New Roman" w:hAnsi="Times New Roman" w:cs="Times New Roman"/>
          <w:color w:val="000000"/>
          <w:sz w:val="24"/>
          <w:szCs w:val="24"/>
          <w:lang w:eastAsia="zh-CN"/>
        </w:rPr>
        <w:t xml:space="preserve">. </w:t>
      </w:r>
      <w:r w:rsidRPr="005D040D">
        <w:rPr>
          <w:rFonts w:ascii="Times New Roman" w:eastAsia="Times New Roman" w:hAnsi="Times New Roman" w:cs="Times New Roman"/>
          <w:color w:val="000000"/>
          <w:sz w:val="24"/>
          <w:szCs w:val="24"/>
        </w:rPr>
        <w:t>All “divergent peaks” located in scaffolds homologous to the ‘Z’ chicken chromosome</w:t>
      </w:r>
      <w:r>
        <w:rPr>
          <w:rFonts w:ascii="Times New Roman" w:eastAsia="Times New Roman" w:hAnsi="Times New Roman" w:cs="Times New Roman"/>
          <w:color w:val="000000"/>
          <w:sz w:val="24"/>
          <w:szCs w:val="24"/>
        </w:rPr>
        <w:t xml:space="preserve"> are </w:t>
      </w:r>
      <w:proofErr w:type="gramStart"/>
      <w:r>
        <w:rPr>
          <w:rFonts w:ascii="Times New Roman" w:eastAsia="Times New Roman" w:hAnsi="Times New Roman" w:cs="Times New Roman"/>
          <w:color w:val="000000"/>
          <w:sz w:val="24"/>
          <w:szCs w:val="24"/>
        </w:rPr>
        <w:t>similar to</w:t>
      </w:r>
      <w:proofErr w:type="gramEnd"/>
      <w:r>
        <w:rPr>
          <w:rFonts w:ascii="Times New Roman" w:eastAsia="Times New Roman" w:hAnsi="Times New Roman" w:cs="Times New Roman"/>
          <w:color w:val="000000"/>
          <w:sz w:val="24"/>
          <w:szCs w:val="24"/>
        </w:rPr>
        <w:t xml:space="preserve"> the situation in flycatchers. Male plumage traits of the divergence species (mallard/spot-billed duck or collared/pied flycatcher) are quite different, and for flycatcher, both </w:t>
      </w:r>
      <w:r w:rsidRPr="005D040D">
        <w:rPr>
          <w:rFonts w:ascii="Times New Roman" w:eastAsia="Times New Roman" w:hAnsi="Times New Roman" w:cs="Times New Roman"/>
          <w:color w:val="000000"/>
          <w:sz w:val="24"/>
          <w:szCs w:val="24"/>
        </w:rPr>
        <w:t>species-specific male plumage traits and species recognition are located on the Z chromosome</w:t>
      </w:r>
      <w:r>
        <w:rPr>
          <w:rFonts w:ascii="Times New Roman" w:eastAsia="Times New Roman" w:hAnsi="Times New Roman" w:cs="Times New Roman"/>
          <w:color w:val="000000"/>
          <w:sz w:val="24"/>
          <w:szCs w:val="24"/>
        </w:rPr>
        <w:t xml:space="preserve"> </w:t>
      </w:r>
      <w:r w:rsidRPr="005D040D">
        <w:rPr>
          <w:rFonts w:ascii="Times New Roman" w:eastAsia="Times New Roman" w:hAnsi="Times New Roman" w:cs="Times New Roman"/>
          <w:color w:val="000000"/>
          <w:sz w:val="24"/>
          <w:szCs w:val="24"/>
        </w:rPr>
        <w:t>(</w:t>
      </w:r>
      <w:hyperlink w:anchor="_2zbgiuw">
        <w:r w:rsidRPr="005D040D">
          <w:rPr>
            <w:rFonts w:ascii="Times New Roman" w:eastAsia="Times New Roman" w:hAnsi="Times New Roman" w:cs="Times New Roman"/>
            <w:color w:val="000000"/>
            <w:sz w:val="24"/>
            <w:szCs w:val="24"/>
          </w:rPr>
          <w:t>Saether et al., 2007</w:t>
        </w:r>
      </w:hyperlink>
      <w:r w:rsidRPr="005D040D">
        <w:rPr>
          <w:rFonts w:ascii="Times New Roman" w:eastAsia="Times New Roman" w:hAnsi="Times New Roman" w:cs="Times New Roman"/>
          <w:color w:val="000000"/>
          <w:sz w:val="24"/>
          <w:szCs w:val="24"/>
        </w:rPr>
        <w:t xml:space="preserve">; </w:t>
      </w:r>
      <w:hyperlink w:anchor="_1egqt2p">
        <w:r w:rsidRPr="005D040D">
          <w:rPr>
            <w:rFonts w:ascii="Times New Roman" w:eastAsia="Times New Roman" w:hAnsi="Times New Roman" w:cs="Times New Roman"/>
            <w:color w:val="000000"/>
            <w:sz w:val="24"/>
            <w:szCs w:val="24"/>
          </w:rPr>
          <w:t>Saetre et al., 2003</w:t>
        </w:r>
      </w:hyperlink>
      <w:r w:rsidRPr="005D040D">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Pr="005D040D">
        <w:rPr>
          <w:rFonts w:ascii="Times New Roman" w:eastAsia="Times New Roman" w:hAnsi="Times New Roman" w:cs="Times New Roman"/>
          <w:color w:val="000000"/>
          <w:sz w:val="24"/>
          <w:szCs w:val="24"/>
        </w:rPr>
        <w:t>Linked selection is suggested to dominantly drive the evolution of genomic differentiation rather than gene flow</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fldChar w:fldCharType="begin">
          <w:fldData xml:space="preserve">PEVuZE5vdGU+PENpdGU+PEF1dGhvcj5CdXJyaTwvQXV0aG9yPjxZZWFyPjIwMTU8L1llYXI+PFJl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</w:fldData>
        </w:fldChar>
      </w:r>
      <w:r>
        <w:rPr>
          <w:rFonts w:ascii="Times New Roman" w:eastAsia="Times New Roman" w:hAnsi="Times New Roman" w:cs="Times New Roman"/>
          <w:color w:val="000000"/>
          <w:sz w:val="24"/>
          <w:szCs w:val="24"/>
        </w:rPr>
        <w:instrText xml:space="preserve"> ADDIN EN.CITE </w:instrText>
      </w:r>
      <w:r>
        <w:rPr>
          <w:rFonts w:ascii="Times New Roman" w:eastAsia="Times New Roman" w:hAnsi="Times New Roman" w:cs="Times New Roman"/>
          <w:color w:val="000000"/>
          <w:sz w:val="24"/>
          <w:szCs w:val="24"/>
        </w:rPr>
        <w:fldChar w:fldCharType="begin">
          <w:fldData xml:space="preserve">PEVuZE5vdGU+PENpdGU+PEF1dGhvcj5CdXJyaTwvQXV0aG9yPjxZZWFyPjIwMTU8L1llYXI+PFJl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</w:fldData>
        </w:fldChar>
      </w:r>
      <w:r>
        <w:rPr>
          <w:rFonts w:ascii="Times New Roman" w:eastAsia="Times New Roman" w:hAnsi="Times New Roman" w:cs="Times New Roman"/>
          <w:color w:val="000000"/>
          <w:sz w:val="24"/>
          <w:szCs w:val="24"/>
        </w:rPr>
        <w:instrText xml:space="preserve"> ADDIN EN.CITE.DATA </w:instrText>
      </w:r>
      <w:r>
        <w:rPr>
          <w:rFonts w:ascii="Times New Roman" w:eastAsia="Times New Roman" w:hAnsi="Times New Roman" w:cs="Times New Roman"/>
          <w:color w:val="000000"/>
          <w:sz w:val="24"/>
          <w:szCs w:val="24"/>
        </w:rPr>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noProof/>
          <w:color w:val="000000"/>
          <w:sz w:val="24"/>
          <w:szCs w:val="24"/>
        </w:rPr>
        <w:t>(Burri et al., 2015; Han et al., 2017; Rettelbach, Nater, &amp; Ellegren, 2019)</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The lack of elevated dxy in “differentiation islands” and other analyses supported this suggestion. Furthermore, Tajima’s D is not reduced in differentiation islands potentially due to new strong positive selection (Fig. 4; Fig. S24).</w:t>
      </w:r>
      <w:r w:rsidRPr="00907DCD">
        <w:rPr>
          <w:rFonts w:ascii="Times New Roman" w:eastAsia="Times New Roman" w:hAnsi="Times New Roman" w:cs="Times New Roman"/>
          <w:color w:val="000000"/>
          <w:sz w:val="24"/>
          <w:szCs w:val="24"/>
        </w:rPr>
        <w:t xml:space="preserve"> </w:t>
      </w:r>
      <w:r w:rsidRPr="005D040D">
        <w:rPr>
          <w:rFonts w:ascii="Times New Roman" w:eastAsia="Times New Roman" w:hAnsi="Times New Roman" w:cs="Times New Roman"/>
          <w:color w:val="000000"/>
          <w:sz w:val="24"/>
          <w:szCs w:val="24"/>
        </w:rPr>
        <w:t>Tajima’s D is used to detect the selection of new mutations and correlated to the difference between π and the expectation of π, which is related to the number of SNPs (</w:t>
      </w:r>
      <w:hyperlink w:anchor="_28h4qwu">
        <w:r w:rsidRPr="005D040D">
          <w:rPr>
            <w:rFonts w:ascii="Times New Roman" w:eastAsia="Times New Roman" w:hAnsi="Times New Roman" w:cs="Times New Roman"/>
            <w:color w:val="000000"/>
            <w:sz w:val="24"/>
            <w:szCs w:val="24"/>
          </w:rPr>
          <w:t>Misawa &amp; Tajima, 1997</w:t>
        </w:r>
      </w:hyperlink>
      <w:r w:rsidRPr="005D040D">
        <w:rPr>
          <w:rFonts w:ascii="Times New Roman" w:eastAsia="Times New Roman" w:hAnsi="Times New Roman" w:cs="Times New Roman"/>
          <w:color w:val="000000"/>
          <w:sz w:val="24"/>
          <w:szCs w:val="24"/>
        </w:rPr>
        <w:t>). Due to the short divergence time, the mallard and spot-billed did not deposit many new mutations that increased population mutation rate (θ</w:t>
      </w:r>
      <w:r w:rsidRPr="005D040D">
        <w:rPr>
          <w:rFonts w:ascii="Times New Roman" w:eastAsia="Times New Roman" w:hAnsi="Times New Roman" w:cs="Times New Roman"/>
          <w:color w:val="000000"/>
          <w:sz w:val="24"/>
          <w:szCs w:val="24"/>
          <w:vertAlign w:val="subscript"/>
        </w:rPr>
        <w:t>w</w:t>
      </w:r>
      <w:r w:rsidRPr="005D040D">
        <w:rPr>
          <w:rFonts w:ascii="Times New Roman" w:eastAsia="Times New Roman" w:hAnsi="Times New Roman" w:cs="Times New Roman"/>
          <w:color w:val="000000"/>
          <w:sz w:val="24"/>
          <w:szCs w:val="24"/>
        </w:rPr>
        <w:t xml:space="preserve">) after selection (new mutations increase diversity at a low frequency </w:t>
      </w:r>
      <w:r>
        <w:rPr>
          <w:rFonts w:ascii="Times New Roman" w:eastAsia="Times New Roman" w:hAnsi="Times New Roman" w:cs="Times New Roman"/>
          <w:color w:val="000000"/>
          <w:sz w:val="24"/>
          <w:szCs w:val="24"/>
        </w:rPr>
        <w:t>thus would</w:t>
      </w:r>
      <w:r w:rsidRPr="005D040D">
        <w:rPr>
          <w:rFonts w:ascii="Times New Roman" w:eastAsia="Times New Roman" w:hAnsi="Times New Roman" w:cs="Times New Roman"/>
          <w:color w:val="000000"/>
          <w:sz w:val="24"/>
          <w:szCs w:val="24"/>
        </w:rPr>
        <w:t xml:space="preserve"> mainly increase the θ</w:t>
      </w:r>
      <w:r w:rsidRPr="005D040D">
        <w:rPr>
          <w:rFonts w:ascii="Times New Roman" w:eastAsia="Times New Roman" w:hAnsi="Times New Roman" w:cs="Times New Roman"/>
          <w:color w:val="000000"/>
          <w:sz w:val="24"/>
          <w:szCs w:val="24"/>
          <w:vertAlign w:val="subscript"/>
        </w:rPr>
        <w:t>w</w:t>
      </w:r>
      <w:r w:rsidRPr="005D040D">
        <w:rPr>
          <w:rFonts w:ascii="Times New Roman" w:eastAsia="Times New Roman" w:hAnsi="Times New Roman" w:cs="Times New Roman"/>
          <w:color w:val="000000"/>
          <w:sz w:val="24"/>
          <w:szCs w:val="24"/>
        </w:rPr>
        <w:t xml:space="preserve"> rather than nucleotide diversity (π)</w:t>
      </w:r>
      <w:r>
        <w:rPr>
          <w:rFonts w:ascii="Times New Roman" w:eastAsia="Times New Roman" w:hAnsi="Times New Roman" w:cs="Times New Roman"/>
          <w:color w:val="000000"/>
          <w:sz w:val="24"/>
          <w:szCs w:val="24"/>
        </w:rPr>
        <w:t xml:space="preserve"> to reduce the Tajima’ D</w:t>
      </w:r>
      <w:r w:rsidRPr="005D040D">
        <w:rPr>
          <w:rFonts w:ascii="Times New Roman" w:eastAsia="Times New Roman" w:hAnsi="Times New Roman" w:cs="Times New Roman"/>
          <w:color w:val="000000"/>
          <w:sz w:val="24"/>
          <w:szCs w:val="24"/>
        </w:rPr>
        <w:t xml:space="preserve">). Thus, the results in the allele frequency spectra did not skew towards rare alleles, whereas the collared and pied flycatchers (approximately 340 Kyr-2 Myr) and Darwin’s finches </w:t>
      </w:r>
      <w:r w:rsidRPr="005D040D">
        <w:rPr>
          <w:rFonts w:ascii="Times New Roman" w:eastAsia="Times New Roman" w:hAnsi="Times New Roman" w:cs="Times New Roman"/>
          <w:color w:val="000000"/>
          <w:sz w:val="24"/>
          <w:szCs w:val="24"/>
        </w:rPr>
        <w:lastRenderedPageBreak/>
        <w:t>show reduced Tajima’s D in their genomic divergent islands due to the long-time interval after initial selection, which may be associated with the driving force of speciation (</w:t>
      </w:r>
      <w:hyperlink w:anchor="_147n2zr">
        <w:r w:rsidRPr="005D040D">
          <w:rPr>
            <w:rFonts w:ascii="Times New Roman" w:eastAsia="Times New Roman" w:hAnsi="Times New Roman" w:cs="Times New Roman"/>
            <w:color w:val="000000"/>
            <w:sz w:val="24"/>
            <w:szCs w:val="24"/>
          </w:rPr>
          <w:t>Han et al., 2017</w:t>
        </w:r>
      </w:hyperlink>
      <w:r w:rsidRPr="005D040D">
        <w:rPr>
          <w:rFonts w:ascii="Times New Roman" w:eastAsia="Times New Roman" w:hAnsi="Times New Roman" w:cs="Times New Roman"/>
          <w:color w:val="000000"/>
          <w:sz w:val="24"/>
          <w:szCs w:val="24"/>
        </w:rPr>
        <w:t xml:space="preserve">; </w:t>
      </w:r>
      <w:hyperlink w:anchor="_nmf14n">
        <w:r w:rsidRPr="005D040D">
          <w:rPr>
            <w:rFonts w:ascii="Times New Roman" w:eastAsia="Times New Roman" w:hAnsi="Times New Roman" w:cs="Times New Roman"/>
            <w:color w:val="000000"/>
            <w:sz w:val="24"/>
            <w:szCs w:val="24"/>
          </w:rPr>
          <w:t>Nadachowska-Brzyska et al., 2013</w:t>
        </w:r>
      </w:hyperlink>
      <w:r w:rsidRPr="005D040D">
        <w:rPr>
          <w:rFonts w:ascii="Times New Roman" w:eastAsia="Times New Roman" w:hAnsi="Times New Roman" w:cs="Times New Roman"/>
          <w:color w:val="000000"/>
          <w:sz w:val="24"/>
          <w:szCs w:val="24"/>
        </w:rPr>
        <w:t>).</w:t>
      </w:r>
    </w:p>
    <w:p w14:paraId="3C0E2FD4"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In the end, we argue that our article has presented a distinct genetic resource between wild and domestic ducks. We also note that evidence in the genetic structure showed that mallard and spot-billed (especially the spot-billed duck) have interspecific similarities to domestic ducks (Fig. 1d and Fig. S15; especially when K=3,4). This finding may pose a significant threat to the genetic diversity of wild stocks.</w:t>
      </w:r>
    </w:p>
    <w:p w14:paraId="074DBB26"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Availability of supporting data and materials</w:t>
      </w:r>
    </w:p>
    <w:p w14:paraId="4C116032"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Data availability</w:t>
      </w:r>
    </w:p>
    <w:p w14:paraId="51A42B44"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 xml:space="preserve">The genome assembly has been deposited in GenBank PRJNA392350. The duck, Taihu goose and Muscovy duck genome resequencing data are deposited under the BioProject </w:t>
      </w:r>
      <w:r w:rsidRPr="005D040D">
        <w:rPr>
          <w:rFonts w:ascii="Times New Roman" w:eastAsia="Times New Roman" w:hAnsi="Times New Roman" w:cs="Times New Roman"/>
          <w:color w:val="000000"/>
          <w:sz w:val="24"/>
          <w:szCs w:val="24"/>
          <w:highlight w:val="white"/>
        </w:rPr>
        <w:t>PRJNA315043</w:t>
      </w:r>
      <w:r w:rsidRPr="005D040D">
        <w:rPr>
          <w:rFonts w:ascii="Times New Roman" w:eastAsia="Times New Roman" w:hAnsi="Times New Roman" w:cs="Times New Roman"/>
          <w:color w:val="000000"/>
          <w:sz w:val="24"/>
          <w:szCs w:val="24"/>
        </w:rPr>
        <w:t>.</w:t>
      </w:r>
    </w:p>
    <w:p w14:paraId="221CA606"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Funding</w:t>
      </w:r>
    </w:p>
    <w:p w14:paraId="4019F13F"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bookmarkStart w:id="18" w:name="_17dp8vu" w:colFirst="0" w:colLast="0"/>
      <w:bookmarkEnd w:id="18"/>
      <w:r w:rsidRPr="005D040D">
        <w:rPr>
          <w:rFonts w:ascii="Times New Roman" w:eastAsia="Times New Roman" w:hAnsi="Times New Roman" w:cs="Times New Roman"/>
          <w:color w:val="000000"/>
          <w:sz w:val="24"/>
          <w:szCs w:val="24"/>
        </w:rPr>
        <w:t>The sequencing of the spot-billed and mallard genomes was funded by the National Basic Research Program of China (2013CB835200) and the National Natural Science Foundation of China (31471176). The resequencing of whole genomic sequences was funded by the National High Technology Research and Development Program of China (2010AA10A109) and the National Key Technology Support Program of China (2017SKLAB06-2).</w:t>
      </w:r>
    </w:p>
    <w:p w14:paraId="3E48D926"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Author contributions</w:t>
      </w:r>
    </w:p>
    <w:p w14:paraId="0BBF69CA"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 xml:space="preserve">N.L. designed the project. Z.L.L, H.F.L., L.C., H.B.C., W.T.S., E.G.R and R.L </w:t>
      </w:r>
      <w:r w:rsidRPr="005D040D">
        <w:rPr>
          <w:rFonts w:ascii="Times New Roman" w:eastAsia="Times New Roman" w:hAnsi="Times New Roman" w:cs="Times New Roman"/>
          <w:color w:val="000000"/>
          <w:sz w:val="24"/>
          <w:szCs w:val="24"/>
        </w:rPr>
        <w:lastRenderedPageBreak/>
        <w:t>collected and purified DNA samples. Q.W.L., Y.Z, G.Y.F., H.F.L., Y.S.S., W.B.C., X.L. and X.X. performed genome assembly, gene annotation and gene family evolution of the spot-billed and mallard genomes. R.L performed population genetics analysis. E.G.R. and X.X.W. performed luciferase activity analysis. R.L. and Q.W.L. wrote the manuscript. R.L. revised the manuscript.</w:t>
      </w:r>
    </w:p>
    <w:p w14:paraId="494A1BD6"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Acknowledgements</w:t>
      </w:r>
    </w:p>
    <w:p w14:paraId="3B1AB616"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 xml:space="preserve">We would like to thank Dr Xiaojun Yang (Kunming Institute of Zoology) for identifying the wild duck species. We also thank Dr Minghui Chen, Dr Yiqiang Zhao, Prof. Xiaoxiang Hu, and Dr Jia Li from China Agricultural University; Prof. Zhonghua Zhang from the Chinese Academy of Agricultural Sciences; and Prof. Mingzhou Li from Sichuan Agricultural University for their helpful discussions and comments. </w:t>
      </w:r>
    </w:p>
    <w:p w14:paraId="0AC83F90" w14:textId="77777777" w:rsidR="00436E20" w:rsidRPr="005D040D" w:rsidRDefault="00436E20" w:rsidP="00436E20">
      <w:pPr>
        <w:pBdr>
          <w:top w:val="nil"/>
          <w:left w:val="nil"/>
          <w:bottom w:val="nil"/>
          <w:right w:val="nil"/>
          <w:between w:val="nil"/>
        </w:pBdr>
        <w:rPr>
          <w:rFonts w:ascii="Times New Roman" w:eastAsia="Times New Roman" w:hAnsi="Times New Roman" w:cs="Times New Roman"/>
          <w:color w:val="000000"/>
          <w:sz w:val="24"/>
          <w:szCs w:val="24"/>
        </w:rPr>
      </w:pPr>
      <w:bookmarkStart w:id="19" w:name="_3rdcrjn" w:colFirst="0" w:colLast="0"/>
      <w:bookmarkEnd w:id="19"/>
    </w:p>
    <w:p w14:paraId="3F3B3B6C" w14:textId="77777777" w:rsidR="00436E20" w:rsidRPr="005D040D" w:rsidRDefault="00436E20" w:rsidP="00436E20">
      <w:pPr>
        <w:widowControl w:val="0"/>
        <w:pBdr>
          <w:top w:val="nil"/>
          <w:left w:val="nil"/>
          <w:bottom w:val="nil"/>
          <w:right w:val="nil"/>
          <w:between w:val="nil"/>
        </w:pBdr>
        <w:spacing w:line="480" w:lineRule="auto"/>
        <w:ind w:left="720" w:hanging="720"/>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References</w:t>
      </w:r>
    </w:p>
    <w:p w14:paraId="5E637C58"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20" w:name="_26in1rg" w:colFirst="0" w:colLast="0"/>
      <w:bookmarkEnd w:id="20"/>
      <w:r w:rsidRPr="005D040D">
        <w:rPr>
          <w:color w:val="000000"/>
        </w:rPr>
        <w:t xml:space="preserve">Albarella, U. (2005). </w:t>
      </w:r>
      <w:r w:rsidRPr="005D040D">
        <w:rPr>
          <w:i/>
          <w:color w:val="000000"/>
        </w:rPr>
        <w:t xml:space="preserve">Alternate fortunes? The role of domestic ducks and geese from Roman to Medieval times in Britain. Documenta Archaeobiologiae III. Feathers, Grit and Symbolism (ed. by </w:t>
      </w:r>
      <w:proofErr w:type="gramStart"/>
      <w:r w:rsidRPr="005D040D">
        <w:rPr>
          <w:i/>
          <w:color w:val="000000"/>
        </w:rPr>
        <w:t>G.Grupe</w:t>
      </w:r>
      <w:proofErr w:type="gramEnd"/>
      <w:r w:rsidRPr="005D040D">
        <w:rPr>
          <w:i/>
          <w:color w:val="000000"/>
        </w:rPr>
        <w:t xml:space="preserve"> &amp; J.Peters), 249-58</w:t>
      </w:r>
      <w:r w:rsidRPr="005D040D">
        <w:rPr>
          <w:color w:val="000000"/>
        </w:rPr>
        <w:t>.</w:t>
      </w:r>
    </w:p>
    <w:p w14:paraId="29A61B34"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21" w:name="_lnxbz9" w:colFirst="0" w:colLast="0"/>
      <w:bookmarkEnd w:id="21"/>
      <w:r w:rsidRPr="005D040D">
        <w:rPr>
          <w:color w:val="000000"/>
        </w:rPr>
        <w:t xml:space="preserve">Alexander, D. H., Novembre, J., &amp; Lange, K. (2009). Fast model-based estimation of ancestry in unrelated individuals. </w:t>
      </w:r>
      <w:r w:rsidRPr="005D040D">
        <w:rPr>
          <w:i/>
          <w:color w:val="000000"/>
        </w:rPr>
        <w:t>Genome Res, 19</w:t>
      </w:r>
      <w:r w:rsidRPr="005D040D">
        <w:rPr>
          <w:color w:val="000000"/>
        </w:rPr>
        <w:t>(9), 1655-1664. doi:10.1101/gr.094052.109</w:t>
      </w:r>
    </w:p>
    <w:p w14:paraId="646E6E8F"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22" w:name="_35nkun2" w:colFirst="0" w:colLast="0"/>
      <w:bookmarkEnd w:id="22"/>
      <w:r w:rsidRPr="005D040D">
        <w:rPr>
          <w:color w:val="000000"/>
        </w:rPr>
        <w:t xml:space="preserve">Almathen, F., Charruau, P., Mohandesan, E., Mwacharo, J. M., Orozco-terWengel, P., Pitt, D., . . . Burger, P. A. (2016). Ancient and modern DNA reveal dynamics of domestication and cross-continental dispersal of the dromedary. </w:t>
      </w:r>
      <w:r w:rsidRPr="005D040D">
        <w:rPr>
          <w:i/>
          <w:color w:val="000000"/>
        </w:rPr>
        <w:t>Proc Natl Acad Sci U S A, 113</w:t>
      </w:r>
      <w:r w:rsidRPr="005D040D">
        <w:rPr>
          <w:color w:val="000000"/>
        </w:rPr>
        <w:t>(24), 6707-6712. doi:10.1073/pnas.1519508113</w:t>
      </w:r>
    </w:p>
    <w:p w14:paraId="7B944787"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23" w:name="_1ksv4uv" w:colFirst="0" w:colLast="0"/>
      <w:bookmarkEnd w:id="23"/>
      <w:r w:rsidRPr="005D040D">
        <w:rPr>
          <w:color w:val="000000"/>
        </w:rPr>
        <w:t xml:space="preserve">Andersson, L. (2001). Genetic dissection of phenotypic diversity in farm animals. </w:t>
      </w:r>
      <w:r w:rsidRPr="005D040D">
        <w:rPr>
          <w:i/>
          <w:color w:val="000000"/>
        </w:rPr>
        <w:t>Nat Rev Genet, 2</w:t>
      </w:r>
      <w:r w:rsidRPr="005D040D">
        <w:rPr>
          <w:color w:val="000000"/>
        </w:rPr>
        <w:t>(2), 130-138. doi:10.1038/35052563</w:t>
      </w:r>
    </w:p>
    <w:p w14:paraId="0288EF3F"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24" w:name="_44sinio" w:colFirst="0" w:colLast="0"/>
      <w:bookmarkEnd w:id="24"/>
      <w:r w:rsidRPr="005D040D">
        <w:rPr>
          <w:color w:val="000000"/>
        </w:rPr>
        <w:t xml:space="preserve">Axelsson, E., Ratnakumar, A., Arendt, M. L., Maqbool, K., Webster, M. T., Perloski, M., . . . Lindblad-Toh, K. (2013). The genomic signature of dog domestication reveals adaptation to a starch-rich diet. </w:t>
      </w:r>
      <w:r w:rsidRPr="005D040D">
        <w:rPr>
          <w:i/>
          <w:color w:val="000000"/>
        </w:rPr>
        <w:t>Nature, 495</w:t>
      </w:r>
      <w:r w:rsidRPr="005D040D">
        <w:rPr>
          <w:color w:val="000000"/>
        </w:rPr>
        <w:t>(7441), 360-364. doi:10.1038/nature11837</w:t>
      </w:r>
    </w:p>
    <w:p w14:paraId="5A4EF843"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25" w:name="_2jxsxqh" w:colFirst="0" w:colLast="0"/>
      <w:bookmarkEnd w:id="25"/>
      <w:r w:rsidRPr="005D040D">
        <w:rPr>
          <w:color w:val="000000"/>
        </w:rPr>
        <w:t xml:space="preserve">Baaklini, I., Wong, M. J., Hantouche, C., Patel, Y., Shrier, A., &amp; Young, J. C. (2012). The DNAJA2 substrate release mechanism is essential for chaperone-mediated folding. </w:t>
      </w:r>
      <w:r w:rsidRPr="005D040D">
        <w:rPr>
          <w:i/>
          <w:color w:val="000000"/>
        </w:rPr>
        <w:t>J Biol Chem, 287</w:t>
      </w:r>
      <w:r w:rsidRPr="005D040D">
        <w:rPr>
          <w:color w:val="000000"/>
        </w:rPr>
        <w:t>(50), 41939-41954. doi:10.1074/jbc.M112.413278</w:t>
      </w:r>
    </w:p>
    <w:p w14:paraId="2296FAE9"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26" w:name="_z337ya" w:colFirst="0" w:colLast="0"/>
      <w:bookmarkEnd w:id="26"/>
      <w:r w:rsidRPr="005D040D">
        <w:rPr>
          <w:color w:val="000000"/>
        </w:rPr>
        <w:t xml:space="preserve">Botigue, L. R., Song, S., Scheu, A., Gopalan, S., Pendleton, A. L., Oetjens, M., . . . Veeramah, K. R. (2017). Ancient European dog genomes reveal continuity since the Early Neolithic. </w:t>
      </w:r>
      <w:r w:rsidRPr="005D040D">
        <w:rPr>
          <w:i/>
          <w:color w:val="000000"/>
        </w:rPr>
        <w:t>Nat Commun, 8</w:t>
      </w:r>
      <w:r w:rsidRPr="005D040D">
        <w:rPr>
          <w:color w:val="000000"/>
        </w:rPr>
        <w:t xml:space="preserve">, </w:t>
      </w:r>
      <w:r w:rsidRPr="005D040D">
        <w:rPr>
          <w:color w:val="000000"/>
        </w:rPr>
        <w:lastRenderedPageBreak/>
        <w:t>16082. doi:10.1038/ncomms16082</w:t>
      </w:r>
    </w:p>
    <w:p w14:paraId="15247B96"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27" w:name="_3j2qqm3" w:colFirst="0" w:colLast="0"/>
      <w:bookmarkEnd w:id="27"/>
      <w:r w:rsidRPr="005D040D">
        <w:rPr>
          <w:color w:val="000000"/>
        </w:rPr>
        <w:t xml:space="preserve">Burri, R., Nater, A., Kawakami, T., Mugal, C. F., Olason, P. I., Smeds, L., . . . Ellegren, H. (2015). Linked selection and recombination rate variation drive the evolution of the genomic landscape of differentiation across the speciation continuum of Ficedula flycatchers. </w:t>
      </w:r>
      <w:r w:rsidRPr="005D040D">
        <w:rPr>
          <w:i/>
          <w:color w:val="000000"/>
        </w:rPr>
        <w:t>Genome Res, 25</w:t>
      </w:r>
      <w:r w:rsidRPr="005D040D">
        <w:rPr>
          <w:color w:val="000000"/>
        </w:rPr>
        <w:t>(11), 1656-1665. doi:10.1101/gr.196485.115</w:t>
      </w:r>
    </w:p>
    <w:p w14:paraId="33A5F326" w14:textId="77777777" w:rsidR="00436E20" w:rsidRDefault="00436E20" w:rsidP="00436E20">
      <w:pPr>
        <w:widowControl w:val="0"/>
        <w:pBdr>
          <w:top w:val="nil"/>
          <w:left w:val="nil"/>
          <w:bottom w:val="nil"/>
          <w:right w:val="nil"/>
          <w:between w:val="nil"/>
        </w:pBdr>
        <w:ind w:left="720" w:hanging="720"/>
        <w:jc w:val="both"/>
        <w:rPr>
          <w:noProof/>
        </w:rPr>
      </w:pPr>
      <w:bookmarkStart w:id="28" w:name="_1y810tw" w:colFirst="0" w:colLast="0"/>
      <w:bookmarkEnd w:id="28"/>
      <w:r w:rsidRPr="007F41D1">
        <w:rPr>
          <w:noProof/>
        </w:rPr>
        <w:t xml:space="preserve">Burga, A., Wang, W., Ben-David, E., Wolf, P. C., Ramey, A. M., Verdugo, C., . . . Kruglyak, L. (2017). A genetic signature of the evolution of loss of flight in the Galapagos cormorant. </w:t>
      </w:r>
      <w:r w:rsidRPr="007F41D1">
        <w:rPr>
          <w:i/>
          <w:noProof/>
        </w:rPr>
        <w:t>Science, 356</w:t>
      </w:r>
      <w:r w:rsidRPr="007F41D1">
        <w:rPr>
          <w:noProof/>
        </w:rPr>
        <w:t>(6341). doi:10.1126/science.aal3345</w:t>
      </w:r>
    </w:p>
    <w:p w14:paraId="006DC17D" w14:textId="77777777" w:rsidR="00436E20" w:rsidRPr="007F41D1" w:rsidRDefault="00436E20" w:rsidP="00436E20">
      <w:pPr>
        <w:pStyle w:val="EndNoteBibliography"/>
        <w:ind w:left="720" w:hanging="720"/>
      </w:pPr>
      <w:r w:rsidRPr="007F41D1">
        <w:t xml:space="preserve">Campagna, L., McCracken, K. G., &amp; Lovette, I. J. (2019). Gradual evolution towards flightlessness in steamer ducks. </w:t>
      </w:r>
      <w:r w:rsidRPr="007F41D1">
        <w:rPr>
          <w:i/>
        </w:rPr>
        <w:t>Evolution, 73</w:t>
      </w:r>
      <w:r w:rsidRPr="007F41D1">
        <w:t>(9), 1916-1926. doi:10.1111/evo.13758</w:t>
      </w:r>
    </w:p>
    <w:p w14:paraId="0DA4933B" w14:textId="77777777" w:rsidR="00436E20" w:rsidRPr="005D040D" w:rsidRDefault="00436E20" w:rsidP="00436E20">
      <w:pPr>
        <w:widowControl w:val="0"/>
        <w:pBdr>
          <w:top w:val="nil"/>
          <w:left w:val="nil"/>
          <w:bottom w:val="nil"/>
          <w:right w:val="nil"/>
          <w:between w:val="nil"/>
        </w:pBdr>
        <w:ind w:left="720" w:hanging="720"/>
        <w:jc w:val="both"/>
        <w:rPr>
          <w:color w:val="000000"/>
        </w:rPr>
      </w:pPr>
      <w:r w:rsidRPr="005D040D">
        <w:rPr>
          <w:color w:val="000000"/>
        </w:rPr>
        <w:t xml:space="preserve">Carneiro, M., Rubin, C. J., Di Palma, F., Albert, F. W., Alfoldi, J., Barrio, A. M., . . . Andersson, L. (2014). Rabbit genome analysis reveals a polygenic basis for phenotypic change during domestication. </w:t>
      </w:r>
      <w:r w:rsidRPr="005D040D">
        <w:rPr>
          <w:i/>
          <w:color w:val="000000"/>
        </w:rPr>
        <w:t>Science, 345</w:t>
      </w:r>
      <w:r w:rsidRPr="005D040D">
        <w:rPr>
          <w:color w:val="000000"/>
        </w:rPr>
        <w:t>(6200), 1074-1079. doi:10.1126/science.1253714</w:t>
      </w:r>
    </w:p>
    <w:p w14:paraId="7DB10876"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29" w:name="_4i7ojhp" w:colFirst="0" w:colLast="0"/>
      <w:bookmarkEnd w:id="29"/>
      <w:r w:rsidRPr="005D040D">
        <w:rPr>
          <w:color w:val="000000"/>
        </w:rPr>
        <w:t xml:space="preserve">Cruickshank, T. E., &amp; Hahn, M. W. (2014). Reanalysis suggests that genomic islands of speciation are due to reduced diversity, not reduced gene flow. </w:t>
      </w:r>
      <w:r w:rsidRPr="005D040D">
        <w:rPr>
          <w:i/>
          <w:color w:val="000000"/>
        </w:rPr>
        <w:t>Molecular Ecology, 23</w:t>
      </w:r>
      <w:r w:rsidRPr="005D040D">
        <w:rPr>
          <w:color w:val="000000"/>
        </w:rPr>
        <w:t>(13), 3133-3157. doi:10.1111/mec.12796</w:t>
      </w:r>
    </w:p>
    <w:p w14:paraId="0B9E8DE5"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30" w:name="_2xcytpi" w:colFirst="0" w:colLast="0"/>
      <w:bookmarkEnd w:id="30"/>
      <w:r w:rsidRPr="005D040D">
        <w:rPr>
          <w:color w:val="000000"/>
        </w:rPr>
        <w:t xml:space="preserve">Davies, S. M., Lopez Sanchez, M. I., Narsai, R., Shearwood, A.-M. J., Razif, M. F., Small, I. D., . . . Filipovska, A. (2012). MRPS27 is a pentatricopeptide repeat domain protein required for the translation of mitochondrially encoded proteins. </w:t>
      </w:r>
      <w:r w:rsidRPr="005D040D">
        <w:rPr>
          <w:i/>
          <w:color w:val="000000"/>
        </w:rPr>
        <w:t>FEBS letters, 586</w:t>
      </w:r>
      <w:r w:rsidRPr="005D040D">
        <w:rPr>
          <w:color w:val="000000"/>
        </w:rPr>
        <w:t xml:space="preserve">(20), 3555-3561. </w:t>
      </w:r>
    </w:p>
    <w:p w14:paraId="5CB63F2A" w14:textId="77777777" w:rsidR="00436E20" w:rsidRDefault="00436E20" w:rsidP="00436E20">
      <w:pPr>
        <w:widowControl w:val="0"/>
        <w:pBdr>
          <w:top w:val="nil"/>
          <w:left w:val="nil"/>
          <w:bottom w:val="nil"/>
          <w:right w:val="nil"/>
          <w:between w:val="nil"/>
        </w:pBdr>
        <w:ind w:left="720" w:hanging="720"/>
        <w:jc w:val="both"/>
        <w:rPr>
          <w:noProof/>
        </w:rPr>
      </w:pPr>
      <w:bookmarkStart w:id="31" w:name="_1ci93xb" w:colFirst="0" w:colLast="0"/>
      <w:bookmarkEnd w:id="31"/>
      <w:r w:rsidRPr="00724475">
        <w:rPr>
          <w:noProof/>
        </w:rPr>
        <w:t xml:space="preserve">DePristo, M. A., Banks, E., Poplin, R., Garimella, K. V., Maguire, J. R., Hartl, C., . . . Daly, M. J. (2011). A framework for variation discovery and genotyping using next-generation DNA sequencing data. </w:t>
      </w:r>
      <w:r w:rsidRPr="00724475">
        <w:rPr>
          <w:i/>
          <w:noProof/>
        </w:rPr>
        <w:t>Nat Genet, 43</w:t>
      </w:r>
      <w:r w:rsidRPr="00724475">
        <w:rPr>
          <w:noProof/>
        </w:rPr>
        <w:t>(5), 491-498. doi:10.1038/ng.806</w:t>
      </w:r>
    </w:p>
    <w:p w14:paraId="56A21835" w14:textId="77777777" w:rsidR="00436E20" w:rsidRPr="005D040D" w:rsidRDefault="00436E20" w:rsidP="00436E20">
      <w:pPr>
        <w:widowControl w:val="0"/>
        <w:pBdr>
          <w:top w:val="nil"/>
          <w:left w:val="nil"/>
          <w:bottom w:val="nil"/>
          <w:right w:val="nil"/>
          <w:between w:val="nil"/>
        </w:pBdr>
        <w:ind w:left="720" w:hanging="720"/>
        <w:jc w:val="both"/>
        <w:rPr>
          <w:color w:val="000000"/>
        </w:rPr>
      </w:pPr>
      <w:r w:rsidRPr="005D040D">
        <w:rPr>
          <w:color w:val="000000"/>
        </w:rPr>
        <w:t xml:space="preserve">de Manuel, M., Kuhlwilm, M., Frandsen, P., Sousa, V. C., Desai, T., Prado-Martinez, J., . . . Marques-Bonet, T. (2016). Chimpanzee genomic diversity reveals ancient admixture with bonobos. </w:t>
      </w:r>
      <w:r w:rsidRPr="005D040D">
        <w:rPr>
          <w:i/>
          <w:color w:val="000000"/>
        </w:rPr>
        <w:t>Science, 354</w:t>
      </w:r>
      <w:r w:rsidRPr="005D040D">
        <w:rPr>
          <w:color w:val="000000"/>
        </w:rPr>
        <w:t>(6311), 477-481. doi:10.1126/</w:t>
      </w:r>
      <w:proofErr w:type="gramStart"/>
      <w:r w:rsidRPr="005D040D">
        <w:rPr>
          <w:color w:val="000000"/>
        </w:rPr>
        <w:t>science.aag</w:t>
      </w:r>
      <w:proofErr w:type="gramEnd"/>
      <w:r w:rsidRPr="005D040D">
        <w:rPr>
          <w:color w:val="000000"/>
        </w:rPr>
        <w:t>2602</w:t>
      </w:r>
    </w:p>
    <w:p w14:paraId="23877CF3"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32" w:name="_3whwml4" w:colFirst="0" w:colLast="0"/>
      <w:bookmarkEnd w:id="32"/>
      <w:r w:rsidRPr="005D040D">
        <w:rPr>
          <w:color w:val="000000"/>
        </w:rPr>
        <w:t xml:space="preserve">Dores, R. M., &amp; Garcia, Y. (2015). Views on the co-evolution of the melanocortin-2 receptor, MRAPs, and the hypothalamus/pituitary/adrenal-interrenal axis. </w:t>
      </w:r>
      <w:r w:rsidRPr="005D040D">
        <w:rPr>
          <w:i/>
          <w:color w:val="000000"/>
        </w:rPr>
        <w:t>Mol Cell Endocrinol, 408</w:t>
      </w:r>
      <w:r w:rsidRPr="005D040D">
        <w:rPr>
          <w:color w:val="000000"/>
        </w:rPr>
        <w:t xml:space="preserve">, 12-22. </w:t>
      </w:r>
      <w:proofErr w:type="gramStart"/>
      <w:r w:rsidRPr="005D040D">
        <w:rPr>
          <w:color w:val="000000"/>
        </w:rPr>
        <w:t>doi:10.1016/j.mce</w:t>
      </w:r>
      <w:proofErr w:type="gramEnd"/>
      <w:r w:rsidRPr="005D040D">
        <w:rPr>
          <w:color w:val="000000"/>
        </w:rPr>
        <w:t>.2014.12.022</w:t>
      </w:r>
    </w:p>
    <w:p w14:paraId="1FD14BFF"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33" w:name="_2bn6wsx" w:colFirst="0" w:colLast="0"/>
      <w:bookmarkEnd w:id="33"/>
      <w:r w:rsidRPr="005D040D">
        <w:rPr>
          <w:color w:val="000000"/>
        </w:rPr>
        <w:t xml:space="preserve">Ellegren, H., Smeds, L., Burri, R., Olason, P. I., Backstrom, N., Kawakami, T., . . . Wolf, J. B. (2012). The genomic landscape of species divergence in Ficedula flycatchers. </w:t>
      </w:r>
      <w:r w:rsidRPr="005D040D">
        <w:rPr>
          <w:i/>
          <w:color w:val="000000"/>
        </w:rPr>
        <w:t>Nature, 491</w:t>
      </w:r>
      <w:r w:rsidRPr="005D040D">
        <w:rPr>
          <w:color w:val="000000"/>
        </w:rPr>
        <w:t>(7426), 756-760. doi:10.1038/nature11584</w:t>
      </w:r>
    </w:p>
    <w:p w14:paraId="3B5D47AF"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34" w:name="_qsh70q" w:colFirst="0" w:colLast="0"/>
      <w:bookmarkEnd w:id="34"/>
      <w:r w:rsidRPr="005D040D">
        <w:rPr>
          <w:color w:val="000000"/>
        </w:rPr>
        <w:t xml:space="preserve">Frantz, L. A., Mullin, V. E., Pionnier-Capitan, M., Lebrasseur, O., Ollivier, M., Perri, A., . . . Larson, G. (2016). Genomic and archaeological evidence suggest a dual origin of domestic dogs. </w:t>
      </w:r>
      <w:r w:rsidRPr="005D040D">
        <w:rPr>
          <w:i/>
          <w:color w:val="000000"/>
        </w:rPr>
        <w:t>Science, 352</w:t>
      </w:r>
      <w:r w:rsidRPr="005D040D">
        <w:rPr>
          <w:color w:val="000000"/>
        </w:rPr>
        <w:t>(6290), 1228-1231. doi:10.1126/</w:t>
      </w:r>
      <w:proofErr w:type="gramStart"/>
      <w:r w:rsidRPr="005D040D">
        <w:rPr>
          <w:color w:val="000000"/>
        </w:rPr>
        <w:t>science.aaf</w:t>
      </w:r>
      <w:proofErr w:type="gramEnd"/>
      <w:r w:rsidRPr="005D040D">
        <w:rPr>
          <w:color w:val="000000"/>
        </w:rPr>
        <w:t>3161</w:t>
      </w:r>
    </w:p>
    <w:p w14:paraId="0493DA72"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35" w:name="_3as4poj" w:colFirst="0" w:colLast="0"/>
      <w:bookmarkEnd w:id="35"/>
      <w:r w:rsidRPr="005D040D">
        <w:rPr>
          <w:color w:val="000000"/>
        </w:rPr>
        <w:t xml:space="preserve">Frantz, L. A., Schraiber, J. G., Madsen, O., Megens, H. J., Cagan, A., Bosse, M., . . . Groenen, M. A. (2015). Evidence of long-term gene flow and selection during domestication from analyses of Eurasian wild and domestic pig genomes. </w:t>
      </w:r>
      <w:r w:rsidRPr="005D040D">
        <w:rPr>
          <w:i/>
          <w:color w:val="000000"/>
        </w:rPr>
        <w:t>Nat Genet, 47</w:t>
      </w:r>
      <w:r w:rsidRPr="005D040D">
        <w:rPr>
          <w:color w:val="000000"/>
        </w:rPr>
        <w:t>(10), 1141-1148. doi:10.1038/ng.3394</w:t>
      </w:r>
    </w:p>
    <w:p w14:paraId="37300109"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36" w:name="_1pxezwc" w:colFirst="0" w:colLast="0"/>
      <w:bookmarkEnd w:id="36"/>
      <w:r w:rsidRPr="005D040D">
        <w:rPr>
          <w:color w:val="000000"/>
        </w:rPr>
        <w:t xml:space="preserve">Freedman, A. H., Gronau, I., Schweizer, R. M., Ortega-Del Vecchyo, D., Han, E., Silva, P. M., . . . Novembre, J. (2014). Genome sequencing highlights the dynamic early history of dogs. </w:t>
      </w:r>
      <w:r w:rsidRPr="005D040D">
        <w:rPr>
          <w:i/>
          <w:color w:val="000000"/>
        </w:rPr>
        <w:t>PLoS Genet, 10</w:t>
      </w:r>
      <w:r w:rsidRPr="005D040D">
        <w:rPr>
          <w:color w:val="000000"/>
        </w:rPr>
        <w:t xml:space="preserve">(1), e1004016. </w:t>
      </w:r>
      <w:proofErr w:type="gramStart"/>
      <w:r w:rsidRPr="005D040D">
        <w:rPr>
          <w:color w:val="000000"/>
        </w:rPr>
        <w:t>doi:10.1371/journal.pgen</w:t>
      </w:r>
      <w:proofErr w:type="gramEnd"/>
      <w:r w:rsidRPr="005D040D">
        <w:rPr>
          <w:color w:val="000000"/>
        </w:rPr>
        <w:t>.1004016</w:t>
      </w:r>
    </w:p>
    <w:p w14:paraId="47A483E5"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37" w:name="_49x2ik5" w:colFirst="0" w:colLast="0"/>
      <w:bookmarkEnd w:id="37"/>
      <w:r w:rsidRPr="005D040D">
        <w:rPr>
          <w:color w:val="000000"/>
        </w:rPr>
        <w:t xml:space="preserve">Green, R. E., Krause, J., Briggs, A. W., Maricic, T., Stenzel, U., Kircher, M., . . . Paabo, S. (2010). A draft sequence of the Neandertal genome. </w:t>
      </w:r>
      <w:r w:rsidRPr="005D040D">
        <w:rPr>
          <w:i/>
          <w:color w:val="000000"/>
        </w:rPr>
        <w:t>Science, 328</w:t>
      </w:r>
      <w:r w:rsidRPr="005D040D">
        <w:rPr>
          <w:color w:val="000000"/>
        </w:rPr>
        <w:t>(5979), 710-722. doi:10.1126/science.1188021</w:t>
      </w:r>
    </w:p>
    <w:p w14:paraId="0D64C8ED"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38" w:name="_2p2csry" w:colFirst="0" w:colLast="0"/>
      <w:bookmarkEnd w:id="38"/>
      <w:r w:rsidRPr="005D040D">
        <w:rPr>
          <w:color w:val="000000"/>
        </w:rPr>
        <w:t xml:space="preserve">Groenen, M. A., Archibald, A. L., Uenishi, H., Tuggle, C. K., Takeuchi, Y., Rothschild, M. F., . . . Megens, </w:t>
      </w:r>
      <w:r w:rsidRPr="005D040D">
        <w:rPr>
          <w:color w:val="000000"/>
        </w:rPr>
        <w:lastRenderedPageBreak/>
        <w:t xml:space="preserve">H.-J. (2012). Analyses of pig genomes provide insight into porcine demography and evolution. </w:t>
      </w:r>
      <w:r w:rsidRPr="005D040D">
        <w:rPr>
          <w:i/>
          <w:color w:val="000000"/>
        </w:rPr>
        <w:t>Nature, 491</w:t>
      </w:r>
      <w:r w:rsidRPr="005D040D">
        <w:rPr>
          <w:color w:val="000000"/>
        </w:rPr>
        <w:t xml:space="preserve">(7424), 393-398. </w:t>
      </w:r>
    </w:p>
    <w:p w14:paraId="6E7CF2AD"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39" w:name="_147n2zr" w:colFirst="0" w:colLast="0"/>
      <w:bookmarkEnd w:id="39"/>
      <w:r w:rsidRPr="005D040D">
        <w:rPr>
          <w:color w:val="000000"/>
        </w:rPr>
        <w:t xml:space="preserve">Gutenkunst, R. N., Hernandez, R. D., Williamson, S. H., &amp; Bustamante, C. D. (2009). Inferring the joint demographic history of multiple populations from multidimensional SNP frequency data. </w:t>
      </w:r>
      <w:r w:rsidRPr="005D040D">
        <w:rPr>
          <w:i/>
          <w:color w:val="000000"/>
        </w:rPr>
        <w:t>PLoS Genet, 5</w:t>
      </w:r>
      <w:r w:rsidRPr="005D040D">
        <w:rPr>
          <w:color w:val="000000"/>
        </w:rPr>
        <w:t xml:space="preserve">(10), e1000695. </w:t>
      </w:r>
      <w:proofErr w:type="gramStart"/>
      <w:r w:rsidRPr="005D040D">
        <w:rPr>
          <w:color w:val="000000"/>
        </w:rPr>
        <w:t>doi:10.1371/journal.pgen</w:t>
      </w:r>
      <w:proofErr w:type="gramEnd"/>
      <w:r w:rsidRPr="005D040D">
        <w:rPr>
          <w:color w:val="000000"/>
        </w:rPr>
        <w:t>.1000695</w:t>
      </w:r>
    </w:p>
    <w:p w14:paraId="4A76DB19"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40" w:name="_3o7alnk" w:colFirst="0" w:colLast="0"/>
      <w:bookmarkEnd w:id="40"/>
      <w:r w:rsidRPr="005D040D">
        <w:rPr>
          <w:color w:val="000000"/>
        </w:rPr>
        <w:t xml:space="preserve">Han, F., Lamichhaney, S., Grant, B. R., Grant, P. R., Andersson, L., &amp; Webster, M. T. (2017). Gene flow, ancient polymorphism, and ecological adaptation shape the genomic landscape of divergence among Darwin's finches. </w:t>
      </w:r>
      <w:r w:rsidRPr="005D040D">
        <w:rPr>
          <w:i/>
          <w:color w:val="000000"/>
        </w:rPr>
        <w:t>Genome Res, 27</w:t>
      </w:r>
      <w:r w:rsidRPr="005D040D">
        <w:rPr>
          <w:color w:val="000000"/>
        </w:rPr>
        <w:t>(6), 1004-1015. doi:10.1101/gr.212522.116</w:t>
      </w:r>
    </w:p>
    <w:p w14:paraId="4CC0187C"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41" w:name="_23ckvvd" w:colFirst="0" w:colLast="0"/>
      <w:bookmarkEnd w:id="41"/>
      <w:r w:rsidRPr="005D040D">
        <w:rPr>
          <w:color w:val="000000"/>
        </w:rPr>
        <w:t xml:space="preserve">Harr, B. (2006). Genomic islands of differentiation between house mouse subspecies. </w:t>
      </w:r>
      <w:r w:rsidRPr="005D040D">
        <w:rPr>
          <w:i/>
          <w:color w:val="000000"/>
        </w:rPr>
        <w:t>Genome Research, 16</w:t>
      </w:r>
      <w:r w:rsidRPr="005D040D">
        <w:rPr>
          <w:color w:val="000000"/>
        </w:rPr>
        <w:t xml:space="preserve">(6), 730-737. </w:t>
      </w:r>
    </w:p>
    <w:p w14:paraId="0078350D"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42" w:name="_ihv636" w:colFirst="0" w:colLast="0"/>
      <w:bookmarkEnd w:id="42"/>
      <w:r w:rsidRPr="005D040D">
        <w:rPr>
          <w:color w:val="000000"/>
        </w:rPr>
        <w:t xml:space="preserve">Huang, Y., Li, Y., Burt, D. W., Chen, H., Zhang, Y., Qian, W., . . . Li, J. (2013). The duck genome and transcriptome provide insight into an avian influenza virus reservoir species. </w:t>
      </w:r>
      <w:r w:rsidRPr="005D040D">
        <w:rPr>
          <w:i/>
          <w:color w:val="000000"/>
        </w:rPr>
        <w:t>Nature genetics, 45</w:t>
      </w:r>
      <w:r w:rsidRPr="005D040D">
        <w:rPr>
          <w:color w:val="000000"/>
        </w:rPr>
        <w:t xml:space="preserve">(7), 776-783. </w:t>
      </w:r>
    </w:p>
    <w:p w14:paraId="1E97EBB2"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43" w:name="_32hioqz" w:colFirst="0" w:colLast="0"/>
      <w:bookmarkEnd w:id="43"/>
      <w:r w:rsidRPr="005D040D">
        <w:rPr>
          <w:color w:val="000000"/>
        </w:rPr>
        <w:t xml:space="preserve">Huang, Y., Zhao, Y., Haley, C. S., Hu, S., Hao, J., Wu, C., &amp; Li, N. (2006). A genetic and cytogenetic map for the duck (Anas platyrhynchos). </w:t>
      </w:r>
      <w:r w:rsidRPr="005D040D">
        <w:rPr>
          <w:i/>
          <w:color w:val="000000"/>
        </w:rPr>
        <w:t>Genetics, 173</w:t>
      </w:r>
      <w:r w:rsidRPr="005D040D">
        <w:rPr>
          <w:color w:val="000000"/>
        </w:rPr>
        <w:t>(1), 287-296. doi:10.1534/genetics.105.053256</w:t>
      </w:r>
    </w:p>
    <w:p w14:paraId="4539D971"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44" w:name="_1hmsyys" w:colFirst="0" w:colLast="0"/>
      <w:bookmarkEnd w:id="44"/>
      <w:r w:rsidRPr="005D040D">
        <w:rPr>
          <w:color w:val="000000"/>
        </w:rPr>
        <w:t xml:space="preserve">Irving-Pease, E. K., Frantz, L. A. F., Sykes, N., Callou, C., &amp; Larson, G. (2018). Rabbits and the Specious Origins of Domestication. </w:t>
      </w:r>
      <w:r w:rsidRPr="005D040D">
        <w:rPr>
          <w:i/>
          <w:color w:val="000000"/>
        </w:rPr>
        <w:t>Trends Ecol Evol, 33</w:t>
      </w:r>
      <w:r w:rsidRPr="005D040D">
        <w:rPr>
          <w:color w:val="000000"/>
        </w:rPr>
        <w:t xml:space="preserve">(3), 149-152. </w:t>
      </w:r>
      <w:proofErr w:type="gramStart"/>
      <w:r w:rsidRPr="005D040D">
        <w:rPr>
          <w:color w:val="000000"/>
        </w:rPr>
        <w:t>doi:10.1016/j.tree</w:t>
      </w:r>
      <w:proofErr w:type="gramEnd"/>
      <w:r w:rsidRPr="005D040D">
        <w:rPr>
          <w:color w:val="000000"/>
        </w:rPr>
        <w:t>.2017.12.009</w:t>
      </w:r>
    </w:p>
    <w:p w14:paraId="575797DB"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45" w:name="_41mghml" w:colFirst="0" w:colLast="0"/>
      <w:bookmarkEnd w:id="45"/>
      <w:r w:rsidRPr="005D040D">
        <w:rPr>
          <w:color w:val="000000"/>
        </w:rPr>
        <w:t xml:space="preserve">Jakus, Z., Gleghorn, J. P., Enis, D. R., Sen, A., Chia, S., Liu, X., . . . Kahn, M. L. (2014). Lymphatic function is required prenatally for lung inflation at birth. </w:t>
      </w:r>
      <w:r w:rsidRPr="005D040D">
        <w:rPr>
          <w:i/>
          <w:color w:val="000000"/>
        </w:rPr>
        <w:t>Journal of Experimental Medicine, 211</w:t>
      </w:r>
      <w:r w:rsidRPr="005D040D">
        <w:rPr>
          <w:color w:val="000000"/>
        </w:rPr>
        <w:t>(5), 815-826. doi:10.1084/jem.20132308</w:t>
      </w:r>
    </w:p>
    <w:p w14:paraId="56699FF2"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46" w:name="_2grqrue" w:colFirst="0" w:colLast="0"/>
      <w:bookmarkEnd w:id="46"/>
      <w:r w:rsidRPr="005D040D">
        <w:rPr>
          <w:color w:val="000000"/>
        </w:rPr>
        <w:t xml:space="preserve">Larson, G., &amp; Fuller, D. Q. (2014). The Evolution of Animal Domestication. </w:t>
      </w:r>
      <w:r w:rsidRPr="005D040D">
        <w:rPr>
          <w:i/>
          <w:color w:val="000000"/>
        </w:rPr>
        <w:t>Annual Review of Ecology, Evolution, and Systematics, Vol 45, 45</w:t>
      </w:r>
      <w:r w:rsidRPr="005D040D">
        <w:rPr>
          <w:color w:val="000000"/>
        </w:rPr>
        <w:t>, 115-136. doi:10.1146/annurev-ecolsys-110512-135813</w:t>
      </w:r>
    </w:p>
    <w:p w14:paraId="2D29FCA1"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47" w:name="_vx1227" w:colFirst="0" w:colLast="0"/>
      <w:bookmarkEnd w:id="47"/>
      <w:r w:rsidRPr="005D040D">
        <w:rPr>
          <w:color w:val="000000"/>
        </w:rPr>
        <w:t xml:space="preserve">Lavretsky, P., Dacosta, J. M., Hernandez-Banos, B. E., Engilis, A., Jr., Sorenson, M. D., &amp; Peters, J. L. (2015). Speciation genomics and a role for the Z chromosome in the early stages of divergence between Mexican ducks and mallards. </w:t>
      </w:r>
      <w:r w:rsidRPr="005D040D">
        <w:rPr>
          <w:i/>
          <w:color w:val="000000"/>
        </w:rPr>
        <w:t>Mol Ecol, 24</w:t>
      </w:r>
      <w:r w:rsidRPr="005D040D">
        <w:rPr>
          <w:color w:val="000000"/>
        </w:rPr>
        <w:t>(21), 5364-5378. doi:10.1111/mec.13402</w:t>
      </w:r>
    </w:p>
    <w:p w14:paraId="3ECD6DAD"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48" w:name="_3fwokq0" w:colFirst="0" w:colLast="0"/>
      <w:bookmarkEnd w:id="48"/>
      <w:r w:rsidRPr="005D040D">
        <w:rPr>
          <w:color w:val="000000"/>
        </w:rPr>
        <w:t xml:space="preserve">Lavretsky, P., McCracken, K. G., &amp; Peters, J. L. (2014). Phylogenetics of a recent radiation in the mallards and allies (Aves: Anas): inferences from a genomic transect and the multispecies coalescent. </w:t>
      </w:r>
      <w:r w:rsidRPr="005D040D">
        <w:rPr>
          <w:i/>
          <w:color w:val="000000"/>
        </w:rPr>
        <w:t>Mol Phylogenet Evol, 70</w:t>
      </w:r>
      <w:r w:rsidRPr="005D040D">
        <w:rPr>
          <w:color w:val="000000"/>
        </w:rPr>
        <w:t xml:space="preserve">, 402-411. </w:t>
      </w:r>
      <w:proofErr w:type="gramStart"/>
      <w:r w:rsidRPr="005D040D">
        <w:rPr>
          <w:color w:val="000000"/>
        </w:rPr>
        <w:t>doi:10.1016/j.ympev</w:t>
      </w:r>
      <w:proofErr w:type="gramEnd"/>
      <w:r w:rsidRPr="005D040D">
        <w:rPr>
          <w:color w:val="000000"/>
        </w:rPr>
        <w:t>.2013.08.008</w:t>
      </w:r>
    </w:p>
    <w:p w14:paraId="69F560BC"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49" w:name="_1v1yuxt" w:colFirst="0" w:colLast="0"/>
      <w:bookmarkEnd w:id="49"/>
      <w:r w:rsidRPr="005D040D">
        <w:rPr>
          <w:color w:val="000000"/>
        </w:rPr>
        <w:t xml:space="preserve">Li, H., &amp; Durbin, R. (2011). Inference of human population history from individual whole-genome sequences. </w:t>
      </w:r>
      <w:r w:rsidRPr="005D040D">
        <w:rPr>
          <w:i/>
          <w:color w:val="000000"/>
        </w:rPr>
        <w:t>Nature, 475</w:t>
      </w:r>
      <w:r w:rsidRPr="005D040D">
        <w:rPr>
          <w:color w:val="000000"/>
        </w:rPr>
        <w:t>(7357), 493-496. doi:10.1038/nature10231</w:t>
      </w:r>
    </w:p>
    <w:p w14:paraId="058CF2CD"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50" w:name="_4f1mdlm" w:colFirst="0" w:colLast="0"/>
      <w:bookmarkEnd w:id="50"/>
      <w:r w:rsidRPr="005D040D">
        <w:rPr>
          <w:color w:val="000000"/>
        </w:rPr>
        <w:t xml:space="preserve">Liuzzi, J. P., Aydemir, F., Nam, H., Knutson, M. D., &amp; Cousins, R. J. (2006). Zip14 (Slc39a14) mediates non-transferrin-bound iron uptake into cells. </w:t>
      </w:r>
      <w:r w:rsidRPr="005D040D">
        <w:rPr>
          <w:i/>
          <w:color w:val="000000"/>
        </w:rPr>
        <w:t>Proc Natl Acad Sci U S A, 103</w:t>
      </w:r>
      <w:r w:rsidRPr="005D040D">
        <w:rPr>
          <w:color w:val="000000"/>
        </w:rPr>
        <w:t>(37), 13612-13617. doi:10.1073/pnas.0606424103</w:t>
      </w:r>
    </w:p>
    <w:p w14:paraId="0B4B6889"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51" w:name="_2u6wntf" w:colFirst="0" w:colLast="0"/>
      <w:bookmarkEnd w:id="51"/>
      <w:r w:rsidRPr="005D040D">
        <w:rPr>
          <w:color w:val="000000"/>
        </w:rPr>
        <w:t xml:space="preserve">Lohmueller, K. E., Bustamante, C. D., &amp; Clark, A. G. (2010). The effect of recent admixture on inference of ancient human population history. </w:t>
      </w:r>
      <w:r w:rsidRPr="005D040D">
        <w:rPr>
          <w:i/>
          <w:color w:val="000000"/>
        </w:rPr>
        <w:t>Genetics, 185</w:t>
      </w:r>
      <w:r w:rsidRPr="005D040D">
        <w:rPr>
          <w:color w:val="000000"/>
        </w:rPr>
        <w:t>(2), 611-622. doi:10.1534/genetics.109.113761</w:t>
      </w:r>
    </w:p>
    <w:p w14:paraId="66F5FCE0"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52" w:name="_19c6y18" w:colFirst="0" w:colLast="0"/>
      <w:bookmarkEnd w:id="52"/>
      <w:r w:rsidRPr="005D040D">
        <w:rPr>
          <w:color w:val="000000"/>
        </w:rPr>
        <w:t xml:space="preserve">Madge, S., &amp; Burn, H. (1988). </w:t>
      </w:r>
      <w:r w:rsidRPr="005D040D">
        <w:rPr>
          <w:i/>
          <w:color w:val="000000"/>
        </w:rPr>
        <w:t>Waterfowl: an identification guide to the ducks, geese, and swans of the world</w:t>
      </w:r>
      <w:r w:rsidRPr="005D040D">
        <w:rPr>
          <w:color w:val="000000"/>
        </w:rPr>
        <w:t>: Houghton Mifflin.</w:t>
      </w:r>
    </w:p>
    <w:p w14:paraId="05F3048E"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53" w:name="_3tbugp1" w:colFirst="0" w:colLast="0"/>
      <w:bookmarkEnd w:id="53"/>
      <w:r w:rsidRPr="005D040D">
        <w:rPr>
          <w:color w:val="000000"/>
        </w:rPr>
        <w:t xml:space="preserve">Martin, S. H., Dasmahapatra, K. K., Nadeau, N. J., Salazar, C., Walters, J. R., Simpson, F., . . . Jiggins, C. D. (2013). Genome-wide evidence for speciation with gene flow in Heliconius butterflies. </w:t>
      </w:r>
      <w:r w:rsidRPr="005D040D">
        <w:rPr>
          <w:i/>
          <w:color w:val="000000"/>
        </w:rPr>
        <w:t>Genome Res, 23</w:t>
      </w:r>
      <w:r w:rsidRPr="005D040D">
        <w:rPr>
          <w:color w:val="000000"/>
        </w:rPr>
        <w:t>(11), 1817-1828. doi:10.1101/gr.159426.113</w:t>
      </w:r>
    </w:p>
    <w:p w14:paraId="570273A2"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54" w:name="_28h4qwu" w:colFirst="0" w:colLast="0"/>
      <w:bookmarkEnd w:id="54"/>
      <w:r w:rsidRPr="005D040D">
        <w:rPr>
          <w:color w:val="000000"/>
        </w:rPr>
        <w:t xml:space="preserve">McCarthy, R. C., &amp; Kosman, D. J. (2015). Iron transport across the blood–brain barrier: development, neurovascular regulation and cerebral amyloid angiopathy. </w:t>
      </w:r>
      <w:r w:rsidRPr="005D040D">
        <w:rPr>
          <w:i/>
          <w:color w:val="000000"/>
        </w:rPr>
        <w:t xml:space="preserve">Cellular and molecular life </w:t>
      </w:r>
      <w:r w:rsidRPr="005D040D">
        <w:rPr>
          <w:i/>
          <w:color w:val="000000"/>
        </w:rPr>
        <w:lastRenderedPageBreak/>
        <w:t>sciences, 72</w:t>
      </w:r>
      <w:r w:rsidRPr="005D040D">
        <w:rPr>
          <w:color w:val="000000"/>
        </w:rPr>
        <w:t xml:space="preserve">(4), 709-727. </w:t>
      </w:r>
    </w:p>
    <w:p w14:paraId="141AE299"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55" w:name="_nmf14n" w:colFirst="0" w:colLast="0"/>
      <w:bookmarkEnd w:id="55"/>
      <w:r w:rsidRPr="005D040D">
        <w:rPr>
          <w:color w:val="000000"/>
        </w:rPr>
        <w:t xml:space="preserve">Misawa, K., &amp; Tajima, F. (1997). Estimation of the amount of DNA polymorphism when the neutral mutation rate varies among sites. </w:t>
      </w:r>
      <w:r w:rsidRPr="005D040D">
        <w:rPr>
          <w:i/>
          <w:color w:val="000000"/>
        </w:rPr>
        <w:t>Genetics, 147</w:t>
      </w:r>
      <w:r w:rsidRPr="005D040D">
        <w:rPr>
          <w:color w:val="000000"/>
        </w:rPr>
        <w:t xml:space="preserve">(4), 1959-1964. </w:t>
      </w:r>
    </w:p>
    <w:p w14:paraId="6673CBC4"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56" w:name="_37m2jsg" w:colFirst="0" w:colLast="0"/>
      <w:bookmarkEnd w:id="56"/>
      <w:r w:rsidRPr="005D040D">
        <w:rPr>
          <w:color w:val="000000"/>
        </w:rPr>
        <w:t xml:space="preserve">Nadachowska-Brzyska, K., Burri, R., Olason, P. I., Kawakami, T., Smeds, L., &amp; Ellegren, H. (2013). Demographic divergence history of pied flycatcher and collared flycatcher inferred from whole-genome re-sequencing data. </w:t>
      </w:r>
      <w:r w:rsidRPr="005D040D">
        <w:rPr>
          <w:i/>
          <w:color w:val="000000"/>
        </w:rPr>
        <w:t>PLoS Genet, 9</w:t>
      </w:r>
      <w:r w:rsidRPr="005D040D">
        <w:rPr>
          <w:color w:val="000000"/>
        </w:rPr>
        <w:t xml:space="preserve">(11), e1003942. </w:t>
      </w:r>
      <w:proofErr w:type="gramStart"/>
      <w:r w:rsidRPr="005D040D">
        <w:rPr>
          <w:color w:val="000000"/>
        </w:rPr>
        <w:t>doi:10.1371/journal.pgen</w:t>
      </w:r>
      <w:proofErr w:type="gramEnd"/>
      <w:r w:rsidRPr="005D040D">
        <w:rPr>
          <w:color w:val="000000"/>
        </w:rPr>
        <w:t>.1003942</w:t>
      </w:r>
    </w:p>
    <w:p w14:paraId="035D0349"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57" w:name="_1mrcu09" w:colFirst="0" w:colLast="0"/>
      <w:bookmarkEnd w:id="57"/>
      <w:r w:rsidRPr="005D040D">
        <w:rPr>
          <w:color w:val="000000"/>
        </w:rPr>
        <w:t xml:space="preserve">Nadachowska-Brzyska, K., Li, C., Smeds, L., Zhang, G., &amp; Ellegren, H. (2015). Temporal Dynamics of Avian Populations during Pleistocene Revealed by Whole-Genome Sequences. </w:t>
      </w:r>
      <w:r w:rsidRPr="005D040D">
        <w:rPr>
          <w:i/>
          <w:color w:val="000000"/>
        </w:rPr>
        <w:t>Curr Biol, 25</w:t>
      </w:r>
      <w:r w:rsidRPr="005D040D">
        <w:rPr>
          <w:color w:val="000000"/>
        </w:rPr>
        <w:t xml:space="preserve">(10), 1375-1380. </w:t>
      </w:r>
      <w:proofErr w:type="gramStart"/>
      <w:r w:rsidRPr="005D040D">
        <w:rPr>
          <w:color w:val="000000"/>
        </w:rPr>
        <w:t>doi:10.1016/j.cub</w:t>
      </w:r>
      <w:proofErr w:type="gramEnd"/>
      <w:r w:rsidRPr="005D040D">
        <w:rPr>
          <w:color w:val="000000"/>
        </w:rPr>
        <w:t>.2015.03.047</w:t>
      </w:r>
    </w:p>
    <w:p w14:paraId="2253BC45"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58" w:name="_46r0co2" w:colFirst="0" w:colLast="0"/>
      <w:bookmarkEnd w:id="58"/>
      <w:r w:rsidRPr="005D040D">
        <w:rPr>
          <w:color w:val="000000"/>
        </w:rPr>
        <w:t xml:space="preserve">Nakao, N., Yasuo, S., Nishimura, A., Yamamura, T., Watanabe, T., Anraku, T., . . . Yoshimura, T. (2007). Circadian clock gene regulation of steroidogenic acute regulatory protein gene expression in preovulatory ovarian follicles. </w:t>
      </w:r>
      <w:r w:rsidRPr="005D040D">
        <w:rPr>
          <w:i/>
          <w:color w:val="000000"/>
        </w:rPr>
        <w:t>Endocrinology, 148</w:t>
      </w:r>
      <w:r w:rsidRPr="005D040D">
        <w:rPr>
          <w:color w:val="000000"/>
        </w:rPr>
        <w:t>(7), 3031-3038. doi:10.1210/en.2007-0044</w:t>
      </w:r>
    </w:p>
    <w:p w14:paraId="016A781D"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59" w:name="_2lwamvv" w:colFirst="0" w:colLast="0"/>
      <w:bookmarkEnd w:id="59"/>
      <w:r w:rsidRPr="005D040D">
        <w:rPr>
          <w:color w:val="000000"/>
        </w:rPr>
        <w:t xml:space="preserve">Ni Leathlobhair, M., Perri, A. R., Irving-Pease, E. K., Witt, K. E., Linderholm, A., Haile, J., . . . Frantz, L. A. F. (2018). The evolutionary history of dogs in the Americas. </w:t>
      </w:r>
      <w:r w:rsidRPr="005D040D">
        <w:rPr>
          <w:i/>
          <w:color w:val="000000"/>
        </w:rPr>
        <w:t>Science, 361</w:t>
      </w:r>
      <w:r w:rsidRPr="005D040D">
        <w:rPr>
          <w:color w:val="000000"/>
        </w:rPr>
        <w:t>(6397), 81-85. doi:10.1126/</w:t>
      </w:r>
      <w:proofErr w:type="gramStart"/>
      <w:r w:rsidRPr="005D040D">
        <w:rPr>
          <w:color w:val="000000"/>
        </w:rPr>
        <w:t>science.aao</w:t>
      </w:r>
      <w:proofErr w:type="gramEnd"/>
      <w:r w:rsidRPr="005D040D">
        <w:rPr>
          <w:color w:val="000000"/>
        </w:rPr>
        <w:t>4776</w:t>
      </w:r>
    </w:p>
    <w:p w14:paraId="6C8EAA3A"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60" w:name="_111kx3o" w:colFirst="0" w:colLast="0"/>
      <w:bookmarkEnd w:id="60"/>
      <w:r w:rsidRPr="005D040D">
        <w:rPr>
          <w:color w:val="000000"/>
        </w:rPr>
        <w:t xml:space="preserve">Reich, D., Thangaraj, K., Patterson, N., Price, A. L., &amp; Singh, L. (2009). Reconstructing Indian population history. </w:t>
      </w:r>
      <w:r w:rsidRPr="005D040D">
        <w:rPr>
          <w:i/>
          <w:color w:val="000000"/>
        </w:rPr>
        <w:t>Nature, 461</w:t>
      </w:r>
      <w:r w:rsidRPr="005D040D">
        <w:rPr>
          <w:color w:val="000000"/>
        </w:rPr>
        <w:t>(7263), 489-494. doi:10.1038/nature08365</w:t>
      </w:r>
    </w:p>
    <w:p w14:paraId="38256E08"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61" w:name="_3l18frh" w:colFirst="0" w:colLast="0"/>
      <w:bookmarkEnd w:id="61"/>
      <w:r w:rsidRPr="005D040D">
        <w:rPr>
          <w:color w:val="000000"/>
        </w:rPr>
        <w:t xml:space="preserve">Richards, J. (2017). </w:t>
      </w:r>
      <w:hyperlink r:id="rId11">
        <w:r w:rsidRPr="005D040D">
          <w:rPr>
            <w:color w:val="0000FF"/>
            <w:u w:val="single"/>
          </w:rPr>
          <w:t>www.waterfowl.org.uk</w:t>
        </w:r>
      </w:hyperlink>
      <w:r w:rsidRPr="005D040D">
        <w:rPr>
          <w:color w:val="000000"/>
        </w:rPr>
        <w:t xml:space="preserve">.   Retrieved from </w:t>
      </w:r>
      <w:hyperlink r:id="rId12">
        <w:r w:rsidRPr="005D040D">
          <w:rPr>
            <w:color w:val="0000FF"/>
            <w:u w:val="single"/>
          </w:rPr>
          <w:t>http://www.waterfowl.org.uk/index.html</w:t>
        </w:r>
      </w:hyperlink>
    </w:p>
    <w:p w14:paraId="0EFAEAC6"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62" w:name="_206ipza" w:colFirst="0" w:colLast="0"/>
      <w:bookmarkEnd w:id="62"/>
      <w:r w:rsidRPr="005D040D">
        <w:rPr>
          <w:color w:val="000000"/>
        </w:rPr>
        <w:t xml:space="preserve">Rodgers, J. L. (1999). The Bootstrap, the Jackknife, and the Randomization Test: A Sampling Taxonomy. </w:t>
      </w:r>
      <w:r w:rsidRPr="005D040D">
        <w:rPr>
          <w:i/>
          <w:color w:val="000000"/>
        </w:rPr>
        <w:t>Multivariate Behav Res, 34</w:t>
      </w:r>
      <w:r w:rsidRPr="005D040D">
        <w:rPr>
          <w:color w:val="000000"/>
        </w:rPr>
        <w:t>(4), 441-456. doi:10.1207/S15327906MBR3404_2</w:t>
      </w:r>
    </w:p>
    <w:p w14:paraId="4B0D5471"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63" w:name="_4k668n3" w:colFirst="0" w:colLast="0"/>
      <w:bookmarkEnd w:id="63"/>
      <w:r w:rsidRPr="005D040D">
        <w:rPr>
          <w:color w:val="000000"/>
        </w:rPr>
        <w:t xml:space="preserve">Rubin, C. J., Megens, H. J., Martinez Barrio, A., Maqbool, K., Sayyab, S., Schwochow, D., . . . Andersson, L. (2012). Strong signatures of selection in the domestic pig genome. </w:t>
      </w:r>
      <w:r w:rsidRPr="005D040D">
        <w:rPr>
          <w:i/>
          <w:color w:val="000000"/>
        </w:rPr>
        <w:t>Proc Natl Acad Sci U S A, 109</w:t>
      </w:r>
      <w:r w:rsidRPr="005D040D">
        <w:rPr>
          <w:color w:val="000000"/>
        </w:rPr>
        <w:t>(48), 19529-19536. doi:10.1073/pnas.1217149109</w:t>
      </w:r>
    </w:p>
    <w:p w14:paraId="596D5AD3"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64" w:name="_2zbgiuw" w:colFirst="0" w:colLast="0"/>
      <w:bookmarkEnd w:id="64"/>
      <w:r w:rsidRPr="005D040D">
        <w:rPr>
          <w:color w:val="000000"/>
        </w:rPr>
        <w:t xml:space="preserve">Rubin, C. J., Zody, M. C., Eriksson, J., Meadows, J. R., Sherwood, E., Webster, M. T., . . . Andersson, L. (2010). Whole-genome resequencing reveals loci under selection during chicken domestication. </w:t>
      </w:r>
      <w:r w:rsidRPr="005D040D">
        <w:rPr>
          <w:i/>
          <w:color w:val="000000"/>
        </w:rPr>
        <w:t>Nature, 464</w:t>
      </w:r>
      <w:r w:rsidRPr="005D040D">
        <w:rPr>
          <w:color w:val="000000"/>
        </w:rPr>
        <w:t>(7288), 587-591. doi:10.1038/nature08832</w:t>
      </w:r>
    </w:p>
    <w:p w14:paraId="53424072"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65" w:name="_1egqt2p" w:colFirst="0" w:colLast="0"/>
      <w:bookmarkEnd w:id="65"/>
      <w:r w:rsidRPr="005D040D">
        <w:rPr>
          <w:color w:val="000000"/>
        </w:rPr>
        <w:t xml:space="preserve">Saether, S. A., Saetre, G. P., Borge, T., Wiley, C., Svedin, N., Andersson, G., . . . Qvarnstrom, A. (2007). Sex chromosome-linked species recognition and evolution of reproductive isolation in flycatchers. </w:t>
      </w:r>
      <w:r w:rsidRPr="005D040D">
        <w:rPr>
          <w:i/>
          <w:color w:val="000000"/>
        </w:rPr>
        <w:t>Science, 318</w:t>
      </w:r>
      <w:r w:rsidRPr="005D040D">
        <w:rPr>
          <w:color w:val="000000"/>
        </w:rPr>
        <w:t>(5847), 95-97. doi:10.1126/science.1141506</w:t>
      </w:r>
    </w:p>
    <w:p w14:paraId="2FAF2F8E"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66" w:name="_3ygebqi" w:colFirst="0" w:colLast="0"/>
      <w:bookmarkEnd w:id="66"/>
      <w:r w:rsidRPr="005D040D">
        <w:rPr>
          <w:color w:val="000000"/>
        </w:rPr>
        <w:t xml:space="preserve">Saetre, G. P., Borge, T., Lindroos, K., Haavie, J., Sheldon, B. C., Primmer, C., &amp; Syvanen, A. C. (2003). Sex chromosome evolution and speciation in Ficedula flycatchers. </w:t>
      </w:r>
      <w:r w:rsidRPr="005D040D">
        <w:rPr>
          <w:i/>
          <w:color w:val="000000"/>
        </w:rPr>
        <w:t>Proc Biol Sci, 270</w:t>
      </w:r>
      <w:r w:rsidRPr="005D040D">
        <w:rPr>
          <w:color w:val="000000"/>
        </w:rPr>
        <w:t>(1510), 53-59. doi:10.1098/rspb.2002.2204</w:t>
      </w:r>
    </w:p>
    <w:p w14:paraId="6EC021C4"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67" w:name="_2dlolyb" w:colFirst="0" w:colLast="0"/>
      <w:bookmarkEnd w:id="67"/>
      <w:r w:rsidRPr="005D040D">
        <w:rPr>
          <w:color w:val="000000"/>
        </w:rPr>
        <w:t xml:space="preserve">Sebag, J. A., Zhang, C., Hinkle, P. M., Bradshaw, A. M., &amp; Cone, R. D. (2013). Developmental control of the melanocortin-4 receptor by MRAP2 proteins in zebrafish. </w:t>
      </w:r>
      <w:r w:rsidRPr="005D040D">
        <w:rPr>
          <w:i/>
          <w:color w:val="000000"/>
        </w:rPr>
        <w:t>Science, 341</w:t>
      </w:r>
      <w:r w:rsidRPr="005D040D">
        <w:rPr>
          <w:color w:val="000000"/>
        </w:rPr>
        <w:t>(6143), 278-281. doi:10.1126/science.1232995</w:t>
      </w:r>
    </w:p>
    <w:p w14:paraId="5BDC4B78"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68" w:name="_sqyw64" w:colFirst="0" w:colLast="0"/>
      <w:bookmarkEnd w:id="68"/>
      <w:r w:rsidRPr="005D040D">
        <w:rPr>
          <w:color w:val="000000"/>
        </w:rPr>
        <w:t xml:space="preserve">Seehausen, O., Butlin, R. K., Keller, I., Wagner, C. E., Boughman, J. W., Hohenlohe, P. A., . . . Widmer, A. (2014). Genomics and the origin of species. </w:t>
      </w:r>
      <w:r w:rsidRPr="005D040D">
        <w:rPr>
          <w:i/>
          <w:color w:val="000000"/>
        </w:rPr>
        <w:t>Nat Rev Genet, 15</w:t>
      </w:r>
      <w:r w:rsidRPr="005D040D">
        <w:rPr>
          <w:color w:val="000000"/>
        </w:rPr>
        <w:t>(3), 176-192. doi:10.1038/nrg3644</w:t>
      </w:r>
    </w:p>
    <w:p w14:paraId="2D4830C2"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69" w:name="_3cqmetx" w:colFirst="0" w:colLast="0"/>
      <w:bookmarkEnd w:id="69"/>
      <w:r w:rsidRPr="005D040D">
        <w:rPr>
          <w:color w:val="000000"/>
        </w:rPr>
        <w:t xml:space="preserve">Stern, D. L. (2000). Evolutionary developmental biology and the problem of variation. </w:t>
      </w:r>
      <w:r w:rsidRPr="005D040D">
        <w:rPr>
          <w:i/>
          <w:color w:val="000000"/>
        </w:rPr>
        <w:t>Evolution, 54</w:t>
      </w:r>
      <w:r w:rsidRPr="005D040D">
        <w:rPr>
          <w:color w:val="000000"/>
        </w:rPr>
        <w:t xml:space="preserve">(4), 1079-1091. </w:t>
      </w:r>
    </w:p>
    <w:p w14:paraId="4583471C"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70" w:name="_1rvwp1q" w:colFirst="0" w:colLast="0"/>
      <w:bookmarkEnd w:id="70"/>
      <w:r w:rsidRPr="005D040D">
        <w:rPr>
          <w:color w:val="000000"/>
        </w:rPr>
        <w:t xml:space="preserve">Steve, M. (1992). Waterfowl: an identification guide to the ducks, geese and swans of the world. </w:t>
      </w:r>
      <w:r w:rsidRPr="005D040D">
        <w:rPr>
          <w:i/>
          <w:color w:val="000000"/>
        </w:rPr>
        <w:t>Houthton mifflin in harcout</w:t>
      </w:r>
      <w:r w:rsidRPr="005D040D">
        <w:rPr>
          <w:color w:val="000000"/>
        </w:rPr>
        <w:t xml:space="preserve">, 3. </w:t>
      </w:r>
      <w:bookmarkStart w:id="71" w:name="_4bvk7pj" w:colFirst="0" w:colLast="0"/>
      <w:bookmarkStart w:id="72" w:name="_2r0uhxc" w:colFirst="0" w:colLast="0"/>
      <w:bookmarkEnd w:id="71"/>
      <w:bookmarkEnd w:id="72"/>
    </w:p>
    <w:p w14:paraId="584BE5B2" w14:textId="77777777" w:rsidR="00436E20" w:rsidRPr="005D040D" w:rsidRDefault="00436E20" w:rsidP="00436E20">
      <w:pPr>
        <w:widowControl w:val="0"/>
        <w:pBdr>
          <w:top w:val="nil"/>
          <w:left w:val="nil"/>
          <w:bottom w:val="nil"/>
          <w:right w:val="nil"/>
          <w:between w:val="nil"/>
        </w:pBdr>
        <w:ind w:left="720" w:hanging="720"/>
        <w:jc w:val="both"/>
        <w:rPr>
          <w:color w:val="000000"/>
        </w:rPr>
      </w:pPr>
      <w:r w:rsidRPr="005D040D">
        <w:rPr>
          <w:color w:val="000000"/>
        </w:rPr>
        <w:lastRenderedPageBreak/>
        <w:t xml:space="preserve">Wang, G. D., Zhai, W., Yang, H. C., Fan, R. X., Cao, X., Zhong, L., . . . Zhang, Y. P. (2013). The genomics of selection in dogs and the parallel evolution between dogs and humans. </w:t>
      </w:r>
      <w:r w:rsidRPr="005D040D">
        <w:rPr>
          <w:i/>
          <w:color w:val="000000"/>
        </w:rPr>
        <w:t>Nat Commun, 4</w:t>
      </w:r>
      <w:r w:rsidRPr="005D040D">
        <w:rPr>
          <w:color w:val="000000"/>
        </w:rPr>
        <w:t>, 1860. doi:10.1038/ncomms2814</w:t>
      </w:r>
    </w:p>
    <w:p w14:paraId="72B7C669"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73" w:name="_1664s55" w:colFirst="0" w:colLast="0"/>
      <w:bookmarkEnd w:id="73"/>
      <w:r w:rsidRPr="005D040D">
        <w:rPr>
          <w:color w:val="000000"/>
        </w:rPr>
        <w:t xml:space="preserve">Wang, G. D., Zhai, W., Yang, H. C., Wang, L., Zhong, L., Liu, Y. H., . . . Zhang, Y. P. (2016). Out of southern East Asia: the natural history of domestic dogs across the world. </w:t>
      </w:r>
      <w:r w:rsidRPr="005D040D">
        <w:rPr>
          <w:i/>
          <w:color w:val="000000"/>
        </w:rPr>
        <w:t>Cell Res, 26</w:t>
      </w:r>
      <w:r w:rsidRPr="005D040D">
        <w:rPr>
          <w:color w:val="000000"/>
        </w:rPr>
        <w:t>(1), 21-33. doi:10.1038/cr.2015.147</w:t>
      </w:r>
    </w:p>
    <w:p w14:paraId="0F43A7CD"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74" w:name="_3q5sasy" w:colFirst="0" w:colLast="0"/>
      <w:bookmarkEnd w:id="74"/>
      <w:r w:rsidRPr="005D040D">
        <w:rPr>
          <w:color w:val="000000"/>
        </w:rPr>
        <w:t xml:space="preserve">Warmuth, V., Eriksson, A., Bower, M. A., Barker, G., Barrett, E., Hanks, B. K., . . . Manica, A. (2012). Reconstructing the origin and spread of horse domestication in the Eurasian steppe. </w:t>
      </w:r>
      <w:r w:rsidRPr="005D040D">
        <w:rPr>
          <w:i/>
          <w:color w:val="000000"/>
        </w:rPr>
        <w:t>Proc Natl Acad Sci U S A, 109</w:t>
      </w:r>
      <w:r w:rsidRPr="005D040D">
        <w:rPr>
          <w:color w:val="000000"/>
        </w:rPr>
        <w:t>(21), 8202-8206. doi:10.1073/pnas.1111122109</w:t>
      </w:r>
    </w:p>
    <w:p w14:paraId="31892E7A" w14:textId="77777777" w:rsidR="00436E20" w:rsidRPr="005D040D" w:rsidRDefault="00436E20" w:rsidP="00436E20">
      <w:pPr>
        <w:widowControl w:val="0"/>
        <w:pBdr>
          <w:top w:val="nil"/>
          <w:left w:val="nil"/>
          <w:bottom w:val="nil"/>
          <w:right w:val="nil"/>
          <w:between w:val="nil"/>
        </w:pBdr>
        <w:ind w:left="720" w:hanging="720"/>
        <w:jc w:val="both"/>
        <w:rPr>
          <w:color w:val="000000"/>
        </w:rPr>
      </w:pPr>
      <w:bookmarkStart w:id="75" w:name="_25b2l0r" w:colFirst="0" w:colLast="0"/>
      <w:bookmarkEnd w:id="75"/>
      <w:r w:rsidRPr="005D040D">
        <w:rPr>
          <w:color w:val="000000"/>
        </w:rPr>
        <w:t xml:space="preserve">Xiang, H., Gao, J., Yu, B., Zhou, H., Cai, D., Zhang, Y., . . . Zhao, X. (2014). Early Holocene chicken domestication in northern China. </w:t>
      </w:r>
      <w:r w:rsidRPr="005D040D">
        <w:rPr>
          <w:i/>
          <w:color w:val="000000"/>
        </w:rPr>
        <w:t>Proc Natl Acad Sci U S A, 111</w:t>
      </w:r>
      <w:r w:rsidRPr="005D040D">
        <w:rPr>
          <w:color w:val="000000"/>
        </w:rPr>
        <w:t>(49), 17564-17569. doi:10.1073/pnas.1411882111</w:t>
      </w:r>
    </w:p>
    <w:p w14:paraId="76C8D156" w14:textId="77777777" w:rsidR="00436E20" w:rsidRPr="004C457E" w:rsidRDefault="00436E20" w:rsidP="00436E20">
      <w:pPr>
        <w:pStyle w:val="EndNoteBibliography"/>
        <w:ind w:left="720" w:hanging="720"/>
      </w:pPr>
      <w:r w:rsidRPr="005D040D">
        <w:t xml:space="preserve">Zhuravlev, Y. N., &amp; Kulikova, I. V. (2014). </w:t>
      </w:r>
      <w:r w:rsidRPr="005D040D">
        <w:t>Waterfowl Population Structure: Phylogeographic Inference</w:t>
      </w:r>
      <w:r w:rsidRPr="005D040D">
        <w:t xml:space="preserve">. </w:t>
      </w:r>
      <w:r w:rsidRPr="005D040D">
        <w:rPr>
          <w:i/>
        </w:rPr>
        <w:t>Achievements in the Life Sciences, 8</w:t>
      </w:r>
      <w:r w:rsidRPr="005D040D">
        <w:t xml:space="preserve">(2), 123-127.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ADDIN EN.REFLIST </w:instrText>
      </w:r>
      <w:r>
        <w:rPr>
          <w:rFonts w:ascii="Times New Roman" w:eastAsia="Times New Roman" w:hAnsi="Times New Roman" w:cs="Times New Roman"/>
        </w:rPr>
        <w:fldChar w:fldCharType="separate"/>
      </w:r>
      <w:r w:rsidRPr="004C457E">
        <w:t xml:space="preserve">Armistead, H. T. (2014). Flight Ways: Life and Loss at the Edge of Extinction. </w:t>
      </w:r>
      <w:r w:rsidRPr="004C457E">
        <w:rPr>
          <w:i/>
        </w:rPr>
        <w:t>Library Journal, 139</w:t>
      </w:r>
      <w:r w:rsidRPr="004C457E">
        <w:t xml:space="preserve">(14), 138-138. </w:t>
      </w:r>
    </w:p>
    <w:p w14:paraId="1113DA57" w14:textId="77777777" w:rsidR="00436E20" w:rsidRPr="004C457E" w:rsidRDefault="00436E20" w:rsidP="00436E20">
      <w:pPr>
        <w:pStyle w:val="EndNoteBibliography"/>
        <w:ind w:left="720" w:hanging="720"/>
      </w:pPr>
      <w:r w:rsidRPr="004C457E">
        <w:t xml:space="preserve">Axelsson, E., Ratnakumar, A., Arendt, M. L., Maqbool, K., Webster, M. T., Perloski, M., . . . Lindblad-Toh, K. (2013). The genomic signature of dog domestication reveals adaptation to a starch-rich diet. </w:t>
      </w:r>
      <w:r w:rsidRPr="004C457E">
        <w:rPr>
          <w:i/>
        </w:rPr>
        <w:t>Nature, 495</w:t>
      </w:r>
      <w:r w:rsidRPr="004C457E">
        <w:t>(7441), 360-364. doi:10.1038/nature11837</w:t>
      </w:r>
    </w:p>
    <w:p w14:paraId="41ABE617" w14:textId="77777777" w:rsidR="00436E20" w:rsidRPr="004C457E" w:rsidRDefault="00436E20" w:rsidP="00436E20">
      <w:pPr>
        <w:pStyle w:val="EndNoteBibliography"/>
        <w:ind w:left="720" w:hanging="720"/>
      </w:pPr>
      <w:r w:rsidRPr="004C457E">
        <w:t xml:space="preserve">Burga, A., Wang, W., Ben-David, E., Wolf, P. C., Ramey, A. M., Verdugo, C., . . . Kruglyak, L. (2017). A genetic signature of the evolution of loss of flight in the Galapagos cormorant. </w:t>
      </w:r>
      <w:r w:rsidRPr="004C457E">
        <w:rPr>
          <w:i/>
        </w:rPr>
        <w:t>Science, 356</w:t>
      </w:r>
      <w:r w:rsidRPr="004C457E">
        <w:t>(6341). doi:10.1126/science.aal3345</w:t>
      </w:r>
    </w:p>
    <w:p w14:paraId="7AA6D9D1" w14:textId="77777777" w:rsidR="00436E20" w:rsidRPr="004C457E" w:rsidRDefault="00436E20" w:rsidP="00436E20">
      <w:pPr>
        <w:pStyle w:val="EndNoteBibliography"/>
        <w:ind w:left="720" w:hanging="720"/>
      </w:pPr>
      <w:r w:rsidRPr="004C457E">
        <w:t xml:space="preserve">Burri, R., Nater, A., Kawakami, T., Mugal, C. F., Olason, P. I., Smeds, L., . . . Ellegren, H. (2015). Linked selection and recombination rate variation drive the evolution of the genomic landscape of differentiation across the speciation continuum of Ficedula flycatchers. </w:t>
      </w:r>
      <w:r w:rsidRPr="004C457E">
        <w:rPr>
          <w:i/>
        </w:rPr>
        <w:t>Genome Res, 25</w:t>
      </w:r>
      <w:r w:rsidRPr="004C457E">
        <w:t>(11), 1656-1665. doi:10.1101/gr.196485.115</w:t>
      </w:r>
    </w:p>
    <w:p w14:paraId="6DFF227B" w14:textId="77777777" w:rsidR="00436E20" w:rsidRPr="004C457E" w:rsidRDefault="00436E20" w:rsidP="00436E20">
      <w:pPr>
        <w:pStyle w:val="EndNoteBibliography"/>
        <w:ind w:left="720" w:hanging="720"/>
      </w:pPr>
      <w:r w:rsidRPr="004C457E">
        <w:t xml:space="preserve">Campagna, L., McCracken, K. G., &amp; Lovette, I. J. (2019). Gradual evolution towards flightlessness in steamer ducks. </w:t>
      </w:r>
      <w:r w:rsidRPr="004C457E">
        <w:rPr>
          <w:i/>
        </w:rPr>
        <w:t>Evolution, 73</w:t>
      </w:r>
      <w:r w:rsidRPr="004C457E">
        <w:t>(9), 1916-1926. doi:10.1111/evo.13758</w:t>
      </w:r>
    </w:p>
    <w:p w14:paraId="6FDAB6C0" w14:textId="77777777" w:rsidR="00436E20" w:rsidRPr="004C457E" w:rsidRDefault="00436E20" w:rsidP="00436E20">
      <w:pPr>
        <w:pStyle w:val="EndNoteBibliography"/>
        <w:ind w:left="720" w:hanging="720"/>
      </w:pPr>
      <w:r w:rsidRPr="004C457E">
        <w:t xml:space="preserve">Carneiro, M., Rubin, C. J., Di Palma, F., Albert, F. W., Alfoldi, J., Barrio, A. M., . . . Andersson, L. (2014). Rabbit genome analysis reveals a polygenic basis for phenotypic change during domestication. </w:t>
      </w:r>
      <w:r w:rsidRPr="004C457E">
        <w:rPr>
          <w:i/>
        </w:rPr>
        <w:t>Science, 345</w:t>
      </w:r>
      <w:r w:rsidRPr="004C457E">
        <w:t>(6200), 1074-1079. doi:10.1126/science.1253714</w:t>
      </w:r>
    </w:p>
    <w:p w14:paraId="34A1DD82" w14:textId="77777777" w:rsidR="00436E20" w:rsidRPr="004C457E" w:rsidRDefault="00436E20" w:rsidP="00436E20">
      <w:pPr>
        <w:pStyle w:val="EndNoteBibliography"/>
        <w:ind w:left="720" w:hanging="720"/>
      </w:pPr>
      <w:r w:rsidRPr="004C457E">
        <w:t xml:space="preserve">DePristo, M. A., Banks, E., Poplin, R., Garimella, K. V., Maguire, J. R., Hartl, C., . . . Daly, M. J. (2011). A framework for variation discovery and genotyping using next-generation DNA sequencing data. </w:t>
      </w:r>
      <w:r w:rsidRPr="004C457E">
        <w:rPr>
          <w:i/>
        </w:rPr>
        <w:t>Nat Genet, 43</w:t>
      </w:r>
      <w:r w:rsidRPr="004C457E">
        <w:t>(5), 491-498. doi:10.1038/ng.806</w:t>
      </w:r>
    </w:p>
    <w:p w14:paraId="40BBA482" w14:textId="77777777" w:rsidR="00436E20" w:rsidRPr="004C457E" w:rsidRDefault="00436E20" w:rsidP="00436E20">
      <w:pPr>
        <w:pStyle w:val="EndNoteBibliography"/>
        <w:ind w:left="720" w:hanging="720"/>
      </w:pPr>
      <w:r w:rsidRPr="004C457E">
        <w:t xml:space="preserve">Freedman, A. H., Gronau, I., Schweizer, R. M., Ortega-Del Vecchyo, D., Han, E., Silva, P. M., . . . Novembre, J. (2014). Genome sequencing highlights the dynamic early history of dogs. </w:t>
      </w:r>
      <w:r w:rsidRPr="004C457E">
        <w:rPr>
          <w:i/>
        </w:rPr>
        <w:t>PLoS Genet, 10</w:t>
      </w:r>
      <w:r w:rsidRPr="004C457E">
        <w:t>(1), e1004016. doi:10.1371/journal.pgen.1004016</w:t>
      </w:r>
    </w:p>
    <w:p w14:paraId="79A2F8B9" w14:textId="77777777" w:rsidR="00436E20" w:rsidRPr="004C457E" w:rsidRDefault="00436E20" w:rsidP="00436E20">
      <w:pPr>
        <w:pStyle w:val="EndNoteBibliography"/>
        <w:ind w:left="720" w:hanging="720"/>
      </w:pPr>
      <w:r w:rsidRPr="004C457E">
        <w:t xml:space="preserve">Han, F., Lamichhaney, S., Grant, B. R., Grant, P. R., Andersson, L., &amp; Webster, M. T. (2017). Gene flow, ancient polymorphism, and ecological adaptation shape the genomic landscape of divergence among Darwin's finches. </w:t>
      </w:r>
      <w:r w:rsidRPr="004C457E">
        <w:rPr>
          <w:i/>
        </w:rPr>
        <w:t>Genome Res, 27</w:t>
      </w:r>
      <w:r w:rsidRPr="004C457E">
        <w:t>(6), 1004-1015. doi:10.1101/gr.212522.116</w:t>
      </w:r>
    </w:p>
    <w:p w14:paraId="7C2CC7D1" w14:textId="77777777" w:rsidR="00436E20" w:rsidRPr="004C457E" w:rsidRDefault="00436E20" w:rsidP="00436E20">
      <w:pPr>
        <w:pStyle w:val="EndNoteBibliography"/>
        <w:ind w:left="720" w:hanging="720"/>
      </w:pPr>
      <w:r w:rsidRPr="004C457E">
        <w:t xml:space="preserve">Irving-Pease, E. K., Frantz, L. A. F., Sykes, N., Callou, C., &amp; Larson, G. (2018). Rabbits and the Specious Origins of Domestication. </w:t>
      </w:r>
      <w:r w:rsidRPr="004C457E">
        <w:rPr>
          <w:i/>
        </w:rPr>
        <w:t>Trends Ecol Evol, 33</w:t>
      </w:r>
      <w:r w:rsidRPr="004C457E">
        <w:t>(3), 149-152. doi:10.1016/j.tree.2017.12.009</w:t>
      </w:r>
    </w:p>
    <w:p w14:paraId="5CFA8B72" w14:textId="77777777" w:rsidR="00436E20" w:rsidRPr="004C457E" w:rsidRDefault="00436E20" w:rsidP="00436E20">
      <w:pPr>
        <w:pStyle w:val="EndNoteBibliography"/>
        <w:ind w:left="720" w:hanging="720"/>
      </w:pPr>
      <w:r w:rsidRPr="004C457E">
        <w:t xml:space="preserve">Larson, G., &amp; Burger, J. (2013). A population genetics view of animal domestication. </w:t>
      </w:r>
      <w:r w:rsidRPr="004C457E">
        <w:rPr>
          <w:i/>
        </w:rPr>
        <w:t>Trends Genet, 29</w:t>
      </w:r>
      <w:r w:rsidRPr="004C457E">
        <w:t>(4), 197-205. doi:10.1016/j.tig.2013.01.003</w:t>
      </w:r>
    </w:p>
    <w:p w14:paraId="12C46B42" w14:textId="77777777" w:rsidR="00436E20" w:rsidRPr="004C457E" w:rsidRDefault="00436E20" w:rsidP="00436E20">
      <w:pPr>
        <w:pStyle w:val="EndNoteBibliography"/>
        <w:ind w:left="720" w:hanging="720"/>
      </w:pPr>
      <w:r w:rsidRPr="004C457E">
        <w:lastRenderedPageBreak/>
        <w:t xml:space="preserve">Rettelbach, A., Nater, A., &amp; Ellegren, H. (2019). How Linked Selection Shapes the Diversity Landscape in Ficedula Flycatchers. </w:t>
      </w:r>
      <w:r w:rsidRPr="004C457E">
        <w:rPr>
          <w:i/>
        </w:rPr>
        <w:t>Genetics, 212</w:t>
      </w:r>
      <w:r w:rsidRPr="004C457E">
        <w:t>(1), 277-285. doi:10.1534/genetics.119.301991</w:t>
      </w:r>
    </w:p>
    <w:p w14:paraId="14538A76" w14:textId="77777777" w:rsidR="00436E20" w:rsidRPr="004C457E" w:rsidRDefault="00436E20" w:rsidP="00436E20">
      <w:pPr>
        <w:pStyle w:val="EndNoteBibliography"/>
        <w:ind w:left="720" w:hanging="720"/>
      </w:pPr>
      <w:r w:rsidRPr="004C457E">
        <w:t xml:space="preserve">Roff, D. A. (1994). The Evolution of Flightlessness - Is History Important. </w:t>
      </w:r>
      <w:r w:rsidRPr="004C457E">
        <w:rPr>
          <w:i/>
        </w:rPr>
        <w:t>Evolutionary Ecology, 8</w:t>
      </w:r>
      <w:r w:rsidRPr="004C457E">
        <w:t>(6), 639-657. doi:Doi 10.1007/Bf01237847</w:t>
      </w:r>
    </w:p>
    <w:p w14:paraId="63F38F48" w14:textId="77777777" w:rsidR="00436E20" w:rsidRPr="004C457E" w:rsidRDefault="00436E20" w:rsidP="00436E20">
      <w:pPr>
        <w:pStyle w:val="EndNoteBibliography"/>
        <w:ind w:left="720" w:hanging="720"/>
      </w:pPr>
      <w:r w:rsidRPr="004C457E">
        <w:t xml:space="preserve">Rubin, C. J., Megens, H. J., Martinez Barrio, A., Maqbool, K., Sayyab, S., Schwochow, D., . . . Andersson, L. (2012). Strong signatures of selection in the domestic pig genome. </w:t>
      </w:r>
      <w:r w:rsidRPr="004C457E">
        <w:rPr>
          <w:i/>
        </w:rPr>
        <w:t>Proc Natl Acad Sci U S A, 109</w:t>
      </w:r>
      <w:r w:rsidRPr="004C457E">
        <w:t>(48), 19529-19536. doi:10.1073/pnas.1217149109</w:t>
      </w:r>
    </w:p>
    <w:p w14:paraId="11CCA2C3" w14:textId="77777777" w:rsidR="00436E20" w:rsidRPr="004C457E" w:rsidRDefault="00436E20" w:rsidP="00436E20">
      <w:pPr>
        <w:pStyle w:val="EndNoteBibliography"/>
        <w:ind w:left="720" w:hanging="720"/>
      </w:pPr>
      <w:r w:rsidRPr="004C457E">
        <w:t xml:space="preserve">Sackton, T. B., Grayson, P., Cloutier, A., Hu, Z., Liu, J. S., Wheeler, N. E., . . . Edwards, S. V. (2019). Convergent regulatory evolution and loss of flight in paleognathous birds. </w:t>
      </w:r>
      <w:r w:rsidRPr="004C457E">
        <w:rPr>
          <w:i/>
        </w:rPr>
        <w:t>Science, 364</w:t>
      </w:r>
      <w:r w:rsidRPr="004C457E">
        <w:t>(6435), 74-78. doi:10.1126/science.aat7244</w:t>
      </w:r>
    </w:p>
    <w:p w14:paraId="728CD200" w14:textId="77777777" w:rsidR="00436E20" w:rsidRPr="004C457E" w:rsidRDefault="00436E20" w:rsidP="00436E20">
      <w:pPr>
        <w:pStyle w:val="EndNoteBibliography"/>
        <w:ind w:left="720" w:hanging="720"/>
      </w:pPr>
      <w:r w:rsidRPr="004C457E">
        <w:t xml:space="preserve">Swartz, S. (1998). Taking wing: Archaeopteryx and the evolution of bird flight. </w:t>
      </w:r>
      <w:r w:rsidRPr="004C457E">
        <w:rPr>
          <w:i/>
        </w:rPr>
        <w:t>Science, 281</w:t>
      </w:r>
      <w:r w:rsidRPr="004C457E">
        <w:t>(5375), 355-356. doi:DOI 10.1126/science.281.5375.355</w:t>
      </w:r>
    </w:p>
    <w:p w14:paraId="1F614EED" w14:textId="77777777" w:rsidR="00436E20" w:rsidRPr="004C457E" w:rsidRDefault="00436E20" w:rsidP="00436E20">
      <w:pPr>
        <w:pStyle w:val="EndNoteBibliography"/>
        <w:ind w:left="720" w:hanging="720"/>
      </w:pPr>
      <w:r w:rsidRPr="004C457E">
        <w:t xml:space="preserve">Vargas, A. (2015). Flying Dinosaurs: How Fearsome Reptiles Became Birds. </w:t>
      </w:r>
      <w:r w:rsidRPr="004C457E">
        <w:rPr>
          <w:i/>
        </w:rPr>
        <w:t>Journal of Field Ornithology, 86</w:t>
      </w:r>
      <w:r w:rsidRPr="004C457E">
        <w:t>(2). doi:10.1111/jofo.12103</w:t>
      </w:r>
    </w:p>
    <w:p w14:paraId="731D9690" w14:textId="77777777" w:rsidR="00436E20" w:rsidRPr="004C457E" w:rsidRDefault="00436E20" w:rsidP="00436E20">
      <w:pPr>
        <w:pStyle w:val="EndNoteBibliography"/>
        <w:ind w:left="720" w:hanging="720"/>
      </w:pPr>
      <w:r w:rsidRPr="004C457E">
        <w:t xml:space="preserve">Zhang, Z., Jia, Y., Almeida, P., Mank, J. E., van Tuinen, M., Wang, Q., . . . Qu, L. (2018). Whole-genome resequencing reveals signatures of selection and timing of duck domestication. </w:t>
      </w:r>
      <w:r w:rsidRPr="004C457E">
        <w:rPr>
          <w:i/>
        </w:rPr>
        <w:t>Gigascience, 7</w:t>
      </w:r>
      <w:r w:rsidRPr="004C457E">
        <w:t>(4). doi:10.1093/gigascience/giy027</w:t>
      </w:r>
    </w:p>
    <w:p w14:paraId="5126028E" w14:textId="77777777" w:rsidR="00436E20" w:rsidRPr="004C457E" w:rsidRDefault="00436E20" w:rsidP="00436E20">
      <w:pPr>
        <w:pStyle w:val="EndNoteBibliography"/>
        <w:ind w:left="720" w:hanging="720"/>
      </w:pPr>
      <w:r w:rsidRPr="004C457E">
        <w:t xml:space="preserve">Zhou, Z., Li, M., Cheng, H., Fan, W., Yuan, Z., Gao, Q., . . . Jiang, Y. (2018). An intercross population study reveals genes associated with body size and plumage color in ducks. </w:t>
      </w:r>
      <w:r w:rsidRPr="004C457E">
        <w:rPr>
          <w:i/>
        </w:rPr>
        <w:t>Nat Commun, 9</w:t>
      </w:r>
      <w:r w:rsidRPr="004C457E">
        <w:t>(1), 2648. doi:10.1038/s41467-018-04868-4</w:t>
      </w:r>
    </w:p>
    <w:p w14:paraId="3A3CDF52" w14:textId="77777777" w:rsidR="00436E20" w:rsidRPr="005D040D" w:rsidRDefault="00436E20" w:rsidP="00436E20">
      <w:pPr>
        <w:widowControl w:val="0"/>
        <w:pBdr>
          <w:top w:val="nil"/>
          <w:left w:val="nil"/>
          <w:bottom w:val="nil"/>
          <w:right w:val="nil"/>
          <w:between w:val="nil"/>
        </w:pBdr>
        <w:spacing w:line="480" w:lineRule="auto"/>
        <w:ind w:left="364" w:hanging="364"/>
        <w:jc w:val="both"/>
        <w:rPr>
          <w:color w:val="000000"/>
        </w:rPr>
      </w:pPr>
      <w:r>
        <w:rPr>
          <w:rFonts w:ascii="Times New Roman" w:eastAsia="Times New Roman" w:hAnsi="Times New Roman" w:cs="Times New Roman"/>
          <w:color w:val="000000"/>
        </w:rPr>
        <w:fldChar w:fldCharType="end"/>
      </w:r>
      <w:r w:rsidRPr="005D040D">
        <w:br w:type="page"/>
      </w:r>
    </w:p>
    <w:p w14:paraId="4C502F8B" w14:textId="77777777" w:rsidR="00436E20" w:rsidRPr="005D040D" w:rsidRDefault="00436E20" w:rsidP="00436E20">
      <w:p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lastRenderedPageBreak/>
        <w:t>Figure legends</w:t>
      </w:r>
    </w:p>
    <w:p w14:paraId="3B3CD0C5" w14:textId="7A5CDFAB" w:rsidR="00436E20" w:rsidRPr="005D040D" w:rsidRDefault="00436E20" w:rsidP="00436E20">
      <w:pPr>
        <w:widowControl w:val="0"/>
        <w:pBdr>
          <w:top w:val="nil"/>
          <w:left w:val="nil"/>
          <w:bottom w:val="nil"/>
          <w:right w:val="nil"/>
          <w:between w:val="nil"/>
        </w:pBdr>
        <w:spacing w:line="480" w:lineRule="auto"/>
        <w:ind w:left="14"/>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noProof/>
          <w:color w:val="000000"/>
          <w:sz w:val="24"/>
          <w:szCs w:val="24"/>
        </w:rPr>
        <w:drawing>
          <wp:inline distT="0" distB="0" distL="0" distR="0" wp14:anchorId="38661871" wp14:editId="63B037E3">
            <wp:extent cx="5267325" cy="7458075"/>
            <wp:effectExtent l="0" t="0" r="952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7325" cy="7458075"/>
                    </a:xfrm>
                    <a:prstGeom prst="rect">
                      <a:avLst/>
                    </a:prstGeom>
                    <a:noFill/>
                    <a:ln>
                      <a:noFill/>
                    </a:ln>
                  </pic:spPr>
                </pic:pic>
              </a:graphicData>
            </a:graphic>
          </wp:inline>
        </w:drawing>
      </w:r>
      <w:r w:rsidRPr="005D040D">
        <w:rPr>
          <w:rFonts w:ascii="Times New Roman" w:eastAsia="Times New Roman" w:hAnsi="Times New Roman" w:cs="Times New Roman"/>
          <w:b/>
          <w:color w:val="000000"/>
          <w:sz w:val="24"/>
          <w:szCs w:val="24"/>
        </w:rPr>
        <w:t>Figure 1: Inference of phylogenetic topology in wild and domestic ducks.</w:t>
      </w:r>
      <w:r w:rsidRPr="005D040D">
        <w:rPr>
          <w:rFonts w:ascii="Times New Roman" w:eastAsia="Times New Roman" w:hAnsi="Times New Roman" w:cs="Times New Roman"/>
          <w:color w:val="000000"/>
          <w:sz w:val="24"/>
          <w:szCs w:val="24"/>
        </w:rPr>
        <w:t xml:space="preserve"> Beijing and Shaoxing ducks representing domestic ducks were used in the principal component </w:t>
      </w:r>
      <w:r w:rsidRPr="005D040D">
        <w:rPr>
          <w:rFonts w:ascii="Times New Roman" w:eastAsia="Times New Roman" w:hAnsi="Times New Roman" w:cs="Times New Roman"/>
          <w:color w:val="000000"/>
          <w:sz w:val="24"/>
          <w:szCs w:val="24"/>
        </w:rPr>
        <w:lastRenderedPageBreak/>
        <w:t>analysis (PCA), phylogenetic analysis based on identity-by-state (IBS) and genetic structure analyses. “_fh” and “_hz” mean spot-billed and mallard collected from Fenghua and Hangzhou, respectively. (</w:t>
      </w:r>
      <w:r w:rsidRPr="005D040D">
        <w:rPr>
          <w:rFonts w:ascii="Times New Roman" w:eastAsia="Times New Roman" w:hAnsi="Times New Roman" w:cs="Times New Roman"/>
          <w:b/>
          <w:color w:val="000000"/>
          <w:sz w:val="24"/>
          <w:szCs w:val="24"/>
        </w:rPr>
        <w:t>a</w:t>
      </w:r>
      <w:r w:rsidRPr="005D040D">
        <w:rPr>
          <w:rFonts w:ascii="Times New Roman" w:eastAsia="Times New Roman" w:hAnsi="Times New Roman" w:cs="Times New Roman"/>
          <w:color w:val="000000"/>
          <w:sz w:val="24"/>
          <w:szCs w:val="24"/>
        </w:rPr>
        <w:t>) PCA plot constructed for Principal Component 1 (PC1), PC2 and PC3 using 10,525 high-quality filtered SNPs from 27 Beijing and 27 Shaoxing ducks and 35 wild ducks (one Baikal teal, one gadwall, one pintail, one falcated teal, one common teal, three wigeon, 13 spot-billeds and 14 mallards) shows that domestic ducks are close to spot-billed and mallard wild ducks. (</w:t>
      </w:r>
      <w:r w:rsidRPr="005D040D">
        <w:rPr>
          <w:rFonts w:ascii="Times New Roman" w:eastAsia="Times New Roman" w:hAnsi="Times New Roman" w:cs="Times New Roman"/>
          <w:b/>
          <w:color w:val="000000"/>
          <w:sz w:val="24"/>
          <w:szCs w:val="24"/>
        </w:rPr>
        <w:t>b</w:t>
      </w:r>
      <w:r w:rsidRPr="005D040D">
        <w:rPr>
          <w:rFonts w:ascii="Times New Roman" w:eastAsia="Times New Roman" w:hAnsi="Times New Roman" w:cs="Times New Roman"/>
          <w:color w:val="000000"/>
          <w:sz w:val="24"/>
          <w:szCs w:val="24"/>
        </w:rPr>
        <w:t>) Neighbour-joining tree based on IBS distance of 80,505,576 SNPs. (</w:t>
      </w:r>
      <w:r w:rsidRPr="005D040D">
        <w:rPr>
          <w:rFonts w:ascii="Times New Roman" w:eastAsia="Times New Roman" w:hAnsi="Times New Roman" w:cs="Times New Roman"/>
          <w:b/>
          <w:color w:val="000000"/>
          <w:sz w:val="24"/>
          <w:szCs w:val="24"/>
        </w:rPr>
        <w:t>c</w:t>
      </w:r>
      <w:r w:rsidRPr="005D040D">
        <w:rPr>
          <w:rFonts w:ascii="Times New Roman" w:eastAsia="Times New Roman" w:hAnsi="Times New Roman" w:cs="Times New Roman"/>
          <w:color w:val="000000"/>
          <w:sz w:val="24"/>
          <w:szCs w:val="24"/>
        </w:rPr>
        <w:t>) Neighbour-joining tree based on genome wide pairwise fixation index (F</w:t>
      </w:r>
      <w:r w:rsidRPr="005D040D">
        <w:rPr>
          <w:rFonts w:ascii="Times New Roman" w:eastAsia="Times New Roman" w:hAnsi="Times New Roman" w:cs="Times New Roman"/>
          <w:color w:val="000000"/>
          <w:sz w:val="24"/>
          <w:szCs w:val="24"/>
          <w:vertAlign w:val="subscript"/>
        </w:rPr>
        <w:t>ST</w:t>
      </w:r>
      <w:r w:rsidRPr="005D040D">
        <w:rPr>
          <w:rFonts w:ascii="Times New Roman" w:eastAsia="Times New Roman" w:hAnsi="Times New Roman" w:cs="Times New Roman"/>
          <w:color w:val="000000"/>
          <w:sz w:val="24"/>
          <w:szCs w:val="24"/>
        </w:rPr>
        <w:t>) of 44,852,612 SNPs. (</w:t>
      </w:r>
      <w:r w:rsidRPr="005D040D">
        <w:rPr>
          <w:rFonts w:ascii="Times New Roman" w:eastAsia="Times New Roman" w:hAnsi="Times New Roman" w:cs="Times New Roman"/>
          <w:b/>
          <w:color w:val="000000"/>
          <w:sz w:val="24"/>
          <w:szCs w:val="24"/>
        </w:rPr>
        <w:t>d</w:t>
      </w:r>
      <w:r w:rsidRPr="005D040D">
        <w:rPr>
          <w:rFonts w:ascii="Times New Roman" w:eastAsia="Times New Roman" w:hAnsi="Times New Roman" w:cs="Times New Roman"/>
          <w:color w:val="000000"/>
          <w:sz w:val="24"/>
          <w:szCs w:val="24"/>
        </w:rPr>
        <w:t xml:space="preserve">) Genetic structure analyses of 13 spot-billed and 14 mallard wild ducks along with 14 Beijing and 14 Shaoxing domestic ducks using an admixture ranging </w:t>
      </w:r>
      <w:r w:rsidRPr="005D040D">
        <w:rPr>
          <w:rFonts w:ascii="Times New Roman" w:eastAsia="Times New Roman" w:hAnsi="Times New Roman" w:cs="Times New Roman"/>
          <w:i/>
          <w:color w:val="000000"/>
          <w:sz w:val="24"/>
          <w:szCs w:val="24"/>
        </w:rPr>
        <w:t>K</w:t>
      </w:r>
      <w:r w:rsidRPr="005D040D">
        <w:rPr>
          <w:rFonts w:ascii="Times New Roman" w:eastAsia="Times New Roman" w:hAnsi="Times New Roman" w:cs="Times New Roman"/>
          <w:color w:val="000000"/>
          <w:sz w:val="24"/>
          <w:szCs w:val="24"/>
        </w:rPr>
        <w:t xml:space="preserve"> from two to seven. (</w:t>
      </w:r>
      <w:r w:rsidRPr="005D040D">
        <w:rPr>
          <w:rFonts w:ascii="Times New Roman" w:eastAsia="Times New Roman" w:hAnsi="Times New Roman" w:cs="Times New Roman"/>
          <w:b/>
          <w:color w:val="000000"/>
          <w:sz w:val="24"/>
          <w:szCs w:val="24"/>
        </w:rPr>
        <w:t>e</w:t>
      </w:r>
      <w:r w:rsidRPr="005D040D">
        <w:rPr>
          <w:rFonts w:ascii="Times New Roman" w:eastAsia="Times New Roman" w:hAnsi="Times New Roman" w:cs="Times New Roman"/>
          <w:color w:val="000000"/>
          <w:sz w:val="24"/>
          <w:szCs w:val="24"/>
        </w:rPr>
        <w:t xml:space="preserve">) Inferred demographic models for wild and domestic ducks inferred based on the genetic analyses of </w:t>
      </w:r>
      <w:r w:rsidRPr="005D040D">
        <w:rPr>
          <w:rFonts w:ascii="Times New Roman" w:eastAsia="Times New Roman" w:hAnsi="Times New Roman" w:cs="Times New Roman"/>
          <w:b/>
          <w:color w:val="000000"/>
          <w:sz w:val="24"/>
          <w:szCs w:val="24"/>
        </w:rPr>
        <w:t>a</w:t>
      </w:r>
      <w:r w:rsidRPr="005D040D">
        <w:rPr>
          <w:rFonts w:ascii="Times New Roman" w:eastAsia="Times New Roman" w:hAnsi="Times New Roman" w:cs="Times New Roman"/>
          <w:color w:val="000000"/>
          <w:sz w:val="24"/>
          <w:szCs w:val="24"/>
        </w:rPr>
        <w:t>-</w:t>
      </w:r>
      <w:r w:rsidRPr="005D040D">
        <w:rPr>
          <w:rFonts w:ascii="Times New Roman" w:eastAsia="Times New Roman" w:hAnsi="Times New Roman" w:cs="Times New Roman"/>
          <w:b/>
          <w:color w:val="000000"/>
          <w:sz w:val="24"/>
          <w:szCs w:val="24"/>
        </w:rPr>
        <w:t>d</w:t>
      </w:r>
      <w:r w:rsidRPr="005D040D">
        <w:rPr>
          <w:rFonts w:ascii="Times New Roman" w:eastAsia="Times New Roman" w:hAnsi="Times New Roman" w:cs="Times New Roman"/>
          <w:color w:val="000000"/>
          <w:sz w:val="24"/>
          <w:szCs w:val="24"/>
        </w:rPr>
        <w:t xml:space="preserve"> (right). The traditional demographic model, which hypothesizes that domestic ducks originated from mallards or the descendant of a mixture of spot-billed and mallard ducks (left), is incompatible with observations from the neighbour-joining trees (</w:t>
      </w:r>
      <w:r w:rsidRPr="005D040D">
        <w:rPr>
          <w:rFonts w:ascii="Times New Roman" w:eastAsia="Times New Roman" w:hAnsi="Times New Roman" w:cs="Times New Roman"/>
          <w:b/>
          <w:color w:val="000000"/>
          <w:sz w:val="24"/>
          <w:szCs w:val="24"/>
        </w:rPr>
        <w:t>b</w:t>
      </w:r>
      <w:r w:rsidRPr="005D040D">
        <w:rPr>
          <w:rFonts w:ascii="Times New Roman" w:eastAsia="Times New Roman" w:hAnsi="Times New Roman" w:cs="Times New Roman"/>
          <w:color w:val="000000"/>
          <w:sz w:val="24"/>
          <w:szCs w:val="24"/>
        </w:rPr>
        <w:t>-</w:t>
      </w:r>
      <w:r w:rsidRPr="005D040D">
        <w:rPr>
          <w:rFonts w:ascii="Times New Roman" w:eastAsia="Times New Roman" w:hAnsi="Times New Roman" w:cs="Times New Roman"/>
          <w:b/>
          <w:color w:val="000000"/>
          <w:sz w:val="24"/>
          <w:szCs w:val="24"/>
        </w:rPr>
        <w:t>c</w:t>
      </w:r>
      <w:r w:rsidRPr="005D040D">
        <w:rPr>
          <w:rFonts w:ascii="Times New Roman" w:eastAsia="Times New Roman" w:hAnsi="Times New Roman" w:cs="Times New Roman"/>
          <w:color w:val="000000"/>
          <w:sz w:val="24"/>
          <w:szCs w:val="24"/>
        </w:rPr>
        <w:t>) and genetic data (</w:t>
      </w:r>
      <w:r w:rsidRPr="005D040D">
        <w:rPr>
          <w:rFonts w:ascii="Times New Roman" w:eastAsia="Times New Roman" w:hAnsi="Times New Roman" w:cs="Times New Roman"/>
          <w:b/>
          <w:color w:val="000000"/>
          <w:sz w:val="24"/>
          <w:szCs w:val="24"/>
        </w:rPr>
        <w:t>d</w:t>
      </w:r>
      <w:r w:rsidRPr="005D040D">
        <w:rPr>
          <w:rFonts w:ascii="Times New Roman" w:eastAsia="Times New Roman" w:hAnsi="Times New Roman" w:cs="Times New Roman"/>
          <w:color w:val="000000"/>
          <w:sz w:val="24"/>
          <w:szCs w:val="24"/>
        </w:rPr>
        <w:t>).</w:t>
      </w:r>
      <w:r w:rsidRPr="005D040D">
        <w:br w:type="page"/>
      </w:r>
    </w:p>
    <w:p w14:paraId="2721F746" w14:textId="568A711E"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noProof/>
          <w:color w:val="000000"/>
          <w:sz w:val="24"/>
          <w:szCs w:val="24"/>
        </w:rPr>
        <w:lastRenderedPageBreak/>
        <w:drawing>
          <wp:inline distT="0" distB="0" distL="0" distR="0" wp14:anchorId="3FC46C36" wp14:editId="76B9F21E">
            <wp:extent cx="5267325" cy="745807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7325" cy="7458075"/>
                    </a:xfrm>
                    <a:prstGeom prst="rect">
                      <a:avLst/>
                    </a:prstGeom>
                    <a:noFill/>
                    <a:ln>
                      <a:noFill/>
                    </a:ln>
                  </pic:spPr>
                </pic:pic>
              </a:graphicData>
            </a:graphic>
          </wp:inline>
        </w:drawing>
      </w:r>
    </w:p>
    <w:p w14:paraId="5D180CDF" w14:textId="4B0157FA"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Figure 2: Inference of joint demographic history of ducks.</w:t>
      </w:r>
      <w:r w:rsidRPr="005D040D">
        <w:rPr>
          <w:rFonts w:ascii="Times New Roman" w:eastAsia="Times New Roman" w:hAnsi="Times New Roman" w:cs="Times New Roman"/>
          <w:color w:val="000000"/>
          <w:sz w:val="24"/>
          <w:szCs w:val="24"/>
        </w:rPr>
        <w:t xml:space="preserve"> Wild ducks included spot-billed and mallard ducks. Domestic ducks included Beijing, Cherry Valley, Campbell, Gaoyou, Jingding, Lianchengbai, Shaoxing and Shanma. (</w:t>
      </w:r>
      <w:r w:rsidRPr="005D040D">
        <w:rPr>
          <w:rFonts w:ascii="Times New Roman" w:eastAsia="Times New Roman" w:hAnsi="Times New Roman" w:cs="Times New Roman"/>
          <w:b/>
          <w:color w:val="000000"/>
          <w:sz w:val="24"/>
          <w:szCs w:val="24"/>
        </w:rPr>
        <w:t>a</w:t>
      </w:r>
      <w:r w:rsidRPr="005D040D">
        <w:rPr>
          <w:rFonts w:ascii="Times New Roman" w:eastAsia="Times New Roman" w:hAnsi="Times New Roman" w:cs="Times New Roman"/>
          <w:color w:val="000000"/>
          <w:sz w:val="24"/>
          <w:szCs w:val="24"/>
        </w:rPr>
        <w:t xml:space="preserve">) Illustration of </w:t>
      </w:r>
      <w:r w:rsidRPr="005D040D">
        <w:rPr>
          <w:rFonts w:ascii="Times New Roman" w:eastAsia="Times New Roman" w:hAnsi="Times New Roman" w:cs="Times New Roman"/>
          <w:color w:val="000000"/>
          <w:sz w:val="24"/>
          <w:szCs w:val="24"/>
        </w:rPr>
        <w:lastRenderedPageBreak/>
        <w:t xml:space="preserve">the two models (with/without migration) used in the history inference through the </w:t>
      </w:r>
      <w:r w:rsidRPr="005D040D">
        <w:rPr>
          <w:noProof/>
          <w:color w:val="000000"/>
          <w:sz w:val="21"/>
          <w:szCs w:val="21"/>
        </w:rPr>
        <w:drawing>
          <wp:inline distT="0" distB="0" distL="0" distR="0" wp14:anchorId="6D782031" wp14:editId="530D945B">
            <wp:extent cx="85725" cy="200025"/>
            <wp:effectExtent l="0" t="0" r="952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5725" cy="200025"/>
                    </a:xfrm>
                    <a:prstGeom prst="rect">
                      <a:avLst/>
                    </a:prstGeom>
                    <a:noFill/>
                    <a:ln>
                      <a:noFill/>
                    </a:ln>
                  </pic:spPr>
                </pic:pic>
              </a:graphicData>
            </a:graphic>
          </wp:inline>
        </w:drawing>
      </w:r>
      <w:r w:rsidRPr="005D040D">
        <w:rPr>
          <w:noProof/>
          <w:color w:val="000000"/>
          <w:sz w:val="21"/>
          <w:szCs w:val="21"/>
        </w:rPr>
        <w:drawing>
          <wp:inline distT="0" distB="0" distL="0" distR="0" wp14:anchorId="3477EA11" wp14:editId="0B30BDE2">
            <wp:extent cx="85725" cy="200025"/>
            <wp:effectExtent l="0" t="0" r="952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5725" cy="200025"/>
                    </a:xfrm>
                    <a:prstGeom prst="rect">
                      <a:avLst/>
                    </a:prstGeom>
                    <a:noFill/>
                    <a:ln>
                      <a:noFill/>
                    </a:ln>
                  </pic:spPr>
                </pic:pic>
              </a:graphicData>
            </a:graphic>
          </wp:inline>
        </w:drawing>
      </w:r>
      <w:r w:rsidRPr="005D040D">
        <w:rPr>
          <w:rFonts w:ascii="Times New Roman" w:eastAsia="Times New Roman" w:hAnsi="Times New Roman" w:cs="Times New Roman"/>
          <w:color w:val="000000"/>
          <w:sz w:val="24"/>
          <w:szCs w:val="24"/>
        </w:rPr>
        <w:t>a</w:t>
      </w:r>
      <w:r w:rsidRPr="005D040D">
        <w:rPr>
          <w:noProof/>
          <w:color w:val="000000"/>
          <w:sz w:val="21"/>
          <w:szCs w:val="21"/>
        </w:rPr>
        <w:drawing>
          <wp:inline distT="0" distB="0" distL="0" distR="0" wp14:anchorId="775B6829" wp14:editId="41FF2EB5">
            <wp:extent cx="85725" cy="20002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5725" cy="200025"/>
                    </a:xfrm>
                    <a:prstGeom prst="rect">
                      <a:avLst/>
                    </a:prstGeom>
                    <a:noFill/>
                    <a:ln>
                      <a:noFill/>
                    </a:ln>
                  </pic:spPr>
                </pic:pic>
              </a:graphicData>
            </a:graphic>
          </wp:inline>
        </w:drawing>
      </w:r>
      <w:r w:rsidRPr="005D040D">
        <w:rPr>
          <w:noProof/>
          <w:color w:val="000000"/>
          <w:sz w:val="21"/>
          <w:szCs w:val="21"/>
        </w:rPr>
        <w:drawing>
          <wp:inline distT="0" distB="0" distL="0" distR="0" wp14:anchorId="08B7F2DF" wp14:editId="4F4801DC">
            <wp:extent cx="85725" cy="20002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5725" cy="200025"/>
                    </a:xfrm>
                    <a:prstGeom prst="rect">
                      <a:avLst/>
                    </a:prstGeom>
                    <a:noFill/>
                    <a:ln>
                      <a:noFill/>
                    </a:ln>
                  </pic:spPr>
                </pic:pic>
              </a:graphicData>
            </a:graphic>
          </wp:inline>
        </w:drawing>
      </w:r>
      <w:r w:rsidRPr="005D040D">
        <w:rPr>
          <w:rFonts w:ascii="Times New Roman" w:eastAsia="Times New Roman" w:hAnsi="Times New Roman" w:cs="Times New Roman"/>
          <w:color w:val="000000"/>
          <w:sz w:val="24"/>
          <w:szCs w:val="24"/>
        </w:rPr>
        <w:t>i analysis. Parameters corresponding to the code are provided in the supporting information. (</w:t>
      </w:r>
      <w:r w:rsidRPr="005D040D">
        <w:rPr>
          <w:rFonts w:ascii="Times New Roman" w:eastAsia="Times New Roman" w:hAnsi="Times New Roman" w:cs="Times New Roman"/>
          <w:b/>
          <w:color w:val="000000"/>
          <w:sz w:val="24"/>
          <w:szCs w:val="24"/>
        </w:rPr>
        <w:t>b</w:t>
      </w:r>
      <w:r w:rsidRPr="005D040D">
        <w:rPr>
          <w:rFonts w:ascii="Times New Roman" w:eastAsia="Times New Roman" w:hAnsi="Times New Roman" w:cs="Times New Roman"/>
          <w:color w:val="000000"/>
          <w:sz w:val="24"/>
          <w:szCs w:val="24"/>
        </w:rPr>
        <w:t>) Distribution of estimated Ts (divergence time) of each model in 100 simulations between spot-billed and mallard (orange), mallard and domestic lineage (green), spot-billed and domestic lineage (blue). (</w:t>
      </w:r>
      <w:r w:rsidRPr="005D040D">
        <w:rPr>
          <w:rFonts w:ascii="Times New Roman" w:eastAsia="Times New Roman" w:hAnsi="Times New Roman" w:cs="Times New Roman"/>
          <w:b/>
          <w:color w:val="000000"/>
          <w:sz w:val="24"/>
          <w:szCs w:val="24"/>
        </w:rPr>
        <w:t>c</w:t>
      </w:r>
      <w:r w:rsidRPr="005D040D">
        <w:rPr>
          <w:rFonts w:ascii="Times New Roman" w:eastAsia="Times New Roman" w:hAnsi="Times New Roman" w:cs="Times New Roman"/>
          <w:color w:val="000000"/>
          <w:sz w:val="24"/>
          <w:szCs w:val="24"/>
        </w:rPr>
        <w:t>) Joint Site Frequency Spectrum (SFS) for observed data, simulation data and residuals. (</w:t>
      </w:r>
      <w:r w:rsidRPr="005D040D">
        <w:rPr>
          <w:rFonts w:ascii="Times New Roman" w:eastAsia="Times New Roman" w:hAnsi="Times New Roman" w:cs="Times New Roman"/>
          <w:b/>
          <w:color w:val="000000"/>
          <w:sz w:val="24"/>
          <w:szCs w:val="24"/>
        </w:rPr>
        <w:t>d</w:t>
      </w:r>
      <w:r w:rsidRPr="005D040D">
        <w:rPr>
          <w:rFonts w:ascii="Times New Roman" w:eastAsia="Times New Roman" w:hAnsi="Times New Roman" w:cs="Times New Roman"/>
          <w:color w:val="000000"/>
          <w:sz w:val="24"/>
          <w:szCs w:val="24"/>
        </w:rPr>
        <w:t>) Demographic history inference of mallard duck, spot-billed duck and Beijing duck through the PSMC analysis.</w:t>
      </w:r>
      <w:r w:rsidRPr="005D040D">
        <w:br w:type="page"/>
      </w:r>
    </w:p>
    <w:p w14:paraId="7EB2BC0C" w14:textId="7272F0FA" w:rsidR="00436E20" w:rsidRPr="005D040D" w:rsidRDefault="00436E20" w:rsidP="00436E20">
      <w:pPr>
        <w:widowControl w:val="0"/>
        <w:pBdr>
          <w:top w:val="nil"/>
          <w:left w:val="nil"/>
          <w:bottom w:val="nil"/>
          <w:right w:val="nil"/>
          <w:between w:val="nil"/>
        </w:pBdr>
        <w:spacing w:line="480" w:lineRule="auto"/>
        <w:ind w:left="14"/>
        <w:rPr>
          <w:rFonts w:ascii="Times New Roman" w:eastAsia="Times New Roman" w:hAnsi="Times New Roman" w:cs="Times New Roman"/>
          <w:b/>
          <w:color w:val="000000"/>
          <w:sz w:val="24"/>
          <w:szCs w:val="24"/>
        </w:rPr>
      </w:pPr>
      <w:bookmarkStart w:id="76" w:name="_kgcv8k" w:colFirst="0" w:colLast="0"/>
      <w:bookmarkEnd w:id="76"/>
      <w:r w:rsidRPr="005D040D">
        <w:rPr>
          <w:rFonts w:ascii="Times New Roman" w:eastAsia="Times New Roman" w:hAnsi="Times New Roman" w:cs="Times New Roman"/>
          <w:b/>
          <w:noProof/>
          <w:color w:val="000000"/>
          <w:sz w:val="24"/>
          <w:szCs w:val="24"/>
        </w:rPr>
        <w:lastRenderedPageBreak/>
        <w:drawing>
          <wp:inline distT="0" distB="0" distL="0" distR="0" wp14:anchorId="13ECFFCC" wp14:editId="2BF1B329">
            <wp:extent cx="5267325" cy="634365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7325" cy="6343650"/>
                    </a:xfrm>
                    <a:prstGeom prst="rect">
                      <a:avLst/>
                    </a:prstGeom>
                    <a:noFill/>
                    <a:ln>
                      <a:noFill/>
                    </a:ln>
                  </pic:spPr>
                </pic:pic>
              </a:graphicData>
            </a:graphic>
          </wp:inline>
        </w:drawing>
      </w:r>
      <w:r w:rsidRPr="005D040D">
        <w:rPr>
          <w:rFonts w:ascii="Times New Roman" w:eastAsia="Times New Roman" w:hAnsi="Times New Roman" w:cs="Times New Roman"/>
          <w:b/>
          <w:color w:val="000000"/>
          <w:sz w:val="24"/>
          <w:szCs w:val="24"/>
        </w:rPr>
        <w:t xml:space="preserve">Figure 3: Summary of selective sweep analyses of the early wild duck lineage and domestic duck. </w:t>
      </w:r>
      <w:r w:rsidRPr="005D040D">
        <w:rPr>
          <w:rFonts w:ascii="Times New Roman" w:eastAsia="Times New Roman" w:hAnsi="Times New Roman" w:cs="Times New Roman"/>
          <w:color w:val="000000"/>
          <w:sz w:val="24"/>
          <w:szCs w:val="24"/>
        </w:rPr>
        <w:t>(</w:t>
      </w:r>
      <w:r w:rsidRPr="005D040D">
        <w:rPr>
          <w:rFonts w:ascii="Times New Roman" w:eastAsia="Times New Roman" w:hAnsi="Times New Roman" w:cs="Times New Roman"/>
          <w:b/>
          <w:color w:val="000000"/>
          <w:sz w:val="24"/>
          <w:szCs w:val="24"/>
        </w:rPr>
        <w:t>a</w:t>
      </w:r>
      <w:r w:rsidRPr="005D040D">
        <w:rPr>
          <w:rFonts w:ascii="Times New Roman" w:eastAsia="Times New Roman" w:hAnsi="Times New Roman" w:cs="Times New Roman"/>
          <w:color w:val="000000"/>
          <w:sz w:val="24"/>
          <w:szCs w:val="24"/>
        </w:rPr>
        <w:t xml:space="preserve">) Distribution of </w:t>
      </w:r>
      <w:proofErr w:type="gramStart"/>
      <w:r w:rsidRPr="005D040D">
        <w:rPr>
          <w:rFonts w:ascii="Times New Roman" w:eastAsia="Times New Roman" w:hAnsi="Times New Roman" w:cs="Times New Roman"/>
          <w:color w:val="000000"/>
          <w:sz w:val="24"/>
          <w:szCs w:val="24"/>
        </w:rPr>
        <w:t>ln(</w:t>
      </w:r>
      <w:proofErr w:type="gramEnd"/>
      <w:r w:rsidRPr="005D040D">
        <w:rPr>
          <w:rFonts w:ascii="Times New Roman" w:eastAsia="Times New Roman" w:hAnsi="Times New Roman" w:cs="Times New Roman"/>
          <w:color w:val="000000"/>
          <w:sz w:val="24"/>
          <w:szCs w:val="24"/>
        </w:rPr>
        <w:t xml:space="preserve">observed/expected derived allele frequency) calculated in a 20 kb window with a sliding size of 10 kb along scaffolds that are arranged according to their alignment to chicken autosomes. The horizontal black line indicates the threshold at </w:t>
      </w:r>
      <w:proofErr w:type="gramStart"/>
      <w:r w:rsidRPr="005D040D">
        <w:rPr>
          <w:rFonts w:ascii="Times New Roman" w:eastAsia="Times New Roman" w:hAnsi="Times New Roman" w:cs="Times New Roman"/>
          <w:color w:val="000000"/>
          <w:sz w:val="24"/>
          <w:szCs w:val="24"/>
        </w:rPr>
        <w:t>ln(</w:t>
      </w:r>
      <w:proofErr w:type="gramEnd"/>
      <w:r w:rsidRPr="005D040D">
        <w:rPr>
          <w:rFonts w:ascii="Times New Roman" w:eastAsia="Times New Roman" w:hAnsi="Times New Roman" w:cs="Times New Roman"/>
          <w:color w:val="000000"/>
          <w:sz w:val="24"/>
          <w:szCs w:val="24"/>
        </w:rPr>
        <w:t xml:space="preserve">observed/expected derived allele frequency)=-0.3136 (mean of ln values - 4 standard deviations). Outlier regions that were visualized in </w:t>
      </w:r>
      <w:r w:rsidRPr="005D040D">
        <w:rPr>
          <w:rFonts w:ascii="Times New Roman" w:eastAsia="Times New Roman" w:hAnsi="Times New Roman" w:cs="Times New Roman"/>
          <w:color w:val="000000"/>
          <w:sz w:val="24"/>
          <w:szCs w:val="24"/>
        </w:rPr>
        <w:lastRenderedPageBreak/>
        <w:t>detail by identity scores (IS) and re-computing values in smaller window sizes in (</w:t>
      </w:r>
      <w:r w:rsidRPr="005D040D">
        <w:rPr>
          <w:rFonts w:ascii="Times New Roman" w:eastAsia="Times New Roman" w:hAnsi="Times New Roman" w:cs="Times New Roman"/>
          <w:b/>
          <w:color w:val="000000"/>
          <w:sz w:val="24"/>
          <w:szCs w:val="24"/>
        </w:rPr>
        <w:t>b</w:t>
      </w:r>
      <w:r w:rsidRPr="005D040D">
        <w:rPr>
          <w:rFonts w:ascii="Times New Roman" w:eastAsia="Times New Roman" w:hAnsi="Times New Roman" w:cs="Times New Roman"/>
          <w:color w:val="000000"/>
          <w:sz w:val="24"/>
          <w:szCs w:val="24"/>
        </w:rPr>
        <w:t>) are highlighted with red dots. (</w:t>
      </w:r>
      <w:r w:rsidRPr="005D040D">
        <w:rPr>
          <w:rFonts w:ascii="Times New Roman" w:eastAsia="Times New Roman" w:hAnsi="Times New Roman" w:cs="Times New Roman"/>
          <w:b/>
          <w:color w:val="000000"/>
          <w:sz w:val="24"/>
          <w:szCs w:val="24"/>
        </w:rPr>
        <w:t>b</w:t>
      </w:r>
      <w:r w:rsidRPr="005D040D">
        <w:rPr>
          <w:rFonts w:ascii="Times New Roman" w:eastAsia="Times New Roman" w:hAnsi="Times New Roman" w:cs="Times New Roman"/>
          <w:color w:val="000000"/>
          <w:sz w:val="24"/>
          <w:szCs w:val="24"/>
        </w:rPr>
        <w:t xml:space="preserve">) Details of four putative selective sweep regions around the </w:t>
      </w:r>
      <w:r w:rsidRPr="005D040D">
        <w:rPr>
          <w:rFonts w:ascii="Times New Roman" w:eastAsia="Times New Roman" w:hAnsi="Times New Roman" w:cs="Times New Roman"/>
          <w:i/>
          <w:color w:val="000000"/>
          <w:sz w:val="24"/>
          <w:szCs w:val="24"/>
        </w:rPr>
        <w:t>FLRT2, MKL2, LYST</w:t>
      </w:r>
      <w:r w:rsidRPr="005D040D">
        <w:rPr>
          <w:rFonts w:ascii="Times New Roman" w:eastAsia="Times New Roman" w:hAnsi="Times New Roman" w:cs="Times New Roman"/>
          <w:color w:val="000000"/>
          <w:sz w:val="24"/>
          <w:szCs w:val="24"/>
        </w:rPr>
        <w:t xml:space="preserve"> and </w:t>
      </w:r>
      <w:r w:rsidRPr="005D040D">
        <w:rPr>
          <w:rFonts w:ascii="Times New Roman" w:eastAsia="Times New Roman" w:hAnsi="Times New Roman" w:cs="Times New Roman"/>
          <w:i/>
          <w:color w:val="000000"/>
          <w:sz w:val="24"/>
          <w:szCs w:val="24"/>
        </w:rPr>
        <w:t>PER2</w:t>
      </w:r>
      <w:r w:rsidRPr="005D040D">
        <w:rPr>
          <w:rFonts w:ascii="Times New Roman" w:eastAsia="Times New Roman" w:hAnsi="Times New Roman" w:cs="Times New Roman"/>
          <w:color w:val="000000"/>
          <w:sz w:val="24"/>
          <w:szCs w:val="24"/>
        </w:rPr>
        <w:t xml:space="preserve"> genes. The top of each panel shows the degree of haplotype sharing in pairwise comparisons among populations. Coloured boxes (left) indicate the comparison performed on that row. “Ma,” “Sp,” and “Dom,” represent mallard, spot-billed and domestic duck, respectively. The y-axis (downside) of </w:t>
      </w:r>
      <w:r w:rsidRPr="005D040D">
        <w:rPr>
          <w:rFonts w:ascii="Times New Roman" w:eastAsia="Times New Roman" w:hAnsi="Times New Roman" w:cs="Times New Roman"/>
          <w:i/>
          <w:color w:val="000000"/>
          <w:sz w:val="24"/>
          <w:szCs w:val="24"/>
        </w:rPr>
        <w:t>FLRT2</w:t>
      </w:r>
      <w:r w:rsidRPr="005D040D">
        <w:rPr>
          <w:rFonts w:ascii="Times New Roman" w:eastAsia="Times New Roman" w:hAnsi="Times New Roman" w:cs="Times New Roman"/>
          <w:color w:val="000000"/>
          <w:sz w:val="24"/>
          <w:szCs w:val="24"/>
        </w:rPr>
        <w:t xml:space="preserve"> and </w:t>
      </w:r>
      <w:r w:rsidRPr="005D040D">
        <w:rPr>
          <w:rFonts w:ascii="Times New Roman" w:eastAsia="Times New Roman" w:hAnsi="Times New Roman" w:cs="Times New Roman"/>
          <w:i/>
          <w:color w:val="000000"/>
          <w:sz w:val="24"/>
          <w:szCs w:val="24"/>
        </w:rPr>
        <w:t>MKL2,</w:t>
      </w:r>
      <w:r w:rsidRPr="005D040D">
        <w:rPr>
          <w:rFonts w:ascii="Times New Roman" w:eastAsia="Times New Roman" w:hAnsi="Times New Roman" w:cs="Times New Roman"/>
          <w:color w:val="000000"/>
          <w:sz w:val="24"/>
          <w:szCs w:val="24"/>
        </w:rPr>
        <w:t xml:space="preserve"> which are associated with retina/heart morphogenesis under selection in wild ancestors, are ln(observed/expected derived allele frequency), whereas the y-axis of </w:t>
      </w:r>
      <w:r w:rsidRPr="005D040D">
        <w:rPr>
          <w:rFonts w:ascii="Times New Roman" w:eastAsia="Times New Roman" w:hAnsi="Times New Roman" w:cs="Times New Roman"/>
          <w:i/>
          <w:color w:val="000000"/>
          <w:sz w:val="24"/>
          <w:szCs w:val="24"/>
        </w:rPr>
        <w:t>LYST</w:t>
      </w:r>
      <w:r w:rsidRPr="005D040D">
        <w:rPr>
          <w:rFonts w:ascii="Times New Roman" w:eastAsia="Times New Roman" w:hAnsi="Times New Roman" w:cs="Times New Roman"/>
          <w:color w:val="000000"/>
          <w:sz w:val="24"/>
          <w:szCs w:val="24"/>
        </w:rPr>
        <w:t xml:space="preserve"> and </w:t>
      </w:r>
      <w:r w:rsidRPr="005D040D">
        <w:rPr>
          <w:rFonts w:ascii="Times New Roman" w:eastAsia="Times New Roman" w:hAnsi="Times New Roman" w:cs="Times New Roman"/>
          <w:i/>
          <w:color w:val="000000"/>
          <w:sz w:val="24"/>
          <w:szCs w:val="24"/>
        </w:rPr>
        <w:t>PER2</w:t>
      </w:r>
      <w:r w:rsidRPr="005D040D">
        <w:rPr>
          <w:rFonts w:ascii="Times New Roman" w:eastAsia="Times New Roman" w:hAnsi="Times New Roman" w:cs="Times New Roman"/>
          <w:color w:val="000000"/>
          <w:sz w:val="24"/>
          <w:szCs w:val="24"/>
        </w:rPr>
        <w:t>, which were under selection in domestic duck, are Hp. (</w:t>
      </w:r>
      <w:r w:rsidRPr="005D040D">
        <w:rPr>
          <w:rFonts w:ascii="Times New Roman" w:eastAsia="Times New Roman" w:hAnsi="Times New Roman" w:cs="Times New Roman"/>
          <w:b/>
          <w:color w:val="000000"/>
          <w:sz w:val="24"/>
          <w:szCs w:val="24"/>
        </w:rPr>
        <w:t>c</w:t>
      </w:r>
      <w:r w:rsidRPr="005D040D">
        <w:rPr>
          <w:rFonts w:ascii="Times New Roman" w:eastAsia="Times New Roman" w:hAnsi="Times New Roman" w:cs="Times New Roman"/>
          <w:color w:val="000000"/>
          <w:sz w:val="24"/>
          <w:szCs w:val="24"/>
        </w:rPr>
        <w:t>) Distribution of F</w:t>
      </w:r>
      <w:r w:rsidRPr="005D040D">
        <w:rPr>
          <w:rFonts w:ascii="Times New Roman" w:eastAsia="Times New Roman" w:hAnsi="Times New Roman" w:cs="Times New Roman"/>
          <w:color w:val="000000"/>
          <w:sz w:val="24"/>
          <w:szCs w:val="24"/>
          <w:vertAlign w:val="subscript"/>
        </w:rPr>
        <w:t>ST</w:t>
      </w:r>
      <w:r w:rsidRPr="005D040D">
        <w:rPr>
          <w:rFonts w:ascii="Times New Roman" w:eastAsia="Times New Roman" w:hAnsi="Times New Roman" w:cs="Times New Roman"/>
          <w:color w:val="000000"/>
          <w:sz w:val="24"/>
          <w:szCs w:val="24"/>
        </w:rPr>
        <w:t xml:space="preserve"> between the wild and domestic duck and Hp in the domestic duck, calculated in a 40 kb window with a sliding size of 20 kb along scaffolds that are arranged according their alignment to chicken autosomes. The horizontal black line indicates the threshold at F</w:t>
      </w:r>
      <w:r w:rsidRPr="005D040D">
        <w:rPr>
          <w:rFonts w:ascii="Times New Roman" w:eastAsia="Times New Roman" w:hAnsi="Times New Roman" w:cs="Times New Roman"/>
          <w:color w:val="000000"/>
          <w:sz w:val="24"/>
          <w:szCs w:val="24"/>
          <w:vertAlign w:val="subscript"/>
        </w:rPr>
        <w:t>ST</w:t>
      </w:r>
      <w:r w:rsidRPr="005D040D">
        <w:rPr>
          <w:rFonts w:ascii="Times New Roman" w:eastAsia="Times New Roman" w:hAnsi="Times New Roman" w:cs="Times New Roman"/>
          <w:color w:val="000000"/>
          <w:sz w:val="24"/>
          <w:szCs w:val="24"/>
        </w:rPr>
        <w:t>=0.3858 or Hp=0.2319 (mean of ln values - 4 standard deviations). Red dots indicate the location of outlier genes (4 standard deviations away from hp means) that were visualized in detail in (</w:t>
      </w:r>
      <w:r w:rsidRPr="005D040D">
        <w:rPr>
          <w:rFonts w:ascii="Times New Roman" w:eastAsia="Times New Roman" w:hAnsi="Times New Roman" w:cs="Times New Roman"/>
          <w:b/>
          <w:color w:val="000000"/>
          <w:sz w:val="24"/>
          <w:szCs w:val="24"/>
        </w:rPr>
        <w:t>b</w:t>
      </w:r>
      <w:r w:rsidRPr="005D040D">
        <w:rPr>
          <w:rFonts w:ascii="Times New Roman" w:eastAsia="Times New Roman" w:hAnsi="Times New Roman" w:cs="Times New Roman"/>
          <w:color w:val="000000"/>
          <w:sz w:val="24"/>
          <w:szCs w:val="24"/>
        </w:rPr>
        <w:t>). (</w:t>
      </w:r>
      <w:r w:rsidRPr="005D040D">
        <w:rPr>
          <w:rFonts w:ascii="Times New Roman" w:eastAsia="Times New Roman" w:hAnsi="Times New Roman" w:cs="Times New Roman"/>
          <w:b/>
          <w:color w:val="000000"/>
          <w:sz w:val="24"/>
          <w:szCs w:val="24"/>
        </w:rPr>
        <w:t>d</w:t>
      </w:r>
      <w:r w:rsidRPr="005D040D">
        <w:rPr>
          <w:rFonts w:ascii="Times New Roman" w:eastAsia="Times New Roman" w:hAnsi="Times New Roman" w:cs="Times New Roman"/>
          <w:color w:val="000000"/>
          <w:sz w:val="24"/>
          <w:szCs w:val="24"/>
        </w:rPr>
        <w:t>) Comparison in luciferase activity of major alleles of MRPS27 and EFNA5 in wild (spot-billed and mallard) and domestic (Beijing) duck in DF1 (chicken embryonic fibroblast) cells. “</w:t>
      </w:r>
      <w:r w:rsidRPr="005D040D">
        <w:rPr>
          <w:rFonts w:ascii="Times New Roman" w:eastAsia="Times New Roman" w:hAnsi="Times New Roman" w:cs="Times New Roman"/>
          <w:b/>
          <w:color w:val="000000"/>
          <w:sz w:val="24"/>
          <w:szCs w:val="24"/>
        </w:rPr>
        <w:t>A</w:t>
      </w:r>
      <w:r w:rsidRPr="005D040D">
        <w:rPr>
          <w:rFonts w:ascii="Times New Roman" w:eastAsia="Times New Roman" w:hAnsi="Times New Roman" w:cs="Times New Roman"/>
          <w:color w:val="000000"/>
          <w:sz w:val="24"/>
          <w:szCs w:val="24"/>
        </w:rPr>
        <w:t>” and “</w:t>
      </w:r>
      <w:r w:rsidRPr="005D040D">
        <w:rPr>
          <w:rFonts w:ascii="Times New Roman" w:eastAsia="Times New Roman" w:hAnsi="Times New Roman" w:cs="Times New Roman"/>
          <w:b/>
          <w:color w:val="000000"/>
          <w:sz w:val="24"/>
          <w:szCs w:val="24"/>
        </w:rPr>
        <w:t>B</w:t>
      </w:r>
      <w:r w:rsidRPr="005D040D">
        <w:rPr>
          <w:rFonts w:ascii="Gungsuh" w:eastAsia="Gungsuh" w:hAnsi="Gungsuh" w:cs="Gungsuh"/>
          <w:color w:val="000000"/>
          <w:sz w:val="24"/>
          <w:szCs w:val="24"/>
        </w:rPr>
        <w:t xml:space="preserve">” </w:t>
      </w:r>
      <w:r w:rsidRPr="001D1E06">
        <w:rPr>
          <w:rFonts w:ascii="Times New Roman" w:eastAsia="Times New Roman" w:hAnsi="Times New Roman" w:cs="Times New Roman"/>
          <w:color w:val="000000"/>
          <w:sz w:val="24"/>
          <w:szCs w:val="24"/>
        </w:rPr>
        <w:t xml:space="preserve">represent wild duck and domestic duck, respectively. “*” P ≤ 0.05. </w:t>
      </w:r>
      <w:r w:rsidRPr="005D040D">
        <w:br w:type="page"/>
      </w:r>
      <w:r>
        <w:rPr>
          <w:rFonts w:ascii="Times New Roman" w:eastAsia="Times New Roman" w:hAnsi="Times New Roman" w:cs="Times New Roman"/>
          <w:b/>
          <w:noProof/>
          <w:color w:val="000000"/>
          <w:sz w:val="24"/>
          <w:szCs w:val="24"/>
        </w:rPr>
        <w:lastRenderedPageBreak/>
        <w:drawing>
          <wp:inline distT="0" distB="0" distL="0" distR="0" wp14:anchorId="061E0416" wp14:editId="6F550F0A">
            <wp:extent cx="5267325" cy="7448550"/>
            <wp:effectExtent l="0" t="0" r="9525" b="0"/>
            <wp:docPr id="1" name="图片 1" descr="figure4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igure4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67325" cy="7448550"/>
                    </a:xfrm>
                    <a:prstGeom prst="rect">
                      <a:avLst/>
                    </a:prstGeom>
                    <a:noFill/>
                    <a:ln>
                      <a:noFill/>
                    </a:ln>
                  </pic:spPr>
                </pic:pic>
              </a:graphicData>
            </a:graphic>
          </wp:inline>
        </w:drawing>
      </w:r>
    </w:p>
    <w:p w14:paraId="29E50DEC" w14:textId="77777777" w:rsidR="00436E20" w:rsidRPr="005D040D" w:rsidRDefault="00436E20" w:rsidP="00436E20">
      <w:pPr>
        <w:widowControl w:val="0"/>
        <w:pBdr>
          <w:top w:val="nil"/>
          <w:left w:val="nil"/>
          <w:bottom w:val="nil"/>
          <w:right w:val="nil"/>
          <w:between w:val="nil"/>
        </w:pBdr>
        <w:spacing w:line="480" w:lineRule="auto"/>
        <w:ind w:left="14"/>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Figure 4: Genomic landscape of species divergence between spot-billed and mallard ducks.</w:t>
      </w:r>
      <w:r w:rsidRPr="005D040D">
        <w:rPr>
          <w:rFonts w:ascii="Times New Roman" w:eastAsia="Times New Roman" w:hAnsi="Times New Roman" w:cs="Times New Roman"/>
          <w:color w:val="000000"/>
          <w:sz w:val="24"/>
          <w:szCs w:val="24"/>
        </w:rPr>
        <w:t xml:space="preserve"> (</w:t>
      </w:r>
      <w:r w:rsidRPr="005D040D">
        <w:rPr>
          <w:rFonts w:ascii="Times New Roman" w:eastAsia="Times New Roman" w:hAnsi="Times New Roman" w:cs="Times New Roman"/>
          <w:b/>
          <w:color w:val="000000"/>
          <w:sz w:val="24"/>
          <w:szCs w:val="24"/>
        </w:rPr>
        <w:t>a</w:t>
      </w:r>
      <w:r w:rsidRPr="005D040D">
        <w:rPr>
          <w:rFonts w:ascii="Times New Roman" w:eastAsia="Times New Roman" w:hAnsi="Times New Roman" w:cs="Times New Roman"/>
          <w:color w:val="000000"/>
          <w:sz w:val="24"/>
          <w:szCs w:val="24"/>
        </w:rPr>
        <w:t xml:space="preserve">) Distribution of population genomic parameters of the Beijing duck assembly, in 40 kb windows with sliding 20 kb steps. The blue scaffolds in the right </w:t>
      </w:r>
      <w:r w:rsidRPr="005D040D">
        <w:rPr>
          <w:rFonts w:ascii="Times New Roman" w:eastAsia="Times New Roman" w:hAnsi="Times New Roman" w:cs="Times New Roman"/>
          <w:color w:val="000000"/>
          <w:sz w:val="24"/>
          <w:szCs w:val="24"/>
        </w:rPr>
        <w:lastRenderedPageBreak/>
        <w:t>were referred to as duck Z scaffolds. The black horizontal line indicates the threshold at F</w:t>
      </w:r>
      <w:r w:rsidRPr="005D040D">
        <w:rPr>
          <w:rFonts w:ascii="Times New Roman" w:eastAsia="Times New Roman" w:hAnsi="Times New Roman" w:cs="Times New Roman"/>
          <w:color w:val="000000"/>
          <w:sz w:val="24"/>
          <w:szCs w:val="24"/>
          <w:vertAlign w:val="subscript"/>
        </w:rPr>
        <w:t>ST</w:t>
      </w:r>
      <w:r w:rsidRPr="005D040D">
        <w:rPr>
          <w:rFonts w:ascii="Times New Roman" w:eastAsia="Times New Roman" w:hAnsi="Times New Roman" w:cs="Times New Roman"/>
          <w:color w:val="000000"/>
          <w:sz w:val="24"/>
          <w:szCs w:val="24"/>
        </w:rPr>
        <w:t>=0.1888 (mean of F</w:t>
      </w:r>
      <w:r w:rsidRPr="005D040D">
        <w:rPr>
          <w:rFonts w:ascii="Times New Roman" w:eastAsia="Times New Roman" w:hAnsi="Times New Roman" w:cs="Times New Roman"/>
          <w:color w:val="000000"/>
          <w:sz w:val="24"/>
          <w:szCs w:val="24"/>
          <w:vertAlign w:val="subscript"/>
        </w:rPr>
        <w:t>ST</w:t>
      </w:r>
      <w:r w:rsidRPr="005D040D">
        <w:rPr>
          <w:rFonts w:ascii="Times New Roman" w:eastAsia="Times New Roman" w:hAnsi="Times New Roman" w:cs="Times New Roman"/>
          <w:color w:val="000000"/>
          <w:sz w:val="24"/>
          <w:szCs w:val="24"/>
        </w:rPr>
        <w:t xml:space="preserve"> + 4 standard deviations, referred to as Z(F</w:t>
      </w:r>
      <w:r w:rsidRPr="005D040D">
        <w:rPr>
          <w:rFonts w:ascii="Times New Roman" w:eastAsia="Times New Roman" w:hAnsi="Times New Roman" w:cs="Times New Roman"/>
          <w:color w:val="000000"/>
          <w:sz w:val="24"/>
          <w:szCs w:val="24"/>
          <w:vertAlign w:val="subscript"/>
        </w:rPr>
        <w:t>ST</w:t>
      </w:r>
      <w:r w:rsidRPr="005D040D">
        <w:rPr>
          <w:rFonts w:ascii="Times New Roman" w:eastAsia="Times New Roman" w:hAnsi="Times New Roman" w:cs="Times New Roman"/>
          <w:color w:val="000000"/>
          <w:sz w:val="24"/>
          <w:szCs w:val="24"/>
        </w:rPr>
        <w:t>)=4). The plots show the F</w:t>
      </w:r>
      <w:r w:rsidRPr="005D040D">
        <w:rPr>
          <w:rFonts w:ascii="Times New Roman" w:eastAsia="Times New Roman" w:hAnsi="Times New Roman" w:cs="Times New Roman"/>
          <w:color w:val="000000"/>
          <w:sz w:val="24"/>
          <w:szCs w:val="24"/>
          <w:vertAlign w:val="subscript"/>
        </w:rPr>
        <w:t>ST</w:t>
      </w:r>
      <w:r w:rsidRPr="005D040D">
        <w:rPr>
          <w:rFonts w:ascii="Times New Roman" w:eastAsia="Times New Roman" w:hAnsi="Times New Roman" w:cs="Times New Roman"/>
          <w:color w:val="000000"/>
          <w:sz w:val="24"/>
          <w:szCs w:val="24"/>
        </w:rPr>
        <w:t xml:space="preserve"> between spot-billed and mallard, number of SNPs per window, nucleotide diversity (π), and Tajima’s D for spot-billed and mallard. </w:t>
      </w:r>
      <w:r w:rsidRPr="005D040D">
        <w:rPr>
          <w:rFonts w:ascii="Times New Roman" w:eastAsia="Times New Roman" w:hAnsi="Times New Roman" w:cs="Times New Roman"/>
          <w:b/>
          <w:color w:val="000000"/>
          <w:sz w:val="24"/>
          <w:szCs w:val="24"/>
        </w:rPr>
        <w:t>(b)</w:t>
      </w:r>
      <w:r w:rsidRPr="005D040D">
        <w:rPr>
          <w:rFonts w:ascii="Times New Roman" w:eastAsia="Times New Roman" w:hAnsi="Times New Roman" w:cs="Times New Roman"/>
          <w:color w:val="000000"/>
          <w:sz w:val="24"/>
          <w:szCs w:val="24"/>
        </w:rPr>
        <w:t xml:space="preserve"> Distribution of population genomic parameters along ten example scaffolds</w:t>
      </w:r>
      <w:r>
        <w:rPr>
          <w:rFonts w:ascii="Times New Roman" w:eastAsia="Times New Roman" w:hAnsi="Times New Roman" w:cs="Times New Roman"/>
          <w:color w:val="000000"/>
          <w:sz w:val="24"/>
          <w:szCs w:val="24"/>
        </w:rPr>
        <w:t>; this distribution</w:t>
      </w:r>
      <w:r w:rsidRPr="005D040D">
        <w:rPr>
          <w:rFonts w:ascii="Times New Roman" w:eastAsia="Times New Roman" w:hAnsi="Times New Roman" w:cs="Times New Roman"/>
          <w:color w:val="000000"/>
          <w:sz w:val="24"/>
          <w:szCs w:val="24"/>
        </w:rPr>
        <w:t xml:space="preserve"> is part of (a). </w:t>
      </w:r>
      <w:r w:rsidRPr="005D040D">
        <w:rPr>
          <w:rFonts w:ascii="Times New Roman" w:eastAsia="Times New Roman" w:hAnsi="Times New Roman" w:cs="Times New Roman"/>
          <w:b/>
          <w:color w:val="000000"/>
          <w:sz w:val="24"/>
          <w:szCs w:val="24"/>
        </w:rPr>
        <w:t>(c-e)</w:t>
      </w:r>
      <w:r w:rsidRPr="005D040D">
        <w:rPr>
          <w:rFonts w:ascii="Times New Roman" w:eastAsia="Times New Roman" w:hAnsi="Times New Roman" w:cs="Times New Roman"/>
          <w:color w:val="000000"/>
          <w:sz w:val="24"/>
          <w:szCs w:val="24"/>
        </w:rPr>
        <w:t xml:space="preserve"> Distribution of nucleotide diversity (π), number of SNPs per window and Tajima’s D inside/outside high differentiation region autosomes (high differentiation regions, i.e., zF</w:t>
      </w:r>
      <w:r w:rsidRPr="005D040D">
        <w:rPr>
          <w:rFonts w:ascii="Times New Roman" w:eastAsia="Times New Roman" w:hAnsi="Times New Roman" w:cs="Times New Roman"/>
          <w:color w:val="000000"/>
          <w:sz w:val="24"/>
          <w:szCs w:val="24"/>
          <w:vertAlign w:val="subscript"/>
        </w:rPr>
        <w:t>ST</w:t>
      </w:r>
      <w:r w:rsidRPr="005D040D">
        <w:rPr>
          <w:rFonts w:ascii="Times New Roman" w:eastAsia="Times New Roman" w:hAnsi="Times New Roman" w:cs="Times New Roman"/>
          <w:color w:val="000000"/>
          <w:sz w:val="24"/>
          <w:szCs w:val="24"/>
        </w:rPr>
        <w:t xml:space="preserve">&gt;=4, corresponding to bins above the horizontal line in (a) autosomes) in mallard and spot-billed ducks. </w:t>
      </w:r>
      <w:r w:rsidRPr="005D040D">
        <w:rPr>
          <w:rFonts w:ascii="Times New Roman" w:eastAsia="Times New Roman" w:hAnsi="Times New Roman" w:cs="Times New Roman"/>
          <w:b/>
          <w:color w:val="000000"/>
          <w:sz w:val="24"/>
          <w:szCs w:val="24"/>
        </w:rPr>
        <w:t>(f)</w:t>
      </w:r>
      <w:r w:rsidRPr="005D040D">
        <w:rPr>
          <w:rFonts w:ascii="Times New Roman" w:eastAsia="Times New Roman" w:hAnsi="Times New Roman" w:cs="Times New Roman"/>
          <w:color w:val="000000"/>
          <w:sz w:val="24"/>
          <w:szCs w:val="24"/>
        </w:rPr>
        <w:t xml:space="preserve"> Distribution of pairwise F</w:t>
      </w:r>
      <w:r w:rsidRPr="005D040D">
        <w:rPr>
          <w:rFonts w:ascii="Times New Roman" w:eastAsia="Times New Roman" w:hAnsi="Times New Roman" w:cs="Times New Roman"/>
          <w:color w:val="000000"/>
          <w:sz w:val="24"/>
          <w:szCs w:val="24"/>
          <w:vertAlign w:val="subscript"/>
        </w:rPr>
        <w:t>ST</w:t>
      </w:r>
      <w:r w:rsidRPr="005D040D">
        <w:rPr>
          <w:rFonts w:ascii="Times New Roman" w:eastAsia="Times New Roman" w:hAnsi="Times New Roman" w:cs="Times New Roman"/>
          <w:color w:val="000000"/>
          <w:sz w:val="24"/>
          <w:szCs w:val="24"/>
        </w:rPr>
        <w:t xml:space="preserve"> for 40 kb windows with sliding 20 kb steps. The red line shows the plot in the first row of (</w:t>
      </w:r>
      <w:r w:rsidRPr="005D040D">
        <w:rPr>
          <w:rFonts w:ascii="Times New Roman" w:eastAsia="Times New Roman" w:hAnsi="Times New Roman" w:cs="Times New Roman"/>
          <w:b/>
          <w:color w:val="000000"/>
          <w:sz w:val="24"/>
          <w:szCs w:val="24"/>
        </w:rPr>
        <w:t>a</w:t>
      </w:r>
      <w:r w:rsidRPr="005D040D">
        <w:rPr>
          <w:rFonts w:ascii="Times New Roman" w:eastAsia="Times New Roman" w:hAnsi="Times New Roman" w:cs="Times New Roman"/>
          <w:color w:val="000000"/>
          <w:sz w:val="24"/>
          <w:szCs w:val="24"/>
        </w:rPr>
        <w:t>). Blue and green lines show the pairwise F</w:t>
      </w:r>
      <w:r w:rsidRPr="005D040D">
        <w:rPr>
          <w:rFonts w:ascii="Times New Roman" w:eastAsia="Times New Roman" w:hAnsi="Times New Roman" w:cs="Times New Roman"/>
          <w:color w:val="000000"/>
          <w:sz w:val="24"/>
          <w:szCs w:val="24"/>
          <w:vertAlign w:val="subscript"/>
        </w:rPr>
        <w:t>ST</w:t>
      </w:r>
      <w:r w:rsidRPr="005D040D">
        <w:rPr>
          <w:rFonts w:ascii="Times New Roman" w:eastAsia="Times New Roman" w:hAnsi="Times New Roman" w:cs="Times New Roman"/>
          <w:color w:val="000000"/>
          <w:sz w:val="24"/>
          <w:szCs w:val="24"/>
        </w:rPr>
        <w:t xml:space="preserve"> between spot-billed/mallard and domestic ducks (combining 8 domestic breeds). </w:t>
      </w:r>
      <w:r w:rsidRPr="005D040D">
        <w:br w:type="page"/>
      </w:r>
    </w:p>
    <w:p w14:paraId="5353F06C" w14:textId="77777777" w:rsidR="00436E20" w:rsidRPr="005D040D" w:rsidRDefault="00436E20" w:rsidP="00436E20">
      <w:pPr>
        <w:widowControl w:val="0"/>
        <w:pBdr>
          <w:top w:val="nil"/>
          <w:left w:val="nil"/>
          <w:bottom w:val="nil"/>
          <w:right w:val="nil"/>
          <w:between w:val="nil"/>
        </w:pBdr>
        <w:spacing w:line="480" w:lineRule="auto"/>
        <w:ind w:left="14"/>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lastRenderedPageBreak/>
        <w:t>Tables</w:t>
      </w:r>
    </w:p>
    <w:tbl>
      <w:tblPr>
        <w:tblW w:w="8379" w:type="dxa"/>
        <w:tblInd w:w="93" w:type="dxa"/>
        <w:tblLayout w:type="fixed"/>
        <w:tblLook w:val="0000" w:firstRow="0" w:lastRow="0" w:firstColumn="0" w:lastColumn="0" w:noHBand="0" w:noVBand="0"/>
      </w:tblPr>
      <w:tblGrid>
        <w:gridCol w:w="3475"/>
        <w:gridCol w:w="1176"/>
        <w:gridCol w:w="1266"/>
        <w:gridCol w:w="2462"/>
      </w:tblGrid>
      <w:tr w:rsidR="00436E20" w:rsidRPr="000D6BDF" w14:paraId="31542611" w14:textId="77777777" w:rsidTr="00CE4C27">
        <w:trPr>
          <w:trHeight w:val="300"/>
        </w:trPr>
        <w:tc>
          <w:tcPr>
            <w:tcW w:w="8379" w:type="dxa"/>
            <w:gridSpan w:val="4"/>
            <w:tcBorders>
              <w:top w:val="nil"/>
              <w:left w:val="nil"/>
              <w:bottom w:val="single" w:sz="8" w:space="0" w:color="000000"/>
              <w:right w:val="nil"/>
            </w:tcBorders>
            <w:shd w:val="clear" w:color="auto" w:fill="auto"/>
            <w:vAlign w:val="center"/>
          </w:tcPr>
          <w:p w14:paraId="563B4955" w14:textId="77777777" w:rsidR="00436E20" w:rsidRPr="005D040D" w:rsidRDefault="00436E20" w:rsidP="00CE4C27">
            <w:pPr>
              <w:pBdr>
                <w:top w:val="nil"/>
                <w:left w:val="nil"/>
                <w:bottom w:val="nil"/>
                <w:right w:val="nil"/>
                <w:between w:val="nil"/>
              </w:pBdr>
              <w:spacing w:line="480" w:lineRule="auto"/>
              <w:ind w:left="2" w:right="-1111" w:hanging="94"/>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 xml:space="preserve">Table 1. Comparison of features of the mallard, spot-billed and Beijing duck </w:t>
            </w:r>
          </w:p>
          <w:p w14:paraId="3B792383" w14:textId="77777777" w:rsidR="00436E20" w:rsidRPr="005D040D" w:rsidRDefault="00436E20" w:rsidP="00CE4C27">
            <w:pPr>
              <w:pBdr>
                <w:top w:val="nil"/>
                <w:left w:val="nil"/>
                <w:bottom w:val="nil"/>
                <w:right w:val="nil"/>
                <w:between w:val="nil"/>
              </w:pBdr>
              <w:spacing w:line="480" w:lineRule="auto"/>
              <w:ind w:right="-1111"/>
              <w:rPr>
                <w:rFonts w:ascii="Times New Roman" w:eastAsia="Times New Roman" w:hAnsi="Times New Roman" w:cs="Times New Roman"/>
                <w:color w:val="000000"/>
                <w:sz w:val="22"/>
                <w:szCs w:val="22"/>
              </w:rPr>
            </w:pPr>
            <w:r w:rsidRPr="005D040D">
              <w:rPr>
                <w:rFonts w:ascii="Times New Roman" w:eastAsia="Times New Roman" w:hAnsi="Times New Roman" w:cs="Times New Roman"/>
                <w:b/>
                <w:color w:val="000000"/>
                <w:sz w:val="24"/>
                <w:szCs w:val="24"/>
              </w:rPr>
              <w:t>Genomes</w:t>
            </w:r>
          </w:p>
        </w:tc>
      </w:tr>
      <w:tr w:rsidR="00436E20" w:rsidRPr="000D6BDF" w14:paraId="68352D25" w14:textId="77777777" w:rsidTr="00CE4C27">
        <w:trPr>
          <w:trHeight w:val="300"/>
        </w:trPr>
        <w:tc>
          <w:tcPr>
            <w:tcW w:w="3475" w:type="dxa"/>
            <w:tcBorders>
              <w:top w:val="single" w:sz="8" w:space="0" w:color="000000"/>
              <w:left w:val="nil"/>
              <w:bottom w:val="single" w:sz="6" w:space="0" w:color="000000"/>
              <w:right w:val="nil"/>
            </w:tcBorders>
            <w:shd w:val="clear" w:color="auto" w:fill="auto"/>
            <w:vAlign w:val="center"/>
          </w:tcPr>
          <w:p w14:paraId="04452CFA" w14:textId="77777777" w:rsidR="00436E20" w:rsidRPr="005D040D" w:rsidRDefault="00436E20" w:rsidP="00CE4C27">
            <w:pPr>
              <w:pBdr>
                <w:top w:val="nil"/>
                <w:left w:val="nil"/>
                <w:bottom w:val="nil"/>
                <w:right w:val="nil"/>
                <w:between w:val="nil"/>
              </w:pBdr>
              <w:spacing w:line="480" w:lineRule="auto"/>
              <w:jc w:val="center"/>
              <w:rPr>
                <w:rFonts w:ascii="Times New Roman" w:eastAsia="Times New Roman" w:hAnsi="Times New Roman" w:cs="Times New Roman"/>
                <w:color w:val="000000"/>
                <w:sz w:val="22"/>
                <w:szCs w:val="22"/>
              </w:rPr>
            </w:pPr>
            <w:r w:rsidRPr="005D040D">
              <w:rPr>
                <w:rFonts w:ascii="Times New Roman" w:eastAsia="Times New Roman" w:hAnsi="Times New Roman" w:cs="Times New Roman"/>
                <w:b/>
                <w:color w:val="000000"/>
                <w:sz w:val="22"/>
                <w:szCs w:val="22"/>
              </w:rPr>
              <w:t>Genomic features</w:t>
            </w:r>
          </w:p>
        </w:tc>
        <w:tc>
          <w:tcPr>
            <w:tcW w:w="1176" w:type="dxa"/>
            <w:tcBorders>
              <w:top w:val="single" w:sz="8" w:space="0" w:color="000000"/>
              <w:left w:val="nil"/>
              <w:bottom w:val="single" w:sz="6" w:space="0" w:color="000000"/>
              <w:right w:val="nil"/>
            </w:tcBorders>
            <w:shd w:val="clear" w:color="auto" w:fill="auto"/>
            <w:vAlign w:val="center"/>
          </w:tcPr>
          <w:p w14:paraId="6CDB1B47" w14:textId="77777777" w:rsidR="00436E20" w:rsidRPr="005D040D" w:rsidRDefault="00436E20" w:rsidP="00CE4C27">
            <w:pPr>
              <w:pBdr>
                <w:top w:val="nil"/>
                <w:left w:val="nil"/>
                <w:bottom w:val="nil"/>
                <w:right w:val="nil"/>
                <w:between w:val="nil"/>
              </w:pBdr>
              <w:spacing w:line="480" w:lineRule="auto"/>
              <w:jc w:val="center"/>
              <w:rPr>
                <w:rFonts w:ascii="Times New Roman" w:eastAsia="Times New Roman" w:hAnsi="Times New Roman" w:cs="Times New Roman"/>
                <w:color w:val="000000"/>
                <w:sz w:val="22"/>
                <w:szCs w:val="22"/>
              </w:rPr>
            </w:pPr>
            <w:r w:rsidRPr="005D040D">
              <w:rPr>
                <w:rFonts w:ascii="Times New Roman" w:eastAsia="Times New Roman" w:hAnsi="Times New Roman" w:cs="Times New Roman"/>
                <w:b/>
                <w:color w:val="000000"/>
                <w:sz w:val="22"/>
                <w:szCs w:val="22"/>
              </w:rPr>
              <w:t>Mallard</w:t>
            </w:r>
          </w:p>
        </w:tc>
        <w:tc>
          <w:tcPr>
            <w:tcW w:w="1266" w:type="dxa"/>
            <w:tcBorders>
              <w:top w:val="single" w:sz="8" w:space="0" w:color="000000"/>
              <w:left w:val="nil"/>
              <w:bottom w:val="single" w:sz="6" w:space="0" w:color="000000"/>
              <w:right w:val="nil"/>
            </w:tcBorders>
            <w:shd w:val="clear" w:color="auto" w:fill="auto"/>
            <w:vAlign w:val="center"/>
          </w:tcPr>
          <w:p w14:paraId="2CB2764B" w14:textId="77777777" w:rsidR="00436E20" w:rsidRPr="005D040D" w:rsidRDefault="00436E20" w:rsidP="00CE4C27">
            <w:pPr>
              <w:pBdr>
                <w:top w:val="nil"/>
                <w:left w:val="nil"/>
                <w:bottom w:val="nil"/>
                <w:right w:val="nil"/>
                <w:between w:val="nil"/>
              </w:pBdr>
              <w:spacing w:line="480" w:lineRule="auto"/>
              <w:jc w:val="center"/>
              <w:rPr>
                <w:rFonts w:ascii="Times New Roman" w:eastAsia="Times New Roman" w:hAnsi="Times New Roman" w:cs="Times New Roman"/>
                <w:color w:val="000000"/>
                <w:sz w:val="22"/>
                <w:szCs w:val="22"/>
              </w:rPr>
            </w:pPr>
            <w:r w:rsidRPr="005D040D">
              <w:rPr>
                <w:rFonts w:ascii="Times New Roman" w:eastAsia="Times New Roman" w:hAnsi="Times New Roman" w:cs="Times New Roman"/>
                <w:b/>
                <w:color w:val="000000"/>
                <w:sz w:val="22"/>
                <w:szCs w:val="22"/>
              </w:rPr>
              <w:t>Spot-billed</w:t>
            </w:r>
          </w:p>
        </w:tc>
        <w:tc>
          <w:tcPr>
            <w:tcW w:w="2462" w:type="dxa"/>
            <w:tcBorders>
              <w:top w:val="single" w:sz="8" w:space="0" w:color="000000"/>
              <w:left w:val="nil"/>
              <w:bottom w:val="single" w:sz="6" w:space="0" w:color="000000"/>
              <w:right w:val="nil"/>
            </w:tcBorders>
            <w:shd w:val="clear" w:color="auto" w:fill="auto"/>
            <w:vAlign w:val="center"/>
          </w:tcPr>
          <w:p w14:paraId="5570ECB1" w14:textId="77777777" w:rsidR="00436E20" w:rsidRPr="005D040D" w:rsidRDefault="00436E20" w:rsidP="00CE4C27">
            <w:pPr>
              <w:pBdr>
                <w:top w:val="nil"/>
                <w:left w:val="nil"/>
                <w:bottom w:val="nil"/>
                <w:right w:val="nil"/>
                <w:between w:val="nil"/>
              </w:pBdr>
              <w:spacing w:line="480" w:lineRule="auto"/>
              <w:jc w:val="center"/>
              <w:rPr>
                <w:rFonts w:ascii="Times New Roman" w:eastAsia="Times New Roman" w:hAnsi="Times New Roman" w:cs="Times New Roman"/>
                <w:color w:val="000000"/>
                <w:sz w:val="22"/>
                <w:szCs w:val="22"/>
              </w:rPr>
            </w:pPr>
            <w:r w:rsidRPr="005D040D">
              <w:rPr>
                <w:rFonts w:ascii="Times New Roman" w:eastAsia="Times New Roman" w:hAnsi="Times New Roman" w:cs="Times New Roman"/>
                <w:b/>
                <w:color w:val="000000"/>
                <w:sz w:val="22"/>
                <w:szCs w:val="22"/>
              </w:rPr>
              <w:t>Beijing duck</w:t>
            </w:r>
          </w:p>
        </w:tc>
      </w:tr>
      <w:tr w:rsidR="00436E20" w:rsidRPr="000D6BDF" w14:paraId="4E56C618" w14:textId="77777777" w:rsidTr="00CE4C27">
        <w:trPr>
          <w:trHeight w:val="300"/>
        </w:trPr>
        <w:tc>
          <w:tcPr>
            <w:tcW w:w="3475" w:type="dxa"/>
            <w:tcBorders>
              <w:top w:val="single" w:sz="6" w:space="0" w:color="000000"/>
              <w:left w:val="nil"/>
              <w:bottom w:val="nil"/>
              <w:right w:val="nil"/>
            </w:tcBorders>
            <w:shd w:val="clear" w:color="auto" w:fill="auto"/>
            <w:vAlign w:val="center"/>
          </w:tcPr>
          <w:p w14:paraId="5B11E564" w14:textId="77777777" w:rsidR="00436E20" w:rsidRPr="005D040D" w:rsidRDefault="00436E20" w:rsidP="00CE4C27">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Assembled genome size (Gb)</w:t>
            </w:r>
          </w:p>
        </w:tc>
        <w:tc>
          <w:tcPr>
            <w:tcW w:w="1176" w:type="dxa"/>
            <w:tcBorders>
              <w:top w:val="single" w:sz="6" w:space="0" w:color="000000"/>
              <w:left w:val="nil"/>
              <w:bottom w:val="nil"/>
              <w:right w:val="nil"/>
            </w:tcBorders>
            <w:shd w:val="clear" w:color="auto" w:fill="auto"/>
            <w:vAlign w:val="center"/>
          </w:tcPr>
          <w:p w14:paraId="589A1E52" w14:textId="77777777" w:rsidR="00436E20" w:rsidRPr="005D040D" w:rsidRDefault="00436E20" w:rsidP="00CE4C27">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 xml:space="preserve">1.27 </w:t>
            </w:r>
          </w:p>
        </w:tc>
        <w:tc>
          <w:tcPr>
            <w:tcW w:w="1266" w:type="dxa"/>
            <w:tcBorders>
              <w:top w:val="single" w:sz="6" w:space="0" w:color="000000"/>
              <w:left w:val="nil"/>
              <w:bottom w:val="nil"/>
              <w:right w:val="nil"/>
            </w:tcBorders>
            <w:shd w:val="clear" w:color="auto" w:fill="auto"/>
            <w:vAlign w:val="center"/>
          </w:tcPr>
          <w:p w14:paraId="2B8A0655" w14:textId="77777777" w:rsidR="00436E20" w:rsidRPr="005D040D" w:rsidRDefault="00436E20" w:rsidP="00CE4C27">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 xml:space="preserve">1.31 </w:t>
            </w:r>
          </w:p>
        </w:tc>
        <w:tc>
          <w:tcPr>
            <w:tcW w:w="2462" w:type="dxa"/>
            <w:tcBorders>
              <w:top w:val="single" w:sz="6" w:space="0" w:color="000000"/>
              <w:left w:val="nil"/>
              <w:bottom w:val="nil"/>
              <w:right w:val="nil"/>
            </w:tcBorders>
            <w:shd w:val="clear" w:color="auto" w:fill="auto"/>
            <w:vAlign w:val="center"/>
          </w:tcPr>
          <w:p w14:paraId="6921BCD9" w14:textId="77777777" w:rsidR="00436E20" w:rsidRPr="005D040D" w:rsidRDefault="00436E20" w:rsidP="00CE4C27">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 xml:space="preserve">1.11 </w:t>
            </w:r>
          </w:p>
        </w:tc>
      </w:tr>
      <w:tr w:rsidR="00436E20" w:rsidRPr="000D6BDF" w14:paraId="265057E4" w14:textId="77777777" w:rsidTr="00CE4C27">
        <w:trPr>
          <w:trHeight w:val="300"/>
        </w:trPr>
        <w:tc>
          <w:tcPr>
            <w:tcW w:w="3475" w:type="dxa"/>
            <w:tcBorders>
              <w:top w:val="nil"/>
              <w:left w:val="nil"/>
              <w:bottom w:val="nil"/>
              <w:right w:val="nil"/>
            </w:tcBorders>
            <w:shd w:val="clear" w:color="auto" w:fill="auto"/>
            <w:vAlign w:val="center"/>
          </w:tcPr>
          <w:p w14:paraId="71FA6AD2" w14:textId="77777777" w:rsidR="00436E20" w:rsidRPr="005D040D" w:rsidRDefault="00436E20" w:rsidP="00CE4C27">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Contig N50 (bp)</w:t>
            </w:r>
          </w:p>
        </w:tc>
        <w:tc>
          <w:tcPr>
            <w:tcW w:w="1176" w:type="dxa"/>
            <w:tcBorders>
              <w:top w:val="nil"/>
              <w:left w:val="nil"/>
              <w:bottom w:val="nil"/>
              <w:right w:val="nil"/>
            </w:tcBorders>
            <w:shd w:val="clear" w:color="auto" w:fill="auto"/>
            <w:vAlign w:val="center"/>
          </w:tcPr>
          <w:p w14:paraId="2EE0EDE8" w14:textId="77777777" w:rsidR="00436E20" w:rsidRPr="005D040D" w:rsidRDefault="00436E20" w:rsidP="00CE4C27">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38,271</w:t>
            </w:r>
          </w:p>
        </w:tc>
        <w:tc>
          <w:tcPr>
            <w:tcW w:w="1266" w:type="dxa"/>
            <w:tcBorders>
              <w:top w:val="nil"/>
              <w:left w:val="nil"/>
              <w:bottom w:val="nil"/>
              <w:right w:val="nil"/>
            </w:tcBorders>
            <w:shd w:val="clear" w:color="auto" w:fill="auto"/>
            <w:vAlign w:val="center"/>
          </w:tcPr>
          <w:p w14:paraId="06139B40" w14:textId="77777777" w:rsidR="00436E20" w:rsidRPr="005D040D" w:rsidRDefault="00436E20" w:rsidP="00CE4C27">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33,061</w:t>
            </w:r>
          </w:p>
        </w:tc>
        <w:tc>
          <w:tcPr>
            <w:tcW w:w="2462" w:type="dxa"/>
            <w:tcBorders>
              <w:top w:val="nil"/>
              <w:left w:val="nil"/>
              <w:bottom w:val="nil"/>
              <w:right w:val="nil"/>
            </w:tcBorders>
            <w:shd w:val="clear" w:color="auto" w:fill="auto"/>
            <w:vAlign w:val="center"/>
          </w:tcPr>
          <w:p w14:paraId="3937A20B" w14:textId="77777777" w:rsidR="00436E20" w:rsidRPr="005D040D" w:rsidRDefault="00436E20" w:rsidP="00CE4C27">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26,114</w:t>
            </w:r>
          </w:p>
        </w:tc>
      </w:tr>
      <w:tr w:rsidR="00436E20" w:rsidRPr="000D6BDF" w14:paraId="510FE672" w14:textId="77777777" w:rsidTr="00CE4C27">
        <w:trPr>
          <w:trHeight w:val="300"/>
        </w:trPr>
        <w:tc>
          <w:tcPr>
            <w:tcW w:w="3475" w:type="dxa"/>
            <w:tcBorders>
              <w:top w:val="nil"/>
              <w:left w:val="nil"/>
              <w:bottom w:val="nil"/>
              <w:right w:val="nil"/>
            </w:tcBorders>
            <w:shd w:val="clear" w:color="auto" w:fill="auto"/>
            <w:vAlign w:val="center"/>
          </w:tcPr>
          <w:p w14:paraId="73487BC6" w14:textId="77777777" w:rsidR="00436E20" w:rsidRPr="005D040D" w:rsidRDefault="00436E20" w:rsidP="00CE4C27">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Scaffold N50 (bp)</w:t>
            </w:r>
          </w:p>
        </w:tc>
        <w:tc>
          <w:tcPr>
            <w:tcW w:w="1176" w:type="dxa"/>
            <w:tcBorders>
              <w:top w:val="nil"/>
              <w:left w:val="nil"/>
              <w:bottom w:val="nil"/>
              <w:right w:val="nil"/>
            </w:tcBorders>
            <w:shd w:val="clear" w:color="auto" w:fill="auto"/>
            <w:vAlign w:val="center"/>
          </w:tcPr>
          <w:p w14:paraId="3EC152BE" w14:textId="77777777" w:rsidR="00436E20" w:rsidRPr="005D040D" w:rsidRDefault="00436E20" w:rsidP="00CE4C27">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2,489,142</w:t>
            </w:r>
          </w:p>
        </w:tc>
        <w:tc>
          <w:tcPr>
            <w:tcW w:w="1266" w:type="dxa"/>
            <w:tcBorders>
              <w:top w:val="nil"/>
              <w:left w:val="nil"/>
              <w:bottom w:val="nil"/>
              <w:right w:val="nil"/>
            </w:tcBorders>
            <w:shd w:val="clear" w:color="auto" w:fill="auto"/>
            <w:vAlign w:val="center"/>
          </w:tcPr>
          <w:p w14:paraId="19900796" w14:textId="77777777" w:rsidR="00436E20" w:rsidRPr="005D040D" w:rsidRDefault="00436E20" w:rsidP="00CE4C27">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2,054,876</w:t>
            </w:r>
          </w:p>
        </w:tc>
        <w:tc>
          <w:tcPr>
            <w:tcW w:w="2462" w:type="dxa"/>
            <w:tcBorders>
              <w:top w:val="nil"/>
              <w:left w:val="nil"/>
              <w:bottom w:val="nil"/>
              <w:right w:val="nil"/>
            </w:tcBorders>
            <w:shd w:val="clear" w:color="auto" w:fill="auto"/>
            <w:vAlign w:val="center"/>
          </w:tcPr>
          <w:p w14:paraId="457FC0AF" w14:textId="77777777" w:rsidR="00436E20" w:rsidRPr="005D040D" w:rsidRDefault="00436E20" w:rsidP="00CE4C27">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1,233,631</w:t>
            </w:r>
          </w:p>
        </w:tc>
      </w:tr>
      <w:tr w:rsidR="00436E20" w:rsidRPr="000D6BDF" w14:paraId="79C6E85F" w14:textId="77777777" w:rsidTr="00CE4C27">
        <w:trPr>
          <w:trHeight w:val="300"/>
        </w:trPr>
        <w:tc>
          <w:tcPr>
            <w:tcW w:w="3475" w:type="dxa"/>
            <w:tcBorders>
              <w:top w:val="nil"/>
              <w:left w:val="nil"/>
              <w:bottom w:val="nil"/>
              <w:right w:val="nil"/>
            </w:tcBorders>
            <w:shd w:val="clear" w:color="auto" w:fill="auto"/>
            <w:vAlign w:val="center"/>
          </w:tcPr>
          <w:p w14:paraId="6A087A54" w14:textId="77777777" w:rsidR="00436E20" w:rsidRPr="005D040D" w:rsidRDefault="00436E20" w:rsidP="00CE4C27">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GC content (%)</w:t>
            </w:r>
          </w:p>
        </w:tc>
        <w:tc>
          <w:tcPr>
            <w:tcW w:w="1176" w:type="dxa"/>
            <w:tcBorders>
              <w:top w:val="nil"/>
              <w:left w:val="nil"/>
              <w:bottom w:val="nil"/>
              <w:right w:val="nil"/>
            </w:tcBorders>
            <w:shd w:val="clear" w:color="auto" w:fill="auto"/>
            <w:vAlign w:val="center"/>
          </w:tcPr>
          <w:p w14:paraId="6249DD54" w14:textId="77777777" w:rsidR="00436E20" w:rsidRPr="005D040D" w:rsidRDefault="00436E20" w:rsidP="00CE4C27">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 xml:space="preserve">41.90 </w:t>
            </w:r>
          </w:p>
        </w:tc>
        <w:tc>
          <w:tcPr>
            <w:tcW w:w="1266" w:type="dxa"/>
            <w:tcBorders>
              <w:top w:val="nil"/>
              <w:left w:val="nil"/>
              <w:bottom w:val="nil"/>
              <w:right w:val="nil"/>
            </w:tcBorders>
            <w:shd w:val="clear" w:color="auto" w:fill="auto"/>
            <w:vAlign w:val="center"/>
          </w:tcPr>
          <w:p w14:paraId="46BCC02C" w14:textId="77777777" w:rsidR="00436E20" w:rsidRPr="005D040D" w:rsidRDefault="00436E20" w:rsidP="00CE4C27">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 xml:space="preserve">41.90 </w:t>
            </w:r>
          </w:p>
        </w:tc>
        <w:tc>
          <w:tcPr>
            <w:tcW w:w="2462" w:type="dxa"/>
            <w:tcBorders>
              <w:top w:val="nil"/>
              <w:left w:val="nil"/>
              <w:bottom w:val="nil"/>
              <w:right w:val="nil"/>
            </w:tcBorders>
            <w:shd w:val="clear" w:color="auto" w:fill="auto"/>
            <w:vAlign w:val="center"/>
          </w:tcPr>
          <w:p w14:paraId="52253DF6" w14:textId="77777777" w:rsidR="00436E20" w:rsidRPr="005D040D" w:rsidRDefault="00436E20" w:rsidP="00CE4C27">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 xml:space="preserve">40.90 </w:t>
            </w:r>
          </w:p>
        </w:tc>
      </w:tr>
      <w:tr w:rsidR="00436E20" w:rsidRPr="000D6BDF" w14:paraId="56FD3F13" w14:textId="77777777" w:rsidTr="00CE4C27">
        <w:trPr>
          <w:trHeight w:val="300"/>
        </w:trPr>
        <w:tc>
          <w:tcPr>
            <w:tcW w:w="3475" w:type="dxa"/>
            <w:tcBorders>
              <w:top w:val="nil"/>
              <w:left w:val="nil"/>
              <w:bottom w:val="nil"/>
              <w:right w:val="nil"/>
            </w:tcBorders>
            <w:shd w:val="clear" w:color="auto" w:fill="auto"/>
            <w:vAlign w:val="center"/>
          </w:tcPr>
          <w:p w14:paraId="5ECD74D4" w14:textId="77777777" w:rsidR="00436E20" w:rsidRPr="005D040D" w:rsidRDefault="00436E20" w:rsidP="00CE4C27">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Repeat rate (%)</w:t>
            </w:r>
          </w:p>
        </w:tc>
        <w:tc>
          <w:tcPr>
            <w:tcW w:w="1176" w:type="dxa"/>
            <w:tcBorders>
              <w:top w:val="nil"/>
              <w:left w:val="nil"/>
              <w:bottom w:val="nil"/>
              <w:right w:val="nil"/>
            </w:tcBorders>
            <w:shd w:val="clear" w:color="auto" w:fill="auto"/>
            <w:vAlign w:val="center"/>
          </w:tcPr>
          <w:p w14:paraId="0B07CDA6" w14:textId="77777777" w:rsidR="00436E20" w:rsidRPr="005D040D" w:rsidRDefault="00436E20" w:rsidP="00CE4C27">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10.71</w:t>
            </w:r>
          </w:p>
        </w:tc>
        <w:tc>
          <w:tcPr>
            <w:tcW w:w="1266" w:type="dxa"/>
            <w:tcBorders>
              <w:top w:val="nil"/>
              <w:left w:val="nil"/>
              <w:bottom w:val="nil"/>
              <w:right w:val="nil"/>
            </w:tcBorders>
            <w:shd w:val="clear" w:color="auto" w:fill="auto"/>
            <w:vAlign w:val="center"/>
          </w:tcPr>
          <w:p w14:paraId="45690A9C" w14:textId="77777777" w:rsidR="00436E20" w:rsidRPr="005D040D" w:rsidRDefault="00436E20" w:rsidP="00CE4C27">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10.55</w:t>
            </w:r>
          </w:p>
        </w:tc>
        <w:tc>
          <w:tcPr>
            <w:tcW w:w="2462" w:type="dxa"/>
            <w:tcBorders>
              <w:top w:val="nil"/>
              <w:left w:val="nil"/>
              <w:bottom w:val="nil"/>
              <w:right w:val="nil"/>
            </w:tcBorders>
            <w:shd w:val="clear" w:color="auto" w:fill="auto"/>
            <w:vAlign w:val="center"/>
          </w:tcPr>
          <w:p w14:paraId="69C8CA14" w14:textId="77777777" w:rsidR="00436E20" w:rsidRPr="005D040D" w:rsidRDefault="00436E20" w:rsidP="00CE4C27">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7.31</w:t>
            </w:r>
          </w:p>
        </w:tc>
      </w:tr>
      <w:tr w:rsidR="00436E20" w:rsidRPr="000D6BDF" w14:paraId="61B95B0A" w14:textId="77777777" w:rsidTr="00CE4C27">
        <w:trPr>
          <w:trHeight w:val="360"/>
        </w:trPr>
        <w:tc>
          <w:tcPr>
            <w:tcW w:w="3475" w:type="dxa"/>
            <w:tcBorders>
              <w:top w:val="nil"/>
              <w:left w:val="nil"/>
              <w:right w:val="nil"/>
            </w:tcBorders>
            <w:shd w:val="clear" w:color="auto" w:fill="auto"/>
            <w:vAlign w:val="center"/>
          </w:tcPr>
          <w:p w14:paraId="4C69A5A0" w14:textId="77777777" w:rsidR="00436E20" w:rsidRPr="005D040D" w:rsidRDefault="00436E20" w:rsidP="00CE4C27">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Heterozygosity rate (×10</w:t>
            </w:r>
            <w:r w:rsidRPr="005D040D">
              <w:rPr>
                <w:rFonts w:ascii="Times New Roman" w:eastAsia="Times New Roman" w:hAnsi="Times New Roman" w:cs="Times New Roman"/>
                <w:color w:val="000000"/>
                <w:sz w:val="24"/>
                <w:szCs w:val="24"/>
                <w:vertAlign w:val="superscript"/>
              </w:rPr>
              <w:t>-3</w:t>
            </w:r>
            <w:r w:rsidRPr="005D040D">
              <w:rPr>
                <w:rFonts w:ascii="Times New Roman" w:eastAsia="Times New Roman" w:hAnsi="Times New Roman" w:cs="Times New Roman"/>
                <w:color w:val="000000"/>
                <w:sz w:val="24"/>
                <w:szCs w:val="24"/>
              </w:rPr>
              <w:t>)</w:t>
            </w:r>
          </w:p>
        </w:tc>
        <w:tc>
          <w:tcPr>
            <w:tcW w:w="1176" w:type="dxa"/>
            <w:tcBorders>
              <w:top w:val="nil"/>
              <w:left w:val="nil"/>
              <w:right w:val="nil"/>
            </w:tcBorders>
            <w:shd w:val="clear" w:color="auto" w:fill="auto"/>
            <w:vAlign w:val="center"/>
          </w:tcPr>
          <w:p w14:paraId="0C03D048" w14:textId="77777777" w:rsidR="00436E20" w:rsidRPr="005D040D" w:rsidRDefault="00436E20" w:rsidP="00CE4C27">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 xml:space="preserve">3.60 </w:t>
            </w:r>
          </w:p>
        </w:tc>
        <w:tc>
          <w:tcPr>
            <w:tcW w:w="1266" w:type="dxa"/>
            <w:tcBorders>
              <w:top w:val="nil"/>
              <w:left w:val="nil"/>
              <w:right w:val="nil"/>
            </w:tcBorders>
            <w:shd w:val="clear" w:color="auto" w:fill="auto"/>
            <w:vAlign w:val="center"/>
          </w:tcPr>
          <w:p w14:paraId="095A15E1" w14:textId="77777777" w:rsidR="00436E20" w:rsidRPr="005D040D" w:rsidRDefault="00436E20" w:rsidP="00CE4C27">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 xml:space="preserve">3.54 </w:t>
            </w:r>
          </w:p>
        </w:tc>
        <w:tc>
          <w:tcPr>
            <w:tcW w:w="2462" w:type="dxa"/>
            <w:tcBorders>
              <w:top w:val="nil"/>
              <w:left w:val="nil"/>
              <w:right w:val="nil"/>
            </w:tcBorders>
            <w:shd w:val="clear" w:color="auto" w:fill="auto"/>
            <w:vAlign w:val="center"/>
          </w:tcPr>
          <w:p w14:paraId="6006034C" w14:textId="77777777" w:rsidR="00436E20" w:rsidRPr="005D040D" w:rsidRDefault="00436E20" w:rsidP="00CE4C27">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 xml:space="preserve">2.40 </w:t>
            </w:r>
          </w:p>
        </w:tc>
      </w:tr>
      <w:tr w:rsidR="00436E20" w:rsidRPr="000D6BDF" w14:paraId="6C44973C" w14:textId="77777777" w:rsidTr="00CE4C27">
        <w:trPr>
          <w:trHeight w:val="300"/>
        </w:trPr>
        <w:tc>
          <w:tcPr>
            <w:tcW w:w="3475" w:type="dxa"/>
            <w:tcBorders>
              <w:top w:val="nil"/>
              <w:left w:val="nil"/>
              <w:bottom w:val="single" w:sz="8" w:space="0" w:color="000000"/>
              <w:right w:val="nil"/>
            </w:tcBorders>
            <w:shd w:val="clear" w:color="auto" w:fill="auto"/>
            <w:vAlign w:val="center"/>
          </w:tcPr>
          <w:p w14:paraId="1EE68612" w14:textId="77777777" w:rsidR="00436E20" w:rsidRPr="005D040D" w:rsidRDefault="00436E20" w:rsidP="00CE4C27">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Predicted protein-coding genes</w:t>
            </w:r>
          </w:p>
        </w:tc>
        <w:tc>
          <w:tcPr>
            <w:tcW w:w="1176" w:type="dxa"/>
            <w:tcBorders>
              <w:top w:val="nil"/>
              <w:left w:val="nil"/>
              <w:bottom w:val="single" w:sz="8" w:space="0" w:color="000000"/>
              <w:right w:val="nil"/>
            </w:tcBorders>
            <w:shd w:val="clear" w:color="auto" w:fill="auto"/>
            <w:vAlign w:val="center"/>
          </w:tcPr>
          <w:p w14:paraId="0CB2288C" w14:textId="77777777" w:rsidR="00436E20" w:rsidRPr="005D040D" w:rsidRDefault="00436E20" w:rsidP="00CE4C27">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21,056</w:t>
            </w:r>
          </w:p>
        </w:tc>
        <w:tc>
          <w:tcPr>
            <w:tcW w:w="1266" w:type="dxa"/>
            <w:tcBorders>
              <w:top w:val="nil"/>
              <w:left w:val="nil"/>
              <w:bottom w:val="single" w:sz="8" w:space="0" w:color="000000"/>
              <w:right w:val="nil"/>
            </w:tcBorders>
            <w:shd w:val="clear" w:color="auto" w:fill="auto"/>
            <w:vAlign w:val="center"/>
          </w:tcPr>
          <w:p w14:paraId="29CA4BB1" w14:textId="77777777" w:rsidR="00436E20" w:rsidRPr="005D040D" w:rsidRDefault="00436E20" w:rsidP="00CE4C27">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21,123</w:t>
            </w:r>
          </w:p>
        </w:tc>
        <w:tc>
          <w:tcPr>
            <w:tcW w:w="2462" w:type="dxa"/>
            <w:tcBorders>
              <w:top w:val="nil"/>
              <w:left w:val="nil"/>
              <w:bottom w:val="single" w:sz="8" w:space="0" w:color="000000"/>
              <w:right w:val="nil"/>
            </w:tcBorders>
            <w:shd w:val="clear" w:color="auto" w:fill="auto"/>
            <w:vAlign w:val="center"/>
          </w:tcPr>
          <w:p w14:paraId="50C68E0E" w14:textId="77777777" w:rsidR="00436E20" w:rsidRPr="005D040D" w:rsidRDefault="00436E20" w:rsidP="00CE4C27">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20,629</w:t>
            </w:r>
          </w:p>
        </w:tc>
      </w:tr>
    </w:tbl>
    <w:p w14:paraId="1E6AC512" w14:textId="77777777" w:rsidR="00436E20" w:rsidRPr="005D040D" w:rsidRDefault="00436E20" w:rsidP="00436E20">
      <w:pPr>
        <w:pBdr>
          <w:top w:val="nil"/>
          <w:left w:val="nil"/>
          <w:bottom w:val="nil"/>
          <w:right w:val="nil"/>
          <w:between w:val="nil"/>
        </w:pBdr>
        <w:rPr>
          <w:rFonts w:ascii="Times New Roman" w:eastAsia="Times New Roman" w:hAnsi="Times New Roman" w:cs="Times New Roman"/>
          <w:color w:val="000000"/>
          <w:sz w:val="24"/>
          <w:szCs w:val="24"/>
        </w:rPr>
      </w:pPr>
      <w:r w:rsidRPr="005D040D">
        <w:br w:type="page"/>
      </w:r>
    </w:p>
    <w:p w14:paraId="01170927"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lastRenderedPageBreak/>
        <w:t>Table 2. Top 32 enriched biological process terms among genes under positive selection in the early spot-billed and mallard ancestors</w:t>
      </w:r>
    </w:p>
    <w:tbl>
      <w:tblPr>
        <w:tblW w:w="8189" w:type="dxa"/>
        <w:tblBorders>
          <w:top w:val="single" w:sz="12" w:space="0" w:color="000000"/>
          <w:left w:val="nil"/>
          <w:bottom w:val="single" w:sz="12" w:space="0" w:color="000000"/>
          <w:right w:val="nil"/>
          <w:insideH w:val="nil"/>
          <w:insideV w:val="nil"/>
        </w:tblBorders>
        <w:tblLayout w:type="fixed"/>
        <w:tblLook w:val="0000" w:firstRow="0" w:lastRow="0" w:firstColumn="0" w:lastColumn="0" w:noHBand="0" w:noVBand="0"/>
      </w:tblPr>
      <w:tblGrid>
        <w:gridCol w:w="5070"/>
        <w:gridCol w:w="1451"/>
        <w:gridCol w:w="959"/>
        <w:gridCol w:w="709"/>
      </w:tblGrid>
      <w:tr w:rsidR="00436E20" w:rsidRPr="000D6BDF" w14:paraId="5B0AF01E" w14:textId="77777777" w:rsidTr="00CE4C27">
        <w:trPr>
          <w:trHeight w:val="260"/>
        </w:trPr>
        <w:tc>
          <w:tcPr>
            <w:tcW w:w="5070" w:type="dxa"/>
            <w:tcBorders>
              <w:top w:val="single" w:sz="8" w:space="0" w:color="000000"/>
              <w:bottom w:val="single" w:sz="6" w:space="0" w:color="000000"/>
            </w:tcBorders>
            <w:shd w:val="clear" w:color="auto" w:fill="auto"/>
          </w:tcPr>
          <w:p w14:paraId="6BC6C6D3" w14:textId="77777777" w:rsidR="00436E20" w:rsidRPr="005D040D" w:rsidRDefault="00436E20" w:rsidP="00CE4C27">
            <w:pPr>
              <w:widowControl w:val="0"/>
              <w:pBdr>
                <w:top w:val="nil"/>
                <w:left w:val="nil"/>
                <w:bottom w:val="nil"/>
                <w:right w:val="nil"/>
                <w:between w:val="nil"/>
              </w:pBdr>
              <w:tabs>
                <w:tab w:val="left" w:pos="-709"/>
              </w:tabs>
              <w:ind w:right="-764"/>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Gene ontology term</w:t>
            </w:r>
          </w:p>
        </w:tc>
        <w:tc>
          <w:tcPr>
            <w:tcW w:w="1451" w:type="dxa"/>
            <w:tcBorders>
              <w:top w:val="single" w:sz="8" w:space="0" w:color="000000"/>
              <w:bottom w:val="single" w:sz="6" w:space="0" w:color="000000"/>
            </w:tcBorders>
            <w:shd w:val="clear" w:color="auto" w:fill="auto"/>
          </w:tcPr>
          <w:p w14:paraId="43C68C8E" w14:textId="77777777" w:rsidR="00436E20" w:rsidRPr="005D040D" w:rsidRDefault="00436E20" w:rsidP="00CE4C27">
            <w:pPr>
              <w:widowControl w:val="0"/>
              <w:pBdr>
                <w:top w:val="nil"/>
                <w:left w:val="nil"/>
                <w:bottom w:val="nil"/>
                <w:right w:val="nil"/>
                <w:between w:val="nil"/>
              </w:pBdr>
              <w:tabs>
                <w:tab w:val="left" w:pos="-709"/>
              </w:tabs>
              <w:ind w:right="-764"/>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P-value</w:t>
            </w:r>
          </w:p>
        </w:tc>
        <w:tc>
          <w:tcPr>
            <w:tcW w:w="959" w:type="dxa"/>
            <w:tcBorders>
              <w:top w:val="single" w:sz="8" w:space="0" w:color="000000"/>
              <w:bottom w:val="single" w:sz="6" w:space="0" w:color="000000"/>
            </w:tcBorders>
            <w:shd w:val="clear" w:color="auto" w:fill="auto"/>
          </w:tcPr>
          <w:p w14:paraId="330B0B5D" w14:textId="77777777" w:rsidR="00436E20" w:rsidRPr="005D040D" w:rsidRDefault="00436E20" w:rsidP="00CE4C27">
            <w:pPr>
              <w:widowControl w:val="0"/>
              <w:pBdr>
                <w:top w:val="nil"/>
                <w:left w:val="nil"/>
                <w:bottom w:val="nil"/>
                <w:right w:val="nil"/>
                <w:between w:val="nil"/>
              </w:pBdr>
              <w:tabs>
                <w:tab w:val="left" w:pos="-709"/>
              </w:tabs>
              <w:ind w:right="-764"/>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Number</w:t>
            </w:r>
          </w:p>
        </w:tc>
        <w:tc>
          <w:tcPr>
            <w:tcW w:w="709" w:type="dxa"/>
            <w:tcBorders>
              <w:top w:val="single" w:sz="8" w:space="0" w:color="000000"/>
              <w:bottom w:val="single" w:sz="6" w:space="0" w:color="000000"/>
            </w:tcBorders>
            <w:shd w:val="clear" w:color="auto" w:fill="auto"/>
          </w:tcPr>
          <w:p w14:paraId="49BFB837" w14:textId="77777777" w:rsidR="00436E20" w:rsidRPr="005D040D" w:rsidRDefault="00436E20" w:rsidP="00CE4C27">
            <w:pPr>
              <w:widowControl w:val="0"/>
              <w:pBdr>
                <w:top w:val="nil"/>
                <w:left w:val="nil"/>
                <w:bottom w:val="nil"/>
                <w:right w:val="nil"/>
                <w:between w:val="nil"/>
              </w:pBdr>
              <w:tabs>
                <w:tab w:val="left" w:pos="-709"/>
              </w:tabs>
              <w:ind w:right="-764"/>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Size</w:t>
            </w:r>
          </w:p>
        </w:tc>
      </w:tr>
      <w:tr w:rsidR="00436E20" w:rsidRPr="000D6BDF" w14:paraId="22EF3E0C" w14:textId="77777777" w:rsidTr="00CE4C27">
        <w:trPr>
          <w:trHeight w:val="260"/>
        </w:trPr>
        <w:tc>
          <w:tcPr>
            <w:tcW w:w="5070" w:type="dxa"/>
            <w:tcBorders>
              <w:top w:val="single" w:sz="6" w:space="0" w:color="000000"/>
              <w:bottom w:val="single" w:sz="4" w:space="0" w:color="000000"/>
            </w:tcBorders>
            <w:shd w:val="clear" w:color="auto" w:fill="auto"/>
          </w:tcPr>
          <w:p w14:paraId="4DAA9C71"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positive regulation of tyrosine phosphorylation of Stat3 protein</w:t>
            </w:r>
          </w:p>
        </w:tc>
        <w:tc>
          <w:tcPr>
            <w:tcW w:w="1451" w:type="dxa"/>
            <w:tcBorders>
              <w:top w:val="single" w:sz="6" w:space="0" w:color="000000"/>
              <w:bottom w:val="single" w:sz="4" w:space="0" w:color="000000"/>
            </w:tcBorders>
            <w:shd w:val="clear" w:color="auto" w:fill="auto"/>
          </w:tcPr>
          <w:p w14:paraId="25408A52"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6.29E-05</w:t>
            </w:r>
          </w:p>
        </w:tc>
        <w:tc>
          <w:tcPr>
            <w:tcW w:w="959" w:type="dxa"/>
            <w:tcBorders>
              <w:top w:val="single" w:sz="6" w:space="0" w:color="000000"/>
              <w:bottom w:val="single" w:sz="4" w:space="0" w:color="000000"/>
            </w:tcBorders>
            <w:shd w:val="clear" w:color="auto" w:fill="auto"/>
          </w:tcPr>
          <w:p w14:paraId="38073B83"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4</w:t>
            </w:r>
          </w:p>
        </w:tc>
        <w:tc>
          <w:tcPr>
            <w:tcW w:w="709" w:type="dxa"/>
            <w:tcBorders>
              <w:top w:val="single" w:sz="6" w:space="0" w:color="000000"/>
              <w:bottom w:val="single" w:sz="4" w:space="0" w:color="000000"/>
            </w:tcBorders>
            <w:shd w:val="clear" w:color="auto" w:fill="auto"/>
          </w:tcPr>
          <w:p w14:paraId="0882F49F"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12</w:t>
            </w:r>
          </w:p>
        </w:tc>
      </w:tr>
      <w:tr w:rsidR="00436E20" w:rsidRPr="000D6BDF" w14:paraId="354161FF" w14:textId="77777777" w:rsidTr="00CE4C27">
        <w:trPr>
          <w:trHeight w:val="260"/>
        </w:trPr>
        <w:tc>
          <w:tcPr>
            <w:tcW w:w="5070" w:type="dxa"/>
            <w:tcBorders>
              <w:top w:val="single" w:sz="4" w:space="0" w:color="000000"/>
              <w:bottom w:val="single" w:sz="4" w:space="0" w:color="000000"/>
            </w:tcBorders>
            <w:shd w:val="clear" w:color="auto" w:fill="auto"/>
          </w:tcPr>
          <w:p w14:paraId="4F2C145F"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regulation of activin receptor signalling pathway</w:t>
            </w:r>
          </w:p>
        </w:tc>
        <w:tc>
          <w:tcPr>
            <w:tcW w:w="1451" w:type="dxa"/>
            <w:tcBorders>
              <w:top w:val="single" w:sz="4" w:space="0" w:color="000000"/>
              <w:bottom w:val="single" w:sz="4" w:space="0" w:color="000000"/>
            </w:tcBorders>
            <w:shd w:val="clear" w:color="auto" w:fill="auto"/>
          </w:tcPr>
          <w:p w14:paraId="69165B53"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0.000382</w:t>
            </w:r>
          </w:p>
        </w:tc>
        <w:tc>
          <w:tcPr>
            <w:tcW w:w="959" w:type="dxa"/>
            <w:tcBorders>
              <w:top w:val="single" w:sz="4" w:space="0" w:color="000000"/>
              <w:bottom w:val="single" w:sz="4" w:space="0" w:color="000000"/>
            </w:tcBorders>
            <w:shd w:val="clear" w:color="auto" w:fill="auto"/>
          </w:tcPr>
          <w:p w14:paraId="19BA5EB0"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2</w:t>
            </w:r>
          </w:p>
        </w:tc>
        <w:tc>
          <w:tcPr>
            <w:tcW w:w="709" w:type="dxa"/>
            <w:tcBorders>
              <w:top w:val="single" w:sz="4" w:space="0" w:color="000000"/>
              <w:bottom w:val="single" w:sz="4" w:space="0" w:color="000000"/>
            </w:tcBorders>
            <w:shd w:val="clear" w:color="auto" w:fill="auto"/>
          </w:tcPr>
          <w:p w14:paraId="1DCF501E"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2</w:t>
            </w:r>
          </w:p>
        </w:tc>
      </w:tr>
      <w:tr w:rsidR="00436E20" w:rsidRPr="000D6BDF" w14:paraId="6D574964" w14:textId="77777777" w:rsidTr="00CE4C27">
        <w:trPr>
          <w:trHeight w:val="260"/>
        </w:trPr>
        <w:tc>
          <w:tcPr>
            <w:tcW w:w="5070" w:type="dxa"/>
            <w:tcBorders>
              <w:top w:val="single" w:sz="4" w:space="0" w:color="000000"/>
              <w:bottom w:val="single" w:sz="4" w:space="0" w:color="000000"/>
            </w:tcBorders>
            <w:shd w:val="clear" w:color="auto" w:fill="auto"/>
          </w:tcPr>
          <w:p w14:paraId="285937F9"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positive regulation of cytosolic calcium ion concentration involved in phospholipase C-activating G-protein coupled signalling pathway</w:t>
            </w:r>
          </w:p>
        </w:tc>
        <w:tc>
          <w:tcPr>
            <w:tcW w:w="1451" w:type="dxa"/>
            <w:tcBorders>
              <w:top w:val="single" w:sz="4" w:space="0" w:color="000000"/>
              <w:bottom w:val="single" w:sz="4" w:space="0" w:color="000000"/>
            </w:tcBorders>
            <w:shd w:val="clear" w:color="auto" w:fill="auto"/>
          </w:tcPr>
          <w:p w14:paraId="01C5181D"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0.000387</w:t>
            </w:r>
          </w:p>
        </w:tc>
        <w:tc>
          <w:tcPr>
            <w:tcW w:w="959" w:type="dxa"/>
            <w:tcBorders>
              <w:top w:val="single" w:sz="4" w:space="0" w:color="000000"/>
              <w:bottom w:val="single" w:sz="4" w:space="0" w:color="000000"/>
            </w:tcBorders>
            <w:shd w:val="clear" w:color="auto" w:fill="auto"/>
          </w:tcPr>
          <w:p w14:paraId="013ABD0C"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3</w:t>
            </w:r>
          </w:p>
        </w:tc>
        <w:tc>
          <w:tcPr>
            <w:tcW w:w="709" w:type="dxa"/>
            <w:tcBorders>
              <w:top w:val="single" w:sz="4" w:space="0" w:color="000000"/>
              <w:bottom w:val="single" w:sz="4" w:space="0" w:color="000000"/>
            </w:tcBorders>
            <w:shd w:val="clear" w:color="auto" w:fill="auto"/>
          </w:tcPr>
          <w:p w14:paraId="457324CB"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8</w:t>
            </w:r>
          </w:p>
        </w:tc>
      </w:tr>
      <w:tr w:rsidR="00436E20" w:rsidRPr="000D6BDF" w14:paraId="4816A543" w14:textId="77777777" w:rsidTr="00CE4C27">
        <w:trPr>
          <w:trHeight w:val="260"/>
        </w:trPr>
        <w:tc>
          <w:tcPr>
            <w:tcW w:w="5070" w:type="dxa"/>
            <w:tcBorders>
              <w:top w:val="single" w:sz="4" w:space="0" w:color="000000"/>
              <w:bottom w:val="single" w:sz="4" w:space="0" w:color="000000"/>
            </w:tcBorders>
            <w:shd w:val="clear" w:color="auto" w:fill="auto"/>
          </w:tcPr>
          <w:p w14:paraId="48A783A1"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detection of virus</w:t>
            </w:r>
          </w:p>
        </w:tc>
        <w:tc>
          <w:tcPr>
            <w:tcW w:w="1451" w:type="dxa"/>
            <w:tcBorders>
              <w:top w:val="single" w:sz="4" w:space="0" w:color="000000"/>
              <w:bottom w:val="single" w:sz="4" w:space="0" w:color="000000"/>
            </w:tcBorders>
            <w:shd w:val="clear" w:color="auto" w:fill="auto"/>
          </w:tcPr>
          <w:p w14:paraId="5D718C88"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0.001131</w:t>
            </w:r>
          </w:p>
        </w:tc>
        <w:tc>
          <w:tcPr>
            <w:tcW w:w="959" w:type="dxa"/>
            <w:tcBorders>
              <w:top w:val="single" w:sz="4" w:space="0" w:color="000000"/>
              <w:bottom w:val="single" w:sz="4" w:space="0" w:color="000000"/>
            </w:tcBorders>
            <w:shd w:val="clear" w:color="auto" w:fill="auto"/>
          </w:tcPr>
          <w:p w14:paraId="68291D76"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2</w:t>
            </w:r>
          </w:p>
        </w:tc>
        <w:tc>
          <w:tcPr>
            <w:tcW w:w="709" w:type="dxa"/>
            <w:tcBorders>
              <w:top w:val="single" w:sz="4" w:space="0" w:color="000000"/>
              <w:bottom w:val="single" w:sz="4" w:space="0" w:color="000000"/>
            </w:tcBorders>
            <w:shd w:val="clear" w:color="auto" w:fill="auto"/>
          </w:tcPr>
          <w:p w14:paraId="0C5C32D4"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3</w:t>
            </w:r>
          </w:p>
        </w:tc>
      </w:tr>
      <w:tr w:rsidR="00436E20" w:rsidRPr="000D6BDF" w14:paraId="20109732" w14:textId="77777777" w:rsidTr="00CE4C27">
        <w:trPr>
          <w:trHeight w:val="260"/>
        </w:trPr>
        <w:tc>
          <w:tcPr>
            <w:tcW w:w="5070" w:type="dxa"/>
            <w:tcBorders>
              <w:top w:val="single" w:sz="4" w:space="0" w:color="000000"/>
              <w:bottom w:val="single" w:sz="4" w:space="0" w:color="000000"/>
            </w:tcBorders>
            <w:shd w:val="clear" w:color="auto" w:fill="auto"/>
          </w:tcPr>
          <w:p w14:paraId="27CEE8A9"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D-aspartate import</w:t>
            </w:r>
          </w:p>
        </w:tc>
        <w:tc>
          <w:tcPr>
            <w:tcW w:w="1451" w:type="dxa"/>
            <w:tcBorders>
              <w:top w:val="single" w:sz="4" w:space="0" w:color="000000"/>
              <w:bottom w:val="single" w:sz="4" w:space="0" w:color="000000"/>
            </w:tcBorders>
            <w:shd w:val="clear" w:color="auto" w:fill="auto"/>
          </w:tcPr>
          <w:p w14:paraId="47C075C2"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0.001131</w:t>
            </w:r>
          </w:p>
        </w:tc>
        <w:tc>
          <w:tcPr>
            <w:tcW w:w="959" w:type="dxa"/>
            <w:tcBorders>
              <w:top w:val="single" w:sz="4" w:space="0" w:color="000000"/>
              <w:bottom w:val="single" w:sz="4" w:space="0" w:color="000000"/>
            </w:tcBorders>
            <w:shd w:val="clear" w:color="auto" w:fill="auto"/>
          </w:tcPr>
          <w:p w14:paraId="3D726F90"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2</w:t>
            </w:r>
          </w:p>
        </w:tc>
        <w:tc>
          <w:tcPr>
            <w:tcW w:w="709" w:type="dxa"/>
            <w:tcBorders>
              <w:top w:val="single" w:sz="4" w:space="0" w:color="000000"/>
              <w:bottom w:val="single" w:sz="4" w:space="0" w:color="000000"/>
            </w:tcBorders>
            <w:shd w:val="clear" w:color="auto" w:fill="auto"/>
          </w:tcPr>
          <w:p w14:paraId="6A2ECA37"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3</w:t>
            </w:r>
          </w:p>
        </w:tc>
      </w:tr>
      <w:tr w:rsidR="00436E20" w:rsidRPr="000D6BDF" w14:paraId="216567BF" w14:textId="77777777" w:rsidTr="00CE4C27">
        <w:trPr>
          <w:trHeight w:val="260"/>
        </w:trPr>
        <w:tc>
          <w:tcPr>
            <w:tcW w:w="5070" w:type="dxa"/>
            <w:tcBorders>
              <w:top w:val="single" w:sz="4" w:space="0" w:color="000000"/>
              <w:bottom w:val="single" w:sz="4" w:space="0" w:color="000000"/>
            </w:tcBorders>
            <w:shd w:val="clear" w:color="auto" w:fill="auto"/>
          </w:tcPr>
          <w:p w14:paraId="37850C44"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metanephros morphogenesis</w:t>
            </w:r>
          </w:p>
        </w:tc>
        <w:tc>
          <w:tcPr>
            <w:tcW w:w="1451" w:type="dxa"/>
            <w:tcBorders>
              <w:top w:val="single" w:sz="4" w:space="0" w:color="000000"/>
              <w:bottom w:val="single" w:sz="4" w:space="0" w:color="000000"/>
            </w:tcBorders>
            <w:shd w:val="clear" w:color="auto" w:fill="auto"/>
          </w:tcPr>
          <w:p w14:paraId="063461E7"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0.002232</w:t>
            </w:r>
          </w:p>
        </w:tc>
        <w:tc>
          <w:tcPr>
            <w:tcW w:w="959" w:type="dxa"/>
            <w:tcBorders>
              <w:top w:val="single" w:sz="4" w:space="0" w:color="000000"/>
              <w:bottom w:val="single" w:sz="4" w:space="0" w:color="000000"/>
            </w:tcBorders>
            <w:shd w:val="clear" w:color="auto" w:fill="auto"/>
          </w:tcPr>
          <w:p w14:paraId="229C7C30"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2</w:t>
            </w:r>
          </w:p>
        </w:tc>
        <w:tc>
          <w:tcPr>
            <w:tcW w:w="709" w:type="dxa"/>
            <w:tcBorders>
              <w:top w:val="single" w:sz="4" w:space="0" w:color="000000"/>
              <w:bottom w:val="single" w:sz="4" w:space="0" w:color="000000"/>
            </w:tcBorders>
            <w:shd w:val="clear" w:color="auto" w:fill="auto"/>
          </w:tcPr>
          <w:p w14:paraId="685509CA"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4</w:t>
            </w:r>
          </w:p>
        </w:tc>
      </w:tr>
      <w:tr w:rsidR="00436E20" w:rsidRPr="000D6BDF" w14:paraId="2057E261" w14:textId="77777777" w:rsidTr="00CE4C27">
        <w:trPr>
          <w:trHeight w:val="260"/>
        </w:trPr>
        <w:tc>
          <w:tcPr>
            <w:tcW w:w="5070" w:type="dxa"/>
            <w:tcBorders>
              <w:top w:val="single" w:sz="4" w:space="0" w:color="000000"/>
              <w:bottom w:val="single" w:sz="4" w:space="0" w:color="000000"/>
            </w:tcBorders>
            <w:shd w:val="clear" w:color="auto" w:fill="auto"/>
          </w:tcPr>
          <w:p w14:paraId="4A49CA4D"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L-glutamate import</w:t>
            </w:r>
          </w:p>
        </w:tc>
        <w:tc>
          <w:tcPr>
            <w:tcW w:w="1451" w:type="dxa"/>
            <w:tcBorders>
              <w:top w:val="single" w:sz="4" w:space="0" w:color="000000"/>
              <w:bottom w:val="single" w:sz="4" w:space="0" w:color="000000"/>
            </w:tcBorders>
            <w:shd w:val="clear" w:color="auto" w:fill="auto"/>
          </w:tcPr>
          <w:p w14:paraId="0BE2C37E"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0.002232</w:t>
            </w:r>
          </w:p>
        </w:tc>
        <w:tc>
          <w:tcPr>
            <w:tcW w:w="959" w:type="dxa"/>
            <w:tcBorders>
              <w:top w:val="single" w:sz="4" w:space="0" w:color="000000"/>
              <w:bottom w:val="single" w:sz="4" w:space="0" w:color="000000"/>
            </w:tcBorders>
            <w:shd w:val="clear" w:color="auto" w:fill="auto"/>
          </w:tcPr>
          <w:p w14:paraId="1572723F"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2</w:t>
            </w:r>
          </w:p>
        </w:tc>
        <w:tc>
          <w:tcPr>
            <w:tcW w:w="709" w:type="dxa"/>
            <w:tcBorders>
              <w:top w:val="single" w:sz="4" w:space="0" w:color="000000"/>
              <w:bottom w:val="single" w:sz="4" w:space="0" w:color="000000"/>
            </w:tcBorders>
            <w:shd w:val="clear" w:color="auto" w:fill="auto"/>
          </w:tcPr>
          <w:p w14:paraId="62959A93"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4</w:t>
            </w:r>
          </w:p>
        </w:tc>
      </w:tr>
      <w:tr w:rsidR="00436E20" w:rsidRPr="000D6BDF" w14:paraId="40A0D881" w14:textId="77777777" w:rsidTr="00CE4C27">
        <w:trPr>
          <w:trHeight w:val="260"/>
        </w:trPr>
        <w:tc>
          <w:tcPr>
            <w:tcW w:w="5070" w:type="dxa"/>
            <w:tcBorders>
              <w:top w:val="single" w:sz="4" w:space="0" w:color="000000"/>
              <w:bottom w:val="single" w:sz="4" w:space="0" w:color="000000"/>
            </w:tcBorders>
            <w:shd w:val="clear" w:color="auto" w:fill="auto"/>
          </w:tcPr>
          <w:p w14:paraId="66946912"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negative regulation of extrinsic apoptotic signalling pathway in absence of ligand</w:t>
            </w:r>
          </w:p>
        </w:tc>
        <w:tc>
          <w:tcPr>
            <w:tcW w:w="1451" w:type="dxa"/>
            <w:tcBorders>
              <w:top w:val="single" w:sz="4" w:space="0" w:color="000000"/>
              <w:bottom w:val="single" w:sz="4" w:space="0" w:color="000000"/>
            </w:tcBorders>
            <w:shd w:val="clear" w:color="auto" w:fill="auto"/>
          </w:tcPr>
          <w:p w14:paraId="668FBC77"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0.003441</w:t>
            </w:r>
          </w:p>
        </w:tc>
        <w:tc>
          <w:tcPr>
            <w:tcW w:w="959" w:type="dxa"/>
            <w:tcBorders>
              <w:top w:val="single" w:sz="4" w:space="0" w:color="000000"/>
              <w:bottom w:val="single" w:sz="4" w:space="0" w:color="000000"/>
            </w:tcBorders>
            <w:shd w:val="clear" w:color="auto" w:fill="auto"/>
          </w:tcPr>
          <w:p w14:paraId="333E14C5"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3</w:t>
            </w:r>
          </w:p>
        </w:tc>
        <w:tc>
          <w:tcPr>
            <w:tcW w:w="709" w:type="dxa"/>
            <w:tcBorders>
              <w:top w:val="single" w:sz="4" w:space="0" w:color="000000"/>
              <w:bottom w:val="single" w:sz="4" w:space="0" w:color="000000"/>
            </w:tcBorders>
            <w:shd w:val="clear" w:color="auto" w:fill="auto"/>
          </w:tcPr>
          <w:p w14:paraId="6FAFA6D9"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16</w:t>
            </w:r>
          </w:p>
        </w:tc>
      </w:tr>
      <w:tr w:rsidR="00436E20" w:rsidRPr="000D6BDF" w14:paraId="080DD84B" w14:textId="77777777" w:rsidTr="00CE4C27">
        <w:trPr>
          <w:trHeight w:val="260"/>
        </w:trPr>
        <w:tc>
          <w:tcPr>
            <w:tcW w:w="5070" w:type="dxa"/>
            <w:tcBorders>
              <w:top w:val="single" w:sz="4" w:space="0" w:color="000000"/>
              <w:bottom w:val="single" w:sz="4" w:space="0" w:color="000000"/>
            </w:tcBorders>
            <w:shd w:val="clear" w:color="auto" w:fill="auto"/>
          </w:tcPr>
          <w:p w14:paraId="759EA87F"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positive regulation of granulocyte macrophage colony-stimulating factor production</w:t>
            </w:r>
          </w:p>
        </w:tc>
        <w:tc>
          <w:tcPr>
            <w:tcW w:w="1451" w:type="dxa"/>
            <w:tcBorders>
              <w:top w:val="single" w:sz="4" w:space="0" w:color="000000"/>
              <w:bottom w:val="single" w:sz="4" w:space="0" w:color="000000"/>
            </w:tcBorders>
            <w:shd w:val="clear" w:color="auto" w:fill="auto"/>
          </w:tcPr>
          <w:p w14:paraId="62B315F5"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0.003672</w:t>
            </w:r>
          </w:p>
        </w:tc>
        <w:tc>
          <w:tcPr>
            <w:tcW w:w="959" w:type="dxa"/>
            <w:tcBorders>
              <w:top w:val="single" w:sz="4" w:space="0" w:color="000000"/>
              <w:bottom w:val="single" w:sz="4" w:space="0" w:color="000000"/>
            </w:tcBorders>
            <w:shd w:val="clear" w:color="auto" w:fill="auto"/>
          </w:tcPr>
          <w:p w14:paraId="0B5E41BB"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2</w:t>
            </w:r>
          </w:p>
        </w:tc>
        <w:tc>
          <w:tcPr>
            <w:tcW w:w="709" w:type="dxa"/>
            <w:tcBorders>
              <w:top w:val="single" w:sz="4" w:space="0" w:color="000000"/>
              <w:bottom w:val="single" w:sz="4" w:space="0" w:color="000000"/>
            </w:tcBorders>
            <w:shd w:val="clear" w:color="auto" w:fill="auto"/>
          </w:tcPr>
          <w:p w14:paraId="3A0C61B9"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5</w:t>
            </w:r>
          </w:p>
        </w:tc>
      </w:tr>
      <w:tr w:rsidR="00436E20" w:rsidRPr="000D6BDF" w14:paraId="07071FD4" w14:textId="77777777" w:rsidTr="00CE4C27">
        <w:trPr>
          <w:trHeight w:val="260"/>
        </w:trPr>
        <w:tc>
          <w:tcPr>
            <w:tcW w:w="5070" w:type="dxa"/>
            <w:tcBorders>
              <w:top w:val="single" w:sz="4" w:space="0" w:color="000000"/>
              <w:bottom w:val="single" w:sz="4" w:space="0" w:color="000000"/>
            </w:tcBorders>
            <w:shd w:val="clear" w:color="auto" w:fill="auto"/>
          </w:tcPr>
          <w:p w14:paraId="162F5FCF"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respiratory system development</w:t>
            </w:r>
          </w:p>
        </w:tc>
        <w:tc>
          <w:tcPr>
            <w:tcW w:w="1451" w:type="dxa"/>
            <w:tcBorders>
              <w:top w:val="single" w:sz="4" w:space="0" w:color="000000"/>
              <w:bottom w:val="single" w:sz="4" w:space="0" w:color="000000"/>
            </w:tcBorders>
            <w:shd w:val="clear" w:color="auto" w:fill="auto"/>
          </w:tcPr>
          <w:p w14:paraId="327B4245"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0.003672</w:t>
            </w:r>
          </w:p>
        </w:tc>
        <w:tc>
          <w:tcPr>
            <w:tcW w:w="959" w:type="dxa"/>
            <w:tcBorders>
              <w:top w:val="single" w:sz="4" w:space="0" w:color="000000"/>
              <w:bottom w:val="single" w:sz="4" w:space="0" w:color="000000"/>
            </w:tcBorders>
            <w:shd w:val="clear" w:color="auto" w:fill="auto"/>
          </w:tcPr>
          <w:p w14:paraId="3DAA2224"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2</w:t>
            </w:r>
          </w:p>
        </w:tc>
        <w:tc>
          <w:tcPr>
            <w:tcW w:w="709" w:type="dxa"/>
            <w:tcBorders>
              <w:top w:val="single" w:sz="4" w:space="0" w:color="000000"/>
              <w:bottom w:val="single" w:sz="4" w:space="0" w:color="000000"/>
            </w:tcBorders>
            <w:shd w:val="clear" w:color="auto" w:fill="auto"/>
          </w:tcPr>
          <w:p w14:paraId="42EC8716"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5</w:t>
            </w:r>
          </w:p>
        </w:tc>
      </w:tr>
      <w:tr w:rsidR="00436E20" w:rsidRPr="000D6BDF" w14:paraId="39FC224E" w14:textId="77777777" w:rsidTr="00CE4C27">
        <w:trPr>
          <w:trHeight w:val="260"/>
        </w:trPr>
        <w:tc>
          <w:tcPr>
            <w:tcW w:w="5070" w:type="dxa"/>
            <w:tcBorders>
              <w:top w:val="single" w:sz="4" w:space="0" w:color="000000"/>
              <w:bottom w:val="single" w:sz="4" w:space="0" w:color="000000"/>
            </w:tcBorders>
            <w:shd w:val="clear" w:color="auto" w:fill="auto"/>
          </w:tcPr>
          <w:p w14:paraId="375CAA69"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determination of left/right symmetry</w:t>
            </w:r>
          </w:p>
        </w:tc>
        <w:tc>
          <w:tcPr>
            <w:tcW w:w="1451" w:type="dxa"/>
            <w:tcBorders>
              <w:top w:val="single" w:sz="4" w:space="0" w:color="000000"/>
              <w:bottom w:val="single" w:sz="4" w:space="0" w:color="000000"/>
            </w:tcBorders>
            <w:shd w:val="clear" w:color="auto" w:fill="auto"/>
          </w:tcPr>
          <w:p w14:paraId="79023FEE"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0.003701</w:t>
            </w:r>
          </w:p>
        </w:tc>
        <w:tc>
          <w:tcPr>
            <w:tcW w:w="959" w:type="dxa"/>
            <w:tcBorders>
              <w:top w:val="single" w:sz="4" w:space="0" w:color="000000"/>
              <w:bottom w:val="single" w:sz="4" w:space="0" w:color="000000"/>
            </w:tcBorders>
            <w:shd w:val="clear" w:color="auto" w:fill="auto"/>
          </w:tcPr>
          <w:p w14:paraId="665B79BB"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5</w:t>
            </w:r>
          </w:p>
        </w:tc>
        <w:tc>
          <w:tcPr>
            <w:tcW w:w="709" w:type="dxa"/>
            <w:tcBorders>
              <w:top w:val="single" w:sz="4" w:space="0" w:color="000000"/>
              <w:bottom w:val="single" w:sz="4" w:space="0" w:color="000000"/>
            </w:tcBorders>
            <w:shd w:val="clear" w:color="auto" w:fill="auto"/>
          </w:tcPr>
          <w:p w14:paraId="5E59E6E7"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53</w:t>
            </w:r>
          </w:p>
        </w:tc>
      </w:tr>
      <w:tr w:rsidR="00436E20" w:rsidRPr="000D6BDF" w14:paraId="0BF554F7" w14:textId="77777777" w:rsidTr="00CE4C27">
        <w:trPr>
          <w:trHeight w:val="260"/>
        </w:trPr>
        <w:tc>
          <w:tcPr>
            <w:tcW w:w="5070" w:type="dxa"/>
            <w:tcBorders>
              <w:top w:val="single" w:sz="4" w:space="0" w:color="000000"/>
              <w:bottom w:val="single" w:sz="4" w:space="0" w:color="000000"/>
            </w:tcBorders>
            <w:shd w:val="clear" w:color="auto" w:fill="auto"/>
          </w:tcPr>
          <w:p w14:paraId="18BCE3E1"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spinal cord motor neuron differentiation</w:t>
            </w:r>
          </w:p>
        </w:tc>
        <w:tc>
          <w:tcPr>
            <w:tcW w:w="1451" w:type="dxa"/>
            <w:tcBorders>
              <w:top w:val="single" w:sz="4" w:space="0" w:color="000000"/>
              <w:bottom w:val="single" w:sz="4" w:space="0" w:color="000000"/>
            </w:tcBorders>
            <w:shd w:val="clear" w:color="auto" w:fill="auto"/>
          </w:tcPr>
          <w:p w14:paraId="217EE48A"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0.004119</w:t>
            </w:r>
          </w:p>
        </w:tc>
        <w:tc>
          <w:tcPr>
            <w:tcW w:w="959" w:type="dxa"/>
            <w:tcBorders>
              <w:top w:val="single" w:sz="4" w:space="0" w:color="000000"/>
              <w:bottom w:val="single" w:sz="4" w:space="0" w:color="000000"/>
            </w:tcBorders>
            <w:shd w:val="clear" w:color="auto" w:fill="auto"/>
          </w:tcPr>
          <w:p w14:paraId="1C1245A5"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3</w:t>
            </w:r>
          </w:p>
        </w:tc>
        <w:tc>
          <w:tcPr>
            <w:tcW w:w="709" w:type="dxa"/>
            <w:tcBorders>
              <w:top w:val="single" w:sz="4" w:space="0" w:color="000000"/>
              <w:bottom w:val="single" w:sz="4" w:space="0" w:color="000000"/>
            </w:tcBorders>
            <w:shd w:val="clear" w:color="auto" w:fill="auto"/>
          </w:tcPr>
          <w:p w14:paraId="040697AC"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17</w:t>
            </w:r>
          </w:p>
        </w:tc>
      </w:tr>
      <w:tr w:rsidR="00436E20" w:rsidRPr="000D6BDF" w14:paraId="4F1444BF" w14:textId="77777777" w:rsidTr="00CE4C27">
        <w:trPr>
          <w:trHeight w:val="260"/>
        </w:trPr>
        <w:tc>
          <w:tcPr>
            <w:tcW w:w="5070" w:type="dxa"/>
            <w:tcBorders>
              <w:top w:val="single" w:sz="4" w:space="0" w:color="000000"/>
              <w:bottom w:val="single" w:sz="4" w:space="0" w:color="000000"/>
            </w:tcBorders>
            <w:shd w:val="clear" w:color="auto" w:fill="auto"/>
          </w:tcPr>
          <w:p w14:paraId="5DC9330A"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lung morphogenesis</w:t>
            </w:r>
          </w:p>
        </w:tc>
        <w:tc>
          <w:tcPr>
            <w:tcW w:w="1451" w:type="dxa"/>
            <w:tcBorders>
              <w:top w:val="single" w:sz="4" w:space="0" w:color="000000"/>
              <w:bottom w:val="single" w:sz="4" w:space="0" w:color="000000"/>
            </w:tcBorders>
            <w:shd w:val="clear" w:color="auto" w:fill="auto"/>
          </w:tcPr>
          <w:p w14:paraId="0AB7E007"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0.004119</w:t>
            </w:r>
          </w:p>
        </w:tc>
        <w:tc>
          <w:tcPr>
            <w:tcW w:w="959" w:type="dxa"/>
            <w:tcBorders>
              <w:top w:val="single" w:sz="4" w:space="0" w:color="000000"/>
              <w:bottom w:val="single" w:sz="4" w:space="0" w:color="000000"/>
            </w:tcBorders>
            <w:shd w:val="clear" w:color="auto" w:fill="auto"/>
          </w:tcPr>
          <w:p w14:paraId="4B1A1468"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3</w:t>
            </w:r>
          </w:p>
        </w:tc>
        <w:tc>
          <w:tcPr>
            <w:tcW w:w="709" w:type="dxa"/>
            <w:tcBorders>
              <w:top w:val="single" w:sz="4" w:space="0" w:color="000000"/>
              <w:bottom w:val="single" w:sz="4" w:space="0" w:color="000000"/>
            </w:tcBorders>
            <w:shd w:val="clear" w:color="auto" w:fill="auto"/>
          </w:tcPr>
          <w:p w14:paraId="428DA589"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17</w:t>
            </w:r>
          </w:p>
        </w:tc>
      </w:tr>
      <w:tr w:rsidR="00436E20" w:rsidRPr="000D6BDF" w14:paraId="6FFB859A" w14:textId="77777777" w:rsidTr="00CE4C27">
        <w:trPr>
          <w:trHeight w:val="260"/>
        </w:trPr>
        <w:tc>
          <w:tcPr>
            <w:tcW w:w="5070" w:type="dxa"/>
            <w:tcBorders>
              <w:top w:val="single" w:sz="4" w:space="0" w:color="000000"/>
              <w:bottom w:val="single" w:sz="4" w:space="0" w:color="000000"/>
            </w:tcBorders>
            <w:shd w:val="clear" w:color="auto" w:fill="auto"/>
          </w:tcPr>
          <w:p w14:paraId="579E3445"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ionotropic glutamate receptor signalling pathway</w:t>
            </w:r>
          </w:p>
        </w:tc>
        <w:tc>
          <w:tcPr>
            <w:tcW w:w="1451" w:type="dxa"/>
            <w:tcBorders>
              <w:top w:val="single" w:sz="4" w:space="0" w:color="000000"/>
              <w:bottom w:val="single" w:sz="4" w:space="0" w:color="000000"/>
            </w:tcBorders>
            <w:shd w:val="clear" w:color="auto" w:fill="auto"/>
          </w:tcPr>
          <w:p w14:paraId="6B480F95"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0.004872</w:t>
            </w:r>
          </w:p>
        </w:tc>
        <w:tc>
          <w:tcPr>
            <w:tcW w:w="959" w:type="dxa"/>
            <w:tcBorders>
              <w:top w:val="single" w:sz="4" w:space="0" w:color="000000"/>
              <w:bottom w:val="single" w:sz="4" w:space="0" w:color="000000"/>
            </w:tcBorders>
            <w:shd w:val="clear" w:color="auto" w:fill="auto"/>
          </w:tcPr>
          <w:p w14:paraId="468AC323"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3</w:t>
            </w:r>
          </w:p>
        </w:tc>
        <w:tc>
          <w:tcPr>
            <w:tcW w:w="709" w:type="dxa"/>
            <w:tcBorders>
              <w:top w:val="single" w:sz="4" w:space="0" w:color="000000"/>
              <w:bottom w:val="single" w:sz="4" w:space="0" w:color="000000"/>
            </w:tcBorders>
            <w:shd w:val="clear" w:color="auto" w:fill="auto"/>
          </w:tcPr>
          <w:p w14:paraId="546CE0DE"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18</w:t>
            </w:r>
          </w:p>
        </w:tc>
      </w:tr>
      <w:tr w:rsidR="00436E20" w:rsidRPr="000D6BDF" w14:paraId="5148FF0B" w14:textId="77777777" w:rsidTr="00CE4C27">
        <w:trPr>
          <w:trHeight w:val="260"/>
        </w:trPr>
        <w:tc>
          <w:tcPr>
            <w:tcW w:w="5070" w:type="dxa"/>
            <w:tcBorders>
              <w:top w:val="single" w:sz="4" w:space="0" w:color="000000"/>
              <w:bottom w:val="single" w:sz="4" w:space="0" w:color="000000"/>
            </w:tcBorders>
            <w:shd w:val="clear" w:color="auto" w:fill="auto"/>
          </w:tcPr>
          <w:p w14:paraId="1F4166CC"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ventricular cardiac muscle tissue morphogenesis</w:t>
            </w:r>
          </w:p>
        </w:tc>
        <w:tc>
          <w:tcPr>
            <w:tcW w:w="1451" w:type="dxa"/>
            <w:tcBorders>
              <w:top w:val="single" w:sz="4" w:space="0" w:color="000000"/>
              <w:bottom w:val="single" w:sz="4" w:space="0" w:color="000000"/>
            </w:tcBorders>
            <w:shd w:val="clear" w:color="auto" w:fill="auto"/>
          </w:tcPr>
          <w:p w14:paraId="2B1171B5"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0.004872</w:t>
            </w:r>
          </w:p>
        </w:tc>
        <w:tc>
          <w:tcPr>
            <w:tcW w:w="959" w:type="dxa"/>
            <w:tcBorders>
              <w:top w:val="single" w:sz="4" w:space="0" w:color="000000"/>
              <w:bottom w:val="single" w:sz="4" w:space="0" w:color="000000"/>
            </w:tcBorders>
            <w:shd w:val="clear" w:color="auto" w:fill="auto"/>
          </w:tcPr>
          <w:p w14:paraId="5743FF2D"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3</w:t>
            </w:r>
          </w:p>
        </w:tc>
        <w:tc>
          <w:tcPr>
            <w:tcW w:w="709" w:type="dxa"/>
            <w:tcBorders>
              <w:top w:val="single" w:sz="4" w:space="0" w:color="000000"/>
              <w:bottom w:val="single" w:sz="4" w:space="0" w:color="000000"/>
            </w:tcBorders>
            <w:shd w:val="clear" w:color="auto" w:fill="auto"/>
          </w:tcPr>
          <w:p w14:paraId="66A133B1"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18</w:t>
            </w:r>
          </w:p>
        </w:tc>
      </w:tr>
      <w:tr w:rsidR="00436E20" w:rsidRPr="000D6BDF" w14:paraId="1D7DC07D" w14:textId="77777777" w:rsidTr="00CE4C27">
        <w:trPr>
          <w:trHeight w:val="260"/>
        </w:trPr>
        <w:tc>
          <w:tcPr>
            <w:tcW w:w="5070" w:type="dxa"/>
            <w:tcBorders>
              <w:top w:val="single" w:sz="4" w:space="0" w:color="000000"/>
              <w:bottom w:val="single" w:sz="4" w:space="0" w:color="000000"/>
            </w:tcBorders>
            <w:shd w:val="clear" w:color="auto" w:fill="auto"/>
          </w:tcPr>
          <w:p w14:paraId="786D187E"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dorsal/ventral pattern formation</w:t>
            </w:r>
          </w:p>
        </w:tc>
        <w:tc>
          <w:tcPr>
            <w:tcW w:w="1451" w:type="dxa"/>
            <w:tcBorders>
              <w:top w:val="single" w:sz="4" w:space="0" w:color="000000"/>
              <w:bottom w:val="single" w:sz="4" w:space="0" w:color="000000"/>
            </w:tcBorders>
            <w:shd w:val="clear" w:color="auto" w:fill="auto"/>
          </w:tcPr>
          <w:p w14:paraId="0C518F44"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0.005176</w:t>
            </w:r>
          </w:p>
        </w:tc>
        <w:tc>
          <w:tcPr>
            <w:tcW w:w="959" w:type="dxa"/>
            <w:tcBorders>
              <w:top w:val="single" w:sz="4" w:space="0" w:color="000000"/>
              <w:bottom w:val="single" w:sz="4" w:space="0" w:color="000000"/>
            </w:tcBorders>
            <w:shd w:val="clear" w:color="auto" w:fill="auto"/>
          </w:tcPr>
          <w:p w14:paraId="2FF1CFFD"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4</w:t>
            </w:r>
          </w:p>
        </w:tc>
        <w:tc>
          <w:tcPr>
            <w:tcW w:w="709" w:type="dxa"/>
            <w:tcBorders>
              <w:top w:val="single" w:sz="4" w:space="0" w:color="000000"/>
              <w:bottom w:val="single" w:sz="4" w:space="0" w:color="000000"/>
            </w:tcBorders>
            <w:shd w:val="clear" w:color="auto" w:fill="auto"/>
          </w:tcPr>
          <w:p w14:paraId="6AC4DDCC"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36</w:t>
            </w:r>
          </w:p>
        </w:tc>
      </w:tr>
      <w:tr w:rsidR="00436E20" w:rsidRPr="000D6BDF" w14:paraId="3FEE04EE" w14:textId="77777777" w:rsidTr="00CE4C27">
        <w:trPr>
          <w:trHeight w:val="260"/>
        </w:trPr>
        <w:tc>
          <w:tcPr>
            <w:tcW w:w="5070" w:type="dxa"/>
            <w:tcBorders>
              <w:top w:val="single" w:sz="4" w:space="0" w:color="000000"/>
              <w:bottom w:val="single" w:sz="4" w:space="0" w:color="000000"/>
            </w:tcBorders>
            <w:shd w:val="clear" w:color="auto" w:fill="auto"/>
          </w:tcPr>
          <w:p w14:paraId="7C4E4C1B"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negative regulation of peptidyl-threonine phosphorylation</w:t>
            </w:r>
          </w:p>
        </w:tc>
        <w:tc>
          <w:tcPr>
            <w:tcW w:w="1451" w:type="dxa"/>
            <w:tcBorders>
              <w:top w:val="single" w:sz="4" w:space="0" w:color="000000"/>
              <w:bottom w:val="single" w:sz="4" w:space="0" w:color="000000"/>
            </w:tcBorders>
            <w:shd w:val="clear" w:color="auto" w:fill="auto"/>
          </w:tcPr>
          <w:p w14:paraId="62CA99B3"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0.005437</w:t>
            </w:r>
          </w:p>
        </w:tc>
        <w:tc>
          <w:tcPr>
            <w:tcW w:w="959" w:type="dxa"/>
            <w:tcBorders>
              <w:top w:val="single" w:sz="4" w:space="0" w:color="000000"/>
              <w:bottom w:val="single" w:sz="4" w:space="0" w:color="000000"/>
            </w:tcBorders>
            <w:shd w:val="clear" w:color="auto" w:fill="auto"/>
          </w:tcPr>
          <w:p w14:paraId="11774577"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2</w:t>
            </w:r>
          </w:p>
        </w:tc>
        <w:tc>
          <w:tcPr>
            <w:tcW w:w="709" w:type="dxa"/>
            <w:tcBorders>
              <w:top w:val="single" w:sz="4" w:space="0" w:color="000000"/>
              <w:bottom w:val="single" w:sz="4" w:space="0" w:color="000000"/>
            </w:tcBorders>
            <w:shd w:val="clear" w:color="auto" w:fill="auto"/>
          </w:tcPr>
          <w:p w14:paraId="27B0AD1D"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6</w:t>
            </w:r>
          </w:p>
        </w:tc>
      </w:tr>
      <w:tr w:rsidR="00436E20" w:rsidRPr="000D6BDF" w14:paraId="25FC82ED" w14:textId="77777777" w:rsidTr="00CE4C27">
        <w:trPr>
          <w:trHeight w:val="260"/>
        </w:trPr>
        <w:tc>
          <w:tcPr>
            <w:tcW w:w="5070" w:type="dxa"/>
            <w:tcBorders>
              <w:top w:val="single" w:sz="4" w:space="0" w:color="000000"/>
              <w:bottom w:val="single" w:sz="4" w:space="0" w:color="000000"/>
            </w:tcBorders>
            <w:shd w:val="clear" w:color="auto" w:fill="auto"/>
          </w:tcPr>
          <w:p w14:paraId="293FFEAC"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serotonin metabolic process</w:t>
            </w:r>
          </w:p>
        </w:tc>
        <w:tc>
          <w:tcPr>
            <w:tcW w:w="1451" w:type="dxa"/>
            <w:tcBorders>
              <w:top w:val="single" w:sz="4" w:space="0" w:color="000000"/>
              <w:bottom w:val="single" w:sz="4" w:space="0" w:color="000000"/>
            </w:tcBorders>
            <w:shd w:val="clear" w:color="auto" w:fill="auto"/>
          </w:tcPr>
          <w:p w14:paraId="1719C8A8"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0.005437</w:t>
            </w:r>
          </w:p>
        </w:tc>
        <w:tc>
          <w:tcPr>
            <w:tcW w:w="959" w:type="dxa"/>
            <w:tcBorders>
              <w:top w:val="single" w:sz="4" w:space="0" w:color="000000"/>
              <w:bottom w:val="single" w:sz="4" w:space="0" w:color="000000"/>
            </w:tcBorders>
            <w:shd w:val="clear" w:color="auto" w:fill="auto"/>
          </w:tcPr>
          <w:p w14:paraId="53338309"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2</w:t>
            </w:r>
          </w:p>
        </w:tc>
        <w:tc>
          <w:tcPr>
            <w:tcW w:w="709" w:type="dxa"/>
            <w:tcBorders>
              <w:top w:val="single" w:sz="4" w:space="0" w:color="000000"/>
              <w:bottom w:val="single" w:sz="4" w:space="0" w:color="000000"/>
            </w:tcBorders>
            <w:shd w:val="clear" w:color="auto" w:fill="auto"/>
          </w:tcPr>
          <w:p w14:paraId="7A36DE56"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6</w:t>
            </w:r>
          </w:p>
        </w:tc>
      </w:tr>
      <w:tr w:rsidR="00436E20" w:rsidRPr="000D6BDF" w14:paraId="3FD22EAF" w14:textId="77777777" w:rsidTr="00CE4C27">
        <w:trPr>
          <w:trHeight w:val="260"/>
        </w:trPr>
        <w:tc>
          <w:tcPr>
            <w:tcW w:w="5070" w:type="dxa"/>
            <w:tcBorders>
              <w:top w:val="single" w:sz="4" w:space="0" w:color="000000"/>
              <w:bottom w:val="single" w:sz="4" w:space="0" w:color="000000"/>
            </w:tcBorders>
            <w:shd w:val="clear" w:color="auto" w:fill="auto"/>
          </w:tcPr>
          <w:p w14:paraId="63379756"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lung epithelium development</w:t>
            </w:r>
          </w:p>
        </w:tc>
        <w:tc>
          <w:tcPr>
            <w:tcW w:w="1451" w:type="dxa"/>
            <w:tcBorders>
              <w:top w:val="single" w:sz="4" w:space="0" w:color="000000"/>
              <w:bottom w:val="single" w:sz="4" w:space="0" w:color="000000"/>
            </w:tcBorders>
            <w:shd w:val="clear" w:color="auto" w:fill="auto"/>
          </w:tcPr>
          <w:p w14:paraId="66B5A4E4"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0.005437</w:t>
            </w:r>
          </w:p>
        </w:tc>
        <w:tc>
          <w:tcPr>
            <w:tcW w:w="959" w:type="dxa"/>
            <w:tcBorders>
              <w:top w:val="single" w:sz="4" w:space="0" w:color="000000"/>
              <w:bottom w:val="single" w:sz="4" w:space="0" w:color="000000"/>
            </w:tcBorders>
            <w:shd w:val="clear" w:color="auto" w:fill="auto"/>
          </w:tcPr>
          <w:p w14:paraId="6183B92F"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2</w:t>
            </w:r>
          </w:p>
        </w:tc>
        <w:tc>
          <w:tcPr>
            <w:tcW w:w="709" w:type="dxa"/>
            <w:tcBorders>
              <w:top w:val="single" w:sz="4" w:space="0" w:color="000000"/>
              <w:bottom w:val="single" w:sz="4" w:space="0" w:color="000000"/>
            </w:tcBorders>
            <w:shd w:val="clear" w:color="auto" w:fill="auto"/>
          </w:tcPr>
          <w:p w14:paraId="156431AB"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6</w:t>
            </w:r>
          </w:p>
        </w:tc>
      </w:tr>
      <w:tr w:rsidR="00436E20" w:rsidRPr="000D6BDF" w14:paraId="5D320AF3" w14:textId="77777777" w:rsidTr="00CE4C27">
        <w:trPr>
          <w:trHeight w:val="260"/>
        </w:trPr>
        <w:tc>
          <w:tcPr>
            <w:tcW w:w="5070" w:type="dxa"/>
            <w:tcBorders>
              <w:top w:val="single" w:sz="4" w:space="0" w:color="000000"/>
              <w:bottom w:val="single" w:sz="4" w:space="0" w:color="000000"/>
            </w:tcBorders>
            <w:shd w:val="clear" w:color="auto" w:fill="auto"/>
          </w:tcPr>
          <w:p w14:paraId="7D55C6F0"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cytokine-mediated signalling pathway</w:t>
            </w:r>
          </w:p>
        </w:tc>
        <w:tc>
          <w:tcPr>
            <w:tcW w:w="1451" w:type="dxa"/>
            <w:tcBorders>
              <w:top w:val="single" w:sz="4" w:space="0" w:color="000000"/>
              <w:bottom w:val="single" w:sz="4" w:space="0" w:color="000000"/>
            </w:tcBorders>
            <w:shd w:val="clear" w:color="auto" w:fill="auto"/>
          </w:tcPr>
          <w:p w14:paraId="5EBDDD72"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0.006291</w:t>
            </w:r>
          </w:p>
        </w:tc>
        <w:tc>
          <w:tcPr>
            <w:tcW w:w="959" w:type="dxa"/>
            <w:tcBorders>
              <w:top w:val="single" w:sz="4" w:space="0" w:color="000000"/>
              <w:bottom w:val="single" w:sz="4" w:space="0" w:color="000000"/>
            </w:tcBorders>
            <w:shd w:val="clear" w:color="auto" w:fill="auto"/>
          </w:tcPr>
          <w:p w14:paraId="34E54CC9"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4</w:t>
            </w:r>
          </w:p>
        </w:tc>
        <w:tc>
          <w:tcPr>
            <w:tcW w:w="709" w:type="dxa"/>
            <w:tcBorders>
              <w:top w:val="single" w:sz="4" w:space="0" w:color="000000"/>
              <w:bottom w:val="single" w:sz="4" w:space="0" w:color="000000"/>
            </w:tcBorders>
            <w:shd w:val="clear" w:color="auto" w:fill="auto"/>
          </w:tcPr>
          <w:p w14:paraId="5BBF83D9"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38</w:t>
            </w:r>
          </w:p>
        </w:tc>
      </w:tr>
      <w:tr w:rsidR="00436E20" w:rsidRPr="000D6BDF" w14:paraId="4D60EEAB" w14:textId="77777777" w:rsidTr="00CE4C27">
        <w:trPr>
          <w:trHeight w:val="260"/>
        </w:trPr>
        <w:tc>
          <w:tcPr>
            <w:tcW w:w="5070" w:type="dxa"/>
            <w:tcBorders>
              <w:top w:val="single" w:sz="4" w:space="0" w:color="000000"/>
              <w:bottom w:val="single" w:sz="4" w:space="0" w:color="000000"/>
            </w:tcBorders>
            <w:shd w:val="clear" w:color="auto" w:fill="auto"/>
          </w:tcPr>
          <w:p w14:paraId="63DAF46D"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nucleotide-excision repair</w:t>
            </w:r>
          </w:p>
        </w:tc>
        <w:tc>
          <w:tcPr>
            <w:tcW w:w="1451" w:type="dxa"/>
            <w:tcBorders>
              <w:top w:val="single" w:sz="4" w:space="0" w:color="000000"/>
              <w:bottom w:val="single" w:sz="4" w:space="0" w:color="000000"/>
            </w:tcBorders>
            <w:shd w:val="clear" w:color="auto" w:fill="auto"/>
          </w:tcPr>
          <w:p w14:paraId="61DFE5DE"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0.006613</w:t>
            </w:r>
          </w:p>
        </w:tc>
        <w:tc>
          <w:tcPr>
            <w:tcW w:w="959" w:type="dxa"/>
            <w:tcBorders>
              <w:top w:val="single" w:sz="4" w:space="0" w:color="000000"/>
              <w:bottom w:val="single" w:sz="4" w:space="0" w:color="000000"/>
            </w:tcBorders>
            <w:shd w:val="clear" w:color="auto" w:fill="auto"/>
          </w:tcPr>
          <w:p w14:paraId="6582618B"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3</w:t>
            </w:r>
          </w:p>
        </w:tc>
        <w:tc>
          <w:tcPr>
            <w:tcW w:w="709" w:type="dxa"/>
            <w:tcBorders>
              <w:top w:val="single" w:sz="4" w:space="0" w:color="000000"/>
              <w:bottom w:val="single" w:sz="4" w:space="0" w:color="000000"/>
            </w:tcBorders>
            <w:shd w:val="clear" w:color="auto" w:fill="auto"/>
          </w:tcPr>
          <w:p w14:paraId="55E500EA"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20</w:t>
            </w:r>
          </w:p>
        </w:tc>
      </w:tr>
      <w:tr w:rsidR="00436E20" w:rsidRPr="000D6BDF" w14:paraId="516A1047" w14:textId="77777777" w:rsidTr="00CE4C27">
        <w:trPr>
          <w:trHeight w:val="260"/>
        </w:trPr>
        <w:tc>
          <w:tcPr>
            <w:tcW w:w="5070" w:type="dxa"/>
            <w:tcBorders>
              <w:top w:val="single" w:sz="4" w:space="0" w:color="000000"/>
              <w:bottom w:val="single" w:sz="4" w:space="0" w:color="000000"/>
            </w:tcBorders>
            <w:shd w:val="clear" w:color="auto" w:fill="auto"/>
          </w:tcPr>
          <w:p w14:paraId="1AB0F1E9"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neutrophil chemotaxis</w:t>
            </w:r>
          </w:p>
        </w:tc>
        <w:tc>
          <w:tcPr>
            <w:tcW w:w="1451" w:type="dxa"/>
            <w:tcBorders>
              <w:top w:val="single" w:sz="4" w:space="0" w:color="000000"/>
              <w:bottom w:val="single" w:sz="4" w:space="0" w:color="000000"/>
            </w:tcBorders>
            <w:shd w:val="clear" w:color="auto" w:fill="auto"/>
          </w:tcPr>
          <w:p w14:paraId="113D3EAE"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0.006613</w:t>
            </w:r>
          </w:p>
        </w:tc>
        <w:tc>
          <w:tcPr>
            <w:tcW w:w="959" w:type="dxa"/>
            <w:tcBorders>
              <w:top w:val="single" w:sz="4" w:space="0" w:color="000000"/>
              <w:bottom w:val="single" w:sz="4" w:space="0" w:color="000000"/>
            </w:tcBorders>
            <w:shd w:val="clear" w:color="auto" w:fill="auto"/>
          </w:tcPr>
          <w:p w14:paraId="759A542D"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3</w:t>
            </w:r>
          </w:p>
        </w:tc>
        <w:tc>
          <w:tcPr>
            <w:tcW w:w="709" w:type="dxa"/>
            <w:tcBorders>
              <w:top w:val="single" w:sz="4" w:space="0" w:color="000000"/>
              <w:bottom w:val="single" w:sz="4" w:space="0" w:color="000000"/>
            </w:tcBorders>
            <w:shd w:val="clear" w:color="auto" w:fill="auto"/>
          </w:tcPr>
          <w:p w14:paraId="3C9C40AD"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20</w:t>
            </w:r>
          </w:p>
        </w:tc>
      </w:tr>
      <w:tr w:rsidR="00436E20" w:rsidRPr="000D6BDF" w14:paraId="767543DB" w14:textId="77777777" w:rsidTr="00CE4C27">
        <w:trPr>
          <w:trHeight w:val="260"/>
        </w:trPr>
        <w:tc>
          <w:tcPr>
            <w:tcW w:w="5070" w:type="dxa"/>
            <w:tcBorders>
              <w:top w:val="single" w:sz="4" w:space="0" w:color="000000"/>
              <w:bottom w:val="single" w:sz="4" w:space="0" w:color="000000"/>
            </w:tcBorders>
            <w:shd w:val="clear" w:color="auto" w:fill="auto"/>
          </w:tcPr>
          <w:p w14:paraId="6CFF4F0E"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negative regulation of epithelial cell proliferation</w:t>
            </w:r>
          </w:p>
        </w:tc>
        <w:tc>
          <w:tcPr>
            <w:tcW w:w="1451" w:type="dxa"/>
            <w:tcBorders>
              <w:top w:val="single" w:sz="4" w:space="0" w:color="000000"/>
              <w:bottom w:val="single" w:sz="4" w:space="0" w:color="000000"/>
            </w:tcBorders>
            <w:shd w:val="clear" w:color="auto" w:fill="auto"/>
          </w:tcPr>
          <w:p w14:paraId="1988AF12"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0.006904</w:t>
            </w:r>
          </w:p>
        </w:tc>
        <w:tc>
          <w:tcPr>
            <w:tcW w:w="959" w:type="dxa"/>
            <w:tcBorders>
              <w:top w:val="single" w:sz="4" w:space="0" w:color="000000"/>
              <w:bottom w:val="single" w:sz="4" w:space="0" w:color="000000"/>
            </w:tcBorders>
            <w:shd w:val="clear" w:color="auto" w:fill="auto"/>
          </w:tcPr>
          <w:p w14:paraId="2BB0F711"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4</w:t>
            </w:r>
          </w:p>
        </w:tc>
        <w:tc>
          <w:tcPr>
            <w:tcW w:w="709" w:type="dxa"/>
            <w:tcBorders>
              <w:top w:val="single" w:sz="4" w:space="0" w:color="000000"/>
              <w:bottom w:val="single" w:sz="4" w:space="0" w:color="000000"/>
            </w:tcBorders>
            <w:shd w:val="clear" w:color="auto" w:fill="auto"/>
          </w:tcPr>
          <w:p w14:paraId="3F03237D"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39</w:t>
            </w:r>
          </w:p>
        </w:tc>
      </w:tr>
      <w:tr w:rsidR="00436E20" w:rsidRPr="000D6BDF" w14:paraId="194DE724" w14:textId="77777777" w:rsidTr="00CE4C27">
        <w:trPr>
          <w:trHeight w:val="260"/>
        </w:trPr>
        <w:tc>
          <w:tcPr>
            <w:tcW w:w="5070" w:type="dxa"/>
            <w:tcBorders>
              <w:top w:val="single" w:sz="4" w:space="0" w:color="000000"/>
              <w:bottom w:val="single" w:sz="4" w:space="0" w:color="000000"/>
            </w:tcBorders>
            <w:shd w:val="clear" w:color="auto" w:fill="auto"/>
          </w:tcPr>
          <w:p w14:paraId="0BB91369"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positive regulation of heart rate</w:t>
            </w:r>
          </w:p>
        </w:tc>
        <w:tc>
          <w:tcPr>
            <w:tcW w:w="1451" w:type="dxa"/>
            <w:tcBorders>
              <w:top w:val="single" w:sz="4" w:space="0" w:color="000000"/>
              <w:bottom w:val="single" w:sz="4" w:space="0" w:color="000000"/>
            </w:tcBorders>
            <w:shd w:val="clear" w:color="auto" w:fill="auto"/>
          </w:tcPr>
          <w:p w14:paraId="562A5785"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0.007514</w:t>
            </w:r>
          </w:p>
        </w:tc>
        <w:tc>
          <w:tcPr>
            <w:tcW w:w="959" w:type="dxa"/>
            <w:tcBorders>
              <w:top w:val="single" w:sz="4" w:space="0" w:color="000000"/>
              <w:bottom w:val="single" w:sz="4" w:space="0" w:color="000000"/>
            </w:tcBorders>
            <w:shd w:val="clear" w:color="auto" w:fill="auto"/>
          </w:tcPr>
          <w:p w14:paraId="316C61E2"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2</w:t>
            </w:r>
          </w:p>
        </w:tc>
        <w:tc>
          <w:tcPr>
            <w:tcW w:w="709" w:type="dxa"/>
            <w:tcBorders>
              <w:top w:val="single" w:sz="4" w:space="0" w:color="000000"/>
              <w:bottom w:val="single" w:sz="4" w:space="0" w:color="000000"/>
            </w:tcBorders>
            <w:shd w:val="clear" w:color="auto" w:fill="auto"/>
          </w:tcPr>
          <w:p w14:paraId="25F3E967"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7</w:t>
            </w:r>
          </w:p>
        </w:tc>
      </w:tr>
      <w:tr w:rsidR="00436E20" w:rsidRPr="000D6BDF" w14:paraId="5A632BFE" w14:textId="77777777" w:rsidTr="00CE4C27">
        <w:trPr>
          <w:trHeight w:val="260"/>
        </w:trPr>
        <w:tc>
          <w:tcPr>
            <w:tcW w:w="5070" w:type="dxa"/>
            <w:tcBorders>
              <w:top w:val="single" w:sz="4" w:space="0" w:color="000000"/>
              <w:bottom w:val="single" w:sz="4" w:space="0" w:color="000000"/>
            </w:tcBorders>
            <w:shd w:val="clear" w:color="auto" w:fill="auto"/>
          </w:tcPr>
          <w:p w14:paraId="5CA917EF"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inositol phosphate-mediated signalling</w:t>
            </w:r>
          </w:p>
        </w:tc>
        <w:tc>
          <w:tcPr>
            <w:tcW w:w="1451" w:type="dxa"/>
            <w:tcBorders>
              <w:top w:val="single" w:sz="4" w:space="0" w:color="000000"/>
              <w:bottom w:val="single" w:sz="4" w:space="0" w:color="000000"/>
            </w:tcBorders>
            <w:shd w:val="clear" w:color="auto" w:fill="auto"/>
          </w:tcPr>
          <w:p w14:paraId="5E080D14"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0.007514</w:t>
            </w:r>
          </w:p>
        </w:tc>
        <w:tc>
          <w:tcPr>
            <w:tcW w:w="959" w:type="dxa"/>
            <w:tcBorders>
              <w:top w:val="single" w:sz="4" w:space="0" w:color="000000"/>
              <w:bottom w:val="single" w:sz="4" w:space="0" w:color="000000"/>
            </w:tcBorders>
            <w:shd w:val="clear" w:color="auto" w:fill="auto"/>
          </w:tcPr>
          <w:p w14:paraId="75EAAFA0"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2</w:t>
            </w:r>
          </w:p>
        </w:tc>
        <w:tc>
          <w:tcPr>
            <w:tcW w:w="709" w:type="dxa"/>
            <w:tcBorders>
              <w:top w:val="single" w:sz="4" w:space="0" w:color="000000"/>
              <w:bottom w:val="single" w:sz="4" w:space="0" w:color="000000"/>
            </w:tcBorders>
            <w:shd w:val="clear" w:color="auto" w:fill="auto"/>
          </w:tcPr>
          <w:p w14:paraId="47607487"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7</w:t>
            </w:r>
          </w:p>
        </w:tc>
      </w:tr>
      <w:tr w:rsidR="00436E20" w:rsidRPr="000D6BDF" w14:paraId="4FE4A253" w14:textId="77777777" w:rsidTr="00CE4C27">
        <w:trPr>
          <w:trHeight w:val="260"/>
        </w:trPr>
        <w:tc>
          <w:tcPr>
            <w:tcW w:w="5070" w:type="dxa"/>
            <w:tcBorders>
              <w:top w:val="single" w:sz="4" w:space="0" w:color="000000"/>
              <w:bottom w:val="single" w:sz="4" w:space="0" w:color="000000"/>
            </w:tcBorders>
            <w:shd w:val="clear" w:color="auto" w:fill="auto"/>
          </w:tcPr>
          <w:p w14:paraId="299B9E05"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bud elongation involved in lung branching</w:t>
            </w:r>
          </w:p>
        </w:tc>
        <w:tc>
          <w:tcPr>
            <w:tcW w:w="1451" w:type="dxa"/>
            <w:tcBorders>
              <w:top w:val="single" w:sz="4" w:space="0" w:color="000000"/>
              <w:bottom w:val="single" w:sz="4" w:space="0" w:color="000000"/>
            </w:tcBorders>
            <w:shd w:val="clear" w:color="auto" w:fill="auto"/>
          </w:tcPr>
          <w:p w14:paraId="5209EB20"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0.007514</w:t>
            </w:r>
          </w:p>
        </w:tc>
        <w:tc>
          <w:tcPr>
            <w:tcW w:w="959" w:type="dxa"/>
            <w:tcBorders>
              <w:top w:val="single" w:sz="4" w:space="0" w:color="000000"/>
              <w:bottom w:val="single" w:sz="4" w:space="0" w:color="000000"/>
            </w:tcBorders>
            <w:shd w:val="clear" w:color="auto" w:fill="auto"/>
          </w:tcPr>
          <w:p w14:paraId="618E0523"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2</w:t>
            </w:r>
          </w:p>
        </w:tc>
        <w:tc>
          <w:tcPr>
            <w:tcW w:w="709" w:type="dxa"/>
            <w:tcBorders>
              <w:top w:val="single" w:sz="4" w:space="0" w:color="000000"/>
              <w:bottom w:val="single" w:sz="4" w:space="0" w:color="000000"/>
            </w:tcBorders>
            <w:shd w:val="clear" w:color="auto" w:fill="auto"/>
          </w:tcPr>
          <w:p w14:paraId="2067F9BE"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7</w:t>
            </w:r>
          </w:p>
        </w:tc>
      </w:tr>
      <w:tr w:rsidR="00436E20" w:rsidRPr="000D6BDF" w14:paraId="1C04587A" w14:textId="77777777" w:rsidTr="00CE4C27">
        <w:trPr>
          <w:trHeight w:val="260"/>
        </w:trPr>
        <w:tc>
          <w:tcPr>
            <w:tcW w:w="5070" w:type="dxa"/>
            <w:tcBorders>
              <w:top w:val="single" w:sz="4" w:space="0" w:color="000000"/>
              <w:bottom w:val="single" w:sz="4" w:space="0" w:color="000000"/>
            </w:tcBorders>
            <w:shd w:val="clear" w:color="auto" w:fill="auto"/>
          </w:tcPr>
          <w:p w14:paraId="11341BC1"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limb morphogenesis</w:t>
            </w:r>
          </w:p>
        </w:tc>
        <w:tc>
          <w:tcPr>
            <w:tcW w:w="1451" w:type="dxa"/>
            <w:tcBorders>
              <w:top w:val="single" w:sz="4" w:space="0" w:color="000000"/>
              <w:bottom w:val="single" w:sz="4" w:space="0" w:color="000000"/>
            </w:tcBorders>
            <w:shd w:val="clear" w:color="auto" w:fill="auto"/>
          </w:tcPr>
          <w:p w14:paraId="1719672D"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0.009839</w:t>
            </w:r>
          </w:p>
        </w:tc>
        <w:tc>
          <w:tcPr>
            <w:tcW w:w="959" w:type="dxa"/>
            <w:tcBorders>
              <w:top w:val="single" w:sz="4" w:space="0" w:color="000000"/>
              <w:bottom w:val="single" w:sz="4" w:space="0" w:color="000000"/>
            </w:tcBorders>
            <w:shd w:val="clear" w:color="auto" w:fill="auto"/>
          </w:tcPr>
          <w:p w14:paraId="4497D555"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3</w:t>
            </w:r>
          </w:p>
        </w:tc>
        <w:tc>
          <w:tcPr>
            <w:tcW w:w="709" w:type="dxa"/>
            <w:tcBorders>
              <w:top w:val="single" w:sz="4" w:space="0" w:color="000000"/>
              <w:bottom w:val="single" w:sz="4" w:space="0" w:color="000000"/>
            </w:tcBorders>
            <w:shd w:val="clear" w:color="auto" w:fill="auto"/>
          </w:tcPr>
          <w:p w14:paraId="0FDFE943"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23</w:t>
            </w:r>
          </w:p>
        </w:tc>
      </w:tr>
      <w:tr w:rsidR="00436E20" w:rsidRPr="000D6BDF" w14:paraId="2834252B" w14:textId="77777777" w:rsidTr="00CE4C27">
        <w:trPr>
          <w:trHeight w:val="260"/>
        </w:trPr>
        <w:tc>
          <w:tcPr>
            <w:tcW w:w="5070" w:type="dxa"/>
            <w:tcBorders>
              <w:top w:val="single" w:sz="4" w:space="0" w:color="000000"/>
              <w:bottom w:val="single" w:sz="4" w:space="0" w:color="000000"/>
            </w:tcBorders>
            <w:shd w:val="clear" w:color="auto" w:fill="auto"/>
          </w:tcPr>
          <w:p w14:paraId="6DC30F71"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long-chain fatty acid metabolic process</w:t>
            </w:r>
          </w:p>
        </w:tc>
        <w:tc>
          <w:tcPr>
            <w:tcW w:w="1451" w:type="dxa"/>
            <w:tcBorders>
              <w:top w:val="single" w:sz="4" w:space="0" w:color="000000"/>
              <w:bottom w:val="single" w:sz="4" w:space="0" w:color="000000"/>
            </w:tcBorders>
            <w:shd w:val="clear" w:color="auto" w:fill="auto"/>
          </w:tcPr>
          <w:p w14:paraId="6F345B0F"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0.00989</w:t>
            </w:r>
          </w:p>
        </w:tc>
        <w:tc>
          <w:tcPr>
            <w:tcW w:w="959" w:type="dxa"/>
            <w:tcBorders>
              <w:top w:val="single" w:sz="4" w:space="0" w:color="000000"/>
              <w:bottom w:val="single" w:sz="4" w:space="0" w:color="000000"/>
            </w:tcBorders>
            <w:shd w:val="clear" w:color="auto" w:fill="auto"/>
          </w:tcPr>
          <w:p w14:paraId="469635C6"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2</w:t>
            </w:r>
          </w:p>
        </w:tc>
        <w:tc>
          <w:tcPr>
            <w:tcW w:w="709" w:type="dxa"/>
            <w:tcBorders>
              <w:top w:val="single" w:sz="4" w:space="0" w:color="000000"/>
              <w:bottom w:val="single" w:sz="4" w:space="0" w:color="000000"/>
            </w:tcBorders>
            <w:shd w:val="clear" w:color="auto" w:fill="auto"/>
          </w:tcPr>
          <w:p w14:paraId="0B99D95B"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8</w:t>
            </w:r>
          </w:p>
        </w:tc>
      </w:tr>
      <w:tr w:rsidR="00436E20" w:rsidRPr="000D6BDF" w14:paraId="3BCD87A9" w14:textId="77777777" w:rsidTr="00CE4C27">
        <w:trPr>
          <w:trHeight w:val="260"/>
        </w:trPr>
        <w:tc>
          <w:tcPr>
            <w:tcW w:w="5070" w:type="dxa"/>
            <w:tcBorders>
              <w:top w:val="single" w:sz="4" w:space="0" w:color="000000"/>
              <w:bottom w:val="single" w:sz="4" w:space="0" w:color="000000"/>
            </w:tcBorders>
            <w:shd w:val="clear" w:color="auto" w:fill="auto"/>
          </w:tcPr>
          <w:p w14:paraId="7382A36E"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dicarboxylic acid transport</w:t>
            </w:r>
          </w:p>
        </w:tc>
        <w:tc>
          <w:tcPr>
            <w:tcW w:w="1451" w:type="dxa"/>
            <w:tcBorders>
              <w:top w:val="single" w:sz="4" w:space="0" w:color="000000"/>
              <w:bottom w:val="single" w:sz="4" w:space="0" w:color="000000"/>
            </w:tcBorders>
            <w:shd w:val="clear" w:color="auto" w:fill="auto"/>
          </w:tcPr>
          <w:p w14:paraId="75C4B7BB"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0.00989</w:t>
            </w:r>
          </w:p>
        </w:tc>
        <w:tc>
          <w:tcPr>
            <w:tcW w:w="959" w:type="dxa"/>
            <w:tcBorders>
              <w:top w:val="single" w:sz="4" w:space="0" w:color="000000"/>
              <w:bottom w:val="single" w:sz="4" w:space="0" w:color="000000"/>
            </w:tcBorders>
            <w:shd w:val="clear" w:color="auto" w:fill="auto"/>
          </w:tcPr>
          <w:p w14:paraId="16C97C0B"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2</w:t>
            </w:r>
          </w:p>
        </w:tc>
        <w:tc>
          <w:tcPr>
            <w:tcW w:w="709" w:type="dxa"/>
            <w:tcBorders>
              <w:top w:val="single" w:sz="4" w:space="0" w:color="000000"/>
              <w:bottom w:val="single" w:sz="4" w:space="0" w:color="000000"/>
            </w:tcBorders>
            <w:shd w:val="clear" w:color="auto" w:fill="auto"/>
          </w:tcPr>
          <w:p w14:paraId="4AA87641"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8</w:t>
            </w:r>
          </w:p>
        </w:tc>
      </w:tr>
      <w:tr w:rsidR="00436E20" w:rsidRPr="000D6BDF" w14:paraId="1EBC63AA" w14:textId="77777777" w:rsidTr="00CE4C27">
        <w:trPr>
          <w:trHeight w:val="260"/>
        </w:trPr>
        <w:tc>
          <w:tcPr>
            <w:tcW w:w="5070" w:type="dxa"/>
            <w:tcBorders>
              <w:top w:val="single" w:sz="4" w:space="0" w:color="000000"/>
              <w:bottom w:val="single" w:sz="4" w:space="0" w:color="000000"/>
            </w:tcBorders>
            <w:shd w:val="clear" w:color="auto" w:fill="auto"/>
          </w:tcPr>
          <w:p w14:paraId="56DA3563"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interleukin-6-mediated signalling pathway</w:t>
            </w:r>
          </w:p>
        </w:tc>
        <w:tc>
          <w:tcPr>
            <w:tcW w:w="1451" w:type="dxa"/>
            <w:tcBorders>
              <w:top w:val="single" w:sz="4" w:space="0" w:color="000000"/>
              <w:bottom w:val="single" w:sz="4" w:space="0" w:color="000000"/>
            </w:tcBorders>
            <w:shd w:val="clear" w:color="auto" w:fill="auto"/>
          </w:tcPr>
          <w:p w14:paraId="0C3EEC63"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0.00989</w:t>
            </w:r>
          </w:p>
        </w:tc>
        <w:tc>
          <w:tcPr>
            <w:tcW w:w="959" w:type="dxa"/>
            <w:tcBorders>
              <w:top w:val="single" w:sz="4" w:space="0" w:color="000000"/>
              <w:bottom w:val="single" w:sz="4" w:space="0" w:color="000000"/>
            </w:tcBorders>
            <w:shd w:val="clear" w:color="auto" w:fill="auto"/>
          </w:tcPr>
          <w:p w14:paraId="64FF4823"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2</w:t>
            </w:r>
          </w:p>
        </w:tc>
        <w:tc>
          <w:tcPr>
            <w:tcW w:w="709" w:type="dxa"/>
            <w:tcBorders>
              <w:top w:val="single" w:sz="4" w:space="0" w:color="000000"/>
              <w:bottom w:val="single" w:sz="4" w:space="0" w:color="000000"/>
            </w:tcBorders>
            <w:shd w:val="clear" w:color="auto" w:fill="auto"/>
          </w:tcPr>
          <w:p w14:paraId="307F4D11"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8</w:t>
            </w:r>
          </w:p>
        </w:tc>
      </w:tr>
      <w:tr w:rsidR="00436E20" w:rsidRPr="000D6BDF" w14:paraId="49030FE8" w14:textId="77777777" w:rsidTr="00CE4C27">
        <w:trPr>
          <w:trHeight w:val="260"/>
        </w:trPr>
        <w:tc>
          <w:tcPr>
            <w:tcW w:w="5070" w:type="dxa"/>
            <w:tcBorders>
              <w:top w:val="single" w:sz="4" w:space="0" w:color="000000"/>
              <w:bottom w:val="single" w:sz="4" w:space="0" w:color="000000"/>
            </w:tcBorders>
            <w:shd w:val="clear" w:color="auto" w:fill="auto"/>
          </w:tcPr>
          <w:p w14:paraId="3C48261B"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thrombin receptor signalling pathway</w:t>
            </w:r>
          </w:p>
        </w:tc>
        <w:tc>
          <w:tcPr>
            <w:tcW w:w="1451" w:type="dxa"/>
            <w:tcBorders>
              <w:top w:val="single" w:sz="4" w:space="0" w:color="000000"/>
              <w:bottom w:val="single" w:sz="4" w:space="0" w:color="000000"/>
            </w:tcBorders>
            <w:shd w:val="clear" w:color="auto" w:fill="auto"/>
          </w:tcPr>
          <w:p w14:paraId="36EAC03D"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0.00989</w:t>
            </w:r>
          </w:p>
        </w:tc>
        <w:tc>
          <w:tcPr>
            <w:tcW w:w="959" w:type="dxa"/>
            <w:tcBorders>
              <w:top w:val="single" w:sz="4" w:space="0" w:color="000000"/>
              <w:bottom w:val="single" w:sz="4" w:space="0" w:color="000000"/>
            </w:tcBorders>
            <w:shd w:val="clear" w:color="auto" w:fill="auto"/>
          </w:tcPr>
          <w:p w14:paraId="66DDA33F"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2</w:t>
            </w:r>
          </w:p>
        </w:tc>
        <w:tc>
          <w:tcPr>
            <w:tcW w:w="709" w:type="dxa"/>
            <w:tcBorders>
              <w:top w:val="single" w:sz="4" w:space="0" w:color="000000"/>
              <w:bottom w:val="single" w:sz="4" w:space="0" w:color="000000"/>
            </w:tcBorders>
            <w:shd w:val="clear" w:color="auto" w:fill="auto"/>
          </w:tcPr>
          <w:p w14:paraId="5FCCA5D7"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color w:val="000000"/>
                <w:sz w:val="24"/>
                <w:szCs w:val="24"/>
              </w:rPr>
              <w:t>8</w:t>
            </w:r>
          </w:p>
        </w:tc>
      </w:tr>
      <w:tr w:rsidR="00436E20" w:rsidRPr="000D6BDF" w14:paraId="0AE69DDD" w14:textId="77777777" w:rsidTr="00CE4C27">
        <w:trPr>
          <w:trHeight w:val="260"/>
        </w:trPr>
        <w:tc>
          <w:tcPr>
            <w:tcW w:w="5070" w:type="dxa"/>
            <w:tcBorders>
              <w:top w:val="single" w:sz="4" w:space="0" w:color="000000"/>
              <w:bottom w:val="single" w:sz="8" w:space="0" w:color="000000"/>
            </w:tcBorders>
            <w:shd w:val="clear" w:color="auto" w:fill="auto"/>
          </w:tcPr>
          <w:p w14:paraId="15861937"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lastRenderedPageBreak/>
              <w:t>response to wounding</w:t>
            </w:r>
          </w:p>
        </w:tc>
        <w:tc>
          <w:tcPr>
            <w:tcW w:w="1451" w:type="dxa"/>
            <w:tcBorders>
              <w:top w:val="single" w:sz="4" w:space="0" w:color="000000"/>
              <w:bottom w:val="single" w:sz="8" w:space="0" w:color="000000"/>
            </w:tcBorders>
            <w:shd w:val="clear" w:color="auto" w:fill="auto"/>
          </w:tcPr>
          <w:p w14:paraId="548215F7"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0.012416</w:t>
            </w:r>
          </w:p>
        </w:tc>
        <w:tc>
          <w:tcPr>
            <w:tcW w:w="959" w:type="dxa"/>
            <w:tcBorders>
              <w:top w:val="single" w:sz="4" w:space="0" w:color="000000"/>
              <w:bottom w:val="single" w:sz="8" w:space="0" w:color="000000"/>
            </w:tcBorders>
            <w:shd w:val="clear" w:color="auto" w:fill="auto"/>
          </w:tcPr>
          <w:p w14:paraId="1D918D68"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3</w:t>
            </w:r>
          </w:p>
        </w:tc>
        <w:tc>
          <w:tcPr>
            <w:tcW w:w="709" w:type="dxa"/>
            <w:tcBorders>
              <w:top w:val="single" w:sz="4" w:space="0" w:color="000000"/>
              <w:bottom w:val="single" w:sz="8" w:space="0" w:color="000000"/>
            </w:tcBorders>
            <w:shd w:val="clear" w:color="auto" w:fill="auto"/>
          </w:tcPr>
          <w:p w14:paraId="73EA9F1A" w14:textId="77777777" w:rsidR="00436E20" w:rsidRPr="005D040D" w:rsidRDefault="00436E20" w:rsidP="00CE4C27">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r w:rsidRPr="005D040D">
              <w:rPr>
                <w:rFonts w:ascii="Times New Roman" w:eastAsia="Times New Roman" w:hAnsi="Times New Roman" w:cs="Times New Roman"/>
                <w:b/>
                <w:color w:val="000000"/>
                <w:sz w:val="24"/>
                <w:szCs w:val="24"/>
              </w:rPr>
              <w:t>25</w:t>
            </w:r>
          </w:p>
        </w:tc>
      </w:tr>
    </w:tbl>
    <w:p w14:paraId="4C42CCAD" w14:textId="77777777" w:rsidR="00436E20" w:rsidRPr="005D040D" w:rsidRDefault="00436E20" w:rsidP="00436E20">
      <w:pPr>
        <w:widowControl w:val="0"/>
        <w:pBdr>
          <w:top w:val="nil"/>
          <w:left w:val="nil"/>
          <w:bottom w:val="nil"/>
          <w:right w:val="nil"/>
          <w:between w:val="nil"/>
        </w:pBdr>
        <w:spacing w:line="480" w:lineRule="auto"/>
        <w:jc w:val="both"/>
        <w:rPr>
          <w:rFonts w:ascii="Times New Roman" w:eastAsia="Times New Roman" w:hAnsi="Times New Roman" w:cs="Times New Roman"/>
          <w:color w:val="000000"/>
        </w:rPr>
      </w:pPr>
      <w:r w:rsidRPr="005D040D">
        <w:rPr>
          <w:rFonts w:ascii="Times New Roman" w:eastAsia="Times New Roman" w:hAnsi="Times New Roman" w:cs="Times New Roman"/>
          <w:color w:val="000000"/>
        </w:rPr>
        <w:t>Full lists of enriched terms are presented in Table S15. Terms considered to be associated with the enhancement of long-range flight ability are shown in bold. Size represents the total number genes of this term.</w:t>
      </w:r>
    </w:p>
    <w:p w14:paraId="2DA28FAB" w14:textId="77777777" w:rsidR="00436E20" w:rsidRPr="00960166" w:rsidRDefault="00436E20" w:rsidP="00436E20">
      <w:pPr>
        <w:pStyle w:val="a7"/>
        <w:spacing w:line="480" w:lineRule="auto"/>
        <w:jc w:val="both"/>
        <w:rPr>
          <w:rFonts w:ascii="Times New Roman" w:hAnsi="Times New Roman"/>
          <w:sz w:val="24"/>
          <w:szCs w:val="24"/>
        </w:rPr>
      </w:pPr>
      <w:bookmarkStart w:id="77" w:name="_Toc486198195"/>
      <w:bookmarkStart w:id="78" w:name="_Toc474161582"/>
      <w:bookmarkStart w:id="79" w:name="_Toc482798074"/>
      <w:r>
        <w:rPr>
          <w:rFonts w:ascii="Times New Roman" w:hAnsi="Times New Roman"/>
          <w:sz w:val="24"/>
          <w:szCs w:val="24"/>
        </w:rPr>
        <w:t>Supporting information for:</w:t>
      </w:r>
      <w:r>
        <w:rPr>
          <w:rFonts w:ascii="Times New Roman" w:hAnsi="Times New Roman" w:hint="eastAsia"/>
          <w:sz w:val="24"/>
          <w:szCs w:val="24"/>
        </w:rPr>
        <w:t xml:space="preserve"> </w:t>
      </w:r>
      <w:r w:rsidRPr="00145BF8">
        <w:rPr>
          <w:rFonts w:ascii="Times New Roman" w:hAnsi="Times New Roman"/>
          <w:sz w:val="24"/>
          <w:szCs w:val="24"/>
        </w:rPr>
        <w:t>Genomic analyses reveal the origin of domestic ducks and identify different genetic underpinnings of wild ducks</w:t>
      </w:r>
      <w:r>
        <w:rPr>
          <w:rFonts w:ascii="Times New Roman" w:hAnsi="Times New Roman"/>
          <w:sz w:val="24"/>
          <w:szCs w:val="24"/>
        </w:rPr>
        <w:t xml:space="preserve"> </w:t>
      </w:r>
      <w:r w:rsidRPr="00960166">
        <w:rPr>
          <w:rFonts w:ascii="Times New Roman" w:hAnsi="Times New Roman"/>
          <w:sz w:val="24"/>
          <w:szCs w:val="24"/>
        </w:rPr>
        <w:t>(SI Appendix)</w:t>
      </w:r>
      <w:r>
        <w:rPr>
          <w:rFonts w:ascii="Times New Roman" w:hAnsi="Times New Roman" w:hint="eastAsia"/>
          <w:b w:val="0"/>
          <w:sz w:val="24"/>
          <w:szCs w:val="24"/>
        </w:rPr>
        <w:t xml:space="preserve">                                                                                                  </w:t>
      </w:r>
    </w:p>
    <w:p w14:paraId="506E4C37" w14:textId="77777777" w:rsidR="00436E20" w:rsidRDefault="00436E20" w:rsidP="00436E20">
      <w:pPr>
        <w:spacing w:line="480" w:lineRule="auto"/>
        <w:rPr>
          <w:rFonts w:ascii="Times New Roman" w:hAnsi="Times New Roman"/>
          <w:sz w:val="24"/>
          <w:szCs w:val="24"/>
          <w:vertAlign w:val="superscript"/>
        </w:rPr>
      </w:pPr>
      <w:r w:rsidRPr="00C5189B">
        <w:rPr>
          <w:rFonts w:ascii="Times New Roman" w:hAnsi="Times New Roman"/>
          <w:sz w:val="24"/>
          <w:szCs w:val="24"/>
        </w:rPr>
        <w:t>Rui Liu</w:t>
      </w:r>
      <w:r w:rsidRPr="00A77639">
        <w:rPr>
          <w:rFonts w:ascii="Times New Roman" w:hAnsi="Times New Roman"/>
          <w:sz w:val="24"/>
          <w:szCs w:val="24"/>
          <w:vertAlign w:val="superscript"/>
        </w:rPr>
        <w:t>1</w:t>
      </w:r>
      <w:r>
        <w:rPr>
          <w:rFonts w:ascii="Times New Roman" w:hAnsi="Times New Roman"/>
          <w:sz w:val="24"/>
          <w:szCs w:val="24"/>
          <w:vertAlign w:val="superscript"/>
        </w:rPr>
        <w:t>,</w:t>
      </w:r>
      <w:r w:rsidRPr="00A77639">
        <w:rPr>
          <w:rFonts w:ascii="Times New Roman" w:hAnsi="Times New Roman"/>
          <w:sz w:val="24"/>
          <w:szCs w:val="24"/>
          <w:vertAlign w:val="superscript"/>
        </w:rPr>
        <w:t>*</w:t>
      </w:r>
      <w:r>
        <w:rPr>
          <w:rFonts w:ascii="Times New Roman" w:hAnsi="Times New Roman"/>
          <w:sz w:val="24"/>
          <w:szCs w:val="24"/>
        </w:rPr>
        <w:t>,</w:t>
      </w:r>
      <w:r w:rsidRPr="00C5189B">
        <w:rPr>
          <w:rFonts w:ascii="Times New Roman" w:hAnsi="Times New Roman"/>
          <w:sz w:val="24"/>
          <w:szCs w:val="24"/>
        </w:rPr>
        <w:t xml:space="preserve"> Weiqing Liu</w:t>
      </w:r>
      <w:r w:rsidRPr="001A2DF0">
        <w:rPr>
          <w:rFonts w:ascii="Times New Roman" w:hAnsi="Times New Roman"/>
          <w:sz w:val="24"/>
          <w:szCs w:val="24"/>
          <w:vertAlign w:val="superscript"/>
        </w:rPr>
        <w:t>2,3</w:t>
      </w:r>
      <w:r>
        <w:rPr>
          <w:rFonts w:ascii="Times New Roman" w:hAnsi="Times New Roman"/>
          <w:sz w:val="24"/>
          <w:szCs w:val="24"/>
          <w:vertAlign w:val="superscript"/>
        </w:rPr>
        <w:t>,*</w:t>
      </w:r>
      <w:r w:rsidRPr="00C5189B">
        <w:rPr>
          <w:rFonts w:ascii="Times New Roman" w:hAnsi="Times New Roman"/>
          <w:sz w:val="24"/>
          <w:szCs w:val="24"/>
        </w:rPr>
        <w:t xml:space="preserve">, </w:t>
      </w:r>
      <w:r>
        <w:rPr>
          <w:rFonts w:ascii="Times New Roman" w:hAnsi="Times New Roman"/>
          <w:sz w:val="24"/>
          <w:szCs w:val="24"/>
        </w:rPr>
        <w:t>Enguang Rong</w:t>
      </w:r>
      <w:r w:rsidRPr="00C5189B">
        <w:rPr>
          <w:rFonts w:ascii="Times New Roman" w:hAnsi="Times New Roman"/>
          <w:sz w:val="24"/>
          <w:szCs w:val="24"/>
          <w:vertAlign w:val="superscript"/>
        </w:rPr>
        <w:t>1</w:t>
      </w:r>
      <w:r>
        <w:rPr>
          <w:rFonts w:ascii="Times New Roman" w:hAnsi="Times New Roman"/>
          <w:sz w:val="24"/>
          <w:szCs w:val="24"/>
        </w:rPr>
        <w:t>, Lizhi Lu</w:t>
      </w:r>
      <w:r>
        <w:rPr>
          <w:rFonts w:ascii="Times New Roman" w:hAnsi="Times New Roman"/>
          <w:sz w:val="24"/>
          <w:szCs w:val="24"/>
          <w:vertAlign w:val="superscript"/>
        </w:rPr>
        <w:t>4</w:t>
      </w:r>
      <w:r>
        <w:rPr>
          <w:rFonts w:ascii="Times New Roman" w:hAnsi="Times New Roman"/>
          <w:sz w:val="24"/>
          <w:szCs w:val="24"/>
        </w:rPr>
        <w:t>, Huifang Li</w:t>
      </w:r>
      <w:r>
        <w:rPr>
          <w:rFonts w:ascii="Times New Roman" w:hAnsi="Times New Roman"/>
          <w:sz w:val="24"/>
          <w:szCs w:val="24"/>
          <w:vertAlign w:val="superscript"/>
        </w:rPr>
        <w:t>5</w:t>
      </w:r>
      <w:r>
        <w:rPr>
          <w:rFonts w:ascii="Times New Roman" w:hAnsi="Times New Roman"/>
          <w:sz w:val="24"/>
          <w:szCs w:val="24"/>
        </w:rPr>
        <w:t>, Li Chen</w:t>
      </w:r>
      <w:r>
        <w:rPr>
          <w:rFonts w:ascii="Times New Roman" w:hAnsi="Times New Roman"/>
          <w:sz w:val="24"/>
          <w:szCs w:val="24"/>
          <w:vertAlign w:val="superscript"/>
        </w:rPr>
        <w:t>4</w:t>
      </w:r>
      <w:r>
        <w:rPr>
          <w:rFonts w:ascii="Times New Roman" w:hAnsi="Times New Roman"/>
          <w:sz w:val="24"/>
          <w:szCs w:val="24"/>
        </w:rPr>
        <w:t>, Yong Zha</w:t>
      </w:r>
      <w:r>
        <w:rPr>
          <w:rFonts w:ascii="Times New Roman" w:hAnsi="Times New Roman" w:hint="eastAsia"/>
          <w:sz w:val="24"/>
          <w:szCs w:val="24"/>
        </w:rPr>
        <w:t>o</w:t>
      </w:r>
      <w:r>
        <w:rPr>
          <w:rFonts w:ascii="Times New Roman" w:hAnsi="Times New Roman"/>
          <w:sz w:val="24"/>
          <w:szCs w:val="24"/>
          <w:vertAlign w:val="superscript"/>
        </w:rPr>
        <w:t>3,6</w:t>
      </w:r>
      <w:r>
        <w:rPr>
          <w:rFonts w:ascii="Times New Roman" w:hAnsi="Times New Roman"/>
          <w:sz w:val="24"/>
          <w:szCs w:val="24"/>
        </w:rPr>
        <w:t>, Huabin Cao</w:t>
      </w:r>
      <w:r w:rsidRPr="001A2DF0">
        <w:rPr>
          <w:rFonts w:ascii="Times New Roman" w:hAnsi="Times New Roman"/>
          <w:sz w:val="24"/>
          <w:szCs w:val="24"/>
          <w:vertAlign w:val="superscript"/>
        </w:rPr>
        <w:t>7</w:t>
      </w:r>
      <w:r>
        <w:rPr>
          <w:rFonts w:ascii="Times New Roman" w:hAnsi="Times New Roman"/>
          <w:sz w:val="24"/>
          <w:szCs w:val="24"/>
        </w:rPr>
        <w:t>, Wenjie Liu</w:t>
      </w:r>
      <w:r w:rsidRPr="001A2DF0">
        <w:rPr>
          <w:rFonts w:ascii="Times New Roman" w:hAnsi="Times New Roman"/>
          <w:sz w:val="24"/>
          <w:szCs w:val="24"/>
          <w:vertAlign w:val="superscript"/>
        </w:rPr>
        <w:t>1</w:t>
      </w:r>
      <w:r>
        <w:rPr>
          <w:rFonts w:ascii="Times New Roman" w:hAnsi="Times New Roman"/>
          <w:sz w:val="24"/>
          <w:szCs w:val="24"/>
        </w:rPr>
        <w:t>, Chunhai Chen</w:t>
      </w:r>
      <w:r>
        <w:rPr>
          <w:rFonts w:ascii="Times New Roman" w:hAnsi="Times New Roman" w:hint="eastAsia"/>
          <w:sz w:val="24"/>
          <w:szCs w:val="24"/>
          <w:vertAlign w:val="superscript"/>
        </w:rPr>
        <w:t>2</w:t>
      </w:r>
      <w:r>
        <w:rPr>
          <w:rFonts w:ascii="Times New Roman" w:hAnsi="Times New Roman" w:hint="eastAsia"/>
          <w:sz w:val="24"/>
          <w:szCs w:val="24"/>
        </w:rPr>
        <w:t>,</w:t>
      </w:r>
      <w:r>
        <w:rPr>
          <w:rFonts w:ascii="Times New Roman" w:hAnsi="Times New Roman"/>
          <w:sz w:val="24"/>
          <w:szCs w:val="24"/>
        </w:rPr>
        <w:t xml:space="preserve"> Guangyi Fan</w:t>
      </w:r>
      <w:r>
        <w:rPr>
          <w:rFonts w:ascii="Times New Roman" w:hAnsi="Times New Roman"/>
          <w:sz w:val="24"/>
          <w:szCs w:val="24"/>
          <w:vertAlign w:val="superscript"/>
        </w:rPr>
        <w:t>2,6</w:t>
      </w:r>
      <w:r w:rsidRPr="001A2DF0">
        <w:rPr>
          <w:rFonts w:ascii="Times New Roman" w:hAnsi="Times New Roman"/>
          <w:sz w:val="24"/>
          <w:szCs w:val="24"/>
          <w:vertAlign w:val="superscript"/>
        </w:rPr>
        <w:t>,8</w:t>
      </w:r>
      <w:r>
        <w:rPr>
          <w:rFonts w:ascii="Times New Roman" w:hAnsi="Times New Roman"/>
          <w:sz w:val="24"/>
          <w:szCs w:val="24"/>
        </w:rPr>
        <w:t>, Weitao Song</w:t>
      </w:r>
      <w:r w:rsidRPr="001A2DF0">
        <w:rPr>
          <w:rFonts w:ascii="Times New Roman" w:hAnsi="Times New Roman"/>
          <w:sz w:val="24"/>
          <w:szCs w:val="24"/>
          <w:vertAlign w:val="superscript"/>
        </w:rPr>
        <w:t>6</w:t>
      </w:r>
      <w:r>
        <w:rPr>
          <w:rFonts w:ascii="Times New Roman" w:hAnsi="Times New Roman"/>
          <w:sz w:val="24"/>
          <w:szCs w:val="24"/>
        </w:rPr>
        <w:t>, Huifang Lu</w:t>
      </w:r>
      <w:r w:rsidRPr="001A2DF0">
        <w:rPr>
          <w:rFonts w:ascii="Times New Roman" w:hAnsi="Times New Roman"/>
          <w:sz w:val="24"/>
          <w:szCs w:val="24"/>
          <w:vertAlign w:val="superscript"/>
        </w:rPr>
        <w:t>3</w:t>
      </w:r>
      <w:r>
        <w:rPr>
          <w:rFonts w:ascii="Times New Roman" w:hAnsi="Times New Roman"/>
          <w:sz w:val="24"/>
          <w:szCs w:val="24"/>
        </w:rPr>
        <w:t>, Yingshuai Sun</w:t>
      </w:r>
      <w:r w:rsidRPr="001A2DF0">
        <w:rPr>
          <w:rFonts w:ascii="Times New Roman" w:hAnsi="Times New Roman"/>
          <w:sz w:val="24"/>
          <w:szCs w:val="24"/>
          <w:vertAlign w:val="superscript"/>
        </w:rPr>
        <w:t>3</w:t>
      </w:r>
      <w:r>
        <w:rPr>
          <w:rFonts w:ascii="Times New Roman" w:hAnsi="Times New Roman"/>
          <w:sz w:val="24"/>
          <w:szCs w:val="24"/>
        </w:rPr>
        <w:t>, Wenbin Chen</w:t>
      </w:r>
      <w:r w:rsidRPr="001A2DF0">
        <w:rPr>
          <w:rFonts w:ascii="Times New Roman" w:hAnsi="Times New Roman"/>
          <w:sz w:val="24"/>
          <w:szCs w:val="24"/>
          <w:vertAlign w:val="superscript"/>
        </w:rPr>
        <w:t>2</w:t>
      </w:r>
      <w:r>
        <w:rPr>
          <w:rFonts w:ascii="Times New Roman" w:hAnsi="Times New Roman"/>
          <w:sz w:val="24"/>
          <w:szCs w:val="24"/>
          <w:vertAlign w:val="superscript"/>
        </w:rPr>
        <w:t>,9</w:t>
      </w:r>
      <w:r>
        <w:rPr>
          <w:rFonts w:ascii="Times New Roman" w:hAnsi="Times New Roman"/>
          <w:sz w:val="24"/>
          <w:szCs w:val="24"/>
        </w:rPr>
        <w:t>, Xin Liu</w:t>
      </w:r>
      <w:r>
        <w:rPr>
          <w:rFonts w:ascii="Times New Roman" w:hAnsi="Times New Roman"/>
          <w:sz w:val="24"/>
          <w:szCs w:val="24"/>
          <w:vertAlign w:val="superscript"/>
        </w:rPr>
        <w:t>2,6,9</w:t>
      </w:r>
      <w:r>
        <w:rPr>
          <w:rFonts w:ascii="Times New Roman" w:hAnsi="Times New Roman"/>
          <w:sz w:val="24"/>
          <w:szCs w:val="24"/>
        </w:rPr>
        <w:t>, Xun Xu</w:t>
      </w:r>
      <w:r>
        <w:rPr>
          <w:rFonts w:ascii="Times New Roman" w:hAnsi="Times New Roman"/>
          <w:sz w:val="24"/>
          <w:szCs w:val="24"/>
          <w:vertAlign w:val="superscript"/>
        </w:rPr>
        <w:t>2,6,9</w:t>
      </w:r>
      <w:r>
        <w:rPr>
          <w:rFonts w:ascii="Times New Roman" w:hAnsi="Times New Roman"/>
          <w:sz w:val="24"/>
          <w:szCs w:val="24"/>
        </w:rPr>
        <w:t>, Ning Li</w:t>
      </w:r>
      <w:r w:rsidRPr="001A2DF0">
        <w:rPr>
          <w:rFonts w:ascii="Times New Roman" w:hAnsi="Times New Roman"/>
          <w:sz w:val="24"/>
          <w:szCs w:val="24"/>
          <w:vertAlign w:val="superscript"/>
        </w:rPr>
        <w:t>1</w:t>
      </w:r>
      <w:r>
        <w:rPr>
          <w:rFonts w:ascii="Times New Roman" w:hAnsi="Times New Roman"/>
          <w:sz w:val="24"/>
          <w:szCs w:val="24"/>
          <w:vertAlign w:val="superscript"/>
        </w:rPr>
        <w:t>,#</w:t>
      </w:r>
    </w:p>
    <w:p w14:paraId="326EC38E" w14:textId="77777777" w:rsidR="00436E20" w:rsidRPr="00CA6144" w:rsidRDefault="00436E20" w:rsidP="00436E20">
      <w:pPr>
        <w:spacing w:line="480" w:lineRule="auto"/>
        <w:rPr>
          <w:rFonts w:ascii="Times New Roman" w:hAnsi="Times New Roman"/>
          <w:sz w:val="24"/>
          <w:szCs w:val="24"/>
        </w:rPr>
      </w:pPr>
      <w:r w:rsidRPr="004C75D6">
        <w:rPr>
          <w:rStyle w:val="A80"/>
          <w:rFonts w:ascii="Times New Roman" w:hAnsi="Times New Roman"/>
          <w:color w:val="000000"/>
          <w:sz w:val="24"/>
          <w:szCs w:val="24"/>
          <w:vertAlign w:val="superscript"/>
        </w:rPr>
        <w:t>1</w:t>
      </w:r>
      <w:r w:rsidRPr="004C75D6">
        <w:rPr>
          <w:rFonts w:ascii="Times New Roman" w:hAnsi="Times New Roman"/>
          <w:color w:val="000000"/>
          <w:sz w:val="24"/>
          <w:szCs w:val="24"/>
        </w:rPr>
        <w:t xml:space="preserve">State Key Laboratory for Agrobiotechnology, China Agricultural University, Beijing, </w:t>
      </w:r>
      <w:r>
        <w:rPr>
          <w:rFonts w:ascii="Times New Roman" w:hAnsi="Times New Roman"/>
          <w:color w:val="000000"/>
          <w:sz w:val="24"/>
          <w:szCs w:val="24"/>
        </w:rPr>
        <w:t xml:space="preserve">100094, </w:t>
      </w:r>
      <w:r w:rsidRPr="004C75D6">
        <w:rPr>
          <w:rFonts w:ascii="Times New Roman" w:hAnsi="Times New Roman"/>
          <w:color w:val="000000"/>
          <w:sz w:val="24"/>
          <w:szCs w:val="24"/>
        </w:rPr>
        <w:t>China.</w:t>
      </w:r>
      <w:r>
        <w:rPr>
          <w:rFonts w:ascii="Times New Roman" w:hAnsi="Times New Roman"/>
          <w:color w:val="000000"/>
          <w:sz w:val="24"/>
          <w:szCs w:val="24"/>
        </w:rPr>
        <w:t xml:space="preserve"> </w:t>
      </w:r>
      <w:r w:rsidRPr="004C75D6">
        <w:rPr>
          <w:rFonts w:ascii="Times New Roman" w:hAnsi="Times New Roman"/>
          <w:sz w:val="24"/>
          <w:szCs w:val="24"/>
          <w:vertAlign w:val="superscript"/>
        </w:rPr>
        <w:t>2</w:t>
      </w:r>
      <w:bookmarkStart w:id="80" w:name="_Hlk3931178"/>
      <w:r w:rsidRPr="003939EC">
        <w:rPr>
          <w:rFonts w:ascii="Times New Roman" w:hAnsi="Times New Roman"/>
          <w:sz w:val="24"/>
          <w:szCs w:val="24"/>
        </w:rPr>
        <w:t>BGI-S</w:t>
      </w:r>
      <w:r w:rsidRPr="004C75D6">
        <w:rPr>
          <w:rFonts w:ascii="Times New Roman" w:hAnsi="Times New Roman"/>
          <w:sz w:val="24"/>
          <w:szCs w:val="24"/>
        </w:rPr>
        <w:t>henzhen</w:t>
      </w:r>
      <w:bookmarkEnd w:id="80"/>
      <w:r w:rsidRPr="004C75D6">
        <w:rPr>
          <w:rFonts w:ascii="Times New Roman" w:hAnsi="Times New Roman"/>
          <w:sz w:val="24"/>
          <w:szCs w:val="24"/>
        </w:rPr>
        <w:t>, Shenzhen 518083, China.</w:t>
      </w:r>
      <w:r>
        <w:rPr>
          <w:rFonts w:ascii="Times New Roman" w:hAnsi="Times New Roman"/>
          <w:sz w:val="24"/>
          <w:szCs w:val="24"/>
        </w:rPr>
        <w:t xml:space="preserve"> </w:t>
      </w:r>
      <w:r w:rsidRPr="004C75D6">
        <w:rPr>
          <w:rFonts w:ascii="Times New Roman" w:hAnsi="Times New Roman"/>
          <w:sz w:val="24"/>
          <w:szCs w:val="24"/>
          <w:vertAlign w:val="superscript"/>
        </w:rPr>
        <w:t>3</w:t>
      </w:r>
      <w:r w:rsidRPr="004C75D6">
        <w:rPr>
          <w:rFonts w:ascii="Times New Roman" w:hAnsi="Times New Roman"/>
          <w:sz w:val="24"/>
          <w:szCs w:val="24"/>
        </w:rPr>
        <w:t>BGI-Wuhan, Wuhan 430075, China.</w:t>
      </w:r>
      <w:r>
        <w:rPr>
          <w:rFonts w:ascii="Times New Roman" w:hAnsi="Times New Roman"/>
          <w:sz w:val="24"/>
          <w:szCs w:val="24"/>
        </w:rPr>
        <w:t xml:space="preserve"> </w:t>
      </w:r>
      <w:r>
        <w:rPr>
          <w:rFonts w:ascii="Times New Roman" w:hAnsi="Times New Roman"/>
          <w:sz w:val="24"/>
          <w:szCs w:val="24"/>
          <w:vertAlign w:val="superscript"/>
        </w:rPr>
        <w:t>4</w:t>
      </w:r>
      <w:r w:rsidRPr="004C75D6">
        <w:rPr>
          <w:rFonts w:ascii="Times New Roman" w:hAnsi="Times New Roman"/>
          <w:sz w:val="24"/>
          <w:szCs w:val="24"/>
        </w:rPr>
        <w:t xml:space="preserve">Institute of Animal Sciences and Veterinary Medicine, Zhejiang Academy of Agricultural </w:t>
      </w:r>
      <w:r>
        <w:rPr>
          <w:rFonts w:ascii="Times New Roman" w:hAnsi="Times New Roman"/>
          <w:sz w:val="24"/>
          <w:szCs w:val="24"/>
        </w:rPr>
        <w:t xml:space="preserve">Sciences, Hangzhou 310021, China. </w:t>
      </w:r>
      <w:r w:rsidRPr="00CC702D">
        <w:rPr>
          <w:rFonts w:ascii="Times New Roman" w:hAnsi="Times New Roman"/>
          <w:sz w:val="24"/>
          <w:szCs w:val="24"/>
          <w:vertAlign w:val="superscript"/>
        </w:rPr>
        <w:t>5</w:t>
      </w:r>
      <w:r>
        <w:rPr>
          <w:rFonts w:ascii="Times New Roman" w:hAnsi="Times New Roman"/>
          <w:sz w:val="24"/>
          <w:szCs w:val="24"/>
        </w:rPr>
        <w:t xml:space="preserve">Institute of Poultry Science of Jiangsu, Yangzhou 225125, China. </w:t>
      </w:r>
      <w:r>
        <w:rPr>
          <w:rFonts w:ascii="Times New Roman" w:hAnsi="Times New Roman"/>
          <w:sz w:val="24"/>
          <w:szCs w:val="24"/>
          <w:vertAlign w:val="superscript"/>
        </w:rPr>
        <w:t>6</w:t>
      </w:r>
      <w:r w:rsidRPr="003939EC">
        <w:rPr>
          <w:rFonts w:ascii="Times New Roman" w:hAnsi="Times New Roman"/>
          <w:sz w:val="24"/>
          <w:szCs w:val="24"/>
        </w:rPr>
        <w:t>BGI-Qingda</w:t>
      </w:r>
      <w:r w:rsidRPr="004C75D6">
        <w:rPr>
          <w:rFonts w:ascii="Times New Roman" w:hAnsi="Times New Roman"/>
          <w:sz w:val="24"/>
          <w:szCs w:val="24"/>
        </w:rPr>
        <w:t>o, Qingdao 266555, China.</w:t>
      </w:r>
      <w:r>
        <w:rPr>
          <w:rFonts w:ascii="Times New Roman" w:hAnsi="Times New Roman"/>
          <w:sz w:val="24"/>
          <w:szCs w:val="24"/>
        </w:rPr>
        <w:t xml:space="preserve"> </w:t>
      </w:r>
      <w:r w:rsidRPr="000717D9">
        <w:rPr>
          <w:rFonts w:ascii="Times New Roman" w:hAnsi="Times New Roman"/>
          <w:sz w:val="24"/>
          <w:szCs w:val="24"/>
          <w:vertAlign w:val="superscript"/>
        </w:rPr>
        <w:t>7</w:t>
      </w:r>
      <w:r>
        <w:rPr>
          <w:rFonts w:ascii="Times New Roman" w:hAnsi="Times New Roman"/>
          <w:sz w:val="24"/>
          <w:szCs w:val="24"/>
        </w:rPr>
        <w:t xml:space="preserve">Jiangxi Provincial Key Laboratory for Animal Health, Institute of Animal Population Health, College of Animal Science and Technology, Jiangxi Agricultural University, Nanchang 330045, China. </w:t>
      </w:r>
      <w:r w:rsidRPr="007B3401">
        <w:rPr>
          <w:rFonts w:ascii="Times New Roman" w:hAnsi="Times New Roman"/>
          <w:sz w:val="24"/>
          <w:szCs w:val="24"/>
          <w:vertAlign w:val="superscript"/>
        </w:rPr>
        <w:t>8</w:t>
      </w:r>
      <w:r>
        <w:rPr>
          <w:rFonts w:ascii="Times New Roman" w:hAnsi="Times New Roman"/>
          <w:sz w:val="24"/>
          <w:szCs w:val="24"/>
        </w:rPr>
        <w:t xml:space="preserve">State Key Laboratory of Quality Research in Chinese Medicine, Institute of Chinese Medical Sciences, University of Macau, Macao, China. </w:t>
      </w:r>
      <w:r w:rsidRPr="00CA6144">
        <w:rPr>
          <w:rFonts w:ascii="Times New Roman" w:hAnsi="Times New Roman"/>
          <w:sz w:val="24"/>
          <w:szCs w:val="24"/>
          <w:vertAlign w:val="superscript"/>
        </w:rPr>
        <w:t>9</w:t>
      </w:r>
      <w:r w:rsidRPr="00CA6144">
        <w:rPr>
          <w:rFonts w:ascii="Times New Roman" w:hAnsi="Times New Roman"/>
          <w:sz w:val="24"/>
          <w:szCs w:val="24"/>
        </w:rPr>
        <w:t>China National GeneBank-Shenzhen</w:t>
      </w:r>
    </w:p>
    <w:p w14:paraId="5E50F5CD" w14:textId="77777777" w:rsidR="00436E20" w:rsidRDefault="00436E20" w:rsidP="00436E20">
      <w:pPr>
        <w:spacing w:line="480" w:lineRule="auto"/>
        <w:rPr>
          <w:rFonts w:ascii="Times New Roman" w:hAnsi="Times New Roman"/>
          <w:sz w:val="24"/>
          <w:szCs w:val="24"/>
        </w:rPr>
      </w:pPr>
      <w:r w:rsidRPr="005717BB">
        <w:rPr>
          <w:rFonts w:ascii="Times New Roman" w:hAnsi="Times New Roman" w:hint="eastAsia"/>
          <w:sz w:val="24"/>
          <w:szCs w:val="24"/>
          <w:vertAlign w:val="superscript"/>
        </w:rPr>
        <w:t>*</w:t>
      </w:r>
      <w:r>
        <w:rPr>
          <w:rFonts w:ascii="Times New Roman" w:hAnsi="Times New Roman" w:hint="eastAsia"/>
          <w:sz w:val="24"/>
          <w:szCs w:val="24"/>
        </w:rPr>
        <w:t>T</w:t>
      </w:r>
      <w:r>
        <w:rPr>
          <w:rFonts w:ascii="Times New Roman" w:hAnsi="Times New Roman"/>
          <w:sz w:val="24"/>
          <w:szCs w:val="24"/>
        </w:rPr>
        <w:t>hese authors contributed equally to this work</w:t>
      </w:r>
    </w:p>
    <w:p w14:paraId="62F2A3CB" w14:textId="77777777" w:rsidR="00436E20" w:rsidRDefault="00436E20" w:rsidP="00436E20">
      <w:pPr>
        <w:spacing w:line="480" w:lineRule="auto"/>
        <w:rPr>
          <w:rFonts w:ascii="Times New Roman" w:hAnsi="Times New Roman"/>
          <w:sz w:val="24"/>
          <w:szCs w:val="24"/>
        </w:rPr>
      </w:pPr>
      <w:r w:rsidRPr="005717BB">
        <w:rPr>
          <w:rFonts w:ascii="Times New Roman" w:hAnsi="Times New Roman"/>
          <w:sz w:val="24"/>
          <w:szCs w:val="24"/>
          <w:vertAlign w:val="superscript"/>
        </w:rPr>
        <w:t>#</w:t>
      </w:r>
      <w:r>
        <w:rPr>
          <w:rFonts w:ascii="Times New Roman" w:hAnsi="Times New Roman"/>
          <w:sz w:val="24"/>
          <w:szCs w:val="24"/>
        </w:rPr>
        <w:t>Correspondence should be addressed to N.L. (</w:t>
      </w:r>
      <w:hyperlink r:id="rId17" w:history="1">
        <w:r w:rsidRPr="00296651">
          <w:rPr>
            <w:rStyle w:val="af2"/>
            <w:rFonts w:ascii="Times New Roman" w:hAnsi="Times New Roman"/>
            <w:sz w:val="24"/>
            <w:szCs w:val="24"/>
          </w:rPr>
          <w:t>ninglcau@cau.edu.cn</w:t>
        </w:r>
      </w:hyperlink>
      <w:r>
        <w:rPr>
          <w:rFonts w:ascii="Times New Roman" w:hAnsi="Times New Roman"/>
          <w:sz w:val="24"/>
          <w:szCs w:val="24"/>
        </w:rPr>
        <w:t xml:space="preserve">) </w:t>
      </w:r>
      <w:r>
        <w:rPr>
          <w:rFonts w:ascii="Times New Roman" w:hAnsi="Times New Roman"/>
          <w:sz w:val="24"/>
          <w:szCs w:val="24"/>
        </w:rPr>
        <w:br w:type="page"/>
      </w:r>
    </w:p>
    <w:p w14:paraId="11829949" w14:textId="77777777" w:rsidR="00436E20" w:rsidRPr="00AE20A9" w:rsidRDefault="00436E20" w:rsidP="00436E20">
      <w:pPr>
        <w:pStyle w:val="TOC"/>
        <w:rPr>
          <w:rFonts w:ascii="Times New Roman" w:hAnsi="Times New Roman"/>
          <w:b/>
          <w:sz w:val="24"/>
          <w:szCs w:val="24"/>
        </w:rPr>
      </w:pPr>
      <w:r w:rsidRPr="00D9457A">
        <w:rPr>
          <w:rFonts w:ascii="Times New Roman" w:hAnsi="Times New Roman"/>
          <w:b/>
          <w:sz w:val="24"/>
          <w:szCs w:val="24"/>
        </w:rPr>
        <w:lastRenderedPageBreak/>
        <w:t>Contents Tables</w:t>
      </w:r>
    </w:p>
    <w:p w14:paraId="5A3F46A2" w14:textId="1DAEB34D" w:rsidR="00436E20" w:rsidRPr="00046F7B" w:rsidRDefault="00436E20" w:rsidP="00436E20">
      <w:pPr>
        <w:pStyle w:val="TOC1"/>
        <w:tabs>
          <w:tab w:val="right" w:leader="dot" w:pos="8296"/>
        </w:tabs>
        <w:rPr>
          <w:noProof/>
        </w:rPr>
      </w:pPr>
      <w:r>
        <w:fldChar w:fldCharType="begin"/>
      </w:r>
      <w:r>
        <w:instrText xml:space="preserve"> TOC \o "1-3" \h \z \u </w:instrText>
      </w:r>
      <w:r>
        <w:fldChar w:fldCharType="separate"/>
      </w:r>
      <w:hyperlink w:anchor="_Toc28603883" w:history="1">
        <w:r w:rsidRPr="009D03CB">
          <w:rPr>
            <w:rStyle w:val="af2"/>
            <w:rFonts w:ascii="Times New Roman" w:hAnsi="Times New Roman"/>
            <w:noProof/>
          </w:rPr>
          <w:t>Supplementary text</w:t>
        </w:r>
        <w:r>
          <w:rPr>
            <w:noProof/>
            <w:webHidden/>
          </w:rPr>
          <w:tab/>
        </w:r>
        <w:r>
          <w:rPr>
            <w:noProof/>
            <w:webHidden/>
          </w:rPr>
          <w:fldChar w:fldCharType="begin"/>
        </w:r>
        <w:r>
          <w:rPr>
            <w:noProof/>
            <w:webHidden/>
          </w:rPr>
          <w:instrText xml:space="preserve"> PAGEREF _Toc28603883 \h </w:instrText>
        </w:r>
        <w:r>
          <w:rPr>
            <w:noProof/>
            <w:webHidden/>
          </w:rPr>
        </w:r>
        <w:r>
          <w:rPr>
            <w:noProof/>
            <w:webHidden/>
          </w:rPr>
          <w:fldChar w:fldCharType="separate"/>
        </w:r>
        <w:r w:rsidR="00CE4C27">
          <w:rPr>
            <w:noProof/>
            <w:webHidden/>
          </w:rPr>
          <w:t>46</w:t>
        </w:r>
        <w:r>
          <w:rPr>
            <w:noProof/>
            <w:webHidden/>
          </w:rPr>
          <w:fldChar w:fldCharType="end"/>
        </w:r>
      </w:hyperlink>
    </w:p>
    <w:p w14:paraId="488588C5" w14:textId="48C08D1B" w:rsidR="00436E20" w:rsidRPr="00046F7B" w:rsidRDefault="00436E20" w:rsidP="00436E20">
      <w:pPr>
        <w:pStyle w:val="TOC1"/>
        <w:tabs>
          <w:tab w:val="left" w:pos="420"/>
          <w:tab w:val="right" w:leader="dot" w:pos="8296"/>
        </w:tabs>
        <w:rPr>
          <w:noProof/>
        </w:rPr>
      </w:pPr>
      <w:hyperlink w:anchor="_Toc28603884" w:history="1">
        <w:r w:rsidRPr="009D03CB">
          <w:rPr>
            <w:rStyle w:val="af2"/>
            <w:rFonts w:ascii="Times New Roman" w:hAnsi="Times New Roman"/>
            <w:noProof/>
          </w:rPr>
          <w:t>1.</w:t>
        </w:r>
        <w:r w:rsidRPr="00046F7B">
          <w:rPr>
            <w:noProof/>
          </w:rPr>
          <w:tab/>
        </w:r>
        <w:r w:rsidRPr="009D03CB">
          <w:rPr>
            <w:rStyle w:val="af2"/>
            <w:rFonts w:ascii="Times New Roman" w:hAnsi="Times New Roman"/>
            <w:noProof/>
          </w:rPr>
          <w:t>Genome sequencing and assembly</w:t>
        </w:r>
        <w:r>
          <w:rPr>
            <w:noProof/>
            <w:webHidden/>
          </w:rPr>
          <w:tab/>
        </w:r>
        <w:r>
          <w:rPr>
            <w:noProof/>
            <w:webHidden/>
          </w:rPr>
          <w:fldChar w:fldCharType="begin"/>
        </w:r>
        <w:r>
          <w:rPr>
            <w:noProof/>
            <w:webHidden/>
          </w:rPr>
          <w:instrText xml:space="preserve"> PAGEREF _Toc28603884 \h </w:instrText>
        </w:r>
        <w:r>
          <w:rPr>
            <w:noProof/>
            <w:webHidden/>
          </w:rPr>
        </w:r>
        <w:r>
          <w:rPr>
            <w:noProof/>
            <w:webHidden/>
          </w:rPr>
          <w:fldChar w:fldCharType="separate"/>
        </w:r>
        <w:r w:rsidR="00CE4C27">
          <w:rPr>
            <w:noProof/>
            <w:webHidden/>
          </w:rPr>
          <w:t>46</w:t>
        </w:r>
        <w:r>
          <w:rPr>
            <w:noProof/>
            <w:webHidden/>
          </w:rPr>
          <w:fldChar w:fldCharType="end"/>
        </w:r>
      </w:hyperlink>
    </w:p>
    <w:p w14:paraId="45DCD830" w14:textId="6F74369C" w:rsidR="00436E20" w:rsidRPr="00046F7B" w:rsidRDefault="00436E20" w:rsidP="00436E20">
      <w:pPr>
        <w:pStyle w:val="TOC2"/>
        <w:ind w:left="400"/>
        <w:rPr>
          <w:rFonts w:ascii="等线" w:eastAsia="等线" w:hAnsi="等线"/>
          <w:kern w:val="2"/>
        </w:rPr>
      </w:pPr>
      <w:hyperlink w:anchor="_Toc28603885" w:history="1">
        <w:r w:rsidRPr="009D03CB">
          <w:rPr>
            <w:rStyle w:val="af2"/>
          </w:rPr>
          <w:t>1.1 Genome sequencing</w:t>
        </w:r>
        <w:r>
          <w:rPr>
            <w:webHidden/>
          </w:rPr>
          <w:tab/>
        </w:r>
        <w:r>
          <w:rPr>
            <w:webHidden/>
          </w:rPr>
          <w:fldChar w:fldCharType="begin"/>
        </w:r>
        <w:r>
          <w:rPr>
            <w:webHidden/>
          </w:rPr>
          <w:instrText xml:space="preserve"> PAGEREF _Toc28603885 \h </w:instrText>
        </w:r>
        <w:r>
          <w:rPr>
            <w:webHidden/>
          </w:rPr>
        </w:r>
        <w:r>
          <w:rPr>
            <w:webHidden/>
          </w:rPr>
          <w:fldChar w:fldCharType="separate"/>
        </w:r>
        <w:r w:rsidR="00CE4C27">
          <w:rPr>
            <w:webHidden/>
          </w:rPr>
          <w:t>47</w:t>
        </w:r>
        <w:r>
          <w:rPr>
            <w:webHidden/>
          </w:rPr>
          <w:fldChar w:fldCharType="end"/>
        </w:r>
      </w:hyperlink>
    </w:p>
    <w:p w14:paraId="445E957C" w14:textId="7194593A" w:rsidR="00436E20" w:rsidRPr="00046F7B" w:rsidRDefault="00436E20" w:rsidP="00436E20">
      <w:pPr>
        <w:pStyle w:val="TOC2"/>
        <w:ind w:left="400"/>
        <w:rPr>
          <w:rFonts w:ascii="等线" w:eastAsia="等线" w:hAnsi="等线"/>
          <w:kern w:val="2"/>
        </w:rPr>
      </w:pPr>
      <w:hyperlink w:anchor="_Toc28603886" w:history="1">
        <w:r w:rsidRPr="009D03CB">
          <w:rPr>
            <w:rStyle w:val="af2"/>
          </w:rPr>
          <w:t>1.2 Raw data filtering and genome size estimation</w:t>
        </w:r>
        <w:r>
          <w:rPr>
            <w:webHidden/>
          </w:rPr>
          <w:tab/>
        </w:r>
        <w:r>
          <w:rPr>
            <w:webHidden/>
          </w:rPr>
          <w:fldChar w:fldCharType="begin"/>
        </w:r>
        <w:r>
          <w:rPr>
            <w:webHidden/>
          </w:rPr>
          <w:instrText xml:space="preserve"> PAGEREF _Toc28603886 \h </w:instrText>
        </w:r>
        <w:r>
          <w:rPr>
            <w:webHidden/>
          </w:rPr>
        </w:r>
        <w:r>
          <w:rPr>
            <w:webHidden/>
          </w:rPr>
          <w:fldChar w:fldCharType="separate"/>
        </w:r>
        <w:r w:rsidR="00CE4C27">
          <w:rPr>
            <w:webHidden/>
          </w:rPr>
          <w:t>47</w:t>
        </w:r>
        <w:r>
          <w:rPr>
            <w:webHidden/>
          </w:rPr>
          <w:fldChar w:fldCharType="end"/>
        </w:r>
      </w:hyperlink>
    </w:p>
    <w:p w14:paraId="7B998D09" w14:textId="452E1496" w:rsidR="00436E20" w:rsidRPr="00046F7B" w:rsidRDefault="00436E20" w:rsidP="00436E20">
      <w:pPr>
        <w:pStyle w:val="TOC2"/>
        <w:ind w:left="400"/>
        <w:rPr>
          <w:rFonts w:ascii="等线" w:eastAsia="等线" w:hAnsi="等线"/>
          <w:kern w:val="2"/>
        </w:rPr>
      </w:pPr>
      <w:hyperlink w:anchor="_Toc28603887" w:history="1">
        <w:r w:rsidRPr="009D03CB">
          <w:rPr>
            <w:rStyle w:val="af2"/>
          </w:rPr>
          <w:t>1.3 Genome assembly and super-scaffold construction</w:t>
        </w:r>
        <w:r>
          <w:rPr>
            <w:webHidden/>
          </w:rPr>
          <w:tab/>
        </w:r>
        <w:r>
          <w:rPr>
            <w:webHidden/>
          </w:rPr>
          <w:fldChar w:fldCharType="begin"/>
        </w:r>
        <w:r>
          <w:rPr>
            <w:webHidden/>
          </w:rPr>
          <w:instrText xml:space="preserve"> PAGEREF _Toc28603887 \h </w:instrText>
        </w:r>
        <w:r>
          <w:rPr>
            <w:webHidden/>
          </w:rPr>
        </w:r>
        <w:r>
          <w:rPr>
            <w:webHidden/>
          </w:rPr>
          <w:fldChar w:fldCharType="separate"/>
        </w:r>
        <w:r w:rsidR="00CE4C27">
          <w:rPr>
            <w:webHidden/>
          </w:rPr>
          <w:t>48</w:t>
        </w:r>
        <w:r>
          <w:rPr>
            <w:webHidden/>
          </w:rPr>
          <w:fldChar w:fldCharType="end"/>
        </w:r>
      </w:hyperlink>
    </w:p>
    <w:p w14:paraId="4CC48E0D" w14:textId="783BDC55" w:rsidR="00436E20" w:rsidRPr="00046F7B" w:rsidRDefault="00436E20" w:rsidP="00436E20">
      <w:pPr>
        <w:pStyle w:val="TOC2"/>
        <w:ind w:left="400"/>
        <w:rPr>
          <w:rFonts w:ascii="等线" w:eastAsia="等线" w:hAnsi="等线"/>
          <w:kern w:val="2"/>
        </w:rPr>
      </w:pPr>
      <w:hyperlink w:anchor="_Toc28603888" w:history="1">
        <w:r w:rsidRPr="009D03CB">
          <w:rPr>
            <w:rStyle w:val="af2"/>
          </w:rPr>
          <w:t>1.4 Quality evaluation of the genome assembly</w:t>
        </w:r>
        <w:r>
          <w:rPr>
            <w:webHidden/>
          </w:rPr>
          <w:tab/>
        </w:r>
        <w:r>
          <w:rPr>
            <w:webHidden/>
          </w:rPr>
          <w:fldChar w:fldCharType="begin"/>
        </w:r>
        <w:r>
          <w:rPr>
            <w:webHidden/>
          </w:rPr>
          <w:instrText xml:space="preserve"> PAGEREF _Toc28603888 \h </w:instrText>
        </w:r>
        <w:r>
          <w:rPr>
            <w:webHidden/>
          </w:rPr>
        </w:r>
        <w:r>
          <w:rPr>
            <w:webHidden/>
          </w:rPr>
          <w:fldChar w:fldCharType="separate"/>
        </w:r>
        <w:r w:rsidR="00CE4C27">
          <w:rPr>
            <w:webHidden/>
          </w:rPr>
          <w:t>48</w:t>
        </w:r>
        <w:r>
          <w:rPr>
            <w:webHidden/>
          </w:rPr>
          <w:fldChar w:fldCharType="end"/>
        </w:r>
      </w:hyperlink>
    </w:p>
    <w:p w14:paraId="2B8A6543" w14:textId="7F065D46" w:rsidR="00436E20" w:rsidRPr="00046F7B" w:rsidRDefault="00436E20" w:rsidP="00436E20">
      <w:pPr>
        <w:pStyle w:val="TOC1"/>
        <w:tabs>
          <w:tab w:val="right" w:leader="dot" w:pos="8296"/>
        </w:tabs>
        <w:rPr>
          <w:noProof/>
        </w:rPr>
      </w:pPr>
      <w:hyperlink w:anchor="_Toc28603889" w:history="1">
        <w:r w:rsidRPr="009D03CB">
          <w:rPr>
            <w:rStyle w:val="af2"/>
            <w:rFonts w:ascii="Times New Roman" w:hAnsi="Times New Roman"/>
            <w:noProof/>
          </w:rPr>
          <w:t>2. Repeat prediction, gene structure and gene functional annotation</w:t>
        </w:r>
        <w:r>
          <w:rPr>
            <w:noProof/>
            <w:webHidden/>
          </w:rPr>
          <w:tab/>
        </w:r>
        <w:r>
          <w:rPr>
            <w:noProof/>
            <w:webHidden/>
          </w:rPr>
          <w:fldChar w:fldCharType="begin"/>
        </w:r>
        <w:r>
          <w:rPr>
            <w:noProof/>
            <w:webHidden/>
          </w:rPr>
          <w:instrText xml:space="preserve"> PAGEREF _Toc28603889 \h </w:instrText>
        </w:r>
        <w:r>
          <w:rPr>
            <w:noProof/>
            <w:webHidden/>
          </w:rPr>
        </w:r>
        <w:r>
          <w:rPr>
            <w:noProof/>
            <w:webHidden/>
          </w:rPr>
          <w:fldChar w:fldCharType="separate"/>
        </w:r>
        <w:r w:rsidR="00CE4C27">
          <w:rPr>
            <w:noProof/>
            <w:webHidden/>
          </w:rPr>
          <w:t>49</w:t>
        </w:r>
        <w:r>
          <w:rPr>
            <w:noProof/>
            <w:webHidden/>
          </w:rPr>
          <w:fldChar w:fldCharType="end"/>
        </w:r>
      </w:hyperlink>
    </w:p>
    <w:p w14:paraId="775B7B53" w14:textId="43140D74" w:rsidR="00436E20" w:rsidRPr="00046F7B" w:rsidRDefault="00436E20" w:rsidP="00436E20">
      <w:pPr>
        <w:pStyle w:val="TOC2"/>
        <w:ind w:left="400"/>
        <w:rPr>
          <w:rFonts w:ascii="等线" w:eastAsia="等线" w:hAnsi="等线"/>
          <w:kern w:val="2"/>
        </w:rPr>
      </w:pPr>
      <w:hyperlink w:anchor="_Toc28603890" w:history="1">
        <w:r w:rsidRPr="009D03CB">
          <w:rPr>
            <w:rStyle w:val="af2"/>
          </w:rPr>
          <w:t>2.1 Transposable elements annotation</w:t>
        </w:r>
        <w:r>
          <w:rPr>
            <w:webHidden/>
          </w:rPr>
          <w:tab/>
        </w:r>
        <w:r>
          <w:rPr>
            <w:webHidden/>
          </w:rPr>
          <w:fldChar w:fldCharType="begin"/>
        </w:r>
        <w:r>
          <w:rPr>
            <w:webHidden/>
          </w:rPr>
          <w:instrText xml:space="preserve"> PAGEREF _Toc28603890 \h </w:instrText>
        </w:r>
        <w:r>
          <w:rPr>
            <w:webHidden/>
          </w:rPr>
        </w:r>
        <w:r>
          <w:rPr>
            <w:webHidden/>
          </w:rPr>
          <w:fldChar w:fldCharType="separate"/>
        </w:r>
        <w:r w:rsidR="00CE4C27">
          <w:rPr>
            <w:webHidden/>
          </w:rPr>
          <w:t>49</w:t>
        </w:r>
        <w:r>
          <w:rPr>
            <w:webHidden/>
          </w:rPr>
          <w:fldChar w:fldCharType="end"/>
        </w:r>
      </w:hyperlink>
    </w:p>
    <w:p w14:paraId="0B972401" w14:textId="1F9A1816" w:rsidR="00436E20" w:rsidRPr="00046F7B" w:rsidRDefault="00436E20" w:rsidP="00436E20">
      <w:pPr>
        <w:pStyle w:val="TOC2"/>
        <w:ind w:left="400"/>
        <w:rPr>
          <w:rFonts w:ascii="等线" w:eastAsia="等线" w:hAnsi="等线"/>
          <w:kern w:val="2"/>
        </w:rPr>
      </w:pPr>
      <w:hyperlink w:anchor="_Toc28603891" w:history="1">
        <w:r w:rsidRPr="009D03CB">
          <w:rPr>
            <w:rStyle w:val="af2"/>
          </w:rPr>
          <w:t>2.2 Variation of CR1 (chicken repeat 1) transposon among ducks</w:t>
        </w:r>
        <w:r>
          <w:rPr>
            <w:webHidden/>
          </w:rPr>
          <w:tab/>
        </w:r>
        <w:r>
          <w:rPr>
            <w:webHidden/>
          </w:rPr>
          <w:fldChar w:fldCharType="begin"/>
        </w:r>
        <w:r>
          <w:rPr>
            <w:webHidden/>
          </w:rPr>
          <w:instrText xml:space="preserve"> PAGEREF _Toc28603891 \h </w:instrText>
        </w:r>
        <w:r>
          <w:rPr>
            <w:webHidden/>
          </w:rPr>
        </w:r>
        <w:r>
          <w:rPr>
            <w:webHidden/>
          </w:rPr>
          <w:fldChar w:fldCharType="separate"/>
        </w:r>
        <w:r w:rsidR="00CE4C27">
          <w:rPr>
            <w:webHidden/>
          </w:rPr>
          <w:t>49</w:t>
        </w:r>
        <w:r>
          <w:rPr>
            <w:webHidden/>
          </w:rPr>
          <w:fldChar w:fldCharType="end"/>
        </w:r>
      </w:hyperlink>
    </w:p>
    <w:p w14:paraId="404CEFCA" w14:textId="4FD2D658" w:rsidR="00436E20" w:rsidRPr="00046F7B" w:rsidRDefault="00436E20" w:rsidP="00436E20">
      <w:pPr>
        <w:pStyle w:val="TOC2"/>
        <w:ind w:left="400"/>
        <w:rPr>
          <w:rFonts w:ascii="等线" w:eastAsia="等线" w:hAnsi="等线"/>
          <w:kern w:val="2"/>
        </w:rPr>
      </w:pPr>
      <w:hyperlink w:anchor="_Toc28603892" w:history="1">
        <w:r w:rsidRPr="009D03CB">
          <w:rPr>
            <w:rStyle w:val="af2"/>
          </w:rPr>
          <w:t>2.3 Gene structural annotation</w:t>
        </w:r>
        <w:r>
          <w:rPr>
            <w:webHidden/>
          </w:rPr>
          <w:tab/>
        </w:r>
        <w:r>
          <w:rPr>
            <w:webHidden/>
          </w:rPr>
          <w:fldChar w:fldCharType="begin"/>
        </w:r>
        <w:r>
          <w:rPr>
            <w:webHidden/>
          </w:rPr>
          <w:instrText xml:space="preserve"> PAGEREF _Toc28603892 \h </w:instrText>
        </w:r>
        <w:r>
          <w:rPr>
            <w:webHidden/>
          </w:rPr>
        </w:r>
        <w:r>
          <w:rPr>
            <w:webHidden/>
          </w:rPr>
          <w:fldChar w:fldCharType="separate"/>
        </w:r>
        <w:r w:rsidR="00CE4C27">
          <w:rPr>
            <w:webHidden/>
          </w:rPr>
          <w:t>49</w:t>
        </w:r>
        <w:r>
          <w:rPr>
            <w:webHidden/>
          </w:rPr>
          <w:fldChar w:fldCharType="end"/>
        </w:r>
      </w:hyperlink>
    </w:p>
    <w:p w14:paraId="6297DF6A" w14:textId="52817F36" w:rsidR="00436E20" w:rsidRPr="00046F7B" w:rsidRDefault="00436E20" w:rsidP="00436E20">
      <w:pPr>
        <w:pStyle w:val="TOC2"/>
        <w:ind w:left="400"/>
        <w:rPr>
          <w:rFonts w:ascii="等线" w:eastAsia="等线" w:hAnsi="等线"/>
          <w:kern w:val="2"/>
        </w:rPr>
      </w:pPr>
      <w:hyperlink w:anchor="_Toc28603893" w:history="1">
        <w:r w:rsidRPr="009D03CB">
          <w:rPr>
            <w:rStyle w:val="af2"/>
          </w:rPr>
          <w:t>2.4 Gene functional annotation</w:t>
        </w:r>
        <w:r>
          <w:rPr>
            <w:webHidden/>
          </w:rPr>
          <w:tab/>
        </w:r>
        <w:r>
          <w:rPr>
            <w:webHidden/>
          </w:rPr>
          <w:fldChar w:fldCharType="begin"/>
        </w:r>
        <w:r>
          <w:rPr>
            <w:webHidden/>
          </w:rPr>
          <w:instrText xml:space="preserve"> PAGEREF _Toc28603893 \h </w:instrText>
        </w:r>
        <w:r>
          <w:rPr>
            <w:webHidden/>
          </w:rPr>
        </w:r>
        <w:r>
          <w:rPr>
            <w:webHidden/>
          </w:rPr>
          <w:fldChar w:fldCharType="separate"/>
        </w:r>
        <w:r w:rsidR="00CE4C27">
          <w:rPr>
            <w:webHidden/>
          </w:rPr>
          <w:t>50</w:t>
        </w:r>
        <w:r>
          <w:rPr>
            <w:webHidden/>
          </w:rPr>
          <w:fldChar w:fldCharType="end"/>
        </w:r>
      </w:hyperlink>
    </w:p>
    <w:p w14:paraId="7762C6D6" w14:textId="3214D0FC" w:rsidR="00436E20" w:rsidRPr="00046F7B" w:rsidRDefault="00436E20" w:rsidP="00436E20">
      <w:pPr>
        <w:pStyle w:val="TOC1"/>
        <w:tabs>
          <w:tab w:val="right" w:leader="dot" w:pos="8296"/>
        </w:tabs>
        <w:rPr>
          <w:noProof/>
        </w:rPr>
      </w:pPr>
      <w:hyperlink w:anchor="_Toc28603894" w:history="1">
        <w:r w:rsidRPr="009D03CB">
          <w:rPr>
            <w:rStyle w:val="af2"/>
            <w:rFonts w:ascii="Times New Roman" w:hAnsi="Times New Roman"/>
            <w:noProof/>
          </w:rPr>
          <w:t>3. Evolutionary analysis</w:t>
        </w:r>
        <w:r>
          <w:rPr>
            <w:noProof/>
            <w:webHidden/>
          </w:rPr>
          <w:tab/>
        </w:r>
        <w:r>
          <w:rPr>
            <w:noProof/>
            <w:webHidden/>
          </w:rPr>
          <w:fldChar w:fldCharType="begin"/>
        </w:r>
        <w:r>
          <w:rPr>
            <w:noProof/>
            <w:webHidden/>
          </w:rPr>
          <w:instrText xml:space="preserve"> PAGEREF _Toc28603894 \h </w:instrText>
        </w:r>
        <w:r>
          <w:rPr>
            <w:noProof/>
            <w:webHidden/>
          </w:rPr>
        </w:r>
        <w:r>
          <w:rPr>
            <w:noProof/>
            <w:webHidden/>
          </w:rPr>
          <w:fldChar w:fldCharType="separate"/>
        </w:r>
        <w:r w:rsidR="00CE4C27">
          <w:rPr>
            <w:noProof/>
            <w:webHidden/>
          </w:rPr>
          <w:t>50</w:t>
        </w:r>
        <w:r>
          <w:rPr>
            <w:noProof/>
            <w:webHidden/>
          </w:rPr>
          <w:fldChar w:fldCharType="end"/>
        </w:r>
      </w:hyperlink>
    </w:p>
    <w:p w14:paraId="2372FE13" w14:textId="5FE1FE91" w:rsidR="00436E20" w:rsidRPr="00046F7B" w:rsidRDefault="00436E20" w:rsidP="00436E20">
      <w:pPr>
        <w:pStyle w:val="TOC2"/>
        <w:ind w:left="400"/>
        <w:rPr>
          <w:rFonts w:ascii="等线" w:eastAsia="等线" w:hAnsi="等线"/>
          <w:kern w:val="2"/>
        </w:rPr>
      </w:pPr>
      <w:hyperlink w:anchor="_Toc28603895" w:history="1">
        <w:r w:rsidRPr="009D03CB">
          <w:rPr>
            <w:rStyle w:val="af2"/>
          </w:rPr>
          <w:t>3.1 Gene family clustering</w:t>
        </w:r>
        <w:r>
          <w:rPr>
            <w:webHidden/>
          </w:rPr>
          <w:tab/>
        </w:r>
        <w:r>
          <w:rPr>
            <w:webHidden/>
          </w:rPr>
          <w:fldChar w:fldCharType="begin"/>
        </w:r>
        <w:r>
          <w:rPr>
            <w:webHidden/>
          </w:rPr>
          <w:instrText xml:space="preserve"> PAGEREF _Toc28603895 \h </w:instrText>
        </w:r>
        <w:r>
          <w:rPr>
            <w:webHidden/>
          </w:rPr>
        </w:r>
        <w:r>
          <w:rPr>
            <w:webHidden/>
          </w:rPr>
          <w:fldChar w:fldCharType="separate"/>
        </w:r>
        <w:r w:rsidR="00CE4C27">
          <w:rPr>
            <w:webHidden/>
          </w:rPr>
          <w:t>50</w:t>
        </w:r>
        <w:r>
          <w:rPr>
            <w:webHidden/>
          </w:rPr>
          <w:fldChar w:fldCharType="end"/>
        </w:r>
      </w:hyperlink>
    </w:p>
    <w:p w14:paraId="0D89DBF9" w14:textId="3D2B79C7" w:rsidR="00436E20" w:rsidRPr="00046F7B" w:rsidRDefault="00436E20" w:rsidP="00436E20">
      <w:pPr>
        <w:pStyle w:val="TOC2"/>
        <w:ind w:left="400"/>
        <w:rPr>
          <w:rFonts w:ascii="等线" w:eastAsia="等线" w:hAnsi="等线"/>
          <w:kern w:val="2"/>
        </w:rPr>
      </w:pPr>
      <w:hyperlink w:anchor="_Toc28603896" w:history="1">
        <w:r w:rsidRPr="009D03CB">
          <w:rPr>
            <w:rStyle w:val="af2"/>
          </w:rPr>
          <w:t>3.2 Phylogenetic tree reconstruction and divergent time estimation</w:t>
        </w:r>
        <w:r>
          <w:rPr>
            <w:webHidden/>
          </w:rPr>
          <w:tab/>
        </w:r>
        <w:r>
          <w:rPr>
            <w:webHidden/>
          </w:rPr>
          <w:fldChar w:fldCharType="begin"/>
        </w:r>
        <w:r>
          <w:rPr>
            <w:webHidden/>
          </w:rPr>
          <w:instrText xml:space="preserve"> PAGEREF _Toc28603896 \h </w:instrText>
        </w:r>
        <w:r>
          <w:rPr>
            <w:webHidden/>
          </w:rPr>
        </w:r>
        <w:r>
          <w:rPr>
            <w:webHidden/>
          </w:rPr>
          <w:fldChar w:fldCharType="separate"/>
        </w:r>
        <w:r w:rsidR="00CE4C27">
          <w:rPr>
            <w:webHidden/>
          </w:rPr>
          <w:t>50</w:t>
        </w:r>
        <w:r>
          <w:rPr>
            <w:webHidden/>
          </w:rPr>
          <w:fldChar w:fldCharType="end"/>
        </w:r>
      </w:hyperlink>
    </w:p>
    <w:p w14:paraId="7CC8945A" w14:textId="3682DC29" w:rsidR="00436E20" w:rsidRPr="00046F7B" w:rsidRDefault="00436E20" w:rsidP="00436E20">
      <w:pPr>
        <w:pStyle w:val="TOC2"/>
        <w:ind w:left="400"/>
        <w:rPr>
          <w:rFonts w:ascii="等线" w:eastAsia="等线" w:hAnsi="等线"/>
          <w:kern w:val="2"/>
        </w:rPr>
      </w:pPr>
      <w:hyperlink w:anchor="_Toc28603897" w:history="1">
        <w:r w:rsidRPr="009D03CB">
          <w:rPr>
            <w:rStyle w:val="af2"/>
          </w:rPr>
          <w:t>3.3 Segmental duplications</w:t>
        </w:r>
        <w:r>
          <w:rPr>
            <w:webHidden/>
          </w:rPr>
          <w:tab/>
        </w:r>
        <w:r>
          <w:rPr>
            <w:webHidden/>
          </w:rPr>
          <w:fldChar w:fldCharType="begin"/>
        </w:r>
        <w:r>
          <w:rPr>
            <w:webHidden/>
          </w:rPr>
          <w:instrText xml:space="preserve"> PAGEREF _Toc28603897 \h </w:instrText>
        </w:r>
        <w:r>
          <w:rPr>
            <w:webHidden/>
          </w:rPr>
        </w:r>
        <w:r>
          <w:rPr>
            <w:webHidden/>
          </w:rPr>
          <w:fldChar w:fldCharType="separate"/>
        </w:r>
        <w:r w:rsidR="00CE4C27">
          <w:rPr>
            <w:webHidden/>
          </w:rPr>
          <w:t>51</w:t>
        </w:r>
        <w:r>
          <w:rPr>
            <w:webHidden/>
          </w:rPr>
          <w:fldChar w:fldCharType="end"/>
        </w:r>
      </w:hyperlink>
    </w:p>
    <w:p w14:paraId="35F04A0A" w14:textId="4FBA424C" w:rsidR="00436E20" w:rsidRPr="00046F7B" w:rsidRDefault="00436E20" w:rsidP="00436E20">
      <w:pPr>
        <w:pStyle w:val="TOC1"/>
        <w:tabs>
          <w:tab w:val="right" w:leader="dot" w:pos="8296"/>
        </w:tabs>
        <w:rPr>
          <w:noProof/>
        </w:rPr>
      </w:pPr>
      <w:hyperlink w:anchor="_Toc28603898" w:history="1">
        <w:r w:rsidRPr="009D03CB">
          <w:rPr>
            <w:rStyle w:val="af2"/>
            <w:rFonts w:ascii="Times New Roman" w:hAnsi="Times New Roman"/>
            <w:noProof/>
          </w:rPr>
          <w:t>4. Resequencing and population genomic analyses</w:t>
        </w:r>
        <w:r>
          <w:rPr>
            <w:noProof/>
            <w:webHidden/>
          </w:rPr>
          <w:tab/>
        </w:r>
        <w:r>
          <w:rPr>
            <w:noProof/>
            <w:webHidden/>
          </w:rPr>
          <w:fldChar w:fldCharType="begin"/>
        </w:r>
        <w:r>
          <w:rPr>
            <w:noProof/>
            <w:webHidden/>
          </w:rPr>
          <w:instrText xml:space="preserve"> PAGEREF _Toc28603898 \h </w:instrText>
        </w:r>
        <w:r>
          <w:rPr>
            <w:noProof/>
            <w:webHidden/>
          </w:rPr>
        </w:r>
        <w:r>
          <w:rPr>
            <w:noProof/>
            <w:webHidden/>
          </w:rPr>
          <w:fldChar w:fldCharType="separate"/>
        </w:r>
        <w:r w:rsidR="00CE4C27">
          <w:rPr>
            <w:noProof/>
            <w:webHidden/>
          </w:rPr>
          <w:t>51</w:t>
        </w:r>
        <w:r>
          <w:rPr>
            <w:noProof/>
            <w:webHidden/>
          </w:rPr>
          <w:fldChar w:fldCharType="end"/>
        </w:r>
      </w:hyperlink>
    </w:p>
    <w:p w14:paraId="5E553986" w14:textId="657F0D9F" w:rsidR="00436E20" w:rsidRPr="00046F7B" w:rsidRDefault="00436E20" w:rsidP="00436E20">
      <w:pPr>
        <w:pStyle w:val="TOC2"/>
        <w:ind w:left="400"/>
        <w:rPr>
          <w:rFonts w:ascii="等线" w:eastAsia="等线" w:hAnsi="等线"/>
          <w:kern w:val="2"/>
        </w:rPr>
      </w:pPr>
      <w:hyperlink w:anchor="_Toc28603899" w:history="1">
        <w:r w:rsidRPr="009D03CB">
          <w:rPr>
            <w:rStyle w:val="af2"/>
          </w:rPr>
          <w:t>4.1 Genome sequencing, Polymorphism identification, accuracy verification and its combine between populations</w:t>
        </w:r>
        <w:r>
          <w:rPr>
            <w:webHidden/>
          </w:rPr>
          <w:tab/>
        </w:r>
        <w:r>
          <w:rPr>
            <w:webHidden/>
          </w:rPr>
          <w:fldChar w:fldCharType="begin"/>
        </w:r>
        <w:r>
          <w:rPr>
            <w:webHidden/>
          </w:rPr>
          <w:instrText xml:space="preserve"> PAGEREF _Toc28603899 \h </w:instrText>
        </w:r>
        <w:r>
          <w:rPr>
            <w:webHidden/>
          </w:rPr>
        </w:r>
        <w:r>
          <w:rPr>
            <w:webHidden/>
          </w:rPr>
          <w:fldChar w:fldCharType="separate"/>
        </w:r>
        <w:r w:rsidR="00CE4C27">
          <w:rPr>
            <w:webHidden/>
          </w:rPr>
          <w:t>51</w:t>
        </w:r>
        <w:r>
          <w:rPr>
            <w:webHidden/>
          </w:rPr>
          <w:fldChar w:fldCharType="end"/>
        </w:r>
      </w:hyperlink>
    </w:p>
    <w:p w14:paraId="068CA5FF" w14:textId="1B22A0BD" w:rsidR="00436E20" w:rsidRPr="00046F7B" w:rsidRDefault="00436E20" w:rsidP="00436E20">
      <w:pPr>
        <w:pStyle w:val="TOC2"/>
        <w:ind w:left="400"/>
        <w:rPr>
          <w:rFonts w:ascii="等线" w:eastAsia="等线" w:hAnsi="等线"/>
          <w:kern w:val="2"/>
        </w:rPr>
      </w:pPr>
      <w:hyperlink w:anchor="_Toc28603900" w:history="1">
        <w:r w:rsidRPr="00DD3E8B">
          <w:rPr>
            <w:rStyle w:val="af2"/>
          </w:rPr>
          <w:t>4.2 Domestic duck shared a comparative number of SNPs with the mallard duck and spot-billed duck</w:t>
        </w:r>
        <w:r w:rsidRPr="00DD3E8B">
          <w:rPr>
            <w:webHidden/>
          </w:rPr>
          <w:tab/>
        </w:r>
        <w:r w:rsidRPr="00DD3E8B">
          <w:rPr>
            <w:webHidden/>
          </w:rPr>
          <w:fldChar w:fldCharType="begin"/>
        </w:r>
        <w:r w:rsidRPr="00DD3E8B">
          <w:rPr>
            <w:webHidden/>
          </w:rPr>
          <w:instrText xml:space="preserve"> PAGEREF _Toc28603900 \h </w:instrText>
        </w:r>
        <w:r w:rsidRPr="00DD3E8B">
          <w:rPr>
            <w:webHidden/>
          </w:rPr>
        </w:r>
        <w:r w:rsidRPr="00DD3E8B">
          <w:rPr>
            <w:webHidden/>
          </w:rPr>
          <w:fldChar w:fldCharType="separate"/>
        </w:r>
        <w:r w:rsidR="00CE4C27">
          <w:rPr>
            <w:webHidden/>
          </w:rPr>
          <w:t>52</w:t>
        </w:r>
        <w:r w:rsidRPr="00DD3E8B">
          <w:rPr>
            <w:webHidden/>
          </w:rPr>
          <w:fldChar w:fldCharType="end"/>
        </w:r>
      </w:hyperlink>
    </w:p>
    <w:p w14:paraId="5CC8D2B8" w14:textId="4FED4A36" w:rsidR="00436E20" w:rsidRPr="00046F7B" w:rsidRDefault="00436E20" w:rsidP="00436E20">
      <w:pPr>
        <w:pStyle w:val="TOC2"/>
        <w:ind w:left="400"/>
        <w:rPr>
          <w:rFonts w:ascii="等线" w:eastAsia="等线" w:hAnsi="等线"/>
          <w:kern w:val="2"/>
        </w:rPr>
      </w:pPr>
      <w:hyperlink w:anchor="_Toc28603901" w:history="1">
        <w:r w:rsidRPr="00DD3E8B">
          <w:rPr>
            <w:rStyle w:val="af2"/>
          </w:rPr>
          <w:t>4.3 Estimation of nucleotide diversity and population mutation rate</w:t>
        </w:r>
        <w:r w:rsidRPr="00DD3E8B">
          <w:rPr>
            <w:webHidden/>
          </w:rPr>
          <w:tab/>
        </w:r>
        <w:r w:rsidRPr="00DD3E8B">
          <w:rPr>
            <w:webHidden/>
          </w:rPr>
          <w:fldChar w:fldCharType="begin"/>
        </w:r>
        <w:r w:rsidRPr="00DD3E8B">
          <w:rPr>
            <w:webHidden/>
          </w:rPr>
          <w:instrText xml:space="preserve"> PAGEREF _Toc28603901 \h </w:instrText>
        </w:r>
        <w:r w:rsidRPr="00DD3E8B">
          <w:rPr>
            <w:webHidden/>
          </w:rPr>
        </w:r>
        <w:r w:rsidRPr="00DD3E8B">
          <w:rPr>
            <w:webHidden/>
          </w:rPr>
          <w:fldChar w:fldCharType="separate"/>
        </w:r>
        <w:r w:rsidR="00CE4C27">
          <w:rPr>
            <w:webHidden/>
          </w:rPr>
          <w:t>52</w:t>
        </w:r>
        <w:r w:rsidRPr="00DD3E8B">
          <w:rPr>
            <w:webHidden/>
          </w:rPr>
          <w:fldChar w:fldCharType="end"/>
        </w:r>
      </w:hyperlink>
    </w:p>
    <w:p w14:paraId="1F48C7B2" w14:textId="35C431EB" w:rsidR="00436E20" w:rsidRPr="00046F7B" w:rsidRDefault="00436E20" w:rsidP="00436E20">
      <w:pPr>
        <w:pStyle w:val="TOC2"/>
        <w:ind w:left="400"/>
        <w:rPr>
          <w:rFonts w:ascii="等线" w:eastAsia="等线" w:hAnsi="等线"/>
          <w:kern w:val="2"/>
        </w:rPr>
      </w:pPr>
      <w:hyperlink w:anchor="_Toc28603902" w:history="1">
        <w:r w:rsidRPr="00DD3E8B">
          <w:rPr>
            <w:rStyle w:val="af2"/>
          </w:rPr>
          <w:t xml:space="preserve">4.4 Analysis of linkage disequilibrium (LD), identical by state (IBS), </w:t>
        </w:r>
        <w:r w:rsidRPr="00DD3E8B">
          <w:rPr>
            <w:rStyle w:val="af2"/>
            <w:iCs/>
          </w:rPr>
          <w:t>principal component analysis</w:t>
        </w:r>
        <w:r w:rsidRPr="00DD3E8B">
          <w:rPr>
            <w:rStyle w:val="af2"/>
          </w:rPr>
          <w:t xml:space="preserve"> (PCA), f3-statistics and population structure</w:t>
        </w:r>
        <w:r w:rsidRPr="00DD3E8B">
          <w:rPr>
            <w:webHidden/>
          </w:rPr>
          <w:tab/>
        </w:r>
        <w:r w:rsidRPr="00DD3E8B">
          <w:rPr>
            <w:webHidden/>
          </w:rPr>
          <w:fldChar w:fldCharType="begin"/>
        </w:r>
        <w:r w:rsidRPr="00DD3E8B">
          <w:rPr>
            <w:webHidden/>
          </w:rPr>
          <w:instrText xml:space="preserve"> PAGEREF _Toc28603902 \h </w:instrText>
        </w:r>
        <w:r w:rsidRPr="00DD3E8B">
          <w:rPr>
            <w:webHidden/>
          </w:rPr>
        </w:r>
        <w:r w:rsidRPr="00DD3E8B">
          <w:rPr>
            <w:webHidden/>
          </w:rPr>
          <w:fldChar w:fldCharType="separate"/>
        </w:r>
        <w:r w:rsidR="00CE4C27">
          <w:rPr>
            <w:webHidden/>
          </w:rPr>
          <w:t>52</w:t>
        </w:r>
        <w:r w:rsidRPr="00DD3E8B">
          <w:rPr>
            <w:webHidden/>
          </w:rPr>
          <w:fldChar w:fldCharType="end"/>
        </w:r>
      </w:hyperlink>
    </w:p>
    <w:p w14:paraId="4621ABE4" w14:textId="3854BCD0" w:rsidR="00436E20" w:rsidRPr="00046F7B" w:rsidRDefault="00436E20" w:rsidP="00436E20">
      <w:pPr>
        <w:pStyle w:val="TOC2"/>
        <w:ind w:left="400"/>
        <w:rPr>
          <w:rFonts w:ascii="等线" w:eastAsia="等线" w:hAnsi="等线"/>
          <w:kern w:val="2"/>
        </w:rPr>
      </w:pPr>
      <w:hyperlink w:anchor="_Toc28603903" w:history="1">
        <w:r w:rsidRPr="00DD3E8B">
          <w:rPr>
            <w:rStyle w:val="af2"/>
          </w:rPr>
          <w:t>4.5 PCA, genetic structure and PSMC analysis</w:t>
        </w:r>
        <w:r w:rsidRPr="00DD3E8B">
          <w:rPr>
            <w:webHidden/>
          </w:rPr>
          <w:tab/>
        </w:r>
        <w:r w:rsidRPr="00DD3E8B">
          <w:rPr>
            <w:webHidden/>
          </w:rPr>
          <w:fldChar w:fldCharType="begin"/>
        </w:r>
        <w:r w:rsidRPr="00DD3E8B">
          <w:rPr>
            <w:webHidden/>
          </w:rPr>
          <w:instrText xml:space="preserve"> PAGEREF _Toc28603903 \h </w:instrText>
        </w:r>
        <w:r w:rsidRPr="00DD3E8B">
          <w:rPr>
            <w:webHidden/>
          </w:rPr>
        </w:r>
        <w:r w:rsidRPr="00DD3E8B">
          <w:rPr>
            <w:webHidden/>
          </w:rPr>
          <w:fldChar w:fldCharType="separate"/>
        </w:r>
        <w:r w:rsidR="00CE4C27">
          <w:rPr>
            <w:webHidden/>
          </w:rPr>
          <w:t>53</w:t>
        </w:r>
        <w:r w:rsidRPr="00DD3E8B">
          <w:rPr>
            <w:webHidden/>
          </w:rPr>
          <w:fldChar w:fldCharType="end"/>
        </w:r>
      </w:hyperlink>
    </w:p>
    <w:p w14:paraId="14CC1476" w14:textId="0F067B49" w:rsidR="00436E20" w:rsidRPr="00046F7B" w:rsidRDefault="00436E20" w:rsidP="00436E20">
      <w:pPr>
        <w:pStyle w:val="TOC2"/>
        <w:ind w:left="400"/>
        <w:rPr>
          <w:rFonts w:ascii="等线" w:eastAsia="等线" w:hAnsi="等线"/>
          <w:kern w:val="2"/>
        </w:rPr>
      </w:pPr>
      <w:hyperlink w:anchor="_Toc28603904" w:history="1">
        <w:r w:rsidRPr="00DD3E8B">
          <w:rPr>
            <w:rStyle w:val="af2"/>
          </w:rPr>
          <w:t xml:space="preserve">4.6 </w:t>
        </w:r>
        <m:oMath>
          <m:r>
            <m:rPr>
              <m:sty m:val="b"/>
            </m:rPr>
            <w:rPr>
              <w:rFonts w:ascii="Cambria Math" w:hAnsi="Cambria Math"/>
              <w:sz w:val="24"/>
              <w:szCs w:val="24"/>
            </w:rPr>
            <m:t>∂</m:t>
          </m:r>
        </m:oMath>
        <w:r w:rsidRPr="00DD3E8B">
          <w:rPr>
            <w:rStyle w:val="af2"/>
          </w:rPr>
          <w:t>a</w:t>
        </w:r>
        <m:oMath>
          <m:r>
            <m:rPr>
              <m:sty m:val="b"/>
            </m:rPr>
            <w:rPr>
              <w:rFonts w:ascii="Cambria Math" w:hAnsi="Cambria Math"/>
              <w:sz w:val="24"/>
              <w:szCs w:val="24"/>
            </w:rPr>
            <m:t>∂</m:t>
          </m:r>
        </m:oMath>
        <w:r w:rsidRPr="00DD3E8B">
          <w:rPr>
            <w:rStyle w:val="af2"/>
          </w:rPr>
          <w:t>i simulation</w:t>
        </w:r>
        <w:r w:rsidRPr="00DD3E8B">
          <w:rPr>
            <w:webHidden/>
          </w:rPr>
          <w:tab/>
        </w:r>
        <w:r w:rsidRPr="00DD3E8B">
          <w:rPr>
            <w:webHidden/>
          </w:rPr>
          <w:fldChar w:fldCharType="begin"/>
        </w:r>
        <w:r w:rsidRPr="00DD3E8B">
          <w:rPr>
            <w:webHidden/>
          </w:rPr>
          <w:instrText xml:space="preserve"> PAGEREF _Toc28603904 \h </w:instrText>
        </w:r>
        <w:r w:rsidRPr="00DD3E8B">
          <w:rPr>
            <w:webHidden/>
          </w:rPr>
        </w:r>
        <w:r w:rsidRPr="00DD3E8B">
          <w:rPr>
            <w:webHidden/>
          </w:rPr>
          <w:fldChar w:fldCharType="separate"/>
        </w:r>
        <w:r w:rsidR="00CE4C27">
          <w:rPr>
            <w:webHidden/>
          </w:rPr>
          <w:t>54</w:t>
        </w:r>
        <w:r w:rsidRPr="00DD3E8B">
          <w:rPr>
            <w:webHidden/>
          </w:rPr>
          <w:fldChar w:fldCharType="end"/>
        </w:r>
      </w:hyperlink>
    </w:p>
    <w:p w14:paraId="7439A30B" w14:textId="4E9055EE" w:rsidR="00436E20" w:rsidRPr="00046F7B" w:rsidRDefault="00436E20" w:rsidP="00436E20">
      <w:pPr>
        <w:pStyle w:val="TOC3"/>
        <w:tabs>
          <w:tab w:val="right" w:leader="dot" w:pos="8296"/>
        </w:tabs>
        <w:ind w:left="800"/>
        <w:rPr>
          <w:noProof/>
        </w:rPr>
      </w:pPr>
      <w:hyperlink w:anchor="_Toc28603905" w:history="1">
        <w:r w:rsidRPr="00DD3E8B">
          <w:rPr>
            <w:rStyle w:val="af2"/>
            <w:rFonts w:ascii="Times New Roman" w:eastAsia="宋体" w:hAnsi="Times New Roman"/>
            <w:noProof/>
          </w:rPr>
          <w:t>4.6.1 Devising strategy to figure out the splitting order of domestic lineage and the two wild duck species.</w:t>
        </w:r>
        <w:r w:rsidRPr="00DD3E8B">
          <w:rPr>
            <w:noProof/>
            <w:webHidden/>
          </w:rPr>
          <w:tab/>
        </w:r>
        <w:r w:rsidRPr="00DD3E8B">
          <w:rPr>
            <w:noProof/>
            <w:webHidden/>
          </w:rPr>
          <w:fldChar w:fldCharType="begin"/>
        </w:r>
        <w:r w:rsidRPr="00DD3E8B">
          <w:rPr>
            <w:noProof/>
            <w:webHidden/>
          </w:rPr>
          <w:instrText xml:space="preserve"> PAGEREF _Toc28603905 \h </w:instrText>
        </w:r>
        <w:r w:rsidRPr="00DD3E8B">
          <w:rPr>
            <w:noProof/>
            <w:webHidden/>
          </w:rPr>
        </w:r>
        <w:r w:rsidRPr="00DD3E8B">
          <w:rPr>
            <w:noProof/>
            <w:webHidden/>
          </w:rPr>
          <w:fldChar w:fldCharType="separate"/>
        </w:r>
        <w:r w:rsidR="00CE4C27">
          <w:rPr>
            <w:noProof/>
            <w:webHidden/>
          </w:rPr>
          <w:t>54</w:t>
        </w:r>
        <w:r w:rsidRPr="00DD3E8B">
          <w:rPr>
            <w:noProof/>
            <w:webHidden/>
          </w:rPr>
          <w:fldChar w:fldCharType="end"/>
        </w:r>
      </w:hyperlink>
    </w:p>
    <w:p w14:paraId="6230D554" w14:textId="585E4CE7" w:rsidR="00436E20" w:rsidRPr="00046F7B" w:rsidRDefault="00436E20" w:rsidP="00436E20">
      <w:pPr>
        <w:pStyle w:val="TOC3"/>
        <w:tabs>
          <w:tab w:val="right" w:leader="dot" w:pos="8296"/>
        </w:tabs>
        <w:ind w:left="800"/>
        <w:rPr>
          <w:noProof/>
        </w:rPr>
      </w:pPr>
      <w:hyperlink w:anchor="_Toc28603906" w:history="1">
        <w:r w:rsidRPr="00DD3E8B">
          <w:rPr>
            <w:rStyle w:val="af2"/>
            <w:rFonts w:ascii="Times New Roman" w:hAnsi="Times New Roman"/>
            <w:noProof/>
            <w:kern w:val="0"/>
          </w:rPr>
          <w:t>4.6.2 Data sets and infrastructure</w:t>
        </w:r>
        <w:r w:rsidRPr="00DD3E8B">
          <w:rPr>
            <w:noProof/>
            <w:webHidden/>
          </w:rPr>
          <w:tab/>
        </w:r>
        <w:r w:rsidRPr="00DD3E8B">
          <w:rPr>
            <w:noProof/>
            <w:webHidden/>
          </w:rPr>
          <w:fldChar w:fldCharType="begin"/>
        </w:r>
        <w:r w:rsidRPr="00DD3E8B">
          <w:rPr>
            <w:noProof/>
            <w:webHidden/>
          </w:rPr>
          <w:instrText xml:space="preserve"> PAGEREF _Toc28603906 \h </w:instrText>
        </w:r>
        <w:r w:rsidRPr="00DD3E8B">
          <w:rPr>
            <w:noProof/>
            <w:webHidden/>
          </w:rPr>
        </w:r>
        <w:r w:rsidRPr="00DD3E8B">
          <w:rPr>
            <w:noProof/>
            <w:webHidden/>
          </w:rPr>
          <w:fldChar w:fldCharType="separate"/>
        </w:r>
        <w:r w:rsidR="00CE4C27">
          <w:rPr>
            <w:noProof/>
            <w:webHidden/>
          </w:rPr>
          <w:t>56</w:t>
        </w:r>
        <w:r w:rsidRPr="00DD3E8B">
          <w:rPr>
            <w:noProof/>
            <w:webHidden/>
          </w:rPr>
          <w:fldChar w:fldCharType="end"/>
        </w:r>
      </w:hyperlink>
    </w:p>
    <w:p w14:paraId="0674ECEF" w14:textId="3C62BDB3" w:rsidR="00436E20" w:rsidRPr="00046F7B" w:rsidRDefault="00436E20" w:rsidP="00436E20">
      <w:pPr>
        <w:pStyle w:val="TOC3"/>
        <w:tabs>
          <w:tab w:val="right" w:leader="dot" w:pos="8296"/>
        </w:tabs>
        <w:ind w:left="800"/>
        <w:rPr>
          <w:noProof/>
        </w:rPr>
      </w:pPr>
      <w:hyperlink w:anchor="_Toc28603907" w:history="1">
        <w:r w:rsidRPr="00DD3E8B">
          <w:rPr>
            <w:rStyle w:val="af2"/>
            <w:rFonts w:ascii="Times New Roman" w:hAnsi="Times New Roman"/>
            <w:noProof/>
          </w:rPr>
          <w:t>4.6.3 Comparisons with previous studies</w:t>
        </w:r>
        <w:r w:rsidRPr="00DD3E8B">
          <w:rPr>
            <w:noProof/>
            <w:webHidden/>
          </w:rPr>
          <w:tab/>
        </w:r>
        <w:r w:rsidRPr="00DD3E8B">
          <w:rPr>
            <w:noProof/>
            <w:webHidden/>
          </w:rPr>
          <w:fldChar w:fldCharType="begin"/>
        </w:r>
        <w:r w:rsidRPr="00DD3E8B">
          <w:rPr>
            <w:noProof/>
            <w:webHidden/>
          </w:rPr>
          <w:instrText xml:space="preserve"> PAGEREF _Toc28603907 \h </w:instrText>
        </w:r>
        <w:r w:rsidRPr="00DD3E8B">
          <w:rPr>
            <w:noProof/>
            <w:webHidden/>
          </w:rPr>
        </w:r>
        <w:r w:rsidRPr="00DD3E8B">
          <w:rPr>
            <w:noProof/>
            <w:webHidden/>
          </w:rPr>
          <w:fldChar w:fldCharType="separate"/>
        </w:r>
        <w:r w:rsidR="00CE4C27">
          <w:rPr>
            <w:noProof/>
            <w:webHidden/>
          </w:rPr>
          <w:t>57</w:t>
        </w:r>
        <w:r w:rsidRPr="00DD3E8B">
          <w:rPr>
            <w:noProof/>
            <w:webHidden/>
          </w:rPr>
          <w:fldChar w:fldCharType="end"/>
        </w:r>
      </w:hyperlink>
    </w:p>
    <w:p w14:paraId="4EB23223" w14:textId="2D20C37A" w:rsidR="00436E20" w:rsidRPr="00046F7B" w:rsidRDefault="00436E20" w:rsidP="00436E20">
      <w:pPr>
        <w:pStyle w:val="TOC2"/>
        <w:ind w:left="400"/>
        <w:rPr>
          <w:rFonts w:ascii="等线" w:eastAsia="等线" w:hAnsi="等线"/>
          <w:kern w:val="2"/>
        </w:rPr>
      </w:pPr>
      <w:hyperlink w:anchor="_Toc28603908" w:history="1">
        <w:r w:rsidRPr="00DD3E8B">
          <w:rPr>
            <w:rStyle w:val="af2"/>
          </w:rPr>
          <w:t>4.7 Selection analyses and genomic islands</w:t>
        </w:r>
        <w:r w:rsidRPr="00DD3E8B">
          <w:rPr>
            <w:webHidden/>
          </w:rPr>
          <w:tab/>
        </w:r>
        <w:r w:rsidRPr="00DD3E8B">
          <w:rPr>
            <w:webHidden/>
          </w:rPr>
          <w:fldChar w:fldCharType="begin"/>
        </w:r>
        <w:r w:rsidRPr="00DD3E8B">
          <w:rPr>
            <w:webHidden/>
          </w:rPr>
          <w:instrText xml:space="preserve"> PAGEREF _Toc28603908 \h </w:instrText>
        </w:r>
        <w:r w:rsidRPr="00DD3E8B">
          <w:rPr>
            <w:webHidden/>
          </w:rPr>
        </w:r>
        <w:r w:rsidRPr="00DD3E8B">
          <w:rPr>
            <w:webHidden/>
          </w:rPr>
          <w:fldChar w:fldCharType="separate"/>
        </w:r>
        <w:r w:rsidR="00CE4C27">
          <w:rPr>
            <w:webHidden/>
          </w:rPr>
          <w:t>58</w:t>
        </w:r>
        <w:r w:rsidRPr="00DD3E8B">
          <w:rPr>
            <w:webHidden/>
          </w:rPr>
          <w:fldChar w:fldCharType="end"/>
        </w:r>
      </w:hyperlink>
    </w:p>
    <w:p w14:paraId="253A5417" w14:textId="309CE5E1" w:rsidR="00436E20" w:rsidRPr="00046F7B" w:rsidRDefault="00436E20" w:rsidP="00436E20">
      <w:pPr>
        <w:pStyle w:val="TOC3"/>
        <w:tabs>
          <w:tab w:val="right" w:leader="dot" w:pos="8296"/>
        </w:tabs>
        <w:ind w:left="800"/>
        <w:rPr>
          <w:noProof/>
        </w:rPr>
      </w:pPr>
      <w:hyperlink w:anchor="_Toc28603909" w:history="1">
        <w:r w:rsidRPr="00DD3E8B">
          <w:rPr>
            <w:rStyle w:val="af2"/>
            <w:rFonts w:ascii="Times New Roman" w:hAnsi="Times New Roman"/>
            <w:noProof/>
          </w:rPr>
          <w:t>4.7.1 Detail functional analysis on candidate selected genes in early ancestor of mallard and spot-billed ducks.</w:t>
        </w:r>
        <w:r w:rsidRPr="00DD3E8B">
          <w:rPr>
            <w:noProof/>
            <w:webHidden/>
          </w:rPr>
          <w:tab/>
        </w:r>
        <w:r w:rsidRPr="00DD3E8B">
          <w:rPr>
            <w:noProof/>
            <w:webHidden/>
          </w:rPr>
          <w:fldChar w:fldCharType="begin"/>
        </w:r>
        <w:r w:rsidRPr="00DD3E8B">
          <w:rPr>
            <w:noProof/>
            <w:webHidden/>
          </w:rPr>
          <w:instrText xml:space="preserve"> PAGEREF _Toc28603909 \h </w:instrText>
        </w:r>
        <w:r w:rsidRPr="00DD3E8B">
          <w:rPr>
            <w:noProof/>
            <w:webHidden/>
          </w:rPr>
        </w:r>
        <w:r w:rsidRPr="00DD3E8B">
          <w:rPr>
            <w:noProof/>
            <w:webHidden/>
          </w:rPr>
          <w:fldChar w:fldCharType="separate"/>
        </w:r>
        <w:r w:rsidR="00CE4C27">
          <w:rPr>
            <w:noProof/>
            <w:webHidden/>
          </w:rPr>
          <w:t>58</w:t>
        </w:r>
        <w:r w:rsidRPr="00DD3E8B">
          <w:rPr>
            <w:noProof/>
            <w:webHidden/>
          </w:rPr>
          <w:fldChar w:fldCharType="end"/>
        </w:r>
      </w:hyperlink>
    </w:p>
    <w:p w14:paraId="49B8B4FF" w14:textId="3B95EA53" w:rsidR="00436E20" w:rsidRPr="00046F7B" w:rsidRDefault="00436E20" w:rsidP="00436E20">
      <w:pPr>
        <w:pStyle w:val="TOC3"/>
        <w:tabs>
          <w:tab w:val="right" w:leader="dot" w:pos="8296"/>
        </w:tabs>
        <w:ind w:left="800"/>
        <w:rPr>
          <w:noProof/>
        </w:rPr>
      </w:pPr>
      <w:hyperlink w:anchor="_Toc28603910" w:history="1">
        <w:r w:rsidRPr="00DD3E8B">
          <w:rPr>
            <w:rStyle w:val="af2"/>
            <w:rFonts w:ascii="Times New Roman" w:hAnsi="Times New Roman"/>
            <w:noProof/>
          </w:rPr>
          <w:t>4.7.2 Detail analysis on genomic islands of mallard and spot-billed duck divergence.</w:t>
        </w:r>
        <w:r w:rsidRPr="00DD3E8B">
          <w:rPr>
            <w:noProof/>
            <w:webHidden/>
          </w:rPr>
          <w:tab/>
        </w:r>
        <w:r w:rsidRPr="00DD3E8B">
          <w:rPr>
            <w:noProof/>
            <w:webHidden/>
          </w:rPr>
          <w:fldChar w:fldCharType="begin"/>
        </w:r>
        <w:r w:rsidRPr="00DD3E8B">
          <w:rPr>
            <w:noProof/>
            <w:webHidden/>
          </w:rPr>
          <w:instrText xml:space="preserve"> PAGEREF _Toc28603910 \h </w:instrText>
        </w:r>
        <w:r w:rsidRPr="00DD3E8B">
          <w:rPr>
            <w:noProof/>
            <w:webHidden/>
          </w:rPr>
        </w:r>
        <w:r w:rsidRPr="00DD3E8B">
          <w:rPr>
            <w:noProof/>
            <w:webHidden/>
          </w:rPr>
          <w:fldChar w:fldCharType="separate"/>
        </w:r>
        <w:r w:rsidR="00CE4C27">
          <w:rPr>
            <w:noProof/>
            <w:webHidden/>
          </w:rPr>
          <w:t>59</w:t>
        </w:r>
        <w:r w:rsidRPr="00DD3E8B">
          <w:rPr>
            <w:noProof/>
            <w:webHidden/>
          </w:rPr>
          <w:fldChar w:fldCharType="end"/>
        </w:r>
      </w:hyperlink>
    </w:p>
    <w:p w14:paraId="4E046EC8" w14:textId="3E593BD8" w:rsidR="00436E20" w:rsidRPr="00046F7B" w:rsidRDefault="00436E20" w:rsidP="00436E20">
      <w:pPr>
        <w:pStyle w:val="TOC3"/>
        <w:tabs>
          <w:tab w:val="right" w:leader="dot" w:pos="8296"/>
        </w:tabs>
        <w:ind w:left="800"/>
        <w:rPr>
          <w:noProof/>
        </w:rPr>
      </w:pPr>
      <w:hyperlink w:anchor="_Toc28603911" w:history="1">
        <w:r w:rsidRPr="00DD3E8B">
          <w:rPr>
            <w:rStyle w:val="af2"/>
            <w:rFonts w:ascii="Times New Roman" w:hAnsi="Times New Roman"/>
            <w:noProof/>
          </w:rPr>
          <w:t>4.7.3 Detail analysis on identification of candidate domestication regions</w:t>
        </w:r>
        <w:r w:rsidRPr="00DD3E8B">
          <w:rPr>
            <w:noProof/>
            <w:webHidden/>
          </w:rPr>
          <w:tab/>
        </w:r>
        <w:r w:rsidRPr="00DD3E8B">
          <w:rPr>
            <w:noProof/>
            <w:webHidden/>
          </w:rPr>
          <w:fldChar w:fldCharType="begin"/>
        </w:r>
        <w:r w:rsidRPr="00DD3E8B">
          <w:rPr>
            <w:noProof/>
            <w:webHidden/>
          </w:rPr>
          <w:instrText xml:space="preserve"> PAGEREF _Toc28603911 \h </w:instrText>
        </w:r>
        <w:r w:rsidRPr="00DD3E8B">
          <w:rPr>
            <w:noProof/>
            <w:webHidden/>
          </w:rPr>
        </w:r>
        <w:r w:rsidRPr="00DD3E8B">
          <w:rPr>
            <w:noProof/>
            <w:webHidden/>
          </w:rPr>
          <w:fldChar w:fldCharType="separate"/>
        </w:r>
        <w:r w:rsidR="00CE4C27">
          <w:rPr>
            <w:noProof/>
            <w:webHidden/>
          </w:rPr>
          <w:t>60</w:t>
        </w:r>
        <w:r w:rsidRPr="00DD3E8B">
          <w:rPr>
            <w:noProof/>
            <w:webHidden/>
          </w:rPr>
          <w:fldChar w:fldCharType="end"/>
        </w:r>
      </w:hyperlink>
    </w:p>
    <w:p w14:paraId="1B1AC7D3" w14:textId="0C5D08DA" w:rsidR="00436E20" w:rsidRPr="00046F7B" w:rsidRDefault="00436E20" w:rsidP="00436E20">
      <w:pPr>
        <w:pStyle w:val="TOC3"/>
        <w:tabs>
          <w:tab w:val="right" w:leader="dot" w:pos="8296"/>
        </w:tabs>
        <w:ind w:left="800"/>
        <w:rPr>
          <w:noProof/>
        </w:rPr>
      </w:pPr>
      <w:hyperlink w:anchor="_Toc28603912" w:history="1">
        <w:r w:rsidRPr="00DD3E8B">
          <w:rPr>
            <w:rStyle w:val="af2"/>
            <w:rFonts w:ascii="Times New Roman" w:hAnsi="Times New Roman"/>
            <w:noProof/>
          </w:rPr>
          <w:t>4.7.4 Evolutionary relationship of domestic duck, mallard wild duck and spot-billed wild duck</w:t>
        </w:r>
        <w:r w:rsidRPr="00DD3E8B">
          <w:rPr>
            <w:noProof/>
            <w:webHidden/>
          </w:rPr>
          <w:tab/>
        </w:r>
        <w:r w:rsidRPr="00DD3E8B">
          <w:rPr>
            <w:noProof/>
            <w:webHidden/>
          </w:rPr>
          <w:fldChar w:fldCharType="begin"/>
        </w:r>
        <w:r w:rsidRPr="00DD3E8B">
          <w:rPr>
            <w:noProof/>
            <w:webHidden/>
          </w:rPr>
          <w:instrText xml:space="preserve"> PAGEREF _Toc28603912 \h </w:instrText>
        </w:r>
        <w:r w:rsidRPr="00DD3E8B">
          <w:rPr>
            <w:noProof/>
            <w:webHidden/>
          </w:rPr>
        </w:r>
        <w:r w:rsidRPr="00DD3E8B">
          <w:rPr>
            <w:noProof/>
            <w:webHidden/>
          </w:rPr>
          <w:fldChar w:fldCharType="separate"/>
        </w:r>
        <w:r w:rsidR="00CE4C27">
          <w:rPr>
            <w:noProof/>
            <w:webHidden/>
          </w:rPr>
          <w:t>62</w:t>
        </w:r>
        <w:r w:rsidRPr="00DD3E8B">
          <w:rPr>
            <w:noProof/>
            <w:webHidden/>
          </w:rPr>
          <w:fldChar w:fldCharType="end"/>
        </w:r>
      </w:hyperlink>
    </w:p>
    <w:p w14:paraId="6D70A2F8" w14:textId="1582D244" w:rsidR="00436E20" w:rsidRPr="00046F7B" w:rsidRDefault="00436E20" w:rsidP="00436E20">
      <w:pPr>
        <w:pStyle w:val="TOC2"/>
        <w:ind w:left="400"/>
        <w:rPr>
          <w:rFonts w:ascii="等线" w:eastAsia="等线" w:hAnsi="等线"/>
          <w:kern w:val="2"/>
        </w:rPr>
      </w:pPr>
      <w:hyperlink w:anchor="_Toc28603913" w:history="1">
        <w:r w:rsidRPr="00DD3E8B">
          <w:rPr>
            <w:rStyle w:val="af2"/>
          </w:rPr>
          <w:t>4.8 Estimation of genetic diversity and distance</w:t>
        </w:r>
        <w:r w:rsidRPr="00DD3E8B">
          <w:rPr>
            <w:webHidden/>
          </w:rPr>
          <w:tab/>
        </w:r>
        <w:r w:rsidRPr="00DD3E8B">
          <w:rPr>
            <w:webHidden/>
          </w:rPr>
          <w:fldChar w:fldCharType="begin"/>
        </w:r>
        <w:r w:rsidRPr="00DD3E8B">
          <w:rPr>
            <w:webHidden/>
          </w:rPr>
          <w:instrText xml:space="preserve"> PAGEREF _Toc28603913 \h </w:instrText>
        </w:r>
        <w:r w:rsidRPr="00DD3E8B">
          <w:rPr>
            <w:webHidden/>
          </w:rPr>
        </w:r>
        <w:r w:rsidRPr="00DD3E8B">
          <w:rPr>
            <w:webHidden/>
          </w:rPr>
          <w:fldChar w:fldCharType="separate"/>
        </w:r>
        <w:r w:rsidR="00CE4C27">
          <w:rPr>
            <w:webHidden/>
          </w:rPr>
          <w:t>62</w:t>
        </w:r>
        <w:r w:rsidRPr="00DD3E8B">
          <w:rPr>
            <w:webHidden/>
          </w:rPr>
          <w:fldChar w:fldCharType="end"/>
        </w:r>
      </w:hyperlink>
    </w:p>
    <w:p w14:paraId="15290293" w14:textId="7EFA8C82" w:rsidR="00436E20" w:rsidRPr="00046F7B" w:rsidRDefault="00436E20" w:rsidP="00436E20">
      <w:pPr>
        <w:pStyle w:val="TOC2"/>
        <w:ind w:left="400"/>
        <w:rPr>
          <w:rFonts w:ascii="等线" w:eastAsia="等线" w:hAnsi="等线"/>
          <w:kern w:val="2"/>
        </w:rPr>
      </w:pPr>
      <w:hyperlink w:anchor="_Toc28603914" w:history="1">
        <w:r w:rsidRPr="00DD3E8B">
          <w:rPr>
            <w:rStyle w:val="af2"/>
          </w:rPr>
          <w:t>4.9 select candidate casual mutation to verify its functional activity</w:t>
        </w:r>
        <w:r w:rsidRPr="00DD3E8B">
          <w:rPr>
            <w:webHidden/>
          </w:rPr>
          <w:tab/>
        </w:r>
        <w:r w:rsidRPr="00DD3E8B">
          <w:rPr>
            <w:webHidden/>
          </w:rPr>
          <w:fldChar w:fldCharType="begin"/>
        </w:r>
        <w:r w:rsidRPr="00DD3E8B">
          <w:rPr>
            <w:webHidden/>
          </w:rPr>
          <w:instrText xml:space="preserve"> PAGEREF _Toc28603914 \h </w:instrText>
        </w:r>
        <w:r w:rsidRPr="00DD3E8B">
          <w:rPr>
            <w:webHidden/>
          </w:rPr>
        </w:r>
        <w:r w:rsidRPr="00DD3E8B">
          <w:rPr>
            <w:webHidden/>
          </w:rPr>
          <w:fldChar w:fldCharType="separate"/>
        </w:r>
        <w:r w:rsidR="00CE4C27">
          <w:rPr>
            <w:webHidden/>
          </w:rPr>
          <w:t>62</w:t>
        </w:r>
        <w:r w:rsidRPr="00DD3E8B">
          <w:rPr>
            <w:webHidden/>
          </w:rPr>
          <w:fldChar w:fldCharType="end"/>
        </w:r>
      </w:hyperlink>
    </w:p>
    <w:p w14:paraId="61548C41" w14:textId="68CCC24B" w:rsidR="00436E20" w:rsidRPr="00046F7B" w:rsidRDefault="00436E20" w:rsidP="00436E20">
      <w:pPr>
        <w:pStyle w:val="TOC2"/>
        <w:ind w:left="400"/>
        <w:rPr>
          <w:rFonts w:ascii="等线" w:eastAsia="等线" w:hAnsi="等线"/>
          <w:kern w:val="2"/>
        </w:rPr>
      </w:pPr>
      <w:hyperlink w:anchor="_Toc28603915" w:history="1">
        <w:r w:rsidRPr="00DD3E8B">
          <w:rPr>
            <w:rStyle w:val="af2"/>
          </w:rPr>
          <w:t>Fig. S1: Expansion and contraction of transportable element and gene in mallard, spot-billed and Beijing duck genome.</w:t>
        </w:r>
        <w:r w:rsidRPr="00DD3E8B">
          <w:rPr>
            <w:webHidden/>
          </w:rPr>
          <w:tab/>
        </w:r>
        <w:r w:rsidRPr="00DD3E8B">
          <w:rPr>
            <w:webHidden/>
          </w:rPr>
          <w:fldChar w:fldCharType="begin"/>
        </w:r>
        <w:r w:rsidRPr="00DD3E8B">
          <w:rPr>
            <w:webHidden/>
          </w:rPr>
          <w:instrText xml:space="preserve"> PAGEREF _Toc28603915 \h </w:instrText>
        </w:r>
        <w:r w:rsidRPr="00DD3E8B">
          <w:rPr>
            <w:webHidden/>
          </w:rPr>
        </w:r>
        <w:r w:rsidRPr="00DD3E8B">
          <w:rPr>
            <w:webHidden/>
          </w:rPr>
          <w:fldChar w:fldCharType="separate"/>
        </w:r>
        <w:r w:rsidR="00CE4C27">
          <w:rPr>
            <w:webHidden/>
          </w:rPr>
          <w:t>63</w:t>
        </w:r>
        <w:r w:rsidRPr="00DD3E8B">
          <w:rPr>
            <w:webHidden/>
          </w:rPr>
          <w:fldChar w:fldCharType="end"/>
        </w:r>
      </w:hyperlink>
    </w:p>
    <w:p w14:paraId="03958511" w14:textId="3C661A8E" w:rsidR="00436E20" w:rsidRPr="00046F7B" w:rsidRDefault="00436E20" w:rsidP="00436E20">
      <w:pPr>
        <w:pStyle w:val="TOC2"/>
        <w:ind w:left="400"/>
        <w:rPr>
          <w:rFonts w:ascii="等线" w:eastAsia="等线" w:hAnsi="等线"/>
          <w:kern w:val="2"/>
        </w:rPr>
      </w:pPr>
      <w:hyperlink w:anchor="_Toc28603916" w:history="1">
        <w:r w:rsidRPr="00DD3E8B">
          <w:rPr>
            <w:rStyle w:val="af2"/>
          </w:rPr>
          <w:t>Fig. S2. Sample distribution and phenotypic variation in domestic and wild ducks.</w:t>
        </w:r>
        <w:r w:rsidRPr="00DD3E8B">
          <w:rPr>
            <w:webHidden/>
          </w:rPr>
          <w:tab/>
        </w:r>
        <w:r w:rsidRPr="00DD3E8B">
          <w:rPr>
            <w:webHidden/>
          </w:rPr>
          <w:fldChar w:fldCharType="begin"/>
        </w:r>
        <w:r w:rsidRPr="00DD3E8B">
          <w:rPr>
            <w:webHidden/>
          </w:rPr>
          <w:instrText xml:space="preserve"> PAGEREF _Toc28603916 \h </w:instrText>
        </w:r>
        <w:r w:rsidRPr="00DD3E8B">
          <w:rPr>
            <w:webHidden/>
          </w:rPr>
        </w:r>
        <w:r w:rsidRPr="00DD3E8B">
          <w:rPr>
            <w:webHidden/>
          </w:rPr>
          <w:fldChar w:fldCharType="separate"/>
        </w:r>
        <w:r w:rsidR="00CE4C27">
          <w:rPr>
            <w:webHidden/>
          </w:rPr>
          <w:t>64</w:t>
        </w:r>
        <w:r w:rsidRPr="00DD3E8B">
          <w:rPr>
            <w:webHidden/>
          </w:rPr>
          <w:fldChar w:fldCharType="end"/>
        </w:r>
      </w:hyperlink>
    </w:p>
    <w:p w14:paraId="1A1E7C6C" w14:textId="3AEDCC76" w:rsidR="00436E20" w:rsidRPr="00046F7B" w:rsidRDefault="00436E20" w:rsidP="00436E20">
      <w:pPr>
        <w:pStyle w:val="TOC2"/>
        <w:ind w:left="400"/>
        <w:rPr>
          <w:rFonts w:ascii="等线" w:eastAsia="等线" w:hAnsi="等线"/>
          <w:kern w:val="2"/>
        </w:rPr>
      </w:pPr>
      <w:hyperlink w:anchor="_Toc28603917" w:history="1">
        <w:r w:rsidRPr="00DD3E8B">
          <w:rPr>
            <w:rStyle w:val="af2"/>
          </w:rPr>
          <w:t>Fig. S3. Distribution of 17-mer frequency in the corrected pair-end reads of the mallard and the spot-billed genome.</w:t>
        </w:r>
        <w:r w:rsidRPr="00DD3E8B">
          <w:rPr>
            <w:webHidden/>
          </w:rPr>
          <w:tab/>
        </w:r>
        <w:r w:rsidRPr="00DD3E8B">
          <w:rPr>
            <w:webHidden/>
          </w:rPr>
          <w:fldChar w:fldCharType="begin"/>
        </w:r>
        <w:r w:rsidRPr="00DD3E8B">
          <w:rPr>
            <w:webHidden/>
          </w:rPr>
          <w:instrText xml:space="preserve"> PAGEREF _Toc28603917 \h </w:instrText>
        </w:r>
        <w:r w:rsidRPr="00DD3E8B">
          <w:rPr>
            <w:webHidden/>
          </w:rPr>
        </w:r>
        <w:r w:rsidRPr="00DD3E8B">
          <w:rPr>
            <w:webHidden/>
          </w:rPr>
          <w:fldChar w:fldCharType="separate"/>
        </w:r>
        <w:r w:rsidR="00CE4C27">
          <w:rPr>
            <w:webHidden/>
          </w:rPr>
          <w:t>65</w:t>
        </w:r>
        <w:r w:rsidRPr="00DD3E8B">
          <w:rPr>
            <w:webHidden/>
          </w:rPr>
          <w:fldChar w:fldCharType="end"/>
        </w:r>
      </w:hyperlink>
    </w:p>
    <w:p w14:paraId="1E980B43" w14:textId="02C9A792" w:rsidR="00436E20" w:rsidRPr="00046F7B" w:rsidRDefault="00436E20" w:rsidP="00436E20">
      <w:pPr>
        <w:pStyle w:val="TOC2"/>
        <w:ind w:left="400"/>
        <w:rPr>
          <w:rFonts w:ascii="等线" w:eastAsia="等线" w:hAnsi="等线"/>
          <w:kern w:val="2"/>
        </w:rPr>
      </w:pPr>
      <w:hyperlink w:anchor="_Toc28603918" w:history="1">
        <w:r w:rsidRPr="00DD3E8B">
          <w:rPr>
            <w:rStyle w:val="af2"/>
          </w:rPr>
          <w:t>Fig. S4. Distribution of the sequencing depth of the mallard and the spot-billed assemblies.</w:t>
        </w:r>
        <w:r w:rsidRPr="00DD3E8B">
          <w:rPr>
            <w:webHidden/>
          </w:rPr>
          <w:tab/>
        </w:r>
        <w:r w:rsidRPr="00DD3E8B">
          <w:rPr>
            <w:webHidden/>
          </w:rPr>
          <w:fldChar w:fldCharType="begin"/>
        </w:r>
        <w:r w:rsidRPr="00DD3E8B">
          <w:rPr>
            <w:webHidden/>
          </w:rPr>
          <w:instrText xml:space="preserve"> PAGEREF _Toc28603918 \h </w:instrText>
        </w:r>
        <w:r w:rsidRPr="00DD3E8B">
          <w:rPr>
            <w:webHidden/>
          </w:rPr>
        </w:r>
        <w:r w:rsidRPr="00DD3E8B">
          <w:rPr>
            <w:webHidden/>
          </w:rPr>
          <w:fldChar w:fldCharType="separate"/>
        </w:r>
        <w:r w:rsidR="00CE4C27">
          <w:rPr>
            <w:webHidden/>
          </w:rPr>
          <w:t>66</w:t>
        </w:r>
        <w:r w:rsidRPr="00DD3E8B">
          <w:rPr>
            <w:webHidden/>
          </w:rPr>
          <w:fldChar w:fldCharType="end"/>
        </w:r>
      </w:hyperlink>
    </w:p>
    <w:p w14:paraId="49F4BC84" w14:textId="4447259B" w:rsidR="00436E20" w:rsidRPr="00046F7B" w:rsidRDefault="00436E20" w:rsidP="00436E20">
      <w:pPr>
        <w:pStyle w:val="TOC2"/>
        <w:ind w:left="400"/>
        <w:rPr>
          <w:rFonts w:ascii="等线" w:eastAsia="等线" w:hAnsi="等线"/>
          <w:kern w:val="2"/>
        </w:rPr>
      </w:pPr>
      <w:hyperlink w:anchor="_Toc28603919" w:history="1">
        <w:r w:rsidRPr="00DD3E8B">
          <w:rPr>
            <w:rStyle w:val="af2"/>
          </w:rPr>
          <w:t>Fig. S5. Evaluation of the mallard assembly with sequences of seven BACs.</w:t>
        </w:r>
        <w:r w:rsidRPr="00DD3E8B">
          <w:rPr>
            <w:webHidden/>
          </w:rPr>
          <w:tab/>
        </w:r>
        <w:r w:rsidRPr="00DD3E8B">
          <w:rPr>
            <w:webHidden/>
          </w:rPr>
          <w:fldChar w:fldCharType="begin"/>
        </w:r>
        <w:r w:rsidRPr="00DD3E8B">
          <w:rPr>
            <w:webHidden/>
          </w:rPr>
          <w:instrText xml:space="preserve"> PAGEREF _Toc28603919 \h </w:instrText>
        </w:r>
        <w:r w:rsidRPr="00DD3E8B">
          <w:rPr>
            <w:webHidden/>
          </w:rPr>
        </w:r>
        <w:r w:rsidRPr="00DD3E8B">
          <w:rPr>
            <w:webHidden/>
          </w:rPr>
          <w:fldChar w:fldCharType="separate"/>
        </w:r>
        <w:r w:rsidR="00CE4C27">
          <w:rPr>
            <w:webHidden/>
          </w:rPr>
          <w:t>67</w:t>
        </w:r>
        <w:r w:rsidRPr="00DD3E8B">
          <w:rPr>
            <w:webHidden/>
          </w:rPr>
          <w:fldChar w:fldCharType="end"/>
        </w:r>
      </w:hyperlink>
    </w:p>
    <w:p w14:paraId="4CF0F01D" w14:textId="1201798F" w:rsidR="00436E20" w:rsidRPr="00046F7B" w:rsidRDefault="00436E20" w:rsidP="00436E20">
      <w:pPr>
        <w:pStyle w:val="TOC2"/>
        <w:ind w:left="400"/>
        <w:rPr>
          <w:rFonts w:ascii="等线" w:eastAsia="等线" w:hAnsi="等线"/>
          <w:kern w:val="2"/>
        </w:rPr>
      </w:pPr>
      <w:hyperlink w:anchor="_Toc28603920" w:history="1">
        <w:r w:rsidRPr="00DD3E8B">
          <w:rPr>
            <w:rStyle w:val="af2"/>
          </w:rPr>
          <w:t>Fig. S6. Evaluation of the spot-billed assembly with sequences of seven BACs.</w:t>
        </w:r>
        <w:r w:rsidRPr="00DD3E8B">
          <w:rPr>
            <w:webHidden/>
          </w:rPr>
          <w:tab/>
        </w:r>
        <w:r w:rsidRPr="00DD3E8B">
          <w:rPr>
            <w:webHidden/>
          </w:rPr>
          <w:fldChar w:fldCharType="begin"/>
        </w:r>
        <w:r w:rsidRPr="00DD3E8B">
          <w:rPr>
            <w:webHidden/>
          </w:rPr>
          <w:instrText xml:space="preserve"> PAGEREF _Toc28603920 \h </w:instrText>
        </w:r>
        <w:r w:rsidRPr="00DD3E8B">
          <w:rPr>
            <w:webHidden/>
          </w:rPr>
        </w:r>
        <w:r w:rsidRPr="00DD3E8B">
          <w:rPr>
            <w:webHidden/>
          </w:rPr>
          <w:fldChar w:fldCharType="separate"/>
        </w:r>
        <w:r w:rsidR="00CE4C27">
          <w:rPr>
            <w:webHidden/>
          </w:rPr>
          <w:t>68</w:t>
        </w:r>
        <w:r w:rsidRPr="00DD3E8B">
          <w:rPr>
            <w:webHidden/>
          </w:rPr>
          <w:fldChar w:fldCharType="end"/>
        </w:r>
      </w:hyperlink>
    </w:p>
    <w:p w14:paraId="52387268" w14:textId="096753F2" w:rsidR="00436E20" w:rsidRPr="00046F7B" w:rsidRDefault="00436E20" w:rsidP="00436E20">
      <w:pPr>
        <w:pStyle w:val="TOC2"/>
        <w:ind w:left="400"/>
        <w:rPr>
          <w:rFonts w:ascii="等线" w:eastAsia="等线" w:hAnsi="等线"/>
          <w:kern w:val="2"/>
        </w:rPr>
      </w:pPr>
      <w:hyperlink w:anchor="_Toc28603921" w:history="1">
        <w:r w:rsidRPr="00DD3E8B">
          <w:rPr>
            <w:rStyle w:val="af2"/>
          </w:rPr>
          <w:t>Fig. S7. Phylogeny of two CR1 retrotransposon clade in four bird genomes.</w:t>
        </w:r>
        <w:r w:rsidRPr="00DD3E8B">
          <w:rPr>
            <w:webHidden/>
          </w:rPr>
          <w:tab/>
        </w:r>
        <w:r w:rsidRPr="00DD3E8B">
          <w:rPr>
            <w:webHidden/>
          </w:rPr>
          <w:fldChar w:fldCharType="begin"/>
        </w:r>
        <w:r w:rsidRPr="00DD3E8B">
          <w:rPr>
            <w:webHidden/>
          </w:rPr>
          <w:instrText xml:space="preserve"> PAGEREF _Toc28603921 \h </w:instrText>
        </w:r>
        <w:r w:rsidRPr="00DD3E8B">
          <w:rPr>
            <w:webHidden/>
          </w:rPr>
        </w:r>
        <w:r w:rsidRPr="00DD3E8B">
          <w:rPr>
            <w:webHidden/>
          </w:rPr>
          <w:fldChar w:fldCharType="separate"/>
        </w:r>
        <w:r w:rsidR="00CE4C27">
          <w:rPr>
            <w:webHidden/>
          </w:rPr>
          <w:t>69</w:t>
        </w:r>
        <w:r w:rsidRPr="00DD3E8B">
          <w:rPr>
            <w:webHidden/>
          </w:rPr>
          <w:fldChar w:fldCharType="end"/>
        </w:r>
      </w:hyperlink>
    </w:p>
    <w:p w14:paraId="5A89F2DF" w14:textId="55A0CEE6" w:rsidR="00436E20" w:rsidRPr="00046F7B" w:rsidRDefault="00436E20" w:rsidP="00436E20">
      <w:pPr>
        <w:pStyle w:val="TOC2"/>
        <w:ind w:left="400"/>
        <w:rPr>
          <w:rFonts w:ascii="等线" w:eastAsia="等线" w:hAnsi="等线"/>
          <w:kern w:val="2"/>
        </w:rPr>
      </w:pPr>
      <w:hyperlink w:anchor="_Toc28603922" w:history="1">
        <w:r w:rsidRPr="00DD3E8B">
          <w:rPr>
            <w:rStyle w:val="af2"/>
          </w:rPr>
          <w:t>Fig. S8. Venn diagram showing the mallard reference genes annotated using three databases or supported by EST.</w:t>
        </w:r>
        <w:r w:rsidRPr="00DD3E8B">
          <w:rPr>
            <w:webHidden/>
          </w:rPr>
          <w:tab/>
        </w:r>
        <w:r w:rsidRPr="00DD3E8B">
          <w:rPr>
            <w:webHidden/>
          </w:rPr>
          <w:fldChar w:fldCharType="begin"/>
        </w:r>
        <w:r w:rsidRPr="00DD3E8B">
          <w:rPr>
            <w:webHidden/>
          </w:rPr>
          <w:instrText xml:space="preserve"> PAGEREF _Toc28603922 \h </w:instrText>
        </w:r>
        <w:r w:rsidRPr="00DD3E8B">
          <w:rPr>
            <w:webHidden/>
          </w:rPr>
        </w:r>
        <w:r w:rsidRPr="00DD3E8B">
          <w:rPr>
            <w:webHidden/>
          </w:rPr>
          <w:fldChar w:fldCharType="separate"/>
        </w:r>
        <w:r w:rsidR="00CE4C27">
          <w:rPr>
            <w:webHidden/>
          </w:rPr>
          <w:t>69</w:t>
        </w:r>
        <w:r w:rsidRPr="00DD3E8B">
          <w:rPr>
            <w:webHidden/>
          </w:rPr>
          <w:fldChar w:fldCharType="end"/>
        </w:r>
      </w:hyperlink>
    </w:p>
    <w:p w14:paraId="79372ED9" w14:textId="2892C961" w:rsidR="00436E20" w:rsidRPr="00046F7B" w:rsidRDefault="00436E20" w:rsidP="00436E20">
      <w:pPr>
        <w:pStyle w:val="TOC2"/>
        <w:ind w:left="400"/>
        <w:rPr>
          <w:rFonts w:ascii="等线" w:eastAsia="等线" w:hAnsi="等线"/>
          <w:kern w:val="2"/>
        </w:rPr>
      </w:pPr>
      <w:hyperlink w:anchor="_Toc28603923" w:history="1">
        <w:r w:rsidRPr="00DD3E8B">
          <w:rPr>
            <w:rStyle w:val="af2"/>
          </w:rPr>
          <w:t>Fig. S9. Venn diagram showing the spot-billed reference genes annotated using three databases or supported by EST.</w:t>
        </w:r>
        <w:r w:rsidRPr="00DD3E8B">
          <w:rPr>
            <w:webHidden/>
          </w:rPr>
          <w:tab/>
        </w:r>
        <w:r w:rsidRPr="00DD3E8B">
          <w:rPr>
            <w:webHidden/>
          </w:rPr>
          <w:fldChar w:fldCharType="begin"/>
        </w:r>
        <w:r w:rsidRPr="00DD3E8B">
          <w:rPr>
            <w:webHidden/>
          </w:rPr>
          <w:instrText xml:space="preserve"> PAGEREF _Toc28603923 \h </w:instrText>
        </w:r>
        <w:r w:rsidRPr="00DD3E8B">
          <w:rPr>
            <w:webHidden/>
          </w:rPr>
        </w:r>
        <w:r w:rsidRPr="00DD3E8B">
          <w:rPr>
            <w:webHidden/>
          </w:rPr>
          <w:fldChar w:fldCharType="separate"/>
        </w:r>
        <w:r w:rsidR="00CE4C27">
          <w:rPr>
            <w:webHidden/>
          </w:rPr>
          <w:t>70</w:t>
        </w:r>
        <w:r w:rsidRPr="00DD3E8B">
          <w:rPr>
            <w:webHidden/>
          </w:rPr>
          <w:fldChar w:fldCharType="end"/>
        </w:r>
      </w:hyperlink>
    </w:p>
    <w:p w14:paraId="550D32DE" w14:textId="33C72B0B" w:rsidR="00436E20" w:rsidRPr="00046F7B" w:rsidRDefault="00436E20" w:rsidP="00436E20">
      <w:pPr>
        <w:pStyle w:val="TOC2"/>
        <w:ind w:left="400"/>
        <w:rPr>
          <w:rFonts w:ascii="等线" w:eastAsia="等线" w:hAnsi="等线"/>
          <w:kern w:val="2"/>
        </w:rPr>
      </w:pPr>
      <w:hyperlink w:anchor="_Toc28603924" w:history="1">
        <w:r w:rsidRPr="00DD3E8B">
          <w:rPr>
            <w:rStyle w:val="af2"/>
          </w:rPr>
          <w:t>Fig. S10. Protein homologous comparison among the reference gene sets of nine species by TreeFam.</w:t>
        </w:r>
        <w:r w:rsidRPr="00DD3E8B">
          <w:rPr>
            <w:webHidden/>
          </w:rPr>
          <w:tab/>
        </w:r>
        <w:r w:rsidRPr="00DD3E8B">
          <w:rPr>
            <w:webHidden/>
          </w:rPr>
          <w:fldChar w:fldCharType="begin"/>
        </w:r>
        <w:r w:rsidRPr="00DD3E8B">
          <w:rPr>
            <w:webHidden/>
          </w:rPr>
          <w:instrText xml:space="preserve"> PAGEREF _Toc28603924 \h </w:instrText>
        </w:r>
        <w:r w:rsidRPr="00DD3E8B">
          <w:rPr>
            <w:webHidden/>
          </w:rPr>
        </w:r>
        <w:r w:rsidRPr="00DD3E8B">
          <w:rPr>
            <w:webHidden/>
          </w:rPr>
          <w:fldChar w:fldCharType="separate"/>
        </w:r>
        <w:r w:rsidR="00CE4C27">
          <w:rPr>
            <w:webHidden/>
          </w:rPr>
          <w:t>70</w:t>
        </w:r>
        <w:r w:rsidRPr="00DD3E8B">
          <w:rPr>
            <w:webHidden/>
          </w:rPr>
          <w:fldChar w:fldCharType="end"/>
        </w:r>
      </w:hyperlink>
    </w:p>
    <w:p w14:paraId="7665482F" w14:textId="5D93079A" w:rsidR="00436E20" w:rsidRPr="00046F7B" w:rsidRDefault="00436E20" w:rsidP="00436E20">
      <w:pPr>
        <w:pStyle w:val="TOC2"/>
        <w:ind w:left="400"/>
        <w:rPr>
          <w:rFonts w:ascii="等线" w:eastAsia="等线" w:hAnsi="等线"/>
          <w:kern w:val="2"/>
        </w:rPr>
      </w:pPr>
      <w:hyperlink w:anchor="_Toc28603925" w:history="1">
        <w:r w:rsidRPr="00DD3E8B">
          <w:rPr>
            <w:rStyle w:val="af2"/>
          </w:rPr>
          <w:t>Fig. S11. Venn diagram shows gene family clusters in five species by TreeFam.</w:t>
        </w:r>
        <w:r w:rsidRPr="00DD3E8B">
          <w:rPr>
            <w:webHidden/>
          </w:rPr>
          <w:tab/>
        </w:r>
        <w:r w:rsidRPr="00DD3E8B">
          <w:rPr>
            <w:webHidden/>
          </w:rPr>
          <w:fldChar w:fldCharType="begin"/>
        </w:r>
        <w:r w:rsidRPr="00DD3E8B">
          <w:rPr>
            <w:webHidden/>
          </w:rPr>
          <w:instrText xml:space="preserve"> PAGEREF _Toc28603925 \h </w:instrText>
        </w:r>
        <w:r w:rsidRPr="00DD3E8B">
          <w:rPr>
            <w:webHidden/>
          </w:rPr>
        </w:r>
        <w:r w:rsidRPr="00DD3E8B">
          <w:rPr>
            <w:webHidden/>
          </w:rPr>
          <w:fldChar w:fldCharType="separate"/>
        </w:r>
        <w:r w:rsidR="00CE4C27">
          <w:rPr>
            <w:webHidden/>
          </w:rPr>
          <w:t>70</w:t>
        </w:r>
        <w:r w:rsidRPr="00DD3E8B">
          <w:rPr>
            <w:webHidden/>
          </w:rPr>
          <w:fldChar w:fldCharType="end"/>
        </w:r>
      </w:hyperlink>
    </w:p>
    <w:p w14:paraId="268F359A" w14:textId="0CCA689F" w:rsidR="00436E20" w:rsidRPr="00046F7B" w:rsidRDefault="00436E20" w:rsidP="00436E20">
      <w:pPr>
        <w:pStyle w:val="TOC2"/>
        <w:ind w:left="400"/>
        <w:rPr>
          <w:rFonts w:ascii="等线" w:eastAsia="等线" w:hAnsi="等线"/>
          <w:kern w:val="2"/>
        </w:rPr>
      </w:pPr>
      <w:hyperlink w:anchor="_Toc28603926" w:history="1">
        <w:r w:rsidRPr="00DD3E8B">
          <w:rPr>
            <w:rStyle w:val="af2"/>
          </w:rPr>
          <w:t>Fig. S12. Distribution of genetic variation and characteristics for two wild and eight domestic duck populations.</w:t>
        </w:r>
        <w:r w:rsidRPr="00DD3E8B">
          <w:rPr>
            <w:webHidden/>
          </w:rPr>
          <w:tab/>
        </w:r>
        <w:r w:rsidRPr="00DD3E8B">
          <w:rPr>
            <w:webHidden/>
          </w:rPr>
          <w:fldChar w:fldCharType="begin"/>
        </w:r>
        <w:r w:rsidRPr="00DD3E8B">
          <w:rPr>
            <w:webHidden/>
          </w:rPr>
          <w:instrText xml:space="preserve"> PAGEREF _Toc28603926 \h </w:instrText>
        </w:r>
        <w:r w:rsidRPr="00DD3E8B">
          <w:rPr>
            <w:webHidden/>
          </w:rPr>
        </w:r>
        <w:r w:rsidRPr="00DD3E8B">
          <w:rPr>
            <w:webHidden/>
          </w:rPr>
          <w:fldChar w:fldCharType="separate"/>
        </w:r>
        <w:r w:rsidR="00CE4C27">
          <w:rPr>
            <w:webHidden/>
          </w:rPr>
          <w:t>73</w:t>
        </w:r>
        <w:r w:rsidRPr="00DD3E8B">
          <w:rPr>
            <w:webHidden/>
          </w:rPr>
          <w:fldChar w:fldCharType="end"/>
        </w:r>
      </w:hyperlink>
    </w:p>
    <w:p w14:paraId="5F08189B" w14:textId="771E118D" w:rsidR="00436E20" w:rsidRPr="00046F7B" w:rsidRDefault="00436E20" w:rsidP="00436E20">
      <w:pPr>
        <w:pStyle w:val="TOC2"/>
        <w:ind w:left="400"/>
        <w:rPr>
          <w:rFonts w:ascii="等线" w:eastAsia="等线" w:hAnsi="等线"/>
          <w:kern w:val="2"/>
        </w:rPr>
      </w:pPr>
      <w:hyperlink w:anchor="_Toc28603927" w:history="1">
        <w:r w:rsidRPr="00DD3E8B">
          <w:rPr>
            <w:rStyle w:val="af2"/>
          </w:rPr>
          <w:t>Fig. S13. Principal component analysis of wild and domestic ducks using population as unit.</w:t>
        </w:r>
        <w:r w:rsidRPr="00DD3E8B">
          <w:rPr>
            <w:webHidden/>
          </w:rPr>
          <w:tab/>
        </w:r>
        <w:r w:rsidRPr="00DD3E8B">
          <w:rPr>
            <w:webHidden/>
          </w:rPr>
          <w:fldChar w:fldCharType="begin"/>
        </w:r>
        <w:r w:rsidRPr="00DD3E8B">
          <w:rPr>
            <w:webHidden/>
          </w:rPr>
          <w:instrText xml:space="preserve"> PAGEREF _Toc28603927 \h </w:instrText>
        </w:r>
        <w:r w:rsidRPr="00DD3E8B">
          <w:rPr>
            <w:webHidden/>
          </w:rPr>
        </w:r>
        <w:r w:rsidRPr="00DD3E8B">
          <w:rPr>
            <w:webHidden/>
          </w:rPr>
          <w:fldChar w:fldCharType="separate"/>
        </w:r>
        <w:r w:rsidR="00CE4C27">
          <w:rPr>
            <w:webHidden/>
          </w:rPr>
          <w:t>75</w:t>
        </w:r>
        <w:r w:rsidRPr="00DD3E8B">
          <w:rPr>
            <w:webHidden/>
          </w:rPr>
          <w:fldChar w:fldCharType="end"/>
        </w:r>
      </w:hyperlink>
    </w:p>
    <w:p w14:paraId="54A4CCF9" w14:textId="6D91D45D" w:rsidR="00436E20" w:rsidRPr="00046F7B" w:rsidRDefault="00436E20" w:rsidP="00436E20">
      <w:pPr>
        <w:pStyle w:val="TOC2"/>
        <w:ind w:left="400"/>
        <w:rPr>
          <w:rFonts w:ascii="等线" w:eastAsia="等线" w:hAnsi="等线"/>
          <w:kern w:val="2"/>
        </w:rPr>
      </w:pPr>
      <w:hyperlink w:anchor="_Toc28603928" w:history="1">
        <w:r w:rsidRPr="00DD3E8B">
          <w:rPr>
            <w:rStyle w:val="af2"/>
          </w:rPr>
          <w:t>Fig. S14. Principal component analysis of wild and domestic duck with same coverage and sample size for each population.</w:t>
        </w:r>
        <w:r w:rsidRPr="00DD3E8B">
          <w:rPr>
            <w:webHidden/>
          </w:rPr>
          <w:tab/>
        </w:r>
        <w:r w:rsidRPr="00DD3E8B">
          <w:rPr>
            <w:webHidden/>
          </w:rPr>
          <w:fldChar w:fldCharType="begin"/>
        </w:r>
        <w:r w:rsidRPr="00DD3E8B">
          <w:rPr>
            <w:webHidden/>
          </w:rPr>
          <w:instrText xml:space="preserve"> PAGEREF _Toc28603928 \h </w:instrText>
        </w:r>
        <w:r w:rsidRPr="00DD3E8B">
          <w:rPr>
            <w:webHidden/>
          </w:rPr>
        </w:r>
        <w:r w:rsidRPr="00DD3E8B">
          <w:rPr>
            <w:webHidden/>
          </w:rPr>
          <w:fldChar w:fldCharType="separate"/>
        </w:r>
        <w:r w:rsidR="00CE4C27">
          <w:rPr>
            <w:webHidden/>
          </w:rPr>
          <w:t>76</w:t>
        </w:r>
        <w:r w:rsidRPr="00DD3E8B">
          <w:rPr>
            <w:webHidden/>
          </w:rPr>
          <w:fldChar w:fldCharType="end"/>
        </w:r>
      </w:hyperlink>
    </w:p>
    <w:p w14:paraId="51583E0E" w14:textId="4C659187" w:rsidR="00436E20" w:rsidRPr="00046F7B" w:rsidRDefault="00436E20" w:rsidP="00436E20">
      <w:pPr>
        <w:pStyle w:val="TOC2"/>
        <w:ind w:left="400"/>
        <w:rPr>
          <w:rFonts w:ascii="等线" w:eastAsia="等线" w:hAnsi="等线"/>
          <w:kern w:val="2"/>
        </w:rPr>
      </w:pPr>
      <w:hyperlink w:anchor="_Toc28603929" w:history="1">
        <w:r w:rsidRPr="00DD3E8B">
          <w:rPr>
            <w:rStyle w:val="af2"/>
          </w:rPr>
          <w:t>Fig. S15. Genetic structure analysis with equal sample size and same coverage of each population for different populations combinations.</w:t>
        </w:r>
        <w:r w:rsidRPr="00DD3E8B">
          <w:rPr>
            <w:webHidden/>
          </w:rPr>
          <w:tab/>
        </w:r>
        <w:r w:rsidRPr="00DD3E8B">
          <w:rPr>
            <w:webHidden/>
          </w:rPr>
          <w:fldChar w:fldCharType="begin"/>
        </w:r>
        <w:r w:rsidRPr="00DD3E8B">
          <w:rPr>
            <w:webHidden/>
          </w:rPr>
          <w:instrText xml:space="preserve"> PAGEREF _Toc28603929 \h </w:instrText>
        </w:r>
        <w:r w:rsidRPr="00DD3E8B">
          <w:rPr>
            <w:webHidden/>
          </w:rPr>
        </w:r>
        <w:r w:rsidRPr="00DD3E8B">
          <w:rPr>
            <w:webHidden/>
          </w:rPr>
          <w:fldChar w:fldCharType="separate"/>
        </w:r>
        <w:r w:rsidR="00CE4C27">
          <w:rPr>
            <w:webHidden/>
          </w:rPr>
          <w:t>77</w:t>
        </w:r>
        <w:r w:rsidRPr="00DD3E8B">
          <w:rPr>
            <w:webHidden/>
          </w:rPr>
          <w:fldChar w:fldCharType="end"/>
        </w:r>
      </w:hyperlink>
    </w:p>
    <w:p w14:paraId="41517182" w14:textId="05DCEDF1" w:rsidR="00436E20" w:rsidRPr="00046F7B" w:rsidRDefault="00436E20" w:rsidP="00436E20">
      <w:pPr>
        <w:pStyle w:val="TOC2"/>
        <w:ind w:left="400"/>
        <w:rPr>
          <w:rFonts w:ascii="等线" w:eastAsia="等线" w:hAnsi="等线"/>
          <w:kern w:val="2"/>
        </w:rPr>
      </w:pPr>
      <w:hyperlink w:anchor="_Toc28603930" w:history="1">
        <w:r w:rsidRPr="00DD3E8B">
          <w:rPr>
            <w:rStyle w:val="af2"/>
          </w:rPr>
          <w:t>Fig. S16. Split without migration model conventional bootstrap results.</w:t>
        </w:r>
        <w:r w:rsidRPr="00DD3E8B">
          <w:rPr>
            <w:webHidden/>
          </w:rPr>
          <w:tab/>
        </w:r>
        <w:r w:rsidRPr="00DD3E8B">
          <w:rPr>
            <w:webHidden/>
          </w:rPr>
          <w:fldChar w:fldCharType="begin"/>
        </w:r>
        <w:r w:rsidRPr="00DD3E8B">
          <w:rPr>
            <w:webHidden/>
          </w:rPr>
          <w:instrText xml:space="preserve"> PAGEREF _Toc28603930 \h </w:instrText>
        </w:r>
        <w:r w:rsidRPr="00DD3E8B">
          <w:rPr>
            <w:webHidden/>
          </w:rPr>
        </w:r>
        <w:r w:rsidRPr="00DD3E8B">
          <w:rPr>
            <w:webHidden/>
          </w:rPr>
          <w:fldChar w:fldCharType="separate"/>
        </w:r>
        <w:r w:rsidR="00CE4C27">
          <w:rPr>
            <w:webHidden/>
          </w:rPr>
          <w:t>78</w:t>
        </w:r>
        <w:r w:rsidRPr="00DD3E8B">
          <w:rPr>
            <w:webHidden/>
          </w:rPr>
          <w:fldChar w:fldCharType="end"/>
        </w:r>
      </w:hyperlink>
    </w:p>
    <w:p w14:paraId="6C7C5A92" w14:textId="42FFA30F" w:rsidR="00436E20" w:rsidRPr="00046F7B" w:rsidRDefault="00436E20" w:rsidP="00436E20">
      <w:pPr>
        <w:pStyle w:val="TOC2"/>
        <w:ind w:left="400"/>
        <w:rPr>
          <w:rFonts w:ascii="等线" w:eastAsia="等线" w:hAnsi="等线"/>
          <w:kern w:val="2"/>
        </w:rPr>
      </w:pPr>
      <w:hyperlink w:anchor="_Toc28603931" w:history="1">
        <w:r w:rsidRPr="00DD3E8B">
          <w:rPr>
            <w:rStyle w:val="af2"/>
          </w:rPr>
          <w:t>Fig. S17. Split with migration model conventional bootstrap results.</w:t>
        </w:r>
        <w:r w:rsidRPr="00DD3E8B">
          <w:rPr>
            <w:webHidden/>
          </w:rPr>
          <w:tab/>
        </w:r>
        <w:r w:rsidRPr="00DD3E8B">
          <w:rPr>
            <w:webHidden/>
          </w:rPr>
          <w:fldChar w:fldCharType="begin"/>
        </w:r>
        <w:r w:rsidRPr="00DD3E8B">
          <w:rPr>
            <w:webHidden/>
          </w:rPr>
          <w:instrText xml:space="preserve"> PAGEREF _Toc28603931 \h </w:instrText>
        </w:r>
        <w:r w:rsidRPr="00DD3E8B">
          <w:rPr>
            <w:webHidden/>
          </w:rPr>
        </w:r>
        <w:r w:rsidRPr="00DD3E8B">
          <w:rPr>
            <w:webHidden/>
          </w:rPr>
          <w:fldChar w:fldCharType="separate"/>
        </w:r>
        <w:r w:rsidR="00CE4C27">
          <w:rPr>
            <w:webHidden/>
          </w:rPr>
          <w:t>79</w:t>
        </w:r>
        <w:r w:rsidRPr="00DD3E8B">
          <w:rPr>
            <w:webHidden/>
          </w:rPr>
          <w:fldChar w:fldCharType="end"/>
        </w:r>
      </w:hyperlink>
    </w:p>
    <w:p w14:paraId="79AB84C7" w14:textId="225D6147" w:rsidR="00436E20" w:rsidRPr="00046F7B" w:rsidRDefault="00436E20" w:rsidP="00436E20">
      <w:pPr>
        <w:pStyle w:val="TOC2"/>
        <w:ind w:left="400"/>
        <w:rPr>
          <w:rFonts w:ascii="等线" w:eastAsia="等线" w:hAnsi="等线"/>
          <w:kern w:val="2"/>
        </w:rPr>
      </w:pPr>
      <w:hyperlink w:anchor="_Toc28603932" w:history="1">
        <w:r w:rsidRPr="00DD3E8B">
          <w:rPr>
            <w:rStyle w:val="af2"/>
            <w:rFonts w:eastAsia="宋体"/>
          </w:rPr>
          <w:t>Fig. S18. Likelihood Distribution from bootstrap results. Distribution of likelihood produced by using model with migration/without migration are shown as blue picture/green picture, respectively. Simulation of divergence between mallard and spot-billed (M and SP), mallard and domestic (M and D), spot-billed and domestic (SP and D) are performed by both models each.</w:t>
        </w:r>
        <w:r w:rsidRPr="00DD3E8B">
          <w:rPr>
            <w:webHidden/>
          </w:rPr>
          <w:tab/>
        </w:r>
        <w:r w:rsidRPr="00DD3E8B">
          <w:rPr>
            <w:webHidden/>
          </w:rPr>
          <w:fldChar w:fldCharType="begin"/>
        </w:r>
        <w:r w:rsidRPr="00DD3E8B">
          <w:rPr>
            <w:webHidden/>
          </w:rPr>
          <w:instrText xml:space="preserve"> PAGEREF _Toc28603932 \h </w:instrText>
        </w:r>
        <w:r w:rsidRPr="00DD3E8B">
          <w:rPr>
            <w:webHidden/>
          </w:rPr>
        </w:r>
        <w:r w:rsidRPr="00DD3E8B">
          <w:rPr>
            <w:webHidden/>
          </w:rPr>
          <w:fldChar w:fldCharType="separate"/>
        </w:r>
        <w:r w:rsidR="00CE4C27">
          <w:rPr>
            <w:webHidden/>
          </w:rPr>
          <w:t>80</w:t>
        </w:r>
        <w:r w:rsidRPr="00DD3E8B">
          <w:rPr>
            <w:webHidden/>
          </w:rPr>
          <w:fldChar w:fldCharType="end"/>
        </w:r>
      </w:hyperlink>
    </w:p>
    <w:p w14:paraId="4411BC4E" w14:textId="382A018B" w:rsidR="00436E20" w:rsidRPr="00046F7B" w:rsidRDefault="00436E20" w:rsidP="00436E20">
      <w:pPr>
        <w:pStyle w:val="TOC2"/>
        <w:ind w:left="400"/>
        <w:rPr>
          <w:rFonts w:ascii="等线" w:eastAsia="等线" w:hAnsi="等线"/>
          <w:kern w:val="2"/>
        </w:rPr>
      </w:pPr>
      <w:hyperlink w:anchor="_Toc28603933" w:history="1">
        <w:r w:rsidRPr="00DD3E8B">
          <w:rPr>
            <w:rStyle w:val="af2"/>
          </w:rPr>
          <w:t>Fig. S19. Comparison of PSMC between Beijing (Bj) and Shaoxing (Sx) ducks with different coverage data.</w:t>
        </w:r>
        <w:r w:rsidRPr="00DD3E8B">
          <w:rPr>
            <w:webHidden/>
          </w:rPr>
          <w:tab/>
        </w:r>
        <w:r w:rsidRPr="00DD3E8B">
          <w:rPr>
            <w:webHidden/>
          </w:rPr>
          <w:fldChar w:fldCharType="begin"/>
        </w:r>
        <w:r w:rsidRPr="00DD3E8B">
          <w:rPr>
            <w:webHidden/>
          </w:rPr>
          <w:instrText xml:space="preserve"> PAGEREF _Toc28603933 \h </w:instrText>
        </w:r>
        <w:r w:rsidRPr="00DD3E8B">
          <w:rPr>
            <w:webHidden/>
          </w:rPr>
        </w:r>
        <w:r w:rsidRPr="00DD3E8B">
          <w:rPr>
            <w:webHidden/>
          </w:rPr>
          <w:fldChar w:fldCharType="separate"/>
        </w:r>
        <w:r w:rsidR="00CE4C27">
          <w:rPr>
            <w:webHidden/>
          </w:rPr>
          <w:t>81</w:t>
        </w:r>
        <w:r w:rsidRPr="00DD3E8B">
          <w:rPr>
            <w:webHidden/>
          </w:rPr>
          <w:fldChar w:fldCharType="end"/>
        </w:r>
      </w:hyperlink>
    </w:p>
    <w:p w14:paraId="7771D978" w14:textId="5182ACAC" w:rsidR="00436E20" w:rsidRPr="00046F7B" w:rsidRDefault="00436E20" w:rsidP="00436E20">
      <w:pPr>
        <w:pStyle w:val="TOC2"/>
        <w:ind w:left="400"/>
        <w:rPr>
          <w:rFonts w:ascii="等线" w:eastAsia="等线" w:hAnsi="等线"/>
          <w:kern w:val="2"/>
        </w:rPr>
      </w:pPr>
      <w:hyperlink w:anchor="_Toc28603934" w:history="1">
        <w:r w:rsidRPr="00DD3E8B">
          <w:rPr>
            <w:rStyle w:val="af2"/>
          </w:rPr>
          <w:t>Fig. S20. Whole genome screen for S score in wild duck with 20 kb window sliding by 10 kb.</w:t>
        </w:r>
        <w:r w:rsidRPr="00DD3E8B">
          <w:rPr>
            <w:webHidden/>
          </w:rPr>
          <w:tab/>
        </w:r>
        <w:r w:rsidRPr="00DD3E8B">
          <w:rPr>
            <w:webHidden/>
          </w:rPr>
          <w:fldChar w:fldCharType="begin"/>
        </w:r>
        <w:r w:rsidRPr="00DD3E8B">
          <w:rPr>
            <w:webHidden/>
          </w:rPr>
          <w:instrText xml:space="preserve"> PAGEREF _Toc28603934 \h </w:instrText>
        </w:r>
        <w:r w:rsidRPr="00DD3E8B">
          <w:rPr>
            <w:webHidden/>
          </w:rPr>
        </w:r>
        <w:r w:rsidRPr="00DD3E8B">
          <w:rPr>
            <w:webHidden/>
          </w:rPr>
          <w:fldChar w:fldCharType="separate"/>
        </w:r>
        <w:r w:rsidR="00CE4C27">
          <w:rPr>
            <w:webHidden/>
          </w:rPr>
          <w:t>84</w:t>
        </w:r>
        <w:r w:rsidRPr="00DD3E8B">
          <w:rPr>
            <w:webHidden/>
          </w:rPr>
          <w:fldChar w:fldCharType="end"/>
        </w:r>
      </w:hyperlink>
    </w:p>
    <w:p w14:paraId="65B0C854" w14:textId="004E2FA4" w:rsidR="00436E20" w:rsidRPr="00046F7B" w:rsidRDefault="00436E20" w:rsidP="00436E20">
      <w:pPr>
        <w:pStyle w:val="TOC2"/>
        <w:ind w:left="400"/>
        <w:rPr>
          <w:rFonts w:ascii="等线" w:eastAsia="等线" w:hAnsi="等线"/>
          <w:kern w:val="2"/>
        </w:rPr>
      </w:pPr>
      <w:hyperlink w:anchor="_Toc28603935" w:history="1">
        <w:r w:rsidRPr="00DD3E8B">
          <w:rPr>
            <w:rStyle w:val="af2"/>
          </w:rPr>
          <w:t>Fig. S21. Details of four putative selective sweep regions in the early stage of the wild duck lineage.</w:t>
        </w:r>
        <w:r w:rsidRPr="00DD3E8B">
          <w:rPr>
            <w:webHidden/>
          </w:rPr>
          <w:tab/>
        </w:r>
        <w:r w:rsidRPr="00DD3E8B">
          <w:rPr>
            <w:webHidden/>
          </w:rPr>
          <w:fldChar w:fldCharType="begin"/>
        </w:r>
        <w:r w:rsidRPr="00DD3E8B">
          <w:rPr>
            <w:webHidden/>
          </w:rPr>
          <w:instrText xml:space="preserve"> PAGEREF _Toc28603935 \h </w:instrText>
        </w:r>
        <w:r w:rsidRPr="00DD3E8B">
          <w:rPr>
            <w:webHidden/>
          </w:rPr>
        </w:r>
        <w:r w:rsidRPr="00DD3E8B">
          <w:rPr>
            <w:webHidden/>
          </w:rPr>
          <w:fldChar w:fldCharType="separate"/>
        </w:r>
        <w:r w:rsidR="00CE4C27">
          <w:rPr>
            <w:webHidden/>
          </w:rPr>
          <w:t>86</w:t>
        </w:r>
        <w:r w:rsidRPr="00DD3E8B">
          <w:rPr>
            <w:webHidden/>
          </w:rPr>
          <w:fldChar w:fldCharType="end"/>
        </w:r>
      </w:hyperlink>
    </w:p>
    <w:p w14:paraId="4A02228B" w14:textId="044E3E63" w:rsidR="00436E20" w:rsidRPr="00046F7B" w:rsidRDefault="00436E20" w:rsidP="00436E20">
      <w:pPr>
        <w:pStyle w:val="TOC2"/>
        <w:ind w:left="400"/>
        <w:rPr>
          <w:rFonts w:ascii="等线" w:eastAsia="等线" w:hAnsi="等线"/>
          <w:kern w:val="2"/>
        </w:rPr>
      </w:pPr>
      <w:hyperlink w:anchor="_Toc28603936" w:history="1">
        <w:r w:rsidRPr="00DD3E8B">
          <w:rPr>
            <w:rStyle w:val="af2"/>
          </w:rPr>
          <w:t>Fig. S22. Effects of casual candidate mutation on luciferase reporter activity.</w:t>
        </w:r>
        <w:r w:rsidRPr="00DD3E8B">
          <w:rPr>
            <w:webHidden/>
          </w:rPr>
          <w:tab/>
        </w:r>
        <w:r w:rsidRPr="00DD3E8B">
          <w:rPr>
            <w:webHidden/>
          </w:rPr>
          <w:fldChar w:fldCharType="begin"/>
        </w:r>
        <w:r w:rsidRPr="00DD3E8B">
          <w:rPr>
            <w:webHidden/>
          </w:rPr>
          <w:instrText xml:space="preserve"> PAGEREF _Toc28603936 \h </w:instrText>
        </w:r>
        <w:r w:rsidRPr="00DD3E8B">
          <w:rPr>
            <w:webHidden/>
          </w:rPr>
        </w:r>
        <w:r w:rsidRPr="00DD3E8B">
          <w:rPr>
            <w:webHidden/>
          </w:rPr>
          <w:fldChar w:fldCharType="separate"/>
        </w:r>
        <w:r w:rsidR="00CE4C27">
          <w:rPr>
            <w:webHidden/>
          </w:rPr>
          <w:t>87</w:t>
        </w:r>
        <w:r w:rsidRPr="00DD3E8B">
          <w:rPr>
            <w:webHidden/>
          </w:rPr>
          <w:fldChar w:fldCharType="end"/>
        </w:r>
      </w:hyperlink>
    </w:p>
    <w:p w14:paraId="4EF41B24" w14:textId="73586052" w:rsidR="00436E20" w:rsidRPr="00046F7B" w:rsidRDefault="00436E20" w:rsidP="00436E20">
      <w:pPr>
        <w:pStyle w:val="TOC2"/>
        <w:ind w:left="400"/>
        <w:rPr>
          <w:rFonts w:ascii="等线" w:eastAsia="等线" w:hAnsi="等线"/>
          <w:kern w:val="2"/>
        </w:rPr>
      </w:pPr>
      <w:hyperlink w:anchor="_Toc28603937" w:history="1">
        <w:r w:rsidRPr="00DD3E8B">
          <w:rPr>
            <w:rStyle w:val="af2"/>
          </w:rPr>
          <w:t xml:space="preserve">Fig. S23. Distribution of </w:t>
        </w:r>
        <w:r w:rsidRPr="00DD3E8B">
          <w:rPr>
            <w:rStyle w:val="af2"/>
            <w:i/>
          </w:rPr>
          <w:t>F</w:t>
        </w:r>
        <w:r w:rsidRPr="00DD3E8B">
          <w:rPr>
            <w:rStyle w:val="af2"/>
            <w:i/>
            <w:vertAlign w:val="subscript"/>
          </w:rPr>
          <w:t>ST</w:t>
        </w:r>
        <w:r w:rsidRPr="00DD3E8B">
          <w:rPr>
            <w:rStyle w:val="af2"/>
            <w:vertAlign w:val="subscript"/>
          </w:rPr>
          <w:t xml:space="preserve"> </w:t>
        </w:r>
        <w:r w:rsidRPr="00DD3E8B">
          <w:rPr>
            <w:rStyle w:val="af2"/>
          </w:rPr>
          <w:t>(fixation index), dxy and dfs (fixed difference sites) along Beijing duck scaffolds between mallard duck and spot-billed.</w:t>
        </w:r>
        <w:r w:rsidRPr="00DD3E8B">
          <w:rPr>
            <w:webHidden/>
          </w:rPr>
          <w:tab/>
        </w:r>
        <w:r w:rsidRPr="00DD3E8B">
          <w:rPr>
            <w:webHidden/>
          </w:rPr>
          <w:fldChar w:fldCharType="begin"/>
        </w:r>
        <w:r w:rsidRPr="00DD3E8B">
          <w:rPr>
            <w:webHidden/>
          </w:rPr>
          <w:instrText xml:space="preserve"> PAGEREF _Toc28603937 \h </w:instrText>
        </w:r>
        <w:r w:rsidRPr="00DD3E8B">
          <w:rPr>
            <w:webHidden/>
          </w:rPr>
        </w:r>
        <w:r w:rsidRPr="00DD3E8B">
          <w:rPr>
            <w:webHidden/>
          </w:rPr>
          <w:fldChar w:fldCharType="separate"/>
        </w:r>
        <w:r w:rsidR="00CE4C27">
          <w:rPr>
            <w:webHidden/>
          </w:rPr>
          <w:t>87</w:t>
        </w:r>
        <w:r w:rsidRPr="00DD3E8B">
          <w:rPr>
            <w:webHidden/>
          </w:rPr>
          <w:fldChar w:fldCharType="end"/>
        </w:r>
      </w:hyperlink>
    </w:p>
    <w:p w14:paraId="05C21C75" w14:textId="22C3CF4D" w:rsidR="00436E20" w:rsidRPr="00046F7B" w:rsidRDefault="00436E20" w:rsidP="00436E20">
      <w:pPr>
        <w:pStyle w:val="TOC2"/>
        <w:ind w:left="400"/>
        <w:rPr>
          <w:rFonts w:ascii="等线" w:eastAsia="等线" w:hAnsi="等线"/>
          <w:kern w:val="2"/>
        </w:rPr>
      </w:pPr>
      <w:hyperlink w:anchor="_Toc28603938" w:history="1">
        <w:r w:rsidRPr="00DD3E8B">
          <w:rPr>
            <w:rStyle w:val="af2"/>
          </w:rPr>
          <w:t>Fig. S24. Distribution of Tajima’D, positive end of z</w:t>
        </w:r>
        <w:r w:rsidRPr="00DD3E8B">
          <w:rPr>
            <w:rStyle w:val="af2"/>
            <w:i/>
          </w:rPr>
          <w:t>F</w:t>
        </w:r>
        <w:r w:rsidRPr="00DD3E8B">
          <w:rPr>
            <w:rStyle w:val="af2"/>
            <w:i/>
            <w:vertAlign w:val="subscript"/>
          </w:rPr>
          <w:t>ST</w:t>
        </w:r>
        <w:r w:rsidRPr="00DD3E8B">
          <w:rPr>
            <w:rStyle w:val="af2"/>
          </w:rPr>
          <w:t>, dxy, number of SNPs per window, nucleotide diversity (π) and zHp along scaffolds in ducks.</w:t>
        </w:r>
        <w:r w:rsidRPr="00DD3E8B">
          <w:rPr>
            <w:webHidden/>
          </w:rPr>
          <w:tab/>
        </w:r>
        <w:r w:rsidRPr="00DD3E8B">
          <w:rPr>
            <w:webHidden/>
          </w:rPr>
          <w:fldChar w:fldCharType="begin"/>
        </w:r>
        <w:r w:rsidRPr="00DD3E8B">
          <w:rPr>
            <w:webHidden/>
          </w:rPr>
          <w:instrText xml:space="preserve"> PAGEREF _Toc28603938 \h </w:instrText>
        </w:r>
        <w:r w:rsidRPr="00DD3E8B">
          <w:rPr>
            <w:webHidden/>
          </w:rPr>
        </w:r>
        <w:r w:rsidRPr="00DD3E8B">
          <w:rPr>
            <w:webHidden/>
          </w:rPr>
          <w:fldChar w:fldCharType="separate"/>
        </w:r>
        <w:r w:rsidR="00CE4C27">
          <w:rPr>
            <w:webHidden/>
          </w:rPr>
          <w:t>87</w:t>
        </w:r>
        <w:r w:rsidRPr="00DD3E8B">
          <w:rPr>
            <w:webHidden/>
          </w:rPr>
          <w:fldChar w:fldCharType="end"/>
        </w:r>
      </w:hyperlink>
    </w:p>
    <w:p w14:paraId="02CA68F5" w14:textId="58CCDA79" w:rsidR="00436E20" w:rsidRPr="00046F7B" w:rsidRDefault="00436E20" w:rsidP="00436E20">
      <w:pPr>
        <w:pStyle w:val="TOC2"/>
        <w:ind w:left="400"/>
        <w:rPr>
          <w:rFonts w:ascii="等线" w:eastAsia="等线" w:hAnsi="等线"/>
          <w:kern w:val="2"/>
        </w:rPr>
      </w:pPr>
      <w:hyperlink w:anchor="_Toc28603939" w:history="1">
        <w:r w:rsidRPr="00DD3E8B">
          <w:rPr>
            <w:rStyle w:val="af2"/>
          </w:rPr>
          <w:t xml:space="preserve">Fig. S25. Distribution of </w:t>
        </w:r>
        <w:r w:rsidRPr="00DD3E8B">
          <w:rPr>
            <w:rStyle w:val="af2"/>
            <w:i/>
          </w:rPr>
          <w:t>F</w:t>
        </w:r>
        <w:r w:rsidRPr="00DD3E8B">
          <w:rPr>
            <w:rStyle w:val="af2"/>
            <w:vertAlign w:val="subscript"/>
          </w:rPr>
          <w:t>ST</w:t>
        </w:r>
        <w:r w:rsidRPr="00DD3E8B">
          <w:rPr>
            <w:rStyle w:val="af2"/>
          </w:rPr>
          <w:t xml:space="preserve"> between the wild and the domestic duck lineage, and Hp in the domestic duck lineage.</w:t>
        </w:r>
        <w:r w:rsidRPr="00DD3E8B">
          <w:rPr>
            <w:webHidden/>
          </w:rPr>
          <w:tab/>
        </w:r>
        <w:r w:rsidRPr="00DD3E8B">
          <w:rPr>
            <w:webHidden/>
          </w:rPr>
          <w:fldChar w:fldCharType="begin"/>
        </w:r>
        <w:r w:rsidRPr="00DD3E8B">
          <w:rPr>
            <w:webHidden/>
          </w:rPr>
          <w:instrText xml:space="preserve"> PAGEREF _Toc28603939 \h </w:instrText>
        </w:r>
        <w:r w:rsidRPr="00DD3E8B">
          <w:rPr>
            <w:webHidden/>
          </w:rPr>
        </w:r>
        <w:r w:rsidRPr="00DD3E8B">
          <w:rPr>
            <w:webHidden/>
          </w:rPr>
          <w:fldChar w:fldCharType="separate"/>
        </w:r>
        <w:r w:rsidR="00CE4C27">
          <w:rPr>
            <w:webHidden/>
          </w:rPr>
          <w:t>88</w:t>
        </w:r>
        <w:r w:rsidRPr="00DD3E8B">
          <w:rPr>
            <w:webHidden/>
          </w:rPr>
          <w:fldChar w:fldCharType="end"/>
        </w:r>
      </w:hyperlink>
    </w:p>
    <w:p w14:paraId="2A29382D" w14:textId="2D717A83" w:rsidR="00436E20" w:rsidRPr="00046F7B" w:rsidRDefault="00436E20" w:rsidP="00436E20">
      <w:pPr>
        <w:pStyle w:val="TOC2"/>
        <w:ind w:left="400"/>
        <w:rPr>
          <w:rFonts w:ascii="等线" w:eastAsia="等线" w:hAnsi="等线"/>
          <w:kern w:val="2"/>
        </w:rPr>
      </w:pPr>
      <w:hyperlink w:anchor="_Toc28603941" w:history="1">
        <w:r w:rsidRPr="00DD3E8B">
          <w:rPr>
            <w:rStyle w:val="af2"/>
          </w:rPr>
          <w:t xml:space="preserve">Fig. S26. Distribution of </w:t>
        </w:r>
        <w:r w:rsidRPr="00DD3E8B">
          <w:rPr>
            <w:rStyle w:val="af2"/>
            <w:i/>
          </w:rPr>
          <w:t>F</w:t>
        </w:r>
        <w:r w:rsidRPr="00DD3E8B">
          <w:rPr>
            <w:rStyle w:val="af2"/>
            <w:i/>
            <w:vertAlign w:val="subscript"/>
          </w:rPr>
          <w:t>ST</w:t>
        </w:r>
        <w:r w:rsidRPr="00DD3E8B">
          <w:rPr>
            <w:rStyle w:val="af2"/>
          </w:rPr>
          <w:t>/z</w:t>
        </w:r>
        <w:r w:rsidRPr="00DD3E8B">
          <w:rPr>
            <w:rStyle w:val="af2"/>
            <w:i/>
          </w:rPr>
          <w:t>F</w:t>
        </w:r>
        <w:r w:rsidRPr="00DD3E8B">
          <w:rPr>
            <w:rStyle w:val="af2"/>
            <w:i/>
            <w:vertAlign w:val="subscript"/>
          </w:rPr>
          <w:t>ST</w:t>
        </w:r>
        <w:r w:rsidRPr="00DD3E8B">
          <w:rPr>
            <w:rStyle w:val="af2"/>
          </w:rPr>
          <w:t xml:space="preserve"> between the wild and the domestic duck lineage.</w:t>
        </w:r>
        <w:r w:rsidRPr="00DD3E8B">
          <w:rPr>
            <w:webHidden/>
          </w:rPr>
          <w:tab/>
        </w:r>
        <w:r w:rsidRPr="00DD3E8B">
          <w:rPr>
            <w:webHidden/>
          </w:rPr>
          <w:fldChar w:fldCharType="begin"/>
        </w:r>
        <w:r w:rsidRPr="00DD3E8B">
          <w:rPr>
            <w:webHidden/>
          </w:rPr>
          <w:instrText xml:space="preserve"> PAGEREF _Toc28603941 \h </w:instrText>
        </w:r>
        <w:r w:rsidRPr="00DD3E8B">
          <w:rPr>
            <w:webHidden/>
          </w:rPr>
        </w:r>
        <w:r w:rsidRPr="00DD3E8B">
          <w:rPr>
            <w:webHidden/>
          </w:rPr>
          <w:fldChar w:fldCharType="separate"/>
        </w:r>
        <w:r w:rsidR="00CE4C27">
          <w:rPr>
            <w:webHidden/>
          </w:rPr>
          <w:t>89</w:t>
        </w:r>
        <w:r w:rsidRPr="00DD3E8B">
          <w:rPr>
            <w:webHidden/>
          </w:rPr>
          <w:fldChar w:fldCharType="end"/>
        </w:r>
      </w:hyperlink>
    </w:p>
    <w:p w14:paraId="0A5CE088" w14:textId="40968651" w:rsidR="00436E20" w:rsidRPr="00046F7B" w:rsidRDefault="00436E20" w:rsidP="00436E20">
      <w:pPr>
        <w:pStyle w:val="TOC2"/>
        <w:ind w:left="400"/>
        <w:rPr>
          <w:rFonts w:ascii="等线" w:eastAsia="等线" w:hAnsi="等线"/>
          <w:kern w:val="2"/>
        </w:rPr>
      </w:pPr>
      <w:hyperlink w:anchor="_Toc28603942" w:history="1">
        <w:r w:rsidRPr="00DD3E8B">
          <w:rPr>
            <w:rStyle w:val="af2"/>
          </w:rPr>
          <w:t>Fig. S27. Distribution of Hp/zHp in the domestic duck lineage.</w:t>
        </w:r>
        <w:r w:rsidRPr="00DD3E8B">
          <w:rPr>
            <w:webHidden/>
          </w:rPr>
          <w:tab/>
        </w:r>
        <w:r w:rsidRPr="00DD3E8B">
          <w:rPr>
            <w:webHidden/>
          </w:rPr>
          <w:fldChar w:fldCharType="begin"/>
        </w:r>
        <w:r w:rsidRPr="00DD3E8B">
          <w:rPr>
            <w:webHidden/>
          </w:rPr>
          <w:instrText xml:space="preserve"> PAGEREF _Toc28603942 \h </w:instrText>
        </w:r>
        <w:r w:rsidRPr="00DD3E8B">
          <w:rPr>
            <w:webHidden/>
          </w:rPr>
        </w:r>
        <w:r w:rsidRPr="00DD3E8B">
          <w:rPr>
            <w:webHidden/>
          </w:rPr>
          <w:fldChar w:fldCharType="separate"/>
        </w:r>
        <w:r w:rsidR="00CE4C27">
          <w:rPr>
            <w:webHidden/>
          </w:rPr>
          <w:t>91</w:t>
        </w:r>
        <w:r w:rsidRPr="00DD3E8B">
          <w:rPr>
            <w:webHidden/>
          </w:rPr>
          <w:fldChar w:fldCharType="end"/>
        </w:r>
      </w:hyperlink>
    </w:p>
    <w:p w14:paraId="281E8525" w14:textId="7B9C4CF0" w:rsidR="00436E20" w:rsidRPr="00046F7B" w:rsidRDefault="00436E20" w:rsidP="00436E20">
      <w:pPr>
        <w:pStyle w:val="TOC2"/>
        <w:ind w:left="400"/>
        <w:rPr>
          <w:rFonts w:ascii="等线" w:eastAsia="等线" w:hAnsi="等线"/>
          <w:kern w:val="2"/>
        </w:rPr>
      </w:pPr>
      <w:hyperlink w:anchor="_Toc28603943" w:history="1">
        <w:r w:rsidRPr="00DD3E8B">
          <w:rPr>
            <w:rStyle w:val="af2"/>
          </w:rPr>
          <w:t>Fig. S28. Distribution of z</w:t>
        </w:r>
        <w:r w:rsidRPr="00DD3E8B">
          <w:rPr>
            <w:rStyle w:val="af2"/>
            <w:i/>
          </w:rPr>
          <w:t>F</w:t>
        </w:r>
        <w:r w:rsidRPr="00DD3E8B">
          <w:rPr>
            <w:rStyle w:val="af2"/>
            <w:i/>
            <w:vertAlign w:val="subscript"/>
          </w:rPr>
          <w:t>ST</w:t>
        </w:r>
        <w:r w:rsidRPr="00DD3E8B">
          <w:rPr>
            <w:rStyle w:val="af2"/>
          </w:rPr>
          <w:t xml:space="preserve"> and zHp in ducks.</w:t>
        </w:r>
        <w:r w:rsidRPr="00DD3E8B">
          <w:rPr>
            <w:webHidden/>
          </w:rPr>
          <w:tab/>
        </w:r>
        <w:r w:rsidRPr="00DD3E8B">
          <w:rPr>
            <w:webHidden/>
          </w:rPr>
          <w:fldChar w:fldCharType="begin"/>
        </w:r>
        <w:r w:rsidRPr="00DD3E8B">
          <w:rPr>
            <w:webHidden/>
          </w:rPr>
          <w:instrText xml:space="preserve"> PAGEREF _Toc28603943 \h </w:instrText>
        </w:r>
        <w:r w:rsidRPr="00DD3E8B">
          <w:rPr>
            <w:webHidden/>
          </w:rPr>
        </w:r>
        <w:r w:rsidRPr="00DD3E8B">
          <w:rPr>
            <w:webHidden/>
          </w:rPr>
          <w:fldChar w:fldCharType="separate"/>
        </w:r>
        <w:r w:rsidR="00CE4C27">
          <w:rPr>
            <w:webHidden/>
          </w:rPr>
          <w:t>92</w:t>
        </w:r>
        <w:r w:rsidRPr="00DD3E8B">
          <w:rPr>
            <w:webHidden/>
          </w:rPr>
          <w:fldChar w:fldCharType="end"/>
        </w:r>
      </w:hyperlink>
    </w:p>
    <w:p w14:paraId="35E697B6" w14:textId="667A340A" w:rsidR="00436E20" w:rsidRPr="00046F7B" w:rsidRDefault="00436E20" w:rsidP="00436E20">
      <w:pPr>
        <w:pStyle w:val="TOC2"/>
        <w:ind w:left="400"/>
        <w:rPr>
          <w:rFonts w:ascii="等线" w:eastAsia="等线" w:hAnsi="等线"/>
          <w:kern w:val="2"/>
        </w:rPr>
      </w:pPr>
      <w:hyperlink w:anchor="_Toc28603944" w:history="1">
        <w:r w:rsidRPr="00DD3E8B">
          <w:rPr>
            <w:rStyle w:val="af2"/>
          </w:rPr>
          <w:t>Fig. S29. Details of four putative selective sweep regions in the domestic duck lineage.</w:t>
        </w:r>
        <w:r w:rsidRPr="00DD3E8B">
          <w:rPr>
            <w:webHidden/>
          </w:rPr>
          <w:tab/>
        </w:r>
        <w:r w:rsidRPr="00DD3E8B">
          <w:rPr>
            <w:webHidden/>
          </w:rPr>
          <w:fldChar w:fldCharType="begin"/>
        </w:r>
        <w:r w:rsidRPr="00DD3E8B">
          <w:rPr>
            <w:webHidden/>
          </w:rPr>
          <w:instrText xml:space="preserve"> PAGEREF _Toc28603944 \h </w:instrText>
        </w:r>
        <w:r w:rsidRPr="00DD3E8B">
          <w:rPr>
            <w:webHidden/>
          </w:rPr>
        </w:r>
        <w:r w:rsidRPr="00DD3E8B">
          <w:rPr>
            <w:webHidden/>
          </w:rPr>
          <w:fldChar w:fldCharType="separate"/>
        </w:r>
        <w:r w:rsidR="00CE4C27">
          <w:rPr>
            <w:webHidden/>
          </w:rPr>
          <w:t>94</w:t>
        </w:r>
        <w:r w:rsidRPr="00DD3E8B">
          <w:rPr>
            <w:webHidden/>
          </w:rPr>
          <w:fldChar w:fldCharType="end"/>
        </w:r>
      </w:hyperlink>
    </w:p>
    <w:p w14:paraId="6A56EE97" w14:textId="0CAB2812" w:rsidR="00436E20" w:rsidRPr="00046F7B" w:rsidRDefault="00436E20" w:rsidP="00436E20">
      <w:pPr>
        <w:pStyle w:val="TOC2"/>
        <w:ind w:left="400"/>
        <w:rPr>
          <w:rFonts w:ascii="等线" w:eastAsia="等线" w:hAnsi="等线"/>
          <w:kern w:val="2"/>
        </w:rPr>
      </w:pPr>
      <w:hyperlink w:anchor="_Toc28603945" w:history="1">
        <w:r w:rsidRPr="00DD3E8B">
          <w:rPr>
            <w:rStyle w:val="af2"/>
          </w:rPr>
          <w:t>Fig. S30. Observation on genomic divergence values stratified by ΔDAF provide evidence of introgression between domestic and wild ducks.</w:t>
        </w:r>
        <w:r w:rsidRPr="00DD3E8B">
          <w:rPr>
            <w:webHidden/>
          </w:rPr>
          <w:tab/>
        </w:r>
        <w:r w:rsidRPr="00DD3E8B">
          <w:rPr>
            <w:webHidden/>
          </w:rPr>
          <w:fldChar w:fldCharType="begin"/>
        </w:r>
        <w:r w:rsidRPr="00DD3E8B">
          <w:rPr>
            <w:webHidden/>
          </w:rPr>
          <w:instrText xml:space="preserve"> PAGEREF _Toc28603945 \h </w:instrText>
        </w:r>
        <w:r w:rsidRPr="00DD3E8B">
          <w:rPr>
            <w:webHidden/>
          </w:rPr>
        </w:r>
        <w:r w:rsidRPr="00DD3E8B">
          <w:rPr>
            <w:webHidden/>
          </w:rPr>
          <w:fldChar w:fldCharType="separate"/>
        </w:r>
        <w:r w:rsidR="00CE4C27">
          <w:rPr>
            <w:webHidden/>
          </w:rPr>
          <w:t>94</w:t>
        </w:r>
        <w:r w:rsidRPr="00DD3E8B">
          <w:rPr>
            <w:webHidden/>
          </w:rPr>
          <w:fldChar w:fldCharType="end"/>
        </w:r>
      </w:hyperlink>
    </w:p>
    <w:p w14:paraId="240C1004" w14:textId="5F2FA713" w:rsidR="00436E20" w:rsidRPr="00046F7B" w:rsidRDefault="00436E20" w:rsidP="00436E20">
      <w:pPr>
        <w:pStyle w:val="TOC2"/>
        <w:ind w:left="400"/>
        <w:rPr>
          <w:rFonts w:ascii="等线" w:eastAsia="等线" w:hAnsi="等线"/>
          <w:kern w:val="2"/>
        </w:rPr>
      </w:pPr>
      <w:hyperlink w:anchor="_Toc28603946" w:history="1">
        <w:r w:rsidRPr="00DD3E8B">
          <w:rPr>
            <w:rStyle w:val="af2"/>
          </w:rPr>
          <w:t>Fig. S31. Absent evidence of introgression between mallard duck and spot-billed duck population based on ABBA-BABA analysis of mallard, spot-billed and domestic duck.</w:t>
        </w:r>
        <w:r w:rsidRPr="00DD3E8B">
          <w:rPr>
            <w:webHidden/>
          </w:rPr>
          <w:tab/>
        </w:r>
        <w:r w:rsidRPr="00DD3E8B">
          <w:rPr>
            <w:webHidden/>
          </w:rPr>
          <w:fldChar w:fldCharType="begin"/>
        </w:r>
        <w:r w:rsidRPr="00DD3E8B">
          <w:rPr>
            <w:webHidden/>
          </w:rPr>
          <w:instrText xml:space="preserve"> PAGEREF _Toc28603946 \h </w:instrText>
        </w:r>
        <w:r w:rsidRPr="00DD3E8B">
          <w:rPr>
            <w:webHidden/>
          </w:rPr>
        </w:r>
        <w:r w:rsidRPr="00DD3E8B">
          <w:rPr>
            <w:webHidden/>
          </w:rPr>
          <w:fldChar w:fldCharType="separate"/>
        </w:r>
        <w:r w:rsidR="00CE4C27">
          <w:rPr>
            <w:webHidden/>
          </w:rPr>
          <w:t>95</w:t>
        </w:r>
        <w:r w:rsidRPr="00DD3E8B">
          <w:rPr>
            <w:webHidden/>
          </w:rPr>
          <w:fldChar w:fldCharType="end"/>
        </w:r>
      </w:hyperlink>
    </w:p>
    <w:p w14:paraId="7DCF3846" w14:textId="4796985A" w:rsidR="00436E20" w:rsidRPr="00046F7B" w:rsidRDefault="00436E20" w:rsidP="00436E20">
      <w:pPr>
        <w:pStyle w:val="TOC1"/>
        <w:tabs>
          <w:tab w:val="right" w:leader="dot" w:pos="8296"/>
        </w:tabs>
        <w:rPr>
          <w:noProof/>
        </w:rPr>
      </w:pPr>
      <w:hyperlink w:anchor="_Toc28603948" w:history="1">
        <w:r w:rsidRPr="009D03CB">
          <w:rPr>
            <w:rStyle w:val="af2"/>
            <w:rFonts w:ascii="Times New Roman" w:hAnsi="Times New Roman"/>
            <w:noProof/>
          </w:rPr>
          <w:t>Supplementary Tables</w:t>
        </w:r>
        <w:r>
          <w:rPr>
            <w:noProof/>
            <w:webHidden/>
          </w:rPr>
          <w:tab/>
        </w:r>
        <w:r>
          <w:rPr>
            <w:noProof/>
            <w:webHidden/>
          </w:rPr>
          <w:fldChar w:fldCharType="begin"/>
        </w:r>
        <w:r>
          <w:rPr>
            <w:noProof/>
            <w:webHidden/>
          </w:rPr>
          <w:instrText xml:space="preserve"> PAGEREF _Toc28603948 \h </w:instrText>
        </w:r>
        <w:r>
          <w:rPr>
            <w:noProof/>
            <w:webHidden/>
          </w:rPr>
        </w:r>
        <w:r>
          <w:rPr>
            <w:noProof/>
            <w:webHidden/>
          </w:rPr>
          <w:fldChar w:fldCharType="separate"/>
        </w:r>
        <w:r w:rsidR="00CE4C27">
          <w:rPr>
            <w:noProof/>
            <w:webHidden/>
          </w:rPr>
          <w:t>1</w:t>
        </w:r>
        <w:r>
          <w:rPr>
            <w:noProof/>
            <w:webHidden/>
          </w:rPr>
          <w:fldChar w:fldCharType="end"/>
        </w:r>
      </w:hyperlink>
    </w:p>
    <w:p w14:paraId="11AED8EF" w14:textId="27173903" w:rsidR="00436E20" w:rsidRPr="00046F7B" w:rsidRDefault="00436E20" w:rsidP="00436E20">
      <w:pPr>
        <w:pStyle w:val="TOC2"/>
        <w:ind w:left="400"/>
        <w:rPr>
          <w:rFonts w:ascii="等线" w:eastAsia="等线" w:hAnsi="等线"/>
          <w:kern w:val="2"/>
        </w:rPr>
      </w:pPr>
      <w:hyperlink w:anchor="_Toc28603949" w:history="1">
        <w:r w:rsidRPr="009D03CB">
          <w:rPr>
            <w:rStyle w:val="af2"/>
          </w:rPr>
          <w:t>Table S1: Summary for whole-genome resequencing</w:t>
        </w:r>
        <w:r>
          <w:rPr>
            <w:webHidden/>
          </w:rPr>
          <w:tab/>
        </w:r>
        <w:r>
          <w:rPr>
            <w:webHidden/>
          </w:rPr>
          <w:fldChar w:fldCharType="begin"/>
        </w:r>
        <w:r>
          <w:rPr>
            <w:webHidden/>
          </w:rPr>
          <w:instrText xml:space="preserve"> PAGEREF _Toc28603949 \h </w:instrText>
        </w:r>
        <w:r>
          <w:rPr>
            <w:webHidden/>
          </w:rPr>
        </w:r>
        <w:r>
          <w:rPr>
            <w:webHidden/>
          </w:rPr>
          <w:fldChar w:fldCharType="separate"/>
        </w:r>
        <w:r w:rsidR="00CE4C27">
          <w:rPr>
            <w:webHidden/>
          </w:rPr>
          <w:t>1</w:t>
        </w:r>
        <w:r>
          <w:rPr>
            <w:webHidden/>
          </w:rPr>
          <w:fldChar w:fldCharType="end"/>
        </w:r>
      </w:hyperlink>
    </w:p>
    <w:p w14:paraId="7BC4F3E8" w14:textId="4541DD45" w:rsidR="00436E20" w:rsidRPr="00046F7B" w:rsidRDefault="00436E20" w:rsidP="00436E20">
      <w:pPr>
        <w:pStyle w:val="TOC2"/>
        <w:ind w:left="400"/>
        <w:rPr>
          <w:rFonts w:ascii="等线" w:eastAsia="等线" w:hAnsi="等线"/>
          <w:kern w:val="2"/>
        </w:rPr>
      </w:pPr>
      <w:hyperlink w:anchor="_Toc28603950" w:history="1">
        <w:r w:rsidRPr="009D03CB">
          <w:rPr>
            <w:rStyle w:val="af2"/>
          </w:rPr>
          <w:t>Table S2: Statistics of the reads in mallard and spot-billed genome assemblies</w:t>
        </w:r>
        <w:r>
          <w:rPr>
            <w:webHidden/>
          </w:rPr>
          <w:tab/>
        </w:r>
        <w:r>
          <w:rPr>
            <w:webHidden/>
          </w:rPr>
          <w:fldChar w:fldCharType="begin"/>
        </w:r>
        <w:r>
          <w:rPr>
            <w:webHidden/>
          </w:rPr>
          <w:instrText xml:space="preserve"> PAGEREF _Toc28603950 \h </w:instrText>
        </w:r>
        <w:r>
          <w:rPr>
            <w:webHidden/>
          </w:rPr>
        </w:r>
        <w:r>
          <w:rPr>
            <w:webHidden/>
          </w:rPr>
          <w:fldChar w:fldCharType="separate"/>
        </w:r>
        <w:r w:rsidR="00CE4C27">
          <w:rPr>
            <w:webHidden/>
          </w:rPr>
          <w:t>1</w:t>
        </w:r>
        <w:r>
          <w:rPr>
            <w:webHidden/>
          </w:rPr>
          <w:fldChar w:fldCharType="end"/>
        </w:r>
      </w:hyperlink>
    </w:p>
    <w:p w14:paraId="4DCDF621" w14:textId="4A0E2EC2" w:rsidR="00436E20" w:rsidRPr="00046F7B" w:rsidRDefault="00436E20" w:rsidP="00436E20">
      <w:pPr>
        <w:pStyle w:val="TOC2"/>
        <w:ind w:left="400"/>
        <w:rPr>
          <w:rFonts w:ascii="等线" w:eastAsia="等线" w:hAnsi="等线"/>
          <w:kern w:val="2"/>
        </w:rPr>
      </w:pPr>
      <w:hyperlink w:anchor="_Toc28603951" w:history="1">
        <w:r w:rsidRPr="009D03CB">
          <w:rPr>
            <w:rStyle w:val="af2"/>
          </w:rPr>
          <w:t xml:space="preserve">Table S3: Statistics of the three </w:t>
        </w:r>
        <w:r w:rsidRPr="009D03CB">
          <w:rPr>
            <w:rStyle w:val="af2"/>
            <w:i/>
          </w:rPr>
          <w:t>de novo</w:t>
        </w:r>
        <w:r w:rsidRPr="009D03CB">
          <w:rPr>
            <w:rStyle w:val="af2"/>
          </w:rPr>
          <w:t xml:space="preserve"> ducks assemblies</w:t>
        </w:r>
        <w:r>
          <w:rPr>
            <w:webHidden/>
          </w:rPr>
          <w:tab/>
        </w:r>
        <w:r>
          <w:rPr>
            <w:webHidden/>
          </w:rPr>
          <w:fldChar w:fldCharType="begin"/>
        </w:r>
        <w:r>
          <w:rPr>
            <w:webHidden/>
          </w:rPr>
          <w:instrText xml:space="preserve"> PAGEREF _Toc28603951 \h </w:instrText>
        </w:r>
        <w:r>
          <w:rPr>
            <w:webHidden/>
          </w:rPr>
        </w:r>
        <w:r>
          <w:rPr>
            <w:webHidden/>
          </w:rPr>
          <w:fldChar w:fldCharType="separate"/>
        </w:r>
        <w:r w:rsidR="00CE4C27">
          <w:rPr>
            <w:webHidden/>
          </w:rPr>
          <w:t>2</w:t>
        </w:r>
        <w:r>
          <w:rPr>
            <w:webHidden/>
          </w:rPr>
          <w:fldChar w:fldCharType="end"/>
        </w:r>
      </w:hyperlink>
    </w:p>
    <w:p w14:paraId="71682AB9" w14:textId="24BB2956" w:rsidR="00436E20" w:rsidRPr="00046F7B" w:rsidRDefault="00436E20" w:rsidP="00436E20">
      <w:pPr>
        <w:pStyle w:val="TOC2"/>
        <w:ind w:left="400"/>
        <w:rPr>
          <w:rFonts w:ascii="等线" w:eastAsia="等线" w:hAnsi="等线"/>
          <w:kern w:val="2"/>
        </w:rPr>
      </w:pPr>
      <w:hyperlink w:anchor="_Toc28603952" w:history="1">
        <w:r w:rsidRPr="009D03CB">
          <w:rPr>
            <w:rStyle w:val="af2"/>
          </w:rPr>
          <w:t>Table S4: Comparison in length and coverage of the mallard and the spot-billed genome using seven Beijing duck BAC sequences</w:t>
        </w:r>
        <w:r>
          <w:rPr>
            <w:webHidden/>
          </w:rPr>
          <w:tab/>
        </w:r>
        <w:r>
          <w:rPr>
            <w:webHidden/>
          </w:rPr>
          <w:fldChar w:fldCharType="begin"/>
        </w:r>
        <w:r>
          <w:rPr>
            <w:webHidden/>
          </w:rPr>
          <w:instrText xml:space="preserve"> PAGEREF _Toc28603952 \h </w:instrText>
        </w:r>
        <w:r>
          <w:rPr>
            <w:webHidden/>
          </w:rPr>
        </w:r>
        <w:r>
          <w:rPr>
            <w:webHidden/>
          </w:rPr>
          <w:fldChar w:fldCharType="separate"/>
        </w:r>
        <w:r w:rsidR="00CE4C27">
          <w:rPr>
            <w:webHidden/>
          </w:rPr>
          <w:t>2</w:t>
        </w:r>
        <w:r>
          <w:rPr>
            <w:webHidden/>
          </w:rPr>
          <w:fldChar w:fldCharType="end"/>
        </w:r>
      </w:hyperlink>
    </w:p>
    <w:p w14:paraId="443BFA23" w14:textId="5E822A63" w:rsidR="00436E20" w:rsidRPr="00046F7B" w:rsidRDefault="00436E20" w:rsidP="00436E20">
      <w:pPr>
        <w:pStyle w:val="TOC2"/>
        <w:ind w:left="400"/>
        <w:rPr>
          <w:rFonts w:ascii="等线" w:eastAsia="等线" w:hAnsi="等线"/>
          <w:kern w:val="2"/>
        </w:rPr>
      </w:pPr>
      <w:hyperlink w:anchor="_Toc28603953" w:history="1">
        <w:r w:rsidRPr="009D03CB">
          <w:rPr>
            <w:rStyle w:val="af2"/>
          </w:rPr>
          <w:t>Table S5: Evaluation of the mallard genome coverage using duck EST sequences</w:t>
        </w:r>
        <w:r>
          <w:rPr>
            <w:webHidden/>
          </w:rPr>
          <w:tab/>
        </w:r>
        <w:r>
          <w:rPr>
            <w:webHidden/>
          </w:rPr>
          <w:fldChar w:fldCharType="begin"/>
        </w:r>
        <w:r>
          <w:rPr>
            <w:webHidden/>
          </w:rPr>
          <w:instrText xml:space="preserve"> PAGEREF _Toc28603953 \h </w:instrText>
        </w:r>
        <w:r>
          <w:rPr>
            <w:webHidden/>
          </w:rPr>
        </w:r>
        <w:r>
          <w:rPr>
            <w:webHidden/>
          </w:rPr>
          <w:fldChar w:fldCharType="separate"/>
        </w:r>
        <w:r w:rsidR="00CE4C27">
          <w:rPr>
            <w:webHidden/>
          </w:rPr>
          <w:t>2</w:t>
        </w:r>
        <w:r>
          <w:rPr>
            <w:webHidden/>
          </w:rPr>
          <w:fldChar w:fldCharType="end"/>
        </w:r>
      </w:hyperlink>
    </w:p>
    <w:p w14:paraId="4BF7DF2A" w14:textId="382C06AD" w:rsidR="00436E20" w:rsidRPr="00046F7B" w:rsidRDefault="00436E20" w:rsidP="00436E20">
      <w:pPr>
        <w:pStyle w:val="TOC2"/>
        <w:ind w:left="400"/>
        <w:rPr>
          <w:rFonts w:ascii="等线" w:eastAsia="等线" w:hAnsi="等线"/>
          <w:kern w:val="2"/>
        </w:rPr>
      </w:pPr>
      <w:hyperlink w:anchor="_Toc28603954" w:history="1">
        <w:r w:rsidRPr="009D03CB">
          <w:rPr>
            <w:rStyle w:val="af2"/>
          </w:rPr>
          <w:t>Table S6: Evaluation of the spot-billed genome coverage using duck EST sequences</w:t>
        </w:r>
        <w:r>
          <w:rPr>
            <w:webHidden/>
          </w:rPr>
          <w:tab/>
        </w:r>
        <w:r>
          <w:rPr>
            <w:webHidden/>
          </w:rPr>
          <w:fldChar w:fldCharType="begin"/>
        </w:r>
        <w:r>
          <w:rPr>
            <w:webHidden/>
          </w:rPr>
          <w:instrText xml:space="preserve"> PAGEREF _Toc28603954 \h </w:instrText>
        </w:r>
        <w:r>
          <w:rPr>
            <w:webHidden/>
          </w:rPr>
        </w:r>
        <w:r>
          <w:rPr>
            <w:webHidden/>
          </w:rPr>
          <w:fldChar w:fldCharType="separate"/>
        </w:r>
        <w:r w:rsidR="00CE4C27">
          <w:rPr>
            <w:webHidden/>
          </w:rPr>
          <w:t>2</w:t>
        </w:r>
        <w:r>
          <w:rPr>
            <w:webHidden/>
          </w:rPr>
          <w:fldChar w:fldCharType="end"/>
        </w:r>
      </w:hyperlink>
    </w:p>
    <w:p w14:paraId="7F392EE9" w14:textId="4B69BA99" w:rsidR="00436E20" w:rsidRPr="00046F7B" w:rsidRDefault="00436E20" w:rsidP="00436E20">
      <w:pPr>
        <w:pStyle w:val="TOC2"/>
        <w:ind w:left="400"/>
        <w:rPr>
          <w:rFonts w:ascii="等线" w:eastAsia="等线" w:hAnsi="等线"/>
          <w:kern w:val="2"/>
        </w:rPr>
      </w:pPr>
      <w:hyperlink w:anchor="_Toc28603955" w:history="1">
        <w:r w:rsidRPr="009D03CB">
          <w:rPr>
            <w:rStyle w:val="af2"/>
          </w:rPr>
          <w:t>Table S7: Type and proportion of transposable elements(TEs) in the Mallard, Spot-billed, Beijing duck and chicken genome</w:t>
        </w:r>
        <w:r>
          <w:rPr>
            <w:webHidden/>
          </w:rPr>
          <w:tab/>
        </w:r>
        <w:r>
          <w:rPr>
            <w:webHidden/>
          </w:rPr>
          <w:fldChar w:fldCharType="begin"/>
        </w:r>
        <w:r>
          <w:rPr>
            <w:webHidden/>
          </w:rPr>
          <w:instrText xml:space="preserve"> PAGEREF _Toc28603955 \h </w:instrText>
        </w:r>
        <w:r>
          <w:rPr>
            <w:webHidden/>
          </w:rPr>
        </w:r>
        <w:r>
          <w:rPr>
            <w:webHidden/>
          </w:rPr>
          <w:fldChar w:fldCharType="separate"/>
        </w:r>
        <w:r w:rsidR="00CE4C27">
          <w:rPr>
            <w:webHidden/>
          </w:rPr>
          <w:t>3</w:t>
        </w:r>
        <w:r>
          <w:rPr>
            <w:webHidden/>
          </w:rPr>
          <w:fldChar w:fldCharType="end"/>
        </w:r>
      </w:hyperlink>
    </w:p>
    <w:p w14:paraId="4FC9ACFC" w14:textId="4F51E90C" w:rsidR="00436E20" w:rsidRPr="00046F7B" w:rsidRDefault="00436E20" w:rsidP="00436E20">
      <w:pPr>
        <w:pStyle w:val="TOC2"/>
        <w:ind w:left="400"/>
        <w:rPr>
          <w:rFonts w:ascii="等线" w:eastAsia="等线" w:hAnsi="等线"/>
          <w:kern w:val="2"/>
        </w:rPr>
      </w:pPr>
      <w:hyperlink w:anchor="_Toc28603956" w:history="1">
        <w:r w:rsidRPr="009D03CB">
          <w:rPr>
            <w:rStyle w:val="af2"/>
          </w:rPr>
          <w:t>Table S8: Gene annotation of the mallard and spot-billed reference gene sets using five protein databases</w:t>
        </w:r>
        <w:r>
          <w:rPr>
            <w:webHidden/>
          </w:rPr>
          <w:tab/>
        </w:r>
        <w:r>
          <w:rPr>
            <w:webHidden/>
          </w:rPr>
          <w:fldChar w:fldCharType="begin"/>
        </w:r>
        <w:r>
          <w:rPr>
            <w:webHidden/>
          </w:rPr>
          <w:instrText xml:space="preserve"> PAGEREF _Toc28603956 \h </w:instrText>
        </w:r>
        <w:r>
          <w:rPr>
            <w:webHidden/>
          </w:rPr>
        </w:r>
        <w:r>
          <w:rPr>
            <w:webHidden/>
          </w:rPr>
          <w:fldChar w:fldCharType="separate"/>
        </w:r>
        <w:r w:rsidR="00CE4C27">
          <w:rPr>
            <w:webHidden/>
          </w:rPr>
          <w:t>3</w:t>
        </w:r>
        <w:r>
          <w:rPr>
            <w:webHidden/>
          </w:rPr>
          <w:fldChar w:fldCharType="end"/>
        </w:r>
      </w:hyperlink>
    </w:p>
    <w:p w14:paraId="06FE21A2" w14:textId="32B8FCB4" w:rsidR="00436E20" w:rsidRPr="00046F7B" w:rsidRDefault="00436E20" w:rsidP="00436E20">
      <w:pPr>
        <w:pStyle w:val="TOC2"/>
        <w:ind w:left="400"/>
        <w:rPr>
          <w:rFonts w:ascii="等线" w:eastAsia="等线" w:hAnsi="等线"/>
          <w:kern w:val="2"/>
        </w:rPr>
      </w:pPr>
      <w:hyperlink w:anchor="_Toc28603957" w:history="1">
        <w:r w:rsidRPr="009D03CB">
          <w:rPr>
            <w:rStyle w:val="af2"/>
          </w:rPr>
          <w:t>Table S9: Gene family of two mammals and seven birds clustering by TreeFam</w:t>
        </w:r>
        <w:r>
          <w:rPr>
            <w:webHidden/>
          </w:rPr>
          <w:tab/>
        </w:r>
        <w:r>
          <w:rPr>
            <w:webHidden/>
          </w:rPr>
          <w:fldChar w:fldCharType="begin"/>
        </w:r>
        <w:r>
          <w:rPr>
            <w:webHidden/>
          </w:rPr>
          <w:instrText xml:space="preserve"> PAGEREF _Toc28603957 \h </w:instrText>
        </w:r>
        <w:r>
          <w:rPr>
            <w:webHidden/>
          </w:rPr>
        </w:r>
        <w:r>
          <w:rPr>
            <w:webHidden/>
          </w:rPr>
          <w:fldChar w:fldCharType="separate"/>
        </w:r>
        <w:r w:rsidR="00CE4C27">
          <w:rPr>
            <w:webHidden/>
          </w:rPr>
          <w:t>3</w:t>
        </w:r>
        <w:r>
          <w:rPr>
            <w:webHidden/>
          </w:rPr>
          <w:fldChar w:fldCharType="end"/>
        </w:r>
      </w:hyperlink>
    </w:p>
    <w:p w14:paraId="5E5CEE69" w14:textId="46AB5FD6" w:rsidR="00436E20" w:rsidRPr="00046F7B" w:rsidRDefault="00436E20" w:rsidP="00436E20">
      <w:pPr>
        <w:pStyle w:val="TOC2"/>
        <w:ind w:left="400"/>
        <w:rPr>
          <w:rFonts w:ascii="等线" w:eastAsia="等线" w:hAnsi="等线"/>
          <w:kern w:val="2"/>
        </w:rPr>
      </w:pPr>
      <w:hyperlink w:anchor="_Toc28603958" w:history="1">
        <w:r w:rsidRPr="009D03CB">
          <w:rPr>
            <w:rStyle w:val="af2"/>
          </w:rPr>
          <w:t>Table S10: Over represented GO terms (p-value &lt;0.001) of wild duck expanded gene families</w:t>
        </w:r>
        <w:r>
          <w:rPr>
            <w:webHidden/>
          </w:rPr>
          <w:tab/>
        </w:r>
        <w:r>
          <w:rPr>
            <w:webHidden/>
          </w:rPr>
          <w:fldChar w:fldCharType="begin"/>
        </w:r>
        <w:r>
          <w:rPr>
            <w:webHidden/>
          </w:rPr>
          <w:instrText xml:space="preserve"> PAGEREF _Toc28603958 \h </w:instrText>
        </w:r>
        <w:r>
          <w:rPr>
            <w:webHidden/>
          </w:rPr>
        </w:r>
        <w:r>
          <w:rPr>
            <w:webHidden/>
          </w:rPr>
          <w:fldChar w:fldCharType="separate"/>
        </w:r>
        <w:r w:rsidR="00CE4C27">
          <w:rPr>
            <w:webHidden/>
          </w:rPr>
          <w:t>4</w:t>
        </w:r>
        <w:r>
          <w:rPr>
            <w:webHidden/>
          </w:rPr>
          <w:fldChar w:fldCharType="end"/>
        </w:r>
      </w:hyperlink>
    </w:p>
    <w:p w14:paraId="2E331294" w14:textId="07CD9E64" w:rsidR="00436E20" w:rsidRPr="00046F7B" w:rsidRDefault="00436E20" w:rsidP="00436E20">
      <w:pPr>
        <w:pStyle w:val="TOC2"/>
        <w:ind w:left="400"/>
        <w:rPr>
          <w:rFonts w:ascii="等线" w:eastAsia="等线" w:hAnsi="等线"/>
          <w:kern w:val="2"/>
        </w:rPr>
      </w:pPr>
      <w:hyperlink w:anchor="_Toc28603959" w:history="1">
        <w:r w:rsidRPr="009D03CB">
          <w:rPr>
            <w:rStyle w:val="af2"/>
          </w:rPr>
          <w:t>Table S11: Tests for population mixture of mallard, spot-billed, Beijing and Shaoxing ducks</w:t>
        </w:r>
        <w:r>
          <w:rPr>
            <w:webHidden/>
          </w:rPr>
          <w:tab/>
        </w:r>
        <w:r>
          <w:rPr>
            <w:webHidden/>
          </w:rPr>
          <w:fldChar w:fldCharType="begin"/>
        </w:r>
        <w:r>
          <w:rPr>
            <w:webHidden/>
          </w:rPr>
          <w:instrText xml:space="preserve"> PAGEREF _Toc28603959 \h </w:instrText>
        </w:r>
        <w:r>
          <w:rPr>
            <w:webHidden/>
          </w:rPr>
        </w:r>
        <w:r>
          <w:rPr>
            <w:webHidden/>
          </w:rPr>
          <w:fldChar w:fldCharType="separate"/>
        </w:r>
        <w:r w:rsidR="00CE4C27">
          <w:rPr>
            <w:webHidden/>
          </w:rPr>
          <w:t>4</w:t>
        </w:r>
        <w:r>
          <w:rPr>
            <w:webHidden/>
          </w:rPr>
          <w:fldChar w:fldCharType="end"/>
        </w:r>
      </w:hyperlink>
    </w:p>
    <w:p w14:paraId="785C88D6" w14:textId="61148874" w:rsidR="00436E20" w:rsidRPr="00046F7B" w:rsidRDefault="00436E20" w:rsidP="00436E20">
      <w:pPr>
        <w:pStyle w:val="TOC2"/>
        <w:ind w:left="400"/>
        <w:rPr>
          <w:rFonts w:ascii="等线" w:eastAsia="等线" w:hAnsi="等线"/>
          <w:kern w:val="2"/>
        </w:rPr>
      </w:pPr>
      <w:hyperlink w:anchor="_Toc28603960" w:history="1">
        <w:r w:rsidRPr="009D03CB">
          <w:rPr>
            <w:rStyle w:val="af2"/>
          </w:rPr>
          <w:t>Table S12: Divergence without migration inferred parameters.</w:t>
        </w:r>
        <w:r>
          <w:rPr>
            <w:webHidden/>
          </w:rPr>
          <w:tab/>
        </w:r>
        <w:r>
          <w:rPr>
            <w:webHidden/>
          </w:rPr>
          <w:fldChar w:fldCharType="begin"/>
        </w:r>
        <w:r>
          <w:rPr>
            <w:webHidden/>
          </w:rPr>
          <w:instrText xml:space="preserve"> PAGEREF _Toc28603960 \h </w:instrText>
        </w:r>
        <w:r>
          <w:rPr>
            <w:webHidden/>
          </w:rPr>
        </w:r>
        <w:r>
          <w:rPr>
            <w:webHidden/>
          </w:rPr>
          <w:fldChar w:fldCharType="separate"/>
        </w:r>
        <w:r w:rsidR="00CE4C27">
          <w:rPr>
            <w:webHidden/>
          </w:rPr>
          <w:t>4</w:t>
        </w:r>
        <w:r>
          <w:rPr>
            <w:webHidden/>
          </w:rPr>
          <w:fldChar w:fldCharType="end"/>
        </w:r>
      </w:hyperlink>
    </w:p>
    <w:p w14:paraId="10FA681D" w14:textId="4E2886D1" w:rsidR="00436E20" w:rsidRPr="00046F7B" w:rsidRDefault="00436E20" w:rsidP="00436E20">
      <w:pPr>
        <w:pStyle w:val="TOC2"/>
        <w:ind w:left="400"/>
        <w:rPr>
          <w:rFonts w:ascii="等线" w:eastAsia="等线" w:hAnsi="等线"/>
          <w:kern w:val="2"/>
        </w:rPr>
      </w:pPr>
      <w:hyperlink w:anchor="_Toc28603961" w:history="1">
        <w:r w:rsidRPr="009D03CB">
          <w:rPr>
            <w:rStyle w:val="af2"/>
          </w:rPr>
          <w:t>Table S13: Summary of selective sweep regions in the wild duck lineage</w:t>
        </w:r>
        <w:r>
          <w:rPr>
            <w:webHidden/>
          </w:rPr>
          <w:tab/>
        </w:r>
        <w:r>
          <w:rPr>
            <w:webHidden/>
          </w:rPr>
          <w:fldChar w:fldCharType="begin"/>
        </w:r>
        <w:r>
          <w:rPr>
            <w:webHidden/>
          </w:rPr>
          <w:instrText xml:space="preserve"> PAGEREF _Toc28603961 \h </w:instrText>
        </w:r>
        <w:r>
          <w:rPr>
            <w:webHidden/>
          </w:rPr>
        </w:r>
        <w:r>
          <w:rPr>
            <w:webHidden/>
          </w:rPr>
          <w:fldChar w:fldCharType="separate"/>
        </w:r>
        <w:r w:rsidR="00CE4C27">
          <w:rPr>
            <w:webHidden/>
          </w:rPr>
          <w:t>4</w:t>
        </w:r>
        <w:r>
          <w:rPr>
            <w:webHidden/>
          </w:rPr>
          <w:fldChar w:fldCharType="end"/>
        </w:r>
      </w:hyperlink>
    </w:p>
    <w:p w14:paraId="7178E970" w14:textId="4C8D77E8" w:rsidR="00436E20" w:rsidRPr="00046F7B" w:rsidRDefault="00436E20" w:rsidP="00436E20">
      <w:pPr>
        <w:pStyle w:val="TOC2"/>
        <w:ind w:left="400"/>
        <w:rPr>
          <w:rFonts w:ascii="等线" w:eastAsia="等线" w:hAnsi="等线"/>
          <w:kern w:val="2"/>
        </w:rPr>
      </w:pPr>
      <w:hyperlink w:anchor="_Toc28603962" w:history="1">
        <w:r w:rsidRPr="009D03CB">
          <w:rPr>
            <w:rStyle w:val="af2"/>
          </w:rPr>
          <w:t>Table S14: Enriched gene ontology of positively selected genes in the wild duck lineage.</w:t>
        </w:r>
        <w:r>
          <w:rPr>
            <w:webHidden/>
          </w:rPr>
          <w:tab/>
        </w:r>
        <w:r>
          <w:rPr>
            <w:webHidden/>
          </w:rPr>
          <w:fldChar w:fldCharType="begin"/>
        </w:r>
        <w:r>
          <w:rPr>
            <w:webHidden/>
          </w:rPr>
          <w:instrText xml:space="preserve"> PAGEREF _Toc28603962 \h </w:instrText>
        </w:r>
        <w:r>
          <w:rPr>
            <w:webHidden/>
          </w:rPr>
        </w:r>
        <w:r>
          <w:rPr>
            <w:webHidden/>
          </w:rPr>
          <w:fldChar w:fldCharType="separate"/>
        </w:r>
        <w:r w:rsidR="00CE4C27">
          <w:rPr>
            <w:webHidden/>
          </w:rPr>
          <w:t>4</w:t>
        </w:r>
        <w:r>
          <w:rPr>
            <w:webHidden/>
          </w:rPr>
          <w:fldChar w:fldCharType="end"/>
        </w:r>
      </w:hyperlink>
    </w:p>
    <w:p w14:paraId="46A063C6" w14:textId="63F87253" w:rsidR="00436E20" w:rsidRPr="00046F7B" w:rsidRDefault="00436E20" w:rsidP="00436E20">
      <w:pPr>
        <w:pStyle w:val="TOC2"/>
        <w:ind w:left="400"/>
        <w:rPr>
          <w:rFonts w:ascii="等线" w:eastAsia="等线" w:hAnsi="等线"/>
          <w:kern w:val="2"/>
        </w:rPr>
      </w:pPr>
      <w:hyperlink w:anchor="_Toc28603963" w:history="1">
        <w:r w:rsidRPr="009D03CB">
          <w:rPr>
            <w:rStyle w:val="af2"/>
          </w:rPr>
          <w:t>Table S15: Enriched gene ontology in biological process terms of positively selected genes in wild duck lineage.</w:t>
        </w:r>
        <w:r>
          <w:rPr>
            <w:webHidden/>
          </w:rPr>
          <w:tab/>
        </w:r>
        <w:r>
          <w:rPr>
            <w:webHidden/>
          </w:rPr>
          <w:fldChar w:fldCharType="begin"/>
        </w:r>
        <w:r>
          <w:rPr>
            <w:webHidden/>
          </w:rPr>
          <w:instrText xml:space="preserve"> PAGEREF _Toc28603963 \h </w:instrText>
        </w:r>
        <w:r>
          <w:rPr>
            <w:webHidden/>
          </w:rPr>
        </w:r>
        <w:r>
          <w:rPr>
            <w:webHidden/>
          </w:rPr>
          <w:fldChar w:fldCharType="separate"/>
        </w:r>
        <w:r w:rsidR="00CE4C27">
          <w:rPr>
            <w:webHidden/>
          </w:rPr>
          <w:t>4</w:t>
        </w:r>
        <w:r>
          <w:rPr>
            <w:webHidden/>
          </w:rPr>
          <w:fldChar w:fldCharType="end"/>
        </w:r>
      </w:hyperlink>
    </w:p>
    <w:p w14:paraId="122086F6" w14:textId="3095B95B" w:rsidR="00436E20" w:rsidRPr="00046F7B" w:rsidRDefault="00436E20" w:rsidP="00436E20">
      <w:pPr>
        <w:pStyle w:val="TOC2"/>
        <w:ind w:left="400"/>
        <w:rPr>
          <w:rFonts w:ascii="等线" w:eastAsia="等线" w:hAnsi="等线"/>
          <w:kern w:val="2"/>
        </w:rPr>
      </w:pPr>
      <w:hyperlink w:anchor="_Toc28603964" w:history="1">
        <w:r w:rsidRPr="009D03CB">
          <w:rPr>
            <w:rStyle w:val="af2"/>
          </w:rPr>
          <w:t>Table S16: Information of variant sites being performed luciferase assay to evaluate the activity.</w:t>
        </w:r>
        <w:r>
          <w:rPr>
            <w:webHidden/>
          </w:rPr>
          <w:tab/>
        </w:r>
        <w:r>
          <w:rPr>
            <w:webHidden/>
          </w:rPr>
          <w:fldChar w:fldCharType="begin"/>
        </w:r>
        <w:r>
          <w:rPr>
            <w:webHidden/>
          </w:rPr>
          <w:instrText xml:space="preserve"> PAGEREF _Toc28603964 \h </w:instrText>
        </w:r>
        <w:r>
          <w:rPr>
            <w:webHidden/>
          </w:rPr>
        </w:r>
        <w:r>
          <w:rPr>
            <w:webHidden/>
          </w:rPr>
          <w:fldChar w:fldCharType="separate"/>
        </w:r>
        <w:r w:rsidR="00CE4C27">
          <w:rPr>
            <w:webHidden/>
          </w:rPr>
          <w:t>5</w:t>
        </w:r>
        <w:r>
          <w:rPr>
            <w:webHidden/>
          </w:rPr>
          <w:fldChar w:fldCharType="end"/>
        </w:r>
      </w:hyperlink>
    </w:p>
    <w:p w14:paraId="04E651A7" w14:textId="153A7A2F" w:rsidR="00436E20" w:rsidRPr="00046F7B" w:rsidRDefault="00436E20" w:rsidP="00436E20">
      <w:pPr>
        <w:pStyle w:val="TOC2"/>
        <w:ind w:left="400"/>
        <w:rPr>
          <w:rFonts w:ascii="等线" w:eastAsia="等线" w:hAnsi="等线"/>
          <w:kern w:val="2"/>
        </w:rPr>
      </w:pPr>
      <w:hyperlink w:anchor="_Toc28603965" w:history="1">
        <w:r w:rsidRPr="009D03CB">
          <w:rPr>
            <w:rStyle w:val="af2"/>
          </w:rPr>
          <w:t>Table S17: Mean values of population genomic parameters for Z-chromosome and autosomes in mallard and spot-billed</w:t>
        </w:r>
        <w:r>
          <w:rPr>
            <w:webHidden/>
          </w:rPr>
          <w:tab/>
        </w:r>
        <w:r>
          <w:rPr>
            <w:webHidden/>
          </w:rPr>
          <w:fldChar w:fldCharType="begin"/>
        </w:r>
        <w:r>
          <w:rPr>
            <w:webHidden/>
          </w:rPr>
          <w:instrText xml:space="preserve"> PAGEREF _Toc28603965 \h </w:instrText>
        </w:r>
        <w:r>
          <w:rPr>
            <w:webHidden/>
          </w:rPr>
        </w:r>
        <w:r>
          <w:rPr>
            <w:webHidden/>
          </w:rPr>
          <w:fldChar w:fldCharType="separate"/>
        </w:r>
        <w:r w:rsidR="00CE4C27">
          <w:rPr>
            <w:webHidden/>
          </w:rPr>
          <w:t>5</w:t>
        </w:r>
        <w:r>
          <w:rPr>
            <w:webHidden/>
          </w:rPr>
          <w:fldChar w:fldCharType="end"/>
        </w:r>
      </w:hyperlink>
    </w:p>
    <w:p w14:paraId="12D735AF" w14:textId="3BA34CB9" w:rsidR="00436E20" w:rsidRPr="00046F7B" w:rsidRDefault="00436E20" w:rsidP="00436E20">
      <w:pPr>
        <w:pStyle w:val="TOC2"/>
        <w:ind w:left="400"/>
        <w:rPr>
          <w:rFonts w:ascii="等线" w:eastAsia="等线" w:hAnsi="等线"/>
          <w:kern w:val="2"/>
        </w:rPr>
      </w:pPr>
      <w:hyperlink w:anchor="_Toc28603966" w:history="1">
        <w:r w:rsidRPr="009D03CB">
          <w:rPr>
            <w:rStyle w:val="af2"/>
          </w:rPr>
          <w:t xml:space="preserve">Table S18: Mean values of genomic parameters inside/outside high </w:t>
        </w:r>
        <w:r w:rsidRPr="009D03CB">
          <w:rPr>
            <w:rStyle w:val="af2"/>
            <w:i/>
          </w:rPr>
          <w:t>F</w:t>
        </w:r>
        <w:r w:rsidRPr="009D03CB">
          <w:rPr>
            <w:rStyle w:val="af2"/>
            <w:i/>
            <w:vertAlign w:val="subscript"/>
          </w:rPr>
          <w:t>ST</w:t>
        </w:r>
        <w:r w:rsidRPr="009D03CB">
          <w:rPr>
            <w:rStyle w:val="af2"/>
          </w:rPr>
          <w:t xml:space="preserve"> (between mallard and spot-billed ducks) regions in autosomes</w:t>
        </w:r>
        <w:r>
          <w:rPr>
            <w:webHidden/>
          </w:rPr>
          <w:tab/>
        </w:r>
        <w:r>
          <w:rPr>
            <w:webHidden/>
          </w:rPr>
          <w:fldChar w:fldCharType="begin"/>
        </w:r>
        <w:r>
          <w:rPr>
            <w:webHidden/>
          </w:rPr>
          <w:instrText xml:space="preserve"> PAGEREF _Toc28603966 \h </w:instrText>
        </w:r>
        <w:r>
          <w:rPr>
            <w:webHidden/>
          </w:rPr>
        </w:r>
        <w:r>
          <w:rPr>
            <w:webHidden/>
          </w:rPr>
          <w:fldChar w:fldCharType="separate"/>
        </w:r>
        <w:r w:rsidR="00CE4C27">
          <w:rPr>
            <w:webHidden/>
          </w:rPr>
          <w:t>5</w:t>
        </w:r>
        <w:r>
          <w:rPr>
            <w:webHidden/>
          </w:rPr>
          <w:fldChar w:fldCharType="end"/>
        </w:r>
      </w:hyperlink>
    </w:p>
    <w:p w14:paraId="65332F06" w14:textId="15D6A6B0" w:rsidR="00436E20" w:rsidRPr="00046F7B" w:rsidRDefault="00436E20" w:rsidP="00436E20">
      <w:pPr>
        <w:pStyle w:val="TOC2"/>
        <w:ind w:left="400"/>
        <w:rPr>
          <w:rFonts w:ascii="等线" w:eastAsia="等线" w:hAnsi="等线"/>
          <w:kern w:val="2"/>
        </w:rPr>
      </w:pPr>
      <w:hyperlink w:anchor="_Toc28603967" w:history="1">
        <w:r w:rsidRPr="009D03CB">
          <w:rPr>
            <w:rStyle w:val="af2"/>
          </w:rPr>
          <w:t>Table S19: Summary of domestic candidate regions (zHp&lt;-4 for autosomes, zHp&lt;-2 for Z-chromosomes)</w:t>
        </w:r>
        <w:r>
          <w:rPr>
            <w:webHidden/>
          </w:rPr>
          <w:tab/>
        </w:r>
        <w:r>
          <w:rPr>
            <w:webHidden/>
          </w:rPr>
          <w:fldChar w:fldCharType="begin"/>
        </w:r>
        <w:r>
          <w:rPr>
            <w:webHidden/>
          </w:rPr>
          <w:instrText xml:space="preserve"> PAGEREF _Toc28603967 \h </w:instrText>
        </w:r>
        <w:r>
          <w:rPr>
            <w:webHidden/>
          </w:rPr>
        </w:r>
        <w:r>
          <w:rPr>
            <w:webHidden/>
          </w:rPr>
          <w:fldChar w:fldCharType="separate"/>
        </w:r>
        <w:r w:rsidR="00CE4C27">
          <w:rPr>
            <w:webHidden/>
          </w:rPr>
          <w:t>5</w:t>
        </w:r>
        <w:r>
          <w:rPr>
            <w:webHidden/>
          </w:rPr>
          <w:fldChar w:fldCharType="end"/>
        </w:r>
      </w:hyperlink>
    </w:p>
    <w:p w14:paraId="779FD8B6" w14:textId="3F7BAE0F" w:rsidR="00436E20" w:rsidRPr="00046F7B" w:rsidRDefault="00436E20" w:rsidP="00436E20">
      <w:pPr>
        <w:pStyle w:val="TOC2"/>
        <w:ind w:left="400"/>
        <w:rPr>
          <w:rFonts w:ascii="等线" w:eastAsia="等线" w:hAnsi="等线"/>
          <w:kern w:val="2"/>
        </w:rPr>
      </w:pPr>
      <w:hyperlink w:anchor="_Toc28603968" w:history="1">
        <w:r w:rsidRPr="009D03CB">
          <w:rPr>
            <w:rStyle w:val="af2"/>
          </w:rPr>
          <w:t xml:space="preserve">Table S20: Summary of high </w:t>
        </w:r>
        <w:r w:rsidRPr="009D03CB">
          <w:rPr>
            <w:rStyle w:val="af2"/>
            <w:i/>
          </w:rPr>
          <w:t>F</w:t>
        </w:r>
        <w:r w:rsidRPr="009D03CB">
          <w:rPr>
            <w:rStyle w:val="af2"/>
            <w:i/>
            <w:vertAlign w:val="subscript"/>
          </w:rPr>
          <w:t>ST</w:t>
        </w:r>
        <w:r w:rsidRPr="009D03CB">
          <w:rPr>
            <w:rStyle w:val="af2"/>
          </w:rPr>
          <w:t xml:space="preserve"> regions between the wild and domestic duck lineage.</w:t>
        </w:r>
        <w:r>
          <w:rPr>
            <w:webHidden/>
          </w:rPr>
          <w:tab/>
        </w:r>
        <w:r>
          <w:rPr>
            <w:webHidden/>
          </w:rPr>
          <w:fldChar w:fldCharType="begin"/>
        </w:r>
        <w:r>
          <w:rPr>
            <w:webHidden/>
          </w:rPr>
          <w:instrText xml:space="preserve"> PAGEREF _Toc28603968 \h </w:instrText>
        </w:r>
        <w:r>
          <w:rPr>
            <w:webHidden/>
          </w:rPr>
        </w:r>
        <w:r>
          <w:rPr>
            <w:webHidden/>
          </w:rPr>
          <w:fldChar w:fldCharType="separate"/>
        </w:r>
        <w:r w:rsidR="00CE4C27">
          <w:rPr>
            <w:webHidden/>
          </w:rPr>
          <w:t>5</w:t>
        </w:r>
        <w:r>
          <w:rPr>
            <w:webHidden/>
          </w:rPr>
          <w:fldChar w:fldCharType="end"/>
        </w:r>
      </w:hyperlink>
    </w:p>
    <w:p w14:paraId="4A49AEA9" w14:textId="27293811" w:rsidR="00436E20" w:rsidRPr="00046F7B" w:rsidRDefault="00436E20" w:rsidP="00436E20">
      <w:pPr>
        <w:pStyle w:val="TOC2"/>
        <w:ind w:left="400"/>
        <w:rPr>
          <w:rFonts w:ascii="等线" w:eastAsia="等线" w:hAnsi="等线"/>
          <w:kern w:val="2"/>
        </w:rPr>
      </w:pPr>
      <w:hyperlink w:anchor="_Toc28603969" w:history="1">
        <w:r w:rsidRPr="009D03CB">
          <w:rPr>
            <w:rStyle w:val="af2"/>
          </w:rPr>
          <w:t>Table S21: Enriched gene ontology of positively selected genes in/close to domestic candidate regions.</w:t>
        </w:r>
        <w:r>
          <w:rPr>
            <w:webHidden/>
          </w:rPr>
          <w:tab/>
        </w:r>
        <w:r>
          <w:rPr>
            <w:webHidden/>
          </w:rPr>
          <w:fldChar w:fldCharType="begin"/>
        </w:r>
        <w:r>
          <w:rPr>
            <w:webHidden/>
          </w:rPr>
          <w:instrText xml:space="preserve"> PAGEREF _Toc28603969 \h </w:instrText>
        </w:r>
        <w:r>
          <w:rPr>
            <w:webHidden/>
          </w:rPr>
        </w:r>
        <w:r>
          <w:rPr>
            <w:webHidden/>
          </w:rPr>
          <w:fldChar w:fldCharType="separate"/>
        </w:r>
        <w:r w:rsidR="00CE4C27">
          <w:rPr>
            <w:webHidden/>
          </w:rPr>
          <w:t>6</w:t>
        </w:r>
        <w:r>
          <w:rPr>
            <w:webHidden/>
          </w:rPr>
          <w:fldChar w:fldCharType="end"/>
        </w:r>
      </w:hyperlink>
    </w:p>
    <w:p w14:paraId="07BE5CA5" w14:textId="29400D86" w:rsidR="00436E20" w:rsidRPr="00046F7B" w:rsidRDefault="00436E20" w:rsidP="00436E20">
      <w:pPr>
        <w:pStyle w:val="TOC2"/>
        <w:ind w:left="400"/>
        <w:rPr>
          <w:rFonts w:ascii="等线" w:eastAsia="等线" w:hAnsi="等线"/>
          <w:kern w:val="2"/>
        </w:rPr>
      </w:pPr>
      <w:hyperlink w:anchor="_Toc28603970" w:history="1">
        <w:r w:rsidRPr="009D03CB">
          <w:rPr>
            <w:rStyle w:val="af2"/>
          </w:rPr>
          <w:t>Table S22: Enriched gene ontology in biological process terms of positively selected genes in/close to domestic candidate regions.</w:t>
        </w:r>
        <w:r>
          <w:rPr>
            <w:webHidden/>
          </w:rPr>
          <w:tab/>
        </w:r>
        <w:r>
          <w:rPr>
            <w:webHidden/>
          </w:rPr>
          <w:fldChar w:fldCharType="begin"/>
        </w:r>
        <w:r>
          <w:rPr>
            <w:webHidden/>
          </w:rPr>
          <w:instrText xml:space="preserve"> PAGEREF _Toc28603970 \h </w:instrText>
        </w:r>
        <w:r>
          <w:rPr>
            <w:webHidden/>
          </w:rPr>
        </w:r>
        <w:r>
          <w:rPr>
            <w:webHidden/>
          </w:rPr>
          <w:fldChar w:fldCharType="separate"/>
        </w:r>
        <w:r w:rsidR="00CE4C27">
          <w:rPr>
            <w:webHidden/>
          </w:rPr>
          <w:t>6</w:t>
        </w:r>
        <w:r>
          <w:rPr>
            <w:webHidden/>
          </w:rPr>
          <w:fldChar w:fldCharType="end"/>
        </w:r>
      </w:hyperlink>
    </w:p>
    <w:p w14:paraId="2CF4D1DA" w14:textId="3474A2DC" w:rsidR="00436E20" w:rsidRPr="00046F7B" w:rsidRDefault="00436E20" w:rsidP="00436E20">
      <w:pPr>
        <w:pStyle w:val="TOC2"/>
        <w:ind w:left="400"/>
        <w:rPr>
          <w:rFonts w:ascii="等线" w:eastAsia="等线" w:hAnsi="等线"/>
          <w:kern w:val="2"/>
        </w:rPr>
      </w:pPr>
      <w:hyperlink w:anchor="_Toc28603971" w:history="1">
        <w:r w:rsidRPr="009D03CB">
          <w:rPr>
            <w:rStyle w:val="af2"/>
          </w:rPr>
          <w:t>Table S23. Averaged all ΔDAF (absolute ΔDAF) of windows inside/outside high differentiation regions.</w:t>
        </w:r>
        <w:r>
          <w:rPr>
            <w:webHidden/>
          </w:rPr>
          <w:tab/>
        </w:r>
        <w:r>
          <w:rPr>
            <w:webHidden/>
          </w:rPr>
          <w:fldChar w:fldCharType="begin"/>
        </w:r>
        <w:r>
          <w:rPr>
            <w:webHidden/>
          </w:rPr>
          <w:instrText xml:space="preserve"> PAGEREF _Toc28603971 \h </w:instrText>
        </w:r>
        <w:r>
          <w:rPr>
            <w:webHidden/>
          </w:rPr>
        </w:r>
        <w:r>
          <w:rPr>
            <w:webHidden/>
          </w:rPr>
          <w:fldChar w:fldCharType="separate"/>
        </w:r>
        <w:r w:rsidR="00CE4C27">
          <w:rPr>
            <w:webHidden/>
          </w:rPr>
          <w:t>6</w:t>
        </w:r>
        <w:r>
          <w:rPr>
            <w:webHidden/>
          </w:rPr>
          <w:fldChar w:fldCharType="end"/>
        </w:r>
      </w:hyperlink>
    </w:p>
    <w:p w14:paraId="47235C9B" w14:textId="6D87119A" w:rsidR="00436E20" w:rsidRPr="00046F7B" w:rsidRDefault="00436E20" w:rsidP="00436E20">
      <w:pPr>
        <w:pStyle w:val="TOC1"/>
        <w:tabs>
          <w:tab w:val="right" w:leader="dot" w:pos="8296"/>
        </w:tabs>
        <w:rPr>
          <w:noProof/>
        </w:rPr>
      </w:pPr>
      <w:hyperlink w:anchor="_Toc28603972" w:history="1">
        <w:r w:rsidRPr="009D03CB">
          <w:rPr>
            <w:rStyle w:val="af2"/>
            <w:rFonts w:ascii="Times New Roman" w:hAnsi="Times New Roman"/>
            <w:noProof/>
          </w:rPr>
          <w:t>Refe</w:t>
        </w:r>
        <w:r w:rsidRPr="009D03CB">
          <w:rPr>
            <w:rStyle w:val="af2"/>
            <w:rFonts w:ascii="Times New Roman" w:hAnsi="Times New Roman"/>
            <w:noProof/>
          </w:rPr>
          <w:t>r</w:t>
        </w:r>
        <w:r w:rsidRPr="009D03CB">
          <w:rPr>
            <w:rStyle w:val="af2"/>
            <w:rFonts w:ascii="Times New Roman" w:hAnsi="Times New Roman"/>
            <w:noProof/>
          </w:rPr>
          <w:t>ence</w:t>
        </w:r>
        <w:r>
          <w:rPr>
            <w:noProof/>
            <w:webHidden/>
          </w:rPr>
          <w:tab/>
        </w:r>
        <w:r>
          <w:rPr>
            <w:noProof/>
            <w:webHidden/>
          </w:rPr>
          <w:fldChar w:fldCharType="begin"/>
        </w:r>
        <w:r>
          <w:rPr>
            <w:noProof/>
            <w:webHidden/>
          </w:rPr>
          <w:instrText xml:space="preserve"> PAGEREF _Toc28603972 \h </w:instrText>
        </w:r>
        <w:r>
          <w:rPr>
            <w:noProof/>
            <w:webHidden/>
          </w:rPr>
        </w:r>
        <w:r>
          <w:rPr>
            <w:noProof/>
            <w:webHidden/>
          </w:rPr>
          <w:fldChar w:fldCharType="separate"/>
        </w:r>
        <w:r w:rsidR="00CE4C27">
          <w:rPr>
            <w:noProof/>
            <w:webHidden/>
          </w:rPr>
          <w:t>7</w:t>
        </w:r>
        <w:r>
          <w:rPr>
            <w:noProof/>
            <w:webHidden/>
          </w:rPr>
          <w:fldChar w:fldCharType="end"/>
        </w:r>
      </w:hyperlink>
    </w:p>
    <w:p w14:paraId="32A479EE" w14:textId="77777777" w:rsidR="00436E20" w:rsidRPr="003F264B" w:rsidRDefault="00436E20" w:rsidP="00436E20">
      <w:pPr>
        <w:pStyle w:val="TOC1"/>
        <w:tabs>
          <w:tab w:val="right" w:leader="dot" w:pos="8296"/>
        </w:tabs>
        <w:rPr>
          <w:rStyle w:val="af2"/>
        </w:rPr>
      </w:pPr>
      <w:r>
        <w:rPr>
          <w:b/>
          <w:bCs/>
          <w:lang w:val="zh-CN"/>
        </w:rPr>
        <w:fldChar w:fldCharType="end"/>
      </w:r>
    </w:p>
    <w:p w14:paraId="6AE66E35" w14:textId="77777777" w:rsidR="00436E20" w:rsidRDefault="00436E20" w:rsidP="00436E20">
      <w:pPr>
        <w:rPr>
          <w:rFonts w:ascii="Times New Roman" w:hAnsi="Times New Roman"/>
          <w:b/>
          <w:bCs/>
          <w:kern w:val="44"/>
          <w:sz w:val="24"/>
          <w:szCs w:val="24"/>
        </w:rPr>
      </w:pPr>
      <w:r>
        <w:rPr>
          <w:rFonts w:ascii="Times New Roman" w:hAnsi="Times New Roman"/>
          <w:sz w:val="24"/>
          <w:szCs w:val="24"/>
        </w:rPr>
        <w:br w:type="page"/>
      </w:r>
    </w:p>
    <w:p w14:paraId="251EE3C9" w14:textId="77777777" w:rsidR="00436E20" w:rsidRPr="00066A4C" w:rsidRDefault="00436E20" w:rsidP="00436E20">
      <w:pPr>
        <w:pStyle w:val="1"/>
        <w:spacing w:line="360" w:lineRule="auto"/>
        <w:rPr>
          <w:rFonts w:ascii="Times New Roman" w:hAnsi="Times New Roman"/>
          <w:sz w:val="24"/>
          <w:szCs w:val="24"/>
        </w:rPr>
      </w:pPr>
      <w:bookmarkStart w:id="81" w:name="_Toc28603883"/>
      <w:bookmarkEnd w:id="77"/>
      <w:r>
        <w:rPr>
          <w:rFonts w:ascii="Times New Roman" w:hAnsi="Times New Roman"/>
          <w:sz w:val="24"/>
          <w:szCs w:val="24"/>
        </w:rPr>
        <w:lastRenderedPageBreak/>
        <w:t>Supplementary text</w:t>
      </w:r>
      <w:bookmarkEnd w:id="81"/>
    </w:p>
    <w:p w14:paraId="2D156BAA" w14:textId="77777777" w:rsidR="00436E20" w:rsidRDefault="00436E20" w:rsidP="00436E20">
      <w:pPr>
        <w:pStyle w:val="1"/>
        <w:numPr>
          <w:ilvl w:val="0"/>
          <w:numId w:val="7"/>
        </w:numPr>
        <w:spacing w:before="340" w:after="330"/>
        <w:jc w:val="both"/>
        <w:rPr>
          <w:rFonts w:ascii="Times New Roman" w:hAnsi="Times New Roman"/>
          <w:sz w:val="24"/>
          <w:szCs w:val="24"/>
        </w:rPr>
      </w:pPr>
      <w:bookmarkStart w:id="82" w:name="_Toc486198196"/>
      <w:bookmarkStart w:id="83" w:name="_Toc28603884"/>
      <w:r w:rsidRPr="00066A4C">
        <w:rPr>
          <w:rFonts w:ascii="Times New Roman" w:hAnsi="Times New Roman"/>
          <w:sz w:val="24"/>
          <w:szCs w:val="24"/>
        </w:rPr>
        <w:t>Genome sequencing and assembly</w:t>
      </w:r>
      <w:bookmarkEnd w:id="78"/>
      <w:bookmarkEnd w:id="82"/>
      <w:bookmarkEnd w:id="83"/>
    </w:p>
    <w:p w14:paraId="29D023D6" w14:textId="77777777" w:rsidR="00436E20" w:rsidRDefault="00436E20" w:rsidP="00436E20">
      <w:pPr>
        <w:rPr>
          <w:rFonts w:ascii="Times New Roman" w:hAnsi="Times New Roman"/>
          <w:sz w:val="24"/>
          <w:szCs w:val="24"/>
        </w:rPr>
      </w:pPr>
      <w:r>
        <w:rPr>
          <w:rFonts w:ascii="Times New Roman" w:hAnsi="Times New Roman" w:hint="eastAsia"/>
          <w:sz w:val="24"/>
          <w:szCs w:val="24"/>
        </w:rPr>
        <w:t>We generated 262.45</w:t>
      </w:r>
      <w:r w:rsidRPr="00FC0F91">
        <w:rPr>
          <w:rFonts w:ascii="Times New Roman" w:hAnsi="Times New Roman"/>
          <w:sz w:val="24"/>
          <w:szCs w:val="24"/>
        </w:rPr>
        <w:t xml:space="preserve"> Gb</w:t>
      </w:r>
      <w:r w:rsidRPr="00FC0F91">
        <w:rPr>
          <w:rFonts w:ascii="Times New Roman" w:hAnsi="Times New Roman" w:hint="eastAsia"/>
          <w:sz w:val="24"/>
          <w:szCs w:val="24"/>
        </w:rPr>
        <w:t xml:space="preserve"> (</w:t>
      </w:r>
      <w:r w:rsidRPr="00FC0F91">
        <w:rPr>
          <w:rFonts w:ascii="Times New Roman" w:hAnsi="Times New Roman"/>
          <w:sz w:val="24"/>
          <w:szCs w:val="24"/>
        </w:rPr>
        <w:t>~</w:t>
      </w:r>
      <w:r w:rsidRPr="00FC0F91">
        <w:rPr>
          <w:rFonts w:ascii="Times New Roman" w:hAnsi="Times New Roman" w:hint="eastAsia"/>
          <w:sz w:val="24"/>
          <w:szCs w:val="24"/>
        </w:rPr>
        <w:t>209</w:t>
      </w:r>
      <w:r w:rsidRPr="00FC0F91">
        <w:rPr>
          <w:rFonts w:ascii="Times New Roman" w:hAnsi="Times New Roman"/>
          <w:sz w:val="24"/>
          <w:szCs w:val="24"/>
        </w:rPr>
        <w:t>-fold</w:t>
      </w:r>
      <w:r w:rsidRPr="00FC0F91">
        <w:rPr>
          <w:rFonts w:ascii="Times New Roman" w:hAnsi="Times New Roman" w:hint="eastAsia"/>
          <w:sz w:val="24"/>
          <w:szCs w:val="24"/>
        </w:rPr>
        <w:t>)</w:t>
      </w:r>
      <w:r>
        <w:rPr>
          <w:rFonts w:ascii="Times New Roman" w:hAnsi="Times New Roman" w:hint="eastAsia"/>
          <w:sz w:val="24"/>
          <w:szCs w:val="24"/>
        </w:rPr>
        <w:t xml:space="preserve"> pair-end reads of a female mallard duck</w:t>
      </w:r>
      <w:r>
        <w:rPr>
          <w:rFonts w:ascii="Times New Roman" w:hAnsi="Times New Roman"/>
          <w:sz w:val="24"/>
          <w:szCs w:val="24"/>
        </w:rPr>
        <w:t xml:space="preserve"> </w:t>
      </w:r>
      <w:r w:rsidRPr="00FC0F91">
        <w:rPr>
          <w:rFonts w:ascii="Times New Roman" w:hAnsi="Times New Roman" w:hint="eastAsia"/>
          <w:sz w:val="24"/>
          <w:szCs w:val="24"/>
        </w:rPr>
        <w:t xml:space="preserve">and </w:t>
      </w:r>
      <w:r w:rsidRPr="00FC0F91">
        <w:rPr>
          <w:rFonts w:ascii="Times New Roman" w:hAnsi="Times New Roman"/>
          <w:sz w:val="24"/>
          <w:szCs w:val="24"/>
        </w:rPr>
        <w:t>275.20</w:t>
      </w:r>
      <w:r w:rsidRPr="00FC0F91">
        <w:rPr>
          <w:rFonts w:ascii="Times New Roman" w:hAnsi="Times New Roman" w:hint="eastAsia"/>
          <w:sz w:val="24"/>
          <w:szCs w:val="24"/>
        </w:rPr>
        <w:t xml:space="preserve"> Gb</w:t>
      </w:r>
      <w:r>
        <w:rPr>
          <w:rFonts w:ascii="Times New Roman" w:hAnsi="Times New Roman" w:hint="eastAsia"/>
          <w:sz w:val="24"/>
          <w:szCs w:val="24"/>
        </w:rPr>
        <w:t xml:space="preserve"> pair-end reads (</w:t>
      </w:r>
      <w:r w:rsidRPr="00FC0F91">
        <w:rPr>
          <w:rFonts w:ascii="Times New Roman" w:hAnsi="Times New Roman"/>
          <w:sz w:val="24"/>
          <w:szCs w:val="24"/>
        </w:rPr>
        <w:t>~220-fold</w:t>
      </w:r>
      <w:r>
        <w:rPr>
          <w:rFonts w:ascii="Times New Roman" w:hAnsi="Times New Roman" w:hint="eastAsia"/>
          <w:sz w:val="24"/>
          <w:szCs w:val="24"/>
        </w:rPr>
        <w:t xml:space="preserve">) of </w:t>
      </w:r>
      <w:r>
        <w:rPr>
          <w:rFonts w:ascii="Times New Roman" w:hAnsi="Times New Roman"/>
          <w:sz w:val="24"/>
          <w:szCs w:val="24"/>
        </w:rPr>
        <w:t xml:space="preserve">a female </w:t>
      </w:r>
      <w:r>
        <w:rPr>
          <w:rFonts w:ascii="Times New Roman" w:hAnsi="Times New Roman" w:hint="eastAsia"/>
          <w:sz w:val="24"/>
          <w:szCs w:val="24"/>
        </w:rPr>
        <w:t>spot-billed duck, respectively (</w:t>
      </w:r>
      <w:r>
        <w:rPr>
          <w:rFonts w:ascii="Times New Roman" w:hAnsi="Times New Roman"/>
          <w:sz w:val="24"/>
          <w:szCs w:val="24"/>
        </w:rPr>
        <w:t>Table S</w:t>
      </w:r>
      <w:proofErr w:type="gramStart"/>
      <w:r>
        <w:rPr>
          <w:rFonts w:ascii="Times New Roman" w:hAnsi="Times New Roman"/>
          <w:sz w:val="24"/>
          <w:szCs w:val="24"/>
        </w:rPr>
        <w:t>2,Fig.</w:t>
      </w:r>
      <w:proofErr w:type="gramEnd"/>
      <w:r>
        <w:rPr>
          <w:rFonts w:ascii="Times New Roman" w:hAnsi="Times New Roman"/>
          <w:sz w:val="24"/>
          <w:szCs w:val="24"/>
        </w:rPr>
        <w:t xml:space="preserve"> S2-S3</w:t>
      </w:r>
      <w:r>
        <w:rPr>
          <w:rFonts w:ascii="Times New Roman" w:hAnsi="Times New Roman" w:hint="eastAsia"/>
          <w:sz w:val="24"/>
          <w:szCs w:val="24"/>
        </w:rPr>
        <w:t>). Using methods similar to those applied to the Beijing duck genome</w:t>
      </w:r>
      <w:r>
        <w:rPr>
          <w:rFonts w:ascii="Times New Roman" w:hAnsi="Times New Roman"/>
          <w:sz w:val="24"/>
          <w:szCs w:val="24"/>
        </w:rPr>
        <w:t xml:space="preserve"> </w:t>
      </w:r>
      <w:r>
        <w:rPr>
          <w:rFonts w:ascii="Times New Roman" w:hAnsi="Times New Roman"/>
          <w:sz w:val="24"/>
          <w:szCs w:val="24"/>
        </w:rPr>
        <w:fldChar w:fldCharType="begin"/>
      </w:r>
      <w:r>
        <w:rPr>
          <w:rFonts w:ascii="Times New Roman" w:hAnsi="Times New Roman"/>
          <w:sz w:val="24"/>
          <w:szCs w:val="24"/>
        </w:rPr>
        <w:instrText xml:space="preserve"> ADDIN EN.CITE &lt;EndNote&gt;&lt;Cite&gt;&lt;Author&gt;Huang&lt;/Author&gt;&lt;Year&gt;2013&lt;/Year&gt;&lt;RecNum&gt;21&lt;/RecNum&gt;&lt;DisplayText&gt;(Yinhua Huang et al., 2013)&lt;/DisplayText&gt;&lt;record&gt;&lt;rec-number&gt;21&lt;/rec-number&gt;&lt;foreign-keys&gt;&lt;key app="EN" db-id="zd9vrr9r4sxpvoex0z2x0seo95tx9fexr95t" timestamp="1486224924"&gt;21&lt;/key&gt;&lt;/foreign-keys&gt;&lt;ref-type name="Journal Article"&gt;17&lt;/ref-type&gt;&lt;contributors&gt;&lt;authors&gt;&lt;author&gt;Huang, Yinhua&lt;/author&gt;&lt;author&gt;Li, Yingrui&lt;/author&gt;&lt;author&gt;Burt, David W&lt;/author&gt;&lt;author&gt;Chen, Hualan&lt;/author&gt;&lt;author&gt;Zhang, Yong&lt;/author&gt;&lt;author&gt;Qian, Wubin&lt;/author&gt;&lt;author&gt;Kim, Heebal&lt;/author&gt;&lt;author&gt;Gan, Shangquan&lt;/author&gt;&lt;author&gt;Zhao, Yiqiang&lt;/author&gt;&lt;author&gt;Li, Jianwen&lt;/author&gt;&lt;/authors&gt;&lt;/contributors&gt;&lt;titles&gt;&lt;title&gt;The duck genome and transcriptome provide insight into an avian influenza virus reservoir species&lt;/title&gt;&lt;secondary-title&gt;Nature genetics&lt;/secondary-title&gt;&lt;/titles&gt;&lt;periodical&gt;&lt;full-title&gt;Nature genetics&lt;/full-title&gt;&lt;/periodical&gt;&lt;pages&gt;776-783&lt;/pages&gt;&lt;volume&gt;45&lt;/volume&gt;&lt;number&gt;7&lt;/number&gt;&lt;dates&gt;&lt;year&gt;2013&lt;/year&gt;&lt;/dates&gt;&lt;isbn&gt;1061-4036&lt;/isbn&gt;&lt;urls&gt;&lt;/urls&gt;&lt;/record&gt;&lt;/Cite&gt;&lt;/EndNote&gt;</w:instrText>
      </w:r>
      <w:r>
        <w:rPr>
          <w:rFonts w:ascii="Times New Roman" w:hAnsi="Times New Roman"/>
          <w:sz w:val="24"/>
          <w:szCs w:val="24"/>
        </w:rPr>
        <w:fldChar w:fldCharType="separate"/>
      </w:r>
      <w:r>
        <w:rPr>
          <w:rFonts w:ascii="Times New Roman" w:hAnsi="Times New Roman"/>
          <w:noProof/>
          <w:sz w:val="24"/>
          <w:szCs w:val="24"/>
        </w:rPr>
        <w:t>(</w:t>
      </w:r>
      <w:hyperlink w:anchor="_ENREF_20" w:tooltip="Huang, 2013 #21" w:history="1">
        <w:r>
          <w:rPr>
            <w:rFonts w:ascii="Times New Roman" w:hAnsi="Times New Roman"/>
            <w:noProof/>
            <w:sz w:val="24"/>
            <w:szCs w:val="24"/>
          </w:rPr>
          <w:t>Yinhua Huang et al., 2013</w:t>
        </w:r>
      </w:hyperlink>
      <w:r>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sz w:val="24"/>
          <w:szCs w:val="24"/>
        </w:rPr>
        <w:t xml:space="preserve">, </w:t>
      </w:r>
      <w:r>
        <w:rPr>
          <w:rFonts w:ascii="Times New Roman" w:hAnsi="Times New Roman" w:hint="eastAsia"/>
          <w:sz w:val="24"/>
          <w:szCs w:val="24"/>
        </w:rPr>
        <w:t xml:space="preserve">we generated a high-quality mallard assembly consisting of </w:t>
      </w:r>
      <w:r w:rsidRPr="00EE2A10">
        <w:rPr>
          <w:rFonts w:ascii="Times New Roman" w:hAnsi="Times New Roman" w:hint="eastAsia"/>
          <w:sz w:val="24"/>
          <w:szCs w:val="24"/>
        </w:rPr>
        <w:t>61</w:t>
      </w:r>
      <w:r>
        <w:rPr>
          <w:rFonts w:ascii="Times New Roman" w:hAnsi="Times New Roman"/>
          <w:sz w:val="24"/>
          <w:szCs w:val="24"/>
        </w:rPr>
        <w:t>,</w:t>
      </w:r>
      <w:r w:rsidRPr="00EE2A10">
        <w:rPr>
          <w:rFonts w:ascii="Times New Roman" w:hAnsi="Times New Roman" w:hint="eastAsia"/>
          <w:sz w:val="24"/>
          <w:szCs w:val="24"/>
        </w:rPr>
        <w:t>591</w:t>
      </w:r>
      <w:r>
        <w:rPr>
          <w:rFonts w:ascii="Times New Roman" w:hAnsi="Times New Roman" w:hint="eastAsia"/>
          <w:sz w:val="24"/>
          <w:szCs w:val="24"/>
        </w:rPr>
        <w:t xml:space="preserve"> scaffolds and covering 1.2</w:t>
      </w:r>
      <w:r>
        <w:rPr>
          <w:rFonts w:ascii="Times New Roman" w:hAnsi="Times New Roman"/>
          <w:sz w:val="24"/>
          <w:szCs w:val="24"/>
        </w:rPr>
        <w:t>7</w:t>
      </w:r>
      <w:r>
        <w:rPr>
          <w:rFonts w:ascii="Times New Roman" w:hAnsi="Times New Roman" w:hint="eastAsia"/>
          <w:sz w:val="24"/>
          <w:szCs w:val="24"/>
        </w:rPr>
        <w:t xml:space="preserve"> Gb, and estimated this assembly having a heterozygosity rate </w:t>
      </w:r>
      <w:r w:rsidRPr="00EE2A10">
        <w:rPr>
          <w:rFonts w:ascii="Times New Roman" w:hAnsi="Times New Roman" w:hint="eastAsia"/>
          <w:sz w:val="24"/>
          <w:szCs w:val="24"/>
        </w:rPr>
        <w:t>3.</w:t>
      </w:r>
      <w:r w:rsidRPr="00EE2A10">
        <w:rPr>
          <w:rFonts w:ascii="Times New Roman" w:hAnsi="Times New Roman"/>
          <w:sz w:val="24"/>
          <w:szCs w:val="24"/>
        </w:rPr>
        <w:t>61</w:t>
      </w:r>
      <w:r w:rsidRPr="00EE2A10">
        <w:rPr>
          <w:rFonts w:ascii="宋体" w:eastAsia="宋体" w:hAnsi="宋体" w:hint="eastAsia"/>
          <w:sz w:val="24"/>
          <w:szCs w:val="24"/>
        </w:rPr>
        <w:t>×</w:t>
      </w:r>
      <w:r w:rsidRPr="00EE2A10">
        <w:rPr>
          <w:rFonts w:ascii="Times New Roman" w:hAnsi="Times New Roman"/>
          <w:sz w:val="24"/>
          <w:szCs w:val="24"/>
        </w:rPr>
        <w:t>10</w:t>
      </w:r>
      <w:r w:rsidRPr="00EE2A10">
        <w:rPr>
          <w:rFonts w:ascii="Times New Roman" w:hAnsi="Times New Roman"/>
          <w:sz w:val="24"/>
          <w:szCs w:val="24"/>
          <w:vertAlign w:val="superscript"/>
        </w:rPr>
        <w:t>-3</w:t>
      </w:r>
      <w:r w:rsidRPr="00EE2A10">
        <w:rPr>
          <w:rFonts w:ascii="Times New Roman" w:hAnsi="Times New Roman"/>
          <w:sz w:val="24"/>
          <w:szCs w:val="24"/>
        </w:rPr>
        <w:t xml:space="preserve"> </w:t>
      </w:r>
      <w:r>
        <w:rPr>
          <w:rFonts w:ascii="Times New Roman" w:hAnsi="Times New Roman" w:hint="eastAsia"/>
          <w:sz w:val="24"/>
          <w:szCs w:val="24"/>
        </w:rPr>
        <w:t xml:space="preserve">higher than the </w:t>
      </w:r>
      <w:r>
        <w:rPr>
          <w:rFonts w:ascii="Times New Roman" w:hAnsi="Times New Roman"/>
          <w:sz w:val="24"/>
          <w:szCs w:val="24"/>
        </w:rPr>
        <w:t>corresponding</w:t>
      </w:r>
      <w:r>
        <w:rPr>
          <w:rFonts w:ascii="Times New Roman" w:hAnsi="Times New Roman" w:hint="eastAsia"/>
          <w:sz w:val="24"/>
          <w:szCs w:val="24"/>
        </w:rPr>
        <w:t xml:space="preserve"> in Beijing duck genome (</w:t>
      </w:r>
      <w:r>
        <w:rPr>
          <w:rFonts w:ascii="Times New Roman" w:hAnsi="Times New Roman"/>
          <w:sz w:val="24"/>
          <w:szCs w:val="24"/>
        </w:rPr>
        <w:t>2.40</w:t>
      </w:r>
      <w:r w:rsidRPr="00B23500">
        <w:rPr>
          <w:rFonts w:ascii="宋体" w:eastAsia="宋体" w:hAnsi="宋体" w:hint="eastAsia"/>
          <w:sz w:val="24"/>
          <w:szCs w:val="24"/>
        </w:rPr>
        <w:t>×</w:t>
      </w:r>
      <w:r w:rsidRPr="00B23500">
        <w:rPr>
          <w:rFonts w:ascii="Times New Roman" w:hAnsi="Times New Roman"/>
          <w:sz w:val="24"/>
          <w:szCs w:val="24"/>
        </w:rPr>
        <w:t>10</w:t>
      </w:r>
      <w:r w:rsidRPr="00B23500">
        <w:rPr>
          <w:rFonts w:ascii="Times New Roman" w:hAnsi="Times New Roman"/>
          <w:sz w:val="24"/>
          <w:szCs w:val="24"/>
          <w:vertAlign w:val="superscript"/>
        </w:rPr>
        <w:t>-3</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hint="eastAsia"/>
          <w:sz w:val="24"/>
          <w:szCs w:val="24"/>
        </w:rPr>
        <w:t xml:space="preserve">The contig N50 and scaffold N50 values of the mallard genome assembly were </w:t>
      </w:r>
      <w:r>
        <w:rPr>
          <w:rFonts w:ascii="Times New Roman" w:hAnsi="Times New Roman"/>
          <w:sz w:val="24"/>
          <w:szCs w:val="24"/>
        </w:rPr>
        <w:t>38.27</w:t>
      </w:r>
      <w:r>
        <w:rPr>
          <w:rFonts w:ascii="Times New Roman" w:hAnsi="Times New Roman" w:hint="eastAsia"/>
          <w:sz w:val="24"/>
          <w:szCs w:val="24"/>
        </w:rPr>
        <w:t xml:space="preserve"> Kb and 2.4</w:t>
      </w:r>
      <w:r>
        <w:rPr>
          <w:rFonts w:ascii="Times New Roman" w:hAnsi="Times New Roman"/>
          <w:sz w:val="24"/>
          <w:szCs w:val="24"/>
        </w:rPr>
        <w:t>9</w:t>
      </w:r>
      <w:r>
        <w:rPr>
          <w:rFonts w:ascii="Times New Roman" w:hAnsi="Times New Roman" w:hint="eastAsia"/>
          <w:sz w:val="24"/>
          <w:szCs w:val="24"/>
        </w:rPr>
        <w:t xml:space="preserve"> Mb</w:t>
      </w:r>
      <w:r>
        <w:rPr>
          <w:rFonts w:ascii="Times New Roman" w:hAnsi="Times New Roman"/>
          <w:sz w:val="24"/>
          <w:szCs w:val="24"/>
        </w:rPr>
        <w:t>,</w:t>
      </w:r>
      <w:r>
        <w:rPr>
          <w:rFonts w:ascii="Times New Roman" w:hAnsi="Times New Roman" w:hint="eastAsia"/>
          <w:sz w:val="24"/>
          <w:szCs w:val="24"/>
        </w:rPr>
        <w:t xml:space="preserve"> respectively </w:t>
      </w:r>
      <w:r w:rsidRPr="00EE2A10">
        <w:rPr>
          <w:rFonts w:ascii="Times New Roman" w:hAnsi="Times New Roman" w:hint="eastAsia"/>
          <w:sz w:val="24"/>
          <w:szCs w:val="24"/>
        </w:rPr>
        <w:t>(</w:t>
      </w:r>
      <w:r>
        <w:rPr>
          <w:rFonts w:ascii="Times New Roman" w:hAnsi="Times New Roman"/>
          <w:sz w:val="24"/>
          <w:szCs w:val="24"/>
        </w:rPr>
        <w:t xml:space="preserve">Table 1; </w:t>
      </w:r>
      <w:r>
        <w:rPr>
          <w:rFonts w:ascii="Times New Roman" w:hAnsi="Times New Roman" w:hint="eastAsia"/>
          <w:sz w:val="24"/>
          <w:szCs w:val="24"/>
        </w:rPr>
        <w:t>Ta</w:t>
      </w:r>
      <w:r>
        <w:rPr>
          <w:rFonts w:ascii="Times New Roman" w:hAnsi="Times New Roman"/>
          <w:sz w:val="24"/>
          <w:szCs w:val="24"/>
        </w:rPr>
        <w:t>ble S3</w:t>
      </w:r>
      <w:r w:rsidRPr="00EE2A10">
        <w:rPr>
          <w:rFonts w:ascii="Times New Roman" w:hAnsi="Times New Roman" w:hint="eastAsia"/>
          <w:sz w:val="24"/>
          <w:szCs w:val="24"/>
        </w:rPr>
        <w:t>)</w:t>
      </w:r>
      <w:r>
        <w:rPr>
          <w:rFonts w:ascii="Times New Roman" w:hAnsi="Times New Roman" w:hint="eastAsia"/>
          <w:sz w:val="24"/>
          <w:szCs w:val="24"/>
        </w:rPr>
        <w:t xml:space="preserve">. We also generated a high-quality spot-billed genome assembly containing </w:t>
      </w:r>
      <w:r w:rsidRPr="00EE2A10">
        <w:rPr>
          <w:rFonts w:ascii="Times New Roman" w:hAnsi="Times New Roman" w:hint="eastAsia"/>
          <w:sz w:val="24"/>
          <w:szCs w:val="24"/>
        </w:rPr>
        <w:t>67</w:t>
      </w:r>
      <w:r w:rsidRPr="00EE2A10">
        <w:rPr>
          <w:rFonts w:ascii="Times New Roman" w:hAnsi="Times New Roman"/>
          <w:sz w:val="24"/>
          <w:szCs w:val="24"/>
        </w:rPr>
        <w:t>,</w:t>
      </w:r>
      <w:r w:rsidRPr="00EE2A10">
        <w:rPr>
          <w:rFonts w:ascii="Times New Roman" w:hAnsi="Times New Roman" w:hint="eastAsia"/>
          <w:sz w:val="24"/>
          <w:szCs w:val="24"/>
        </w:rPr>
        <w:t>685</w:t>
      </w:r>
      <w:r>
        <w:rPr>
          <w:rFonts w:ascii="Times New Roman" w:hAnsi="Times New Roman" w:hint="eastAsia"/>
          <w:sz w:val="24"/>
          <w:szCs w:val="24"/>
        </w:rPr>
        <w:t xml:space="preserve"> scaffolds and covering 1.3</w:t>
      </w:r>
      <w:r>
        <w:rPr>
          <w:rFonts w:ascii="Times New Roman" w:hAnsi="Times New Roman"/>
          <w:sz w:val="24"/>
          <w:szCs w:val="24"/>
        </w:rPr>
        <w:t>1</w:t>
      </w:r>
      <w:r>
        <w:rPr>
          <w:rFonts w:ascii="Times New Roman" w:hAnsi="Times New Roman" w:hint="eastAsia"/>
          <w:sz w:val="24"/>
          <w:szCs w:val="24"/>
        </w:rPr>
        <w:t xml:space="preserve"> Gb. Similarly, we found that spot-billed assembly had a high heterozygosity rate (</w:t>
      </w:r>
      <w:r w:rsidRPr="00EE2A10">
        <w:rPr>
          <w:rFonts w:ascii="Times New Roman" w:hAnsi="Times New Roman" w:hint="eastAsia"/>
          <w:sz w:val="24"/>
          <w:szCs w:val="24"/>
        </w:rPr>
        <w:t>3.54</w:t>
      </w:r>
      <w:r w:rsidRPr="00EE2A10">
        <w:rPr>
          <w:rFonts w:ascii="宋体" w:eastAsia="宋体" w:hAnsi="宋体" w:hint="eastAsia"/>
          <w:sz w:val="24"/>
          <w:szCs w:val="24"/>
        </w:rPr>
        <w:t>×</w:t>
      </w:r>
      <w:r w:rsidRPr="00EE2A10">
        <w:rPr>
          <w:rFonts w:ascii="Times New Roman" w:hAnsi="Times New Roman"/>
          <w:sz w:val="24"/>
          <w:szCs w:val="24"/>
        </w:rPr>
        <w:t>10</w:t>
      </w:r>
      <w:r w:rsidRPr="00EE2A10">
        <w:rPr>
          <w:rFonts w:ascii="Times New Roman" w:hAnsi="Times New Roman"/>
          <w:sz w:val="24"/>
          <w:szCs w:val="24"/>
          <w:vertAlign w:val="superscript"/>
        </w:rPr>
        <w:t>-3</w:t>
      </w:r>
      <w:r>
        <w:rPr>
          <w:rFonts w:ascii="Times New Roman" w:hAnsi="Times New Roman" w:hint="eastAsia"/>
          <w:sz w:val="24"/>
          <w:szCs w:val="24"/>
        </w:rPr>
        <w:t xml:space="preserve">). The contig N50 and scaffold N50 values of the spot-billed assembly were </w:t>
      </w:r>
      <w:r w:rsidRPr="00EE2A10">
        <w:rPr>
          <w:rFonts w:ascii="Times New Roman" w:hAnsi="Times New Roman" w:hint="eastAsia"/>
          <w:sz w:val="24"/>
          <w:szCs w:val="24"/>
        </w:rPr>
        <w:t>33.06 Kb and 2.05 Mb</w:t>
      </w:r>
      <w:r>
        <w:rPr>
          <w:rFonts w:ascii="Times New Roman" w:hAnsi="Times New Roman"/>
          <w:sz w:val="24"/>
          <w:szCs w:val="24"/>
        </w:rPr>
        <w:t>,</w:t>
      </w:r>
      <w:r w:rsidRPr="00EE2A10">
        <w:rPr>
          <w:rFonts w:ascii="Times New Roman" w:hAnsi="Times New Roman" w:hint="eastAsia"/>
          <w:sz w:val="24"/>
          <w:szCs w:val="24"/>
        </w:rPr>
        <w:t xml:space="preserve"> respectively (</w:t>
      </w:r>
      <w:r>
        <w:rPr>
          <w:rFonts w:ascii="Times New Roman" w:hAnsi="Times New Roman"/>
          <w:sz w:val="24"/>
          <w:szCs w:val="24"/>
        </w:rPr>
        <w:t xml:space="preserve">Table 1; </w:t>
      </w:r>
      <w:r>
        <w:rPr>
          <w:rFonts w:ascii="Times New Roman" w:hAnsi="Times New Roman" w:hint="eastAsia"/>
          <w:sz w:val="24"/>
          <w:szCs w:val="24"/>
        </w:rPr>
        <w:t>Ta</w:t>
      </w:r>
      <w:r>
        <w:rPr>
          <w:rFonts w:ascii="Times New Roman" w:hAnsi="Times New Roman"/>
          <w:sz w:val="24"/>
          <w:szCs w:val="24"/>
        </w:rPr>
        <w:t>ble S3</w:t>
      </w:r>
      <w:r w:rsidRPr="00EE2A10">
        <w:rPr>
          <w:rFonts w:ascii="Times New Roman" w:hAnsi="Times New Roman" w:hint="eastAsia"/>
          <w:sz w:val="24"/>
          <w:szCs w:val="24"/>
        </w:rPr>
        <w:t>)</w:t>
      </w:r>
      <w:r>
        <w:rPr>
          <w:rFonts w:ascii="Times New Roman" w:hAnsi="Times New Roman" w:hint="eastAsia"/>
          <w:sz w:val="24"/>
          <w:szCs w:val="24"/>
        </w:rPr>
        <w:t>.</w:t>
      </w:r>
      <w:r w:rsidRPr="00CD20DF">
        <w:rPr>
          <w:rFonts w:ascii="Times New Roman" w:hAnsi="Times New Roman" w:hint="eastAsia"/>
          <w:sz w:val="24"/>
          <w:szCs w:val="24"/>
        </w:rPr>
        <w:t xml:space="preserve"> </w:t>
      </w:r>
      <w:r>
        <w:rPr>
          <w:rFonts w:ascii="Times New Roman" w:hAnsi="Times New Roman" w:hint="eastAsia"/>
          <w:sz w:val="24"/>
          <w:szCs w:val="24"/>
        </w:rPr>
        <w:t>We then estimated coverage of the mallard</w:t>
      </w:r>
      <w:r>
        <w:rPr>
          <w:rFonts w:ascii="Times New Roman" w:hAnsi="Times New Roman"/>
          <w:sz w:val="24"/>
          <w:szCs w:val="24"/>
        </w:rPr>
        <w:t xml:space="preserve"> duck</w:t>
      </w:r>
      <w:r>
        <w:rPr>
          <w:rFonts w:ascii="Times New Roman" w:hAnsi="Times New Roman" w:hint="eastAsia"/>
          <w:sz w:val="24"/>
          <w:szCs w:val="24"/>
        </w:rPr>
        <w:t xml:space="preserve"> and spot-billed </w:t>
      </w:r>
      <w:r>
        <w:rPr>
          <w:rFonts w:ascii="Times New Roman" w:hAnsi="Times New Roman"/>
          <w:sz w:val="24"/>
          <w:szCs w:val="24"/>
        </w:rPr>
        <w:t xml:space="preserve">duck </w:t>
      </w:r>
      <w:r>
        <w:rPr>
          <w:rFonts w:ascii="Times New Roman" w:hAnsi="Times New Roman" w:hint="eastAsia"/>
          <w:sz w:val="24"/>
          <w:szCs w:val="24"/>
        </w:rPr>
        <w:t xml:space="preserve">assemblies with alignment to seven finished BACs (completed </w:t>
      </w:r>
      <w:r>
        <w:rPr>
          <w:rFonts w:ascii="Times New Roman" w:hAnsi="Times New Roman"/>
          <w:sz w:val="24"/>
          <w:szCs w:val="24"/>
        </w:rPr>
        <w:t>independently</w:t>
      </w:r>
      <w:r>
        <w:rPr>
          <w:rFonts w:ascii="Times New Roman" w:hAnsi="Times New Roman" w:hint="eastAsia"/>
          <w:sz w:val="24"/>
          <w:szCs w:val="24"/>
        </w:rPr>
        <w:t xml:space="preserve"> using Sanger sequencing technology</w:t>
      </w:r>
      <w:r>
        <w:rPr>
          <w:rFonts w:ascii="Times New Roman" w:hAnsi="Times New Roman"/>
          <w:sz w:val="24"/>
          <w:szCs w:val="24"/>
        </w:rPr>
        <w:t>)</w:t>
      </w:r>
      <w:r>
        <w:rPr>
          <w:rFonts w:ascii="Times New Roman" w:hAnsi="Times New Roman" w:hint="eastAsia"/>
          <w:sz w:val="24"/>
          <w:szCs w:val="24"/>
        </w:rPr>
        <w:t xml:space="preserve"> and 319,996 duck ESTs assembled in our previous duck genome project using BLA</w:t>
      </w:r>
      <w:r>
        <w:rPr>
          <w:rFonts w:ascii="Times New Roman" w:hAnsi="Times New Roman"/>
          <w:sz w:val="24"/>
          <w:szCs w:val="24"/>
        </w:rPr>
        <w:t xml:space="preserve">T </w:t>
      </w:r>
      <w:r>
        <w:rPr>
          <w:rFonts w:ascii="Times New Roman" w:hAnsi="Times New Roman"/>
          <w:sz w:val="24"/>
          <w:szCs w:val="24"/>
        </w:rPr>
        <w:fldChar w:fldCharType="begin">
          <w:fldData xml:space="preserve">PEVuZE5vdGU+PENpdGU+PEF1dGhvcj5IdWFuZzwvQXV0aG9yPjxZZWFyPjIwMTM8L1llYXI+PFJl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</w:fldData>
        </w:fldChar>
      </w:r>
      <w:r>
        <w:rPr>
          <w:rFonts w:ascii="Times New Roman" w:hAnsi="Times New Roman"/>
          <w:sz w:val="24"/>
          <w:szCs w:val="24"/>
        </w:rPr>
        <w:instrText xml:space="preserve"> ADDIN EN.CITE </w:instrText>
      </w:r>
      <w:r>
        <w:rPr>
          <w:rFonts w:ascii="Times New Roman" w:hAnsi="Times New Roman"/>
          <w:sz w:val="24"/>
          <w:szCs w:val="24"/>
        </w:rPr>
        <w:fldChar w:fldCharType="begin">
          <w:fldData xml:space="preserve">PEVuZE5vdGU+PENpdGU+PEF1dGhvcj5IdWFuZzwvQXV0aG9yPjxZZWFyPjIwMTM8L1llYXI+PFJl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</w:fldData>
        </w:fldChar>
      </w:r>
      <w:r>
        <w:rPr>
          <w:rFonts w:ascii="Times New Roman" w:hAnsi="Times New Roman"/>
          <w:sz w:val="24"/>
          <w:szCs w:val="24"/>
        </w:rPr>
        <w:instrText xml:space="preserve"> ADDIN EN.CITE.DATA </w:instrText>
      </w:r>
      <w:r>
        <w:rPr>
          <w:rFonts w:ascii="Times New Roman" w:hAnsi="Times New Roman"/>
          <w:sz w:val="24"/>
          <w:szCs w:val="24"/>
        </w:rPr>
      </w:r>
      <w:r>
        <w:rPr>
          <w:rFonts w:ascii="Times New Roman" w:hAnsi="Times New Roman"/>
          <w:sz w:val="24"/>
          <w:szCs w:val="24"/>
        </w:rPr>
        <w:fldChar w:fldCharType="end"/>
      </w:r>
      <w:r>
        <w:rPr>
          <w:rFonts w:ascii="Times New Roman" w:hAnsi="Times New Roman"/>
          <w:sz w:val="24"/>
          <w:szCs w:val="24"/>
        </w:rPr>
      </w:r>
      <w:r>
        <w:rPr>
          <w:rFonts w:ascii="Times New Roman" w:hAnsi="Times New Roman"/>
          <w:sz w:val="24"/>
          <w:szCs w:val="24"/>
        </w:rPr>
        <w:fldChar w:fldCharType="separate"/>
      </w:r>
      <w:r>
        <w:rPr>
          <w:rFonts w:ascii="Times New Roman" w:hAnsi="Times New Roman"/>
          <w:noProof/>
          <w:sz w:val="24"/>
          <w:szCs w:val="24"/>
        </w:rPr>
        <w:t>(</w:t>
      </w:r>
      <w:hyperlink w:anchor="_ENREF_20" w:tooltip="Huang, 2013 #21" w:history="1">
        <w:r>
          <w:rPr>
            <w:rFonts w:ascii="Times New Roman" w:hAnsi="Times New Roman"/>
            <w:noProof/>
            <w:sz w:val="24"/>
            <w:szCs w:val="24"/>
          </w:rPr>
          <w:t>Yinhua Huang et al., 2013</w:t>
        </w:r>
      </w:hyperlink>
      <w:r>
        <w:rPr>
          <w:rFonts w:ascii="Times New Roman" w:hAnsi="Times New Roman"/>
          <w:noProof/>
          <w:sz w:val="24"/>
          <w:szCs w:val="24"/>
        </w:rPr>
        <w:t xml:space="preserve">; </w:t>
      </w:r>
      <w:hyperlink w:anchor="_ENREF_22" w:tooltip="Huang, 2011 #22" w:history="1">
        <w:r>
          <w:rPr>
            <w:rFonts w:ascii="Times New Roman" w:hAnsi="Times New Roman"/>
            <w:noProof/>
            <w:sz w:val="24"/>
            <w:szCs w:val="24"/>
          </w:rPr>
          <w:t>Huang et al., 2011</w:t>
        </w:r>
      </w:hyperlink>
      <w:r>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sz w:val="24"/>
          <w:szCs w:val="24"/>
        </w:rPr>
        <w:t>.</w:t>
      </w:r>
      <w:r w:rsidRPr="00CD20DF">
        <w:rPr>
          <w:rFonts w:ascii="Times New Roman" w:hAnsi="Times New Roman" w:hint="eastAsia"/>
          <w:sz w:val="24"/>
          <w:szCs w:val="24"/>
        </w:rPr>
        <w:t xml:space="preserve"> </w:t>
      </w:r>
      <w:r>
        <w:rPr>
          <w:rFonts w:ascii="Times New Roman" w:hAnsi="Times New Roman" w:hint="eastAsia"/>
          <w:sz w:val="24"/>
          <w:szCs w:val="24"/>
        </w:rPr>
        <w:t xml:space="preserve">This analysis suggested that 7 BACs covering 640 Kb </w:t>
      </w:r>
      <w:r w:rsidRPr="00A7548D">
        <w:rPr>
          <w:rFonts w:ascii="Times New Roman" w:hAnsi="Times New Roman"/>
          <w:sz w:val="24"/>
          <w:szCs w:val="24"/>
        </w:rPr>
        <w:t>on chromosomes 1, 3 and 4</w:t>
      </w:r>
      <w:r>
        <w:rPr>
          <w:rFonts w:ascii="Times New Roman" w:hAnsi="Times New Roman" w:hint="eastAsia"/>
          <w:sz w:val="24"/>
          <w:szCs w:val="24"/>
        </w:rPr>
        <w:t xml:space="preserve"> were aligned over more than </w:t>
      </w:r>
      <w:r>
        <w:rPr>
          <w:rFonts w:ascii="Times New Roman" w:hAnsi="Times New Roman"/>
          <w:sz w:val="24"/>
          <w:szCs w:val="24"/>
        </w:rPr>
        <w:t>92%</w:t>
      </w:r>
      <w:r>
        <w:rPr>
          <w:rFonts w:ascii="Times New Roman" w:hAnsi="Times New Roman" w:hint="eastAsia"/>
          <w:sz w:val="24"/>
          <w:szCs w:val="24"/>
        </w:rPr>
        <w:t xml:space="preserve"> of their lengths (</w:t>
      </w:r>
      <w:r>
        <w:rPr>
          <w:rFonts w:ascii="Times New Roman" w:hAnsi="Times New Roman"/>
          <w:sz w:val="24"/>
          <w:szCs w:val="24"/>
        </w:rPr>
        <w:t>Fig. S4-S5, Table S4</w:t>
      </w:r>
      <w:r>
        <w:rPr>
          <w:rFonts w:ascii="Times New Roman" w:hAnsi="Times New Roman" w:hint="eastAsia"/>
          <w:sz w:val="24"/>
          <w:szCs w:val="24"/>
        </w:rPr>
        <w:t xml:space="preserve">), and greater than </w:t>
      </w:r>
      <w:r w:rsidRPr="003376FF">
        <w:rPr>
          <w:rFonts w:ascii="Times New Roman" w:hAnsi="Times New Roman"/>
          <w:sz w:val="24"/>
          <w:szCs w:val="24"/>
        </w:rPr>
        <w:t>98%</w:t>
      </w:r>
      <w:r>
        <w:rPr>
          <w:rFonts w:ascii="Times New Roman" w:hAnsi="Times New Roman" w:hint="eastAsia"/>
          <w:sz w:val="24"/>
          <w:szCs w:val="24"/>
        </w:rPr>
        <w:t xml:space="preserve"> of 319,996 ESTs were aligned to both the mallard </w:t>
      </w:r>
      <w:r>
        <w:rPr>
          <w:rFonts w:ascii="Times New Roman" w:hAnsi="Times New Roman"/>
          <w:sz w:val="24"/>
          <w:szCs w:val="24"/>
        </w:rPr>
        <w:t xml:space="preserve">duck </w:t>
      </w:r>
      <w:r>
        <w:rPr>
          <w:rFonts w:ascii="Times New Roman" w:hAnsi="Times New Roman" w:hint="eastAsia"/>
          <w:sz w:val="24"/>
          <w:szCs w:val="24"/>
        </w:rPr>
        <w:t xml:space="preserve">and spot-billed </w:t>
      </w:r>
      <w:r>
        <w:rPr>
          <w:rFonts w:ascii="Times New Roman" w:hAnsi="Times New Roman"/>
          <w:sz w:val="24"/>
          <w:szCs w:val="24"/>
        </w:rPr>
        <w:t xml:space="preserve">duck </w:t>
      </w:r>
      <w:r>
        <w:rPr>
          <w:rFonts w:ascii="Times New Roman" w:hAnsi="Times New Roman" w:hint="eastAsia"/>
          <w:sz w:val="24"/>
          <w:szCs w:val="24"/>
        </w:rPr>
        <w:t>assemblies (</w:t>
      </w:r>
      <w:r>
        <w:rPr>
          <w:rFonts w:ascii="Times New Roman" w:hAnsi="Times New Roman"/>
          <w:sz w:val="24"/>
          <w:szCs w:val="24"/>
        </w:rPr>
        <w:t xml:space="preserve">Table </w:t>
      </w:r>
      <w:r>
        <w:rPr>
          <w:rFonts w:ascii="Times New Roman" w:hAnsi="Times New Roman" w:hint="eastAsia"/>
          <w:sz w:val="24"/>
          <w:szCs w:val="24"/>
        </w:rPr>
        <w:t>S</w:t>
      </w:r>
      <w:r>
        <w:rPr>
          <w:rFonts w:ascii="Times New Roman" w:hAnsi="Times New Roman"/>
          <w:sz w:val="24"/>
          <w:szCs w:val="24"/>
        </w:rPr>
        <w:t>5-S6</w:t>
      </w:r>
      <w:r>
        <w:rPr>
          <w:rFonts w:ascii="Times New Roman" w:hAnsi="Times New Roman" w:hint="eastAsia"/>
          <w:sz w:val="24"/>
          <w:szCs w:val="24"/>
        </w:rPr>
        <w:t>).</w:t>
      </w:r>
    </w:p>
    <w:p w14:paraId="30FBA2BB" w14:textId="77777777" w:rsidR="00436E20" w:rsidRDefault="00436E20" w:rsidP="00436E20">
      <w:pPr>
        <w:autoSpaceDE w:val="0"/>
        <w:autoSpaceDN w:val="0"/>
        <w:adjustRightInd w:val="0"/>
        <w:rPr>
          <w:rFonts w:ascii="Times New Roman" w:hAnsi="Times New Roman"/>
          <w:sz w:val="24"/>
          <w:szCs w:val="24"/>
        </w:rPr>
      </w:pPr>
      <w:r>
        <w:rPr>
          <w:rFonts w:ascii="Times New Roman" w:hAnsi="Times New Roman" w:hint="eastAsia"/>
          <w:sz w:val="24"/>
          <w:szCs w:val="24"/>
        </w:rPr>
        <w:t xml:space="preserve">We </w:t>
      </w:r>
      <w:r>
        <w:rPr>
          <w:rFonts w:ascii="Times New Roman" w:hAnsi="Times New Roman"/>
          <w:sz w:val="24"/>
          <w:szCs w:val="24"/>
        </w:rPr>
        <w:t>annotated</w:t>
      </w:r>
      <w:r>
        <w:rPr>
          <w:rFonts w:ascii="Times New Roman" w:hAnsi="Times New Roman" w:hint="eastAsia"/>
          <w:sz w:val="24"/>
          <w:szCs w:val="24"/>
        </w:rPr>
        <w:t xml:space="preserve"> transposable elements (TE) </w:t>
      </w:r>
      <w:r>
        <w:rPr>
          <w:rFonts w:ascii="Times New Roman" w:hAnsi="Times New Roman"/>
          <w:sz w:val="24"/>
          <w:szCs w:val="24"/>
        </w:rPr>
        <w:t>of</w:t>
      </w:r>
      <w:r>
        <w:rPr>
          <w:rFonts w:ascii="Times New Roman" w:hAnsi="Times New Roman" w:hint="eastAsia"/>
          <w:sz w:val="24"/>
          <w:szCs w:val="24"/>
        </w:rPr>
        <w:t xml:space="preserve"> the mallard </w:t>
      </w:r>
      <w:r>
        <w:rPr>
          <w:rFonts w:ascii="Times New Roman" w:hAnsi="Times New Roman"/>
          <w:sz w:val="24"/>
          <w:szCs w:val="24"/>
        </w:rPr>
        <w:t xml:space="preserve">duck </w:t>
      </w:r>
      <w:r>
        <w:rPr>
          <w:rFonts w:ascii="Times New Roman" w:hAnsi="Times New Roman" w:hint="eastAsia"/>
          <w:sz w:val="24"/>
          <w:szCs w:val="24"/>
        </w:rPr>
        <w:t xml:space="preserve">and spot-billed </w:t>
      </w:r>
      <w:r>
        <w:rPr>
          <w:rFonts w:ascii="Times New Roman" w:hAnsi="Times New Roman"/>
          <w:sz w:val="24"/>
          <w:szCs w:val="24"/>
        </w:rPr>
        <w:t xml:space="preserve">duck </w:t>
      </w:r>
      <w:r>
        <w:rPr>
          <w:rFonts w:ascii="Times New Roman" w:hAnsi="Times New Roman" w:hint="eastAsia"/>
          <w:sz w:val="24"/>
          <w:szCs w:val="24"/>
        </w:rPr>
        <w:t xml:space="preserve">assemblies </w:t>
      </w:r>
      <w:r>
        <w:rPr>
          <w:rFonts w:ascii="Times New Roman" w:hAnsi="Times New Roman"/>
          <w:sz w:val="24"/>
          <w:szCs w:val="24"/>
        </w:rPr>
        <w:t>using a combined pipeline</w:t>
      </w:r>
      <w:r w:rsidRPr="0060352C">
        <w:rPr>
          <w:rFonts w:ascii="Times New Roman" w:hAnsi="Times New Roman" w:hint="eastAsia"/>
          <w:sz w:val="24"/>
          <w:szCs w:val="24"/>
        </w:rPr>
        <w:t>.</w:t>
      </w:r>
      <w:r w:rsidRPr="009E5F82">
        <w:rPr>
          <w:rFonts w:ascii="Times New Roman" w:hAnsi="Times New Roman"/>
          <w:sz w:val="24"/>
          <w:szCs w:val="24"/>
        </w:rPr>
        <w:t xml:space="preserve"> </w:t>
      </w:r>
      <w:r w:rsidRPr="00B429C4">
        <w:rPr>
          <w:rFonts w:ascii="Times New Roman" w:hAnsi="Times New Roman"/>
          <w:sz w:val="24"/>
          <w:szCs w:val="24"/>
        </w:rPr>
        <w:t xml:space="preserve">This effort found that the mallard </w:t>
      </w:r>
      <w:r>
        <w:rPr>
          <w:rFonts w:ascii="Times New Roman" w:hAnsi="Times New Roman"/>
          <w:sz w:val="24"/>
          <w:szCs w:val="24"/>
        </w:rPr>
        <w:t xml:space="preserve">duck </w:t>
      </w:r>
      <w:r w:rsidRPr="00B429C4">
        <w:rPr>
          <w:rFonts w:ascii="Times New Roman" w:hAnsi="Times New Roman"/>
          <w:sz w:val="24"/>
          <w:szCs w:val="24"/>
        </w:rPr>
        <w:t xml:space="preserve">and </w:t>
      </w:r>
      <w:r w:rsidRPr="007B5F2A">
        <w:rPr>
          <w:rFonts w:ascii="Times New Roman" w:hAnsi="Times New Roman"/>
          <w:sz w:val="24"/>
          <w:szCs w:val="24"/>
        </w:rPr>
        <w:t xml:space="preserve">spot-billed </w:t>
      </w:r>
      <w:r>
        <w:rPr>
          <w:rFonts w:ascii="Times New Roman" w:hAnsi="Times New Roman"/>
          <w:sz w:val="24"/>
          <w:szCs w:val="24"/>
        </w:rPr>
        <w:t xml:space="preserve">duck </w:t>
      </w:r>
      <w:r w:rsidRPr="007B5F2A">
        <w:rPr>
          <w:rFonts w:ascii="Times New Roman" w:hAnsi="Times New Roman"/>
          <w:sz w:val="24"/>
          <w:szCs w:val="24"/>
        </w:rPr>
        <w:t>assemblies contained ~136 Mb and ~139 Mb TE sequences, respectively</w:t>
      </w:r>
      <w:r>
        <w:rPr>
          <w:rFonts w:ascii="Times New Roman" w:hAnsi="Times New Roman"/>
          <w:sz w:val="24"/>
          <w:szCs w:val="24"/>
        </w:rPr>
        <w:t>,</w:t>
      </w:r>
      <w:r w:rsidRPr="007B5F2A">
        <w:rPr>
          <w:rFonts w:ascii="Times New Roman" w:hAnsi="Times New Roman"/>
          <w:sz w:val="24"/>
          <w:szCs w:val="24"/>
        </w:rPr>
        <w:t xml:space="preserve"> </w:t>
      </w:r>
      <w:r>
        <w:rPr>
          <w:rFonts w:ascii="Times New Roman" w:hAnsi="Times New Roman"/>
          <w:sz w:val="24"/>
          <w:szCs w:val="24"/>
        </w:rPr>
        <w:t>accounting for</w:t>
      </w:r>
      <w:r w:rsidRPr="007B5F2A">
        <w:rPr>
          <w:rFonts w:ascii="Times New Roman" w:hAnsi="Times New Roman"/>
          <w:sz w:val="24"/>
          <w:szCs w:val="24"/>
        </w:rPr>
        <w:t xml:space="preserve"> </w:t>
      </w:r>
      <w:r>
        <w:rPr>
          <w:rFonts w:ascii="Times New Roman" w:hAnsi="Times New Roman"/>
          <w:sz w:val="24"/>
          <w:szCs w:val="24"/>
        </w:rPr>
        <w:t xml:space="preserve">about </w:t>
      </w:r>
      <w:r w:rsidRPr="007B5F2A">
        <w:rPr>
          <w:rFonts w:ascii="Times New Roman" w:hAnsi="Times New Roman"/>
          <w:sz w:val="24"/>
          <w:szCs w:val="24"/>
        </w:rPr>
        <w:t>10% of their assemblies, respectively (</w:t>
      </w:r>
      <w:r>
        <w:rPr>
          <w:rFonts w:ascii="Times New Roman" w:hAnsi="Times New Roman"/>
          <w:sz w:val="24"/>
          <w:szCs w:val="24"/>
        </w:rPr>
        <w:t>Table S7</w:t>
      </w:r>
      <w:r w:rsidRPr="007B5F2A">
        <w:rPr>
          <w:rFonts w:ascii="Times New Roman" w:hAnsi="Times New Roman"/>
          <w:sz w:val="24"/>
          <w:szCs w:val="24"/>
        </w:rPr>
        <w:t xml:space="preserve">). </w:t>
      </w:r>
      <w:r>
        <w:rPr>
          <w:rFonts w:ascii="Times New Roman" w:hAnsi="Times New Roman"/>
          <w:sz w:val="24"/>
          <w:szCs w:val="24"/>
        </w:rPr>
        <w:t xml:space="preserve">Among those TE elements, the </w:t>
      </w:r>
      <w:r w:rsidRPr="00E3283C">
        <w:rPr>
          <w:rFonts w:ascii="Times New Roman" w:hAnsi="Times New Roman"/>
          <w:sz w:val="24"/>
          <w:szCs w:val="24"/>
        </w:rPr>
        <w:t>LINE (long interspersed elements) type CR1 (chicken repeat 1) transposons</w:t>
      </w:r>
      <w:r>
        <w:rPr>
          <w:rFonts w:ascii="Times New Roman" w:hAnsi="Times New Roman"/>
          <w:sz w:val="24"/>
          <w:szCs w:val="24"/>
        </w:rPr>
        <w:t xml:space="preserve"> are of the most abundance, a situation similar as ones in Beijing duck and chicken</w:t>
      </w:r>
      <w:r>
        <w:rPr>
          <w:rFonts w:ascii="Times New Roman" w:hAnsi="Times New Roman" w:hint="eastAsia"/>
          <w:sz w:val="24"/>
          <w:szCs w:val="24"/>
        </w:rPr>
        <w:t xml:space="preserve">. </w:t>
      </w:r>
      <w:r>
        <w:rPr>
          <w:rFonts w:ascii="Times New Roman" w:hAnsi="Times New Roman"/>
          <w:sz w:val="24"/>
          <w:szCs w:val="24"/>
        </w:rPr>
        <w:t xml:space="preserve">Phylogenetic analysis </w:t>
      </w:r>
      <w:r w:rsidRPr="00A966B6">
        <w:rPr>
          <w:rFonts w:ascii="Times New Roman" w:hAnsi="Times New Roman"/>
          <w:sz w:val="24"/>
          <w:szCs w:val="24"/>
        </w:rPr>
        <w:t>of CR1 in mallard</w:t>
      </w:r>
      <w:r>
        <w:rPr>
          <w:rFonts w:ascii="Times New Roman" w:hAnsi="Times New Roman"/>
          <w:sz w:val="24"/>
          <w:szCs w:val="24"/>
        </w:rPr>
        <w:t xml:space="preserve"> duck, </w:t>
      </w:r>
      <w:r w:rsidRPr="00A966B6">
        <w:rPr>
          <w:rFonts w:ascii="Times New Roman" w:hAnsi="Times New Roman"/>
          <w:sz w:val="24"/>
          <w:szCs w:val="24"/>
        </w:rPr>
        <w:t>spot-billed duck, Beijing duck and chicken</w:t>
      </w:r>
      <w:r>
        <w:rPr>
          <w:rFonts w:ascii="Times New Roman" w:hAnsi="Times New Roman"/>
          <w:sz w:val="24"/>
          <w:szCs w:val="24"/>
        </w:rPr>
        <w:t xml:space="preserve"> revealed two duck-specific CR1 clades (clade 1 and 3), in which large variation of copy numbers were shown between the two wild ducks and </w:t>
      </w:r>
      <w:r w:rsidRPr="00A966B6">
        <w:rPr>
          <w:rFonts w:ascii="Times New Roman" w:hAnsi="Times New Roman"/>
          <w:sz w:val="24"/>
          <w:szCs w:val="24"/>
        </w:rPr>
        <w:t>Beijing duck</w:t>
      </w:r>
      <w:r>
        <w:rPr>
          <w:rFonts w:ascii="Times New Roman" w:hAnsi="Times New Roman"/>
          <w:sz w:val="24"/>
          <w:szCs w:val="24"/>
        </w:rPr>
        <w:t>. This implies that,</w:t>
      </w:r>
      <w:r w:rsidRPr="00A966B6">
        <w:rPr>
          <w:rFonts w:ascii="Times New Roman" w:hAnsi="Times New Roman"/>
          <w:sz w:val="24"/>
          <w:szCs w:val="24"/>
        </w:rPr>
        <w:t xml:space="preserve"> </w:t>
      </w:r>
      <w:r>
        <w:rPr>
          <w:rFonts w:ascii="Times New Roman" w:hAnsi="Times New Roman"/>
          <w:sz w:val="24"/>
          <w:szCs w:val="24"/>
        </w:rPr>
        <w:t>as a main class of TE,</w:t>
      </w:r>
      <w:r w:rsidRPr="00A966B6">
        <w:rPr>
          <w:rFonts w:ascii="Times New Roman" w:hAnsi="Times New Roman"/>
          <w:sz w:val="24"/>
          <w:szCs w:val="24"/>
        </w:rPr>
        <w:t xml:space="preserve"> CR1 </w:t>
      </w:r>
      <w:r>
        <w:rPr>
          <w:rFonts w:ascii="Times New Roman" w:hAnsi="Times New Roman"/>
          <w:sz w:val="24"/>
          <w:szCs w:val="24"/>
        </w:rPr>
        <w:t xml:space="preserve">evolved rapidly among different avian species and distinct duck lineages. </w:t>
      </w:r>
      <w:r>
        <w:rPr>
          <w:rFonts w:ascii="Times New Roman" w:hAnsi="Times New Roman" w:hint="eastAsia"/>
          <w:sz w:val="24"/>
          <w:szCs w:val="24"/>
        </w:rPr>
        <w:t>(</w:t>
      </w:r>
      <w:r w:rsidRPr="00A966B6">
        <w:rPr>
          <w:rFonts w:ascii="Times New Roman" w:hAnsi="Times New Roman" w:hint="eastAsia"/>
          <w:sz w:val="24"/>
          <w:szCs w:val="24"/>
        </w:rPr>
        <w:t>Fig. 1</w:t>
      </w:r>
      <w:r>
        <w:rPr>
          <w:rFonts w:ascii="Times New Roman" w:hAnsi="Times New Roman"/>
          <w:sz w:val="24"/>
          <w:szCs w:val="24"/>
        </w:rPr>
        <w:t>a</w:t>
      </w:r>
      <w:r>
        <w:rPr>
          <w:rFonts w:ascii="Times New Roman" w:hAnsi="Times New Roman" w:hint="eastAsia"/>
          <w:sz w:val="24"/>
          <w:szCs w:val="24"/>
        </w:rPr>
        <w:t xml:space="preserve">; </w:t>
      </w:r>
      <w:r>
        <w:rPr>
          <w:rFonts w:ascii="Times New Roman" w:hAnsi="Times New Roman"/>
          <w:sz w:val="24"/>
          <w:szCs w:val="24"/>
        </w:rPr>
        <w:t>Fig. S6).</w:t>
      </w:r>
      <w:r w:rsidRPr="00A464C0">
        <w:rPr>
          <w:rFonts w:ascii="Times New Roman" w:hAnsi="Times New Roman"/>
          <w:sz w:val="24"/>
          <w:szCs w:val="24"/>
        </w:rPr>
        <w:t xml:space="preserve"> </w:t>
      </w:r>
    </w:p>
    <w:p w14:paraId="409EBF8B" w14:textId="77777777" w:rsidR="00436E20" w:rsidRDefault="00436E20" w:rsidP="00436E20">
      <w:pPr>
        <w:autoSpaceDE w:val="0"/>
        <w:autoSpaceDN w:val="0"/>
        <w:adjustRightInd w:val="0"/>
        <w:rPr>
          <w:rFonts w:ascii="Times New Roman" w:hAnsi="Times New Roman"/>
          <w:sz w:val="24"/>
          <w:szCs w:val="24"/>
        </w:rPr>
      </w:pPr>
      <w:r w:rsidRPr="00FC1BB0">
        <w:rPr>
          <w:rFonts w:ascii="Times New Roman" w:hAnsi="Times New Roman"/>
          <w:sz w:val="24"/>
          <w:szCs w:val="24"/>
        </w:rPr>
        <w:t>W</w:t>
      </w:r>
      <w:r>
        <w:rPr>
          <w:rFonts w:ascii="Times New Roman" w:hAnsi="Times New Roman" w:hint="eastAsia"/>
          <w:sz w:val="24"/>
          <w:szCs w:val="24"/>
        </w:rPr>
        <w:t xml:space="preserve">e predicted </w:t>
      </w:r>
      <w:r w:rsidRPr="009819F8">
        <w:rPr>
          <w:rFonts w:ascii="Times New Roman" w:hAnsi="Times New Roman" w:hint="eastAsia"/>
          <w:sz w:val="24"/>
          <w:szCs w:val="24"/>
        </w:rPr>
        <w:t>21,056 and 21,123</w:t>
      </w:r>
      <w:r>
        <w:rPr>
          <w:rFonts w:ascii="Times New Roman" w:hAnsi="Times New Roman" w:hint="eastAsia"/>
          <w:sz w:val="24"/>
          <w:szCs w:val="24"/>
        </w:rPr>
        <w:t xml:space="preserve"> protein-coding genes, which constitutes approximate</w:t>
      </w:r>
      <w:r w:rsidRPr="00057020">
        <w:rPr>
          <w:rFonts w:ascii="Times New Roman" w:hAnsi="Times New Roman" w:hint="eastAsia"/>
          <w:sz w:val="24"/>
          <w:szCs w:val="24"/>
        </w:rPr>
        <w:t xml:space="preserve">ly </w:t>
      </w:r>
      <w:r w:rsidRPr="00057020">
        <w:rPr>
          <w:rFonts w:ascii="Times New Roman" w:hAnsi="Times New Roman"/>
          <w:sz w:val="24"/>
          <w:szCs w:val="24"/>
        </w:rPr>
        <w:t>2.21%</w:t>
      </w:r>
      <w:r w:rsidRPr="00057020">
        <w:rPr>
          <w:rFonts w:ascii="Times New Roman" w:hAnsi="Times New Roman" w:hint="eastAsia"/>
          <w:sz w:val="24"/>
          <w:szCs w:val="24"/>
        </w:rPr>
        <w:t xml:space="preserve"> of the mallard genome and </w:t>
      </w:r>
      <w:r w:rsidRPr="00057020">
        <w:rPr>
          <w:rFonts w:ascii="Times New Roman" w:hAnsi="Times New Roman"/>
          <w:sz w:val="24"/>
          <w:szCs w:val="24"/>
        </w:rPr>
        <w:t>2.13%</w:t>
      </w:r>
      <w:r w:rsidRPr="00057020">
        <w:rPr>
          <w:rFonts w:ascii="Times New Roman" w:hAnsi="Times New Roman" w:hint="eastAsia"/>
          <w:sz w:val="24"/>
          <w:szCs w:val="24"/>
        </w:rPr>
        <w:t xml:space="preserve"> of th</w:t>
      </w:r>
      <w:r>
        <w:rPr>
          <w:rFonts w:ascii="Times New Roman" w:hAnsi="Times New Roman" w:hint="eastAsia"/>
          <w:sz w:val="24"/>
          <w:szCs w:val="24"/>
        </w:rPr>
        <w:t>e spot-billed genome, using the BGI pipelines (</w:t>
      </w:r>
      <w:r>
        <w:rPr>
          <w:rFonts w:ascii="Times New Roman" w:hAnsi="Times New Roman"/>
          <w:sz w:val="24"/>
          <w:szCs w:val="24"/>
        </w:rPr>
        <w:t>Table S8</w:t>
      </w:r>
      <w:r>
        <w:rPr>
          <w:rFonts w:ascii="Times New Roman" w:hAnsi="Times New Roman" w:hint="eastAsia"/>
          <w:sz w:val="24"/>
          <w:szCs w:val="24"/>
        </w:rPr>
        <w:t xml:space="preserve">). </w:t>
      </w:r>
      <w:r>
        <w:rPr>
          <w:rFonts w:ascii="Times New Roman" w:hAnsi="Times New Roman"/>
          <w:sz w:val="24"/>
          <w:szCs w:val="24"/>
        </w:rPr>
        <w:t>These numbers are slightly larger than the corresponding in the domestic duck (Beijing duck) genome (20,629 protein-coding genes) (Table 1).</w:t>
      </w:r>
      <w:r>
        <w:rPr>
          <w:rFonts w:ascii="Times New Roman" w:hAnsi="Times New Roman" w:hint="eastAsia"/>
          <w:sz w:val="24"/>
          <w:szCs w:val="24"/>
        </w:rPr>
        <w:t xml:space="preserve"> Of the 21,</w:t>
      </w:r>
      <w:r w:rsidRPr="009819F8">
        <w:rPr>
          <w:rFonts w:ascii="Times New Roman" w:hAnsi="Times New Roman" w:hint="eastAsia"/>
          <w:sz w:val="24"/>
          <w:szCs w:val="24"/>
        </w:rPr>
        <w:t>056 mallard</w:t>
      </w:r>
      <w:r>
        <w:rPr>
          <w:rFonts w:ascii="Times New Roman" w:hAnsi="Times New Roman" w:hint="eastAsia"/>
          <w:sz w:val="24"/>
          <w:szCs w:val="24"/>
        </w:rPr>
        <w:t xml:space="preserve"> </w:t>
      </w:r>
      <w:r w:rsidRPr="009819F8">
        <w:rPr>
          <w:rFonts w:ascii="Times New Roman" w:hAnsi="Times New Roman" w:hint="eastAsia"/>
          <w:sz w:val="24"/>
          <w:szCs w:val="24"/>
        </w:rPr>
        <w:t xml:space="preserve">genes, </w:t>
      </w:r>
      <w:r w:rsidRPr="009819F8">
        <w:rPr>
          <w:rFonts w:ascii="Times New Roman" w:hAnsi="Times New Roman"/>
          <w:sz w:val="24"/>
          <w:szCs w:val="24"/>
        </w:rPr>
        <w:t>12,817</w:t>
      </w:r>
      <w:r w:rsidRPr="009819F8">
        <w:rPr>
          <w:rFonts w:ascii="Times New Roman" w:hAnsi="Times New Roman" w:hint="eastAsia"/>
          <w:sz w:val="24"/>
          <w:szCs w:val="24"/>
        </w:rPr>
        <w:t xml:space="preserve"> were mapped to categories established by the Gene Ontology (GO) project, </w:t>
      </w:r>
      <w:r w:rsidRPr="009819F8">
        <w:rPr>
          <w:rFonts w:ascii="Times New Roman" w:hAnsi="Times New Roman"/>
          <w:sz w:val="24"/>
          <w:szCs w:val="24"/>
        </w:rPr>
        <w:t>15,878</w:t>
      </w:r>
      <w:r w:rsidRPr="009819F8">
        <w:rPr>
          <w:rFonts w:ascii="Times New Roman" w:hAnsi="Times New Roman" w:hint="eastAsia"/>
          <w:sz w:val="24"/>
          <w:szCs w:val="24"/>
        </w:rPr>
        <w:t xml:space="preserve"> had orthologs in the Kyoto Encyclopedia of Genes and Genomes (KEGG) database, and </w:t>
      </w:r>
      <w:r w:rsidRPr="009819F8">
        <w:rPr>
          <w:rFonts w:ascii="Times New Roman" w:hAnsi="Times New Roman"/>
          <w:sz w:val="24"/>
          <w:szCs w:val="24"/>
        </w:rPr>
        <w:t>14,894</w:t>
      </w:r>
      <w:r w:rsidRPr="009819F8">
        <w:rPr>
          <w:rFonts w:ascii="Times New Roman" w:hAnsi="Times New Roman" w:hint="eastAsia"/>
          <w:sz w:val="24"/>
          <w:szCs w:val="24"/>
        </w:rPr>
        <w:t xml:space="preserve"> were supported by the duck ESTs produced in our </w:t>
      </w:r>
      <w:r>
        <w:rPr>
          <w:rFonts w:ascii="Times New Roman" w:hAnsi="Times New Roman"/>
          <w:sz w:val="24"/>
          <w:szCs w:val="24"/>
        </w:rPr>
        <w:t xml:space="preserve">previous </w:t>
      </w:r>
      <w:r w:rsidRPr="009819F8">
        <w:rPr>
          <w:rFonts w:ascii="Times New Roman" w:hAnsi="Times New Roman" w:hint="eastAsia"/>
          <w:sz w:val="24"/>
          <w:szCs w:val="24"/>
        </w:rPr>
        <w:t>duck genome project</w:t>
      </w:r>
      <w:r>
        <w:rPr>
          <w:rFonts w:ascii="Times New Roman" w:hAnsi="Times New Roman" w:hint="eastAsia"/>
          <w:sz w:val="24"/>
          <w:szCs w:val="24"/>
        </w:rPr>
        <w:t xml:space="preserve"> (</w:t>
      </w:r>
      <w:r>
        <w:rPr>
          <w:rFonts w:ascii="Times New Roman" w:hAnsi="Times New Roman"/>
          <w:sz w:val="24"/>
          <w:szCs w:val="24"/>
        </w:rPr>
        <w:t>Fig. S7</w:t>
      </w:r>
      <w:r>
        <w:rPr>
          <w:rFonts w:ascii="Times New Roman" w:hAnsi="Times New Roman" w:hint="eastAsia"/>
          <w:sz w:val="24"/>
          <w:szCs w:val="24"/>
        </w:rPr>
        <w:t>)</w:t>
      </w:r>
      <w:r w:rsidRPr="009819F8">
        <w:rPr>
          <w:rFonts w:ascii="Times New Roman" w:hAnsi="Times New Roman" w:hint="eastAsia"/>
          <w:sz w:val="24"/>
          <w:szCs w:val="24"/>
        </w:rPr>
        <w:t>.</w:t>
      </w:r>
      <w:r w:rsidRPr="00057020">
        <w:rPr>
          <w:rFonts w:ascii="Times New Roman" w:hAnsi="Times New Roman" w:hint="eastAsia"/>
          <w:sz w:val="24"/>
          <w:szCs w:val="24"/>
        </w:rPr>
        <w:t xml:space="preserve"> </w:t>
      </w:r>
      <w:r w:rsidRPr="009819F8">
        <w:rPr>
          <w:rFonts w:ascii="Times New Roman" w:hAnsi="Times New Roman" w:hint="eastAsia"/>
          <w:sz w:val="24"/>
          <w:szCs w:val="24"/>
        </w:rPr>
        <w:t xml:space="preserve">These numbers are </w:t>
      </w:r>
      <w:proofErr w:type="gramStart"/>
      <w:r w:rsidRPr="009819F8">
        <w:rPr>
          <w:rFonts w:ascii="Times New Roman" w:hAnsi="Times New Roman" w:hint="eastAsia"/>
          <w:sz w:val="24"/>
          <w:szCs w:val="24"/>
        </w:rPr>
        <w:t>similar to</w:t>
      </w:r>
      <w:proofErr w:type="gramEnd"/>
      <w:r w:rsidRPr="009819F8">
        <w:rPr>
          <w:rFonts w:ascii="Times New Roman" w:hAnsi="Times New Roman" w:hint="eastAsia"/>
          <w:sz w:val="24"/>
          <w:szCs w:val="24"/>
        </w:rPr>
        <w:t xml:space="preserve"> </w:t>
      </w:r>
      <w:r>
        <w:rPr>
          <w:rFonts w:ascii="Times New Roman" w:hAnsi="Times New Roman"/>
          <w:sz w:val="24"/>
          <w:szCs w:val="24"/>
        </w:rPr>
        <w:t xml:space="preserve">these of </w:t>
      </w:r>
      <w:r w:rsidRPr="009819F8">
        <w:rPr>
          <w:rFonts w:ascii="Times New Roman" w:hAnsi="Times New Roman" w:hint="eastAsia"/>
          <w:sz w:val="24"/>
          <w:szCs w:val="24"/>
        </w:rPr>
        <w:t xml:space="preserve">the spot-billed, where </w:t>
      </w:r>
      <w:r w:rsidRPr="009819F8">
        <w:rPr>
          <w:rFonts w:ascii="Times New Roman" w:hAnsi="Times New Roman"/>
          <w:sz w:val="24"/>
          <w:szCs w:val="24"/>
        </w:rPr>
        <w:t>12,815</w:t>
      </w:r>
      <w:r w:rsidRPr="009819F8">
        <w:rPr>
          <w:rFonts w:ascii="Times New Roman" w:hAnsi="Times New Roman" w:hint="eastAsia"/>
          <w:sz w:val="24"/>
          <w:szCs w:val="24"/>
        </w:rPr>
        <w:t xml:space="preserve"> genes were mapped to </w:t>
      </w:r>
      <w:r w:rsidRPr="009819F8">
        <w:rPr>
          <w:rFonts w:ascii="Times New Roman" w:hAnsi="Times New Roman" w:hint="eastAsia"/>
          <w:sz w:val="24"/>
          <w:szCs w:val="24"/>
        </w:rPr>
        <w:lastRenderedPageBreak/>
        <w:t xml:space="preserve">GO project, </w:t>
      </w:r>
      <w:r w:rsidRPr="009819F8">
        <w:rPr>
          <w:rFonts w:ascii="Times New Roman" w:hAnsi="Times New Roman"/>
          <w:sz w:val="24"/>
          <w:szCs w:val="24"/>
        </w:rPr>
        <w:t>15,803</w:t>
      </w:r>
      <w:r w:rsidRPr="009819F8">
        <w:rPr>
          <w:rFonts w:ascii="Times New Roman" w:hAnsi="Times New Roman" w:hint="eastAsia"/>
          <w:sz w:val="24"/>
          <w:szCs w:val="24"/>
        </w:rPr>
        <w:t xml:space="preserve"> had orthologs in KEGG database and </w:t>
      </w:r>
      <w:r w:rsidRPr="009819F8">
        <w:rPr>
          <w:rFonts w:ascii="Times New Roman" w:hAnsi="Times New Roman"/>
          <w:sz w:val="24"/>
          <w:szCs w:val="24"/>
        </w:rPr>
        <w:t>14,827</w:t>
      </w:r>
      <w:r w:rsidRPr="009819F8">
        <w:rPr>
          <w:rFonts w:ascii="Times New Roman" w:hAnsi="Times New Roman" w:hint="eastAsia"/>
          <w:sz w:val="24"/>
          <w:szCs w:val="24"/>
        </w:rPr>
        <w:t xml:space="preserve"> were supported by the duck ESTs (</w:t>
      </w:r>
      <w:r>
        <w:rPr>
          <w:rFonts w:ascii="Times New Roman" w:hAnsi="Times New Roman"/>
          <w:sz w:val="24"/>
          <w:szCs w:val="24"/>
        </w:rPr>
        <w:t>Fig. S8</w:t>
      </w:r>
      <w:r w:rsidRPr="009819F8">
        <w:rPr>
          <w:rFonts w:ascii="Times New Roman" w:hAnsi="Times New Roman" w:hint="eastAsia"/>
          <w:sz w:val="24"/>
          <w:szCs w:val="24"/>
        </w:rPr>
        <w:t>)</w:t>
      </w:r>
      <w:r>
        <w:rPr>
          <w:rFonts w:ascii="Times New Roman" w:hAnsi="Times New Roman" w:hint="eastAsia"/>
          <w:sz w:val="24"/>
          <w:szCs w:val="24"/>
        </w:rPr>
        <w:t>.</w:t>
      </w:r>
    </w:p>
    <w:p w14:paraId="252708A5" w14:textId="77777777" w:rsidR="00436E20" w:rsidRPr="00CD20DF" w:rsidRDefault="00436E20" w:rsidP="00436E20">
      <w:pPr>
        <w:autoSpaceDE w:val="0"/>
        <w:autoSpaceDN w:val="0"/>
        <w:adjustRightInd w:val="0"/>
        <w:rPr>
          <w:rFonts w:ascii="Times New Roman" w:hAnsi="Times New Roman"/>
          <w:sz w:val="24"/>
          <w:szCs w:val="24"/>
        </w:rPr>
      </w:pPr>
      <w:r>
        <w:rPr>
          <w:rFonts w:ascii="Times New Roman" w:hAnsi="Times New Roman" w:hint="eastAsia"/>
          <w:sz w:val="24"/>
          <w:szCs w:val="24"/>
        </w:rPr>
        <w:t>We</w:t>
      </w:r>
      <w:r>
        <w:rPr>
          <w:rFonts w:ascii="Times New Roman" w:hAnsi="Times New Roman"/>
          <w:sz w:val="24"/>
          <w:szCs w:val="24"/>
        </w:rPr>
        <w:t xml:space="preserve"> then</w:t>
      </w:r>
      <w:r>
        <w:rPr>
          <w:rFonts w:ascii="Times New Roman" w:hAnsi="Times New Roman" w:hint="eastAsia"/>
          <w:sz w:val="24"/>
          <w:szCs w:val="24"/>
        </w:rPr>
        <w:t xml:space="preserve"> constructed gene families using the above mallard</w:t>
      </w:r>
      <w:r>
        <w:rPr>
          <w:rFonts w:ascii="Times New Roman" w:hAnsi="Times New Roman"/>
          <w:sz w:val="24"/>
          <w:szCs w:val="24"/>
        </w:rPr>
        <w:t xml:space="preserve"> duck</w:t>
      </w:r>
      <w:r>
        <w:rPr>
          <w:rFonts w:ascii="Times New Roman" w:hAnsi="Times New Roman" w:hint="eastAsia"/>
          <w:sz w:val="24"/>
          <w:szCs w:val="24"/>
        </w:rPr>
        <w:t xml:space="preserve"> and spot-billed reference gene sets, our previous Beijing duck gene set, together with a combined outgroup gene sets from </w:t>
      </w:r>
      <w:r w:rsidRPr="00752BED">
        <w:rPr>
          <w:rFonts w:ascii="Times New Roman" w:hAnsi="Times New Roman"/>
          <w:sz w:val="24"/>
          <w:szCs w:val="24"/>
        </w:rPr>
        <w:t xml:space="preserve">chicken, turkey, </w:t>
      </w:r>
      <w:bookmarkStart w:id="84" w:name="OLE_LINK1"/>
      <w:bookmarkStart w:id="85" w:name="OLE_LINK2"/>
      <w:r w:rsidRPr="00752BED">
        <w:rPr>
          <w:rFonts w:ascii="Times New Roman" w:hAnsi="Times New Roman"/>
          <w:sz w:val="24"/>
          <w:szCs w:val="24"/>
        </w:rPr>
        <w:t>flycatcher</w:t>
      </w:r>
      <w:bookmarkEnd w:id="84"/>
      <w:bookmarkEnd w:id="85"/>
      <w:r w:rsidRPr="00752BED">
        <w:rPr>
          <w:rFonts w:ascii="Times New Roman" w:hAnsi="Times New Roman"/>
          <w:sz w:val="24"/>
          <w:szCs w:val="24"/>
        </w:rPr>
        <w:t>, ostrich</w:t>
      </w:r>
      <w:r>
        <w:rPr>
          <w:rFonts w:ascii="Times New Roman" w:hAnsi="Times New Roman"/>
          <w:sz w:val="24"/>
          <w:szCs w:val="24"/>
        </w:rPr>
        <w:t>,</w:t>
      </w:r>
      <w:r w:rsidRPr="00752BED">
        <w:rPr>
          <w:rFonts w:ascii="Times New Roman" w:hAnsi="Times New Roman" w:hint="eastAsia"/>
          <w:sz w:val="24"/>
          <w:szCs w:val="24"/>
        </w:rPr>
        <w:t xml:space="preserve"> </w:t>
      </w:r>
      <w:r w:rsidRPr="00752BED">
        <w:rPr>
          <w:rFonts w:ascii="Times New Roman" w:hAnsi="Times New Roman"/>
          <w:sz w:val="24"/>
          <w:szCs w:val="24"/>
        </w:rPr>
        <w:t>mouse and human (</w:t>
      </w:r>
      <w:r>
        <w:rPr>
          <w:rFonts w:ascii="Times New Roman" w:hAnsi="Times New Roman"/>
          <w:sz w:val="24"/>
          <w:szCs w:val="24"/>
        </w:rPr>
        <w:t>Fig. S9, Table S9</w:t>
      </w:r>
      <w:r w:rsidRPr="00752BED">
        <w:rPr>
          <w:rFonts w:ascii="Times New Roman" w:hAnsi="Times New Roman"/>
          <w:sz w:val="24"/>
          <w:szCs w:val="24"/>
        </w:rPr>
        <w:t>).</w:t>
      </w:r>
      <w:r>
        <w:rPr>
          <w:rFonts w:ascii="Times New Roman" w:hAnsi="Times New Roman" w:hint="eastAsia"/>
          <w:sz w:val="24"/>
          <w:szCs w:val="24"/>
        </w:rPr>
        <w:t xml:space="preserve"> Interestingly, two wild ducks were similar and their ancestors were clustered to the domestic (Beijing) duck</w:t>
      </w:r>
      <w:r w:rsidRPr="00B23500">
        <w:rPr>
          <w:rFonts w:ascii="Times New Roman" w:hAnsi="Times New Roman"/>
          <w:sz w:val="24"/>
          <w:szCs w:val="24"/>
        </w:rPr>
        <w:t xml:space="preserve"> </w:t>
      </w:r>
      <w:r w:rsidRPr="00844F9D">
        <w:rPr>
          <w:rFonts w:ascii="Times New Roman" w:hAnsi="Times New Roman"/>
          <w:sz w:val="24"/>
          <w:szCs w:val="24"/>
        </w:rPr>
        <w:t xml:space="preserve">(Fig. </w:t>
      </w:r>
      <w:r>
        <w:rPr>
          <w:rFonts w:ascii="Times New Roman" w:hAnsi="Times New Roman"/>
          <w:sz w:val="24"/>
          <w:szCs w:val="24"/>
        </w:rPr>
        <w:t>1b</w:t>
      </w:r>
      <w:r w:rsidRPr="00721405">
        <w:rPr>
          <w:rFonts w:ascii="Times New Roman" w:hAnsi="Times New Roman"/>
          <w:sz w:val="24"/>
          <w:szCs w:val="24"/>
        </w:rPr>
        <w:t>).</w:t>
      </w:r>
      <w:r>
        <w:rPr>
          <w:rFonts w:ascii="Times New Roman" w:hAnsi="Times New Roman" w:hint="eastAsia"/>
          <w:sz w:val="24"/>
          <w:szCs w:val="24"/>
        </w:rPr>
        <w:t xml:space="preserve"> We </w:t>
      </w:r>
      <w:r>
        <w:rPr>
          <w:rFonts w:ascii="Times New Roman" w:hAnsi="Times New Roman"/>
          <w:sz w:val="24"/>
          <w:szCs w:val="24"/>
        </w:rPr>
        <w:t>further</w:t>
      </w:r>
      <w:r>
        <w:rPr>
          <w:rFonts w:ascii="Times New Roman" w:hAnsi="Times New Roman" w:hint="eastAsia"/>
          <w:sz w:val="24"/>
          <w:szCs w:val="24"/>
        </w:rPr>
        <w:t xml:space="preserve"> examined large-scale differences in gene complements between one domestic duck and two wild ducks. </w:t>
      </w:r>
      <w:r w:rsidRPr="000758C2">
        <w:rPr>
          <w:rFonts w:ascii="Times New Roman" w:hAnsi="Times New Roman" w:hint="eastAsia"/>
          <w:sz w:val="24"/>
          <w:szCs w:val="24"/>
        </w:rPr>
        <w:t xml:space="preserve">We found </w:t>
      </w:r>
      <w:r w:rsidRPr="000758C2">
        <w:rPr>
          <w:rFonts w:ascii="Times New Roman" w:hAnsi="Times New Roman"/>
          <w:sz w:val="24"/>
          <w:szCs w:val="24"/>
        </w:rPr>
        <w:t>that 1,305 gene families were specific to wild duck</w:t>
      </w:r>
      <w:r>
        <w:rPr>
          <w:rFonts w:ascii="Times New Roman" w:hAnsi="Times New Roman"/>
          <w:sz w:val="24"/>
          <w:szCs w:val="24"/>
        </w:rPr>
        <w:t xml:space="preserve"> and this number</w:t>
      </w:r>
      <w:r w:rsidRPr="000758C2">
        <w:rPr>
          <w:rFonts w:ascii="Times New Roman" w:hAnsi="Times New Roman"/>
          <w:sz w:val="24"/>
          <w:szCs w:val="24"/>
        </w:rPr>
        <w:t xml:space="preserve"> was larger than </w:t>
      </w:r>
      <w:r>
        <w:rPr>
          <w:rFonts w:ascii="Times New Roman" w:hAnsi="Times New Roman"/>
          <w:sz w:val="24"/>
          <w:szCs w:val="24"/>
        </w:rPr>
        <w:t xml:space="preserve">the corresponding of </w:t>
      </w:r>
      <w:r w:rsidRPr="000758C2">
        <w:rPr>
          <w:rFonts w:ascii="Times New Roman" w:hAnsi="Times New Roman"/>
          <w:sz w:val="24"/>
          <w:szCs w:val="24"/>
        </w:rPr>
        <w:t>Beijing duck (497 gene families) (</w:t>
      </w:r>
      <w:r>
        <w:rPr>
          <w:rFonts w:ascii="Times New Roman" w:hAnsi="Times New Roman"/>
          <w:sz w:val="24"/>
          <w:szCs w:val="24"/>
        </w:rPr>
        <w:t>Fig. S10</w:t>
      </w:r>
      <w:r w:rsidRPr="000758C2">
        <w:rPr>
          <w:rFonts w:ascii="Times New Roman" w:hAnsi="Times New Roman"/>
          <w:sz w:val="24"/>
          <w:szCs w:val="24"/>
        </w:rPr>
        <w:t>).</w:t>
      </w:r>
      <w:r w:rsidRPr="00757534">
        <w:rPr>
          <w:rFonts w:ascii="Times New Roman" w:hAnsi="Times New Roman"/>
          <w:sz w:val="24"/>
          <w:szCs w:val="24"/>
        </w:rPr>
        <w:t xml:space="preserve"> </w:t>
      </w:r>
      <w:r>
        <w:rPr>
          <w:rFonts w:ascii="Times New Roman" w:hAnsi="Times New Roman"/>
          <w:sz w:val="24"/>
          <w:szCs w:val="24"/>
        </w:rPr>
        <w:t xml:space="preserve">Among </w:t>
      </w:r>
      <w:r w:rsidRPr="00063348">
        <w:rPr>
          <w:rFonts w:ascii="Times New Roman" w:hAnsi="Times New Roman"/>
          <w:sz w:val="24"/>
          <w:szCs w:val="24"/>
        </w:rPr>
        <w:t>19,405</w:t>
      </w:r>
      <w:r>
        <w:rPr>
          <w:rFonts w:ascii="Times New Roman" w:hAnsi="Times New Roman"/>
          <w:sz w:val="24"/>
          <w:szCs w:val="24"/>
        </w:rPr>
        <w:t xml:space="preserve"> gene families detected in the above three duck genomes, </w:t>
      </w:r>
      <w:bookmarkStart w:id="86" w:name="_Hlk512256613"/>
      <w:r w:rsidRPr="00757534">
        <w:rPr>
          <w:rFonts w:ascii="Times New Roman" w:hAnsi="Times New Roman"/>
          <w:sz w:val="24"/>
          <w:szCs w:val="24"/>
        </w:rPr>
        <w:t>25 were significantly expanded in wild duck</w:t>
      </w:r>
      <w:r>
        <w:rPr>
          <w:rFonts w:ascii="Times New Roman" w:hAnsi="Times New Roman"/>
          <w:sz w:val="24"/>
          <w:szCs w:val="24"/>
        </w:rPr>
        <w:t>. GO enrichment analysis showed that those expanded genes were significantly over represented in biological processes like chromatin</w:t>
      </w:r>
      <w:r w:rsidRPr="00661308">
        <w:rPr>
          <w:rFonts w:ascii="Times New Roman" w:hAnsi="Times New Roman"/>
          <w:sz w:val="24"/>
          <w:szCs w:val="24"/>
        </w:rPr>
        <w:t xml:space="preserve"> or</w:t>
      </w:r>
      <w:r w:rsidRPr="009E5F82">
        <w:rPr>
          <w:rFonts w:ascii="Times New Roman" w:hAnsi="Times New Roman"/>
          <w:color w:val="000000"/>
          <w:sz w:val="24"/>
          <w:szCs w:val="24"/>
        </w:rPr>
        <w:t xml:space="preserve">ganization, cell-cell adhesion, ATP synthesis and immune response. This implies enhanced genome regulation, energy metabolic activity and response to stimulation along with the speciation of the two wild ducks, which might </w:t>
      </w:r>
      <w:bookmarkEnd w:id="86"/>
      <w:r w:rsidRPr="009E5F82">
        <w:rPr>
          <w:rFonts w:ascii="Times New Roman" w:hAnsi="Times New Roman"/>
          <w:color w:val="000000"/>
          <w:sz w:val="24"/>
          <w:szCs w:val="24"/>
        </w:rPr>
        <w:t>be beneficial to their adaption to new environments (</w:t>
      </w:r>
      <w:r>
        <w:rPr>
          <w:rFonts w:ascii="Times New Roman" w:hAnsi="Times New Roman"/>
          <w:color w:val="000000"/>
          <w:sz w:val="24"/>
          <w:szCs w:val="24"/>
        </w:rPr>
        <w:t>Table S10</w:t>
      </w:r>
      <w:r>
        <w:rPr>
          <w:rFonts w:ascii="Times New Roman" w:hAnsi="Times New Roman"/>
          <w:sz w:val="24"/>
          <w:szCs w:val="24"/>
        </w:rPr>
        <w:t>; Fig</w:t>
      </w:r>
      <w:r>
        <w:rPr>
          <w:rFonts w:ascii="Times New Roman" w:hAnsi="Times New Roman" w:hint="eastAsia"/>
          <w:sz w:val="24"/>
          <w:szCs w:val="24"/>
        </w:rPr>
        <w:t>.</w:t>
      </w:r>
      <w:r>
        <w:rPr>
          <w:rFonts w:ascii="Times New Roman" w:hAnsi="Times New Roman"/>
          <w:sz w:val="24"/>
          <w:szCs w:val="24"/>
        </w:rPr>
        <w:t xml:space="preserve"> 1c-d).</w:t>
      </w:r>
    </w:p>
    <w:p w14:paraId="658370EA" w14:textId="77777777" w:rsidR="00436E20" w:rsidRPr="00066A4C" w:rsidRDefault="00436E20" w:rsidP="00436E20">
      <w:pPr>
        <w:pStyle w:val="a7"/>
        <w:outlineLvl w:val="1"/>
        <w:rPr>
          <w:rFonts w:ascii="Times New Roman" w:hAnsi="Times New Roman"/>
          <w:sz w:val="24"/>
          <w:szCs w:val="24"/>
        </w:rPr>
      </w:pPr>
      <w:bookmarkStart w:id="87" w:name="_Toc486198197"/>
      <w:bookmarkStart w:id="88" w:name="_Toc28603885"/>
      <w:r w:rsidRPr="00066A4C">
        <w:rPr>
          <w:rFonts w:ascii="Times New Roman" w:hAnsi="Times New Roman"/>
          <w:sz w:val="24"/>
          <w:szCs w:val="24"/>
        </w:rPr>
        <w:t>1.1 Genome sequencing</w:t>
      </w:r>
      <w:bookmarkEnd w:id="87"/>
      <w:bookmarkEnd w:id="88"/>
    </w:p>
    <w:p w14:paraId="7E8FAC14" w14:textId="77777777" w:rsidR="00436E20" w:rsidRPr="00066A4C" w:rsidRDefault="00436E20" w:rsidP="00436E20">
      <w:pPr>
        <w:rPr>
          <w:rFonts w:ascii="Times New Roman" w:hAnsi="Times New Roman"/>
          <w:sz w:val="24"/>
          <w:szCs w:val="24"/>
        </w:rPr>
      </w:pPr>
      <w:r w:rsidRPr="00066A4C">
        <w:rPr>
          <w:rFonts w:ascii="Times New Roman" w:hAnsi="Times New Roman"/>
          <w:color w:val="000000"/>
          <w:sz w:val="24"/>
          <w:szCs w:val="24"/>
        </w:rPr>
        <w:t xml:space="preserve">We extracted genomic DNA with standard molecular biology techniques from blood and random fragmented DNA for library construction. For short insert size libraries, 5 </w:t>
      </w:r>
      <w:bookmarkStart w:id="89" w:name="OLE_LINK3"/>
      <w:bookmarkStart w:id="90" w:name="OLE_LINK4"/>
      <w:r w:rsidRPr="00066A4C">
        <w:rPr>
          <w:rFonts w:ascii="Times New Roman" w:hAnsi="Times New Roman"/>
          <w:color w:val="000000"/>
          <w:sz w:val="24"/>
          <w:szCs w:val="24"/>
        </w:rPr>
        <w:t xml:space="preserve">μg </w:t>
      </w:r>
      <w:bookmarkEnd w:id="89"/>
      <w:bookmarkEnd w:id="90"/>
      <w:r w:rsidRPr="00066A4C">
        <w:rPr>
          <w:rFonts w:ascii="Times New Roman" w:hAnsi="Times New Roman"/>
          <w:color w:val="000000"/>
          <w:sz w:val="24"/>
          <w:szCs w:val="24"/>
        </w:rPr>
        <w:t xml:space="preserve">of </w:t>
      </w:r>
      <w:r w:rsidRPr="00066A4C">
        <w:rPr>
          <w:rFonts w:ascii="Times New Roman" w:hAnsi="Times New Roman"/>
          <w:sz w:val="24"/>
          <w:szCs w:val="24"/>
        </w:rPr>
        <w:t>DNA were fragmented to 250-800bp, end-repaired, A-tailed and ligated to Illumina paired-end adapters (Illumina). The ligated fragments were size selected at 250, 350 and 800 bp on agarose gel and amplified by PCR to yield the corresponding short insert size libraries. For mate-pair library construction, 20-40μg DNA were sheared to the desired insert size using nebulization for 2 kb or HydroShear (Covaris) for 5 kb, 10 kb and 20 kb. Then the DNA fragments were end-repaired using biotinylated nucleotide analogues and circularized by intramolecular ligation Circular DNA molecules were sheared with Adaptive Focused Acoustic (Covaris) to an average size of 500 bp. Biotinylated fragments were purified with Dynabeads® M-280 Streptavidin beads (Invitrogen), end-repaired, A-tailed and ligated to Illumina paired-end adapters, PCR amplification and agarose gel electrophoresis for size-selection. Then sequence all these libraries with Illumina Hiseq2000 platform.</w:t>
      </w:r>
    </w:p>
    <w:p w14:paraId="68C96AC2" w14:textId="77777777" w:rsidR="00436E20" w:rsidRPr="00066A4C" w:rsidRDefault="00436E20" w:rsidP="00436E20">
      <w:pPr>
        <w:pStyle w:val="a7"/>
        <w:outlineLvl w:val="1"/>
        <w:rPr>
          <w:rFonts w:ascii="Times New Roman" w:hAnsi="Times New Roman"/>
          <w:sz w:val="24"/>
          <w:szCs w:val="24"/>
        </w:rPr>
      </w:pPr>
      <w:bookmarkStart w:id="91" w:name="_Toc474161584"/>
      <w:bookmarkStart w:id="92" w:name="_Toc486198198"/>
      <w:bookmarkStart w:id="93" w:name="_Hlk480898633"/>
      <w:bookmarkStart w:id="94" w:name="_Toc28603886"/>
      <w:r w:rsidRPr="00066A4C">
        <w:rPr>
          <w:rFonts w:ascii="Times New Roman" w:hAnsi="Times New Roman"/>
          <w:sz w:val="24"/>
          <w:szCs w:val="24"/>
        </w:rPr>
        <w:t>1.2 Raw data filtering and genome size estimation</w:t>
      </w:r>
      <w:bookmarkEnd w:id="91"/>
      <w:bookmarkEnd w:id="92"/>
      <w:bookmarkEnd w:id="94"/>
    </w:p>
    <w:p w14:paraId="1211791C" w14:textId="77777777" w:rsidR="00436E20" w:rsidRPr="00066A4C" w:rsidRDefault="00436E20" w:rsidP="00436E20">
      <w:pPr>
        <w:autoSpaceDE w:val="0"/>
        <w:autoSpaceDN w:val="0"/>
        <w:adjustRightInd w:val="0"/>
        <w:rPr>
          <w:rFonts w:ascii="Times New Roman" w:hAnsi="Times New Roman"/>
          <w:sz w:val="24"/>
          <w:szCs w:val="24"/>
        </w:rPr>
      </w:pPr>
      <w:r w:rsidRPr="00066A4C">
        <w:rPr>
          <w:rFonts w:ascii="Times New Roman" w:hAnsi="Times New Roman"/>
          <w:sz w:val="24"/>
          <w:szCs w:val="24"/>
        </w:rPr>
        <w:t>To reduce the effect of sequencing error or low-quality reads for genome assembly, we took a series of checking and filtering step</w:t>
      </w:r>
      <w:r>
        <w:rPr>
          <w:rFonts w:ascii="Times New Roman" w:hAnsi="Times New Roman"/>
          <w:sz w:val="24"/>
          <w:szCs w:val="24"/>
        </w:rPr>
        <w:t xml:space="preserve">s on raw reads. We filtered: 1) </w:t>
      </w:r>
      <w:r w:rsidRPr="00066A4C">
        <w:rPr>
          <w:rFonts w:ascii="Times New Roman" w:hAnsi="Times New Roman"/>
          <w:sz w:val="24"/>
          <w:szCs w:val="24"/>
        </w:rPr>
        <w:t xml:space="preserve">Reads having an ‘N’ over 10% of their length; </w:t>
      </w:r>
      <w:r w:rsidRPr="000B7A12">
        <w:rPr>
          <w:rFonts w:ascii="Times New Roman" w:hAnsi="Times New Roman"/>
          <w:sz w:val="24"/>
          <w:szCs w:val="24"/>
        </w:rPr>
        <w:t>2) Reads with more than 40 bp low quality base (quality score ≤ 7); 3) Reads with more than 10 bp adapter sequences (allowing ≤ 3 bp mismatches); 4) Short insert size paired-end reads that were overlapped (≥ 10bp); 5) Redundant duplicated reads generated by PCR</w:t>
      </w:r>
      <w:r w:rsidRPr="00066A4C">
        <w:rPr>
          <w:rFonts w:ascii="Times New Roman" w:hAnsi="Times New Roman"/>
          <w:sz w:val="24"/>
          <w:szCs w:val="24"/>
        </w:rPr>
        <w:t xml:space="preserve"> amplification in the library construction (Read1 and Read2 of two pairs of paired-end reads were identical, </w:t>
      </w:r>
      <w:r w:rsidRPr="00066A4C">
        <w:rPr>
          <w:rFonts w:ascii="Times New Roman" w:hAnsi="Times New Roman"/>
          <w:sz w:val="24"/>
          <w:szCs w:val="24"/>
        </w:rPr>
        <w:lastRenderedPageBreak/>
        <w:t>respectively). In total, 275.</w:t>
      </w:r>
      <w:r>
        <w:rPr>
          <w:rFonts w:ascii="Times New Roman" w:hAnsi="Times New Roman"/>
          <w:sz w:val="24"/>
          <w:szCs w:val="24"/>
        </w:rPr>
        <w:t>20</w:t>
      </w:r>
      <w:r w:rsidRPr="00066A4C">
        <w:rPr>
          <w:rFonts w:ascii="Times New Roman" w:hAnsi="Times New Roman"/>
          <w:sz w:val="24"/>
          <w:szCs w:val="24"/>
        </w:rPr>
        <w:t xml:space="preserve"> and 262.45 Gb of data were kept for D2B and D2L</w:t>
      </w:r>
      <w:r w:rsidRPr="00066A4C">
        <w:rPr>
          <w:rFonts w:ascii="Times New Roman" w:hAnsi="Times New Roman"/>
          <w:i/>
          <w:sz w:val="24"/>
          <w:szCs w:val="24"/>
        </w:rPr>
        <w:t xml:space="preserve"> de novo</w:t>
      </w:r>
      <w:r w:rsidRPr="00066A4C">
        <w:rPr>
          <w:rFonts w:ascii="Times New Roman" w:hAnsi="Times New Roman"/>
          <w:sz w:val="24"/>
          <w:szCs w:val="24"/>
        </w:rPr>
        <w:t xml:space="preserve"> genome assembly respectively.</w:t>
      </w:r>
    </w:p>
    <w:p w14:paraId="435FD87A" w14:textId="77777777" w:rsidR="00436E20" w:rsidRPr="00066A4C" w:rsidRDefault="00436E20" w:rsidP="00436E20">
      <w:pPr>
        <w:rPr>
          <w:rFonts w:ascii="Times New Roman" w:hAnsi="Times New Roman"/>
          <w:color w:val="000000"/>
          <w:sz w:val="24"/>
          <w:szCs w:val="24"/>
        </w:rPr>
      </w:pPr>
      <w:r w:rsidRPr="00066A4C">
        <w:rPr>
          <w:rFonts w:ascii="Times New Roman" w:hAnsi="Times New Roman"/>
          <w:sz w:val="24"/>
          <w:szCs w:val="24"/>
        </w:rPr>
        <w:t xml:space="preserve">Genome size can be estimated using K-mer analysis method, the principle is briefly depicted as follows: A K-mer is an artificial sequence division of K bp iteratively from sequencing reads. A read with L bp in length composes (L-K+1) K-mers. The frequency of each K-mer can then be calculated from the input data. The resulted K-mer frequencies should generally follow a Poisson distribution, except for a high proportion of low frequencies due to sequencing errors. The genome size G can be estimated as G= K_num/K_expect, where K_num is the total number of K-mer, and K_expect is the expected value of the poisson distribution. We performed K-mer analysis (K=17) using about 21-27X filtered data, and estimated </w:t>
      </w:r>
      <w:r w:rsidRPr="00066A4C">
        <w:rPr>
          <w:rFonts w:ascii="Times New Roman" w:hAnsi="Times New Roman"/>
          <w:color w:val="000000"/>
          <w:sz w:val="24"/>
          <w:szCs w:val="24"/>
        </w:rPr>
        <w:t>the mallard and spot-billed genome size to be about 1.15Gb and 1.14Gb,</w:t>
      </w:r>
      <w:r>
        <w:rPr>
          <w:rFonts w:ascii="Times New Roman" w:hAnsi="Times New Roman"/>
          <w:color w:val="000000"/>
          <w:sz w:val="24"/>
          <w:szCs w:val="24"/>
        </w:rPr>
        <w:t xml:space="preserve"> respectively (Fig.</w:t>
      </w:r>
      <w:r w:rsidRPr="00066A4C">
        <w:rPr>
          <w:rFonts w:ascii="Times New Roman" w:hAnsi="Times New Roman"/>
          <w:color w:val="000000"/>
          <w:sz w:val="24"/>
          <w:szCs w:val="24"/>
        </w:rPr>
        <w:t xml:space="preserve"> </w:t>
      </w:r>
      <w:r>
        <w:rPr>
          <w:rFonts w:ascii="Times New Roman" w:hAnsi="Times New Roman"/>
          <w:color w:val="000000"/>
          <w:sz w:val="24"/>
          <w:szCs w:val="24"/>
        </w:rPr>
        <w:t>S</w:t>
      </w:r>
      <w:r w:rsidRPr="00066A4C">
        <w:rPr>
          <w:rFonts w:ascii="Times New Roman" w:hAnsi="Times New Roman"/>
          <w:color w:val="000000"/>
          <w:sz w:val="24"/>
          <w:szCs w:val="24"/>
        </w:rPr>
        <w:t>1).</w:t>
      </w:r>
    </w:p>
    <w:p w14:paraId="4F0087BA" w14:textId="77777777" w:rsidR="00436E20" w:rsidRPr="00066A4C" w:rsidRDefault="00436E20" w:rsidP="00436E20">
      <w:pPr>
        <w:pStyle w:val="a7"/>
        <w:outlineLvl w:val="1"/>
        <w:rPr>
          <w:rFonts w:ascii="Times New Roman" w:hAnsi="Times New Roman"/>
          <w:sz w:val="24"/>
          <w:szCs w:val="24"/>
        </w:rPr>
      </w:pPr>
      <w:bookmarkStart w:id="95" w:name="_Toc474161585"/>
      <w:bookmarkStart w:id="96" w:name="_Toc486198199"/>
      <w:bookmarkStart w:id="97" w:name="_Hlk480898681"/>
      <w:bookmarkStart w:id="98" w:name="_Toc28603887"/>
      <w:bookmarkEnd w:id="93"/>
      <w:r w:rsidRPr="00066A4C">
        <w:rPr>
          <w:rFonts w:ascii="Times New Roman" w:hAnsi="Times New Roman"/>
          <w:sz w:val="24"/>
          <w:szCs w:val="24"/>
        </w:rPr>
        <w:t>1.3 Genome assembly and super-scaffold construction</w:t>
      </w:r>
      <w:bookmarkEnd w:id="95"/>
      <w:bookmarkEnd w:id="96"/>
      <w:bookmarkEnd w:id="98"/>
    </w:p>
    <w:p w14:paraId="6263C861" w14:textId="77777777" w:rsidR="00436E20" w:rsidRPr="00066A4C" w:rsidRDefault="00436E20" w:rsidP="00436E20">
      <w:pPr>
        <w:autoSpaceDE w:val="0"/>
        <w:autoSpaceDN w:val="0"/>
        <w:adjustRightInd w:val="0"/>
        <w:rPr>
          <w:rFonts w:ascii="Times New Roman" w:hAnsi="Times New Roman"/>
          <w:sz w:val="24"/>
          <w:szCs w:val="24"/>
        </w:rPr>
      </w:pPr>
      <w:r w:rsidRPr="00066A4C">
        <w:rPr>
          <w:rFonts w:ascii="Times New Roman" w:hAnsi="Times New Roman"/>
          <w:sz w:val="24"/>
          <w:szCs w:val="24"/>
        </w:rPr>
        <w:t>At first, we assembled the two genomes using SOAP</w:t>
      </w:r>
      <w:r>
        <w:rPr>
          <w:rFonts w:ascii="Times New Roman" w:hAnsi="Times New Roman"/>
          <w:sz w:val="24"/>
          <w:szCs w:val="24"/>
        </w:rPr>
        <w:t xml:space="preserve"> </w:t>
      </w:r>
      <w:r w:rsidRPr="00066A4C">
        <w:rPr>
          <w:rFonts w:ascii="Times New Roman" w:hAnsi="Times New Roman"/>
          <w:i/>
          <w:sz w:val="24"/>
          <w:szCs w:val="24"/>
        </w:rPr>
        <w:t>de</w:t>
      </w:r>
      <w:r>
        <w:rPr>
          <w:rFonts w:ascii="Times New Roman" w:hAnsi="Times New Roman"/>
          <w:i/>
          <w:sz w:val="24"/>
          <w:szCs w:val="24"/>
        </w:rPr>
        <w:t xml:space="preserve"> </w:t>
      </w:r>
      <w:r w:rsidRPr="00066A4C">
        <w:rPr>
          <w:rFonts w:ascii="Times New Roman" w:hAnsi="Times New Roman"/>
          <w:i/>
          <w:sz w:val="24"/>
          <w:szCs w:val="24"/>
        </w:rPr>
        <w:t>novo</w:t>
      </w:r>
      <w:r w:rsidRPr="00586908">
        <w:rPr>
          <w:rFonts w:ascii="Times New Roman" w:hAnsi="Times New Roman"/>
          <w:sz w:val="24"/>
          <w:szCs w:val="24"/>
        </w:rPr>
        <w:fldChar w:fldCharType="begin">
          <w:fldData xml:space="preserve">PEVuZE5vdGU+PENpdGU+PEF1dGhvcj5MaTwvQXV0aG9yPjxZZWFyPjIwMTA8L1llYXI+PFJlY051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</w:fldData>
        </w:fldChar>
      </w:r>
      <w:r>
        <w:rPr>
          <w:rFonts w:ascii="Times New Roman" w:hAnsi="Times New Roman"/>
          <w:sz w:val="24"/>
          <w:szCs w:val="24"/>
        </w:rPr>
        <w:instrText xml:space="preserve"> ADDIN EN.CITE </w:instrText>
      </w:r>
      <w:r>
        <w:rPr>
          <w:rFonts w:ascii="Times New Roman" w:hAnsi="Times New Roman"/>
          <w:sz w:val="24"/>
          <w:szCs w:val="24"/>
        </w:rPr>
        <w:fldChar w:fldCharType="begin">
          <w:fldData xml:space="preserve">PEVuZE5vdGU+PENpdGU+PEF1dGhvcj5MaTwvQXV0aG9yPjxZZWFyPjIwMTA8L1llYXI+PFJlY051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</w:fldData>
        </w:fldChar>
      </w:r>
      <w:r>
        <w:rPr>
          <w:rFonts w:ascii="Times New Roman" w:hAnsi="Times New Roman"/>
          <w:sz w:val="24"/>
          <w:szCs w:val="24"/>
        </w:rPr>
        <w:instrText xml:space="preserve"> ADDIN EN.CITE.DATA </w:instrText>
      </w:r>
      <w:r>
        <w:rPr>
          <w:rFonts w:ascii="Times New Roman" w:hAnsi="Times New Roman"/>
          <w:sz w:val="24"/>
          <w:szCs w:val="24"/>
        </w:rPr>
      </w:r>
      <w:r>
        <w:rPr>
          <w:rFonts w:ascii="Times New Roman" w:hAnsi="Times New Roman"/>
          <w:sz w:val="24"/>
          <w:szCs w:val="24"/>
        </w:rPr>
        <w:fldChar w:fldCharType="end"/>
      </w:r>
      <w:r w:rsidRPr="00586908">
        <w:rPr>
          <w:rFonts w:ascii="Times New Roman" w:hAnsi="Times New Roman"/>
          <w:sz w:val="24"/>
          <w:szCs w:val="24"/>
        </w:rPr>
      </w:r>
      <w:r w:rsidRPr="00586908">
        <w:rPr>
          <w:rFonts w:ascii="Times New Roman" w:hAnsi="Times New Roman"/>
          <w:sz w:val="24"/>
          <w:szCs w:val="24"/>
        </w:rPr>
        <w:fldChar w:fldCharType="separate"/>
      </w:r>
      <w:r>
        <w:rPr>
          <w:rFonts w:ascii="Times New Roman" w:hAnsi="Times New Roman"/>
          <w:noProof/>
          <w:sz w:val="24"/>
          <w:szCs w:val="24"/>
        </w:rPr>
        <w:t>(</w:t>
      </w:r>
      <w:hyperlink w:anchor="_ENREF_15" w:tooltip="Green, 2010 #16" w:history="1">
        <w:r>
          <w:rPr>
            <w:rFonts w:ascii="Times New Roman" w:hAnsi="Times New Roman"/>
            <w:noProof/>
            <w:sz w:val="24"/>
            <w:szCs w:val="24"/>
          </w:rPr>
          <w:t>Green et al., 2010</w:t>
        </w:r>
      </w:hyperlink>
      <w:r>
        <w:rPr>
          <w:rFonts w:ascii="Times New Roman" w:hAnsi="Times New Roman"/>
          <w:noProof/>
          <w:sz w:val="24"/>
          <w:szCs w:val="24"/>
        </w:rPr>
        <w:t>)</w:t>
      </w:r>
      <w:r w:rsidRPr="00586908">
        <w:rPr>
          <w:rFonts w:ascii="Times New Roman" w:hAnsi="Times New Roman"/>
          <w:sz w:val="24"/>
          <w:szCs w:val="24"/>
        </w:rPr>
        <w:fldChar w:fldCharType="end"/>
      </w:r>
      <w:r>
        <w:rPr>
          <w:rFonts w:ascii="Times New Roman" w:hAnsi="Times New Roman"/>
          <w:i/>
          <w:sz w:val="24"/>
          <w:szCs w:val="24"/>
        </w:rPr>
        <w:t xml:space="preserve"> </w:t>
      </w:r>
      <w:r w:rsidRPr="00066A4C">
        <w:rPr>
          <w:rFonts w:ascii="Times New Roman" w:hAnsi="Times New Roman"/>
          <w:sz w:val="24"/>
          <w:szCs w:val="24"/>
        </w:rPr>
        <w:t xml:space="preserve">for contig and scaffold construction. Detailed assembly steps and the data used in each step: 1) Constructed </w:t>
      </w:r>
      <w:r w:rsidRPr="00066A4C">
        <w:rPr>
          <w:rFonts w:ascii="Times New Roman" w:hAnsi="Times New Roman"/>
          <w:i/>
          <w:sz w:val="24"/>
          <w:szCs w:val="24"/>
        </w:rPr>
        <w:t>de Bruijn</w:t>
      </w:r>
      <w:r w:rsidRPr="00066A4C">
        <w:rPr>
          <w:rFonts w:ascii="Times New Roman" w:hAnsi="Times New Roman"/>
          <w:sz w:val="24"/>
          <w:szCs w:val="24"/>
        </w:rPr>
        <w:t xml:space="preserve"> graph with reads from the short insert size libraries using K-mer size 29 bp, which means the parameter –K is set as 29. 2) Simplified the </w:t>
      </w:r>
      <w:r w:rsidRPr="00066A4C">
        <w:rPr>
          <w:rFonts w:ascii="Times New Roman" w:hAnsi="Times New Roman"/>
          <w:i/>
          <w:sz w:val="24"/>
          <w:szCs w:val="24"/>
        </w:rPr>
        <w:t>de Bruijn</w:t>
      </w:r>
      <w:r w:rsidRPr="00066A4C">
        <w:rPr>
          <w:rFonts w:ascii="Times New Roman" w:hAnsi="Times New Roman"/>
          <w:sz w:val="24"/>
          <w:szCs w:val="24"/>
        </w:rPr>
        <w:t xml:space="preserve"> graph for contigs construction by removal tips, merging bubbles, removal the low coverage of the connection and resolve the small repeats. 3) Constructed scaffolds with short pair-end and mate-pair libraries step by step. 4) Filled in gaps inside the constructed scaffolds with gap closure step.</w:t>
      </w:r>
      <w:r w:rsidRPr="00066A4C" w:rsidDel="005645CA">
        <w:rPr>
          <w:rFonts w:ascii="Times New Roman" w:hAnsi="Times New Roman"/>
          <w:sz w:val="24"/>
          <w:szCs w:val="24"/>
        </w:rPr>
        <w:t xml:space="preserve"> </w:t>
      </w:r>
    </w:p>
    <w:p w14:paraId="290B1AF7" w14:textId="77777777" w:rsidR="00436E20" w:rsidRPr="00066A4C" w:rsidRDefault="00436E20" w:rsidP="00436E20">
      <w:pPr>
        <w:pStyle w:val="a7"/>
        <w:outlineLvl w:val="1"/>
        <w:rPr>
          <w:rFonts w:ascii="Times New Roman" w:hAnsi="Times New Roman"/>
          <w:sz w:val="24"/>
          <w:szCs w:val="24"/>
        </w:rPr>
      </w:pPr>
      <w:bookmarkStart w:id="99" w:name="_Toc474161586"/>
      <w:bookmarkStart w:id="100" w:name="_Toc486198200"/>
      <w:bookmarkStart w:id="101" w:name="OLE_LINK18"/>
      <w:bookmarkStart w:id="102" w:name="OLE_LINK19"/>
      <w:bookmarkStart w:id="103" w:name="_Hlk480898702"/>
      <w:bookmarkStart w:id="104" w:name="_Toc28603888"/>
      <w:bookmarkEnd w:id="97"/>
      <w:r w:rsidRPr="00066A4C">
        <w:rPr>
          <w:rFonts w:ascii="Times New Roman" w:hAnsi="Times New Roman"/>
          <w:sz w:val="24"/>
          <w:szCs w:val="24"/>
        </w:rPr>
        <w:t>1.4 Quality evaluation of the genome assembly</w:t>
      </w:r>
      <w:bookmarkEnd w:id="99"/>
      <w:bookmarkEnd w:id="100"/>
      <w:bookmarkEnd w:id="104"/>
    </w:p>
    <w:bookmarkEnd w:id="101"/>
    <w:bookmarkEnd w:id="102"/>
    <w:p w14:paraId="2A163486" w14:textId="77777777" w:rsidR="00436E20" w:rsidRPr="00066A4C" w:rsidRDefault="00436E20" w:rsidP="00436E20">
      <w:pPr>
        <w:rPr>
          <w:rFonts w:ascii="Times New Roman" w:hAnsi="Times New Roman"/>
          <w:sz w:val="24"/>
          <w:szCs w:val="24"/>
        </w:rPr>
      </w:pPr>
      <w:r w:rsidRPr="00066A4C">
        <w:rPr>
          <w:rFonts w:ascii="Times New Roman" w:hAnsi="Times New Roman"/>
          <w:sz w:val="24"/>
          <w:szCs w:val="24"/>
        </w:rPr>
        <w:t>We made use of known EST and BAC sequences to evaluate the accuracy of ge</w:t>
      </w:r>
      <w:r>
        <w:rPr>
          <w:rFonts w:ascii="Times New Roman" w:hAnsi="Times New Roman"/>
          <w:sz w:val="24"/>
          <w:szCs w:val="24"/>
        </w:rPr>
        <w:t>nome assembly. We mapped 7 BACs</w:t>
      </w:r>
      <w:r>
        <w:rPr>
          <w:rFonts w:ascii="Times New Roman" w:hAnsi="Times New Roman"/>
          <w:sz w:val="24"/>
          <w:szCs w:val="24"/>
        </w:rPr>
        <w:fldChar w:fldCharType="begin"/>
      </w:r>
      <w:r>
        <w:rPr>
          <w:rFonts w:ascii="Times New Roman" w:hAnsi="Times New Roman"/>
          <w:sz w:val="24"/>
          <w:szCs w:val="24"/>
        </w:rPr>
        <w:instrText xml:space="preserve"> ADDIN EN.CITE &lt;EndNote&gt;&lt;Cite&gt;&lt;Author&gt;Huang&lt;/Author&gt;&lt;Year&gt;2011&lt;/Year&gt;&lt;RecNum&gt;22&lt;/RecNum&gt;&lt;DisplayText&gt;(Huang et al., 2011)&lt;/DisplayText&gt;&lt;record&gt;&lt;rec-number&gt;22&lt;/rec-number&gt;&lt;foreign-keys&gt;&lt;key app="EN" db-id="zd9vrr9r4sxpvoex0z2x0seo95tx9fexr95t" timestamp="1486225058"&gt;22&lt;/key&gt;&lt;/foreign-keys&gt;&lt;ref-type name="Journal Article"&gt;17&lt;/ref-type&gt;&lt;contributors&gt;&lt;authors&gt;&lt;author&gt;Huang, Y.&lt;/author&gt;&lt;author&gt;Temperley, N. D.&lt;/author&gt;&lt;author&gt;Ren, L.&lt;/author&gt;&lt;author&gt;Smith, J.&lt;/author&gt;&lt;author&gt;Li, N.&lt;/author&gt;&lt;author&gt;Burt, D. W.&lt;/author&gt;&lt;/authors&gt;&lt;/contributors&gt;&lt;auth-address&gt;Division of Genetics and Genomics, The Roslin Institute and R(D)SVS, University of Edinburgh, Roslin, Midlothian EH25 9PS, UK.&lt;/auth-address&gt;&lt;titles&gt;&lt;title&gt;Molecular evolution of the vertebrate TLR1 gene family--a complex history of gene duplication, gene conversion, positive selection and co-evolution&lt;/title&gt;&lt;secondary-title&gt;BMC Evol Biol&lt;/secondary-title&gt;&lt;/titles&gt;&lt;periodical&gt;&lt;full-title&gt;BMC Evol Biol&lt;/full-title&gt;&lt;/periodical&gt;&lt;pages&gt;149&lt;/pages&gt;&lt;volume&gt;11&lt;/volume&gt;&lt;keywords&gt;&lt;keyword&gt;Animals&lt;/keyword&gt;&lt;keyword&gt;Birds/genetics&lt;/keyword&gt;&lt;keyword&gt;Ducks&lt;/keyword&gt;&lt;keyword&gt;*Evolution, Molecular&lt;/keyword&gt;&lt;keyword&gt;Gene Conversion&lt;/keyword&gt;&lt;keyword&gt;Gene Duplication&lt;/keyword&gt;&lt;keyword&gt;Humans&lt;/keyword&gt;&lt;keyword&gt;Mammals/genetics&lt;/keyword&gt;&lt;keyword&gt;Phylogeny&lt;/keyword&gt;&lt;keyword&gt;Toll-Like Receptor 1/*genetics&lt;/keyword&gt;&lt;keyword&gt;Toll-Like Receptor 10/genetics&lt;/keyword&gt;&lt;keyword&gt;Toll-Like Receptor 2/*genetics&lt;/keyword&gt;&lt;keyword&gt;Toll-Like Receptor 6/genetics&lt;/keyword&gt;&lt;keyword&gt;Turkey&lt;/keyword&gt;&lt;/keywords&gt;&lt;dates&gt;&lt;year&gt;2011&lt;/year&gt;&lt;pub-dates&gt;&lt;date&gt;May 28&lt;/date&gt;&lt;/pub-dates&gt;&lt;/dates&gt;&lt;isbn&gt;1471-2148 (Electronic)&amp;#xD;1471-2148 (Linking)&lt;/isbn&gt;&lt;accession-num&gt;21619680&lt;/accession-num&gt;&lt;urls&gt;&lt;related-urls&gt;&lt;url&gt;https://www.ncbi.nlm.nih.gov/pubmed/21619680&lt;/url&gt;&lt;/related-urls&gt;&lt;/urls&gt;&lt;custom2&gt;PMC3125219&lt;/custom2&gt;&lt;electronic-resource-num&gt;10.1186/1471-2148-11-149&lt;/electronic-resource-num&gt;&lt;/record&gt;&lt;/Cite&gt;&lt;/EndNote&gt;</w:instrText>
      </w:r>
      <w:r>
        <w:rPr>
          <w:rFonts w:ascii="Times New Roman" w:hAnsi="Times New Roman"/>
          <w:sz w:val="24"/>
          <w:szCs w:val="24"/>
        </w:rPr>
        <w:fldChar w:fldCharType="separate"/>
      </w:r>
      <w:r>
        <w:rPr>
          <w:rFonts w:ascii="Times New Roman" w:hAnsi="Times New Roman"/>
          <w:noProof/>
          <w:sz w:val="24"/>
          <w:szCs w:val="24"/>
        </w:rPr>
        <w:t>(</w:t>
      </w:r>
      <w:hyperlink w:anchor="_ENREF_22" w:tooltip="Huang, 2011 #22" w:history="1">
        <w:r>
          <w:rPr>
            <w:rFonts w:ascii="Times New Roman" w:hAnsi="Times New Roman"/>
            <w:noProof/>
            <w:sz w:val="24"/>
            <w:szCs w:val="24"/>
          </w:rPr>
          <w:t>Huang et al., 2011</w:t>
        </w:r>
      </w:hyperlink>
      <w:r>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sz w:val="24"/>
          <w:szCs w:val="24"/>
        </w:rPr>
        <w:t xml:space="preserve"> </w:t>
      </w:r>
      <w:r w:rsidRPr="00066A4C">
        <w:rPr>
          <w:rFonts w:ascii="Times New Roman" w:hAnsi="Times New Roman"/>
          <w:sz w:val="24"/>
          <w:szCs w:val="24"/>
        </w:rPr>
        <w:t xml:space="preserve">and 319,996 ESTs of Beijing duck onto the two assemblies using BLAT </w:t>
      </w:r>
      <w:r w:rsidRPr="00066A4C">
        <w:rPr>
          <w:rFonts w:ascii="Times New Roman" w:hAnsi="Times New Roman"/>
          <w:sz w:val="24"/>
          <w:szCs w:val="24"/>
        </w:rPr>
        <w:fldChar w:fldCharType="begin"/>
      </w:r>
      <w:r>
        <w:rPr>
          <w:rFonts w:ascii="Times New Roman" w:hAnsi="Times New Roman"/>
          <w:sz w:val="24"/>
          <w:szCs w:val="24"/>
        </w:rPr>
        <w:instrText xml:space="preserve"> ADDIN EN.CITE &lt;EndNote&gt;&lt;Cite&gt;&lt;Author&gt;Kent&lt;/Author&gt;&lt;Year&gt;2002&lt;/Year&gt;&lt;RecNum&gt;361&lt;/RecNum&gt;&lt;DisplayText&gt;(Kent, 2002)&lt;/DisplayText&gt;&lt;record&gt;&lt;rec-number&gt;361&lt;/rec-number&gt;&lt;foreign-keys&gt;&lt;key app="EN" db-id="xst0fvfxdrz995e5fz9v2takwp00zatvrrw0"&gt;361&lt;/key&gt;&lt;/foreign-keys&gt;&lt;ref-type name="Journal Article"&gt;17&lt;/ref-type&gt;&lt;contributors&gt;&lt;authors&gt;&lt;author&gt;Kent, W. J.&lt;/author&gt;&lt;/authors&gt;&lt;/contributors&gt;&lt;auth-address&gt;Department of Biology and Center for Molecular Biology of RNA, University of California-Santa Cruz, Santa Cruz, CA 95064, USA. kent@biology.ucsc.edu&lt;/auth-address&gt;&lt;titles&gt;&lt;title&gt;BLAT--the BLAST-like alignment tool&lt;/title&gt;&lt;secondary-title&gt;Genome Res&lt;/secondary-title&gt;&lt;/titles&gt;&lt;pages&gt;656-64&lt;/pages&gt;&lt;volume&gt;12&lt;/volume&gt;&lt;number&gt;4&lt;/number&gt;&lt;edition&gt;2002/04/05&lt;/edition&gt;&lt;keywords&gt;&lt;keyword&gt;Animals&lt;/keyword&gt;&lt;keyword&gt;Computational Biology/*methods/statistics &amp;amp; numerical data&lt;/keyword&gt;&lt;keyword&gt;DNA/genetics&lt;/keyword&gt;&lt;keyword&gt;Humans&lt;/keyword&gt;&lt;keyword&gt;Mice&lt;/keyword&gt;&lt;keyword&gt;Protein Biosynthesis&lt;/keyword&gt;&lt;keyword&gt;Proteins/chemistry&lt;/keyword&gt;&lt;keyword&gt;RNA, Messenger/genetics&lt;/keyword&gt;&lt;keyword&gt;Sequence Alignment/*methods/statistics &amp;amp; numerical data&lt;/keyword&gt;&lt;keyword&gt;*Software&lt;/keyword&gt;&lt;/keywords&gt;&lt;dates&gt;&lt;year&gt;2002&lt;/year&gt;&lt;pub-dates&gt;&lt;date&gt;Apr&lt;/date&gt;&lt;/pub-dates&gt;&lt;/dates&gt;&lt;isbn&gt;1088-9051 (Print)&amp;#xD;1088-9051 (Linking)&lt;/isbn&gt;&lt;accession-num&gt;11932250&lt;/accession-num&gt;&lt;urls&gt;&lt;related-urls&gt;&lt;url&gt;http://www.ncbi.nlm.nih.gov/entrez/query.fcgi?cmd=Retrieve&amp;amp;db=PubMed&amp;amp;dopt=Citation&amp;amp;list_uids=11932250&lt;/url&gt;&lt;/related-urls&gt;&lt;/urls&gt;&lt;custom2&gt;187518&lt;/custom2&gt;&lt;electronic-resource-num&gt;10.1101/gr.229202. Article published online before March 2002&lt;/electronic-resource-num&gt;&lt;language&gt;eng&lt;/language&gt;&lt;/record&gt;&lt;/Cite&gt;&lt;/EndNote&gt;</w:instrText>
      </w:r>
      <w:r w:rsidRPr="00066A4C">
        <w:rPr>
          <w:rFonts w:ascii="Times New Roman" w:hAnsi="Times New Roman"/>
          <w:sz w:val="24"/>
          <w:szCs w:val="24"/>
        </w:rPr>
        <w:fldChar w:fldCharType="separate"/>
      </w:r>
      <w:r>
        <w:rPr>
          <w:rFonts w:ascii="Times New Roman" w:hAnsi="Times New Roman"/>
          <w:noProof/>
          <w:sz w:val="24"/>
          <w:szCs w:val="24"/>
        </w:rPr>
        <w:t>(</w:t>
      </w:r>
      <w:hyperlink w:anchor="_ENREF_28" w:tooltip="Kent, 2002 #361" w:history="1">
        <w:r>
          <w:rPr>
            <w:rFonts w:ascii="Times New Roman" w:hAnsi="Times New Roman"/>
            <w:noProof/>
            <w:sz w:val="24"/>
            <w:szCs w:val="24"/>
          </w:rPr>
          <w:t>Kent, 2002</w:t>
        </w:r>
      </w:hyperlink>
      <w:r>
        <w:rPr>
          <w:rFonts w:ascii="Times New Roman" w:hAnsi="Times New Roman"/>
          <w:noProof/>
          <w:sz w:val="24"/>
          <w:szCs w:val="24"/>
        </w:rPr>
        <w:t>)</w:t>
      </w:r>
      <w:r w:rsidRPr="00066A4C">
        <w:rPr>
          <w:rFonts w:ascii="Times New Roman" w:hAnsi="Times New Roman"/>
          <w:sz w:val="24"/>
          <w:szCs w:val="24"/>
        </w:rPr>
        <w:fldChar w:fldCharType="end"/>
      </w:r>
      <w:r w:rsidRPr="00066A4C">
        <w:rPr>
          <w:rFonts w:ascii="Times New Roman" w:hAnsi="Times New Roman"/>
          <w:sz w:val="24"/>
          <w:szCs w:val="24"/>
        </w:rPr>
        <w:t xml:space="preserve"> with default parameters. </w:t>
      </w:r>
      <w:r w:rsidRPr="00066A4C">
        <w:rPr>
          <w:rFonts w:ascii="Times New Roman" w:hAnsi="Times New Roman"/>
          <w:color w:val="000000"/>
          <w:sz w:val="24"/>
          <w:szCs w:val="24"/>
        </w:rPr>
        <w:t>We found that, for those 7 BACs totally spanning 640 Kb, more than 92%</w:t>
      </w:r>
      <w:r w:rsidRPr="00066A4C" w:rsidDel="00AA4730">
        <w:rPr>
          <w:rFonts w:ascii="Times New Roman" w:hAnsi="Times New Roman"/>
          <w:color w:val="000000"/>
          <w:sz w:val="24"/>
          <w:szCs w:val="24"/>
        </w:rPr>
        <w:t xml:space="preserve"> </w:t>
      </w:r>
      <w:r w:rsidRPr="00066A4C">
        <w:rPr>
          <w:rFonts w:ascii="Times New Roman" w:hAnsi="Times New Roman"/>
          <w:color w:val="000000"/>
          <w:sz w:val="24"/>
          <w:szCs w:val="24"/>
        </w:rPr>
        <w:t>of the spanning were aligned well to t</w:t>
      </w:r>
      <w:r>
        <w:rPr>
          <w:rFonts w:ascii="Times New Roman" w:hAnsi="Times New Roman"/>
          <w:color w:val="000000"/>
          <w:sz w:val="24"/>
          <w:szCs w:val="24"/>
        </w:rPr>
        <w:t>he assemblies (Fig.</w:t>
      </w:r>
      <w:r w:rsidRPr="00066A4C">
        <w:rPr>
          <w:rFonts w:ascii="Times New Roman" w:hAnsi="Times New Roman"/>
          <w:color w:val="000000"/>
          <w:sz w:val="24"/>
          <w:szCs w:val="24"/>
        </w:rPr>
        <w:t xml:space="preserve"> </w:t>
      </w:r>
      <w:r>
        <w:rPr>
          <w:rFonts w:ascii="Times New Roman" w:hAnsi="Times New Roman"/>
          <w:color w:val="000000"/>
          <w:sz w:val="24"/>
          <w:szCs w:val="24"/>
        </w:rPr>
        <w:t>S</w:t>
      </w:r>
      <w:r w:rsidRPr="00066A4C">
        <w:rPr>
          <w:rFonts w:ascii="Times New Roman" w:hAnsi="Times New Roman"/>
          <w:color w:val="000000"/>
          <w:sz w:val="24"/>
          <w:szCs w:val="24"/>
        </w:rPr>
        <w:t xml:space="preserve">3 and </w:t>
      </w:r>
      <w:r>
        <w:rPr>
          <w:rFonts w:ascii="Times New Roman" w:hAnsi="Times New Roman"/>
          <w:color w:val="000000"/>
          <w:sz w:val="24"/>
          <w:szCs w:val="24"/>
        </w:rPr>
        <w:t>S</w:t>
      </w:r>
      <w:r w:rsidRPr="00066A4C">
        <w:rPr>
          <w:rFonts w:ascii="Times New Roman" w:hAnsi="Times New Roman"/>
          <w:color w:val="000000"/>
          <w:sz w:val="24"/>
          <w:szCs w:val="24"/>
        </w:rPr>
        <w:t xml:space="preserve">4). In addition, around 94% </w:t>
      </w:r>
      <w:r w:rsidRPr="00066A4C">
        <w:rPr>
          <w:rFonts w:ascii="Times New Roman" w:hAnsi="Times New Roman"/>
          <w:sz w:val="24"/>
          <w:szCs w:val="24"/>
        </w:rPr>
        <w:t>of the ESTs were mapped to individual scaffold of the assemblies (</w:t>
      </w:r>
      <w:r w:rsidRPr="00066A4C">
        <w:rPr>
          <w:rFonts w:ascii="Times New Roman" w:hAnsi="Times New Roman"/>
          <w:color w:val="000000"/>
          <w:sz w:val="24"/>
          <w:szCs w:val="24"/>
        </w:rPr>
        <w:t xml:space="preserve">Table </w:t>
      </w:r>
      <w:r>
        <w:rPr>
          <w:rFonts w:ascii="Times New Roman" w:hAnsi="Times New Roman"/>
          <w:color w:val="000000"/>
          <w:sz w:val="24"/>
          <w:szCs w:val="24"/>
        </w:rPr>
        <w:t>S</w:t>
      </w:r>
      <w:r w:rsidRPr="00066A4C">
        <w:rPr>
          <w:rFonts w:ascii="Times New Roman" w:hAnsi="Times New Roman"/>
          <w:color w:val="000000"/>
          <w:sz w:val="24"/>
          <w:szCs w:val="24"/>
        </w:rPr>
        <w:t>6</w:t>
      </w:r>
      <w:r w:rsidRPr="00066A4C">
        <w:rPr>
          <w:rFonts w:ascii="Times New Roman" w:hAnsi="Times New Roman"/>
          <w:sz w:val="24"/>
          <w:szCs w:val="24"/>
        </w:rPr>
        <w:t xml:space="preserve">). </w:t>
      </w:r>
    </w:p>
    <w:p w14:paraId="30E9B466" w14:textId="77777777" w:rsidR="00436E20" w:rsidRPr="00066A4C" w:rsidRDefault="00436E20" w:rsidP="00436E20">
      <w:pPr>
        <w:rPr>
          <w:rFonts w:ascii="Times New Roman" w:hAnsi="Times New Roman"/>
          <w:color w:val="000000"/>
          <w:sz w:val="24"/>
          <w:szCs w:val="24"/>
        </w:rPr>
      </w:pPr>
      <w:r w:rsidRPr="00066A4C">
        <w:rPr>
          <w:rFonts w:ascii="Times New Roman" w:hAnsi="Times New Roman"/>
          <w:sz w:val="24"/>
          <w:szCs w:val="24"/>
        </w:rPr>
        <w:t xml:space="preserve">Excessive heterozygosity at regional homologous chromosomes usually lead to failure of collapsing the two haplotype sequences, and thus </w:t>
      </w:r>
      <w:r>
        <w:rPr>
          <w:rFonts w:ascii="Times New Roman" w:hAnsi="Times New Roman"/>
          <w:sz w:val="24"/>
          <w:szCs w:val="24"/>
        </w:rPr>
        <w:t>results in</w:t>
      </w:r>
      <w:r w:rsidRPr="00066A4C">
        <w:rPr>
          <w:rFonts w:ascii="Times New Roman" w:hAnsi="Times New Roman"/>
          <w:sz w:val="24"/>
          <w:szCs w:val="24"/>
        </w:rPr>
        <w:t xml:space="preserve"> redundant sequences in the assembly.</w:t>
      </w:r>
      <w:r w:rsidRPr="00066A4C" w:rsidDel="00DC6209">
        <w:rPr>
          <w:rFonts w:ascii="Times New Roman" w:hAnsi="Times New Roman"/>
          <w:sz w:val="24"/>
          <w:szCs w:val="24"/>
        </w:rPr>
        <w:t xml:space="preserve"> </w:t>
      </w:r>
      <w:r w:rsidRPr="00066A4C">
        <w:rPr>
          <w:rFonts w:ascii="Times New Roman" w:hAnsi="Times New Roman"/>
          <w:sz w:val="24"/>
          <w:szCs w:val="24"/>
        </w:rPr>
        <w:t>To determine whether there is any case of redundant sequences in our assemblies, we performed a self-to-self alignment of the assemblies. Then found the total length of the scaffolds with the coverage rate is more than 50% is 11.3Mb and 10.3Mb i</w:t>
      </w:r>
      <w:r w:rsidRPr="00066A4C">
        <w:rPr>
          <w:rFonts w:ascii="Times New Roman" w:hAnsi="Times New Roman"/>
          <w:color w:val="000000"/>
          <w:sz w:val="24"/>
          <w:szCs w:val="24"/>
        </w:rPr>
        <w:t>n female mallard and a female spot-billed genome, respectively. That analysis indicated there was almost no redundant sequence in the two assemblies and we masked these scaffolds with coverage rate more than 50% for further deep analysis.</w:t>
      </w:r>
      <w:bookmarkEnd w:id="103"/>
    </w:p>
    <w:p w14:paraId="10BA7DFB" w14:textId="77777777" w:rsidR="00436E20" w:rsidRPr="00066A4C" w:rsidRDefault="00436E20" w:rsidP="00436E20">
      <w:pPr>
        <w:pStyle w:val="1"/>
        <w:rPr>
          <w:rFonts w:ascii="Times New Roman" w:hAnsi="Times New Roman"/>
          <w:sz w:val="24"/>
          <w:szCs w:val="24"/>
        </w:rPr>
      </w:pPr>
      <w:bookmarkStart w:id="105" w:name="_Toc474161587"/>
      <w:bookmarkStart w:id="106" w:name="_Toc486198201"/>
      <w:bookmarkStart w:id="107" w:name="_Toc28603889"/>
      <w:r w:rsidRPr="00066A4C">
        <w:rPr>
          <w:rFonts w:ascii="Times New Roman" w:hAnsi="Times New Roman"/>
          <w:sz w:val="24"/>
          <w:szCs w:val="24"/>
        </w:rPr>
        <w:lastRenderedPageBreak/>
        <w:t>2. Repeat prediction, gene structure and gene functional annotation</w:t>
      </w:r>
      <w:bookmarkEnd w:id="105"/>
      <w:bookmarkEnd w:id="106"/>
      <w:bookmarkEnd w:id="107"/>
    </w:p>
    <w:p w14:paraId="5D7FC040" w14:textId="77777777" w:rsidR="00436E20" w:rsidRPr="00BA05A0" w:rsidRDefault="00436E20" w:rsidP="00436E20">
      <w:pPr>
        <w:pStyle w:val="a7"/>
        <w:jc w:val="both"/>
        <w:outlineLvl w:val="1"/>
        <w:rPr>
          <w:rFonts w:ascii="Times New Roman" w:hAnsi="Times New Roman"/>
          <w:sz w:val="24"/>
          <w:szCs w:val="24"/>
        </w:rPr>
      </w:pPr>
      <w:bookmarkStart w:id="108" w:name="_Toc474161588"/>
      <w:bookmarkStart w:id="109" w:name="_Toc486198202"/>
      <w:bookmarkStart w:id="110" w:name="_Toc28603890"/>
      <w:r w:rsidRPr="00BA05A0">
        <w:rPr>
          <w:rFonts w:ascii="Times New Roman" w:hAnsi="Times New Roman"/>
          <w:sz w:val="24"/>
          <w:szCs w:val="24"/>
        </w:rPr>
        <w:t>2.1 Transposable elements annotation</w:t>
      </w:r>
      <w:bookmarkEnd w:id="108"/>
      <w:bookmarkEnd w:id="109"/>
      <w:bookmarkEnd w:id="110"/>
    </w:p>
    <w:p w14:paraId="08FF4EB0" w14:textId="77777777" w:rsidR="00436E20" w:rsidRPr="00066A4C" w:rsidRDefault="00436E20" w:rsidP="00436E20">
      <w:pPr>
        <w:autoSpaceDE w:val="0"/>
        <w:autoSpaceDN w:val="0"/>
        <w:adjustRightInd w:val="0"/>
        <w:rPr>
          <w:rFonts w:ascii="Times New Roman" w:hAnsi="Times New Roman"/>
          <w:sz w:val="24"/>
          <w:szCs w:val="24"/>
        </w:rPr>
      </w:pPr>
      <w:r w:rsidRPr="00066A4C">
        <w:rPr>
          <w:rFonts w:ascii="Times New Roman" w:hAnsi="Times New Roman"/>
          <w:sz w:val="24"/>
          <w:szCs w:val="24"/>
        </w:rPr>
        <w:t>We annotated transposable elements (TE) using the following steps:</w:t>
      </w:r>
    </w:p>
    <w:p w14:paraId="457A7DF2" w14:textId="77777777" w:rsidR="00436E20" w:rsidRPr="00066A4C" w:rsidRDefault="00436E20" w:rsidP="00436E20">
      <w:pPr>
        <w:autoSpaceDE w:val="0"/>
        <w:autoSpaceDN w:val="0"/>
        <w:adjustRightInd w:val="0"/>
        <w:rPr>
          <w:rFonts w:ascii="Times New Roman" w:hAnsi="Times New Roman"/>
          <w:sz w:val="24"/>
          <w:szCs w:val="24"/>
        </w:rPr>
      </w:pPr>
      <w:r w:rsidRPr="00066A4C">
        <w:rPr>
          <w:rFonts w:ascii="Times New Roman" w:hAnsi="Times New Roman"/>
          <w:sz w:val="24"/>
          <w:szCs w:val="24"/>
        </w:rPr>
        <w:t>1) We first scanned for r</w:t>
      </w:r>
      <w:r>
        <w:rPr>
          <w:rFonts w:ascii="Times New Roman" w:hAnsi="Times New Roman"/>
          <w:sz w:val="24"/>
          <w:szCs w:val="24"/>
        </w:rPr>
        <w:t>epeat elements using LTR_FINDER</w:t>
      </w:r>
      <w:r>
        <w:rPr>
          <w:rFonts w:ascii="Times New Roman" w:hAnsi="Times New Roman"/>
          <w:sz w:val="24"/>
          <w:szCs w:val="24"/>
        </w:rPr>
        <w:fldChar w:fldCharType="begin"/>
      </w:r>
      <w:r>
        <w:rPr>
          <w:rFonts w:ascii="Times New Roman" w:hAnsi="Times New Roman"/>
          <w:sz w:val="24"/>
          <w:szCs w:val="24"/>
        </w:rPr>
        <w:instrText xml:space="preserve"> ADDIN EN.CITE &lt;EndNote&gt;&lt;Cite&gt;&lt;Author&gt;Xu&lt;/Author&gt;&lt;Year&gt;2007&lt;/Year&gt;&lt;RecNum&gt;18&lt;/RecNum&gt;&lt;DisplayText&gt;(Xu &amp;amp; Wang, 2007)&lt;/DisplayText&gt;&lt;record&gt;&lt;rec-number&gt;18&lt;/rec-number&gt;&lt;foreign-keys&gt;&lt;key app="EN" db-id="900vp2pxuvv5wpe99esx5fd79wa0zwesvpwd"&gt;18&lt;/key&gt;&lt;/foreign-keys&gt;&lt;ref-type name="Journal Article"&gt;17&lt;/ref-type&gt;&lt;contributors&gt;&lt;authors&gt;&lt;author&gt;Xu, Z.&lt;/author&gt;&lt;author&gt;Wang, H.&lt;/author&gt;&lt;/authors&gt;&lt;/contributors&gt;&lt;auth-address&gt;T-Life Research Center, Fudan University, 220 HanDan Road, Shanghai, 200433, China.&lt;/auth-address&gt;&lt;titles&gt;&lt;title&gt;LTR_FINDER: an efficient tool for the prediction of full-length LTR retrotransposons&lt;/title&gt;&lt;secondary-title&gt;Nucleic Acids Res&lt;/secondary-title&gt;&lt;alt-title&gt;Nucleic acids research&lt;/alt-title&gt;&lt;/titles&gt;&lt;periodical&gt;&lt;full-title&gt;Nucleic Acids Res&lt;/full-title&gt;&lt;abbr-1&gt;Nucleic acids research&lt;/abbr-1&gt;&lt;/periodical&gt;&lt;alt-periodical&gt;&lt;full-title&gt;Nucleic Acids Res&lt;/full-title&gt;&lt;abbr-1&gt;Nucleic acids research&lt;/abbr-1&gt;&lt;/alt-periodical&gt;&lt;pages&gt;W265-8&lt;/pages&gt;&lt;volume&gt;35&lt;/volume&gt;&lt;number&gt;Web Server issue&lt;/number&gt;&lt;keywords&gt;&lt;keyword&gt;Algorithms&lt;/keyword&gt;&lt;keyword&gt;Base Sequence&lt;/keyword&gt;&lt;keyword&gt;Computational Biology/*methods&lt;/keyword&gt;&lt;keyword&gt;*Database Management Systems&lt;/keyword&gt;&lt;keyword&gt;Databases, Nucleic Acid&lt;/keyword&gt;&lt;keyword&gt;Information Storage and Retrieval/*methods&lt;/keyword&gt;&lt;keyword&gt;Internet&lt;/keyword&gt;&lt;keyword&gt;Molecular Sequence Data&lt;/keyword&gt;&lt;keyword&gt;Retroelements/*genetics&lt;/keyword&gt;&lt;keyword&gt;Saccharomyces cerevisiae/genetics&lt;/keyword&gt;&lt;keyword&gt;Sequence Alignment/*methods&lt;/keyword&gt;&lt;keyword&gt;Sequence Analysis, DNA/methods&lt;/keyword&gt;&lt;keyword&gt;Software&lt;/keyword&gt;&lt;keyword&gt;Terminal Repeat Sequences/*genetics&lt;/keyword&gt;&lt;/keywords&gt;&lt;dates&gt;&lt;year&gt;2007&lt;/year&gt;&lt;pub-dates&gt;&lt;date&gt;Jul&lt;/date&gt;&lt;/pub-dates&gt;&lt;/dates&gt;&lt;isbn&gt;1362-4962 (Electronic)&amp;#xD;0305-1048 (Linking)&lt;/isbn&gt;&lt;accession-num&gt;17485477&lt;/accession-num&gt;&lt;urls&gt;&lt;related-urls&gt;&lt;url&gt;http://www.ncbi.nlm.nih.gov/pubmed/17485477&lt;/url&gt;&lt;/related-urls&gt;&lt;/urls&gt;&lt;custom2&gt;1933203&lt;/custom2&gt;&lt;electronic-resource-num&gt;10.1093/nar/gkm286&lt;/electronic-resource-num&gt;&lt;/record&gt;&lt;/Cite&gt;&lt;/EndNote&gt;</w:instrText>
      </w:r>
      <w:r>
        <w:rPr>
          <w:rFonts w:ascii="Times New Roman" w:hAnsi="Times New Roman"/>
          <w:sz w:val="24"/>
          <w:szCs w:val="24"/>
        </w:rPr>
        <w:fldChar w:fldCharType="separate"/>
      </w:r>
      <w:r>
        <w:rPr>
          <w:rFonts w:ascii="Times New Roman" w:hAnsi="Times New Roman"/>
          <w:noProof/>
          <w:sz w:val="24"/>
          <w:szCs w:val="24"/>
        </w:rPr>
        <w:t>(</w:t>
      </w:r>
      <w:hyperlink w:anchor="_ENREF_47" w:tooltip="Xu, 2007 #18" w:history="1">
        <w:r>
          <w:rPr>
            <w:rFonts w:ascii="Times New Roman" w:hAnsi="Times New Roman"/>
            <w:noProof/>
            <w:sz w:val="24"/>
            <w:szCs w:val="24"/>
          </w:rPr>
          <w:t>Xu &amp; Wang, 2007</w:t>
        </w:r>
      </w:hyperlink>
      <w:r>
        <w:rPr>
          <w:rFonts w:ascii="Times New Roman" w:hAnsi="Times New Roman"/>
          <w:noProof/>
          <w:sz w:val="24"/>
          <w:szCs w:val="24"/>
        </w:rPr>
        <w:t>)</w:t>
      </w:r>
      <w:r>
        <w:rPr>
          <w:rFonts w:ascii="Times New Roman" w:hAnsi="Times New Roman"/>
          <w:sz w:val="24"/>
          <w:szCs w:val="24"/>
        </w:rPr>
        <w:fldChar w:fldCharType="end"/>
      </w:r>
      <w:r w:rsidRPr="00066A4C">
        <w:rPr>
          <w:rFonts w:ascii="Times New Roman" w:hAnsi="Times New Roman"/>
          <w:sz w:val="24"/>
          <w:szCs w:val="24"/>
        </w:rPr>
        <w:t xml:space="preserve"> with the default parameters. The resulted TE sequences were used </w:t>
      </w:r>
      <w:r>
        <w:rPr>
          <w:rFonts w:ascii="Times New Roman" w:hAnsi="Times New Roman"/>
          <w:sz w:val="24"/>
          <w:szCs w:val="24"/>
        </w:rPr>
        <w:t>as TE database for RepeatMasker</w:t>
      </w:r>
      <w:r>
        <w:rPr>
          <w:rFonts w:ascii="Times New Roman" w:hAnsi="Times New Roman"/>
          <w:sz w:val="24"/>
          <w:szCs w:val="24"/>
        </w:rPr>
        <w:fldChar w:fldCharType="begin"/>
      </w:r>
      <w:r>
        <w:rPr>
          <w:rFonts w:ascii="Times New Roman" w:hAnsi="Times New Roman"/>
          <w:sz w:val="24"/>
          <w:szCs w:val="24"/>
        </w:rPr>
        <w:instrText xml:space="preserve"> ADDIN EN.CITE &lt;EndNote&gt;&lt;Cite&gt;&lt;Author&gt;Chen&lt;/Author&gt;&lt;Year&gt;2004&lt;/Year&gt;&lt;RecNum&gt;20&lt;/RecNum&gt;&lt;DisplayText&gt;(Chen, 2004)&lt;/DisplayText&gt;&lt;record&gt;&lt;rec-number&gt;20&lt;/rec-number&gt;&lt;foreign-keys&gt;&lt;key app="EN" db-id="900vp2pxuvv5wpe99esx5fd79wa0zwesvpwd"&gt;20&lt;/key&gt;&lt;/foreign-keys&gt;&lt;ref-type name="Journal Article"&gt;17&lt;/ref-type&gt;&lt;contributors&gt;&lt;authors&gt;&lt;author&gt;Chen, N.&lt;/author&gt;&lt;/authors&gt;&lt;/contributors&gt;&lt;auth-address&gt;Cold Spring Harbor Laboratory, Cold Spring Harbor, New York, USA.&lt;/auth-address&gt;&lt;titles&gt;&lt;title&gt;Using RepeatMasker to identify repetitive elements in genomic sequences&lt;/title&gt;&lt;secondary-title&gt;Curr Protoc Bioinformatics&lt;/secondary-title&gt;&lt;alt-title&gt;Current protocols in bioinformatics&lt;/alt-title&gt;&lt;/titles&gt;&lt;periodical&gt;&lt;full-title&gt;Curr Protoc Bioinformatics&lt;/full-title&gt;&lt;abbr-1&gt;Current protocols in bioinformatics&lt;/abbr-1&gt;&lt;/periodical&gt;&lt;alt-periodical&gt;&lt;full-title&gt;Curr Protoc Bioinformatics&lt;/full-title&gt;&lt;abbr-1&gt;Current protocols in bioinformatics&lt;/abbr-1&gt;&lt;/alt-periodical&gt;&lt;pages&gt;Unit 4 10&lt;/pages&gt;&lt;volume&gt;Chapter 4&lt;/volume&gt;&lt;keywords&gt;&lt;keyword&gt;*Algorithms&lt;/keyword&gt;&lt;keyword&gt;Base Sequence&lt;/keyword&gt;&lt;keyword&gt;Chromosome Mapping/*methods&lt;/keyword&gt;&lt;keyword&gt;Molecular Sequence Data&lt;/keyword&gt;&lt;keyword&gt;Pattern Recognition, Automated/methods&lt;/keyword&gt;&lt;keyword&gt;Repetitive Sequences, Nucleic Acid/*genetics&lt;/keyword&gt;&lt;keyword&gt;Sequence Alignment/*methods&lt;/keyword&gt;&lt;keyword&gt;Sequence Analysis, DNA/*methods&lt;/keyword&gt;&lt;keyword&gt;*Software&lt;/keyword&gt;&lt;/keywords&gt;&lt;dates&gt;&lt;year&gt;2004&lt;/year&gt;&lt;pub-dates&gt;&lt;date&gt;May&lt;/date&gt;&lt;/pub-dates&gt;&lt;/dates&gt;&lt;isbn&gt;1934-340X (Electronic)&amp;#xD;1934-3396 (Linking)&lt;/isbn&gt;&lt;accession-num&gt;18428725&lt;/accession-num&gt;&lt;urls&gt;&lt;related-urls&gt;&lt;url&gt;http://www.ncbi.nlm.nih.gov/pubmed/18428725&lt;/url&gt;&lt;/related-urls&gt;&lt;/urls&gt;&lt;electronic-resource-num&gt;10.1002/0471250953.bi0410s05&lt;/electronic-resource-num&gt;&lt;/record&gt;&lt;/Cite&gt;&lt;/EndNote&gt;</w:instrText>
      </w:r>
      <w:r>
        <w:rPr>
          <w:rFonts w:ascii="Times New Roman" w:hAnsi="Times New Roman"/>
          <w:sz w:val="24"/>
          <w:szCs w:val="24"/>
        </w:rPr>
        <w:fldChar w:fldCharType="separate"/>
      </w:r>
      <w:r>
        <w:rPr>
          <w:rFonts w:ascii="Times New Roman" w:hAnsi="Times New Roman"/>
          <w:noProof/>
          <w:sz w:val="24"/>
          <w:szCs w:val="24"/>
        </w:rPr>
        <w:t>(</w:t>
      </w:r>
      <w:hyperlink w:anchor="_ENREF_7" w:tooltip="Chen, 2004 #20" w:history="1">
        <w:r>
          <w:rPr>
            <w:rFonts w:ascii="Times New Roman" w:hAnsi="Times New Roman"/>
            <w:noProof/>
            <w:sz w:val="24"/>
            <w:szCs w:val="24"/>
          </w:rPr>
          <w:t>Chen, 2004</w:t>
        </w:r>
      </w:hyperlink>
      <w:r>
        <w:rPr>
          <w:rFonts w:ascii="Times New Roman" w:hAnsi="Times New Roman"/>
          <w:noProof/>
          <w:sz w:val="24"/>
          <w:szCs w:val="24"/>
        </w:rPr>
        <w:t>)</w:t>
      </w:r>
      <w:r>
        <w:rPr>
          <w:rFonts w:ascii="Times New Roman" w:hAnsi="Times New Roman"/>
          <w:sz w:val="24"/>
          <w:szCs w:val="24"/>
        </w:rPr>
        <w:fldChar w:fldCharType="end"/>
      </w:r>
      <w:r w:rsidRPr="00066A4C">
        <w:rPr>
          <w:rFonts w:ascii="Times New Roman" w:hAnsi="Times New Roman"/>
          <w:sz w:val="24"/>
          <w:szCs w:val="24"/>
        </w:rPr>
        <w:t xml:space="preserve"> search in step 2.</w:t>
      </w:r>
    </w:p>
    <w:p w14:paraId="073E75C0" w14:textId="77777777" w:rsidR="00436E20" w:rsidRPr="00066A4C" w:rsidRDefault="00436E20" w:rsidP="00436E20">
      <w:pPr>
        <w:autoSpaceDE w:val="0"/>
        <w:autoSpaceDN w:val="0"/>
        <w:adjustRightInd w:val="0"/>
        <w:rPr>
          <w:rFonts w:ascii="Times New Roman" w:hAnsi="Times New Roman"/>
          <w:sz w:val="24"/>
          <w:szCs w:val="24"/>
        </w:rPr>
      </w:pPr>
      <w:r w:rsidRPr="00066A4C">
        <w:rPr>
          <w:rFonts w:ascii="Times New Roman" w:hAnsi="Times New Roman"/>
          <w:sz w:val="24"/>
          <w:szCs w:val="24"/>
        </w:rPr>
        <w:t xml:space="preserve">2) We </w:t>
      </w:r>
      <w:r>
        <w:rPr>
          <w:rFonts w:ascii="Times New Roman" w:hAnsi="Times New Roman"/>
          <w:sz w:val="24"/>
          <w:szCs w:val="24"/>
        </w:rPr>
        <w:t>then</w:t>
      </w:r>
      <w:r w:rsidRPr="00066A4C">
        <w:rPr>
          <w:rFonts w:ascii="Times New Roman" w:hAnsi="Times New Roman"/>
          <w:sz w:val="24"/>
          <w:szCs w:val="24"/>
        </w:rPr>
        <w:t xml:space="preserve"> used RepeatMasker to identify repeat elemen</w:t>
      </w:r>
      <w:r>
        <w:rPr>
          <w:rFonts w:ascii="Times New Roman" w:hAnsi="Times New Roman"/>
          <w:sz w:val="24"/>
          <w:szCs w:val="24"/>
        </w:rPr>
        <w:t>ts against the Repbase database</w:t>
      </w:r>
      <w:r>
        <w:rPr>
          <w:rFonts w:ascii="Times New Roman" w:hAnsi="Times New Roman"/>
          <w:sz w:val="24"/>
          <w:szCs w:val="24"/>
        </w:rPr>
        <w:fldChar w:fldCharType="begin"/>
      </w:r>
      <w:r>
        <w:rPr>
          <w:rFonts w:ascii="Times New Roman" w:hAnsi="Times New Roman"/>
          <w:sz w:val="24"/>
          <w:szCs w:val="24"/>
        </w:rPr>
        <w:instrText xml:space="preserve"> ADDIN EN.CITE &lt;EndNote&gt;&lt;Cite&gt;&lt;Author&gt;Jurka&lt;/Author&gt;&lt;Year&gt;2005&lt;/Year&gt;&lt;RecNum&gt;22&lt;/RecNum&gt;&lt;DisplayText&gt;(Jurka et al., 2005)&lt;/DisplayText&gt;&lt;record&gt;&lt;rec-number&gt;22&lt;/rec-number&gt;&lt;foreign-keys&gt;&lt;key app="EN" db-id="900vp2pxuvv5wpe99esx5fd79wa0zwesvpwd"&gt;22&lt;/key&gt;&lt;/foreign-keys&gt;&lt;ref-type name="Journal Article"&gt;17&lt;/ref-type&gt;&lt;contributors&gt;&lt;authors&gt;&lt;author&gt;Jurka, J.&lt;/author&gt;&lt;author&gt;Kapitonov, V. V.&lt;/author&gt;&lt;author&gt;Pavlicek, A.&lt;/author&gt;&lt;author&gt;Klonowski, P.&lt;/author&gt;&lt;author&gt;Kohany, O.&lt;/author&gt;&lt;author&gt;Walichiewicz, J.&lt;/author&gt;&lt;/authors&gt;&lt;/contributors&gt;&lt;auth-address&gt;Genetic Information Research Institute, Mountain View, CA 94043, USA. jurka@girinst.org&lt;/auth-address&gt;&lt;titles&gt;&lt;title&gt;Repbase Update, a database of eukaryotic repetitive elements&lt;/title&gt;&lt;secondary-title&gt;Cytogenet Genome Res&lt;/secondary-title&gt;&lt;alt-title&gt;Cytogenetic and genome research&lt;/alt-title&gt;&lt;/titles&gt;&lt;periodical&gt;&lt;full-title&gt;Cytogenet Genome Res&lt;/full-title&gt;&lt;abbr-1&gt;Cytogenetic and genome research&lt;/abbr-1&gt;&lt;/periodical&gt;&lt;alt-periodical&gt;&lt;full-title&gt;Cytogenet Genome Res&lt;/full-title&gt;&lt;abbr-1&gt;Cytogenetic and genome research&lt;/abbr-1&gt;&lt;/alt-periodical&gt;&lt;pages&gt;462-7&lt;/pages&gt;&lt;volume&gt;110&lt;/volume&gt;&lt;number&gt;1-4&lt;/number&gt;&lt;keywords&gt;&lt;keyword&gt;Animals&lt;/keyword&gt;&lt;keyword&gt;DNA/genetics&lt;/keyword&gt;&lt;keyword&gt;DNA Transposable Elements&lt;/keyword&gt;&lt;keyword&gt;*Databases, Nucleic Acid&lt;/keyword&gt;&lt;keyword&gt;Evolution, Molecular&lt;/keyword&gt;&lt;keyword&gt;Humans&lt;/keyword&gt;&lt;keyword&gt;Repetitive Sequences, Nucleic Acid/*genetics&lt;/keyword&gt;&lt;/keywords&gt;&lt;dates&gt;&lt;year&gt;2005&lt;/year&gt;&lt;/dates&gt;&lt;isbn&gt;1424-859X (Electronic)&amp;#xD;1424-8581 (Linking)&lt;/isbn&gt;&lt;accession-num&gt;16093699&lt;/accession-num&gt;&lt;urls&gt;&lt;related-urls&gt;&lt;url&gt;http://www.ncbi.nlm.nih.gov/pubmed/16093699&lt;/url&gt;&lt;/related-urls&gt;&lt;/urls&gt;&lt;electronic-resource-num&gt;10.1159/000084979&lt;/electronic-resource-num&gt;&lt;/record&gt;&lt;/Cite&gt;&lt;/EndNote&gt;</w:instrText>
      </w:r>
      <w:r>
        <w:rPr>
          <w:rFonts w:ascii="Times New Roman" w:hAnsi="Times New Roman"/>
          <w:sz w:val="24"/>
          <w:szCs w:val="24"/>
        </w:rPr>
        <w:fldChar w:fldCharType="separate"/>
      </w:r>
      <w:r>
        <w:rPr>
          <w:rFonts w:ascii="Times New Roman" w:hAnsi="Times New Roman"/>
          <w:noProof/>
          <w:sz w:val="24"/>
          <w:szCs w:val="24"/>
        </w:rPr>
        <w:t>(</w:t>
      </w:r>
      <w:hyperlink w:anchor="_ENREF_25" w:tooltip="Jurka, 2005 #22" w:history="1">
        <w:r>
          <w:rPr>
            <w:rFonts w:ascii="Times New Roman" w:hAnsi="Times New Roman"/>
            <w:noProof/>
            <w:sz w:val="24"/>
            <w:szCs w:val="24"/>
          </w:rPr>
          <w:t>Jurka et al., 2005</w:t>
        </w:r>
      </w:hyperlink>
      <w:r>
        <w:rPr>
          <w:rFonts w:ascii="Times New Roman" w:hAnsi="Times New Roman"/>
          <w:noProof/>
          <w:sz w:val="24"/>
          <w:szCs w:val="24"/>
        </w:rPr>
        <w:t>)</w:t>
      </w:r>
      <w:r>
        <w:rPr>
          <w:rFonts w:ascii="Times New Roman" w:hAnsi="Times New Roman"/>
          <w:sz w:val="24"/>
          <w:szCs w:val="24"/>
        </w:rPr>
        <w:fldChar w:fldCharType="end"/>
      </w:r>
      <w:r w:rsidRPr="00066A4C">
        <w:rPr>
          <w:rFonts w:ascii="Times New Roman" w:hAnsi="Times New Roman"/>
          <w:sz w:val="24"/>
          <w:szCs w:val="24"/>
        </w:rPr>
        <w:t xml:space="preserve"> as well as the TE sequences founded in step1.</w:t>
      </w:r>
    </w:p>
    <w:p w14:paraId="0237E925" w14:textId="77777777" w:rsidR="00436E20" w:rsidRPr="00066A4C" w:rsidRDefault="00436E20" w:rsidP="00436E20">
      <w:pPr>
        <w:autoSpaceDE w:val="0"/>
        <w:autoSpaceDN w:val="0"/>
        <w:adjustRightInd w:val="0"/>
        <w:rPr>
          <w:rFonts w:ascii="Times New Roman" w:hAnsi="Times New Roman"/>
          <w:sz w:val="24"/>
          <w:szCs w:val="24"/>
        </w:rPr>
      </w:pPr>
      <w:r w:rsidRPr="00066A4C">
        <w:rPr>
          <w:rFonts w:ascii="Times New Roman" w:hAnsi="Times New Roman"/>
          <w:sz w:val="24"/>
          <w:szCs w:val="24"/>
        </w:rPr>
        <w:t>3) We further searched the assembly against the protein repetitive database provided in RepeatMasker</w:t>
      </w:r>
      <w:r w:rsidRPr="00066A4C" w:rsidDel="00335A87">
        <w:rPr>
          <w:rFonts w:ascii="Times New Roman" w:hAnsi="Times New Roman"/>
          <w:sz w:val="24"/>
          <w:szCs w:val="24"/>
        </w:rPr>
        <w:t xml:space="preserve"> </w:t>
      </w:r>
      <w:r w:rsidRPr="00066A4C">
        <w:rPr>
          <w:rFonts w:ascii="Times New Roman" w:hAnsi="Times New Roman"/>
          <w:sz w:val="24"/>
          <w:szCs w:val="24"/>
        </w:rPr>
        <w:t>using RepeatProteinMask.</w:t>
      </w:r>
    </w:p>
    <w:p w14:paraId="35F7F23B" w14:textId="77777777" w:rsidR="00436E20" w:rsidRPr="00066A4C" w:rsidRDefault="00436E20" w:rsidP="00436E20">
      <w:pPr>
        <w:autoSpaceDE w:val="0"/>
        <w:autoSpaceDN w:val="0"/>
        <w:adjustRightInd w:val="0"/>
        <w:rPr>
          <w:rFonts w:ascii="Times New Roman" w:hAnsi="Times New Roman"/>
          <w:sz w:val="24"/>
          <w:szCs w:val="24"/>
        </w:rPr>
      </w:pPr>
      <w:r w:rsidRPr="00066A4C">
        <w:rPr>
          <w:rFonts w:ascii="Times New Roman" w:hAnsi="Times New Roman"/>
          <w:sz w:val="24"/>
          <w:szCs w:val="24"/>
        </w:rPr>
        <w:t>4) At last, we combined all the three set of predictions (two from step2 and one from step3) to generated an integrated repeat annotation result for each genome assembly.</w:t>
      </w:r>
    </w:p>
    <w:p w14:paraId="04148759" w14:textId="77777777" w:rsidR="00436E20" w:rsidRPr="00066A4C" w:rsidRDefault="00436E20" w:rsidP="00436E20">
      <w:pPr>
        <w:autoSpaceDE w:val="0"/>
        <w:autoSpaceDN w:val="0"/>
        <w:adjustRightInd w:val="0"/>
        <w:rPr>
          <w:rFonts w:ascii="Times New Roman" w:hAnsi="Times New Roman"/>
          <w:sz w:val="24"/>
          <w:szCs w:val="24"/>
        </w:rPr>
      </w:pPr>
      <w:r w:rsidRPr="00066A4C">
        <w:rPr>
          <w:rFonts w:ascii="Times New Roman" w:hAnsi="Times New Roman"/>
          <w:sz w:val="24"/>
          <w:szCs w:val="24"/>
        </w:rPr>
        <w:t>5) Tandem repeats were ide</w:t>
      </w:r>
      <w:r>
        <w:rPr>
          <w:rFonts w:ascii="Times New Roman" w:hAnsi="Times New Roman"/>
          <w:sz w:val="24"/>
          <w:szCs w:val="24"/>
        </w:rPr>
        <w:t>ntified by Tandem repeat finder</w:t>
      </w:r>
      <w:r w:rsidRPr="00066A4C">
        <w:rPr>
          <w:rFonts w:ascii="Times New Roman" w:hAnsi="Times New Roman"/>
          <w:sz w:val="24"/>
          <w:szCs w:val="24"/>
        </w:rPr>
        <w:fldChar w:fldCharType="begin">
          <w:fldData xml:space="preserve">PEVuZE5vdGU+PENpdGU+PEF1dGhvcj5CZW5zb248L0F1dGhvcj48WWVhcj4xOTk5PC9ZZWFyPjxS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</w:fldData>
        </w:fldChar>
      </w:r>
      <w:r>
        <w:rPr>
          <w:rFonts w:ascii="Times New Roman" w:hAnsi="Times New Roman"/>
          <w:sz w:val="24"/>
          <w:szCs w:val="24"/>
        </w:rPr>
        <w:instrText xml:space="preserve"> ADDIN EN.CITE </w:instrText>
      </w:r>
      <w:r>
        <w:rPr>
          <w:rFonts w:ascii="Times New Roman" w:hAnsi="Times New Roman"/>
          <w:sz w:val="24"/>
          <w:szCs w:val="24"/>
        </w:rPr>
        <w:fldChar w:fldCharType="begin">
          <w:fldData xml:space="preserve">PEVuZE5vdGU+PENpdGU+PEF1dGhvcj5CZW5zb248L0F1dGhvcj48WWVhcj4xOTk5PC9ZZWFyPjxS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</w:fldData>
        </w:fldChar>
      </w:r>
      <w:r>
        <w:rPr>
          <w:rFonts w:ascii="Times New Roman" w:hAnsi="Times New Roman"/>
          <w:sz w:val="24"/>
          <w:szCs w:val="24"/>
        </w:rPr>
        <w:instrText xml:space="preserve"> ADDIN EN.CITE.DATA </w:instrText>
      </w:r>
      <w:r>
        <w:rPr>
          <w:rFonts w:ascii="Times New Roman" w:hAnsi="Times New Roman"/>
          <w:sz w:val="24"/>
          <w:szCs w:val="24"/>
        </w:rPr>
      </w:r>
      <w:r>
        <w:rPr>
          <w:rFonts w:ascii="Times New Roman" w:hAnsi="Times New Roman"/>
          <w:sz w:val="24"/>
          <w:szCs w:val="24"/>
        </w:rPr>
        <w:fldChar w:fldCharType="end"/>
      </w:r>
      <w:r w:rsidRPr="00066A4C">
        <w:rPr>
          <w:rFonts w:ascii="Times New Roman" w:hAnsi="Times New Roman"/>
          <w:sz w:val="24"/>
          <w:szCs w:val="24"/>
        </w:rPr>
      </w:r>
      <w:r w:rsidRPr="00066A4C">
        <w:rPr>
          <w:rFonts w:ascii="Times New Roman" w:hAnsi="Times New Roman"/>
          <w:sz w:val="24"/>
          <w:szCs w:val="24"/>
        </w:rPr>
        <w:fldChar w:fldCharType="separate"/>
      </w:r>
      <w:r>
        <w:rPr>
          <w:rFonts w:ascii="Times New Roman" w:hAnsi="Times New Roman"/>
          <w:noProof/>
          <w:sz w:val="24"/>
          <w:szCs w:val="24"/>
        </w:rPr>
        <w:t>(</w:t>
      </w:r>
      <w:hyperlink w:anchor="_ENREF_5" w:tooltip="Benson, 1999 #96" w:history="1">
        <w:r>
          <w:rPr>
            <w:rFonts w:ascii="Times New Roman" w:hAnsi="Times New Roman"/>
            <w:noProof/>
            <w:sz w:val="24"/>
            <w:szCs w:val="24"/>
          </w:rPr>
          <w:t>Benson, 1999</w:t>
        </w:r>
      </w:hyperlink>
      <w:r>
        <w:rPr>
          <w:rFonts w:ascii="Times New Roman" w:hAnsi="Times New Roman"/>
          <w:noProof/>
          <w:sz w:val="24"/>
          <w:szCs w:val="24"/>
        </w:rPr>
        <w:t>)</w:t>
      </w:r>
      <w:r w:rsidRPr="00066A4C">
        <w:rPr>
          <w:rFonts w:ascii="Times New Roman" w:hAnsi="Times New Roman"/>
          <w:sz w:val="24"/>
          <w:szCs w:val="24"/>
        </w:rPr>
        <w:fldChar w:fldCharType="end"/>
      </w:r>
      <w:r w:rsidRPr="00066A4C">
        <w:rPr>
          <w:rFonts w:ascii="Times New Roman" w:hAnsi="Times New Roman"/>
          <w:sz w:val="24"/>
          <w:szCs w:val="24"/>
        </w:rPr>
        <w:t xml:space="preserve"> using the defaults of “Match=2, Mismatch=7, Delta=7, PM=80, PI=10, Minscore=50, and MaxPeriod=12”.</w:t>
      </w:r>
    </w:p>
    <w:p w14:paraId="22991782" w14:textId="77777777" w:rsidR="00436E20" w:rsidRPr="00BA05A0" w:rsidRDefault="00436E20" w:rsidP="00436E20">
      <w:pPr>
        <w:pStyle w:val="a7"/>
        <w:jc w:val="both"/>
        <w:outlineLvl w:val="1"/>
        <w:rPr>
          <w:rFonts w:ascii="Times New Roman" w:hAnsi="Times New Roman"/>
          <w:sz w:val="24"/>
          <w:szCs w:val="24"/>
        </w:rPr>
      </w:pPr>
      <w:bookmarkStart w:id="111" w:name="_Toc474161589"/>
      <w:bookmarkStart w:id="112" w:name="_Toc486198203"/>
      <w:bookmarkStart w:id="113" w:name="_Toc28603891"/>
      <w:r w:rsidRPr="00BA05A0">
        <w:rPr>
          <w:rFonts w:ascii="Times New Roman" w:hAnsi="Times New Roman"/>
          <w:sz w:val="24"/>
          <w:szCs w:val="24"/>
        </w:rPr>
        <w:t>2.2 Variation of CR1 (chicken repeat 1) transposon among ducks</w:t>
      </w:r>
      <w:bookmarkEnd w:id="111"/>
      <w:bookmarkEnd w:id="112"/>
      <w:bookmarkEnd w:id="113"/>
    </w:p>
    <w:p w14:paraId="66279637" w14:textId="77777777" w:rsidR="00436E20" w:rsidRPr="00066A4C" w:rsidRDefault="00436E20" w:rsidP="00436E20">
      <w:pPr>
        <w:autoSpaceDE w:val="0"/>
        <w:autoSpaceDN w:val="0"/>
        <w:adjustRightInd w:val="0"/>
        <w:rPr>
          <w:rFonts w:ascii="Times New Roman" w:hAnsi="Times New Roman"/>
          <w:sz w:val="24"/>
          <w:szCs w:val="24"/>
        </w:rPr>
      </w:pPr>
      <w:r w:rsidRPr="00066A4C">
        <w:rPr>
          <w:rFonts w:ascii="Times New Roman" w:hAnsi="Times New Roman"/>
          <w:sz w:val="24"/>
          <w:szCs w:val="24"/>
        </w:rPr>
        <w:t xml:space="preserve">From the result of repetitive elements annotation in section 2.1, we found that CR1 (chick repeat 1), a subtype of LINE retrotransposon, accounts for both the majority of both TE content and variation of TE content among mallard, spot-billed duck, Beijing duck and chicken assembly. In fact, we found there were more than 90Mb (7.4%) of CR1 subtype repeat in two wild ducks, but only approximately 60Mb (5.5%) in Beijing duck. Therefore, we further studied the variation of CR1 among those four species in a perspective of phylogeny. We downloaded non-LTR retrovirus reverse transcriptase (RT) of chicken retrotransposon CR1, complete consensus sequence from NCBI. We extracted the </w:t>
      </w:r>
      <w:bookmarkStart w:id="114" w:name="OLE_LINK22"/>
      <w:bookmarkStart w:id="115" w:name="OLE_LINK23"/>
      <w:r w:rsidRPr="00066A4C">
        <w:rPr>
          <w:rFonts w:ascii="Times New Roman" w:hAnsi="Times New Roman"/>
          <w:sz w:val="24"/>
          <w:szCs w:val="24"/>
        </w:rPr>
        <w:t>252 amino acid</w:t>
      </w:r>
      <w:r>
        <w:rPr>
          <w:rFonts w:ascii="Times New Roman" w:hAnsi="Times New Roman"/>
          <w:sz w:val="24"/>
          <w:szCs w:val="24"/>
        </w:rPr>
        <w:t>s</w:t>
      </w:r>
      <w:r w:rsidRPr="00066A4C">
        <w:rPr>
          <w:rFonts w:ascii="Times New Roman" w:hAnsi="Times New Roman"/>
          <w:sz w:val="24"/>
          <w:szCs w:val="24"/>
        </w:rPr>
        <w:t xml:space="preserve"> (aa) long RT_nLTR_like</w:t>
      </w:r>
      <w:bookmarkEnd w:id="114"/>
      <w:bookmarkEnd w:id="115"/>
      <w:r w:rsidRPr="00066A4C">
        <w:rPr>
          <w:rFonts w:ascii="Times New Roman" w:hAnsi="Times New Roman"/>
          <w:sz w:val="24"/>
          <w:szCs w:val="24"/>
        </w:rPr>
        <w:t xml:space="preserve"> protein sequences from the consensus, and then mapped it to the four genome assemblies using tblastn. We identified 2579, 2294, 617, 1737 RT_nLTR_like domains in the four genome assemblies (evalue &lt; 1e-5, identity &gt;50%, alignment length &gt;200bp), respectively. We then performed multiple sequence alignment of all the identified RT_nLTR_like domain</w:t>
      </w:r>
      <w:r>
        <w:rPr>
          <w:rFonts w:ascii="Times New Roman" w:hAnsi="Times New Roman"/>
          <w:sz w:val="24"/>
          <w:szCs w:val="24"/>
        </w:rPr>
        <w:t>s using MUSCLE</w:t>
      </w:r>
      <w:r>
        <w:rPr>
          <w:rFonts w:ascii="Times New Roman" w:hAnsi="Times New Roman"/>
          <w:sz w:val="24"/>
          <w:szCs w:val="24"/>
        </w:rPr>
        <w:fldChar w:fldCharType="begin"/>
      </w:r>
      <w:r>
        <w:rPr>
          <w:rFonts w:ascii="Times New Roman" w:hAnsi="Times New Roman"/>
          <w:sz w:val="24"/>
          <w:szCs w:val="24"/>
        </w:rPr>
        <w:instrText xml:space="preserve"> ADDIN EN.CITE &lt;EndNote&gt;&lt;Cite&gt;&lt;Author&gt;Edgar&lt;/Author&gt;&lt;Year&gt;2004&lt;/Year&gt;&lt;RecNum&gt;23&lt;/RecNum&gt;&lt;DisplayText&gt;(Edgar, 2004)&lt;/DisplayText&gt;&lt;record&gt;&lt;rec-number&gt;23&lt;/rec-number&gt;&lt;foreign-keys&gt;&lt;key app="EN" db-id="900vp2pxuvv5wpe99esx5fd79wa0zwesvpwd"&gt;23&lt;/key&gt;&lt;/foreign-keys&gt;&lt;ref-type name="Journal Article"&gt;17&lt;/ref-type&gt;&lt;contributors&gt;&lt;authors&gt;&lt;author&gt;Edgar, R. C.&lt;/author&gt;&lt;/authors&gt;&lt;/contributors&gt;&lt;auth-address&gt;bob@drive5.com&lt;/auth-address&gt;&lt;titles&gt;&lt;title&gt;MUSCLE: multiple sequence alignment with high accuracy and high throughput&lt;/title&gt;&lt;secondary-title&gt;Nucleic Acids Res&lt;/secondary-title&gt;&lt;alt-title&gt;Nucleic acids research&lt;/alt-title&gt;&lt;/titles&gt;&lt;periodical&gt;&lt;full-title&gt;Nucleic Acids Res&lt;/full-title&gt;&lt;abbr-1&gt;Nucleic acids research&lt;/abbr-1&gt;&lt;/periodical&gt;&lt;alt-periodical&gt;&lt;full-title&gt;Nucleic Acids Res&lt;/full-title&gt;&lt;abbr-1&gt;Nucleic acids research&lt;/abbr-1&gt;&lt;/alt-periodical&gt;&lt;pages&gt;1792-7&lt;/pages&gt;&lt;volume&gt;32&lt;/volume&gt;&lt;number&gt;5&lt;/number&gt;&lt;keywords&gt;&lt;keyword&gt;Algorithms&lt;/keyword&gt;&lt;keyword&gt;Amino Acid Motifs&lt;/keyword&gt;&lt;keyword&gt;Amino Acid Sequence&lt;/keyword&gt;&lt;keyword&gt;Internet&lt;/keyword&gt;&lt;keyword&gt;Molecular Sequence Data&lt;/keyword&gt;&lt;keyword&gt;Reproducibility of Results&lt;/keyword&gt;&lt;keyword&gt;Sequence Alignment/*methods&lt;/keyword&gt;&lt;keyword&gt;Sequence Analysis, Protein/*methods&lt;/keyword&gt;&lt;keyword&gt;*Software&lt;/keyword&gt;&lt;keyword&gt;Time Factors&lt;/keyword&gt;&lt;/keywords&gt;&lt;dates&gt;&lt;year&gt;2004&lt;/year&gt;&lt;/dates&gt;&lt;isbn&gt;1362-4962 (Electronic)&amp;#xD;0305-1048 (Linking)&lt;/isbn&gt;&lt;accession-num&gt;15034147&lt;/accession-num&gt;&lt;urls&gt;&lt;related-urls&gt;&lt;url&gt;http://www.ncbi.nlm.nih.gov/pubmed/15034147&lt;/url&gt;&lt;/related-urls&gt;&lt;/urls&gt;&lt;custom2&gt;390337&lt;/custom2&gt;&lt;electronic-resource-num&gt;10.1093/nar/gkh340&lt;/electronic-resource-num&gt;&lt;/record&gt;&lt;/Cite&gt;&lt;/EndNote&gt;</w:instrText>
      </w:r>
      <w:r>
        <w:rPr>
          <w:rFonts w:ascii="Times New Roman" w:hAnsi="Times New Roman"/>
          <w:sz w:val="24"/>
          <w:szCs w:val="24"/>
        </w:rPr>
        <w:fldChar w:fldCharType="separate"/>
      </w:r>
      <w:r>
        <w:rPr>
          <w:rFonts w:ascii="Times New Roman" w:hAnsi="Times New Roman"/>
          <w:noProof/>
          <w:sz w:val="24"/>
          <w:szCs w:val="24"/>
        </w:rPr>
        <w:t>(</w:t>
      </w:r>
      <w:hyperlink w:anchor="_ENREF_11" w:tooltip="Edgar, 2004 #23" w:history="1">
        <w:r>
          <w:rPr>
            <w:rFonts w:ascii="Times New Roman" w:hAnsi="Times New Roman"/>
            <w:noProof/>
            <w:sz w:val="24"/>
            <w:szCs w:val="24"/>
          </w:rPr>
          <w:t>Edgar, 2004</w:t>
        </w:r>
      </w:hyperlink>
      <w:r>
        <w:rPr>
          <w:rFonts w:ascii="Times New Roman" w:hAnsi="Times New Roman"/>
          <w:noProof/>
          <w:sz w:val="24"/>
          <w:szCs w:val="24"/>
        </w:rPr>
        <w:t>)</w:t>
      </w:r>
      <w:r>
        <w:rPr>
          <w:rFonts w:ascii="Times New Roman" w:hAnsi="Times New Roman"/>
          <w:sz w:val="24"/>
          <w:szCs w:val="24"/>
        </w:rPr>
        <w:fldChar w:fldCharType="end"/>
      </w:r>
      <w:r w:rsidRPr="00066A4C">
        <w:rPr>
          <w:rFonts w:ascii="Times New Roman" w:hAnsi="Times New Roman"/>
          <w:sz w:val="24"/>
          <w:szCs w:val="24"/>
        </w:rPr>
        <w:t xml:space="preserve"> (version 3.8.31). Based on the alignment, a phylogenetic tree was subsequently reconstructed using FastTree. </w:t>
      </w:r>
    </w:p>
    <w:p w14:paraId="17BA9A78" w14:textId="77777777" w:rsidR="00436E20" w:rsidRPr="00BA05A0" w:rsidRDefault="00436E20" w:rsidP="00436E20">
      <w:pPr>
        <w:pStyle w:val="a7"/>
        <w:jc w:val="both"/>
        <w:outlineLvl w:val="1"/>
        <w:rPr>
          <w:rFonts w:ascii="Times New Roman" w:hAnsi="Times New Roman"/>
          <w:sz w:val="24"/>
          <w:szCs w:val="24"/>
        </w:rPr>
      </w:pPr>
      <w:bookmarkStart w:id="116" w:name="_Toc474161590"/>
      <w:bookmarkStart w:id="117" w:name="_Toc486198204"/>
      <w:bookmarkStart w:id="118" w:name="_Toc28603892"/>
      <w:r w:rsidRPr="00BA05A0">
        <w:rPr>
          <w:rFonts w:ascii="Times New Roman" w:hAnsi="Times New Roman"/>
          <w:sz w:val="24"/>
          <w:szCs w:val="24"/>
        </w:rPr>
        <w:t>2.3 Gene structural annotation</w:t>
      </w:r>
      <w:bookmarkEnd w:id="116"/>
      <w:bookmarkEnd w:id="117"/>
      <w:bookmarkEnd w:id="118"/>
    </w:p>
    <w:p w14:paraId="6CC4A2F1" w14:textId="77777777" w:rsidR="00436E20" w:rsidRPr="00066A4C" w:rsidRDefault="00436E20" w:rsidP="00436E20">
      <w:pPr>
        <w:pStyle w:val="Default"/>
        <w:rPr>
          <w:color w:val="auto"/>
          <w:kern w:val="2"/>
        </w:rPr>
      </w:pPr>
      <w:r w:rsidRPr="00066A4C">
        <w:rPr>
          <w:color w:val="auto"/>
          <w:kern w:val="2"/>
        </w:rPr>
        <w:t xml:space="preserve">First, we applied the </w:t>
      </w:r>
      <w:proofErr w:type="gramStart"/>
      <w:r w:rsidRPr="00066A4C">
        <w:rPr>
          <w:color w:val="auto"/>
          <w:kern w:val="2"/>
        </w:rPr>
        <w:t>homolog based</w:t>
      </w:r>
      <w:proofErr w:type="gramEnd"/>
      <w:r w:rsidRPr="00066A4C">
        <w:rPr>
          <w:color w:val="auto"/>
          <w:kern w:val="2"/>
        </w:rPr>
        <w:t xml:space="preserve"> gene prediction method using protein datasets of </w:t>
      </w:r>
      <w:r w:rsidRPr="00066A4C">
        <w:rPr>
          <w:i/>
          <w:color w:val="auto"/>
          <w:kern w:val="2"/>
        </w:rPr>
        <w:t>Anas platyrhynchos, Gallus gallus, Struthio camelus, Meleagris gallopavo, and Ficedula albico</w:t>
      </w:r>
      <w:r w:rsidRPr="00066A4C">
        <w:rPr>
          <w:color w:val="auto"/>
          <w:kern w:val="2"/>
        </w:rPr>
        <w:t>. All the protein sequences were firstly mapped to the assembly using BLASTN with the parameters as “-e 1e-5 –F F –m 8”. Then the aligned protein sequences were realigned</w:t>
      </w:r>
      <w:r>
        <w:rPr>
          <w:color w:val="auto"/>
          <w:kern w:val="2"/>
        </w:rPr>
        <w:t xml:space="preserve"> to the assembly using GeneWise</w:t>
      </w:r>
      <w:r w:rsidRPr="00066A4C">
        <w:rPr>
          <w:color w:val="auto"/>
          <w:kern w:val="2"/>
        </w:rPr>
        <w:fldChar w:fldCharType="begin"/>
      </w:r>
      <w:r>
        <w:rPr>
          <w:color w:val="auto"/>
          <w:kern w:val="2"/>
        </w:rPr>
        <w:instrText xml:space="preserve"> ADDIN EN.CITE &lt;EndNote&gt;&lt;Cite&gt;&lt;Author&gt;Birney&lt;/Author&gt;&lt;Year&gt;2004&lt;/Year&gt;&lt;RecNum&gt;99&lt;/RecNum&gt;&lt;DisplayText&gt;(Birney, Clamp, &amp;amp; Durbin, 2004)&lt;/DisplayText&gt;&lt;record&gt;&lt;rec-number&gt;99&lt;/rec-number&gt;&lt;foreign-keys&gt;&lt;key app="EN" db-id="rffd5efeuepzaeefpawpddx8wptwr009esxp"&gt;99&lt;/key&gt;&lt;/foreign-keys&gt;&lt;ref-type name="Journal Article"&gt;17&lt;/ref-type&gt;&lt;contributors&gt;&lt;authors&gt;&lt;author&gt;Birney, E.&lt;/author&gt;&lt;author&gt;Clamp, M.&lt;/author&gt;&lt;author&gt;Durbin, R.&lt;/author&gt;&lt;/authors&gt;&lt;/contributors&gt;&lt;auth-address&gt;The European Bioinformatics Institute, The Wellcome Trust Genome Campus, Hinxton, Cambridge, CB10 1SA, UK. birney@ebi.ac.uk&lt;/auth-address&gt;&lt;titles&gt;&lt;title&gt;GeneWise and Genomewise&lt;/title&gt;&lt;secondary-title&gt;Genome Res&lt;/secondary-title&gt;&lt;alt-title&gt;Genome research&lt;/alt-title&gt;&lt;/titles&gt;&lt;periodical&gt;&lt;full-title&gt;Genome Res&lt;/full-title&gt;&lt;abbr-1&gt;Genome research&lt;/abbr-1&gt;&lt;/periodical&gt;&lt;alt-periodical&gt;&lt;full-title&gt;Genome Research&lt;/full-title&gt;&lt;abbr-1&gt;Genome Res.&lt;/abbr-1&gt;&lt;/alt-periodical&gt;&lt;pages&gt;988-95&lt;/pages&gt;&lt;volume&gt;14&lt;/volume&gt;&lt;number&gt;5&lt;/number&gt;&lt;edition&gt;2004/05/05&lt;/edition&gt;&lt;keywords&gt;&lt;keyword&gt;3&amp;apos; Flanking Region&lt;/keyword&gt;&lt;keyword&gt;5&amp;apos; Flanking Region&lt;/keyword&gt;&lt;keyword&gt;Algorithms&lt;/keyword&gt;&lt;keyword&gt;Computational Biology/methods&lt;/keyword&gt;&lt;keyword&gt;DNA, Complementary&lt;/keyword&gt;&lt;keyword&gt;Models, Theoretical&lt;/keyword&gt;&lt;keyword&gt;Predictive Value of Tests&lt;/keyword&gt;&lt;keyword&gt;Research Design&lt;/keyword&gt;&lt;keyword&gt;*Software&lt;/keyword&gt;&lt;/keywords&gt;&lt;dates&gt;&lt;year&gt;2004&lt;/year&gt;&lt;pub-dates&gt;&lt;date&gt;May&lt;/date&gt;&lt;/pub-dates&gt;&lt;/dates&gt;&lt;isbn&gt;1088-9051 (Print)&amp;#xD;1088-9051 (Linking)&lt;/isbn&gt;&lt;accession-num&gt;15123596&lt;/accession-num&gt;&lt;work-type&gt;Comparative Study&amp;#xD;Research Support, Non-U.S. Gov&amp;apos;t&amp;#xD;Research Support, U.S. Gov&amp;apos;t, P.H.S.&lt;/work-type&gt;&lt;urls&gt;&lt;related-urls&gt;&lt;url&gt;http://www.ncbi.nlm.nih.gov/pubmed/15123596&lt;/url&gt;&lt;/related-urls&gt;&lt;/urls&gt;&lt;custom2&gt;479130&lt;/custom2&gt;&lt;electronic-resource-num&gt;10.1101/gr.1865504&lt;/electronic-resource-num&gt;&lt;language&gt;eng&lt;/language&gt;&lt;/record&gt;&lt;/Cite&gt;&lt;/EndNote&gt;</w:instrText>
      </w:r>
      <w:r w:rsidRPr="00066A4C">
        <w:rPr>
          <w:color w:val="auto"/>
          <w:kern w:val="2"/>
        </w:rPr>
        <w:fldChar w:fldCharType="separate"/>
      </w:r>
      <w:r>
        <w:rPr>
          <w:noProof/>
          <w:color w:val="auto"/>
          <w:kern w:val="2"/>
        </w:rPr>
        <w:t>(</w:t>
      </w:r>
      <w:hyperlink w:anchor="_ENREF_6" w:tooltip="Birney, 2004 #99" w:history="1">
        <w:r>
          <w:rPr>
            <w:noProof/>
            <w:color w:val="auto"/>
            <w:kern w:val="2"/>
          </w:rPr>
          <w:t>Birney, Clamp, &amp; Durbin, 2004</w:t>
        </w:r>
      </w:hyperlink>
      <w:r>
        <w:rPr>
          <w:noProof/>
          <w:color w:val="auto"/>
          <w:kern w:val="2"/>
        </w:rPr>
        <w:t>)</w:t>
      </w:r>
      <w:r w:rsidRPr="00066A4C">
        <w:rPr>
          <w:color w:val="auto"/>
          <w:kern w:val="2"/>
        </w:rPr>
        <w:fldChar w:fldCharType="end"/>
      </w:r>
      <w:r w:rsidRPr="00066A4C">
        <w:rPr>
          <w:color w:val="auto"/>
          <w:kern w:val="2"/>
        </w:rPr>
        <w:t xml:space="preserve"> for accurate spliced alignments.</w:t>
      </w:r>
    </w:p>
    <w:p w14:paraId="4EABDDFA" w14:textId="77777777" w:rsidR="00436E20" w:rsidRPr="00066A4C" w:rsidRDefault="00436E20" w:rsidP="00436E20">
      <w:pPr>
        <w:autoSpaceDE w:val="0"/>
        <w:autoSpaceDN w:val="0"/>
        <w:adjustRightInd w:val="0"/>
        <w:rPr>
          <w:rFonts w:ascii="Times New Roman" w:hAnsi="Times New Roman"/>
          <w:sz w:val="24"/>
          <w:szCs w:val="24"/>
        </w:rPr>
      </w:pPr>
      <w:r w:rsidRPr="00066A4C">
        <w:rPr>
          <w:rFonts w:ascii="Times New Roman" w:hAnsi="Times New Roman"/>
          <w:sz w:val="24"/>
          <w:szCs w:val="24"/>
        </w:rPr>
        <w:lastRenderedPageBreak/>
        <w:t>Second, we used Beijing Duck transcriptome reads to polish our target gene annotation. We mapped the transcriptome reads to the two wild duck</w:t>
      </w:r>
      <w:r>
        <w:rPr>
          <w:rFonts w:ascii="Times New Roman" w:hAnsi="Times New Roman"/>
          <w:sz w:val="24"/>
          <w:szCs w:val="24"/>
        </w:rPr>
        <w:t xml:space="preserve"> genome assemblies using TopHat</w:t>
      </w:r>
      <w:r w:rsidRPr="00066A4C">
        <w:rPr>
          <w:rFonts w:ascii="Times New Roman" w:hAnsi="Times New Roman"/>
          <w:sz w:val="24"/>
          <w:szCs w:val="24"/>
        </w:rPr>
        <w:fldChar w:fldCharType="begin"/>
      </w:r>
      <w:r>
        <w:rPr>
          <w:rFonts w:ascii="Times New Roman" w:hAnsi="Times New Roman"/>
          <w:sz w:val="24"/>
          <w:szCs w:val="24"/>
        </w:rPr>
        <w:instrText xml:space="preserve"> ADDIN EN.CITE &lt;EndNote&gt;&lt;Cite&gt;&lt;Author&gt;Trapnell&lt;/Author&gt;&lt;Year&gt;2009&lt;/Year&gt;&lt;RecNum&gt;583&lt;/RecNum&gt;&lt;DisplayText&gt;(Trapnell, Pachter, &amp;amp; Salzberg, 2009)&lt;/DisplayText&gt;&lt;record&gt;&lt;rec-number&gt;583&lt;/rec-number&gt;&lt;foreign-keys&gt;&lt;key app="EN" db-id="rffd5efeuepzaeefpawpddx8wptwr009esxp"&gt;583&lt;/key&gt;&lt;/foreign-keys&gt;&lt;ref-type name="Journal Article"&gt;17&lt;/ref-type&gt;&lt;contributors&gt;&lt;authors&gt;&lt;author&gt;Trapnell, C.&lt;/author&gt;&lt;author&gt;Pachter, L.&lt;/author&gt;&lt;author&gt;Salzberg, S. L.&lt;/author&gt;&lt;/authors&gt;&lt;/contributors&gt;&lt;auth-address&gt;Center for Bioinformatics and Computational Biology, University of Maryland, College Park, MD 20742, USA. cole@cs.umd.edu&lt;/auth-address&gt;&lt;titles&gt;&lt;title&gt;TopHat: discovering splice junctions with RNA-Seq&lt;/title&gt;&lt;secondary-title&gt;Bioinformatics&lt;/secondary-title&gt;&lt;alt-title&gt;Bioinformatics&lt;/alt-title&gt;&lt;/titles&gt;&lt;periodical&gt;&lt;full-title&gt;Bioinformatics&lt;/full-title&gt;&lt;/periodical&gt;&lt;alt-periodical&gt;&lt;full-title&gt;Bioinformatics&lt;/full-title&gt;&lt;/alt-periodical&gt;&lt;pages&gt;1105-11&lt;/pages&gt;&lt;volume&gt;25&lt;/volume&gt;&lt;number&gt;9&lt;/number&gt;&lt;edition&gt;2009/03/18&lt;/edition&gt;&lt;keywords&gt;&lt;keyword&gt;Algorithms&lt;/keyword&gt;&lt;keyword&gt;Gene Expression Profiling/methods&lt;/keyword&gt;&lt;keyword&gt;Models, Genetic&lt;/keyword&gt;&lt;keyword&gt;RNA Splicing/*genetics&lt;/keyword&gt;&lt;keyword&gt;RNA, Messenger&lt;/keyword&gt;&lt;keyword&gt;Sequence Alignment&lt;/keyword&gt;&lt;keyword&gt;*Sequence Analysis, RNA&lt;/keyword&gt;&lt;keyword&gt;*Software&lt;/keyword&gt;&lt;/keywords&gt;&lt;dates&gt;&lt;year&gt;2009&lt;/year&gt;&lt;pub-dates&gt;&lt;date&gt;May 1&lt;/date&gt;&lt;/pub-dates&gt;&lt;/dates&gt;&lt;isbn&gt;1367-4811 (Electronic)&amp;#xD;1367-4803 (Linking)&lt;/isbn&gt;&lt;accession-num&gt;19289445&lt;/accession-num&gt;&lt;work-type&gt;Research Support, N.I.H., Extramural&amp;#xD;Research Support, U.S. Gov&amp;apos;t, Non-P.H.S.&lt;/work-type&gt;&lt;urls&gt;&lt;related-urls&gt;&lt;url&gt;http://www.ncbi.nlm.nih.gov/pubmed/19289445&lt;/url&gt;&lt;/related-urls&gt;&lt;/urls&gt;&lt;custom2&gt;2672628&lt;/custom2&gt;&lt;electronic-resource-num&gt;10.1093/bioinformatics/btp120&lt;/electronic-resource-num&gt;&lt;language&gt;eng&lt;/language&gt;&lt;/record&gt;&lt;/Cite&gt;&lt;/EndNote&gt;</w:instrText>
      </w:r>
      <w:r w:rsidRPr="00066A4C">
        <w:rPr>
          <w:rFonts w:ascii="Times New Roman" w:hAnsi="Times New Roman"/>
          <w:sz w:val="24"/>
          <w:szCs w:val="24"/>
        </w:rPr>
        <w:fldChar w:fldCharType="separate"/>
      </w:r>
      <w:r>
        <w:rPr>
          <w:rFonts w:ascii="Times New Roman" w:hAnsi="Times New Roman"/>
          <w:noProof/>
          <w:sz w:val="24"/>
          <w:szCs w:val="24"/>
        </w:rPr>
        <w:t>(</w:t>
      </w:r>
      <w:hyperlink w:anchor="_ENREF_43" w:tooltip="Trapnell, 2009 #583" w:history="1">
        <w:r>
          <w:rPr>
            <w:rFonts w:ascii="Times New Roman" w:hAnsi="Times New Roman"/>
            <w:noProof/>
            <w:sz w:val="24"/>
            <w:szCs w:val="24"/>
          </w:rPr>
          <w:t>Trapnell, Pachter, &amp; Salzberg, 2009</w:t>
        </w:r>
      </w:hyperlink>
      <w:r>
        <w:rPr>
          <w:rFonts w:ascii="Times New Roman" w:hAnsi="Times New Roman"/>
          <w:noProof/>
          <w:sz w:val="24"/>
          <w:szCs w:val="24"/>
        </w:rPr>
        <w:t>)</w:t>
      </w:r>
      <w:r w:rsidRPr="00066A4C">
        <w:rPr>
          <w:rFonts w:ascii="Times New Roman" w:hAnsi="Times New Roman"/>
          <w:sz w:val="24"/>
          <w:szCs w:val="24"/>
        </w:rPr>
        <w:fldChar w:fldCharType="end"/>
      </w:r>
      <w:r w:rsidRPr="00066A4C">
        <w:rPr>
          <w:rFonts w:ascii="Times New Roman" w:hAnsi="Times New Roman"/>
          <w:sz w:val="24"/>
          <w:szCs w:val="24"/>
        </w:rPr>
        <w:t xml:space="preserve"> with its default settings and then constructed transcripts using Cufflinks. The process is the same as one preformed in the Beijing Duck genome project</w:t>
      </w:r>
      <w:r>
        <w:rPr>
          <w:rFonts w:ascii="Times New Roman" w:hAnsi="Times New Roman"/>
          <w:sz w:val="24"/>
          <w:szCs w:val="24"/>
        </w:rPr>
        <w:fldChar w:fldCharType="begin">
          <w:fldData xml:space="preserve">PEVuZE5vdGU+PENpdGU+PEF1dGhvcj5IdWFuZzwvQXV0aG9yPjxZZWFyPjIwMTM8L1llYXI+PFJl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=
</w:fldData>
        </w:fldChar>
      </w:r>
      <w:r>
        <w:rPr>
          <w:rFonts w:ascii="Times New Roman" w:hAnsi="Times New Roman"/>
          <w:sz w:val="24"/>
          <w:szCs w:val="24"/>
        </w:rPr>
        <w:instrText xml:space="preserve"> ADDIN EN.CITE </w:instrText>
      </w:r>
      <w:r>
        <w:rPr>
          <w:rFonts w:ascii="Times New Roman" w:hAnsi="Times New Roman"/>
          <w:sz w:val="24"/>
          <w:szCs w:val="24"/>
        </w:rPr>
        <w:fldChar w:fldCharType="begin">
          <w:fldData xml:space="preserve">PEVuZE5vdGU+PENpdGU+PEF1dGhvcj5IdWFuZzwvQXV0aG9yPjxZZWFyPjIwMTM8L1llYXI+PFJl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=
</w:fldData>
        </w:fldChar>
      </w:r>
      <w:r>
        <w:rPr>
          <w:rFonts w:ascii="Times New Roman" w:hAnsi="Times New Roman"/>
          <w:sz w:val="24"/>
          <w:szCs w:val="24"/>
        </w:rPr>
        <w:instrText xml:space="preserve"> ADDIN EN.CITE.DATA </w:instrText>
      </w:r>
      <w:r>
        <w:rPr>
          <w:rFonts w:ascii="Times New Roman" w:hAnsi="Times New Roman"/>
          <w:sz w:val="24"/>
          <w:szCs w:val="24"/>
        </w:rPr>
      </w:r>
      <w:r>
        <w:rPr>
          <w:rFonts w:ascii="Times New Roman" w:hAnsi="Times New Roman"/>
          <w:sz w:val="24"/>
          <w:szCs w:val="24"/>
        </w:rPr>
        <w:fldChar w:fldCharType="end"/>
      </w:r>
      <w:r>
        <w:rPr>
          <w:rFonts w:ascii="Times New Roman" w:hAnsi="Times New Roman"/>
          <w:sz w:val="24"/>
          <w:szCs w:val="24"/>
        </w:rPr>
      </w:r>
      <w:r>
        <w:rPr>
          <w:rFonts w:ascii="Times New Roman" w:hAnsi="Times New Roman"/>
          <w:sz w:val="24"/>
          <w:szCs w:val="24"/>
        </w:rPr>
        <w:fldChar w:fldCharType="separate"/>
      </w:r>
      <w:r>
        <w:rPr>
          <w:rFonts w:ascii="Times New Roman" w:hAnsi="Times New Roman"/>
          <w:noProof/>
          <w:sz w:val="24"/>
          <w:szCs w:val="24"/>
        </w:rPr>
        <w:t>(</w:t>
      </w:r>
      <w:hyperlink w:anchor="_ENREF_21" w:tooltip="Huang, 2013 #24" w:history="1">
        <w:r>
          <w:rPr>
            <w:rFonts w:ascii="Times New Roman" w:hAnsi="Times New Roman"/>
            <w:noProof/>
            <w:sz w:val="24"/>
            <w:szCs w:val="24"/>
          </w:rPr>
          <w:t>Y. Huang et al., 2013</w:t>
        </w:r>
      </w:hyperlink>
      <w:r>
        <w:rPr>
          <w:rFonts w:ascii="Times New Roman" w:hAnsi="Times New Roman"/>
          <w:noProof/>
          <w:sz w:val="24"/>
          <w:szCs w:val="24"/>
        </w:rPr>
        <w:t>)</w:t>
      </w:r>
      <w:r>
        <w:rPr>
          <w:rFonts w:ascii="Times New Roman" w:hAnsi="Times New Roman"/>
          <w:sz w:val="24"/>
          <w:szCs w:val="24"/>
        </w:rPr>
        <w:fldChar w:fldCharType="end"/>
      </w:r>
      <w:r w:rsidRPr="00066A4C">
        <w:rPr>
          <w:rFonts w:ascii="Times New Roman" w:hAnsi="Times New Roman"/>
          <w:sz w:val="24"/>
          <w:szCs w:val="24"/>
        </w:rPr>
        <w:t>.</w:t>
      </w:r>
    </w:p>
    <w:p w14:paraId="326FA559" w14:textId="77777777" w:rsidR="00436E20" w:rsidRPr="00066A4C" w:rsidRDefault="00436E20" w:rsidP="00436E20">
      <w:pPr>
        <w:autoSpaceDE w:val="0"/>
        <w:autoSpaceDN w:val="0"/>
        <w:adjustRightInd w:val="0"/>
        <w:rPr>
          <w:rFonts w:ascii="Times New Roman" w:hAnsi="Times New Roman"/>
          <w:sz w:val="24"/>
          <w:szCs w:val="24"/>
        </w:rPr>
      </w:pPr>
      <w:r w:rsidRPr="00066A4C">
        <w:rPr>
          <w:rFonts w:ascii="Times New Roman" w:hAnsi="Times New Roman"/>
          <w:sz w:val="24"/>
          <w:szCs w:val="24"/>
        </w:rPr>
        <w:t>Finally, we combined all the gene models (five homologous gene models sets and the transcript gene models set) by GLEAN</w:t>
      </w:r>
      <w:r w:rsidRPr="00066A4C">
        <w:rPr>
          <w:rFonts w:ascii="Times New Roman" w:hAnsi="Times New Roman"/>
          <w:sz w:val="24"/>
          <w:szCs w:val="24"/>
        </w:rPr>
        <w:fldChar w:fldCharType="begin"/>
      </w:r>
      <w:r>
        <w:rPr>
          <w:rFonts w:ascii="Times New Roman" w:hAnsi="Times New Roman"/>
          <w:sz w:val="24"/>
          <w:szCs w:val="24"/>
        </w:rPr>
        <w:instrText xml:space="preserve"> ADDIN EN.CITE &lt;EndNote&gt;&lt;Cite&gt;&lt;Author&gt;Elsik&lt;/Author&gt;&lt;Year&gt;2007&lt;/Year&gt;&lt;RecNum&gt;18&lt;/RecNum&gt;&lt;DisplayText&gt;(Elsik et al., 2007)&lt;/DisplayText&gt;&lt;record&gt;&lt;rec-number&gt;18&lt;/rec-number&gt;&lt;foreign-keys&gt;&lt;key app="EN" db-id="rffd5efeuepzaeefpawpddx8wptwr009esxp"&gt;18&lt;/key&gt;&lt;/foreign-keys&gt;&lt;ref-type name="Journal Article"&gt;17&lt;/ref-type&gt;&lt;contributors&gt;&lt;authors&gt;&lt;author&gt;Elsik, C. G.&lt;/author&gt;&lt;author&gt;Mackey, A. J.&lt;/author&gt;&lt;author&gt;Reese, J. T.&lt;/author&gt;&lt;author&gt;Milshina, N. V.&lt;/author&gt;&lt;author&gt;Roos, D. S.&lt;/author&gt;&lt;author&gt;Weinstock, G. M.&lt;/author&gt;&lt;/authors&gt;&lt;/contributors&gt;&lt;auth-address&gt;Department of Animal Science, Texas A&amp;amp;M University, TAMU, College Station, Texas 77843, USA. c-elsik@tamu.edu&lt;/auth-address&gt;&lt;titles&gt;&lt;title&gt;Creating a honey bee consensus gene set&lt;/title&gt;&lt;secondary-title&gt;Genome Biol&lt;/secondary-title&gt;&lt;alt-title&gt;Genome biology&lt;/alt-title&gt;&lt;/titles&gt;&lt;periodical&gt;&lt;full-title&gt;Genome Biol&lt;/full-title&gt;&lt;abbr-1&gt;Genome biology&lt;/abbr-1&gt;&lt;/periodical&gt;&lt;alt-periodical&gt;&lt;full-title&gt;Genome Biol&lt;/full-title&gt;&lt;abbr-1&gt;Genome biology&lt;/abbr-1&gt;&lt;/alt-periodical&gt;&lt;pages&gt;R13&lt;/pages&gt;&lt;volume&gt;8&lt;/volume&gt;&lt;number&gt;1&lt;/number&gt;&lt;edition&gt;2007/01/24&lt;/edition&gt;&lt;keywords&gt;&lt;keyword&gt;Animals&lt;/keyword&gt;&lt;keyword&gt;Bees/*genetics&lt;/keyword&gt;&lt;keyword&gt;Chromosomes/genetics&lt;/keyword&gt;&lt;keyword&gt;Consensus Sequence/*genetics&lt;/keyword&gt;&lt;keyword&gt;Exons/genetics&lt;/keyword&gt;&lt;keyword&gt;Expressed Sequence Tags&lt;/keyword&gt;&lt;keyword&gt;Genes, Insect/*genetics&lt;/keyword&gt;&lt;keyword&gt;Models, Genetic&lt;/keyword&gt;&lt;keyword&gt;Software&lt;/keyword&gt;&lt;/keywords&gt;&lt;dates&gt;&lt;year&gt;2007&lt;/year&gt;&lt;/dates&gt;&lt;isbn&gt;1465-6914 (Electronic)&amp;#xD;1465-6906 (Linking)&lt;/isbn&gt;&lt;accession-num&gt;17241472&lt;/accession-num&gt;&lt;work-type&gt;Research Support, N.I.H., Extramural&amp;#xD;Research Support, U.S. Gov&amp;apos;t, Non-P.H.S.&lt;/work-type&gt;&lt;urls&gt;&lt;related-urls&gt;&lt;url&gt;http://www.ncbi.nlm.nih.gov/pubmed/17241472&lt;/url&gt;&lt;/related-urls&gt;&lt;/urls&gt;&lt;custom2&gt;1839126&lt;/custom2&gt;&lt;electronic-resource-num&gt;10.1186/gb-2007-8-1-r13&lt;/electronic-resource-num&gt;&lt;language&gt;eng&lt;/language&gt;&lt;/record&gt;&lt;/Cite&gt;&lt;/EndNote&gt;</w:instrText>
      </w:r>
      <w:r w:rsidRPr="00066A4C">
        <w:rPr>
          <w:rFonts w:ascii="Times New Roman" w:hAnsi="Times New Roman"/>
          <w:sz w:val="24"/>
          <w:szCs w:val="24"/>
        </w:rPr>
        <w:fldChar w:fldCharType="separate"/>
      </w:r>
      <w:r>
        <w:rPr>
          <w:rFonts w:ascii="Times New Roman" w:hAnsi="Times New Roman"/>
          <w:noProof/>
          <w:sz w:val="24"/>
          <w:szCs w:val="24"/>
        </w:rPr>
        <w:t>(</w:t>
      </w:r>
      <w:hyperlink w:anchor="_ENREF_13" w:tooltip="Elsik, 2007 #18" w:history="1">
        <w:r>
          <w:rPr>
            <w:rFonts w:ascii="Times New Roman" w:hAnsi="Times New Roman"/>
            <w:noProof/>
            <w:sz w:val="24"/>
            <w:szCs w:val="24"/>
          </w:rPr>
          <w:t>Elsik et al., 2007</w:t>
        </w:r>
      </w:hyperlink>
      <w:r>
        <w:rPr>
          <w:rFonts w:ascii="Times New Roman" w:hAnsi="Times New Roman"/>
          <w:noProof/>
          <w:sz w:val="24"/>
          <w:szCs w:val="24"/>
        </w:rPr>
        <w:t>)</w:t>
      </w:r>
      <w:r w:rsidRPr="00066A4C">
        <w:rPr>
          <w:rFonts w:ascii="Times New Roman" w:hAnsi="Times New Roman"/>
          <w:sz w:val="24"/>
          <w:szCs w:val="24"/>
        </w:rPr>
        <w:fldChar w:fldCharType="end"/>
      </w:r>
      <w:r w:rsidRPr="00066A4C">
        <w:rPr>
          <w:rFonts w:ascii="Times New Roman" w:hAnsi="Times New Roman"/>
          <w:sz w:val="24"/>
          <w:szCs w:val="24"/>
        </w:rPr>
        <w:t xml:space="preserve"> to generate an consensus gene set.</w:t>
      </w:r>
    </w:p>
    <w:p w14:paraId="002725E5" w14:textId="77777777" w:rsidR="00436E20" w:rsidRPr="00BA05A0" w:rsidRDefault="00436E20" w:rsidP="00436E20">
      <w:pPr>
        <w:pStyle w:val="a7"/>
        <w:outlineLvl w:val="1"/>
        <w:rPr>
          <w:rFonts w:ascii="Times New Roman" w:hAnsi="Times New Roman"/>
          <w:sz w:val="24"/>
          <w:szCs w:val="24"/>
        </w:rPr>
      </w:pPr>
      <w:bookmarkStart w:id="119" w:name="_Toc474161591"/>
      <w:bookmarkStart w:id="120" w:name="_Toc486198205"/>
      <w:bookmarkStart w:id="121" w:name="_Toc28603893"/>
      <w:r w:rsidRPr="00BA05A0">
        <w:rPr>
          <w:rFonts w:ascii="Times New Roman" w:hAnsi="Times New Roman"/>
          <w:sz w:val="24"/>
          <w:szCs w:val="24"/>
        </w:rPr>
        <w:t>2.4 Gene functional annotation</w:t>
      </w:r>
      <w:bookmarkEnd w:id="119"/>
      <w:bookmarkEnd w:id="120"/>
      <w:bookmarkEnd w:id="121"/>
    </w:p>
    <w:p w14:paraId="78E57E81" w14:textId="77777777" w:rsidR="00436E20" w:rsidRPr="00066A4C" w:rsidRDefault="00436E20" w:rsidP="00436E20">
      <w:pPr>
        <w:rPr>
          <w:rFonts w:ascii="Times New Roman" w:hAnsi="Times New Roman"/>
          <w:sz w:val="24"/>
          <w:szCs w:val="24"/>
        </w:rPr>
      </w:pPr>
      <w:r w:rsidRPr="00066A4C">
        <w:rPr>
          <w:rFonts w:ascii="Times New Roman" w:hAnsi="Times New Roman"/>
          <w:sz w:val="24"/>
          <w:szCs w:val="24"/>
        </w:rPr>
        <w:t>We aligned protein sequences of the final gene set to various protein databases with known functiona</w:t>
      </w:r>
      <w:r>
        <w:rPr>
          <w:rFonts w:ascii="Times New Roman" w:hAnsi="Times New Roman"/>
          <w:sz w:val="24"/>
          <w:szCs w:val="24"/>
        </w:rPr>
        <w:t>l knowledge, including InterPro</w:t>
      </w:r>
      <w:r>
        <w:rPr>
          <w:rFonts w:ascii="Times New Roman" w:hAnsi="Times New Roman"/>
          <w:sz w:val="24"/>
          <w:szCs w:val="24"/>
        </w:rPr>
        <w:fldChar w:fldCharType="begin">
          <w:fldData xml:space="preserve">PEVuZE5vdGU+PENpdGU+PEF1dGhvcj5IdW50ZXI8L0F1dGhvcj48WWVhcj4yMDA5PC9ZZWFyPjxS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</w:fldData>
        </w:fldChar>
      </w:r>
      <w:r>
        <w:rPr>
          <w:rFonts w:ascii="Times New Roman" w:hAnsi="Times New Roman"/>
          <w:sz w:val="24"/>
          <w:szCs w:val="24"/>
        </w:rPr>
        <w:instrText xml:space="preserve"> ADDIN EN.CITE </w:instrText>
      </w:r>
      <w:r>
        <w:rPr>
          <w:rFonts w:ascii="Times New Roman" w:hAnsi="Times New Roman"/>
          <w:sz w:val="24"/>
          <w:szCs w:val="24"/>
        </w:rPr>
        <w:fldChar w:fldCharType="begin">
          <w:fldData xml:space="preserve">PEVuZE5vdGU+PENpdGU+PEF1dGhvcj5IdW50ZXI8L0F1dGhvcj48WWVhcj4yMDA5PC9ZZWFyPjxS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</w:fldData>
        </w:fldChar>
      </w:r>
      <w:r>
        <w:rPr>
          <w:rFonts w:ascii="Times New Roman" w:hAnsi="Times New Roman"/>
          <w:sz w:val="24"/>
          <w:szCs w:val="24"/>
        </w:rPr>
        <w:instrText xml:space="preserve"> ADDIN EN.CITE.DATA </w:instrText>
      </w:r>
      <w:r>
        <w:rPr>
          <w:rFonts w:ascii="Times New Roman" w:hAnsi="Times New Roman"/>
          <w:sz w:val="24"/>
          <w:szCs w:val="24"/>
        </w:rPr>
      </w:r>
      <w:r>
        <w:rPr>
          <w:rFonts w:ascii="Times New Roman" w:hAnsi="Times New Roman"/>
          <w:sz w:val="24"/>
          <w:szCs w:val="24"/>
        </w:rPr>
        <w:fldChar w:fldCharType="end"/>
      </w:r>
      <w:r>
        <w:rPr>
          <w:rFonts w:ascii="Times New Roman" w:hAnsi="Times New Roman"/>
          <w:sz w:val="24"/>
          <w:szCs w:val="24"/>
        </w:rPr>
      </w:r>
      <w:r>
        <w:rPr>
          <w:rFonts w:ascii="Times New Roman" w:hAnsi="Times New Roman"/>
          <w:sz w:val="24"/>
          <w:szCs w:val="24"/>
        </w:rPr>
        <w:fldChar w:fldCharType="separate"/>
      </w:r>
      <w:r>
        <w:rPr>
          <w:rFonts w:ascii="Times New Roman" w:hAnsi="Times New Roman"/>
          <w:noProof/>
          <w:sz w:val="24"/>
          <w:szCs w:val="24"/>
        </w:rPr>
        <w:t>(</w:t>
      </w:r>
      <w:hyperlink w:anchor="_ENREF_24" w:tooltip="Hunter, 2009 #25" w:history="1">
        <w:r>
          <w:rPr>
            <w:rFonts w:ascii="Times New Roman" w:hAnsi="Times New Roman"/>
            <w:noProof/>
            <w:sz w:val="24"/>
            <w:szCs w:val="24"/>
          </w:rPr>
          <w:t>Hunter et al., 2009</w:t>
        </w:r>
      </w:hyperlink>
      <w:r>
        <w:rPr>
          <w:rFonts w:ascii="Times New Roman" w:hAnsi="Times New Roman"/>
          <w:noProof/>
          <w:sz w:val="24"/>
          <w:szCs w:val="24"/>
        </w:rPr>
        <w:t>)</w:t>
      </w:r>
      <w:r>
        <w:rPr>
          <w:rFonts w:ascii="Times New Roman" w:hAnsi="Times New Roman"/>
          <w:sz w:val="24"/>
          <w:szCs w:val="24"/>
        </w:rPr>
        <w:fldChar w:fldCharType="end"/>
      </w:r>
      <w:r w:rsidRPr="00066A4C">
        <w:rPr>
          <w:rFonts w:ascii="Times New Roman" w:hAnsi="Times New Roman"/>
          <w:sz w:val="24"/>
          <w:szCs w:val="24"/>
        </w:rPr>
        <w:t xml:space="preserve"> (iprscan_4.7) (profilescan, blastprodom, hmmsmart, hmmpanther, hmmpfam, fprintsc</w:t>
      </w:r>
      <w:r>
        <w:rPr>
          <w:rFonts w:ascii="Times New Roman" w:hAnsi="Times New Roman"/>
          <w:sz w:val="24"/>
          <w:szCs w:val="24"/>
        </w:rPr>
        <w:t>an, patternScan), Gene Ontology</w:t>
      </w:r>
      <w:r w:rsidRPr="00066A4C">
        <w:rPr>
          <w:rFonts w:ascii="Times New Roman" w:hAnsi="Times New Roman"/>
          <w:sz w:val="24"/>
          <w:szCs w:val="24"/>
        </w:rPr>
        <w:fldChar w:fldCharType="begin">
          <w:fldData xml:space="preserve">PEVuZE5vdGU+PENpdGU+PEF1dGhvcj5Bc2hidXJuZXI8L0F1dGhvcj48WWVhcj4yMDAwPC9ZZWFy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</w:fldData>
        </w:fldChar>
      </w:r>
      <w:r>
        <w:rPr>
          <w:rFonts w:ascii="Times New Roman" w:hAnsi="Times New Roman"/>
          <w:sz w:val="24"/>
          <w:szCs w:val="24"/>
        </w:rPr>
        <w:instrText xml:space="preserve"> ADDIN EN.CITE </w:instrText>
      </w:r>
      <w:r>
        <w:rPr>
          <w:rFonts w:ascii="Times New Roman" w:hAnsi="Times New Roman"/>
          <w:sz w:val="24"/>
          <w:szCs w:val="24"/>
        </w:rPr>
        <w:fldChar w:fldCharType="begin">
          <w:fldData xml:space="preserve">PEVuZE5vdGU+PENpdGU+PEF1dGhvcj5Bc2hidXJuZXI8L0F1dGhvcj48WWVhcj4yMDAwPC9ZZWFy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</w:fldData>
        </w:fldChar>
      </w:r>
      <w:r>
        <w:rPr>
          <w:rFonts w:ascii="Times New Roman" w:hAnsi="Times New Roman"/>
          <w:sz w:val="24"/>
          <w:szCs w:val="24"/>
        </w:rPr>
        <w:instrText xml:space="preserve"> ADDIN EN.CITE.DATA </w:instrText>
      </w:r>
      <w:r>
        <w:rPr>
          <w:rFonts w:ascii="Times New Roman" w:hAnsi="Times New Roman"/>
          <w:sz w:val="24"/>
          <w:szCs w:val="24"/>
        </w:rPr>
      </w:r>
      <w:r>
        <w:rPr>
          <w:rFonts w:ascii="Times New Roman" w:hAnsi="Times New Roman"/>
          <w:sz w:val="24"/>
          <w:szCs w:val="24"/>
        </w:rPr>
        <w:fldChar w:fldCharType="end"/>
      </w:r>
      <w:r w:rsidRPr="00066A4C">
        <w:rPr>
          <w:rFonts w:ascii="Times New Roman" w:hAnsi="Times New Roman"/>
          <w:sz w:val="24"/>
          <w:szCs w:val="24"/>
        </w:rPr>
      </w:r>
      <w:r w:rsidRPr="00066A4C">
        <w:rPr>
          <w:rFonts w:ascii="Times New Roman" w:hAnsi="Times New Roman"/>
          <w:sz w:val="24"/>
          <w:szCs w:val="24"/>
        </w:rPr>
        <w:fldChar w:fldCharType="separate"/>
      </w:r>
      <w:r>
        <w:rPr>
          <w:rFonts w:ascii="Times New Roman" w:hAnsi="Times New Roman"/>
          <w:noProof/>
          <w:sz w:val="24"/>
          <w:szCs w:val="24"/>
        </w:rPr>
        <w:t>(</w:t>
      </w:r>
      <w:hyperlink w:anchor="_ENREF_2" w:tooltip="Ashburner, 2000 #383" w:history="1">
        <w:r>
          <w:rPr>
            <w:rFonts w:ascii="Times New Roman" w:hAnsi="Times New Roman"/>
            <w:noProof/>
            <w:sz w:val="24"/>
            <w:szCs w:val="24"/>
          </w:rPr>
          <w:t>Ashburner et al., 2000</w:t>
        </w:r>
      </w:hyperlink>
      <w:r>
        <w:rPr>
          <w:rFonts w:ascii="Times New Roman" w:hAnsi="Times New Roman"/>
          <w:noProof/>
          <w:sz w:val="24"/>
          <w:szCs w:val="24"/>
        </w:rPr>
        <w:t>)</w:t>
      </w:r>
      <w:r w:rsidRPr="00066A4C">
        <w:rPr>
          <w:rFonts w:ascii="Times New Roman" w:hAnsi="Times New Roman"/>
          <w:sz w:val="24"/>
          <w:szCs w:val="24"/>
        </w:rPr>
        <w:fldChar w:fldCharType="end"/>
      </w:r>
      <w:r w:rsidRPr="00066A4C">
        <w:rPr>
          <w:rFonts w:ascii="Times New Roman" w:hAnsi="Times New Roman"/>
          <w:sz w:val="24"/>
          <w:szCs w:val="24"/>
        </w:rPr>
        <w:t>, Swiss-Prot</w:t>
      </w:r>
      <w:r>
        <w:rPr>
          <w:rFonts w:ascii="Times New Roman" w:hAnsi="Times New Roman"/>
          <w:sz w:val="24"/>
          <w:szCs w:val="24"/>
        </w:rPr>
        <w:fldChar w:fldCharType="begin">
          <w:fldData xml:space="preserve">PEVuZE5vdGU+PENpdGU+PEF1dGhvcj5TY2htaXR0PC9BdXRob3I+PFllYXI+MjAxMDwvWWVhcj48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</w:fldData>
        </w:fldChar>
      </w:r>
      <w:r>
        <w:rPr>
          <w:rFonts w:ascii="Times New Roman" w:hAnsi="Times New Roman"/>
          <w:sz w:val="24"/>
          <w:szCs w:val="24"/>
        </w:rPr>
        <w:instrText xml:space="preserve"> ADDIN EN.CITE </w:instrText>
      </w:r>
      <w:r>
        <w:rPr>
          <w:rFonts w:ascii="Times New Roman" w:hAnsi="Times New Roman"/>
          <w:sz w:val="24"/>
          <w:szCs w:val="24"/>
        </w:rPr>
        <w:fldChar w:fldCharType="begin">
          <w:fldData xml:space="preserve">PEVuZE5vdGU+PENpdGU+PEF1dGhvcj5TY2htaXR0PC9BdXRob3I+PFllYXI+MjAxMDwvWWVhcj48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</w:fldData>
        </w:fldChar>
      </w:r>
      <w:r>
        <w:rPr>
          <w:rFonts w:ascii="Times New Roman" w:hAnsi="Times New Roman"/>
          <w:sz w:val="24"/>
          <w:szCs w:val="24"/>
        </w:rPr>
        <w:instrText xml:space="preserve"> ADDIN EN.CITE.DATA </w:instrText>
      </w:r>
      <w:r>
        <w:rPr>
          <w:rFonts w:ascii="Times New Roman" w:hAnsi="Times New Roman"/>
          <w:sz w:val="24"/>
          <w:szCs w:val="24"/>
        </w:rPr>
      </w:r>
      <w:r>
        <w:rPr>
          <w:rFonts w:ascii="Times New Roman" w:hAnsi="Times New Roman"/>
          <w:sz w:val="24"/>
          <w:szCs w:val="24"/>
        </w:rPr>
        <w:fldChar w:fldCharType="end"/>
      </w:r>
      <w:r>
        <w:rPr>
          <w:rFonts w:ascii="Times New Roman" w:hAnsi="Times New Roman"/>
          <w:sz w:val="24"/>
          <w:szCs w:val="24"/>
        </w:rPr>
      </w:r>
      <w:r>
        <w:rPr>
          <w:rFonts w:ascii="Times New Roman" w:hAnsi="Times New Roman"/>
          <w:sz w:val="24"/>
          <w:szCs w:val="24"/>
        </w:rPr>
        <w:fldChar w:fldCharType="separate"/>
      </w:r>
      <w:r>
        <w:rPr>
          <w:rFonts w:ascii="Times New Roman" w:hAnsi="Times New Roman"/>
          <w:noProof/>
          <w:sz w:val="24"/>
          <w:szCs w:val="24"/>
        </w:rPr>
        <w:t>(</w:t>
      </w:r>
      <w:hyperlink w:anchor="_ENREF_41" w:tooltip="Schmitt, 2010 #26" w:history="1">
        <w:r>
          <w:rPr>
            <w:rFonts w:ascii="Times New Roman" w:hAnsi="Times New Roman"/>
            <w:noProof/>
            <w:sz w:val="24"/>
            <w:szCs w:val="24"/>
          </w:rPr>
          <w:t>Schmitt, Gueguen, Desmarais, Bachere, &amp; de Lorgeril, 2010</w:t>
        </w:r>
      </w:hyperlink>
      <w:r>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sz w:val="24"/>
          <w:szCs w:val="24"/>
        </w:rPr>
        <w:t>, TrEMBL</w:t>
      </w:r>
      <w:r>
        <w:rPr>
          <w:rFonts w:ascii="Times New Roman" w:hAnsi="Times New Roman"/>
          <w:sz w:val="24"/>
          <w:szCs w:val="24"/>
        </w:rPr>
        <w:fldChar w:fldCharType="begin">
          <w:fldData xml:space="preserve">PEVuZE5vdGU+PENpdGU+PEF1dGhvcj5TY2htaXR0PC9BdXRob3I+PFllYXI+MjAxMDwvWWVhcj48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</w:fldData>
        </w:fldChar>
      </w:r>
      <w:r>
        <w:rPr>
          <w:rFonts w:ascii="Times New Roman" w:hAnsi="Times New Roman"/>
          <w:sz w:val="24"/>
          <w:szCs w:val="24"/>
        </w:rPr>
        <w:instrText xml:space="preserve"> ADDIN EN.CITE </w:instrText>
      </w:r>
      <w:r>
        <w:rPr>
          <w:rFonts w:ascii="Times New Roman" w:hAnsi="Times New Roman"/>
          <w:sz w:val="24"/>
          <w:szCs w:val="24"/>
        </w:rPr>
        <w:fldChar w:fldCharType="begin">
          <w:fldData xml:space="preserve">PEVuZE5vdGU+PENpdGU+PEF1dGhvcj5TY2htaXR0PC9BdXRob3I+PFllYXI+MjAxMDwvWWVhcj48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</w:fldData>
        </w:fldChar>
      </w:r>
      <w:r>
        <w:rPr>
          <w:rFonts w:ascii="Times New Roman" w:hAnsi="Times New Roman"/>
          <w:sz w:val="24"/>
          <w:szCs w:val="24"/>
        </w:rPr>
        <w:instrText xml:space="preserve"> ADDIN EN.CITE.DATA </w:instrText>
      </w:r>
      <w:r>
        <w:rPr>
          <w:rFonts w:ascii="Times New Roman" w:hAnsi="Times New Roman"/>
          <w:sz w:val="24"/>
          <w:szCs w:val="24"/>
        </w:rPr>
      </w:r>
      <w:r>
        <w:rPr>
          <w:rFonts w:ascii="Times New Roman" w:hAnsi="Times New Roman"/>
          <w:sz w:val="24"/>
          <w:szCs w:val="24"/>
        </w:rPr>
        <w:fldChar w:fldCharType="end"/>
      </w:r>
      <w:r>
        <w:rPr>
          <w:rFonts w:ascii="Times New Roman" w:hAnsi="Times New Roman"/>
          <w:sz w:val="24"/>
          <w:szCs w:val="24"/>
        </w:rPr>
      </w:r>
      <w:r>
        <w:rPr>
          <w:rFonts w:ascii="Times New Roman" w:hAnsi="Times New Roman"/>
          <w:sz w:val="24"/>
          <w:szCs w:val="24"/>
        </w:rPr>
        <w:fldChar w:fldCharType="separate"/>
      </w:r>
      <w:r>
        <w:rPr>
          <w:rFonts w:ascii="Times New Roman" w:hAnsi="Times New Roman"/>
          <w:noProof/>
          <w:sz w:val="24"/>
          <w:szCs w:val="24"/>
        </w:rPr>
        <w:t>(</w:t>
      </w:r>
      <w:hyperlink w:anchor="_ENREF_41" w:tooltip="Schmitt, 2010 #26" w:history="1">
        <w:r>
          <w:rPr>
            <w:rFonts w:ascii="Times New Roman" w:hAnsi="Times New Roman"/>
            <w:noProof/>
            <w:sz w:val="24"/>
            <w:szCs w:val="24"/>
          </w:rPr>
          <w:t>Schmitt et al., 2010</w:t>
        </w:r>
      </w:hyperlink>
      <w:r>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sz w:val="24"/>
          <w:szCs w:val="24"/>
        </w:rPr>
        <w:t xml:space="preserve"> and KEGG</w:t>
      </w:r>
      <w:r>
        <w:rPr>
          <w:rFonts w:ascii="Times New Roman" w:hAnsi="Times New Roman"/>
          <w:sz w:val="24"/>
          <w:szCs w:val="24"/>
        </w:rPr>
        <w:fldChar w:fldCharType="begin"/>
      </w:r>
      <w:r>
        <w:rPr>
          <w:rFonts w:ascii="Times New Roman" w:hAnsi="Times New Roman"/>
          <w:sz w:val="24"/>
          <w:szCs w:val="24"/>
        </w:rPr>
        <w:instrText xml:space="preserve"> ADDIN EN.CITE &lt;EndNote&gt;&lt;Cite&gt;&lt;Author&gt;Kanehisa&lt;/Author&gt;&lt;Year&gt;2000&lt;/Year&gt;&lt;RecNum&gt;31&lt;/RecNum&gt;&lt;DisplayText&gt;(Kanehisa &amp;amp; Goto, 2000)&lt;/DisplayText&gt;&lt;record&gt;&lt;rec-number&gt;31&lt;/rec-number&gt;&lt;foreign-keys&gt;&lt;key app="EN" db-id="900vp2pxuvv5wpe99esx5fd79wa0zwesvpwd"&gt;31&lt;/key&gt;&lt;/foreign-keys&gt;&lt;ref-type name="Journal Article"&gt;17&lt;/ref-type&gt;&lt;contributors&gt;&lt;authors&gt;&lt;author&gt;Kanehisa, M.&lt;/author&gt;&lt;author&gt;Goto, S.&lt;/author&gt;&lt;/authors&gt;&lt;/contributors&gt;&lt;auth-address&gt;Institute for Chemical Research, Kyoto University, Uji, Kyoto 611-0011, Japan. kanehisa@kuicr.kyoto-u.ac.jp&lt;/auth-address&gt;&lt;titles&gt;&lt;title&gt;KEGG: kyoto encyclopedia of genes and genomes&lt;/title&gt;&lt;secondary-title&gt;Nucleic Acids Res&lt;/secondary-title&gt;&lt;alt-title&gt;Nucleic acids research&lt;/alt-title&gt;&lt;/titles&gt;&lt;periodical&gt;&lt;full-title&gt;Nucleic Acids Res&lt;/full-title&gt;&lt;abbr-1&gt;Nucleic acids research&lt;/abbr-1&gt;&lt;/periodical&gt;&lt;alt-periodical&gt;&lt;full-title&gt;Nucleic Acids Res&lt;/full-title&gt;&lt;abbr-1&gt;Nucleic acids research&lt;/abbr-1&gt;&lt;/alt-periodical&gt;&lt;pages&gt;27-30&lt;/pages&gt;&lt;volume&gt;28&lt;/volume&gt;&lt;number&gt;1&lt;/number&gt;&lt;keywords&gt;&lt;keyword&gt;Animals&lt;/keyword&gt;&lt;keyword&gt;*Databases, Factual&lt;/keyword&gt;&lt;keyword&gt;Gene Expression&lt;/keyword&gt;&lt;keyword&gt;*Genome&lt;/keyword&gt;&lt;keyword&gt;Humans&lt;/keyword&gt;&lt;keyword&gt;Information Storage and Retrieval&lt;/keyword&gt;&lt;keyword&gt;Japan&lt;/keyword&gt;&lt;keyword&gt;Proteins/genetics/metabolism&lt;/keyword&gt;&lt;/keywords&gt;&lt;dates&gt;&lt;year&gt;2000&lt;/year&gt;&lt;pub-dates&gt;&lt;date&gt;Jan 01&lt;/date&gt;&lt;/pub-dates&gt;&lt;/dates&gt;&lt;isbn&gt;0305-1048 (Print)&amp;#xD;0305-1048 (Linking)&lt;/isbn&gt;&lt;accession-num&gt;10592173&lt;/accession-num&gt;&lt;urls&gt;&lt;related-urls&gt;&lt;url&gt;http://www.ncbi.nlm.nih.gov/pubmed/10592173&lt;/url&gt;&lt;/related-urls&gt;&lt;/urls&gt;&lt;custom2&gt;102409&lt;/custom2&gt;&lt;/record&gt;&lt;/Cite&gt;&lt;/EndNote&gt;</w:instrText>
      </w:r>
      <w:r>
        <w:rPr>
          <w:rFonts w:ascii="Times New Roman" w:hAnsi="Times New Roman"/>
          <w:sz w:val="24"/>
          <w:szCs w:val="24"/>
        </w:rPr>
        <w:fldChar w:fldCharType="separate"/>
      </w:r>
      <w:r>
        <w:rPr>
          <w:rFonts w:ascii="Times New Roman" w:hAnsi="Times New Roman"/>
          <w:noProof/>
          <w:sz w:val="24"/>
          <w:szCs w:val="24"/>
        </w:rPr>
        <w:t>(</w:t>
      </w:r>
      <w:hyperlink w:anchor="_ENREF_26" w:tooltip="Kanehisa, 2000 #31" w:history="1">
        <w:r>
          <w:rPr>
            <w:rFonts w:ascii="Times New Roman" w:hAnsi="Times New Roman"/>
            <w:noProof/>
            <w:sz w:val="24"/>
            <w:szCs w:val="24"/>
          </w:rPr>
          <w:t>Kanehisa &amp; Goto, 2000</w:t>
        </w:r>
      </w:hyperlink>
      <w:r>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sz w:val="24"/>
          <w:szCs w:val="24"/>
        </w:rPr>
        <w:t xml:space="preserve"> </w:t>
      </w:r>
      <w:r w:rsidRPr="00066A4C">
        <w:rPr>
          <w:rFonts w:ascii="Times New Roman" w:hAnsi="Times New Roman"/>
          <w:sz w:val="24"/>
          <w:szCs w:val="24"/>
        </w:rPr>
        <w:t>(release76), to identify conserved domains, putative biological functions and molecular pathways they may involve. In total, there are more than 87% of the annotated protein-coding gene models had at least one hit with known function (</w:t>
      </w:r>
      <w:r>
        <w:rPr>
          <w:rFonts w:ascii="Times New Roman" w:hAnsi="Times New Roman"/>
          <w:color w:val="000000"/>
          <w:sz w:val="24"/>
          <w:szCs w:val="24"/>
        </w:rPr>
        <w:t>Table</w:t>
      </w:r>
      <w:r w:rsidRPr="00066A4C">
        <w:rPr>
          <w:rFonts w:ascii="Times New Roman" w:hAnsi="Times New Roman"/>
          <w:color w:val="000000"/>
          <w:sz w:val="24"/>
          <w:szCs w:val="24"/>
        </w:rPr>
        <w:t xml:space="preserve"> </w:t>
      </w:r>
      <w:r>
        <w:rPr>
          <w:rFonts w:ascii="Times New Roman" w:hAnsi="Times New Roman"/>
          <w:color w:val="000000"/>
          <w:sz w:val="24"/>
          <w:szCs w:val="24"/>
        </w:rPr>
        <w:t>S6</w:t>
      </w:r>
      <w:r w:rsidRPr="00066A4C">
        <w:rPr>
          <w:rFonts w:ascii="Times New Roman" w:hAnsi="Times New Roman"/>
          <w:sz w:val="24"/>
          <w:szCs w:val="24"/>
        </w:rPr>
        <w:t>).</w:t>
      </w:r>
    </w:p>
    <w:p w14:paraId="17332389" w14:textId="77777777" w:rsidR="00436E20" w:rsidRPr="00066A4C" w:rsidRDefault="00436E20" w:rsidP="00436E20">
      <w:pPr>
        <w:pStyle w:val="1"/>
        <w:rPr>
          <w:rFonts w:ascii="Times New Roman" w:hAnsi="Times New Roman"/>
          <w:sz w:val="24"/>
          <w:szCs w:val="24"/>
        </w:rPr>
      </w:pPr>
      <w:bookmarkStart w:id="122" w:name="_Toc474161592"/>
      <w:bookmarkStart w:id="123" w:name="_Toc486198206"/>
      <w:bookmarkStart w:id="124" w:name="_Toc28603894"/>
      <w:r w:rsidRPr="00066A4C">
        <w:rPr>
          <w:rFonts w:ascii="Times New Roman" w:hAnsi="Times New Roman"/>
          <w:sz w:val="24"/>
          <w:szCs w:val="24"/>
        </w:rPr>
        <w:t>3. Evolutionary analysis</w:t>
      </w:r>
      <w:bookmarkEnd w:id="122"/>
      <w:bookmarkEnd w:id="123"/>
      <w:bookmarkEnd w:id="124"/>
    </w:p>
    <w:p w14:paraId="1FE70C9F" w14:textId="77777777" w:rsidR="00436E20" w:rsidRPr="00066A4C" w:rsidRDefault="00436E20" w:rsidP="00436E20">
      <w:pPr>
        <w:rPr>
          <w:rFonts w:ascii="Times New Roman" w:hAnsi="Times New Roman"/>
          <w:sz w:val="24"/>
          <w:szCs w:val="24"/>
        </w:rPr>
      </w:pPr>
      <w:r w:rsidRPr="00066A4C">
        <w:rPr>
          <w:rFonts w:ascii="Times New Roman" w:hAnsi="Times New Roman"/>
          <w:sz w:val="24"/>
          <w:szCs w:val="24"/>
        </w:rPr>
        <w:t xml:space="preserve">Mallard and spot-billed ducks, </w:t>
      </w:r>
      <w:r w:rsidRPr="00066A4C">
        <w:rPr>
          <w:rFonts w:ascii="Times New Roman" w:hAnsi="Times New Roman"/>
          <w:color w:val="000000"/>
          <w:sz w:val="24"/>
          <w:szCs w:val="24"/>
        </w:rPr>
        <w:t>together with</w:t>
      </w:r>
      <w:r w:rsidRPr="00066A4C" w:rsidDel="00361310">
        <w:rPr>
          <w:rFonts w:ascii="Times New Roman" w:hAnsi="Times New Roman"/>
          <w:sz w:val="24"/>
          <w:szCs w:val="24"/>
        </w:rPr>
        <w:t xml:space="preserve"> </w:t>
      </w:r>
      <w:r w:rsidRPr="00066A4C">
        <w:rPr>
          <w:rFonts w:ascii="Times New Roman" w:hAnsi="Times New Roman"/>
          <w:color w:val="000000"/>
          <w:sz w:val="24"/>
          <w:szCs w:val="24"/>
        </w:rPr>
        <w:t>five other avian species (</w:t>
      </w:r>
      <w:r w:rsidRPr="00066A4C">
        <w:rPr>
          <w:rFonts w:ascii="Times New Roman" w:hAnsi="Times New Roman"/>
          <w:i/>
          <w:sz w:val="24"/>
          <w:szCs w:val="24"/>
        </w:rPr>
        <w:t>Gallus gallus, Struthio camelus, Meleagris gallopavo, Ficedula albico and Anas platyrhynchos</w:t>
      </w:r>
      <w:r w:rsidRPr="00066A4C">
        <w:rPr>
          <w:rFonts w:ascii="Times New Roman" w:hAnsi="Times New Roman"/>
          <w:sz w:val="24"/>
          <w:szCs w:val="24"/>
        </w:rPr>
        <w:t>, which is the Beijing duck</w:t>
      </w:r>
      <w:r w:rsidRPr="00066A4C">
        <w:rPr>
          <w:rFonts w:ascii="Times New Roman" w:hAnsi="Times New Roman"/>
          <w:color w:val="000000"/>
          <w:sz w:val="24"/>
          <w:szCs w:val="24"/>
        </w:rPr>
        <w:t>) and two mammals (</w:t>
      </w:r>
      <w:r w:rsidRPr="00066A4C">
        <w:rPr>
          <w:rFonts w:ascii="Times New Roman" w:hAnsi="Times New Roman"/>
          <w:i/>
          <w:color w:val="000000"/>
          <w:sz w:val="24"/>
          <w:szCs w:val="24"/>
        </w:rPr>
        <w:t>Homo sapiens</w:t>
      </w:r>
      <w:r w:rsidRPr="00066A4C">
        <w:rPr>
          <w:rFonts w:ascii="Times New Roman" w:hAnsi="Times New Roman"/>
          <w:color w:val="000000"/>
          <w:sz w:val="24"/>
          <w:szCs w:val="24"/>
        </w:rPr>
        <w:t xml:space="preserve">, </w:t>
      </w:r>
      <w:r w:rsidRPr="00066A4C">
        <w:rPr>
          <w:rFonts w:ascii="Times New Roman" w:hAnsi="Times New Roman"/>
          <w:i/>
          <w:color w:val="000000"/>
          <w:sz w:val="24"/>
          <w:szCs w:val="24"/>
        </w:rPr>
        <w:t>Mus musculus</w:t>
      </w:r>
      <w:r w:rsidRPr="00066A4C">
        <w:rPr>
          <w:rFonts w:ascii="Times New Roman" w:hAnsi="Times New Roman"/>
          <w:color w:val="000000"/>
          <w:sz w:val="24"/>
          <w:szCs w:val="24"/>
        </w:rPr>
        <w:t>), were used in evolutionary analysis.</w:t>
      </w:r>
    </w:p>
    <w:p w14:paraId="7DDBFF08" w14:textId="77777777" w:rsidR="00436E20" w:rsidRPr="00BA05A0" w:rsidRDefault="00436E20" w:rsidP="00436E20">
      <w:pPr>
        <w:pStyle w:val="a7"/>
        <w:outlineLvl w:val="1"/>
        <w:rPr>
          <w:rFonts w:ascii="Times New Roman" w:hAnsi="Times New Roman"/>
          <w:sz w:val="24"/>
          <w:szCs w:val="24"/>
        </w:rPr>
      </w:pPr>
      <w:bookmarkStart w:id="125" w:name="_Toc474161593"/>
      <w:bookmarkStart w:id="126" w:name="_Toc486198207"/>
      <w:bookmarkStart w:id="127" w:name="_Toc28603895"/>
      <w:r w:rsidRPr="00BA05A0">
        <w:rPr>
          <w:rFonts w:ascii="Times New Roman" w:hAnsi="Times New Roman"/>
          <w:sz w:val="24"/>
          <w:szCs w:val="24"/>
        </w:rPr>
        <w:t>3.1 Gene family clustering</w:t>
      </w:r>
      <w:bookmarkEnd w:id="125"/>
      <w:bookmarkEnd w:id="126"/>
      <w:bookmarkEnd w:id="127"/>
      <w:r w:rsidRPr="00BA05A0">
        <w:rPr>
          <w:rFonts w:ascii="Times New Roman" w:hAnsi="Times New Roman"/>
          <w:sz w:val="24"/>
          <w:szCs w:val="24"/>
        </w:rPr>
        <w:t xml:space="preserve"> </w:t>
      </w:r>
    </w:p>
    <w:p w14:paraId="7BD3DCD9" w14:textId="77777777" w:rsidR="00436E20" w:rsidRPr="00066A4C" w:rsidRDefault="00436E20" w:rsidP="00436E20">
      <w:pPr>
        <w:rPr>
          <w:rFonts w:ascii="Times New Roman" w:hAnsi="Times New Roman"/>
          <w:sz w:val="24"/>
          <w:szCs w:val="24"/>
        </w:rPr>
      </w:pPr>
      <w:r w:rsidRPr="00066A4C">
        <w:rPr>
          <w:rFonts w:ascii="Times New Roman" w:hAnsi="Times New Roman"/>
          <w:sz w:val="24"/>
          <w:szCs w:val="24"/>
        </w:rPr>
        <w:t xml:space="preserve">Protein-coding genes for </w:t>
      </w:r>
      <w:r w:rsidRPr="00066A4C">
        <w:rPr>
          <w:rFonts w:ascii="Times New Roman" w:hAnsi="Times New Roman"/>
          <w:i/>
          <w:sz w:val="24"/>
          <w:szCs w:val="24"/>
        </w:rPr>
        <w:t xml:space="preserve">Gallus gallus, Struthio camelus, Meleagris gallopavo, and Ficedula albico </w:t>
      </w:r>
      <w:r w:rsidRPr="00066A4C">
        <w:rPr>
          <w:rFonts w:ascii="Times New Roman" w:hAnsi="Times New Roman"/>
          <w:sz w:val="24"/>
          <w:szCs w:val="24"/>
        </w:rPr>
        <w:t xml:space="preserve">were downloaded from Ensembl release 80. The gene sets for </w:t>
      </w:r>
      <w:r w:rsidRPr="00066A4C">
        <w:rPr>
          <w:rFonts w:ascii="Times New Roman" w:hAnsi="Times New Roman"/>
          <w:i/>
          <w:sz w:val="24"/>
          <w:szCs w:val="24"/>
        </w:rPr>
        <w:t xml:space="preserve">Anas platyrhynchos </w:t>
      </w:r>
      <w:r w:rsidRPr="00066A4C">
        <w:rPr>
          <w:rFonts w:ascii="Times New Roman" w:hAnsi="Times New Roman"/>
          <w:sz w:val="24"/>
          <w:szCs w:val="24"/>
        </w:rPr>
        <w:t>was obtained from the BGI inner database. For gene loci with alternative splicing isoforms, only the transcript with the longest translation product was retained. We carried out an all-to-all alignment of all the collected protein sequences using BLASTP (E-value &lt; 1E-7), and conjoined fragmental alignments using Solar</w:t>
      </w:r>
      <w:r>
        <w:rPr>
          <w:rFonts w:ascii="Times New Roman" w:hAnsi="Times New Roman"/>
          <w:sz w:val="24"/>
          <w:szCs w:val="24"/>
        </w:rPr>
        <w:fldChar w:fldCharType="begin"/>
      </w:r>
      <w:r>
        <w:rPr>
          <w:rFonts w:ascii="Times New Roman" w:hAnsi="Times New Roman"/>
          <w:sz w:val="24"/>
          <w:szCs w:val="24"/>
        </w:rPr>
        <w:instrText xml:space="preserve"> ADDIN EN.CITE &lt;EndNote&gt;&lt;Cite&gt;&lt;Author&gt;Yu&lt;/Author&gt;&lt;Year&gt;2006&lt;/Year&gt;&lt;RecNum&gt;33&lt;/RecNum&gt;&lt;DisplayText&gt;(Yu, Zheng, Wang, Wang, &amp;amp; Su, 2006)&lt;/DisplayText&gt;&lt;record&gt;&lt;rec-number&gt;33&lt;/rec-number&gt;&lt;foreign-keys&gt;&lt;key app="EN" db-id="900vp2pxuvv5wpe99esx5fd79wa0zwesvpwd"&gt;33&lt;/key&gt;&lt;/foreign-keys&gt;&lt;ref-type name="Journal Article"&gt;17&lt;/ref-type&gt;&lt;contributors&gt;&lt;authors&gt;&lt;author&gt;Yu, X. J.&lt;/author&gt;&lt;author&gt;Zheng, H. K.&lt;/author&gt;&lt;author&gt;Wang, J.&lt;/author&gt;&lt;author&gt;Wang, W.&lt;/author&gt;&lt;author&gt;Su, B.&lt;/author&gt;&lt;/authors&gt;&lt;/contributors&gt;&lt;auth-address&gt;Key Laboratory of Cellular and Molecular Evolution, Kunming Institute of Zoology, Chinese Academy of Sciences, Kunming, Yunnan 650223, China.&lt;/auth-address&gt;&lt;titles&gt;&lt;title&gt;Detecting lineage-specific adaptive evolution of brain-expressed genes in human using rhesus macaque as outgroup&lt;/title&gt;&lt;secondary-title&gt;Genomics&lt;/secondary-title&gt;&lt;alt-title&gt;Genomics&lt;/alt-title&gt;&lt;/titles&gt;&lt;periodical&gt;&lt;full-title&gt;Genomics&lt;/full-title&gt;&lt;abbr-1&gt;Genomics&lt;/abbr-1&gt;&lt;/periodical&gt;&lt;alt-periodical&gt;&lt;full-title&gt;Genomics&lt;/full-title&gt;&lt;abbr-1&gt;Genomics&lt;/abbr-1&gt;&lt;/alt-periodical&gt;&lt;pages&gt;745-51&lt;/pages&gt;&lt;volume&gt;88&lt;/volume&gt;&lt;number&gt;6&lt;/number&gt;&lt;keywords&gt;&lt;keyword&gt;Adaptation, Biological&lt;/keyword&gt;&lt;keyword&gt;Animals&lt;/keyword&gt;&lt;keyword&gt;Brain/*metabolism&lt;/keyword&gt;&lt;keyword&gt;*Evolution, Molecular&lt;/keyword&gt;&lt;keyword&gt;Humans&lt;/keyword&gt;&lt;keyword&gt;Macaca mulatta&lt;/keyword&gt;&lt;keyword&gt;Mice&lt;/keyword&gt;&lt;keyword&gt;Models, Genetic&lt;/keyword&gt;&lt;keyword&gt;Nerve Tissue Proteins/*genetics/metabolism&lt;/keyword&gt;&lt;keyword&gt;Pan troglodytes&lt;/keyword&gt;&lt;keyword&gt;Phylogeny&lt;/keyword&gt;&lt;keyword&gt;*Selection, Genetic&lt;/keyword&gt;&lt;keyword&gt;Species Specificity&lt;/keyword&gt;&lt;/keywords&gt;&lt;dates&gt;&lt;year&gt;2006&lt;/year&gt;&lt;pub-dates&gt;&lt;date&gt;Dec&lt;/date&gt;&lt;/pub-dates&gt;&lt;/dates&gt;&lt;isbn&gt;0888-7543 (Print)&amp;#xD;0888-7543 (Linking)&lt;/isbn&gt;&lt;accession-num&gt;16857340&lt;/accession-num&gt;&lt;urls&gt;&lt;related-urls&gt;&lt;url&gt;http://www.ncbi.nlm.nih.gov/pubmed/16857340&lt;/url&gt;&lt;/related-urls&gt;&lt;/urls&gt;&lt;electronic-resource-num&gt;10.1016/j.ygeno.2006.05.008&lt;/electronic-resource-num&gt;&lt;/record&gt;&lt;/Cite&gt;&lt;/EndNote&gt;</w:instrText>
      </w:r>
      <w:r>
        <w:rPr>
          <w:rFonts w:ascii="Times New Roman" w:hAnsi="Times New Roman"/>
          <w:sz w:val="24"/>
          <w:szCs w:val="24"/>
        </w:rPr>
        <w:fldChar w:fldCharType="separate"/>
      </w:r>
      <w:r>
        <w:rPr>
          <w:rFonts w:ascii="Times New Roman" w:hAnsi="Times New Roman"/>
          <w:noProof/>
          <w:sz w:val="24"/>
          <w:szCs w:val="24"/>
        </w:rPr>
        <w:t>(</w:t>
      </w:r>
      <w:hyperlink w:anchor="_ENREF_50" w:tooltip="Yu, 2006 #33" w:history="1">
        <w:r>
          <w:rPr>
            <w:rFonts w:ascii="Times New Roman" w:hAnsi="Times New Roman"/>
            <w:noProof/>
            <w:sz w:val="24"/>
            <w:szCs w:val="24"/>
          </w:rPr>
          <w:t>Yu, Zheng, Wang, Wang, &amp; Su, 2006</w:t>
        </w:r>
      </w:hyperlink>
      <w:r>
        <w:rPr>
          <w:rFonts w:ascii="Times New Roman" w:hAnsi="Times New Roman"/>
          <w:noProof/>
          <w:sz w:val="24"/>
          <w:szCs w:val="24"/>
        </w:rPr>
        <w:t>)</w:t>
      </w:r>
      <w:r>
        <w:rPr>
          <w:rFonts w:ascii="Times New Roman" w:hAnsi="Times New Roman"/>
          <w:sz w:val="24"/>
          <w:szCs w:val="24"/>
        </w:rPr>
        <w:fldChar w:fldCharType="end"/>
      </w:r>
      <w:r w:rsidRPr="00066A4C">
        <w:rPr>
          <w:rFonts w:ascii="Times New Roman" w:hAnsi="Times New Roman"/>
          <w:sz w:val="24"/>
          <w:szCs w:val="24"/>
        </w:rPr>
        <w:t xml:space="preserve">. Then </w:t>
      </w:r>
      <w:r>
        <w:rPr>
          <w:rFonts w:ascii="Times New Roman" w:hAnsi="Times New Roman"/>
          <w:sz w:val="24"/>
          <w:szCs w:val="24"/>
        </w:rPr>
        <w:t>a simplified version of Treefam</w:t>
      </w:r>
      <w:r w:rsidRPr="00066A4C">
        <w:rPr>
          <w:rFonts w:ascii="Times New Roman" w:hAnsi="Times New Roman"/>
          <w:sz w:val="24"/>
          <w:szCs w:val="24"/>
        </w:rPr>
        <w:fldChar w:fldCharType="begin">
          <w:fldData xml:space="preserve">PEVuZE5vdGU+PENpdGU+PEF1dGhvcj5SdWFuPC9BdXRob3I+PFllYXI+MjAwODwvWWVhcj48UmVj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</w:fldData>
        </w:fldChar>
      </w:r>
      <w:r>
        <w:rPr>
          <w:rFonts w:ascii="Times New Roman" w:hAnsi="Times New Roman"/>
          <w:sz w:val="24"/>
          <w:szCs w:val="24"/>
        </w:rPr>
        <w:instrText xml:space="preserve"> ADDIN EN.CITE </w:instrText>
      </w:r>
      <w:r>
        <w:rPr>
          <w:rFonts w:ascii="Times New Roman" w:hAnsi="Times New Roman"/>
          <w:sz w:val="24"/>
          <w:szCs w:val="24"/>
        </w:rPr>
        <w:fldChar w:fldCharType="begin">
          <w:fldData xml:space="preserve">PEVuZE5vdGU+PENpdGU+PEF1dGhvcj5SdWFuPC9BdXRob3I+PFllYXI+MjAwODwvWWVhcj48UmVj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</w:fldData>
        </w:fldChar>
      </w:r>
      <w:r>
        <w:rPr>
          <w:rFonts w:ascii="Times New Roman" w:hAnsi="Times New Roman"/>
          <w:sz w:val="24"/>
          <w:szCs w:val="24"/>
        </w:rPr>
        <w:instrText xml:space="preserve"> ADDIN EN.CITE.DATA </w:instrText>
      </w:r>
      <w:r>
        <w:rPr>
          <w:rFonts w:ascii="Times New Roman" w:hAnsi="Times New Roman"/>
          <w:sz w:val="24"/>
          <w:szCs w:val="24"/>
        </w:rPr>
      </w:r>
      <w:r>
        <w:rPr>
          <w:rFonts w:ascii="Times New Roman" w:hAnsi="Times New Roman"/>
          <w:sz w:val="24"/>
          <w:szCs w:val="24"/>
        </w:rPr>
        <w:fldChar w:fldCharType="end"/>
      </w:r>
      <w:r w:rsidRPr="00066A4C">
        <w:rPr>
          <w:rFonts w:ascii="Times New Roman" w:hAnsi="Times New Roman"/>
          <w:sz w:val="24"/>
          <w:szCs w:val="24"/>
        </w:rPr>
      </w:r>
      <w:r w:rsidRPr="00066A4C">
        <w:rPr>
          <w:rFonts w:ascii="Times New Roman" w:hAnsi="Times New Roman"/>
          <w:sz w:val="24"/>
          <w:szCs w:val="24"/>
        </w:rPr>
        <w:fldChar w:fldCharType="separate"/>
      </w:r>
      <w:r>
        <w:rPr>
          <w:rFonts w:ascii="Times New Roman" w:hAnsi="Times New Roman"/>
          <w:noProof/>
          <w:sz w:val="24"/>
          <w:szCs w:val="24"/>
        </w:rPr>
        <w:t>(</w:t>
      </w:r>
      <w:hyperlink w:anchor="_ENREF_40" w:tooltip="Ruan, 2008 #223" w:history="1">
        <w:r>
          <w:rPr>
            <w:rFonts w:ascii="Times New Roman" w:hAnsi="Times New Roman"/>
            <w:noProof/>
            <w:sz w:val="24"/>
            <w:szCs w:val="24"/>
          </w:rPr>
          <w:t>Ruan et al., 2008</w:t>
        </w:r>
      </w:hyperlink>
      <w:r>
        <w:rPr>
          <w:rFonts w:ascii="Times New Roman" w:hAnsi="Times New Roman"/>
          <w:noProof/>
          <w:sz w:val="24"/>
          <w:szCs w:val="24"/>
        </w:rPr>
        <w:t>)</w:t>
      </w:r>
      <w:r w:rsidRPr="00066A4C">
        <w:rPr>
          <w:rFonts w:ascii="Times New Roman" w:hAnsi="Times New Roman"/>
          <w:sz w:val="24"/>
          <w:szCs w:val="24"/>
        </w:rPr>
        <w:fldChar w:fldCharType="end"/>
      </w:r>
      <w:r w:rsidRPr="00066A4C">
        <w:rPr>
          <w:rFonts w:ascii="Times New Roman" w:hAnsi="Times New Roman"/>
          <w:sz w:val="24"/>
          <w:szCs w:val="24"/>
        </w:rPr>
        <w:t xml:space="preserve"> methodology was used to cluster individual sequence into families based on the conjoined alignment (</w:t>
      </w:r>
      <w:r w:rsidRPr="00066A4C">
        <w:rPr>
          <w:rFonts w:ascii="Times New Roman" w:hAnsi="Times New Roman"/>
          <w:color w:val="000000"/>
          <w:sz w:val="24"/>
          <w:szCs w:val="24"/>
        </w:rPr>
        <w:t xml:space="preserve">Table </w:t>
      </w:r>
      <w:r>
        <w:rPr>
          <w:rFonts w:ascii="Times New Roman" w:hAnsi="Times New Roman"/>
          <w:color w:val="000000"/>
          <w:sz w:val="24"/>
          <w:szCs w:val="24"/>
        </w:rPr>
        <w:t>S</w:t>
      </w:r>
      <w:r w:rsidRPr="00066A4C">
        <w:rPr>
          <w:rFonts w:ascii="Times New Roman" w:hAnsi="Times New Roman"/>
          <w:color w:val="000000"/>
          <w:sz w:val="24"/>
          <w:szCs w:val="24"/>
        </w:rPr>
        <w:t>11</w:t>
      </w:r>
      <w:r w:rsidRPr="00066A4C">
        <w:rPr>
          <w:rFonts w:ascii="Times New Roman" w:hAnsi="Times New Roman"/>
          <w:sz w:val="24"/>
          <w:szCs w:val="24"/>
        </w:rPr>
        <w:t>).</w:t>
      </w:r>
    </w:p>
    <w:p w14:paraId="09CC7648" w14:textId="77777777" w:rsidR="00436E20" w:rsidRPr="00BA05A0" w:rsidRDefault="00436E20" w:rsidP="00436E20">
      <w:pPr>
        <w:pStyle w:val="a7"/>
        <w:jc w:val="both"/>
        <w:outlineLvl w:val="1"/>
        <w:rPr>
          <w:rFonts w:ascii="Times New Roman" w:hAnsi="Times New Roman"/>
          <w:sz w:val="24"/>
          <w:szCs w:val="24"/>
        </w:rPr>
      </w:pPr>
      <w:bookmarkStart w:id="128" w:name="_Toc474161594"/>
      <w:bookmarkStart w:id="129" w:name="_Toc486198208"/>
      <w:bookmarkStart w:id="130" w:name="_Toc28603896"/>
      <w:r w:rsidRPr="00BA05A0">
        <w:rPr>
          <w:rFonts w:ascii="Times New Roman" w:hAnsi="Times New Roman"/>
          <w:sz w:val="24"/>
          <w:szCs w:val="24"/>
        </w:rPr>
        <w:t>3.2 Phylogenetic tr</w:t>
      </w:r>
      <w:r>
        <w:rPr>
          <w:rFonts w:ascii="Times New Roman" w:hAnsi="Times New Roman"/>
          <w:sz w:val="24"/>
          <w:szCs w:val="24"/>
        </w:rPr>
        <w:t>ee reconstruction and divergent</w:t>
      </w:r>
      <w:r w:rsidRPr="00BA05A0">
        <w:rPr>
          <w:rFonts w:ascii="Times New Roman" w:hAnsi="Times New Roman"/>
          <w:sz w:val="24"/>
          <w:szCs w:val="24"/>
        </w:rPr>
        <w:t xml:space="preserve"> time estimation</w:t>
      </w:r>
      <w:bookmarkEnd w:id="128"/>
      <w:bookmarkEnd w:id="129"/>
      <w:bookmarkEnd w:id="130"/>
    </w:p>
    <w:p w14:paraId="03E26EF8" w14:textId="77777777" w:rsidR="00436E20" w:rsidRPr="00066A4C" w:rsidRDefault="00436E20" w:rsidP="00436E20">
      <w:pPr>
        <w:rPr>
          <w:rFonts w:ascii="Times New Roman" w:hAnsi="Times New Roman"/>
          <w:sz w:val="24"/>
          <w:szCs w:val="24"/>
        </w:rPr>
      </w:pPr>
      <w:r w:rsidRPr="00066A4C">
        <w:rPr>
          <w:rFonts w:ascii="Times New Roman" w:hAnsi="Times New Roman"/>
          <w:sz w:val="24"/>
          <w:szCs w:val="24"/>
        </w:rPr>
        <w:t xml:space="preserve">After gene family clustering, single copy genes were selected to reconstruct phylogenetic tree of those nine species. </w:t>
      </w:r>
      <w:bookmarkStart w:id="131" w:name="OLE_LINK24"/>
      <w:bookmarkStart w:id="132" w:name="OLE_LINK25"/>
      <w:r w:rsidRPr="00066A4C">
        <w:rPr>
          <w:rFonts w:ascii="Times New Roman" w:hAnsi="Times New Roman"/>
          <w:sz w:val="24"/>
          <w:szCs w:val="24"/>
        </w:rPr>
        <w:t>Multiple sequence alignment of each gene</w:t>
      </w:r>
      <w:r>
        <w:rPr>
          <w:rFonts w:ascii="Times New Roman" w:hAnsi="Times New Roman"/>
          <w:sz w:val="24"/>
          <w:szCs w:val="24"/>
        </w:rPr>
        <w:t xml:space="preserve"> family was performed by MUSCLE</w:t>
      </w:r>
      <w:r w:rsidRPr="00066A4C">
        <w:rPr>
          <w:rFonts w:ascii="Times New Roman" w:hAnsi="Times New Roman"/>
          <w:sz w:val="24"/>
          <w:szCs w:val="24"/>
        </w:rPr>
        <w:fldChar w:fldCharType="begin"/>
      </w:r>
      <w:r>
        <w:rPr>
          <w:rFonts w:ascii="Times New Roman" w:hAnsi="Times New Roman"/>
          <w:sz w:val="24"/>
          <w:szCs w:val="24"/>
        </w:rPr>
        <w:instrText xml:space="preserve"> ADDIN EN.CITE &lt;EndNote&gt;&lt;Cite&gt;&lt;Author&gt;Edgar&lt;/Author&gt;&lt;Year&gt;2004&lt;/Year&gt;&lt;RecNum&gt;23&lt;/RecNum&gt;&lt;DisplayText&gt;(Edgar, 2004)&lt;/DisplayText&gt;&lt;record&gt;&lt;rec-number&gt;23&lt;/rec-number&gt;&lt;foreign-keys&gt;&lt;key app="EN" db-id="900vp2pxuvv5wpe99esx5fd79wa0zwesvpwd"&gt;23&lt;/key&gt;&lt;/foreign-keys&gt;&lt;ref-type name="Journal Article"&gt;17&lt;/ref-type&gt;&lt;contributors&gt;&lt;authors&gt;&lt;author&gt;Edgar, R. C.&lt;/author&gt;&lt;/authors&gt;&lt;/contributors&gt;&lt;auth-address&gt;bob@drive5.com&lt;/auth-address&gt;&lt;titles&gt;&lt;title&gt;MUSCLE: multiple sequence alignment with high accuracy and high throughput&lt;/title&gt;&lt;secondary-title&gt;Nucleic Acids Res&lt;/secondary-title&gt;&lt;alt-title&gt;Nucleic acids research&lt;/alt-title&gt;&lt;/titles&gt;&lt;periodical&gt;&lt;full-title&gt;Nucleic Acids Res&lt;/full-title&gt;&lt;abbr-1&gt;Nucleic acids research&lt;/abbr-1&gt;&lt;/periodical&gt;&lt;alt-periodical&gt;&lt;full-title&gt;Nucleic Acids Res&lt;/full-title&gt;&lt;abbr-1&gt;Nucleic acids research&lt;/abbr-1&gt;&lt;/alt-periodical&gt;&lt;pages&gt;1792-7&lt;/pages&gt;&lt;volume&gt;32&lt;/volume&gt;&lt;number&gt;5&lt;/number&gt;&lt;keywords&gt;&lt;keyword&gt;Algorithms&lt;/keyword&gt;&lt;keyword&gt;Amino Acid Motifs&lt;/keyword&gt;&lt;keyword&gt;Amino Acid Sequence&lt;/keyword&gt;&lt;keyword&gt;Internet&lt;/keyword&gt;&lt;keyword&gt;Molecular Sequence Data&lt;/keyword&gt;&lt;keyword&gt;Reproducibility of Results&lt;/keyword&gt;&lt;keyword&gt;Sequence Alignment/*methods&lt;/keyword&gt;&lt;keyword&gt;Sequence Analysis, Protein/*methods&lt;/keyword&gt;&lt;keyword&gt;*Software&lt;/keyword&gt;&lt;keyword&gt;Time Factors&lt;/keyword&gt;&lt;/keywords&gt;&lt;dates&gt;&lt;year&gt;2004&lt;/year&gt;&lt;/dates&gt;&lt;isbn&gt;1362-4962 (Electronic)&amp;#xD;0305-1048 (Linking)&lt;/isbn&gt;&lt;accession-num&gt;15034147&lt;/accession-num&gt;&lt;urls&gt;&lt;related-urls&gt;&lt;url&gt;http://www.ncbi.nlm.nih.gov/pubmed/15034147&lt;/url&gt;&lt;/related-urls&gt;&lt;/urls&gt;&lt;custom2&gt;390337&lt;/custom2&gt;&lt;electronic-resource-num&gt;10.1093/nar/gkh340&lt;/electronic-resource-num&gt;&lt;/record&gt;&lt;/Cite&gt;&lt;/EndNote&gt;</w:instrText>
      </w:r>
      <w:r w:rsidRPr="00066A4C">
        <w:rPr>
          <w:rFonts w:ascii="Times New Roman" w:hAnsi="Times New Roman"/>
          <w:sz w:val="24"/>
          <w:szCs w:val="24"/>
        </w:rPr>
        <w:fldChar w:fldCharType="separate"/>
      </w:r>
      <w:r>
        <w:rPr>
          <w:rFonts w:ascii="Times New Roman" w:hAnsi="Times New Roman"/>
          <w:noProof/>
          <w:sz w:val="24"/>
          <w:szCs w:val="24"/>
        </w:rPr>
        <w:t>(</w:t>
      </w:r>
      <w:hyperlink w:anchor="_ENREF_11" w:tooltip="Edgar, 2004 #23" w:history="1">
        <w:r>
          <w:rPr>
            <w:rFonts w:ascii="Times New Roman" w:hAnsi="Times New Roman"/>
            <w:noProof/>
            <w:sz w:val="24"/>
            <w:szCs w:val="24"/>
          </w:rPr>
          <w:t>Edgar, 2004</w:t>
        </w:r>
      </w:hyperlink>
      <w:r>
        <w:rPr>
          <w:rFonts w:ascii="Times New Roman" w:hAnsi="Times New Roman"/>
          <w:noProof/>
          <w:sz w:val="24"/>
          <w:szCs w:val="24"/>
        </w:rPr>
        <w:t>)</w:t>
      </w:r>
      <w:r w:rsidRPr="00066A4C">
        <w:rPr>
          <w:rFonts w:ascii="Times New Roman" w:hAnsi="Times New Roman"/>
          <w:sz w:val="24"/>
          <w:szCs w:val="24"/>
        </w:rPr>
        <w:fldChar w:fldCharType="end"/>
      </w:r>
      <w:r w:rsidRPr="00066A4C">
        <w:rPr>
          <w:rFonts w:ascii="Times New Roman" w:hAnsi="Times New Roman"/>
          <w:sz w:val="24"/>
          <w:szCs w:val="24"/>
        </w:rPr>
        <w:t xml:space="preserve"> (version 3.8.31). Phase1-base </w:t>
      </w:r>
      <w:r w:rsidRPr="00066A4C">
        <w:rPr>
          <w:rFonts w:ascii="Times New Roman" w:hAnsi="Times New Roman"/>
          <w:sz w:val="24"/>
          <w:szCs w:val="24"/>
        </w:rPr>
        <w:lastRenderedPageBreak/>
        <w:t>degenerate sites were extracted and concatenated to generate a super alignment matrix. We built phylogenetic tree using M</w:t>
      </w:r>
      <w:r>
        <w:rPr>
          <w:rFonts w:ascii="Times New Roman" w:hAnsi="Times New Roman"/>
          <w:sz w:val="24"/>
          <w:szCs w:val="24"/>
        </w:rPr>
        <w:t>rBayes</w:t>
      </w:r>
      <w:r w:rsidRPr="00066A4C">
        <w:rPr>
          <w:rFonts w:ascii="Times New Roman" w:hAnsi="Times New Roman"/>
          <w:sz w:val="24"/>
          <w:szCs w:val="24"/>
        </w:rPr>
        <w:fldChar w:fldCharType="begin"/>
      </w:r>
      <w:r>
        <w:rPr>
          <w:rFonts w:ascii="Times New Roman" w:hAnsi="Times New Roman"/>
          <w:sz w:val="24"/>
          <w:szCs w:val="24"/>
        </w:rPr>
        <w:instrText xml:space="preserve"> ADDIN EN.CITE &lt;EndNote&gt;&lt;Cite&gt;&lt;Author&gt;Huelsenbeck&lt;/Author&gt;&lt;Year&gt;2001&lt;/Year&gt;&lt;RecNum&gt;228&lt;/RecNum&gt;&lt;DisplayText&gt;(Huelsenbeck &amp;amp; Ronquist, 2001)&lt;/DisplayText&gt;&lt;record&gt;&lt;rec-number&gt;228&lt;/rec-number&gt;&lt;foreign-keys&gt;&lt;key app="EN" db-id="rffd5efeuepzaeefpawpddx8wptwr009esxp"&gt;228&lt;/key&gt;&lt;/foreign-keys&gt;&lt;ref-type name="Journal Article"&gt;17&lt;/ref-type&gt;&lt;contributors&gt;&lt;authors&gt;&lt;author&gt;Huelsenbeck, J. P.&lt;/author&gt;&lt;author&gt;Ronquist, F.&lt;/author&gt;&lt;/authors&gt;&lt;/contributors&gt;&lt;auth-address&gt;Department of Biology, University of Rochester, Rochester, NY 14627, USA. johnh@brahms.biology.rochester.edu&lt;/auth-address&gt;&lt;titles&gt;&lt;title&gt;MRBAYES: Bayesian inference of phylogenetic trees&lt;/title&gt;&lt;secondary-title&gt;Bioinformatics&lt;/secondary-title&gt;&lt;/titles&gt;&lt;periodical&gt;&lt;full-title&gt;Bioinformatics&lt;/full-title&gt;&lt;/periodical&gt;&lt;pages&gt;754-5&lt;/pages&gt;&lt;volume&gt;17&lt;/volume&gt;&lt;number&gt;8&lt;/number&gt;&lt;edition&gt;2001/08/29&lt;/edition&gt;&lt;keywords&gt;&lt;keyword&gt;Algorithms&lt;/keyword&gt;&lt;keyword&gt;*Bayes Theorem&lt;/keyword&gt;&lt;keyword&gt;Computational Biology&lt;/keyword&gt;&lt;keyword&gt;Markov Chains&lt;/keyword&gt;&lt;keyword&gt;*Phylogeny&lt;/keyword&gt;&lt;keyword&gt;*Software&lt;/keyword&gt;&lt;/keywords&gt;&lt;dates&gt;&lt;year&gt;2001&lt;/year&gt;&lt;pub-dates&gt;&lt;date&gt;Aug&lt;/date&gt;&lt;/pub-dates&gt;&lt;/dates&gt;&lt;isbn&gt;1367-4803 (Print)&amp;#xD;1367-4803 (Linking)&lt;/isbn&gt;&lt;accession-num&gt;11524383&lt;/accession-num&gt;&lt;work-type&gt;Research Support, U.S. Gov&amp;apos;t, Non-P.H.S.&lt;/work-type&gt;&lt;urls&gt;&lt;related-urls&gt;&lt;url&gt;http://www.ncbi.nlm.nih.gov/pubmed/11524383&lt;/url&gt;&lt;/related-urls&gt;&lt;/urls&gt;&lt;language&gt;eng&lt;/language&gt;&lt;/record&gt;&lt;/Cite&gt;&lt;/EndNote&gt;</w:instrText>
      </w:r>
      <w:r w:rsidRPr="00066A4C">
        <w:rPr>
          <w:rFonts w:ascii="Times New Roman" w:hAnsi="Times New Roman"/>
          <w:sz w:val="24"/>
          <w:szCs w:val="24"/>
        </w:rPr>
        <w:fldChar w:fldCharType="separate"/>
      </w:r>
      <w:r>
        <w:rPr>
          <w:rFonts w:ascii="Times New Roman" w:hAnsi="Times New Roman"/>
          <w:noProof/>
          <w:sz w:val="24"/>
          <w:szCs w:val="24"/>
        </w:rPr>
        <w:t>(</w:t>
      </w:r>
      <w:hyperlink w:anchor="_ENREF_23" w:tooltip="Huelsenbeck, 2001 #228" w:history="1">
        <w:r>
          <w:rPr>
            <w:rFonts w:ascii="Times New Roman" w:hAnsi="Times New Roman"/>
            <w:noProof/>
            <w:sz w:val="24"/>
            <w:szCs w:val="24"/>
          </w:rPr>
          <w:t>Huelsenbeck &amp; Ronquist, 2001</w:t>
        </w:r>
      </w:hyperlink>
      <w:r>
        <w:rPr>
          <w:rFonts w:ascii="Times New Roman" w:hAnsi="Times New Roman"/>
          <w:noProof/>
          <w:sz w:val="24"/>
          <w:szCs w:val="24"/>
        </w:rPr>
        <w:t>)</w:t>
      </w:r>
      <w:r w:rsidRPr="00066A4C">
        <w:rPr>
          <w:rFonts w:ascii="Times New Roman" w:hAnsi="Times New Roman"/>
          <w:sz w:val="24"/>
          <w:szCs w:val="24"/>
        </w:rPr>
        <w:fldChar w:fldCharType="end"/>
      </w:r>
      <w:r w:rsidRPr="00066A4C">
        <w:rPr>
          <w:rFonts w:ascii="Times New Roman" w:hAnsi="Times New Roman"/>
          <w:sz w:val="24"/>
          <w:szCs w:val="24"/>
        </w:rPr>
        <w:t xml:space="preserve"> which takes advantage of both codon-based and amino acid-based algorithms and adjusts them to the topology of the species tree, to form a more accurate consensus tree according to phase1-base degenerate site. Divergence time of species were estimated using molecular clock mod</w:t>
      </w:r>
      <w:r>
        <w:rPr>
          <w:rFonts w:ascii="Times New Roman" w:hAnsi="Times New Roman"/>
          <w:sz w:val="24"/>
          <w:szCs w:val="24"/>
        </w:rPr>
        <w:t>el implemented by PAML mcmctree</w:t>
      </w:r>
      <w:r w:rsidRPr="00066A4C">
        <w:rPr>
          <w:rFonts w:ascii="Times New Roman" w:hAnsi="Times New Roman"/>
          <w:sz w:val="24"/>
          <w:szCs w:val="24"/>
        </w:rPr>
        <w:fldChar w:fldCharType="begin"/>
      </w:r>
      <w:r>
        <w:rPr>
          <w:rFonts w:ascii="Times New Roman" w:hAnsi="Times New Roman"/>
          <w:sz w:val="24"/>
          <w:szCs w:val="24"/>
        </w:rPr>
        <w:instrText xml:space="preserve"> ADDIN EN.CITE &lt;EndNote&gt;&lt;Cite&gt;&lt;Author&gt;Yang&lt;/Author&gt;&lt;Year&gt;1997&lt;/Year&gt;&lt;RecNum&gt;1224&lt;/RecNum&gt;&lt;DisplayText&gt;(Z. Yang, 1997)&lt;/DisplayText&gt;&lt;record&gt;&lt;rec-number&gt;1224&lt;/rec-number&gt;&lt;foreign-keys&gt;&lt;key app="EN" db-id="5waeerv0kwv0x2eefep5vazsdxwvvre99atf"&gt;1224&lt;/key&gt;&lt;/foreign-keys&gt;&lt;ref-type name="Journal Article"&gt;17&lt;/ref-type&gt;&lt;contributors&gt;&lt;authors&gt;&lt;author&gt;Yang, Z.&lt;/author&gt;&lt;/authors&gt;&lt;/contributors&gt;&lt;auth-address&gt;Department of Integrative Biology, University of California, Berkeley 94720-3140, USA.&lt;/auth-address&gt;&lt;titles&gt;&lt;title&gt;PAML: a program package for phylogenetic analysis by maximum likelihood&lt;/title&gt;&lt;secondary-title&gt;Comput Appl Biosci&lt;/secondary-title&gt;&lt;/titles&gt;&lt;periodical&gt;&lt;full-title&gt;Comput Appl Biosci&lt;/full-title&gt;&lt;/periodical&gt;&lt;pages&gt;555-6&lt;/pages&gt;&lt;volume&gt;13&lt;/volume&gt;&lt;number&gt;5&lt;/number&gt;&lt;edition&gt;1997/11/21&lt;/edition&gt;&lt;keywords&gt;&lt;keyword&gt;Amino Acid Sequence&lt;/keyword&gt;&lt;keyword&gt;Base Sequence&lt;/keyword&gt;&lt;keyword&gt;DNA/*analysis&lt;/keyword&gt;&lt;keyword&gt;*Likelihood Functions&lt;/keyword&gt;&lt;keyword&gt;*Mathematical Computing&lt;/keyword&gt;&lt;keyword&gt;*Phylogeny&lt;/keyword&gt;&lt;keyword&gt;*Software&lt;/keyword&gt;&lt;/keywords&gt;&lt;dates&gt;&lt;year&gt;1997&lt;/year&gt;&lt;pub-dates&gt;&lt;date&gt;Oct&lt;/date&gt;&lt;/pub-dates&gt;&lt;/dates&gt;&lt;isbn&gt;0266-7061 (Print)&amp;#xD;0266-7061 (Linking)&lt;/isbn&gt;&lt;accession-num&gt;9367129&lt;/accession-num&gt;&lt;urls&gt;&lt;related-urls&gt;&lt;url&gt;http://www.ncbi.nlm.nih.gov/entrez/query.fcgi?cmd=Retrieve&amp;amp;db=PubMed&amp;amp;dopt=Citation&amp;amp;list_uids=9367129&lt;/url&gt;&lt;/related-urls&gt;&lt;/urls&gt;&lt;language&gt;eng&lt;/language&gt;&lt;/record&gt;&lt;/Cite&gt;&lt;/EndNote&gt;</w:instrText>
      </w:r>
      <w:r w:rsidRPr="00066A4C">
        <w:rPr>
          <w:rFonts w:ascii="Times New Roman" w:hAnsi="Times New Roman"/>
          <w:sz w:val="24"/>
          <w:szCs w:val="24"/>
        </w:rPr>
        <w:fldChar w:fldCharType="separate"/>
      </w:r>
      <w:r>
        <w:rPr>
          <w:rFonts w:ascii="Times New Roman" w:hAnsi="Times New Roman"/>
          <w:noProof/>
          <w:sz w:val="24"/>
          <w:szCs w:val="24"/>
        </w:rPr>
        <w:t>(</w:t>
      </w:r>
      <w:hyperlink w:anchor="_ENREF_49" w:tooltip="Yang, 1997 #1224" w:history="1">
        <w:r>
          <w:rPr>
            <w:rFonts w:ascii="Times New Roman" w:hAnsi="Times New Roman"/>
            <w:noProof/>
            <w:sz w:val="24"/>
            <w:szCs w:val="24"/>
          </w:rPr>
          <w:t>Z. Yang, 1997</w:t>
        </w:r>
      </w:hyperlink>
      <w:r>
        <w:rPr>
          <w:rFonts w:ascii="Times New Roman" w:hAnsi="Times New Roman"/>
          <w:noProof/>
          <w:sz w:val="24"/>
          <w:szCs w:val="24"/>
        </w:rPr>
        <w:t>)</w:t>
      </w:r>
      <w:r w:rsidRPr="00066A4C">
        <w:rPr>
          <w:rFonts w:ascii="Times New Roman" w:hAnsi="Times New Roman"/>
          <w:sz w:val="24"/>
          <w:szCs w:val="24"/>
        </w:rPr>
        <w:fldChar w:fldCharType="end"/>
      </w:r>
      <w:r w:rsidRPr="00066A4C">
        <w:rPr>
          <w:rFonts w:ascii="Times New Roman" w:hAnsi="Times New Roman"/>
          <w:sz w:val="24"/>
          <w:szCs w:val="24"/>
        </w:rPr>
        <w:t>.</w:t>
      </w:r>
      <w:bookmarkEnd w:id="131"/>
      <w:bookmarkEnd w:id="132"/>
    </w:p>
    <w:p w14:paraId="20C7C629" w14:textId="77777777" w:rsidR="00436E20" w:rsidRPr="00BA05A0" w:rsidRDefault="00436E20" w:rsidP="00436E20">
      <w:pPr>
        <w:pStyle w:val="a7"/>
        <w:outlineLvl w:val="1"/>
        <w:rPr>
          <w:rFonts w:ascii="Times New Roman" w:hAnsi="Times New Roman"/>
          <w:sz w:val="24"/>
          <w:szCs w:val="24"/>
        </w:rPr>
      </w:pPr>
      <w:bookmarkStart w:id="133" w:name="_Toc474161596"/>
      <w:bookmarkStart w:id="134" w:name="_Toc486198209"/>
      <w:bookmarkStart w:id="135" w:name="_Toc28603897"/>
      <w:r w:rsidRPr="00BA05A0">
        <w:rPr>
          <w:rFonts w:ascii="Times New Roman" w:hAnsi="Times New Roman"/>
          <w:sz w:val="24"/>
          <w:szCs w:val="24"/>
        </w:rPr>
        <w:t>3.3 Segmental duplications</w:t>
      </w:r>
      <w:bookmarkEnd w:id="133"/>
      <w:bookmarkEnd w:id="134"/>
      <w:bookmarkEnd w:id="135"/>
    </w:p>
    <w:p w14:paraId="2B09D0DD" w14:textId="77777777" w:rsidR="00436E20" w:rsidRPr="00066A4C" w:rsidRDefault="00436E20" w:rsidP="00436E20">
      <w:pPr>
        <w:rPr>
          <w:rFonts w:ascii="Times New Roman" w:hAnsi="Times New Roman"/>
          <w:color w:val="000000"/>
          <w:sz w:val="24"/>
          <w:szCs w:val="24"/>
        </w:rPr>
      </w:pPr>
      <w:r w:rsidRPr="00066A4C">
        <w:rPr>
          <w:rFonts w:ascii="Times New Roman" w:hAnsi="Times New Roman"/>
          <w:sz w:val="24"/>
          <w:szCs w:val="24"/>
        </w:rPr>
        <w:t>Segmental duplications (SDs) are duplicated blocks of genomic DNA typicall</w:t>
      </w:r>
      <w:r>
        <w:rPr>
          <w:rFonts w:ascii="Times New Roman" w:hAnsi="Times New Roman"/>
          <w:sz w:val="24"/>
          <w:szCs w:val="24"/>
        </w:rPr>
        <w:t>y ranging in size from 1–200 kb</w:t>
      </w:r>
      <w:r w:rsidRPr="00066A4C">
        <w:rPr>
          <w:rFonts w:ascii="Times New Roman" w:hAnsi="Times New Roman"/>
          <w:sz w:val="24"/>
          <w:szCs w:val="24"/>
        </w:rPr>
        <w:fldChar w:fldCharType="begin">
          <w:fldData xml:space="preserve">PEVuZE5vdGU+PENpdGU+PEF1dGhvcj5NY1BoZXJzb248L0F1dGhvcj48WWVhcj4yMDAxPC9ZZWFy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==
</w:fldData>
        </w:fldChar>
      </w:r>
      <w:r>
        <w:rPr>
          <w:rFonts w:ascii="Times New Roman" w:hAnsi="Times New Roman"/>
          <w:sz w:val="24"/>
          <w:szCs w:val="24"/>
        </w:rPr>
        <w:instrText xml:space="preserve"> ADDIN EN.CITE </w:instrText>
      </w:r>
      <w:r>
        <w:rPr>
          <w:rFonts w:ascii="Times New Roman" w:hAnsi="Times New Roman"/>
          <w:sz w:val="24"/>
          <w:szCs w:val="24"/>
        </w:rPr>
        <w:fldChar w:fldCharType="begin">
          <w:fldData xml:space="preserve">PEVuZE5vdGU+PENpdGU+PEF1dGhvcj5NY1BoZXJzb248L0F1dGhvcj48WWVhcj4yMDAxPC9ZZWFy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==
</w:fldData>
        </w:fldChar>
      </w:r>
      <w:r>
        <w:rPr>
          <w:rFonts w:ascii="Times New Roman" w:hAnsi="Times New Roman"/>
          <w:sz w:val="24"/>
          <w:szCs w:val="24"/>
        </w:rPr>
        <w:instrText xml:space="preserve"> ADDIN EN.CITE.DATA </w:instrText>
      </w:r>
      <w:r>
        <w:rPr>
          <w:rFonts w:ascii="Times New Roman" w:hAnsi="Times New Roman"/>
          <w:sz w:val="24"/>
          <w:szCs w:val="24"/>
        </w:rPr>
      </w:r>
      <w:r>
        <w:rPr>
          <w:rFonts w:ascii="Times New Roman" w:hAnsi="Times New Roman"/>
          <w:sz w:val="24"/>
          <w:szCs w:val="24"/>
        </w:rPr>
        <w:fldChar w:fldCharType="end"/>
      </w:r>
      <w:r w:rsidRPr="00066A4C">
        <w:rPr>
          <w:rFonts w:ascii="Times New Roman" w:hAnsi="Times New Roman"/>
          <w:sz w:val="24"/>
          <w:szCs w:val="24"/>
        </w:rPr>
      </w:r>
      <w:r w:rsidRPr="00066A4C">
        <w:rPr>
          <w:rFonts w:ascii="Times New Roman" w:hAnsi="Times New Roman"/>
          <w:sz w:val="24"/>
          <w:szCs w:val="24"/>
        </w:rPr>
        <w:fldChar w:fldCharType="separate"/>
      </w:r>
      <w:r>
        <w:rPr>
          <w:rFonts w:ascii="Times New Roman" w:hAnsi="Times New Roman"/>
          <w:noProof/>
          <w:sz w:val="24"/>
          <w:szCs w:val="24"/>
        </w:rPr>
        <w:t>(</w:t>
      </w:r>
      <w:hyperlink w:anchor="_ENREF_35" w:tooltip="McPherson, 2001 #402" w:history="1">
        <w:r>
          <w:rPr>
            <w:rFonts w:ascii="Times New Roman" w:hAnsi="Times New Roman"/>
            <w:noProof/>
            <w:sz w:val="24"/>
            <w:szCs w:val="24"/>
          </w:rPr>
          <w:t>McPherson et al., 2001</w:t>
        </w:r>
      </w:hyperlink>
      <w:r>
        <w:rPr>
          <w:rFonts w:ascii="Times New Roman" w:hAnsi="Times New Roman"/>
          <w:noProof/>
          <w:sz w:val="24"/>
          <w:szCs w:val="24"/>
        </w:rPr>
        <w:t>)</w:t>
      </w:r>
      <w:r w:rsidRPr="00066A4C">
        <w:rPr>
          <w:rFonts w:ascii="Times New Roman" w:hAnsi="Times New Roman"/>
          <w:sz w:val="24"/>
          <w:szCs w:val="24"/>
        </w:rPr>
        <w:fldChar w:fldCharType="end"/>
      </w:r>
      <w:r w:rsidRPr="00066A4C">
        <w:rPr>
          <w:rFonts w:ascii="Times New Roman" w:hAnsi="Times New Roman"/>
          <w:sz w:val="24"/>
          <w:szCs w:val="24"/>
        </w:rPr>
        <w:t>. To explore any difference in the content of SDs among two wild duck and Beijing duck genome, we detected SDs in their genome assembly using a whole-genome-alignment based method. We performed self-to-self whole genome alignment of the</w:t>
      </w:r>
      <w:r>
        <w:rPr>
          <w:rFonts w:ascii="Times New Roman" w:hAnsi="Times New Roman"/>
          <w:sz w:val="24"/>
          <w:szCs w:val="24"/>
        </w:rPr>
        <w:t>se</w:t>
      </w:r>
      <w:r w:rsidRPr="00066A4C">
        <w:rPr>
          <w:rFonts w:ascii="Times New Roman" w:hAnsi="Times New Roman"/>
          <w:sz w:val="24"/>
          <w:szCs w:val="24"/>
        </w:rPr>
        <w:t xml:space="preserve"> three assemblies u</w:t>
      </w:r>
      <w:r>
        <w:rPr>
          <w:rFonts w:ascii="Times New Roman" w:hAnsi="Times New Roman"/>
          <w:sz w:val="24"/>
          <w:szCs w:val="24"/>
        </w:rPr>
        <w:t>sing BLASTZ with the parameters</w:t>
      </w:r>
      <w:r w:rsidRPr="00066A4C">
        <w:rPr>
          <w:rFonts w:ascii="Times New Roman" w:hAnsi="Times New Roman"/>
          <w:sz w:val="24"/>
          <w:szCs w:val="24"/>
        </w:rPr>
        <w:t>: T=2 C=2 H=2000 Y=3400 L=6000 K=2200. Repetitive elements were masked in advance. We then filtered out self-alignment results (&gt;0.85</w:t>
      </w:r>
      <w:r>
        <w:rPr>
          <w:rFonts w:ascii="Times New Roman" w:hAnsi="Times New Roman"/>
          <w:sz w:val="24"/>
          <w:szCs w:val="24"/>
        </w:rPr>
        <w:t xml:space="preserve"> </w:t>
      </w:r>
      <w:r w:rsidRPr="00066A4C">
        <w:rPr>
          <w:rFonts w:ascii="Times New Roman" w:hAnsi="Times New Roman"/>
          <w:sz w:val="24"/>
          <w:szCs w:val="24"/>
        </w:rPr>
        <w:t>similarity and &gt;1000 aligned bp) and obtained more credible align block pairs. Finally, we realigned a</w:t>
      </w:r>
      <w:r>
        <w:rPr>
          <w:rFonts w:ascii="Times New Roman" w:hAnsi="Times New Roman"/>
          <w:sz w:val="24"/>
          <w:szCs w:val="24"/>
        </w:rPr>
        <w:t>nd filtered these block pairs (</w:t>
      </w:r>
      <w:r w:rsidRPr="00066A4C">
        <w:rPr>
          <w:rFonts w:ascii="Times New Roman" w:hAnsi="Times New Roman"/>
          <w:sz w:val="24"/>
          <w:szCs w:val="24"/>
        </w:rPr>
        <w:t>&gt;0.9</w:t>
      </w:r>
      <w:r>
        <w:rPr>
          <w:rFonts w:ascii="Times New Roman" w:hAnsi="Times New Roman"/>
          <w:sz w:val="24"/>
          <w:szCs w:val="24"/>
        </w:rPr>
        <w:t xml:space="preserve"> </w:t>
      </w:r>
      <w:r w:rsidRPr="00066A4C">
        <w:rPr>
          <w:rFonts w:ascii="Times New Roman" w:hAnsi="Times New Roman"/>
          <w:sz w:val="24"/>
          <w:szCs w:val="24"/>
        </w:rPr>
        <w:t>similarity and &gt;1000 aligned bp), producing a final version of SD regions in each genome. In summary, we identified 59.64</w:t>
      </w:r>
      <w:r>
        <w:rPr>
          <w:rFonts w:ascii="Times New Roman" w:hAnsi="Times New Roman"/>
          <w:sz w:val="24"/>
          <w:szCs w:val="24"/>
        </w:rPr>
        <w:t xml:space="preserve"> </w:t>
      </w:r>
      <w:r w:rsidRPr="00066A4C">
        <w:rPr>
          <w:rFonts w:ascii="Times New Roman" w:hAnsi="Times New Roman"/>
          <w:sz w:val="24"/>
          <w:szCs w:val="24"/>
        </w:rPr>
        <w:t>Mb (coving 4,367 genes) and 66.05</w:t>
      </w:r>
      <w:r>
        <w:rPr>
          <w:rFonts w:ascii="Times New Roman" w:hAnsi="Times New Roman"/>
          <w:sz w:val="24"/>
          <w:szCs w:val="24"/>
        </w:rPr>
        <w:t xml:space="preserve"> </w:t>
      </w:r>
      <w:r w:rsidRPr="00066A4C">
        <w:rPr>
          <w:rFonts w:ascii="Times New Roman" w:hAnsi="Times New Roman"/>
          <w:sz w:val="24"/>
          <w:szCs w:val="24"/>
        </w:rPr>
        <w:t xml:space="preserve">Mb (coving 4,864 genes) segmental duplications in </w:t>
      </w:r>
      <w:r w:rsidRPr="00066A4C">
        <w:rPr>
          <w:rFonts w:ascii="Times New Roman" w:hAnsi="Times New Roman"/>
          <w:color w:val="000000"/>
          <w:sz w:val="24"/>
          <w:szCs w:val="24"/>
        </w:rPr>
        <w:t xml:space="preserve">mallard and spot-billed genome </w:t>
      </w:r>
      <w:r w:rsidRPr="00066A4C">
        <w:rPr>
          <w:rFonts w:ascii="Times New Roman" w:hAnsi="Times New Roman"/>
          <w:sz w:val="24"/>
          <w:szCs w:val="24"/>
        </w:rPr>
        <w:t xml:space="preserve">respectively, </w:t>
      </w:r>
      <w:r w:rsidRPr="00066A4C">
        <w:rPr>
          <w:rFonts w:ascii="Times New Roman" w:hAnsi="Times New Roman"/>
          <w:color w:val="000000"/>
          <w:sz w:val="24"/>
          <w:szCs w:val="24"/>
        </w:rPr>
        <w:t>which are much larger than Beijing duck’s 8.39</w:t>
      </w:r>
      <w:r>
        <w:rPr>
          <w:rFonts w:ascii="Times New Roman" w:hAnsi="Times New Roman"/>
          <w:color w:val="000000"/>
          <w:sz w:val="24"/>
          <w:szCs w:val="24"/>
        </w:rPr>
        <w:t xml:space="preserve"> </w:t>
      </w:r>
      <w:r w:rsidRPr="00066A4C">
        <w:rPr>
          <w:rFonts w:ascii="Times New Roman" w:hAnsi="Times New Roman"/>
          <w:color w:val="000000"/>
          <w:sz w:val="24"/>
          <w:szCs w:val="24"/>
        </w:rPr>
        <w:t>Mb (coving 1,133 genes). We further did pair-wise alignment among SDs detected in all the</w:t>
      </w:r>
      <w:r>
        <w:rPr>
          <w:rFonts w:ascii="Times New Roman" w:hAnsi="Times New Roman"/>
          <w:color w:val="000000"/>
          <w:sz w:val="24"/>
          <w:szCs w:val="24"/>
        </w:rPr>
        <w:t>se</w:t>
      </w:r>
      <w:r w:rsidRPr="00066A4C">
        <w:rPr>
          <w:rFonts w:ascii="Times New Roman" w:hAnsi="Times New Roman"/>
          <w:color w:val="000000"/>
          <w:sz w:val="24"/>
          <w:szCs w:val="24"/>
        </w:rPr>
        <w:t xml:space="preserve"> three assemblies to identify SDs specific to each of them.</w:t>
      </w:r>
    </w:p>
    <w:p w14:paraId="329E6A14" w14:textId="77777777" w:rsidR="00436E20" w:rsidRPr="00066A4C" w:rsidRDefault="00436E20" w:rsidP="00436E20">
      <w:pPr>
        <w:pStyle w:val="1"/>
        <w:rPr>
          <w:rFonts w:ascii="Times New Roman" w:hAnsi="Times New Roman"/>
          <w:sz w:val="24"/>
          <w:szCs w:val="24"/>
        </w:rPr>
      </w:pPr>
      <w:bookmarkStart w:id="136" w:name="_Toc482798138"/>
      <w:bookmarkStart w:id="137" w:name="_Toc28603898"/>
      <w:r w:rsidRPr="00066A4C">
        <w:rPr>
          <w:rFonts w:ascii="Times New Roman" w:hAnsi="Times New Roman"/>
          <w:sz w:val="24"/>
          <w:szCs w:val="24"/>
        </w:rPr>
        <w:t>4. Resequencing and population genomic analyses</w:t>
      </w:r>
      <w:bookmarkEnd w:id="136"/>
      <w:bookmarkEnd w:id="137"/>
    </w:p>
    <w:p w14:paraId="02585929" w14:textId="77777777" w:rsidR="00436E20" w:rsidRPr="00BA05A0" w:rsidRDefault="00436E20" w:rsidP="00436E20">
      <w:pPr>
        <w:pStyle w:val="a7"/>
        <w:outlineLvl w:val="1"/>
        <w:rPr>
          <w:rFonts w:ascii="Times New Roman" w:hAnsi="Times New Roman"/>
          <w:sz w:val="24"/>
          <w:szCs w:val="24"/>
        </w:rPr>
      </w:pPr>
      <w:bookmarkStart w:id="138" w:name="_Toc482798139"/>
      <w:bookmarkStart w:id="139" w:name="_Toc28603899"/>
      <w:r w:rsidRPr="00BA05A0">
        <w:rPr>
          <w:rFonts w:ascii="Times New Roman" w:hAnsi="Times New Roman"/>
          <w:sz w:val="24"/>
          <w:szCs w:val="24"/>
        </w:rPr>
        <w:t xml:space="preserve">4.1 </w:t>
      </w:r>
      <w:r>
        <w:rPr>
          <w:rFonts w:ascii="Times New Roman" w:hAnsi="Times New Roman"/>
          <w:sz w:val="24"/>
          <w:szCs w:val="24"/>
        </w:rPr>
        <w:t xml:space="preserve">Genome sequencing, </w:t>
      </w:r>
      <w:r w:rsidRPr="00BA05A0">
        <w:rPr>
          <w:rFonts w:ascii="Times New Roman" w:hAnsi="Times New Roman" w:hint="eastAsia"/>
          <w:sz w:val="24"/>
          <w:szCs w:val="24"/>
        </w:rPr>
        <w:t>Polymorphism identification, accuracy verification and its combine between populations</w:t>
      </w:r>
      <w:bookmarkEnd w:id="138"/>
      <w:bookmarkEnd w:id="139"/>
    </w:p>
    <w:p w14:paraId="12612FD9" w14:textId="77777777" w:rsidR="00436E20" w:rsidRDefault="00436E20" w:rsidP="00436E20">
      <w:pPr>
        <w:rPr>
          <w:rFonts w:ascii="Times New Roman" w:hAnsi="Times New Roman"/>
          <w:sz w:val="24"/>
          <w:szCs w:val="24"/>
        </w:rPr>
      </w:pPr>
      <w:r>
        <w:rPr>
          <w:rFonts w:ascii="Times New Roman" w:hAnsi="Times New Roman" w:hint="eastAsia"/>
          <w:sz w:val="24"/>
          <w:szCs w:val="24"/>
        </w:rPr>
        <w:t xml:space="preserve">Genomic </w:t>
      </w:r>
      <w:r>
        <w:rPr>
          <w:rFonts w:ascii="Times New Roman" w:hAnsi="Times New Roman"/>
          <w:sz w:val="24"/>
          <w:szCs w:val="24"/>
        </w:rPr>
        <w:t xml:space="preserve">DNA libraries were prepared according to the manufacturer’s instructions (Illumina). One DNA sample or pools of DNA samples from 10 individuals for each six duck breeds were used to generated pair-end reads with the </w:t>
      </w:r>
      <w:r w:rsidRPr="0003273A">
        <w:rPr>
          <w:rFonts w:ascii="Times New Roman" w:hAnsi="Times New Roman"/>
          <w:sz w:val="24"/>
          <w:szCs w:val="24"/>
        </w:rPr>
        <w:t>Illumina technology</w:t>
      </w:r>
      <w:r>
        <w:rPr>
          <w:rFonts w:ascii="Times New Roman" w:hAnsi="Times New Roman"/>
          <w:sz w:val="24"/>
          <w:szCs w:val="24"/>
        </w:rPr>
        <w:t xml:space="preserve"> (Table S1). Pair-end reads were mapped to</w:t>
      </w:r>
      <w:r w:rsidRPr="0001384A">
        <w:rPr>
          <w:rFonts w:ascii="Times New Roman" w:hAnsi="Times New Roman"/>
          <w:sz w:val="24"/>
          <w:szCs w:val="24"/>
        </w:rPr>
        <w:t xml:space="preserve"> </w:t>
      </w:r>
      <w:r w:rsidRPr="00462E8C">
        <w:rPr>
          <w:rFonts w:ascii="Times New Roman" w:hAnsi="Times New Roman"/>
          <w:sz w:val="24"/>
          <w:szCs w:val="24"/>
        </w:rPr>
        <w:t xml:space="preserve">the </w:t>
      </w:r>
      <w:bookmarkStart w:id="140" w:name="_Hlk24448169"/>
      <w:r>
        <w:rPr>
          <w:rFonts w:ascii="Times New Roman" w:hAnsi="Times New Roman"/>
          <w:sz w:val="24"/>
          <w:szCs w:val="24"/>
        </w:rPr>
        <w:t>B</w:t>
      </w:r>
      <w:r w:rsidRPr="00462E8C">
        <w:rPr>
          <w:rFonts w:ascii="Times New Roman" w:hAnsi="Times New Roman"/>
          <w:sz w:val="24"/>
          <w:szCs w:val="24"/>
        </w:rPr>
        <w:t xml:space="preserve">eijing duck assembly </w:t>
      </w:r>
      <w:r>
        <w:rPr>
          <w:rFonts w:ascii="Times New Roman" w:hAnsi="Times New Roman"/>
          <w:sz w:val="24"/>
          <w:szCs w:val="24"/>
        </w:rPr>
        <w:t>(</w:t>
      </w:r>
      <w:r w:rsidRPr="00462E8C">
        <w:rPr>
          <w:rFonts w:ascii="Times New Roman" w:hAnsi="Times New Roman"/>
          <w:sz w:val="24"/>
          <w:szCs w:val="24"/>
        </w:rPr>
        <w:t>BGI_duck_1.0</w:t>
      </w:r>
      <w:r>
        <w:rPr>
          <w:rFonts w:ascii="Times New Roman" w:hAnsi="Times New Roman"/>
          <w:sz w:val="24"/>
          <w:szCs w:val="24"/>
        </w:rPr>
        <w:t>)</w:t>
      </w:r>
      <w:r w:rsidRPr="00462E8C">
        <w:rPr>
          <w:rFonts w:ascii="Times New Roman" w:hAnsi="Times New Roman"/>
          <w:sz w:val="24"/>
          <w:szCs w:val="24"/>
        </w:rPr>
        <w:t xml:space="preserve"> using </w:t>
      </w:r>
      <w:r>
        <w:rPr>
          <w:rFonts w:ascii="Times New Roman" w:hAnsi="Times New Roman"/>
          <w:sz w:val="24"/>
          <w:szCs w:val="24"/>
        </w:rPr>
        <w:t xml:space="preserve">the </w:t>
      </w:r>
      <w:r w:rsidRPr="00462E8C">
        <w:rPr>
          <w:rFonts w:ascii="Times New Roman" w:hAnsi="Times New Roman"/>
          <w:sz w:val="24"/>
          <w:szCs w:val="24"/>
        </w:rPr>
        <w:t>bowtie2 with default parameters.</w:t>
      </w:r>
      <w:bookmarkEnd w:id="140"/>
      <w:r w:rsidRPr="00462E8C">
        <w:rPr>
          <w:rFonts w:ascii="Times New Roman" w:hAnsi="Times New Roman"/>
          <w:sz w:val="24"/>
          <w:szCs w:val="24"/>
        </w:rPr>
        <w:t xml:space="preserve"> After removing the reads which map to multiple plac</w:t>
      </w:r>
      <w:r>
        <w:rPr>
          <w:rFonts w:ascii="Times New Roman" w:hAnsi="Times New Roman"/>
          <w:sz w:val="24"/>
          <w:szCs w:val="24"/>
        </w:rPr>
        <w:t>e, we called</w:t>
      </w:r>
      <w:r w:rsidRPr="00462E8C">
        <w:rPr>
          <w:rFonts w:ascii="Times New Roman" w:hAnsi="Times New Roman"/>
          <w:sz w:val="24"/>
          <w:szCs w:val="24"/>
        </w:rPr>
        <w:t xml:space="preserve"> SNPs using</w:t>
      </w:r>
      <w:r>
        <w:rPr>
          <w:rFonts w:ascii="Times New Roman" w:hAnsi="Times New Roman"/>
          <w:sz w:val="24"/>
          <w:szCs w:val="24"/>
        </w:rPr>
        <w:t xml:space="preserve"> the</w:t>
      </w:r>
      <w:r w:rsidRPr="00462E8C">
        <w:rPr>
          <w:rFonts w:ascii="Times New Roman" w:hAnsi="Times New Roman"/>
          <w:sz w:val="24"/>
          <w:szCs w:val="24"/>
        </w:rPr>
        <w:t xml:space="preserve"> Genome Analysis Toolkit</w:t>
      </w:r>
      <w:r>
        <w:rPr>
          <w:rFonts w:ascii="Times New Roman" w:hAnsi="Times New Roman"/>
          <w:sz w:val="24"/>
          <w:szCs w:val="24"/>
        </w:rPr>
        <w:t xml:space="preserve"> (GATK) and filtered SNPs according to the coverage of resequencing data with thresholds of </w:t>
      </w:r>
      <w:bookmarkStart w:id="141" w:name="_Hlk24450170"/>
      <w:r w:rsidRPr="00462E8C">
        <w:rPr>
          <w:rFonts w:ascii="Times New Roman" w:eastAsia="宋体" w:hAnsi="Times New Roman"/>
          <w:sz w:val="24"/>
          <w:szCs w:val="24"/>
        </w:rPr>
        <w:t xml:space="preserve">≤ </w:t>
      </w:r>
      <w:r w:rsidRPr="00462E8C">
        <w:rPr>
          <w:rFonts w:ascii="Times New Roman" w:hAnsi="Times New Roman"/>
          <w:sz w:val="24"/>
          <w:szCs w:val="24"/>
        </w:rPr>
        <w:t xml:space="preserve">one third of </w:t>
      </w:r>
      <w:r>
        <w:rPr>
          <w:rFonts w:ascii="Times New Roman" w:hAnsi="Times New Roman"/>
          <w:sz w:val="24"/>
          <w:szCs w:val="24"/>
        </w:rPr>
        <w:t xml:space="preserve">the </w:t>
      </w:r>
      <w:r w:rsidRPr="00462E8C">
        <w:rPr>
          <w:rFonts w:ascii="Times New Roman" w:hAnsi="Times New Roman"/>
          <w:sz w:val="24"/>
          <w:szCs w:val="24"/>
        </w:rPr>
        <w:t>mean</w:t>
      </w:r>
      <w:r w:rsidRPr="00462E8C">
        <w:rPr>
          <w:rFonts w:ascii="Times New Roman" w:eastAsia="宋体" w:hAnsi="Times New Roman"/>
          <w:sz w:val="24"/>
          <w:szCs w:val="24"/>
        </w:rPr>
        <w:t xml:space="preserve"> </w:t>
      </w:r>
      <w:r w:rsidRPr="00462E8C">
        <w:rPr>
          <w:rFonts w:ascii="Times New Roman" w:hAnsi="Times New Roman"/>
          <w:sz w:val="24"/>
          <w:szCs w:val="24"/>
        </w:rPr>
        <w:t xml:space="preserve">or </w:t>
      </w:r>
      <w:r w:rsidRPr="00462E8C">
        <w:rPr>
          <w:rFonts w:ascii="Times New Roman" w:eastAsia="宋体" w:hAnsi="Times New Roman"/>
          <w:sz w:val="24"/>
          <w:szCs w:val="24"/>
        </w:rPr>
        <w:t>≥</w:t>
      </w:r>
      <w:r>
        <w:rPr>
          <w:rFonts w:ascii="Times New Roman" w:eastAsia="宋体" w:hAnsi="Times New Roman"/>
          <w:sz w:val="24"/>
          <w:szCs w:val="24"/>
        </w:rPr>
        <w:t xml:space="preserve"> three-</w:t>
      </w:r>
      <w:r w:rsidRPr="00462E8C">
        <w:rPr>
          <w:rFonts w:ascii="Times New Roman" w:eastAsia="宋体" w:hAnsi="Times New Roman"/>
          <w:sz w:val="24"/>
          <w:szCs w:val="24"/>
        </w:rPr>
        <w:t xml:space="preserve">fold of </w:t>
      </w:r>
      <w:r>
        <w:rPr>
          <w:rFonts w:ascii="Times New Roman" w:eastAsia="宋体" w:hAnsi="Times New Roman"/>
          <w:sz w:val="24"/>
          <w:szCs w:val="24"/>
        </w:rPr>
        <w:t xml:space="preserve">the </w:t>
      </w:r>
      <w:r w:rsidRPr="00462E8C">
        <w:rPr>
          <w:rFonts w:ascii="Times New Roman" w:eastAsia="宋体" w:hAnsi="Times New Roman"/>
          <w:sz w:val="24"/>
          <w:szCs w:val="24"/>
        </w:rPr>
        <w:t>mean</w:t>
      </w:r>
      <w:r w:rsidRPr="00462E8C">
        <w:rPr>
          <w:rFonts w:ascii="Times New Roman" w:hAnsi="Times New Roman"/>
          <w:sz w:val="24"/>
          <w:szCs w:val="24"/>
        </w:rPr>
        <w:t xml:space="preserve"> and MQ value </w:t>
      </w:r>
      <w:r w:rsidRPr="00462E8C">
        <w:rPr>
          <w:rFonts w:ascii="Times New Roman" w:eastAsia="宋体" w:hAnsi="Times New Roman"/>
          <w:sz w:val="24"/>
          <w:szCs w:val="24"/>
        </w:rPr>
        <w:t>≤</w:t>
      </w:r>
      <w:r>
        <w:rPr>
          <w:rFonts w:ascii="Times New Roman" w:eastAsia="宋体" w:hAnsi="Times New Roman" w:hint="eastAsia"/>
          <w:sz w:val="24"/>
          <w:szCs w:val="24"/>
        </w:rPr>
        <w:t xml:space="preserve"> </w:t>
      </w:r>
      <w:r w:rsidRPr="00462E8C">
        <w:rPr>
          <w:rFonts w:ascii="Times New Roman" w:hAnsi="Times New Roman"/>
          <w:sz w:val="24"/>
          <w:szCs w:val="24"/>
        </w:rPr>
        <w:t>28</w:t>
      </w:r>
      <w:bookmarkEnd w:id="141"/>
      <w:r>
        <w:rPr>
          <w:rFonts w:ascii="Times New Roman" w:hAnsi="Times New Roman"/>
          <w:sz w:val="24"/>
          <w:szCs w:val="24"/>
        </w:rPr>
        <w:fldChar w:fldCharType="begin">
          <w:fldData xml:space="preserve">PEVuZE5vdGU+PENpdGU+PEF1dGhvcj5EZVByaXN0bzwvQXV0aG9yPjxZZWFyPjIwMTE8L1llYXI+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==
</w:fldData>
        </w:fldChar>
      </w:r>
      <w:r>
        <w:rPr>
          <w:rFonts w:ascii="Times New Roman" w:hAnsi="Times New Roman"/>
          <w:sz w:val="24"/>
          <w:szCs w:val="24"/>
        </w:rPr>
        <w:instrText xml:space="preserve"> ADDIN EN.CITE </w:instrText>
      </w:r>
      <w:r>
        <w:rPr>
          <w:rFonts w:ascii="Times New Roman" w:hAnsi="Times New Roman"/>
          <w:sz w:val="24"/>
          <w:szCs w:val="24"/>
        </w:rPr>
        <w:fldChar w:fldCharType="begin">
          <w:fldData xml:space="preserve">PEVuZE5vdGU+PENpdGU+PEF1dGhvcj5EZVByaXN0bzwvQXV0aG9yPjxZZWFyPjIwMTE8L1llYXI+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==
</w:fldData>
        </w:fldChar>
      </w:r>
      <w:r>
        <w:rPr>
          <w:rFonts w:ascii="Times New Roman" w:hAnsi="Times New Roman"/>
          <w:sz w:val="24"/>
          <w:szCs w:val="24"/>
        </w:rPr>
        <w:instrText xml:space="preserve"> ADDIN EN.CITE.DATA </w:instrText>
      </w:r>
      <w:r>
        <w:rPr>
          <w:rFonts w:ascii="Times New Roman" w:hAnsi="Times New Roman"/>
          <w:sz w:val="24"/>
          <w:szCs w:val="24"/>
        </w:rPr>
      </w:r>
      <w:r>
        <w:rPr>
          <w:rFonts w:ascii="Times New Roman" w:hAnsi="Times New Roman"/>
          <w:sz w:val="24"/>
          <w:szCs w:val="24"/>
        </w:rPr>
        <w:fldChar w:fldCharType="end"/>
      </w:r>
      <w:r>
        <w:rPr>
          <w:rFonts w:ascii="Times New Roman" w:hAnsi="Times New Roman"/>
          <w:sz w:val="24"/>
          <w:szCs w:val="24"/>
        </w:rPr>
      </w:r>
      <w:r>
        <w:rPr>
          <w:rFonts w:ascii="Times New Roman" w:hAnsi="Times New Roman"/>
          <w:sz w:val="24"/>
          <w:szCs w:val="24"/>
        </w:rPr>
        <w:fldChar w:fldCharType="separate"/>
      </w:r>
      <w:r>
        <w:rPr>
          <w:rFonts w:ascii="Times New Roman" w:hAnsi="Times New Roman"/>
          <w:noProof/>
          <w:sz w:val="24"/>
          <w:szCs w:val="24"/>
        </w:rPr>
        <w:t>(</w:t>
      </w:r>
      <w:hyperlink w:anchor="_ENREF_10" w:tooltip="DePristo, 2011 #81" w:history="1">
        <w:r>
          <w:rPr>
            <w:rFonts w:ascii="Times New Roman" w:hAnsi="Times New Roman"/>
            <w:noProof/>
            <w:sz w:val="24"/>
            <w:szCs w:val="24"/>
          </w:rPr>
          <w:t>DePristo et al., 2011</w:t>
        </w:r>
      </w:hyperlink>
      <w:r>
        <w:rPr>
          <w:rFonts w:ascii="Times New Roman" w:hAnsi="Times New Roman"/>
          <w:noProof/>
          <w:sz w:val="24"/>
          <w:szCs w:val="24"/>
        </w:rPr>
        <w:t>)</w:t>
      </w:r>
      <w:r>
        <w:rPr>
          <w:rFonts w:ascii="Times New Roman" w:hAnsi="Times New Roman"/>
          <w:sz w:val="24"/>
          <w:szCs w:val="24"/>
        </w:rPr>
        <w:fldChar w:fldCharType="end"/>
      </w:r>
    </w:p>
    <w:p w14:paraId="357542EB" w14:textId="5B000463" w:rsidR="00436E20" w:rsidRDefault="00436E20" w:rsidP="00436E20">
      <w:pPr>
        <w:rPr>
          <w:rFonts w:ascii="Times New Roman" w:hAnsi="Times New Roman"/>
          <w:iCs/>
          <w:color w:val="000000"/>
          <w:sz w:val="24"/>
          <w:szCs w:val="24"/>
        </w:rPr>
      </w:pPr>
      <w:r w:rsidRPr="00066A4C">
        <w:rPr>
          <w:rFonts w:ascii="Times New Roman" w:hAnsi="Times New Roman"/>
          <w:sz w:val="24"/>
          <w:szCs w:val="24"/>
        </w:rPr>
        <w:t>We produce BAM file for each individual sample or population pool according its se</w:t>
      </w:r>
      <w:r>
        <w:rPr>
          <w:rFonts w:ascii="Times New Roman" w:hAnsi="Times New Roman"/>
          <w:sz w:val="24"/>
          <w:szCs w:val="24"/>
        </w:rPr>
        <w:t>quencing strategy (Table S</w:t>
      </w:r>
      <w:r w:rsidRPr="00066A4C">
        <w:rPr>
          <w:rFonts w:ascii="Times New Roman" w:hAnsi="Times New Roman"/>
          <w:sz w:val="24"/>
          <w:szCs w:val="24"/>
        </w:rPr>
        <w:t xml:space="preserve">11). VCF files for each population were using </w:t>
      </w:r>
      <w:r>
        <w:rPr>
          <w:rFonts w:ascii="Times New Roman" w:hAnsi="Times New Roman"/>
          <w:sz w:val="24"/>
          <w:szCs w:val="24"/>
        </w:rPr>
        <w:t>“</w:t>
      </w:r>
      <w:r w:rsidRPr="00066A4C">
        <w:rPr>
          <w:rFonts w:ascii="Times New Roman" w:hAnsi="Times New Roman"/>
          <w:sz w:val="24"/>
          <w:szCs w:val="24"/>
        </w:rPr>
        <w:t>UnifiedGenotyper</w:t>
      </w:r>
      <w:r>
        <w:rPr>
          <w:rFonts w:ascii="Times New Roman" w:hAnsi="Times New Roman"/>
          <w:sz w:val="24"/>
          <w:szCs w:val="24"/>
        </w:rPr>
        <w:t>”</w:t>
      </w:r>
      <w:r w:rsidRPr="00066A4C">
        <w:rPr>
          <w:rFonts w:ascii="Times New Roman" w:hAnsi="Times New Roman"/>
          <w:sz w:val="24"/>
          <w:szCs w:val="24"/>
        </w:rPr>
        <w:t xml:space="preserve"> of GATK by taken all processed BAM files of individual samples as input, or taken pool BAM file of a population as input.</w:t>
      </w:r>
      <w:r>
        <w:rPr>
          <w:rFonts w:ascii="Times New Roman" w:hAnsi="Times New Roman"/>
          <w:sz w:val="24"/>
          <w:szCs w:val="24"/>
        </w:rPr>
        <w:t xml:space="preserve"> And all BAM files </w:t>
      </w:r>
      <w:r>
        <w:rPr>
          <w:rFonts w:ascii="Times New Roman" w:hAnsi="Times New Roman"/>
          <w:sz w:val="24"/>
          <w:szCs w:val="24"/>
        </w:rPr>
        <w:lastRenderedPageBreak/>
        <w:t>were processed by “</w:t>
      </w:r>
      <w:r w:rsidRPr="00A07450">
        <w:rPr>
          <w:rFonts w:ascii="Times New Roman" w:hAnsi="Times New Roman"/>
          <w:sz w:val="24"/>
          <w:szCs w:val="24"/>
        </w:rPr>
        <w:t>REMOVE_DUPLICATES</w:t>
      </w:r>
      <w:r>
        <w:rPr>
          <w:rFonts w:ascii="Times New Roman" w:hAnsi="Times New Roman"/>
          <w:sz w:val="24"/>
          <w:szCs w:val="24"/>
        </w:rPr>
        <w:t>”, “use unique mapped reads” and “</w:t>
      </w:r>
      <w:r w:rsidRPr="00A07450">
        <w:rPr>
          <w:rFonts w:ascii="Times New Roman" w:hAnsi="Times New Roman"/>
          <w:sz w:val="24"/>
          <w:szCs w:val="24"/>
        </w:rPr>
        <w:t>IndelRealigner</w:t>
      </w:r>
      <w:r>
        <w:rPr>
          <w:rFonts w:ascii="Times New Roman" w:hAnsi="Times New Roman"/>
          <w:sz w:val="24"/>
          <w:szCs w:val="24"/>
        </w:rPr>
        <w:t>”.</w:t>
      </w:r>
      <w:r w:rsidRPr="00066A4C">
        <w:rPr>
          <w:rFonts w:ascii="Times New Roman" w:hAnsi="Times New Roman"/>
          <w:sz w:val="24"/>
          <w:szCs w:val="24"/>
        </w:rPr>
        <w:t xml:space="preserve"> In the functional validation section, 10 SNP sits were selected to be used to experimental verification its functional activity. 9 of these 10 were true SNPs but one was INDEL instead. We think that these results could reflect the high accuracy of SNP calling in some exten</w:t>
      </w:r>
      <w:r>
        <w:rPr>
          <w:rFonts w:ascii="Times New Roman" w:hAnsi="Times New Roman"/>
          <w:sz w:val="24"/>
          <w:szCs w:val="24"/>
        </w:rPr>
        <w:t>t</w:t>
      </w:r>
      <w:r w:rsidRPr="00066A4C">
        <w:rPr>
          <w:rFonts w:ascii="Times New Roman" w:hAnsi="Times New Roman"/>
          <w:sz w:val="24"/>
          <w:szCs w:val="24"/>
        </w:rPr>
        <w:t xml:space="preserve">. In the following selection analyses or </w:t>
      </w:r>
      <m:oMath>
        <m:r>
          <m:rPr>
            <m:sty m:val="p"/>
          </m:rPr>
          <w:rPr>
            <w:rFonts w:ascii="Cambria Math" w:hAnsi="Cambria Math"/>
            <w:sz w:val="24"/>
            <w:szCs w:val="24"/>
          </w:rPr>
          <m:t>∂</m:t>
        </m:r>
      </m:oMath>
      <w:r w:rsidRPr="00EB1341">
        <w:rPr>
          <w:rFonts w:ascii="Times New Roman" w:hAnsi="Times New Roman"/>
          <w:iCs/>
          <w:color w:val="000000"/>
          <w:sz w:val="24"/>
          <w:szCs w:val="24"/>
        </w:rPr>
        <w:t>a</w:t>
      </w:r>
      <m:oMath>
        <m:r>
          <m:rPr>
            <m:sty m:val="p"/>
          </m:rPr>
          <w:rPr>
            <w:rFonts w:ascii="Cambria Math" w:hAnsi="Cambria Math"/>
            <w:sz w:val="24"/>
            <w:szCs w:val="24"/>
          </w:rPr>
          <m:t>∂</m:t>
        </m:r>
      </m:oMath>
      <w:r w:rsidRPr="00EB1341">
        <w:rPr>
          <w:rFonts w:ascii="Times New Roman" w:hAnsi="Times New Roman"/>
          <w:iCs/>
          <w:color w:val="000000"/>
          <w:sz w:val="24"/>
          <w:szCs w:val="24"/>
        </w:rPr>
        <w:t xml:space="preserve">i simulation, all SNPs are from regions that </w:t>
      </w:r>
      <w:r>
        <w:rPr>
          <w:rFonts w:ascii="Times New Roman" w:hAnsi="Times New Roman"/>
          <w:sz w:val="24"/>
          <w:szCs w:val="24"/>
        </w:rPr>
        <w:t>homologous to chicken autosomes</w:t>
      </w:r>
      <w:r w:rsidRPr="00EB1341">
        <w:rPr>
          <w:rFonts w:ascii="Times New Roman" w:hAnsi="Times New Roman"/>
          <w:iCs/>
          <w:color w:val="000000"/>
          <w:sz w:val="24"/>
          <w:szCs w:val="24"/>
        </w:rPr>
        <w:t>. We combine the VCF files by using a way like outer join o</w:t>
      </w:r>
      <w:r w:rsidRPr="00066A4C">
        <w:rPr>
          <w:rFonts w:ascii="Times New Roman" w:hAnsi="Times New Roman"/>
          <w:sz w:val="24"/>
          <w:szCs w:val="24"/>
        </w:rPr>
        <w:t>f SQ</w:t>
      </w:r>
      <w:r w:rsidRPr="00EB1341">
        <w:rPr>
          <w:rFonts w:ascii="Times New Roman" w:hAnsi="Times New Roman"/>
          <w:iCs/>
          <w:color w:val="000000"/>
          <w:sz w:val="24"/>
          <w:szCs w:val="24"/>
        </w:rPr>
        <w:t>L (</w:t>
      </w:r>
      <w:r w:rsidRPr="00066A4C">
        <w:rPr>
          <w:rFonts w:ascii="Times New Roman" w:hAnsi="Times New Roman"/>
          <w:sz w:val="24"/>
          <w:szCs w:val="24"/>
        </w:rPr>
        <w:t>Structured Query Language</w:t>
      </w:r>
      <w:r w:rsidRPr="00EB1341">
        <w:rPr>
          <w:rFonts w:ascii="Times New Roman" w:hAnsi="Times New Roman"/>
          <w:iCs/>
          <w:color w:val="000000"/>
          <w:sz w:val="24"/>
          <w:szCs w:val="24"/>
        </w:rPr>
        <w:t>) (</w:t>
      </w:r>
      <w:hyperlink r:id="rId18" w:history="1">
        <w:r w:rsidRPr="00066A4C">
          <w:rPr>
            <w:rStyle w:val="af2"/>
            <w:rFonts w:ascii="Times New Roman" w:hAnsi="Times New Roman"/>
            <w:iCs/>
            <w:sz w:val="24"/>
            <w:szCs w:val="24"/>
          </w:rPr>
          <w:t>https://github.com/vitogump/life</w:t>
        </w:r>
      </w:hyperlink>
      <w:r w:rsidRPr="00EB1341">
        <w:rPr>
          <w:rFonts w:ascii="Times New Roman" w:hAnsi="Times New Roman"/>
          <w:iCs/>
          <w:color w:val="000000"/>
          <w:sz w:val="24"/>
          <w:szCs w:val="24"/>
        </w:rPr>
        <w:t>). For the variations that present in one VCF but absent in the another one, we fill it as it fixed as ref allele when the coverage (information from BAM) of this site reached the threshold.</w:t>
      </w:r>
    </w:p>
    <w:p w14:paraId="6E950CDB" w14:textId="77777777" w:rsidR="00436E20" w:rsidRPr="00063B81" w:rsidRDefault="00436E20" w:rsidP="00436E20">
      <w:pPr>
        <w:autoSpaceDE w:val="0"/>
        <w:autoSpaceDN w:val="0"/>
        <w:adjustRightInd w:val="0"/>
        <w:spacing w:line="480" w:lineRule="auto"/>
        <w:outlineLvl w:val="1"/>
        <w:rPr>
          <w:rFonts w:ascii="Times New Roman" w:hAnsi="Times New Roman"/>
          <w:b/>
          <w:sz w:val="24"/>
          <w:szCs w:val="24"/>
        </w:rPr>
      </w:pPr>
      <w:bookmarkStart w:id="142" w:name="_Toc28603900"/>
      <w:r>
        <w:rPr>
          <w:rFonts w:ascii="Times New Roman" w:hAnsi="Times New Roman"/>
          <w:b/>
          <w:sz w:val="24"/>
          <w:szCs w:val="24"/>
        </w:rPr>
        <w:t>4.2 D</w:t>
      </w:r>
      <w:r>
        <w:rPr>
          <w:rFonts w:ascii="Times New Roman" w:hAnsi="Times New Roman" w:hint="eastAsia"/>
          <w:b/>
          <w:sz w:val="24"/>
          <w:szCs w:val="24"/>
        </w:rPr>
        <w:t xml:space="preserve">omestic duck shared a comparative number of SNPs with </w:t>
      </w:r>
      <w:r>
        <w:rPr>
          <w:rFonts w:ascii="Times New Roman" w:hAnsi="Times New Roman"/>
          <w:b/>
          <w:sz w:val="24"/>
          <w:szCs w:val="24"/>
        </w:rPr>
        <w:t xml:space="preserve">the </w:t>
      </w:r>
      <w:r>
        <w:rPr>
          <w:rFonts w:ascii="Times New Roman" w:hAnsi="Times New Roman" w:hint="eastAsia"/>
          <w:b/>
          <w:sz w:val="24"/>
          <w:szCs w:val="24"/>
        </w:rPr>
        <w:t xml:space="preserve">mallard </w:t>
      </w:r>
      <w:r>
        <w:rPr>
          <w:rFonts w:ascii="Times New Roman" w:hAnsi="Times New Roman"/>
          <w:b/>
          <w:sz w:val="24"/>
          <w:szCs w:val="24"/>
        </w:rPr>
        <w:t xml:space="preserve">duck </w:t>
      </w:r>
      <w:r>
        <w:rPr>
          <w:rFonts w:ascii="Times New Roman" w:hAnsi="Times New Roman" w:hint="eastAsia"/>
          <w:b/>
          <w:sz w:val="24"/>
          <w:szCs w:val="24"/>
        </w:rPr>
        <w:t>and spot-billed duck</w:t>
      </w:r>
      <w:bookmarkEnd w:id="142"/>
    </w:p>
    <w:p w14:paraId="671B2571" w14:textId="77777777" w:rsidR="00436E20" w:rsidRPr="00063B81" w:rsidRDefault="00436E20" w:rsidP="00436E20">
      <w:pPr>
        <w:autoSpaceDE w:val="0"/>
        <w:autoSpaceDN w:val="0"/>
        <w:adjustRightInd w:val="0"/>
        <w:rPr>
          <w:rFonts w:ascii="Times New Roman" w:hAnsi="Times New Roman"/>
          <w:sz w:val="24"/>
          <w:szCs w:val="24"/>
        </w:rPr>
      </w:pPr>
      <w:r>
        <w:rPr>
          <w:rFonts w:ascii="Times New Roman" w:hAnsi="Times New Roman" w:hint="eastAsia"/>
          <w:sz w:val="24"/>
          <w:szCs w:val="24"/>
        </w:rPr>
        <w:t>Detailed analyses suggested that domestic ducks shared large number</w:t>
      </w:r>
      <w:r>
        <w:rPr>
          <w:rFonts w:ascii="Times New Roman" w:hAnsi="Times New Roman"/>
          <w:sz w:val="24"/>
          <w:szCs w:val="24"/>
        </w:rPr>
        <w:t>s of</w:t>
      </w:r>
      <w:r>
        <w:rPr>
          <w:rFonts w:ascii="Times New Roman" w:hAnsi="Times New Roman" w:hint="eastAsia"/>
          <w:sz w:val="24"/>
          <w:szCs w:val="24"/>
        </w:rPr>
        <w:t xml:space="preserve"> SNPs (18,093,115) with wild duck</w:t>
      </w:r>
      <w:r>
        <w:rPr>
          <w:rFonts w:ascii="Times New Roman" w:hAnsi="Times New Roman"/>
          <w:sz w:val="24"/>
          <w:szCs w:val="24"/>
        </w:rPr>
        <w:t xml:space="preserve">, </w:t>
      </w:r>
      <w:r>
        <w:rPr>
          <w:rFonts w:ascii="Times New Roman" w:hAnsi="Times New Roman" w:hint="eastAsia"/>
          <w:sz w:val="24"/>
          <w:szCs w:val="24"/>
        </w:rPr>
        <w:t>and hold comparative numbers of common SNPs with the ma</w:t>
      </w:r>
      <w:r>
        <w:rPr>
          <w:rFonts w:ascii="Times New Roman" w:hAnsi="Times New Roman"/>
          <w:sz w:val="24"/>
          <w:szCs w:val="24"/>
        </w:rPr>
        <w:t>llard (</w:t>
      </w:r>
      <w:r w:rsidRPr="0055680F">
        <w:rPr>
          <w:rFonts w:ascii="Times New Roman" w:hAnsi="Times New Roman"/>
          <w:sz w:val="24"/>
          <w:szCs w:val="24"/>
        </w:rPr>
        <w:t>15,904,435) and spot-billed (16,062,465) du</w:t>
      </w:r>
      <w:r w:rsidRPr="005E028D">
        <w:rPr>
          <w:rFonts w:ascii="Times New Roman" w:hAnsi="Times New Roman"/>
          <w:sz w:val="24"/>
          <w:szCs w:val="24"/>
        </w:rPr>
        <w:t>cks</w:t>
      </w:r>
      <w:r w:rsidRPr="005E028D">
        <w:rPr>
          <w:rFonts w:ascii="Times New Roman" w:hAnsi="Times New Roman" w:hint="eastAsia"/>
          <w:sz w:val="24"/>
          <w:szCs w:val="24"/>
        </w:rPr>
        <w:t>.</w:t>
      </w:r>
      <w:r w:rsidRPr="00EB1341">
        <w:rPr>
          <w:rFonts w:ascii="Times New Roman" w:hAnsi="Times New Roman"/>
          <w:color w:val="000000"/>
          <w:sz w:val="24"/>
          <w:szCs w:val="24"/>
        </w:rPr>
        <w:t xml:space="preserve"> Moreover, we found that the numbers of mallard specific SNPs (</w:t>
      </w:r>
      <w:r w:rsidRPr="005E028D">
        <w:rPr>
          <w:rFonts w:ascii="Times New Roman" w:hAnsi="Times New Roman"/>
          <w:sz w:val="24"/>
          <w:szCs w:val="24"/>
        </w:rPr>
        <w:t>heterozygous in mallard and homozygous in spot-billed</w:t>
      </w:r>
      <w:r w:rsidRPr="00EB1341">
        <w:rPr>
          <w:rFonts w:ascii="Times New Roman" w:hAnsi="Times New Roman"/>
          <w:color w:val="000000"/>
          <w:sz w:val="24"/>
          <w:szCs w:val="24"/>
        </w:rPr>
        <w:t>) are comparative to the numbers of spot-billed specific SNPs (</w:t>
      </w:r>
      <w:r w:rsidRPr="005E028D">
        <w:rPr>
          <w:rFonts w:ascii="Times New Roman" w:hAnsi="Times New Roman"/>
          <w:sz w:val="24"/>
          <w:szCs w:val="24"/>
        </w:rPr>
        <w:t>homozygous in mallard and heterozygous in spot-billed</w:t>
      </w:r>
      <w:r w:rsidRPr="00EB1341">
        <w:rPr>
          <w:rFonts w:ascii="Times New Roman" w:hAnsi="Times New Roman"/>
          <w:color w:val="000000"/>
          <w:sz w:val="24"/>
          <w:szCs w:val="24"/>
        </w:rPr>
        <w:t>) in each of eight tested domestic duck breeds</w:t>
      </w:r>
      <w:r w:rsidRPr="00EB1341">
        <w:rPr>
          <w:rFonts w:ascii="Times New Roman" w:hAnsi="Times New Roman" w:hint="eastAsia"/>
          <w:color w:val="000000"/>
          <w:sz w:val="24"/>
          <w:szCs w:val="24"/>
        </w:rPr>
        <w:t xml:space="preserve"> </w:t>
      </w:r>
      <w:r w:rsidRPr="005E028D">
        <w:rPr>
          <w:rFonts w:ascii="Times New Roman" w:hAnsi="Times New Roman"/>
          <w:sz w:val="24"/>
          <w:szCs w:val="24"/>
        </w:rPr>
        <w:t>(</w:t>
      </w:r>
      <w:r>
        <w:rPr>
          <w:rFonts w:ascii="Times New Roman" w:hAnsi="Times New Roman" w:hint="eastAsia"/>
          <w:sz w:val="24"/>
          <w:szCs w:val="24"/>
        </w:rPr>
        <w:t>Fig</w:t>
      </w:r>
      <w:r>
        <w:rPr>
          <w:rFonts w:ascii="Times New Roman" w:hAnsi="Times New Roman"/>
          <w:sz w:val="24"/>
          <w:szCs w:val="24"/>
        </w:rPr>
        <w:t>. S12</w:t>
      </w:r>
      <w:r w:rsidRPr="005E028D">
        <w:rPr>
          <w:rFonts w:ascii="Times New Roman" w:hAnsi="Times New Roman"/>
          <w:sz w:val="24"/>
          <w:szCs w:val="24"/>
        </w:rPr>
        <w:t>).</w:t>
      </w:r>
    </w:p>
    <w:p w14:paraId="177851DF" w14:textId="77777777" w:rsidR="00436E20" w:rsidRDefault="00436E20" w:rsidP="00436E20">
      <w:pPr>
        <w:autoSpaceDE w:val="0"/>
        <w:autoSpaceDN w:val="0"/>
        <w:adjustRightInd w:val="0"/>
        <w:spacing w:line="480" w:lineRule="auto"/>
        <w:outlineLvl w:val="1"/>
        <w:rPr>
          <w:rFonts w:ascii="Times New Roman" w:hAnsi="Times New Roman"/>
          <w:b/>
          <w:sz w:val="24"/>
          <w:szCs w:val="24"/>
        </w:rPr>
      </w:pPr>
      <w:bookmarkStart w:id="143" w:name="_Toc28603901"/>
      <w:r>
        <w:rPr>
          <w:rFonts w:ascii="Times New Roman" w:hAnsi="Times New Roman"/>
          <w:b/>
          <w:sz w:val="24"/>
          <w:szCs w:val="24"/>
        </w:rPr>
        <w:t>4.3 E</w:t>
      </w:r>
      <w:r w:rsidRPr="00462E8C">
        <w:rPr>
          <w:rFonts w:ascii="Times New Roman" w:hAnsi="Times New Roman"/>
          <w:b/>
          <w:sz w:val="24"/>
          <w:szCs w:val="24"/>
        </w:rPr>
        <w:t>stimat</w:t>
      </w:r>
      <w:r>
        <w:rPr>
          <w:rFonts w:ascii="Times New Roman" w:hAnsi="Times New Roman"/>
          <w:b/>
          <w:sz w:val="24"/>
          <w:szCs w:val="24"/>
        </w:rPr>
        <w:t>ion</w:t>
      </w:r>
      <w:r w:rsidRPr="00462E8C">
        <w:rPr>
          <w:rFonts w:ascii="Times New Roman" w:hAnsi="Times New Roman"/>
          <w:b/>
          <w:sz w:val="24"/>
          <w:szCs w:val="24"/>
        </w:rPr>
        <w:t xml:space="preserve"> of nucleotide diversity and population mutation rate</w:t>
      </w:r>
      <w:bookmarkEnd w:id="143"/>
      <w:r w:rsidRPr="00462E8C">
        <w:rPr>
          <w:rFonts w:ascii="Times New Roman" w:hAnsi="Times New Roman"/>
          <w:b/>
          <w:sz w:val="24"/>
          <w:szCs w:val="24"/>
        </w:rPr>
        <w:t xml:space="preserve"> </w:t>
      </w:r>
    </w:p>
    <w:p w14:paraId="7DE9881D" w14:textId="77777777" w:rsidR="00436E20" w:rsidRDefault="00436E20" w:rsidP="00436E20">
      <w:pPr>
        <w:rPr>
          <w:rFonts w:ascii="Times New Roman" w:eastAsia="宋体" w:hAnsi="Times New Roman"/>
          <w:sz w:val="24"/>
          <w:szCs w:val="24"/>
        </w:rPr>
      </w:pPr>
      <w:r>
        <w:rPr>
          <w:rFonts w:ascii="Times New Roman" w:hAnsi="Times New Roman"/>
          <w:sz w:val="24"/>
          <w:szCs w:val="24"/>
        </w:rPr>
        <w:t xml:space="preserve">We </w:t>
      </w:r>
      <w:r w:rsidRPr="00462E8C">
        <w:rPr>
          <w:rFonts w:ascii="Times New Roman" w:hAnsi="Times New Roman"/>
          <w:sz w:val="24"/>
          <w:szCs w:val="24"/>
        </w:rPr>
        <w:t>estimate</w:t>
      </w:r>
      <w:r>
        <w:rPr>
          <w:rFonts w:ascii="Times New Roman" w:hAnsi="Times New Roman"/>
          <w:sz w:val="24"/>
          <w:szCs w:val="24"/>
        </w:rPr>
        <w:t xml:space="preserve">d </w:t>
      </w:r>
      <w:r w:rsidRPr="00462E8C">
        <w:rPr>
          <w:rFonts w:ascii="Times New Roman" w:hAnsi="Times New Roman"/>
          <w:sz w:val="24"/>
          <w:szCs w:val="24"/>
        </w:rPr>
        <w:t>nucleotide diversity (</w:t>
      </w:r>
      <w:r w:rsidRPr="00462E8C">
        <w:rPr>
          <w:rFonts w:ascii="Times New Roman" w:eastAsia="宋体" w:hAnsi="Times New Roman"/>
          <w:sz w:val="24"/>
          <w:szCs w:val="24"/>
        </w:rPr>
        <w:t>π</w:t>
      </w:r>
      <w:r w:rsidRPr="00462E8C">
        <w:rPr>
          <w:rFonts w:ascii="Times New Roman" w:hAnsi="Times New Roman"/>
          <w:sz w:val="24"/>
          <w:szCs w:val="24"/>
        </w:rPr>
        <w:t>) and Watterson’s estimator ϴ</w:t>
      </w:r>
      <w:r>
        <w:rPr>
          <w:rFonts w:ascii="Times New Roman" w:hAnsi="Times New Roman"/>
          <w:sz w:val="24"/>
          <w:szCs w:val="24"/>
        </w:rPr>
        <w:t xml:space="preserve"> </w:t>
      </w:r>
      <w:r w:rsidRPr="00462E8C">
        <w:rPr>
          <w:rFonts w:ascii="Times New Roman" w:hAnsi="Times New Roman"/>
          <w:sz w:val="24"/>
          <w:szCs w:val="24"/>
        </w:rPr>
        <w:t>us</w:t>
      </w:r>
      <w:r>
        <w:rPr>
          <w:rFonts w:ascii="Times New Roman" w:hAnsi="Times New Roman"/>
          <w:sz w:val="24"/>
          <w:szCs w:val="24"/>
        </w:rPr>
        <w:t>ing</w:t>
      </w:r>
      <w:r w:rsidRPr="00462E8C">
        <w:rPr>
          <w:rFonts w:ascii="Times New Roman" w:hAnsi="Times New Roman"/>
          <w:sz w:val="24"/>
          <w:szCs w:val="24"/>
        </w:rPr>
        <w:t xml:space="preserve"> the PoPoolation package, which corrects </w:t>
      </w:r>
      <w:r>
        <w:rPr>
          <w:rFonts w:ascii="Times New Roman" w:hAnsi="Times New Roman"/>
          <w:sz w:val="24"/>
          <w:szCs w:val="24"/>
        </w:rPr>
        <w:t>biases causing</w:t>
      </w:r>
      <w:r w:rsidRPr="00462E8C">
        <w:rPr>
          <w:rFonts w:ascii="Times New Roman" w:hAnsi="Times New Roman"/>
          <w:sz w:val="24"/>
          <w:szCs w:val="24"/>
        </w:rPr>
        <w:t xml:space="preserve"> by po</w:t>
      </w:r>
      <w:r>
        <w:rPr>
          <w:rFonts w:ascii="Times New Roman" w:hAnsi="Times New Roman"/>
          <w:sz w:val="24"/>
          <w:szCs w:val="24"/>
        </w:rPr>
        <w:t xml:space="preserve">oling and sequencing errors, in </w:t>
      </w:r>
      <w:r w:rsidRPr="00462E8C">
        <w:rPr>
          <w:rFonts w:ascii="Times New Roman" w:eastAsia="宋体" w:hAnsi="Times New Roman"/>
          <w:sz w:val="24"/>
          <w:szCs w:val="24"/>
        </w:rPr>
        <w:t>40 kb non-overlapping windows</w:t>
      </w:r>
      <w:r>
        <w:rPr>
          <w:rFonts w:ascii="Times New Roman" w:eastAsia="宋体" w:hAnsi="Times New Roman"/>
          <w:sz w:val="24"/>
          <w:szCs w:val="24"/>
        </w:rPr>
        <w:fldChar w:fldCharType="begin">
          <w:fldData xml:space="preserve">PEVuZE5vdGU+PENpdGU+PEF1dGhvcj5LYXJsc3NvbjwvQXV0aG9yPjxZZWFyPjIwMDc8L1llYXI+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==
</w:fldData>
        </w:fldChar>
      </w:r>
      <w:r>
        <w:rPr>
          <w:rFonts w:ascii="Times New Roman" w:eastAsia="宋体" w:hAnsi="Times New Roman"/>
          <w:sz w:val="24"/>
          <w:szCs w:val="24"/>
        </w:rPr>
        <w:instrText xml:space="preserve"> ADDIN EN.CITE </w:instrText>
      </w:r>
      <w:r>
        <w:rPr>
          <w:rFonts w:ascii="Times New Roman" w:eastAsia="宋体" w:hAnsi="Times New Roman"/>
          <w:sz w:val="24"/>
          <w:szCs w:val="24"/>
        </w:rPr>
        <w:fldChar w:fldCharType="begin">
          <w:fldData xml:space="preserve">PEVuZE5vdGU+PENpdGU+PEF1dGhvcj5LYXJsc3NvbjwvQXV0aG9yPjxZZWFyPjIwMDc8L1llYXI+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==
</w:fldData>
        </w:fldChar>
      </w:r>
      <w:r>
        <w:rPr>
          <w:rFonts w:ascii="Times New Roman" w:eastAsia="宋体" w:hAnsi="Times New Roman"/>
          <w:sz w:val="24"/>
          <w:szCs w:val="24"/>
        </w:rPr>
        <w:instrText xml:space="preserve"> ADDIN EN.CITE.DATA </w:instrText>
      </w:r>
      <w:r>
        <w:rPr>
          <w:rFonts w:ascii="Times New Roman" w:eastAsia="宋体" w:hAnsi="Times New Roman"/>
          <w:sz w:val="24"/>
          <w:szCs w:val="24"/>
        </w:rPr>
      </w:r>
      <w:r>
        <w:rPr>
          <w:rFonts w:ascii="Times New Roman" w:eastAsia="宋体" w:hAnsi="Times New Roman"/>
          <w:sz w:val="24"/>
          <w:szCs w:val="24"/>
        </w:rPr>
        <w:fldChar w:fldCharType="end"/>
      </w:r>
      <w:r>
        <w:rPr>
          <w:rFonts w:ascii="Times New Roman" w:eastAsia="宋体" w:hAnsi="Times New Roman"/>
          <w:sz w:val="24"/>
          <w:szCs w:val="24"/>
        </w:rPr>
      </w:r>
      <w:r>
        <w:rPr>
          <w:rFonts w:ascii="Times New Roman" w:eastAsia="宋体" w:hAnsi="Times New Roman"/>
          <w:sz w:val="24"/>
          <w:szCs w:val="24"/>
        </w:rPr>
        <w:fldChar w:fldCharType="separate"/>
      </w:r>
      <w:r>
        <w:rPr>
          <w:rFonts w:ascii="Times New Roman" w:eastAsia="宋体" w:hAnsi="Times New Roman"/>
          <w:noProof/>
          <w:sz w:val="24"/>
          <w:szCs w:val="24"/>
        </w:rPr>
        <w:t>(</w:t>
      </w:r>
      <w:hyperlink w:anchor="_ENREF_27" w:tooltip="Karlsson, 2007 #87" w:history="1">
        <w:r>
          <w:rPr>
            <w:rFonts w:ascii="Times New Roman" w:eastAsia="宋体" w:hAnsi="Times New Roman"/>
            <w:noProof/>
            <w:sz w:val="24"/>
            <w:szCs w:val="24"/>
          </w:rPr>
          <w:t>Karlsson et al., 2007</w:t>
        </w:r>
      </w:hyperlink>
      <w:r>
        <w:rPr>
          <w:rFonts w:ascii="Times New Roman" w:eastAsia="宋体" w:hAnsi="Times New Roman"/>
          <w:noProof/>
          <w:sz w:val="24"/>
          <w:szCs w:val="24"/>
        </w:rPr>
        <w:t xml:space="preserve">; </w:t>
      </w:r>
      <w:hyperlink w:anchor="_ENREF_29" w:tooltip="Kofler, 2011 #90" w:history="1">
        <w:r>
          <w:rPr>
            <w:rFonts w:ascii="Times New Roman" w:eastAsia="宋体" w:hAnsi="Times New Roman"/>
            <w:noProof/>
            <w:sz w:val="24"/>
            <w:szCs w:val="24"/>
          </w:rPr>
          <w:t>Kofler et al., 2011</w:t>
        </w:r>
      </w:hyperlink>
      <w:r>
        <w:rPr>
          <w:rFonts w:ascii="Times New Roman" w:eastAsia="宋体" w:hAnsi="Times New Roman"/>
          <w:noProof/>
          <w:sz w:val="24"/>
          <w:szCs w:val="24"/>
        </w:rPr>
        <w:t>)</w:t>
      </w:r>
      <w:r>
        <w:rPr>
          <w:rFonts w:ascii="Times New Roman" w:eastAsia="宋体" w:hAnsi="Times New Roman"/>
          <w:sz w:val="24"/>
          <w:szCs w:val="24"/>
        </w:rPr>
        <w:fldChar w:fldCharType="end"/>
      </w:r>
      <w:r>
        <w:rPr>
          <w:rFonts w:ascii="Times New Roman" w:eastAsia="宋体" w:hAnsi="Times New Roman"/>
          <w:sz w:val="24"/>
          <w:szCs w:val="24"/>
        </w:rPr>
        <w:t xml:space="preserve">. </w:t>
      </w:r>
      <w:r w:rsidRPr="00A66508">
        <w:rPr>
          <w:rFonts w:ascii="Times New Roman" w:eastAsia="宋体" w:hAnsi="Times New Roman"/>
          <w:sz w:val="24"/>
          <w:szCs w:val="24"/>
        </w:rPr>
        <w:t>We required per position a minimum coverage of 13,13,13,6 and 6 a maximum coverage of 150,150,500,100 and 100 for mallard, spot-billed, Beijing, Shaoxing, and other 8 domestic population each, and set min-count and min-covered-fraction to be 3 and 0.6 for all.</w:t>
      </w:r>
    </w:p>
    <w:p w14:paraId="0317B1E8" w14:textId="77777777" w:rsidR="00436E20" w:rsidRDefault="00436E20" w:rsidP="00436E20">
      <w:pPr>
        <w:autoSpaceDE w:val="0"/>
        <w:autoSpaceDN w:val="0"/>
        <w:adjustRightInd w:val="0"/>
        <w:outlineLvl w:val="1"/>
        <w:rPr>
          <w:rFonts w:ascii="Times New Roman" w:hAnsi="Times New Roman"/>
          <w:b/>
          <w:sz w:val="24"/>
          <w:szCs w:val="24"/>
        </w:rPr>
      </w:pPr>
      <w:bookmarkStart w:id="144" w:name="_Toc28603902"/>
      <w:r>
        <w:rPr>
          <w:rFonts w:ascii="Times New Roman" w:hAnsi="Times New Roman"/>
          <w:b/>
          <w:sz w:val="24"/>
          <w:szCs w:val="24"/>
        </w:rPr>
        <w:t>4.4 Analysis of linkage disequilibrium (</w:t>
      </w:r>
      <w:r w:rsidRPr="00097627">
        <w:rPr>
          <w:rFonts w:ascii="Times New Roman" w:hAnsi="Times New Roman"/>
          <w:b/>
          <w:sz w:val="24"/>
          <w:szCs w:val="24"/>
        </w:rPr>
        <w:t>LD</w:t>
      </w:r>
      <w:r>
        <w:rPr>
          <w:rFonts w:ascii="Times New Roman" w:hAnsi="Times New Roman"/>
          <w:b/>
          <w:sz w:val="24"/>
          <w:szCs w:val="24"/>
        </w:rPr>
        <w:t>)</w:t>
      </w:r>
      <w:r w:rsidRPr="00097627">
        <w:rPr>
          <w:rFonts w:ascii="Times New Roman" w:hAnsi="Times New Roman"/>
          <w:b/>
          <w:sz w:val="24"/>
          <w:szCs w:val="24"/>
        </w:rPr>
        <w:t xml:space="preserve">, </w:t>
      </w:r>
      <w:r>
        <w:rPr>
          <w:rFonts w:ascii="Times New Roman" w:hAnsi="Times New Roman"/>
          <w:b/>
          <w:sz w:val="24"/>
          <w:szCs w:val="24"/>
        </w:rPr>
        <w:t>identical by state (</w:t>
      </w:r>
      <w:r w:rsidRPr="00097627">
        <w:rPr>
          <w:rFonts w:ascii="Times New Roman" w:hAnsi="Times New Roman"/>
          <w:b/>
          <w:sz w:val="24"/>
          <w:szCs w:val="24"/>
        </w:rPr>
        <w:t>IBS</w:t>
      </w:r>
      <w:r>
        <w:rPr>
          <w:rFonts w:ascii="Times New Roman" w:hAnsi="Times New Roman"/>
          <w:b/>
          <w:sz w:val="24"/>
          <w:szCs w:val="24"/>
        </w:rPr>
        <w:t>)</w:t>
      </w:r>
      <w:r w:rsidRPr="00097627">
        <w:rPr>
          <w:rFonts w:ascii="Times New Roman" w:hAnsi="Times New Roman"/>
          <w:b/>
          <w:sz w:val="24"/>
          <w:szCs w:val="24"/>
        </w:rPr>
        <w:t xml:space="preserve">, </w:t>
      </w:r>
      <w:r w:rsidRPr="00EB1341">
        <w:rPr>
          <w:rFonts w:ascii="Times New Roman" w:hAnsi="Times New Roman"/>
          <w:b/>
          <w:iCs/>
          <w:color w:val="000000"/>
          <w:sz w:val="24"/>
          <w:szCs w:val="24"/>
        </w:rPr>
        <w:t>principal component analysis</w:t>
      </w:r>
      <w:r w:rsidRPr="00085EF2">
        <w:rPr>
          <w:rFonts w:ascii="Times New Roman" w:hAnsi="Times New Roman"/>
          <w:b/>
          <w:sz w:val="24"/>
          <w:szCs w:val="24"/>
        </w:rPr>
        <w:t xml:space="preserve"> </w:t>
      </w:r>
      <w:r>
        <w:rPr>
          <w:rFonts w:ascii="Times New Roman" w:hAnsi="Times New Roman"/>
          <w:b/>
          <w:sz w:val="24"/>
          <w:szCs w:val="24"/>
        </w:rPr>
        <w:t>(</w:t>
      </w:r>
      <w:r w:rsidRPr="00097627">
        <w:rPr>
          <w:rFonts w:ascii="Times New Roman" w:hAnsi="Times New Roman"/>
          <w:b/>
          <w:sz w:val="24"/>
          <w:szCs w:val="24"/>
        </w:rPr>
        <w:t>PCA</w:t>
      </w:r>
      <w:r>
        <w:rPr>
          <w:rFonts w:ascii="Times New Roman" w:hAnsi="Times New Roman"/>
          <w:b/>
          <w:sz w:val="24"/>
          <w:szCs w:val="24"/>
        </w:rPr>
        <w:t>)</w:t>
      </w:r>
      <w:r w:rsidRPr="00097627">
        <w:rPr>
          <w:rFonts w:ascii="Times New Roman" w:hAnsi="Times New Roman"/>
          <w:b/>
          <w:sz w:val="24"/>
          <w:szCs w:val="24"/>
        </w:rPr>
        <w:t>, f3-statistics</w:t>
      </w:r>
      <w:r>
        <w:rPr>
          <w:rFonts w:ascii="Times New Roman" w:hAnsi="Times New Roman"/>
          <w:b/>
          <w:sz w:val="24"/>
          <w:szCs w:val="24"/>
        </w:rPr>
        <w:t xml:space="preserve"> and</w:t>
      </w:r>
      <w:r w:rsidRPr="00097627">
        <w:rPr>
          <w:rFonts w:ascii="Times New Roman" w:hAnsi="Times New Roman"/>
          <w:b/>
          <w:sz w:val="24"/>
          <w:szCs w:val="24"/>
        </w:rPr>
        <w:t xml:space="preserve"> population structure</w:t>
      </w:r>
      <w:bookmarkEnd w:id="144"/>
      <w:r w:rsidRPr="00097627">
        <w:rPr>
          <w:rFonts w:ascii="Times New Roman" w:hAnsi="Times New Roman"/>
          <w:b/>
          <w:sz w:val="24"/>
          <w:szCs w:val="24"/>
        </w:rPr>
        <w:t xml:space="preserve"> </w:t>
      </w:r>
    </w:p>
    <w:p w14:paraId="3F10BE04" w14:textId="77777777" w:rsidR="00436E20" w:rsidRDefault="00436E20" w:rsidP="00436E20">
      <w:pPr>
        <w:rPr>
          <w:rFonts w:ascii="Times New Roman" w:hAnsi="Times New Roman"/>
          <w:sz w:val="24"/>
          <w:szCs w:val="24"/>
        </w:rPr>
      </w:pPr>
      <w:r w:rsidRPr="00097627">
        <w:rPr>
          <w:rFonts w:ascii="Times New Roman" w:hAnsi="Times New Roman"/>
          <w:sz w:val="24"/>
          <w:szCs w:val="24"/>
        </w:rPr>
        <w:t xml:space="preserve">LD level in </w:t>
      </w:r>
      <w:r>
        <w:rPr>
          <w:rFonts w:ascii="Times New Roman" w:hAnsi="Times New Roman"/>
          <w:sz w:val="24"/>
          <w:szCs w:val="24"/>
        </w:rPr>
        <w:t>B</w:t>
      </w:r>
      <w:r w:rsidRPr="00097627">
        <w:rPr>
          <w:rFonts w:ascii="Times New Roman" w:hAnsi="Times New Roman"/>
          <w:sz w:val="24"/>
          <w:szCs w:val="24"/>
        </w:rPr>
        <w:t>eijing,</w:t>
      </w:r>
      <w:r>
        <w:rPr>
          <w:rFonts w:ascii="Times New Roman" w:hAnsi="Times New Roman"/>
          <w:sz w:val="24"/>
          <w:szCs w:val="24"/>
        </w:rPr>
        <w:t xml:space="preserve"> S</w:t>
      </w:r>
      <w:r w:rsidRPr="00097627">
        <w:rPr>
          <w:rFonts w:ascii="Times New Roman" w:hAnsi="Times New Roman"/>
          <w:sz w:val="24"/>
          <w:szCs w:val="24"/>
        </w:rPr>
        <w:t xml:space="preserve">haoxing, </w:t>
      </w:r>
      <w:r>
        <w:rPr>
          <w:rFonts w:ascii="Times New Roman" w:hAnsi="Times New Roman"/>
          <w:sz w:val="24"/>
          <w:szCs w:val="24"/>
        </w:rPr>
        <w:t>mallard duck and spot-billed duck</w:t>
      </w:r>
      <w:r w:rsidRPr="00097627">
        <w:rPr>
          <w:rFonts w:ascii="Times New Roman" w:hAnsi="Times New Roman"/>
          <w:sz w:val="24"/>
          <w:szCs w:val="24"/>
        </w:rPr>
        <w:t xml:space="preserve"> populations</w:t>
      </w:r>
      <w:r>
        <w:rPr>
          <w:rFonts w:ascii="Times New Roman" w:hAnsi="Times New Roman"/>
          <w:sz w:val="24"/>
          <w:szCs w:val="24"/>
        </w:rPr>
        <w:t xml:space="preserve"> were measured through calculating the correlation coefficient (r</w:t>
      </w:r>
      <w:r w:rsidRPr="00097627">
        <w:rPr>
          <w:rFonts w:ascii="Times New Roman" w:hAnsi="Times New Roman"/>
          <w:sz w:val="24"/>
          <w:szCs w:val="24"/>
          <w:vertAlign w:val="superscript"/>
        </w:rPr>
        <w:t>2</w:t>
      </w:r>
      <w:r>
        <w:rPr>
          <w:rFonts w:ascii="Times New Roman" w:hAnsi="Times New Roman"/>
          <w:sz w:val="24"/>
          <w:szCs w:val="24"/>
        </w:rPr>
        <w:t>) of alleles</w:t>
      </w:r>
      <w:r w:rsidRPr="00097627">
        <w:rPr>
          <w:rFonts w:ascii="Times New Roman" w:hAnsi="Times New Roman"/>
          <w:sz w:val="24"/>
          <w:szCs w:val="24"/>
        </w:rPr>
        <w:t xml:space="preserve"> using </w:t>
      </w:r>
      <w:r>
        <w:rPr>
          <w:rFonts w:ascii="Times New Roman" w:hAnsi="Times New Roman"/>
          <w:sz w:val="24"/>
          <w:szCs w:val="24"/>
        </w:rPr>
        <w:t>the PLINK</w:t>
      </w:r>
      <w:r>
        <w:rPr>
          <w:rFonts w:ascii="Times New Roman" w:hAnsi="Times New Roman"/>
          <w:sz w:val="24"/>
          <w:szCs w:val="24"/>
        </w:rPr>
        <w:fldChar w:fldCharType="begin"/>
      </w:r>
      <w:r>
        <w:rPr>
          <w:rFonts w:ascii="Times New Roman" w:hAnsi="Times New Roman"/>
          <w:sz w:val="24"/>
          <w:szCs w:val="24"/>
        </w:rPr>
        <w:instrText xml:space="preserve"> ADDIN EN.CITE &lt;EndNote&gt;&lt;Cite&gt;&lt;Author&gt;Purcell&lt;/Author&gt;&lt;Year&gt;2007&lt;/Year&gt;&lt;RecNum&gt;117&lt;/RecNum&gt;&lt;DisplayText&gt;(Purcell et al., 2007)&lt;/DisplayText&gt;&lt;record&gt;&lt;rec-number&gt;117&lt;/rec-number&gt;&lt;foreign-keys&gt;&lt;key app="EN" db-id="zd9vrr9r4sxpvoex0z2x0seo95tx9fexr95t" timestamp="1517589751"&gt;117&lt;/key&gt;&lt;/foreign-keys&gt;&lt;ref-type name="Journal Article"&gt;17&lt;/ref-type&gt;&lt;contributors&gt;&lt;authors&gt;&lt;author&gt;Purcell, S.&lt;/author&gt;&lt;author&gt;Neale, B.&lt;/author&gt;&lt;author&gt;Todd-Brown, K.&lt;/author&gt;&lt;author&gt;Thomas, L.&lt;/author&gt;&lt;author&gt;Ferreira, M. A.&lt;/author&gt;&lt;author&gt;Bender, D.&lt;/author&gt;&lt;author&gt;Maller, J.&lt;/author&gt;&lt;author&gt;Sklar, P.&lt;/author&gt;&lt;author&gt;de Bakker, P. I.&lt;/author&gt;&lt;author&gt;Daly, M. J.&lt;/author&gt;&lt;author&gt;Sham, P. C.&lt;/author&gt;&lt;/authors&gt;&lt;/contributors&gt;&lt;auth-address&gt;Center for Human Genetic Research, Massachusetts General Hospital, Boston, MA 02114, USA. shaun@pngu.mgh.harvard.edu&lt;/auth-address&gt;&lt;titles&gt;&lt;title&gt;PLINK: a tool set for whole-genome association and population-based linkage analyses&lt;/title&gt;&lt;secondary-title&gt;Am J Hum Genet&lt;/secondary-title&gt;&lt;/titles&gt;&lt;periodical&gt;&lt;full-title&gt;Am J Hum Genet&lt;/full-title&gt;&lt;/periodical&gt;&lt;pages&gt;559-75&lt;/pages&gt;&lt;volume&gt;81&lt;/volume&gt;&lt;number&gt;3&lt;/number&gt;&lt;keywords&gt;&lt;keyword&gt;Genetic Linkage/*genetics&lt;/keyword&gt;&lt;keyword&gt;Genome, Human/*genetics&lt;/keyword&gt;&lt;keyword&gt;Humans&lt;/keyword&gt;&lt;keyword&gt;Polymorphism, Single Nucleotide&lt;/keyword&gt;&lt;keyword&gt;Population/*genetics&lt;/keyword&gt;&lt;keyword&gt;*Software&lt;/keyword&gt;&lt;/keywords&gt;&lt;dates&gt;&lt;year&gt;2007&lt;/year&gt;&lt;pub-dates&gt;&lt;date&gt;Sep&lt;/date&gt;&lt;/pub-dates&gt;&lt;/dates&gt;&lt;isbn&gt;0002-9297 (Print)&amp;#xD;0002-9297 (Linking)&lt;/isbn&gt;&lt;accession-num&gt;17701901&lt;/accession-num&gt;&lt;urls&gt;&lt;related-urls&gt;&lt;url&gt;https://www.ncbi.nlm.nih.gov/pubmed/17701901&lt;/url&gt;&lt;/related-urls&gt;&lt;/urls&gt;&lt;custom2&gt;PMC1950838&lt;/custom2&gt;&lt;electronic-resource-num&gt;10.1086/519795&lt;/electronic-resource-num&gt;&lt;/record&gt;&lt;/Cite&gt;&lt;/EndNote&gt;</w:instrText>
      </w:r>
      <w:r>
        <w:rPr>
          <w:rFonts w:ascii="Times New Roman" w:hAnsi="Times New Roman"/>
          <w:sz w:val="24"/>
          <w:szCs w:val="24"/>
        </w:rPr>
        <w:fldChar w:fldCharType="separate"/>
      </w:r>
      <w:r>
        <w:rPr>
          <w:rFonts w:ascii="Times New Roman" w:hAnsi="Times New Roman"/>
          <w:noProof/>
          <w:sz w:val="24"/>
          <w:szCs w:val="24"/>
        </w:rPr>
        <w:t>(</w:t>
      </w:r>
      <w:hyperlink w:anchor="_ENREF_39" w:tooltip="Purcell, 2007 #117" w:history="1">
        <w:r>
          <w:rPr>
            <w:rFonts w:ascii="Times New Roman" w:hAnsi="Times New Roman"/>
            <w:noProof/>
            <w:sz w:val="24"/>
            <w:szCs w:val="24"/>
          </w:rPr>
          <w:t>Purcell et al., 2007</w:t>
        </w:r>
      </w:hyperlink>
      <w:r>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sz w:val="24"/>
          <w:szCs w:val="24"/>
        </w:rPr>
        <w:t>.</w:t>
      </w:r>
    </w:p>
    <w:p w14:paraId="005663CB" w14:textId="77777777" w:rsidR="00436E20" w:rsidRPr="00EB1341" w:rsidRDefault="00436E20" w:rsidP="00436E20">
      <w:pPr>
        <w:rPr>
          <w:rFonts w:ascii="Times New Roman" w:hAnsi="Times New Roman"/>
          <w:iCs/>
          <w:color w:val="000000"/>
          <w:sz w:val="24"/>
          <w:szCs w:val="24"/>
        </w:rPr>
      </w:pPr>
      <w:r w:rsidRPr="00097627">
        <w:rPr>
          <w:rFonts w:ascii="Times New Roman" w:hAnsi="Times New Roman"/>
          <w:sz w:val="24"/>
          <w:szCs w:val="24"/>
        </w:rPr>
        <w:t>The parameters were set as follows: --ld-window-kb 500 --ld-window 99999</w:t>
      </w:r>
      <w:r w:rsidRPr="00EB1341">
        <w:rPr>
          <w:rFonts w:ascii="Times New Roman" w:hAnsi="Times New Roman"/>
          <w:color w:val="000000"/>
          <w:sz w:val="24"/>
          <w:szCs w:val="24"/>
        </w:rPr>
        <w:t xml:space="preserve"> </w:t>
      </w:r>
      <w:r w:rsidRPr="00EB1341">
        <w:rPr>
          <w:rFonts w:ascii="Times New Roman" w:hAnsi="Times New Roman"/>
          <w:iCs/>
          <w:color w:val="000000"/>
          <w:sz w:val="24"/>
          <w:szCs w:val="24"/>
        </w:rPr>
        <w:t>--ld-window-r2 0 --r2</w:t>
      </w:r>
      <w:r w:rsidRPr="00097627">
        <w:rPr>
          <w:rFonts w:ascii="Times New Roman" w:hAnsi="Times New Roman"/>
          <w:sz w:val="24"/>
          <w:szCs w:val="24"/>
        </w:rPr>
        <w:t xml:space="preserve">. </w:t>
      </w:r>
      <w:r w:rsidRPr="00EB1341">
        <w:rPr>
          <w:rFonts w:ascii="Times New Roman" w:hAnsi="Times New Roman"/>
          <w:iCs/>
          <w:color w:val="000000"/>
          <w:sz w:val="24"/>
          <w:szCs w:val="24"/>
        </w:rPr>
        <w:t>To reduce effect of LD, SNPs were pruning by LD and subsequently used for the PCA, f3-statistics and population structure analyses (Fig. S11). We constructed phylogenetic trees by using neighbor-joining method with MEGA based on IBS distance matrix data of all individuals calculated by the PLINK using the above sampling SNPs</w:t>
      </w:r>
      <w:r w:rsidRPr="00EB1341">
        <w:rPr>
          <w:rFonts w:ascii="Times New Roman" w:hAnsi="Times New Roman"/>
          <w:iCs/>
          <w:color w:val="000000"/>
          <w:sz w:val="24"/>
          <w:szCs w:val="24"/>
        </w:rPr>
        <w:fldChar w:fldCharType="begin">
          <w:fldData xml:space="preserve">PEVuZE5vdGU+PENpdGU+PEF1dGhvcj5UYW11cmE8L0F1dGhvcj48WWVhcj4yMDExPC9ZZWFyPjxS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</w:fldData>
        </w:fldChar>
      </w:r>
      <w:r w:rsidRPr="00EB1341">
        <w:rPr>
          <w:rFonts w:ascii="Times New Roman" w:hAnsi="Times New Roman"/>
          <w:iCs/>
          <w:color w:val="000000"/>
          <w:sz w:val="24"/>
          <w:szCs w:val="24"/>
        </w:rPr>
        <w:instrText xml:space="preserve"> ADDIN EN.CITE </w:instrText>
      </w:r>
      <w:r w:rsidRPr="00EB1341">
        <w:rPr>
          <w:rFonts w:ascii="Times New Roman" w:hAnsi="Times New Roman"/>
          <w:iCs/>
          <w:color w:val="000000"/>
          <w:sz w:val="24"/>
          <w:szCs w:val="24"/>
        </w:rPr>
        <w:fldChar w:fldCharType="begin">
          <w:fldData xml:space="preserve">PEVuZE5vdGU+PENpdGU+PEF1dGhvcj5UYW11cmE8L0F1dGhvcj48WWVhcj4yMDExPC9ZZWFyPjxS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</w:fldData>
        </w:fldChar>
      </w:r>
      <w:r w:rsidRPr="00EB1341">
        <w:rPr>
          <w:rFonts w:ascii="Times New Roman" w:hAnsi="Times New Roman"/>
          <w:iCs/>
          <w:color w:val="000000"/>
          <w:sz w:val="24"/>
          <w:szCs w:val="24"/>
        </w:rPr>
        <w:instrText xml:space="preserve"> ADDIN EN.CITE.DATA </w:instrText>
      </w:r>
      <w:r w:rsidRPr="00EB1341">
        <w:rPr>
          <w:rFonts w:ascii="Times New Roman" w:hAnsi="Times New Roman"/>
          <w:iCs/>
          <w:color w:val="000000"/>
          <w:sz w:val="24"/>
          <w:szCs w:val="24"/>
        </w:rPr>
      </w:r>
      <w:r w:rsidRPr="00EB1341">
        <w:rPr>
          <w:rFonts w:ascii="Times New Roman" w:hAnsi="Times New Roman"/>
          <w:iCs/>
          <w:color w:val="000000"/>
          <w:sz w:val="24"/>
          <w:szCs w:val="24"/>
        </w:rPr>
        <w:fldChar w:fldCharType="end"/>
      </w:r>
      <w:r w:rsidRPr="00EB1341">
        <w:rPr>
          <w:rFonts w:ascii="Times New Roman" w:hAnsi="Times New Roman"/>
          <w:iCs/>
          <w:color w:val="000000"/>
          <w:sz w:val="24"/>
          <w:szCs w:val="24"/>
        </w:rPr>
      </w:r>
      <w:r w:rsidRPr="00EB1341">
        <w:rPr>
          <w:rFonts w:ascii="Times New Roman" w:hAnsi="Times New Roman"/>
          <w:iCs/>
          <w:color w:val="000000"/>
          <w:sz w:val="24"/>
          <w:szCs w:val="24"/>
        </w:rPr>
        <w:fldChar w:fldCharType="separate"/>
      </w:r>
      <w:r w:rsidRPr="00EB1341">
        <w:rPr>
          <w:rFonts w:ascii="Times New Roman" w:hAnsi="Times New Roman"/>
          <w:iCs/>
          <w:noProof/>
          <w:color w:val="000000"/>
          <w:sz w:val="24"/>
          <w:szCs w:val="24"/>
        </w:rPr>
        <w:t>(</w:t>
      </w:r>
      <w:hyperlink w:anchor="_ENREF_42" w:tooltip="Tamura, 2011 #113" w:history="1">
        <w:r w:rsidRPr="00EB1341">
          <w:rPr>
            <w:rFonts w:ascii="Times New Roman" w:hAnsi="Times New Roman"/>
            <w:iCs/>
            <w:noProof/>
            <w:color w:val="000000"/>
            <w:sz w:val="24"/>
            <w:szCs w:val="24"/>
          </w:rPr>
          <w:t>Tamura et al., 2011</w:t>
        </w:r>
      </w:hyperlink>
      <w:r w:rsidRPr="00EB1341">
        <w:rPr>
          <w:rFonts w:ascii="Times New Roman" w:hAnsi="Times New Roman"/>
          <w:iCs/>
          <w:noProof/>
          <w:color w:val="000000"/>
          <w:sz w:val="24"/>
          <w:szCs w:val="24"/>
        </w:rPr>
        <w:t>)</w:t>
      </w:r>
      <w:r w:rsidRPr="00EB1341">
        <w:rPr>
          <w:rFonts w:ascii="Times New Roman" w:hAnsi="Times New Roman"/>
          <w:iCs/>
          <w:color w:val="000000"/>
          <w:sz w:val="24"/>
          <w:szCs w:val="24"/>
        </w:rPr>
        <w:fldChar w:fldCharType="end"/>
      </w:r>
      <w:r w:rsidRPr="00EB1341">
        <w:rPr>
          <w:rFonts w:ascii="Times New Roman" w:hAnsi="Times New Roman"/>
          <w:iCs/>
          <w:color w:val="000000"/>
          <w:sz w:val="24"/>
          <w:szCs w:val="24"/>
        </w:rPr>
        <w:t>. Principal component analysis (PCA) was performed using the GCTA64</w:t>
      </w:r>
      <w:r w:rsidRPr="00EB1341">
        <w:rPr>
          <w:rFonts w:ascii="Times New Roman" w:hAnsi="Times New Roman"/>
          <w:iCs/>
          <w:color w:val="000000"/>
          <w:sz w:val="24"/>
          <w:szCs w:val="24"/>
        </w:rPr>
        <w:fldChar w:fldCharType="begin"/>
      </w:r>
      <w:r w:rsidRPr="00EB1341">
        <w:rPr>
          <w:rFonts w:ascii="Times New Roman" w:hAnsi="Times New Roman"/>
          <w:iCs/>
          <w:color w:val="000000"/>
          <w:sz w:val="24"/>
          <w:szCs w:val="24"/>
        </w:rPr>
        <w:instrText xml:space="preserve"> ADDIN EN.CITE &lt;EndNote&gt;&lt;Cite&gt;&lt;Author&gt;Yang&lt;/Author&gt;&lt;Year&gt;2011&lt;/Year&gt;&lt;RecNum&gt;109&lt;/RecNum&gt;&lt;DisplayText&gt;(J. Yang, Lee, Goddard, &amp;amp; Visscher, 2011)&lt;/DisplayText&gt;&lt;record&gt;&lt;rec-number&gt;109&lt;/rec-number&gt;&lt;foreign-keys&gt;&lt;key app="EN" db-id="zd9vrr9r4sxpvoex0z2x0seo95tx9fexr95t" timestamp="1496982267"&gt;109&lt;/key&gt;&lt;/foreign-keys&gt;&lt;ref-type name="Journal Article"&gt;17&lt;/ref-type&gt;&lt;contributors&gt;&lt;authors&gt;&lt;author&gt;Yang, J.&lt;/author&gt;&lt;author&gt;Lee, S. H.&lt;/author&gt;&lt;author&gt;Goddard, M. E.&lt;/author&gt;&lt;author&gt;Visscher, P. M.&lt;/author&gt;&lt;/authors&gt;&lt;/contributors&gt;&lt;auth-address&gt;Queensland Statistical Genetics Laboratory, Queensland Institute of Medical Research, 300 Herston Road, Brisbane, Queensland 4006, Australia. jian.yang@qimr.edu.au&lt;/auth-address&gt;&lt;titles&gt;&lt;title&gt;GCTA: a tool for genome-wide complex trait analysis&lt;/title&gt;&lt;secondary-title&gt;Am J Hum Genet&lt;/secondary-title&gt;&lt;/titles&gt;&lt;periodical&gt;&lt;full-title&gt;Am J Hum Genet&lt;/full-title&gt;&lt;/periodical&gt;&lt;pages&gt;76-82&lt;/pages&gt;&lt;volume&gt;88&lt;/volume&gt;&lt;number&gt;1&lt;/number&gt;&lt;keywords&gt;&lt;keyword&gt;Chromosomes, Human, X/*genetics&lt;/keyword&gt;&lt;keyword&gt;Computer Simulation&lt;/keyword&gt;&lt;keyword&gt;Dosage Compensation, Genetic&lt;/keyword&gt;&lt;keyword&gt;Female&lt;/keyword&gt;&lt;keyword&gt;Genetic Linkage&lt;/keyword&gt;&lt;keyword&gt;Genome-Wide Association Study/*methods&lt;/keyword&gt;&lt;keyword&gt;Humans&lt;/keyword&gt;&lt;keyword&gt;Male&lt;/keyword&gt;&lt;keyword&gt;Models, Genetic&lt;/keyword&gt;&lt;keyword&gt;*Polymorphism, Single Nucleotide&lt;/keyword&gt;&lt;keyword&gt;*Quantitative Trait Loci&lt;/keyword&gt;&lt;keyword&gt;*Software&lt;/keyword&gt;&lt;/keywords&gt;&lt;dates&gt;&lt;year&gt;2011&lt;/year&gt;&lt;pub-dates&gt;&lt;date&gt;Jan 07&lt;/date&gt;&lt;/pub-dates&gt;&lt;/dates&gt;&lt;isbn&gt;1537-6605 (Electronic)&amp;#xD;0002-9297 (Linking)&lt;/isbn&gt;&lt;accession-num&gt;21167468&lt;/accession-num&gt;&lt;urls&gt;&lt;related-urls&gt;&lt;url&gt;https://www.ncbi.nlm.nih.gov/pubmed/21167468&lt;/url&gt;&lt;/related-urls&gt;&lt;/urls&gt;&lt;custom2&gt;PMC3014363&lt;/custom2&gt;&lt;electronic-resource-num&gt;10.1016/j.ajhg.2010.11.011&lt;/electronic-resource-num&gt;&lt;/record&gt;&lt;/Cite&gt;&lt;/EndNote&gt;</w:instrText>
      </w:r>
      <w:r w:rsidRPr="00EB1341">
        <w:rPr>
          <w:rFonts w:ascii="Times New Roman" w:hAnsi="Times New Roman"/>
          <w:iCs/>
          <w:color w:val="000000"/>
          <w:sz w:val="24"/>
          <w:szCs w:val="24"/>
        </w:rPr>
        <w:fldChar w:fldCharType="separate"/>
      </w:r>
      <w:r w:rsidRPr="00EB1341">
        <w:rPr>
          <w:rFonts w:ascii="Times New Roman" w:hAnsi="Times New Roman"/>
          <w:iCs/>
          <w:noProof/>
          <w:color w:val="000000"/>
          <w:sz w:val="24"/>
          <w:szCs w:val="24"/>
        </w:rPr>
        <w:t>(</w:t>
      </w:r>
      <w:hyperlink w:anchor="_ENREF_48" w:tooltip="Yang, 2011 #109" w:history="1">
        <w:r w:rsidRPr="00EB1341">
          <w:rPr>
            <w:rFonts w:ascii="Times New Roman" w:hAnsi="Times New Roman"/>
            <w:iCs/>
            <w:noProof/>
            <w:color w:val="000000"/>
            <w:sz w:val="24"/>
            <w:szCs w:val="24"/>
          </w:rPr>
          <w:t>J. Yang, Lee, Goddard, &amp; Visscher, 2011</w:t>
        </w:r>
      </w:hyperlink>
      <w:r w:rsidRPr="00EB1341">
        <w:rPr>
          <w:rFonts w:ascii="Times New Roman" w:hAnsi="Times New Roman"/>
          <w:iCs/>
          <w:noProof/>
          <w:color w:val="000000"/>
          <w:sz w:val="24"/>
          <w:szCs w:val="24"/>
        </w:rPr>
        <w:t>)</w:t>
      </w:r>
      <w:r w:rsidRPr="00EB1341">
        <w:rPr>
          <w:rFonts w:ascii="Times New Roman" w:hAnsi="Times New Roman"/>
          <w:iCs/>
          <w:color w:val="000000"/>
          <w:sz w:val="24"/>
          <w:szCs w:val="24"/>
        </w:rPr>
        <w:fldChar w:fldCharType="end"/>
      </w:r>
      <w:r w:rsidRPr="00EB1341">
        <w:rPr>
          <w:rFonts w:ascii="Times New Roman" w:hAnsi="Times New Roman"/>
          <w:iCs/>
          <w:color w:val="000000"/>
          <w:sz w:val="24"/>
          <w:szCs w:val="24"/>
        </w:rPr>
        <w:t>. The f3-statistics were calculated using the ADMIXTOOLS and genetic structure was inferred using the admixture program.</w:t>
      </w:r>
    </w:p>
    <w:p w14:paraId="0D3F200A" w14:textId="77777777" w:rsidR="00436E20" w:rsidRDefault="00436E20" w:rsidP="00436E20">
      <w:pPr>
        <w:pStyle w:val="a7"/>
        <w:outlineLvl w:val="1"/>
        <w:rPr>
          <w:rFonts w:ascii="Times New Roman" w:hAnsi="Times New Roman"/>
          <w:sz w:val="24"/>
          <w:szCs w:val="24"/>
        </w:rPr>
      </w:pPr>
      <w:bookmarkStart w:id="145" w:name="_Toc482798140"/>
      <w:bookmarkStart w:id="146" w:name="_Toc28603903"/>
      <w:r w:rsidRPr="00BA05A0">
        <w:rPr>
          <w:rFonts w:ascii="Times New Roman" w:hAnsi="Times New Roman"/>
          <w:sz w:val="24"/>
          <w:szCs w:val="24"/>
        </w:rPr>
        <w:lastRenderedPageBreak/>
        <w:t>4.</w:t>
      </w:r>
      <w:r>
        <w:rPr>
          <w:rFonts w:ascii="Times New Roman" w:hAnsi="Times New Roman"/>
          <w:sz w:val="24"/>
          <w:szCs w:val="24"/>
        </w:rPr>
        <w:t>5 PCA, genetic structure and PSMC analysis</w:t>
      </w:r>
      <w:bookmarkEnd w:id="146"/>
    </w:p>
    <w:p w14:paraId="49BCE970" w14:textId="77777777" w:rsidR="00436E20" w:rsidRPr="006F259F" w:rsidRDefault="00436E20" w:rsidP="00436E20">
      <w:pPr>
        <w:rPr>
          <w:rFonts w:ascii="Times New Roman" w:hAnsi="Times New Roman"/>
          <w:b/>
          <w:bCs/>
          <w:sz w:val="24"/>
          <w:szCs w:val="24"/>
        </w:rPr>
      </w:pPr>
      <w:r w:rsidRPr="005C73BB">
        <w:rPr>
          <w:rFonts w:ascii="Times New Roman" w:hAnsi="Times New Roman"/>
          <w:b/>
          <w:bCs/>
          <w:sz w:val="24"/>
          <w:szCs w:val="24"/>
        </w:rPr>
        <w:t xml:space="preserve">4.5.1 </w:t>
      </w:r>
      <w:r w:rsidRPr="006F259F">
        <w:rPr>
          <w:rFonts w:ascii="Times New Roman" w:hAnsi="Times New Roman"/>
          <w:b/>
          <w:bCs/>
          <w:sz w:val="24"/>
          <w:szCs w:val="24"/>
        </w:rPr>
        <w:t>Technic</w:t>
      </w:r>
      <w:r>
        <w:rPr>
          <w:rFonts w:ascii="Times New Roman" w:hAnsi="Times New Roman" w:hint="eastAsia"/>
          <w:b/>
          <w:bCs/>
          <w:sz w:val="24"/>
          <w:szCs w:val="24"/>
        </w:rPr>
        <w:t>al</w:t>
      </w:r>
      <w:r w:rsidRPr="006F259F">
        <w:rPr>
          <w:rFonts w:ascii="Times New Roman" w:hAnsi="Times New Roman"/>
          <w:b/>
          <w:bCs/>
          <w:sz w:val="24"/>
          <w:szCs w:val="24"/>
        </w:rPr>
        <w:t xml:space="preserve"> details</w:t>
      </w:r>
    </w:p>
    <w:p w14:paraId="6F5452AE" w14:textId="77777777" w:rsidR="00436E20" w:rsidRDefault="00436E20" w:rsidP="00436E20">
      <w:pPr>
        <w:rPr>
          <w:rFonts w:ascii="Times New Roman" w:hAnsi="Times New Roman"/>
          <w:sz w:val="24"/>
          <w:szCs w:val="24"/>
        </w:rPr>
      </w:pPr>
      <w:r>
        <w:rPr>
          <w:rFonts w:ascii="Times New Roman" w:hAnsi="Times New Roman"/>
          <w:sz w:val="24"/>
          <w:szCs w:val="24"/>
        </w:rPr>
        <w:t>We use Beijing and Shaoxing ducks to illustrate the relationship with wild as a representation of domestic ducks when preforming analysis require individual samples such as genetic structure analysis:</w:t>
      </w:r>
    </w:p>
    <w:p w14:paraId="10F4C870" w14:textId="77777777" w:rsidR="00436E20" w:rsidRDefault="00436E20" w:rsidP="00436E20">
      <w:pPr>
        <w:rPr>
          <w:rFonts w:ascii="Times New Roman" w:hAnsi="Times New Roman"/>
          <w:sz w:val="24"/>
          <w:szCs w:val="24"/>
        </w:rPr>
      </w:pPr>
      <w:r>
        <w:rPr>
          <w:rFonts w:ascii="Times New Roman" w:hAnsi="Times New Roman"/>
          <w:sz w:val="24"/>
          <w:szCs w:val="24"/>
        </w:rPr>
        <w:t>When</w:t>
      </w:r>
      <w:r w:rsidRPr="009C68C6">
        <w:rPr>
          <w:rFonts w:ascii="Times New Roman" w:hAnsi="Times New Roman"/>
          <w:sz w:val="24"/>
          <w:szCs w:val="24"/>
        </w:rPr>
        <w:t xml:space="preserve"> PCA analysis </w:t>
      </w:r>
      <w:r>
        <w:rPr>
          <w:rFonts w:ascii="Times New Roman" w:hAnsi="Times New Roman"/>
          <w:sz w:val="24"/>
          <w:szCs w:val="24"/>
        </w:rPr>
        <w:t>were performed on the unit of population genomic SNP, Fig. S14</w:t>
      </w:r>
      <w:r w:rsidRPr="009C68C6">
        <w:rPr>
          <w:rFonts w:ascii="Times New Roman" w:hAnsi="Times New Roman"/>
          <w:b/>
          <w:sz w:val="24"/>
          <w:szCs w:val="24"/>
        </w:rPr>
        <w:t>b</w:t>
      </w:r>
      <w:r>
        <w:rPr>
          <w:rFonts w:ascii="Times New Roman" w:hAnsi="Times New Roman"/>
          <w:sz w:val="24"/>
          <w:szCs w:val="24"/>
        </w:rPr>
        <w:t xml:space="preserve"> shows that first principle component separate Muscovy duck (outgroup) with e</w:t>
      </w:r>
      <w:r w:rsidRPr="009C68C6">
        <w:rPr>
          <w:rFonts w:ascii="Times New Roman" w:hAnsi="Times New Roman"/>
          <w:sz w:val="24"/>
          <w:szCs w:val="24"/>
        </w:rPr>
        <w:t>ight domestic duck populations and two wild duck (mallard and spot-billed).</w:t>
      </w:r>
      <w:r>
        <w:rPr>
          <w:rFonts w:ascii="Times New Roman" w:hAnsi="Times New Roman"/>
          <w:sz w:val="24"/>
          <w:szCs w:val="24"/>
        </w:rPr>
        <w:t xml:space="preserve"> The second principle component separate wild with domestic populations, and Shaoxing, Beijing ducks were cluster together with all other </w:t>
      </w:r>
      <w:r w:rsidRPr="009C68C6">
        <w:rPr>
          <w:rFonts w:ascii="Times New Roman" w:hAnsi="Times New Roman"/>
          <w:sz w:val="24"/>
          <w:szCs w:val="24"/>
        </w:rPr>
        <w:t>domestic duck</w:t>
      </w:r>
      <w:r>
        <w:rPr>
          <w:rFonts w:ascii="Times New Roman" w:hAnsi="Times New Roman"/>
          <w:sz w:val="24"/>
          <w:szCs w:val="24"/>
        </w:rPr>
        <w:t xml:space="preserve"> with no any special. </w:t>
      </w:r>
      <w:r w:rsidRPr="009C68C6">
        <w:rPr>
          <w:rFonts w:ascii="Times New Roman" w:hAnsi="Times New Roman"/>
          <w:sz w:val="24"/>
          <w:szCs w:val="24"/>
        </w:rPr>
        <w:t xml:space="preserve"> </w:t>
      </w:r>
      <w:r>
        <w:rPr>
          <w:rFonts w:ascii="Times New Roman" w:hAnsi="Times New Roman"/>
          <w:sz w:val="24"/>
          <w:szCs w:val="24"/>
        </w:rPr>
        <w:t>Fig. S14</w:t>
      </w:r>
      <w:r w:rsidRPr="009C68C6">
        <w:rPr>
          <w:rFonts w:ascii="Times New Roman" w:hAnsi="Times New Roman"/>
          <w:b/>
          <w:sz w:val="24"/>
          <w:szCs w:val="24"/>
        </w:rPr>
        <w:t>c</w:t>
      </w:r>
      <w:r>
        <w:rPr>
          <w:rFonts w:ascii="Times New Roman" w:hAnsi="Times New Roman"/>
          <w:sz w:val="24"/>
          <w:szCs w:val="24"/>
        </w:rPr>
        <w:t xml:space="preserve"> further shows that Beijing, Shaoxing and other 6 domestic population are adjacent to each other with almost equally “distance” and</w:t>
      </w:r>
      <w:r w:rsidRPr="009C68C6">
        <w:rPr>
          <w:rFonts w:ascii="Times New Roman" w:hAnsi="Times New Roman"/>
          <w:sz w:val="24"/>
          <w:szCs w:val="24"/>
        </w:rPr>
        <w:t xml:space="preserve"> clustered according to their geographical distributions.</w:t>
      </w:r>
    </w:p>
    <w:p w14:paraId="19BA2178" w14:textId="77777777" w:rsidR="00436E20" w:rsidRDefault="00436E20" w:rsidP="00436E20">
      <w:pPr>
        <w:rPr>
          <w:rFonts w:ascii="Times New Roman" w:hAnsi="Times New Roman"/>
          <w:sz w:val="24"/>
          <w:szCs w:val="24"/>
        </w:rPr>
      </w:pPr>
      <w:r w:rsidRPr="003B574D">
        <w:rPr>
          <w:rFonts w:ascii="Times New Roman" w:hAnsi="Times New Roman" w:hint="eastAsia"/>
          <w:sz w:val="24"/>
          <w:szCs w:val="24"/>
        </w:rPr>
        <w:t>S</w:t>
      </w:r>
      <w:r w:rsidRPr="003B574D">
        <w:rPr>
          <w:rFonts w:ascii="Times New Roman" w:hAnsi="Times New Roman"/>
          <w:sz w:val="24"/>
          <w:szCs w:val="24"/>
        </w:rPr>
        <w:t>NPs</w:t>
      </w:r>
      <w:r>
        <w:rPr>
          <w:rFonts w:ascii="Times New Roman" w:hAnsi="Times New Roman"/>
          <w:sz w:val="24"/>
          <w:szCs w:val="24"/>
        </w:rPr>
        <w:t xml:space="preserve"> used in both PCA and genetic structure analysis were filtered using PLINK</w:t>
      </w:r>
      <w:r>
        <w:rPr>
          <w:rFonts w:ascii="Times New Roman" w:hAnsi="Times New Roman"/>
          <w:sz w:val="24"/>
          <w:szCs w:val="24"/>
        </w:rPr>
        <w:fldChar w:fldCharType="begin"/>
      </w:r>
      <w:r>
        <w:rPr>
          <w:rFonts w:ascii="Times New Roman" w:hAnsi="Times New Roman"/>
          <w:sz w:val="24"/>
          <w:szCs w:val="24"/>
        </w:rPr>
        <w:instrText xml:space="preserve"> ADDIN EN.CITE &lt;EndNote&gt;&lt;Cite&gt;&lt;Author&gt;Purcell&lt;/Author&gt;&lt;Year&gt;2007&lt;/Year&gt;&lt;RecNum&gt;117&lt;/RecNum&gt;&lt;DisplayText&gt;(Purcell et al., 2007)&lt;/DisplayText&gt;&lt;record&gt;&lt;rec-number&gt;117&lt;/rec-number&gt;&lt;foreign-keys&gt;&lt;key app="EN" db-id="zd9vrr9r4sxpvoex0z2x0seo95tx9fexr95t" timestamp="1517589751"&gt;117&lt;/key&gt;&lt;/foreign-keys&gt;&lt;ref-type name="Journal Article"&gt;17&lt;/ref-type&gt;&lt;contributors&gt;&lt;authors&gt;&lt;author&gt;Purcell, S.&lt;/author&gt;&lt;author&gt;Neale, B.&lt;/author&gt;&lt;author&gt;Todd-Brown, K.&lt;/author&gt;&lt;author&gt;Thomas, L.&lt;/author&gt;&lt;author&gt;Ferreira, M. A.&lt;/author&gt;&lt;author&gt;Bender, D.&lt;/author&gt;&lt;author&gt;Maller, J.&lt;/author&gt;&lt;author&gt;Sklar, P.&lt;/author&gt;&lt;author&gt;de Bakker, P. I.&lt;/author&gt;&lt;author&gt;Daly, M. J.&lt;/author&gt;&lt;author&gt;Sham, P. C.&lt;/author&gt;&lt;/authors&gt;&lt;/contributors&gt;&lt;auth-address&gt;Center for Human Genetic Research, Massachusetts General Hospital, Boston, MA 02114, USA. shaun@pngu.mgh.harvard.edu&lt;/auth-address&gt;&lt;titles&gt;&lt;title&gt;PLINK: a tool set for whole-genome association and population-based linkage analyses&lt;/title&gt;&lt;secondary-title&gt;Am J Hum Genet&lt;/secondary-title&gt;&lt;/titles&gt;&lt;periodical&gt;&lt;full-title&gt;Am J Hum Genet&lt;/full-title&gt;&lt;/periodical&gt;&lt;pages&gt;559-75&lt;/pages&gt;&lt;volume&gt;81&lt;/volume&gt;&lt;number&gt;3&lt;/number&gt;&lt;keywords&gt;&lt;keyword&gt;Genetic Linkage/*genetics&lt;/keyword&gt;&lt;keyword&gt;Genome, Human/*genetics&lt;/keyword&gt;&lt;keyword&gt;Humans&lt;/keyword&gt;&lt;keyword&gt;Polymorphism, Single Nucleotide&lt;/keyword&gt;&lt;keyword&gt;Population/*genetics&lt;/keyword&gt;&lt;keyword&gt;*Software&lt;/keyword&gt;&lt;/keywords&gt;&lt;dates&gt;&lt;year&gt;2007&lt;/year&gt;&lt;pub-dates&gt;&lt;date&gt;Sep&lt;/date&gt;&lt;/pub-dates&gt;&lt;/dates&gt;&lt;isbn&gt;0002-9297 (Print)&amp;#xD;0002-9297 (Linking)&lt;/isbn&gt;&lt;accession-num&gt;17701901&lt;/accession-num&gt;&lt;urls&gt;&lt;related-urls&gt;&lt;url&gt;https://www.ncbi.nlm.nih.gov/pubmed/17701901&lt;/url&gt;&lt;/related-urls&gt;&lt;/urls&gt;&lt;custom2&gt;PMC1950838&lt;/custom2&gt;&lt;electronic-resource-num&gt;10.1086/519795&lt;/electronic-resource-num&gt;&lt;/record&gt;&lt;/Cite&gt;&lt;/EndNote&gt;</w:instrText>
      </w:r>
      <w:r>
        <w:rPr>
          <w:rFonts w:ascii="Times New Roman" w:hAnsi="Times New Roman"/>
          <w:sz w:val="24"/>
          <w:szCs w:val="24"/>
        </w:rPr>
        <w:fldChar w:fldCharType="separate"/>
      </w:r>
      <w:r>
        <w:rPr>
          <w:rFonts w:ascii="Times New Roman" w:hAnsi="Times New Roman"/>
          <w:noProof/>
          <w:sz w:val="24"/>
          <w:szCs w:val="24"/>
        </w:rPr>
        <w:t>(</w:t>
      </w:r>
      <w:hyperlink w:anchor="_ENREF_39" w:tooltip="Purcell, 2007 #117" w:history="1">
        <w:r>
          <w:rPr>
            <w:rFonts w:ascii="Times New Roman" w:hAnsi="Times New Roman"/>
            <w:noProof/>
            <w:sz w:val="24"/>
            <w:szCs w:val="24"/>
          </w:rPr>
          <w:t>Purcell et al., 2007</w:t>
        </w:r>
      </w:hyperlink>
      <w:r>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sz w:val="24"/>
          <w:szCs w:val="24"/>
        </w:rPr>
        <w:t xml:space="preserve"> (</w:t>
      </w:r>
      <w:r w:rsidRPr="005E08D3">
        <w:rPr>
          <w:rFonts w:ascii="Times New Roman" w:hAnsi="Times New Roman"/>
          <w:sz w:val="24"/>
          <w:szCs w:val="24"/>
        </w:rPr>
        <w:t>--indep-pairwise 500 50 0.4</w:t>
      </w:r>
      <w:r>
        <w:rPr>
          <w:rFonts w:ascii="Times New Roman" w:hAnsi="Times New Roman"/>
          <w:sz w:val="24"/>
          <w:szCs w:val="24"/>
        </w:rPr>
        <w:t xml:space="preserve"> </w:t>
      </w:r>
      <w:r w:rsidRPr="005E08D3">
        <w:rPr>
          <w:rFonts w:ascii="Times New Roman" w:hAnsi="Times New Roman"/>
          <w:sz w:val="24"/>
          <w:szCs w:val="24"/>
        </w:rPr>
        <w:t>--maf 0.05</w:t>
      </w:r>
      <w:r>
        <w:rPr>
          <w:rFonts w:ascii="Times New Roman" w:hAnsi="Times New Roman"/>
          <w:sz w:val="24"/>
          <w:szCs w:val="24"/>
        </w:rPr>
        <w:t>). First, we want to know the genetic relationship of all 8 wild duck species and these domestic populations as mentioned in main text Fig. 2a, which provided evidence that mallard duck and spot-billed duck having a far more closely genetic relationship with domestic duck than other wild species. To eliminate the unequal simple size effect, assembles difference effect and autosomes/sex difference effect, we supplemented PCA analysis by using same sample size for each population, with both mallard duck assemble and Beijing duck assemble (Fig. S14). These results further supported our conclusion.</w:t>
      </w:r>
    </w:p>
    <w:p w14:paraId="14A2B597" w14:textId="77777777" w:rsidR="00436E20" w:rsidRDefault="00436E20" w:rsidP="00436E20">
      <w:pPr>
        <w:rPr>
          <w:rFonts w:ascii="Times New Roman" w:hAnsi="Times New Roman"/>
          <w:sz w:val="24"/>
          <w:szCs w:val="24"/>
        </w:rPr>
      </w:pPr>
      <w:r>
        <w:rPr>
          <w:rFonts w:ascii="Times New Roman" w:hAnsi="Times New Roman"/>
          <w:sz w:val="24"/>
          <w:szCs w:val="24"/>
        </w:rPr>
        <w:t>Second, in our genetic structure analysis, it is interesting that domestic lineage separated from wild duck first, and even subdivided into Beijing and Shaoxing previous than the mallard duck and spot-billed duck’s subdivision. To further investigate this phenomenon and eliminate the coverage effect. We perform genetic structure analysis by using equal sample size and same coverage of each population with different populations combinations (Fig. S15). These conclusions are consistent.</w:t>
      </w:r>
    </w:p>
    <w:p w14:paraId="411D0FC9" w14:textId="77777777" w:rsidR="00436E20" w:rsidRDefault="00436E20" w:rsidP="00436E20">
      <w:pPr>
        <w:rPr>
          <w:rFonts w:ascii="Times New Roman" w:hAnsi="Times New Roman"/>
          <w:sz w:val="24"/>
          <w:szCs w:val="24"/>
        </w:rPr>
      </w:pPr>
      <w:r>
        <w:rPr>
          <w:rFonts w:ascii="Times New Roman" w:hAnsi="Times New Roman"/>
          <w:sz w:val="24"/>
          <w:szCs w:val="24"/>
        </w:rPr>
        <w:t xml:space="preserve">Third, in our PSMC analysis, </w:t>
      </w:r>
      <w:r w:rsidRPr="005D040D">
        <w:rPr>
          <w:rFonts w:ascii="Times New Roman" w:eastAsia="Times New Roman" w:hAnsi="Times New Roman"/>
          <w:color w:val="000000"/>
          <w:sz w:val="24"/>
          <w:szCs w:val="24"/>
        </w:rPr>
        <w:t>SNPs were filtered according to the coverage of resequencing data at their position with thresholds of 10- to 100-fold for Beijing, spot-billed and mallard and 5- to 80-fold for Shaoxing.</w:t>
      </w:r>
      <w:r>
        <w:rPr>
          <w:rFonts w:ascii="Times New Roman" w:eastAsia="Times New Roman" w:hAnsi="Times New Roman"/>
          <w:color w:val="000000"/>
          <w:sz w:val="24"/>
          <w:szCs w:val="24"/>
        </w:rPr>
        <w:t xml:space="preserve"> Use the parameter “</w:t>
      </w:r>
      <w:r w:rsidRPr="00DA17C7">
        <w:rPr>
          <w:rFonts w:ascii="Times New Roman" w:eastAsia="Times New Roman" w:hAnsi="Times New Roman"/>
          <w:color w:val="000000"/>
          <w:sz w:val="24"/>
          <w:szCs w:val="24"/>
        </w:rPr>
        <w:t xml:space="preserve">-N30 -t5 -r5 -p "4+30*2+4+6+10" </w:t>
      </w:r>
      <w:r>
        <w:rPr>
          <w:rFonts w:ascii="Times New Roman" w:eastAsia="Times New Roman" w:hAnsi="Times New Roman"/>
          <w:color w:val="000000"/>
          <w:sz w:val="24"/>
          <w:szCs w:val="24"/>
        </w:rPr>
        <w:t>“. When we</w:t>
      </w:r>
      <w:r>
        <w:rPr>
          <w:rFonts w:ascii="Times New Roman" w:hAnsi="Times New Roman"/>
          <w:sz w:val="24"/>
          <w:szCs w:val="24"/>
        </w:rPr>
        <w:t xml:space="preserve"> cutting the coverage of Beijing individuals into the same with Shaoxing individuals, they show the same curve with Shaoxing ducks (Fig. S</w:t>
      </w:r>
      <w:r>
        <w:rPr>
          <w:rFonts w:ascii="Times New Roman" w:hAnsi="Times New Roman" w:hint="eastAsia"/>
          <w:sz w:val="24"/>
          <w:szCs w:val="24"/>
        </w:rPr>
        <w:t>1</w:t>
      </w:r>
      <w:r>
        <w:rPr>
          <w:rFonts w:ascii="Times New Roman" w:hAnsi="Times New Roman"/>
          <w:sz w:val="24"/>
          <w:szCs w:val="24"/>
        </w:rPr>
        <w:t>8). So, we propose that all domestic ducks should have the same PSMC curves.</w:t>
      </w:r>
    </w:p>
    <w:p w14:paraId="12F37920" w14:textId="77777777" w:rsidR="00436E20" w:rsidRDefault="00436E20" w:rsidP="00436E20">
      <w:pPr>
        <w:rPr>
          <w:rFonts w:ascii="Times New Roman" w:hAnsi="Times New Roman"/>
          <w:sz w:val="24"/>
          <w:szCs w:val="24"/>
        </w:rPr>
      </w:pPr>
      <w:r>
        <w:rPr>
          <w:rFonts w:ascii="Times New Roman" w:hAnsi="Times New Roman"/>
          <w:sz w:val="24"/>
          <w:szCs w:val="24"/>
        </w:rPr>
        <w:t>Cutting sequence coverage was performed by samtools</w:t>
      </w:r>
      <w:r>
        <w:rPr>
          <w:rFonts w:ascii="Times New Roman" w:hAnsi="Times New Roman"/>
          <w:sz w:val="24"/>
          <w:szCs w:val="24"/>
        </w:rPr>
        <w:fldChar w:fldCharType="begin"/>
      </w:r>
      <w:r>
        <w:rPr>
          <w:rFonts w:ascii="Times New Roman" w:hAnsi="Times New Roman"/>
          <w:sz w:val="24"/>
          <w:szCs w:val="24"/>
        </w:rPr>
        <w:instrText xml:space="preserve"> ADDIN EN.CITE &lt;EndNote&gt;&lt;Cite&gt;&lt;Author&gt;Li&lt;/Author&gt;&lt;Year&gt;2009&lt;/Year&gt;&lt;RecNum&gt;118&lt;/RecNum&gt;&lt;DisplayText&gt;(H. Li et al., 2009)&lt;/DisplayText&gt;&lt;record&gt;&lt;rec-number&gt;118&lt;/rec-number&gt;&lt;foreign-keys&gt;&lt;key app="EN" db-id="zd9vrr9r4sxpvoex0z2x0seo95tx9fexr95t" timestamp="1517732040"&gt;118&lt;/key&gt;&lt;/foreign-keys&gt;&lt;ref-type name="Journal Article"&gt;17&lt;/ref-type&gt;&lt;contributors&gt;&lt;authors&gt;&lt;author&gt;Li, H.&lt;/author&gt;&lt;author&gt;Handsaker, B.&lt;/author&gt;&lt;author&gt;Wysoker, A.&lt;/author&gt;&lt;author&gt;Fennell, T.&lt;/author&gt;&lt;author&gt;Ruan, J.&lt;/author&gt;&lt;author&gt;Homer, N.&lt;/author&gt;&lt;author&gt;Marth, G.&lt;/author&gt;&lt;author&gt;Abecasis, G.&lt;/author&gt;&lt;author&gt;Durbin, R.&lt;/author&gt;&lt;author&gt;Genome Project Data Processing, Subgroup&lt;/author&gt;&lt;/authors&gt;&lt;/contributors&gt;&lt;auth-address&gt;Wellcome Trust Sanger Institute, Wellcome Trust Genome Campus, Cambridge, CB10 1SA, UK, Broad Institute of MIT and Harvard, Cambridge, MA 02141, USA.&lt;/auth-address&gt;&lt;titles&gt;&lt;title&gt;The Sequence Alignment/Map format and SAMtools&lt;/title&gt;&lt;secondary-title&gt;Bioinformatics&lt;/secondary-title&gt;&lt;/titles&gt;&lt;periodical&gt;&lt;full-title&gt;Bioinformatics&lt;/full-title&gt;&lt;/periodical&gt;&lt;pages&gt;2078-9&lt;/pages&gt;&lt;volume&gt;25&lt;/volume&gt;&lt;number&gt;16&lt;/number&gt;&lt;keywords&gt;&lt;keyword&gt;Algorithms&lt;/keyword&gt;&lt;keyword&gt;Base Sequence&lt;/keyword&gt;&lt;keyword&gt;Computational Biology/*methods&lt;/keyword&gt;&lt;keyword&gt;Genome&lt;/keyword&gt;&lt;keyword&gt;Genomics&lt;/keyword&gt;&lt;keyword&gt;Molecular Sequence Data&lt;/keyword&gt;&lt;keyword&gt;Sequence Alignment/*methods&lt;/keyword&gt;&lt;keyword&gt;Sequence Analysis, DNA/*methods&lt;/keyword&gt;&lt;keyword&gt;*Software&lt;/keyword&gt;&lt;/keywords&gt;&lt;dates&gt;&lt;year&gt;2009&lt;/year&gt;&lt;pub-dates&gt;&lt;date&gt;Aug 15&lt;/date&gt;&lt;/pub-dates&gt;&lt;/dates&gt;&lt;isbn&gt;1367-4811 (Electronic)&amp;#xD;1367-4803 (Linking)&lt;/isbn&gt;&lt;accession-num&gt;19505943&lt;/accession-num&gt;&lt;urls&gt;&lt;related-urls&gt;&lt;url&gt;https://www.ncbi.nlm.nih.gov/pubmed/19505943&lt;/url&gt;&lt;/related-urls&gt;&lt;/urls&gt;&lt;custom2&gt;PMC2723002&lt;/custom2&gt;&lt;electronic-resource-num&gt;10.1093/bioinformatics/btp352&lt;/electronic-resource-num&gt;&lt;/record&gt;&lt;/Cite&gt;&lt;/EndNote&gt;</w:instrText>
      </w:r>
      <w:r>
        <w:rPr>
          <w:rFonts w:ascii="Times New Roman" w:hAnsi="Times New Roman"/>
          <w:sz w:val="24"/>
          <w:szCs w:val="24"/>
        </w:rPr>
        <w:fldChar w:fldCharType="separate"/>
      </w:r>
      <w:r>
        <w:rPr>
          <w:rFonts w:ascii="Times New Roman" w:hAnsi="Times New Roman"/>
          <w:noProof/>
          <w:sz w:val="24"/>
          <w:szCs w:val="24"/>
        </w:rPr>
        <w:t>(</w:t>
      </w:r>
      <w:hyperlink w:anchor="_ENREF_32" w:tooltip="Li, 2009 #118" w:history="1">
        <w:r>
          <w:rPr>
            <w:rFonts w:ascii="Times New Roman" w:hAnsi="Times New Roman"/>
            <w:noProof/>
            <w:sz w:val="24"/>
            <w:szCs w:val="24"/>
          </w:rPr>
          <w:t>H. Li et al., 2009</w:t>
        </w:r>
      </w:hyperlink>
      <w:r>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sz w:val="24"/>
          <w:szCs w:val="24"/>
        </w:rPr>
        <w:t xml:space="preserve"> (</w:t>
      </w:r>
      <w:r w:rsidRPr="008C6539">
        <w:rPr>
          <w:rFonts w:ascii="Times New Roman" w:hAnsi="Times New Roman"/>
          <w:sz w:val="24"/>
          <w:szCs w:val="24"/>
        </w:rPr>
        <w:t>samtools view -bhs</w:t>
      </w:r>
      <w:r>
        <w:rPr>
          <w:rFonts w:ascii="Times New Roman" w:hAnsi="Times New Roman"/>
          <w:sz w:val="24"/>
          <w:szCs w:val="24"/>
        </w:rPr>
        <w:t>).</w:t>
      </w:r>
    </w:p>
    <w:p w14:paraId="217A71B5" w14:textId="77777777" w:rsidR="00436E20" w:rsidRDefault="00436E20" w:rsidP="00436E20">
      <w:pPr>
        <w:rPr>
          <w:rFonts w:ascii="Times New Roman" w:hAnsi="Times New Roman"/>
          <w:iCs/>
          <w:color w:val="000000"/>
          <w:sz w:val="24"/>
          <w:szCs w:val="24"/>
        </w:rPr>
      </w:pPr>
      <w:r w:rsidRPr="00A47038">
        <w:rPr>
          <w:rFonts w:ascii="Times New Roman" w:hAnsi="Times New Roman" w:hint="eastAsia"/>
          <w:b/>
          <w:bCs/>
          <w:sz w:val="24"/>
          <w:szCs w:val="24"/>
        </w:rPr>
        <w:t>4</w:t>
      </w:r>
      <w:r w:rsidRPr="00A47038">
        <w:rPr>
          <w:rFonts w:ascii="Times New Roman" w:hAnsi="Times New Roman"/>
          <w:b/>
          <w:bCs/>
          <w:sz w:val="24"/>
          <w:szCs w:val="24"/>
        </w:rPr>
        <w:t xml:space="preserve">.5.2 </w:t>
      </w:r>
      <w:r w:rsidRPr="005C73BB">
        <w:rPr>
          <w:rFonts w:ascii="Times New Roman" w:eastAsia="宋体" w:hAnsi="Times New Roman"/>
          <w:b/>
          <w:bCs/>
          <w:sz w:val="24"/>
          <w:szCs w:val="24"/>
        </w:rPr>
        <w:t>M</w:t>
      </w:r>
      <w:r>
        <w:rPr>
          <w:rFonts w:ascii="Times New Roman" w:eastAsia="宋体" w:hAnsi="Times New Roman"/>
          <w:b/>
          <w:bCs/>
          <w:sz w:val="24"/>
          <w:szCs w:val="24"/>
        </w:rPr>
        <w:t>onophyletic taxon of mallard and spot-billed</w:t>
      </w:r>
      <w:r w:rsidRPr="00E05DC4">
        <w:rPr>
          <w:rFonts w:ascii="Times New Roman" w:hAnsi="Times New Roman" w:hint="eastAsia"/>
          <w:iCs/>
          <w:color w:val="000000"/>
          <w:sz w:val="24"/>
          <w:szCs w:val="24"/>
        </w:rPr>
        <w:t xml:space="preserve"> </w:t>
      </w:r>
    </w:p>
    <w:p w14:paraId="7168DF41" w14:textId="77777777" w:rsidR="00436E20" w:rsidRPr="00A47038" w:rsidRDefault="00436E20" w:rsidP="00436E20">
      <w:pPr>
        <w:rPr>
          <w:rFonts w:ascii="Times New Roman" w:hAnsi="Times New Roman" w:hint="eastAsia"/>
          <w:iCs/>
          <w:color w:val="000000"/>
          <w:sz w:val="24"/>
          <w:szCs w:val="24"/>
        </w:rPr>
      </w:pPr>
      <w:r>
        <w:rPr>
          <w:rFonts w:ascii="Times New Roman" w:hAnsi="Times New Roman" w:hint="eastAsia"/>
          <w:iCs/>
          <w:color w:val="000000"/>
          <w:sz w:val="24"/>
          <w:szCs w:val="24"/>
        </w:rPr>
        <w:t>I</w:t>
      </w:r>
      <w:r>
        <w:rPr>
          <w:rFonts w:ascii="Times New Roman" w:hAnsi="Times New Roman"/>
          <w:iCs/>
          <w:color w:val="000000"/>
          <w:sz w:val="24"/>
          <w:szCs w:val="24"/>
        </w:rPr>
        <w:t xml:space="preserve">BS tree root </w:t>
      </w:r>
      <w:r>
        <w:rPr>
          <w:rFonts w:ascii="Times New Roman" w:hAnsi="Times New Roman" w:hint="eastAsia"/>
          <w:iCs/>
          <w:color w:val="000000"/>
          <w:sz w:val="24"/>
          <w:szCs w:val="24"/>
        </w:rPr>
        <w:t>on</w:t>
      </w:r>
      <w:r>
        <w:rPr>
          <w:rFonts w:ascii="Times New Roman" w:hAnsi="Times New Roman"/>
          <w:iCs/>
          <w:color w:val="000000"/>
          <w:sz w:val="24"/>
          <w:szCs w:val="24"/>
        </w:rPr>
        <w:t xml:space="preserve"> different point or without root exhibit different clusters. Sometimes even Shaoxing ducks were not shown as a monophyletic taxon that is obviously not true (Fig. S12</w:t>
      </w:r>
      <w:proofErr w:type="gramStart"/>
      <w:r>
        <w:rPr>
          <w:rFonts w:ascii="Times New Roman" w:hAnsi="Times New Roman" w:hint="eastAsia"/>
          <w:iCs/>
          <w:color w:val="000000"/>
          <w:sz w:val="24"/>
          <w:szCs w:val="24"/>
        </w:rPr>
        <w:t>f</w:t>
      </w:r>
      <w:r>
        <w:rPr>
          <w:rFonts w:ascii="Times New Roman" w:hAnsi="Times New Roman"/>
          <w:iCs/>
          <w:color w:val="000000"/>
          <w:sz w:val="24"/>
          <w:szCs w:val="24"/>
        </w:rPr>
        <w:t>,g</w:t>
      </w:r>
      <w:proofErr w:type="gramEnd"/>
      <w:r>
        <w:rPr>
          <w:rFonts w:ascii="Times New Roman" w:hAnsi="Times New Roman"/>
          <w:iCs/>
          <w:color w:val="000000"/>
          <w:sz w:val="24"/>
          <w:szCs w:val="24"/>
        </w:rPr>
        <w:t xml:space="preserve">,h). Meanwhile, all kinds shape of the tree didn’t indicate mallards and spot-billed are monophyletic (Fig. 1b). We think this is because 1) mallards and spot-billed have a very close relationship 2) that almost can’t distinguish through IBS tree. To confirm whether samples were properly assigned to their species. We noticed </w:t>
      </w:r>
      <w:r>
        <w:rPr>
          <w:rFonts w:ascii="Times New Roman" w:hAnsi="Times New Roman"/>
          <w:iCs/>
          <w:color w:val="000000"/>
          <w:sz w:val="24"/>
          <w:szCs w:val="24"/>
        </w:rPr>
        <w:lastRenderedPageBreak/>
        <w:t xml:space="preserve">the IBS tree that mallard samples did cluster by the two places where we collected samples from---Fenghua and Hangzhou. And spot-billed were also clustered. With 2 or 3 exception individuals: No. 12 female mallard form Hangzhou were clustered with spot-billed and No. 22 male spot-billed were clustered with mallards (female mallards have similar look with spot-billed and male and female were also looks similar). Whereas, </w:t>
      </w:r>
      <w:r>
        <w:rPr>
          <w:rFonts w:ascii="Times New Roman" w:hAnsi="Times New Roman" w:hint="eastAsia"/>
          <w:iCs/>
          <w:color w:val="000000"/>
          <w:sz w:val="24"/>
          <w:szCs w:val="24"/>
        </w:rPr>
        <w:t>1.</w:t>
      </w:r>
      <w:r>
        <w:rPr>
          <w:rFonts w:ascii="Times New Roman" w:hAnsi="Times New Roman"/>
          <w:iCs/>
          <w:color w:val="000000"/>
          <w:sz w:val="24"/>
          <w:szCs w:val="24"/>
        </w:rPr>
        <w:t xml:space="preserve"> PCA exhibited more precious division that mallard and spot-billed ducks were separated as expected, regarding species or place (Fig.1 a right; Fig. S13</w:t>
      </w:r>
      <w:r>
        <w:rPr>
          <w:rFonts w:ascii="Times New Roman" w:hAnsi="Times New Roman" w:hint="eastAsia"/>
          <w:iCs/>
          <w:color w:val="000000"/>
          <w:sz w:val="24"/>
          <w:szCs w:val="24"/>
        </w:rPr>
        <w:t>d</w:t>
      </w:r>
      <w:r>
        <w:rPr>
          <w:rFonts w:ascii="Times New Roman" w:hAnsi="Times New Roman"/>
          <w:iCs/>
          <w:color w:val="000000"/>
          <w:sz w:val="24"/>
          <w:szCs w:val="24"/>
        </w:rPr>
        <w:t>). e.g. Fig. S13</w:t>
      </w:r>
      <w:r>
        <w:rPr>
          <w:rFonts w:ascii="Times New Roman" w:hAnsi="Times New Roman" w:hint="eastAsia"/>
          <w:iCs/>
          <w:color w:val="000000"/>
          <w:sz w:val="24"/>
          <w:szCs w:val="24"/>
        </w:rPr>
        <w:t>d</w:t>
      </w:r>
      <w:r>
        <w:rPr>
          <w:rFonts w:ascii="Times New Roman" w:hAnsi="Times New Roman"/>
          <w:iCs/>
          <w:color w:val="000000"/>
          <w:sz w:val="24"/>
          <w:szCs w:val="24"/>
        </w:rPr>
        <w:t xml:space="preserve"> shows that PC1 separated domestic from the two wild and PC2 separated mallard from spot-billed. PC3 further divided the mallard and spot-billed ducks separately according to collection place. </w:t>
      </w:r>
      <w:r>
        <w:rPr>
          <w:rFonts w:ascii="Times New Roman" w:hAnsi="Times New Roman" w:hint="eastAsia"/>
          <w:iCs/>
          <w:color w:val="000000"/>
          <w:sz w:val="24"/>
          <w:szCs w:val="24"/>
        </w:rPr>
        <w:t>2.</w:t>
      </w:r>
      <w:r>
        <w:rPr>
          <w:rFonts w:ascii="Times New Roman" w:hAnsi="Times New Roman"/>
          <w:iCs/>
          <w:color w:val="000000"/>
          <w:sz w:val="24"/>
          <w:szCs w:val="24"/>
        </w:rPr>
        <w:t xml:space="preserve"> Genetic structure analysis also shows distinct pattern of mallard and spot-billed (Fig.1d K=7). Although some mallard samples are closer to spot-billed when K=4, fewer spot-billed samples were similar with those mallard samples as K increase from 5 to 6. It could be interpreted as mallard and spot-billed have very similar genetic ancestry. This similarity is more likely due to their very recent divergence rather than hybridization. Because introgression would make individuals consist of different part of color like many previous researches on different cases (Fig. S15b)</w:t>
      </w:r>
      <w:r>
        <w:rPr>
          <w:rFonts w:ascii="Times New Roman" w:hAnsi="Times New Roman"/>
          <w:iCs/>
          <w:color w:val="000000"/>
          <w:sz w:val="24"/>
          <w:szCs w:val="24"/>
        </w:rPr>
        <w:fldChar w:fldCharType="begin">
          <w:fldData xml:space="preserve">PEVuZE5vdGU+PENpdGU+PEF1dGhvcj5MaTwvQXV0aG9yPjxZZWFyPjIwMTM8L1llYXI+PFJlY051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</w:fldData>
        </w:fldChar>
      </w:r>
      <w:r>
        <w:rPr>
          <w:rFonts w:ascii="Times New Roman" w:hAnsi="Times New Roman"/>
          <w:iCs/>
          <w:color w:val="000000"/>
          <w:sz w:val="24"/>
          <w:szCs w:val="24"/>
        </w:rPr>
        <w:instrText xml:space="preserve"> ADDIN EN.CITE </w:instrText>
      </w:r>
      <w:r>
        <w:rPr>
          <w:rFonts w:ascii="Times New Roman" w:hAnsi="Times New Roman"/>
          <w:iCs/>
          <w:color w:val="000000"/>
          <w:sz w:val="24"/>
          <w:szCs w:val="24"/>
        </w:rPr>
        <w:fldChar w:fldCharType="begin">
          <w:fldData xml:space="preserve">PEVuZE5vdGU+PENpdGU+PEF1dGhvcj5MaTwvQXV0aG9yPjxZZWFyPjIwMTM8L1llYXI+PFJlY051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</w:fldData>
        </w:fldChar>
      </w:r>
      <w:r>
        <w:rPr>
          <w:rFonts w:ascii="Times New Roman" w:hAnsi="Times New Roman"/>
          <w:iCs/>
          <w:color w:val="000000"/>
          <w:sz w:val="24"/>
          <w:szCs w:val="24"/>
        </w:rPr>
        <w:instrText xml:space="preserve"> ADDIN EN.CITE.DATA </w:instrText>
      </w:r>
      <w:r>
        <w:rPr>
          <w:rFonts w:ascii="Times New Roman" w:hAnsi="Times New Roman"/>
          <w:iCs/>
          <w:color w:val="000000"/>
          <w:sz w:val="24"/>
          <w:szCs w:val="24"/>
        </w:rPr>
      </w:r>
      <w:r>
        <w:rPr>
          <w:rFonts w:ascii="Times New Roman" w:hAnsi="Times New Roman"/>
          <w:iCs/>
          <w:color w:val="000000"/>
          <w:sz w:val="24"/>
          <w:szCs w:val="24"/>
        </w:rPr>
        <w:fldChar w:fldCharType="end"/>
      </w:r>
      <w:r>
        <w:rPr>
          <w:rFonts w:ascii="Times New Roman" w:hAnsi="Times New Roman"/>
          <w:iCs/>
          <w:color w:val="000000"/>
          <w:sz w:val="24"/>
          <w:szCs w:val="24"/>
        </w:rPr>
        <w:fldChar w:fldCharType="separate"/>
      </w:r>
      <w:r>
        <w:rPr>
          <w:rFonts w:ascii="Times New Roman" w:hAnsi="Times New Roman"/>
          <w:iCs/>
          <w:noProof/>
          <w:color w:val="000000"/>
          <w:sz w:val="24"/>
          <w:szCs w:val="24"/>
        </w:rPr>
        <w:t>(</w:t>
      </w:r>
      <w:hyperlink w:anchor="_ENREF_33" w:tooltip="Li, 2013 #94" w:history="1">
        <w:r>
          <w:rPr>
            <w:rFonts w:ascii="Times New Roman" w:hAnsi="Times New Roman"/>
            <w:iCs/>
            <w:noProof/>
            <w:color w:val="000000"/>
            <w:sz w:val="24"/>
            <w:szCs w:val="24"/>
          </w:rPr>
          <w:t>M. Li et al., 2013</w:t>
        </w:r>
      </w:hyperlink>
      <w:r>
        <w:rPr>
          <w:rFonts w:ascii="Times New Roman" w:hAnsi="Times New Roman"/>
          <w:iCs/>
          <w:noProof/>
          <w:color w:val="000000"/>
          <w:sz w:val="24"/>
          <w:szCs w:val="24"/>
        </w:rPr>
        <w:t>)</w:t>
      </w:r>
      <w:r>
        <w:rPr>
          <w:rFonts w:ascii="Times New Roman" w:hAnsi="Times New Roman"/>
          <w:iCs/>
          <w:color w:val="000000"/>
          <w:sz w:val="24"/>
          <w:szCs w:val="24"/>
        </w:rPr>
        <w:fldChar w:fldCharType="end"/>
      </w:r>
      <w:r>
        <w:rPr>
          <w:rFonts w:ascii="Times New Roman" w:hAnsi="Times New Roman"/>
          <w:iCs/>
          <w:color w:val="000000"/>
          <w:sz w:val="24"/>
          <w:szCs w:val="24"/>
        </w:rPr>
        <w:t xml:space="preserve">. The recent divergence was further supported by the genomic features in subsequent speciation analysis and lack evidence of introgression between mallard and spot-billed, that were supported by distribution of </w:t>
      </w:r>
      <w:r w:rsidRPr="005D040D">
        <w:rPr>
          <w:rFonts w:ascii="Times New Roman" w:eastAsia="Times New Roman" w:hAnsi="Times New Roman"/>
          <w:color w:val="000000"/>
          <w:sz w:val="24"/>
          <w:szCs w:val="24"/>
        </w:rPr>
        <w:t>ΔDAF</w:t>
      </w:r>
      <w:r>
        <w:rPr>
          <w:rFonts w:ascii="Times New Roman" w:eastAsia="Times New Roman" w:hAnsi="Times New Roman"/>
          <w:color w:val="000000"/>
          <w:sz w:val="24"/>
          <w:szCs w:val="24"/>
        </w:rPr>
        <w:t xml:space="preserve"> across FST/DXY and ABBA-BBAA ratio bins</w:t>
      </w:r>
      <w:r>
        <w:rPr>
          <w:rFonts w:ascii="Times New Roman" w:hAnsi="Times New Roman"/>
          <w:iCs/>
          <w:color w:val="000000"/>
          <w:sz w:val="24"/>
          <w:szCs w:val="24"/>
        </w:rPr>
        <w:t>. Moreover, Fig. S2</w:t>
      </w:r>
      <w:r>
        <w:rPr>
          <w:rFonts w:ascii="Times New Roman" w:hAnsi="Times New Roman" w:hint="eastAsia"/>
          <w:iCs/>
          <w:color w:val="000000"/>
          <w:sz w:val="24"/>
          <w:szCs w:val="24"/>
        </w:rPr>
        <w:t>3</w:t>
      </w:r>
      <w:r>
        <w:rPr>
          <w:rFonts w:ascii="Times New Roman" w:hAnsi="Times New Roman"/>
          <w:iCs/>
          <w:color w:val="000000"/>
          <w:sz w:val="24"/>
          <w:szCs w:val="24"/>
        </w:rPr>
        <w:t>-S2</w:t>
      </w:r>
      <w:r>
        <w:rPr>
          <w:rFonts w:ascii="Times New Roman" w:hAnsi="Times New Roman" w:hint="eastAsia"/>
          <w:iCs/>
          <w:color w:val="000000"/>
          <w:sz w:val="24"/>
          <w:szCs w:val="24"/>
        </w:rPr>
        <w:t>4</w:t>
      </w:r>
      <w:r>
        <w:rPr>
          <w:rFonts w:ascii="Times New Roman" w:hAnsi="Times New Roman"/>
          <w:iCs/>
          <w:color w:val="000000"/>
          <w:sz w:val="24"/>
          <w:szCs w:val="24"/>
        </w:rPr>
        <w:t xml:space="preserve"> shows the characters that discussed in genomic divergence of speciation section unlikely caused by random select two groups from mallard and spot-billed samples. Thus, we conclude mallard and spot-billed are monophyletic.</w:t>
      </w:r>
    </w:p>
    <w:p w14:paraId="5F49AAC9" w14:textId="30C223A3" w:rsidR="00436E20" w:rsidRPr="00E646F2" w:rsidRDefault="00436E20" w:rsidP="00436E20">
      <w:pPr>
        <w:pStyle w:val="a7"/>
        <w:outlineLvl w:val="1"/>
        <w:rPr>
          <w:rFonts w:ascii="Times New Roman" w:hAnsi="Times New Roman"/>
          <w:sz w:val="24"/>
          <w:szCs w:val="24"/>
        </w:rPr>
      </w:pPr>
      <w:bookmarkStart w:id="147" w:name="_Toc28603904"/>
      <w:r>
        <w:rPr>
          <w:rFonts w:ascii="Times New Roman" w:hAnsi="Times New Roman"/>
          <w:sz w:val="24"/>
          <w:szCs w:val="24"/>
        </w:rPr>
        <w:t>4.6</w:t>
      </w:r>
      <w:r w:rsidRPr="00BA05A0">
        <w:rPr>
          <w:rFonts w:ascii="Times New Roman" w:hAnsi="Times New Roman"/>
          <w:sz w:val="24"/>
          <w:szCs w:val="24"/>
        </w:rPr>
        <w:t xml:space="preserve"> </w:t>
      </w:r>
      <w:bookmarkStart w:id="148" w:name="_Hlk28177067"/>
      <m:oMath>
        <m:r>
          <m:rPr>
            <m:sty m:val="b"/>
          </m:rPr>
          <w:rPr>
            <w:rFonts w:ascii="Cambria Math" w:hAnsi="Cambria Math"/>
            <w:sz w:val="24"/>
            <w:szCs w:val="24"/>
          </w:rPr>
          <m:t>∂</m:t>
        </m:r>
      </m:oMath>
      <w:r w:rsidRPr="00BA05A0">
        <w:rPr>
          <w:rFonts w:ascii="Times New Roman" w:hAnsi="Times New Roman"/>
          <w:sz w:val="24"/>
          <w:szCs w:val="24"/>
        </w:rPr>
        <w:t>a</w:t>
      </w:r>
      <m:oMath>
        <m:r>
          <m:rPr>
            <m:sty m:val="b"/>
          </m:rPr>
          <w:rPr>
            <w:rFonts w:ascii="Cambria Math" w:hAnsi="Cambria Math"/>
            <w:sz w:val="24"/>
            <w:szCs w:val="24"/>
          </w:rPr>
          <m:t>∂</m:t>
        </m:r>
      </m:oMath>
      <w:r w:rsidRPr="00BA05A0">
        <w:rPr>
          <w:rFonts w:ascii="Times New Roman" w:hAnsi="Times New Roman"/>
          <w:sz w:val="24"/>
          <w:szCs w:val="24"/>
        </w:rPr>
        <w:t>i</w:t>
      </w:r>
      <w:bookmarkEnd w:id="148"/>
      <w:r w:rsidRPr="00BA05A0">
        <w:rPr>
          <w:rFonts w:ascii="Times New Roman" w:hAnsi="Times New Roman"/>
          <w:sz w:val="24"/>
          <w:szCs w:val="24"/>
        </w:rPr>
        <w:t xml:space="preserve"> simulation</w:t>
      </w:r>
      <w:bookmarkEnd w:id="145"/>
      <w:bookmarkEnd w:id="147"/>
    </w:p>
    <w:p w14:paraId="2829C9B2" w14:textId="77777777" w:rsidR="00436E20" w:rsidRPr="006F259F" w:rsidRDefault="00436E20" w:rsidP="00436E20">
      <w:pPr>
        <w:outlineLvl w:val="2"/>
        <w:rPr>
          <w:rFonts w:hint="eastAsia"/>
        </w:rPr>
      </w:pPr>
      <w:bookmarkStart w:id="149" w:name="_Toc28603905"/>
      <w:r w:rsidRPr="006F259F">
        <w:rPr>
          <w:rFonts w:ascii="Times New Roman" w:eastAsia="宋体" w:hAnsi="Times New Roman" w:hint="eastAsia"/>
          <w:b/>
          <w:bCs/>
          <w:sz w:val="24"/>
          <w:szCs w:val="24"/>
        </w:rPr>
        <w:t>4</w:t>
      </w:r>
      <w:r w:rsidRPr="006F259F">
        <w:rPr>
          <w:rFonts w:ascii="Times New Roman" w:eastAsia="宋体" w:hAnsi="Times New Roman"/>
          <w:b/>
          <w:bCs/>
          <w:sz w:val="24"/>
          <w:szCs w:val="24"/>
        </w:rPr>
        <w:t>.6.</w:t>
      </w:r>
      <w:r>
        <w:rPr>
          <w:rFonts w:ascii="Times New Roman" w:eastAsia="宋体" w:hAnsi="Times New Roman"/>
          <w:b/>
          <w:bCs/>
          <w:sz w:val="24"/>
          <w:szCs w:val="24"/>
        </w:rPr>
        <w:t>1 Devising strategy to figure out the splitting order of domestic lineage and the two wild duck species.</w:t>
      </w:r>
      <w:bookmarkEnd w:id="149"/>
      <w:r>
        <w:rPr>
          <w:rFonts w:ascii="Times New Roman" w:eastAsia="宋体" w:hAnsi="Times New Roman"/>
          <w:b/>
          <w:bCs/>
          <w:sz w:val="24"/>
          <w:szCs w:val="24"/>
        </w:rPr>
        <w:t xml:space="preserve">  </w:t>
      </w:r>
    </w:p>
    <w:p w14:paraId="662B81FC" w14:textId="77777777" w:rsidR="00436E20" w:rsidRDefault="00436E20" w:rsidP="00436E20">
      <w:pPr>
        <w:rPr>
          <w:rFonts w:ascii="Times New Roman" w:hAnsi="Times New Roman"/>
          <w:sz w:val="24"/>
          <w:szCs w:val="24"/>
        </w:rPr>
      </w:pPr>
      <w:r>
        <w:rPr>
          <w:rFonts w:ascii="Times New Roman" w:hAnsi="Times New Roman"/>
          <w:sz w:val="24"/>
          <w:szCs w:val="24"/>
        </w:rPr>
        <w:t>There are two ways to compare the two</w:t>
      </w:r>
      <w:r>
        <w:rPr>
          <w:rFonts w:ascii="Times New Roman" w:hAnsi="Times New Roman" w:hint="eastAsia"/>
          <w:sz w:val="24"/>
          <w:szCs w:val="24"/>
        </w:rPr>
        <w:t xml:space="preserve"> </w:t>
      </w:r>
      <w:r>
        <w:rPr>
          <w:rFonts w:ascii="Times New Roman" w:hAnsi="Times New Roman"/>
          <w:sz w:val="24"/>
          <w:szCs w:val="24"/>
        </w:rPr>
        <w:t>phylogenetic trees (spot-billed, (mallard, domestic)) and (domestic, (mallard, spot-billed)). First, as som</w:t>
      </w:r>
      <w:r>
        <w:rPr>
          <w:rFonts w:ascii="Times New Roman" w:hAnsi="Times New Roman"/>
          <w:sz w:val="24"/>
          <w:szCs w:val="24"/>
        </w:rPr>
        <w:t xml:space="preserve">e literates did, simulated the three populations split model and calculated the likelihoods to compare the fit of each model </w:t>
      </w:r>
      <w:r>
        <w:rPr>
          <w:rFonts w:ascii="Times New Roman" w:hAnsi="Times New Roman"/>
          <w:sz w:val="24"/>
          <w:szCs w:val="24"/>
        </w:rPr>
        <w:fldChar w:fldCharType="begin">
          <w:fldData xml:space="preserve">PEVuZE5vdGU+PENpdGU+PEF1dGhvcj5aaGFvPC9BdXRob3I+PFllYXI+MjAxMzwvWWVhcj48UmVj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</w:fldData>
        </w:fldChar>
      </w:r>
      <w:r>
        <w:rPr>
          <w:rFonts w:ascii="Times New Roman" w:hAnsi="Times New Roman"/>
          <w:sz w:val="24"/>
          <w:szCs w:val="24"/>
        </w:rPr>
        <w:instrText xml:space="preserve"> ADDIN EN.CITE </w:instrText>
      </w:r>
      <w:r>
        <w:rPr>
          <w:rFonts w:ascii="Times New Roman" w:hAnsi="Times New Roman"/>
          <w:sz w:val="24"/>
          <w:szCs w:val="24"/>
        </w:rPr>
        <w:fldChar w:fldCharType="begin">
          <w:fldData xml:space="preserve">PEVuZE5vdGU+PENpdGU+PEF1dGhvcj5aaGFvPC9BdXRob3I+PFllYXI+MjAxMzwvWWVhcj48UmVj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</w:fldData>
        </w:fldChar>
      </w:r>
      <w:r>
        <w:rPr>
          <w:rFonts w:ascii="Times New Roman" w:hAnsi="Times New Roman"/>
          <w:sz w:val="24"/>
          <w:szCs w:val="24"/>
        </w:rPr>
        <w:instrText xml:space="preserve"> ADDIN EN.CITE.DATA </w:instrText>
      </w:r>
      <w:r>
        <w:rPr>
          <w:rFonts w:ascii="Times New Roman" w:hAnsi="Times New Roman"/>
          <w:sz w:val="24"/>
          <w:szCs w:val="24"/>
        </w:rPr>
      </w:r>
      <w:r>
        <w:rPr>
          <w:rFonts w:ascii="Times New Roman" w:hAnsi="Times New Roman"/>
          <w:sz w:val="24"/>
          <w:szCs w:val="24"/>
        </w:rPr>
        <w:fldChar w:fldCharType="end"/>
      </w:r>
      <w:r>
        <w:rPr>
          <w:rFonts w:ascii="Times New Roman" w:hAnsi="Times New Roman"/>
          <w:sz w:val="24"/>
          <w:szCs w:val="24"/>
        </w:rPr>
      </w:r>
      <w:r>
        <w:rPr>
          <w:rFonts w:ascii="Times New Roman" w:hAnsi="Times New Roman"/>
          <w:sz w:val="24"/>
          <w:szCs w:val="24"/>
        </w:rPr>
        <w:fldChar w:fldCharType="separate"/>
      </w:r>
      <w:r>
        <w:rPr>
          <w:rFonts w:ascii="Times New Roman" w:hAnsi="Times New Roman"/>
          <w:noProof/>
          <w:sz w:val="24"/>
          <w:szCs w:val="24"/>
        </w:rPr>
        <w:t>(</w:t>
      </w:r>
      <w:hyperlink w:anchor="_ENREF_51" w:tooltip="Zhao, 2013 #116" w:history="1">
        <w:r>
          <w:rPr>
            <w:rFonts w:ascii="Times New Roman" w:hAnsi="Times New Roman"/>
            <w:noProof/>
            <w:sz w:val="24"/>
            <w:szCs w:val="24"/>
          </w:rPr>
          <w:t>Zhao et al., 2013</w:t>
        </w:r>
      </w:hyperlink>
      <w:r>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sz w:val="24"/>
          <w:szCs w:val="24"/>
        </w:rPr>
        <w:t>.</w:t>
      </w:r>
    </w:p>
    <w:p w14:paraId="2E2695F6" w14:textId="415C5A85" w:rsidR="00436E20" w:rsidRDefault="00436E20" w:rsidP="00436E20">
      <w:pPr>
        <w:rPr>
          <w:rFonts w:ascii="Times New Roman" w:hAnsi="Times New Roman"/>
          <w:sz w:val="24"/>
          <w:szCs w:val="24"/>
        </w:rPr>
      </w:pPr>
      <w:r>
        <w:rPr>
          <w:rFonts w:ascii="Times New Roman" w:hAnsi="Times New Roman"/>
          <w:sz w:val="24"/>
          <w:szCs w:val="24"/>
        </w:rPr>
        <w:t xml:space="preserve">We think this </w:t>
      </w:r>
      <w:r>
        <w:rPr>
          <w:rFonts w:ascii="Times New Roman" w:hAnsi="Times New Roman" w:hint="eastAsia"/>
          <w:sz w:val="24"/>
          <w:szCs w:val="24"/>
        </w:rPr>
        <w:t>is</w:t>
      </w:r>
      <w:r>
        <w:rPr>
          <w:rFonts w:ascii="Times New Roman" w:hAnsi="Times New Roman"/>
          <w:sz w:val="24"/>
          <w:szCs w:val="24"/>
        </w:rPr>
        <w:t xml:space="preserve"> unsuitable to our date. Because this would take </w:t>
      </w:r>
      <w:r>
        <w:rPr>
          <w:rFonts w:ascii="Times New Roman" w:hAnsi="Times New Roman" w:hint="eastAsia"/>
          <w:sz w:val="24"/>
          <w:szCs w:val="24"/>
        </w:rPr>
        <w:t>t</w:t>
      </w:r>
      <w:r>
        <w:rPr>
          <w:rFonts w:ascii="Times New Roman" w:hAnsi="Times New Roman"/>
          <w:sz w:val="24"/>
          <w:szCs w:val="24"/>
        </w:rPr>
        <w:t xml:space="preserve">oo many parameters into model that would significantly increase the difficult to simulate and is very time consuming. Furthermore, the likelihoods are influenced by multiple parameters. We hardly give a property demographic model and constraint of those parameters, since there is lack of reliable evidence (beside genetic data) about the real evolutionary history of ducks. Moreover, both PCA and structure analysis shows that wild duck populations are structured that is challenging with </w:t>
      </w:r>
      <m:oMath>
        <m:r>
          <m:rPr>
            <m:sty m:val="p"/>
          </m:rPr>
          <w:rPr>
            <w:rFonts w:ascii="Cambria Math" w:hAnsi="Cambria Math"/>
            <w:sz w:val="24"/>
            <w:szCs w:val="24"/>
          </w:rPr>
          <m:t>∂</m:t>
        </m:r>
      </m:oMath>
      <w:r w:rsidRPr="00311E79">
        <w:rPr>
          <w:rFonts w:ascii="Times New Roman" w:hAnsi="Times New Roman"/>
          <w:sz w:val="24"/>
          <w:szCs w:val="24"/>
        </w:rPr>
        <w:t>a</w:t>
      </w:r>
      <m:oMath>
        <m:r>
          <m:rPr>
            <m:sty m:val="p"/>
          </m:rPr>
          <w:rPr>
            <w:rFonts w:ascii="Cambria Math" w:hAnsi="Cambria Math"/>
            <w:sz w:val="24"/>
            <w:szCs w:val="24"/>
          </w:rPr>
          <m:t>∂</m:t>
        </m:r>
      </m:oMath>
      <w:r>
        <w:rPr>
          <w:rFonts w:ascii="Times New Roman" w:hAnsi="Times New Roman"/>
          <w:sz w:val="24"/>
          <w:szCs w:val="24"/>
        </w:rPr>
        <w:t xml:space="preserve">i because the </w:t>
      </w:r>
      <m:oMath>
        <m:r>
          <m:rPr>
            <m:sty m:val="p"/>
          </m:rPr>
          <w:rPr>
            <w:rFonts w:ascii="Cambria Math" w:hAnsi="Cambria Math"/>
            <w:sz w:val="24"/>
            <w:szCs w:val="24"/>
          </w:rPr>
          <m:t>∂</m:t>
        </m:r>
      </m:oMath>
      <w:r w:rsidRPr="00311E79">
        <w:rPr>
          <w:rFonts w:ascii="Times New Roman" w:hAnsi="Times New Roman"/>
          <w:sz w:val="24"/>
          <w:szCs w:val="24"/>
        </w:rPr>
        <w:t>a</w:t>
      </w:r>
      <m:oMath>
        <m:r>
          <m:rPr>
            <m:sty m:val="p"/>
          </m:rPr>
          <w:rPr>
            <w:rFonts w:ascii="Cambria Math" w:hAnsi="Cambria Math"/>
            <w:sz w:val="24"/>
            <w:szCs w:val="24"/>
          </w:rPr>
          <m:t>∂</m:t>
        </m:r>
      </m:oMath>
      <w:r>
        <w:rPr>
          <w:rFonts w:ascii="Times New Roman" w:hAnsi="Times New Roman"/>
          <w:sz w:val="24"/>
          <w:szCs w:val="24"/>
        </w:rPr>
        <w:t>i</w:t>
      </w:r>
      <w:r w:rsidDel="003B3052">
        <w:rPr>
          <w:rFonts w:ascii="Times New Roman" w:hAnsi="Times New Roman"/>
          <w:sz w:val="24"/>
          <w:szCs w:val="24"/>
        </w:rPr>
        <w:t xml:space="preserve"> </w:t>
      </w:r>
      <w:r>
        <w:rPr>
          <w:rFonts w:ascii="Times New Roman" w:hAnsi="Times New Roman"/>
          <w:sz w:val="24"/>
          <w:szCs w:val="24"/>
        </w:rPr>
        <w:t>model treats populations each as distinct homogenous entities. So, the best way is start with simplifying model and making it solid and clear to be get convergent parameters to make sure the first essential question. That is the splitting order. Because this could be determined by self-contained logic from multiple evidence (</w:t>
      </w:r>
      <w:r>
        <w:rPr>
          <w:rFonts w:ascii="Times New Roman" w:hAnsi="Times New Roman" w:hint="eastAsia"/>
          <w:sz w:val="24"/>
          <w:szCs w:val="24"/>
        </w:rPr>
        <w:t>gen</w:t>
      </w:r>
      <w:r>
        <w:rPr>
          <w:rFonts w:ascii="Times New Roman" w:hAnsi="Times New Roman"/>
          <w:sz w:val="24"/>
          <w:szCs w:val="24"/>
        </w:rPr>
        <w:t xml:space="preserve">etic structure, PSMC et al.) that alleviate the dependence on exactly divergence time and mutation rate. </w:t>
      </w:r>
    </w:p>
    <w:p w14:paraId="1953CA0C" w14:textId="77777777" w:rsidR="00436E20" w:rsidRDefault="00436E20" w:rsidP="00436E20">
      <w:pPr>
        <w:rPr>
          <w:rFonts w:ascii="Times New Roman" w:hAnsi="Times New Roman"/>
          <w:sz w:val="24"/>
          <w:szCs w:val="24"/>
        </w:rPr>
      </w:pPr>
      <w:r>
        <w:rPr>
          <w:rFonts w:ascii="Times New Roman" w:hAnsi="Times New Roman"/>
          <w:sz w:val="24"/>
          <w:szCs w:val="24"/>
        </w:rPr>
        <w:lastRenderedPageBreak/>
        <w:t>We used an alternated way by simulating paired divergence and comparing the distribution of divergence time. If (Fig. 1e left) is the correct evolutionary relationship, then we expected longer divergence time between mallard duck and spot-billed than the ones between the two wild ducks and the domestic ducks. Otherwise if (Fig. 1e right) is the correct tree topology. We would expect the divergence time between two wild duck populations and domestic population were similar and longer than the one between mallard duck and spot-billed duck.</w:t>
      </w:r>
    </w:p>
    <w:p w14:paraId="3E7AF35E" w14:textId="7BDFAF6D" w:rsidR="00436E20" w:rsidRDefault="00436E20" w:rsidP="00436E20">
      <w:pPr>
        <w:rPr>
          <w:rFonts w:ascii="Times New Roman" w:hAnsi="Times New Roman"/>
          <w:sz w:val="24"/>
          <w:szCs w:val="24"/>
        </w:rPr>
      </w:pPr>
      <w:r>
        <w:rPr>
          <w:rFonts w:ascii="Times New Roman" w:hAnsi="Times New Roman"/>
          <w:sz w:val="24"/>
          <w:szCs w:val="24"/>
        </w:rPr>
        <w:t xml:space="preserve">As we only focus on divergence time, we first used an extreme simple model with only two parameters (Fig. 2a left). This way would eliminate the influence between different parameters. Especially taking migration rate into simulation would have a significate impact in divergence time which could be purely due to mathematical property of </w:t>
      </w:r>
      <w:bookmarkStart w:id="150" w:name="_Hlk27661003"/>
      <w:bookmarkStart w:id="151" w:name="_Hlk28177183"/>
      <m:oMath>
        <m:r>
          <m:rPr>
            <m:sty m:val="p"/>
          </m:rPr>
          <w:rPr>
            <w:rFonts w:ascii="Cambria Math" w:hAnsi="Cambria Math"/>
            <w:sz w:val="24"/>
            <w:szCs w:val="24"/>
          </w:rPr>
          <m:t>∂</m:t>
        </m:r>
      </m:oMath>
      <w:r w:rsidRPr="00311E79">
        <w:rPr>
          <w:rFonts w:ascii="Times New Roman" w:hAnsi="Times New Roman"/>
          <w:sz w:val="24"/>
          <w:szCs w:val="24"/>
        </w:rPr>
        <w:t>a</w:t>
      </w:r>
      <m:oMath>
        <m:r>
          <m:rPr>
            <m:sty m:val="p"/>
          </m:rPr>
          <w:rPr>
            <w:rFonts w:ascii="Cambria Math" w:hAnsi="Cambria Math"/>
            <w:sz w:val="24"/>
            <w:szCs w:val="24"/>
          </w:rPr>
          <m:t>∂</m:t>
        </m:r>
      </m:oMath>
      <w:r>
        <w:rPr>
          <w:rFonts w:ascii="Times New Roman" w:hAnsi="Times New Roman"/>
          <w:sz w:val="24"/>
          <w:szCs w:val="24"/>
        </w:rPr>
        <w:t>i</w:t>
      </w:r>
      <w:bookmarkEnd w:id="151"/>
      <w:r>
        <w:rPr>
          <w:rFonts w:ascii="Times New Roman" w:hAnsi="Times New Roman"/>
          <w:sz w:val="24"/>
          <w:szCs w:val="24"/>
        </w:rPr>
        <w:t xml:space="preserve"> </w:t>
      </w:r>
      <w:bookmarkEnd w:id="150"/>
      <w:r>
        <w:rPr>
          <w:rFonts w:ascii="Times New Roman" w:hAnsi="Times New Roman"/>
          <w:sz w:val="24"/>
          <w:szCs w:val="24"/>
        </w:rPr>
        <w:t>software.</w:t>
      </w:r>
    </w:p>
    <w:p w14:paraId="0DD74228" w14:textId="77777777" w:rsidR="00436E20" w:rsidRDefault="00436E20" w:rsidP="00436E20">
      <w:pPr>
        <w:rPr>
          <w:rFonts w:ascii="Times New Roman" w:hAnsi="Times New Roman"/>
          <w:sz w:val="24"/>
          <w:szCs w:val="24"/>
        </w:rPr>
      </w:pPr>
      <w:r>
        <w:rPr>
          <w:rFonts w:ascii="Times New Roman" w:hAnsi="Times New Roman"/>
          <w:sz w:val="24"/>
          <w:szCs w:val="24"/>
        </w:rPr>
        <w:t xml:space="preserve">The distribution of each estimated parameter </w:t>
      </w:r>
      <w:r>
        <w:rPr>
          <w:rFonts w:ascii="Times New Roman" w:hAnsi="Times New Roman" w:hint="eastAsia"/>
          <w:sz w:val="24"/>
          <w:szCs w:val="24"/>
        </w:rPr>
        <w:t>a</w:t>
      </w:r>
      <w:r>
        <w:rPr>
          <w:rFonts w:ascii="Times New Roman" w:hAnsi="Times New Roman"/>
          <w:sz w:val="24"/>
          <w:szCs w:val="24"/>
        </w:rPr>
        <w:t xml:space="preserve">nd the confident intervals were presented in </w:t>
      </w:r>
      <w:r w:rsidRPr="00550BA0">
        <w:rPr>
          <w:rFonts w:ascii="Times New Roman" w:hAnsi="Times New Roman"/>
          <w:sz w:val="24"/>
          <w:szCs w:val="24"/>
        </w:rPr>
        <w:t>Fig</w:t>
      </w:r>
      <w:r>
        <w:rPr>
          <w:rFonts w:ascii="Times New Roman" w:hAnsi="Times New Roman"/>
          <w:sz w:val="24"/>
          <w:szCs w:val="24"/>
        </w:rPr>
        <w:t>.</w:t>
      </w:r>
      <w:r w:rsidRPr="00550BA0">
        <w:rPr>
          <w:rFonts w:ascii="Times New Roman" w:hAnsi="Times New Roman"/>
          <w:sz w:val="24"/>
          <w:szCs w:val="24"/>
        </w:rPr>
        <w:t xml:space="preserve"> S1</w:t>
      </w:r>
      <w:r>
        <w:rPr>
          <w:rFonts w:ascii="Times New Roman" w:hAnsi="Times New Roman"/>
          <w:sz w:val="24"/>
          <w:szCs w:val="24"/>
        </w:rPr>
        <w:t>6 and Table S12, respectively. And the comparison of divergence time between the domestic and mallard/spot-billed duck, mallard duck and spot-billed duck were shown in Fig. 2b left.</w:t>
      </w:r>
      <w:r w:rsidRPr="0050632D">
        <w:rPr>
          <w:rFonts w:ascii="Times New Roman" w:hAnsi="Times New Roman"/>
          <w:sz w:val="24"/>
          <w:szCs w:val="24"/>
        </w:rPr>
        <w:t xml:space="preserve"> </w:t>
      </w:r>
    </w:p>
    <w:p w14:paraId="1611A651" w14:textId="77777777" w:rsidR="00436E20" w:rsidRDefault="00436E20" w:rsidP="00436E20">
      <w:pPr>
        <w:rPr>
          <w:rFonts w:ascii="Times New Roman" w:hAnsi="Times New Roman"/>
          <w:sz w:val="24"/>
          <w:szCs w:val="24"/>
        </w:rPr>
      </w:pPr>
      <w:r>
        <w:rPr>
          <w:rFonts w:ascii="Times New Roman" w:hAnsi="Times New Roman"/>
          <w:sz w:val="24"/>
          <w:szCs w:val="24"/>
        </w:rPr>
        <w:t xml:space="preserve">We then add migration parameters into model (Fig. 2a right). The distribution of each estimated parameter was presented in Fig. S17 that show </w:t>
      </w:r>
      <w:r w:rsidRPr="00711B21">
        <w:rPr>
          <w:rFonts w:ascii="Times New Roman" w:hAnsi="Times New Roman"/>
          <w:sz w:val="24"/>
          <w:szCs w:val="24"/>
        </w:rPr>
        <w:t xml:space="preserve">bimodality </w:t>
      </w:r>
      <w:r>
        <w:rPr>
          <w:rFonts w:ascii="Times New Roman" w:hAnsi="Times New Roman"/>
          <w:sz w:val="24"/>
          <w:szCs w:val="24"/>
        </w:rPr>
        <w:t xml:space="preserve">distributions rather than normal, so we don’t calculate the confident intervals. And the comparison of divergence time between the domestic and mallard/spot-billed duck, mallard duck and spot-billed duck under this model were shown in Fig. </w:t>
      </w:r>
      <w:r>
        <w:rPr>
          <w:rFonts w:ascii="Times New Roman" w:hAnsi="Times New Roman" w:hint="eastAsia"/>
          <w:sz w:val="24"/>
          <w:szCs w:val="24"/>
        </w:rPr>
        <w:t>2</w:t>
      </w:r>
      <w:r>
        <w:rPr>
          <w:rFonts w:ascii="Times New Roman" w:hAnsi="Times New Roman"/>
          <w:sz w:val="24"/>
          <w:szCs w:val="24"/>
        </w:rPr>
        <w:t>b right. The maximum likelihood Ts between domestic and mallard/spot-billed duck, mallard duck and spot-billed duck are 333,504 years ago, 334,738 years ago and 74,915 years ago respectively.</w:t>
      </w:r>
    </w:p>
    <w:p w14:paraId="3E26243A" w14:textId="77777777" w:rsidR="00436E20" w:rsidRPr="0050632D" w:rsidRDefault="00436E20" w:rsidP="00436E20">
      <w:pPr>
        <w:rPr>
          <w:rFonts w:ascii="Times New Roman" w:hAnsi="Times New Roman"/>
          <w:sz w:val="24"/>
          <w:szCs w:val="24"/>
        </w:rPr>
      </w:pPr>
      <w:r>
        <w:rPr>
          <w:rFonts w:ascii="Times New Roman" w:hAnsi="Times New Roman"/>
          <w:sz w:val="24"/>
          <w:szCs w:val="24"/>
        </w:rPr>
        <w:t xml:space="preserve">Combined the two models’ result, we inferred that the ancestor of wild duck diverged from domestic duck about 100Kyr~300Kyr, and subsequently diverged into mallard duck and spot-billed duck about 70Kyr. </w:t>
      </w:r>
    </w:p>
    <w:p w14:paraId="5848A4C1" w14:textId="77777777" w:rsidR="00436E20" w:rsidRDefault="00436E20" w:rsidP="00436E20">
      <w:pPr>
        <w:rPr>
          <w:rFonts w:ascii="Times New Roman" w:hAnsi="Times New Roman" w:hint="eastAsia"/>
          <w:sz w:val="24"/>
          <w:szCs w:val="24"/>
        </w:rPr>
      </w:pPr>
      <w:r>
        <w:rPr>
          <w:rFonts w:ascii="Times New Roman" w:hAnsi="Times New Roman"/>
          <w:sz w:val="24"/>
          <w:szCs w:val="24"/>
        </w:rPr>
        <w:t>In conclude, dadi simulation on both model</w:t>
      </w:r>
      <w:r>
        <w:rPr>
          <w:rFonts w:ascii="Times New Roman" w:hAnsi="Times New Roman" w:hint="eastAsia"/>
          <w:sz w:val="24"/>
          <w:szCs w:val="24"/>
        </w:rPr>
        <w:t>s</w:t>
      </w:r>
      <w:r>
        <w:rPr>
          <w:rFonts w:ascii="Times New Roman" w:hAnsi="Times New Roman"/>
          <w:sz w:val="24"/>
          <w:szCs w:val="24"/>
        </w:rPr>
        <w:t>, considering or not considering the migration, are support the phylogenetic tree that is inferred from our previous population structure analysis. Although dadi software cannot distinguish short-divergence with low migration from long divergence with high-migration, this usually cause the estimate Ts not convergent or convergent into two peaks (</w:t>
      </w:r>
      <w:bookmarkStart w:id="152" w:name="_Hlk27660910"/>
      <w:r>
        <w:rPr>
          <w:rFonts w:ascii="Times New Roman" w:hAnsi="Times New Roman"/>
          <w:sz w:val="24"/>
          <w:szCs w:val="24"/>
        </w:rPr>
        <w:t>smaller Ts accompanied by high migration or bigger Ts coupled with low migration rate</w:t>
      </w:r>
      <w:bookmarkEnd w:id="152"/>
      <w:r>
        <w:rPr>
          <w:rFonts w:ascii="Times New Roman" w:hAnsi="Times New Roman"/>
          <w:sz w:val="24"/>
          <w:szCs w:val="24"/>
        </w:rPr>
        <w:t xml:space="preserve">). In our second simulations (with migration), estimate Ts does increased, when compared with first model, due to introduce migration. But the Ts still convergent into two peaks, higher estimated Ts with higher estimated migration rate whereas shorter Ts with lower migration rate. </w:t>
      </w:r>
      <w:r>
        <w:rPr>
          <w:rFonts w:ascii="Times New Roman" w:hAnsi="Times New Roman" w:hint="eastAsia"/>
          <w:sz w:val="24"/>
          <w:szCs w:val="24"/>
        </w:rPr>
        <w:t>A</w:t>
      </w:r>
      <w:r>
        <w:rPr>
          <w:rFonts w:ascii="Times New Roman" w:hAnsi="Times New Roman"/>
          <w:sz w:val="24"/>
          <w:szCs w:val="24"/>
        </w:rPr>
        <w:t xml:space="preserve"> reasonable explanation could be: Although dadi have difficult to determine longer or shorter Ts due to low/high migration rate estimation, thus having simulation on both situation and produce two peaks of estimate Ts, the Ts between mallard and spot-billed is still significant smaller than Ts between wild and domestic one in any case. </w:t>
      </w:r>
    </w:p>
    <w:p w14:paraId="75E5583A" w14:textId="77777777" w:rsidR="00436E20" w:rsidRDefault="00436E20" w:rsidP="00436E20">
      <w:pPr>
        <w:rPr>
          <w:rFonts w:ascii="Times New Roman" w:hAnsi="Times New Roman"/>
          <w:sz w:val="24"/>
          <w:szCs w:val="24"/>
        </w:rPr>
      </w:pPr>
      <w:r>
        <w:rPr>
          <w:rFonts w:ascii="Times New Roman" w:hAnsi="Times New Roman"/>
          <w:sz w:val="24"/>
          <w:szCs w:val="24"/>
        </w:rPr>
        <w:t xml:space="preserve">In additional, we add parameters to allow population change exponentially (IM_2 model). Clearly, the different between IM model and “split with migration” model is that: after divergence (during Ts), both populations could change population size </w:t>
      </w:r>
      <w:r>
        <w:rPr>
          <w:rFonts w:ascii="Times New Roman" w:hAnsi="Times New Roman"/>
          <w:sz w:val="24"/>
          <w:szCs w:val="24"/>
        </w:rPr>
        <w:lastRenderedPageBreak/>
        <w:t>exponentially. We found that many of simulations with IM model can’t get the convergent estimates or get estimates with some parameters hit the boundary, especially for divergence between mallard duck and spot-billed duck. This may be because as the number of parameters (2 for “split_no_M” model, 4 for “split_M” and 7 for “IM</w:t>
      </w:r>
      <w:r>
        <w:rPr>
          <w:rFonts w:ascii="Times New Roman" w:hAnsi="Times New Roman" w:hint="eastAsia"/>
          <w:sz w:val="24"/>
          <w:szCs w:val="24"/>
        </w:rPr>
        <w:t>_2</w:t>
      </w:r>
      <w:r>
        <w:rPr>
          <w:rFonts w:ascii="Times New Roman" w:hAnsi="Times New Roman"/>
          <w:sz w:val="24"/>
          <w:szCs w:val="24"/>
        </w:rPr>
        <w:t xml:space="preserve">” model) increased, the correlation between parameters (which is a purely mathematical property of) will significantly increase the difficulty to getting the correct estimates. And the two wild populations are highly structured and exist many fixed difference sites which is a </w:t>
      </w:r>
      <w:proofErr w:type="gramStart"/>
      <w:r>
        <w:rPr>
          <w:rFonts w:ascii="Times New Roman" w:hAnsi="Times New Roman"/>
          <w:sz w:val="24"/>
          <w:szCs w:val="24"/>
        </w:rPr>
        <w:t>particular challenge</w:t>
      </w:r>
      <w:proofErr w:type="gramEnd"/>
      <w:r>
        <w:rPr>
          <w:rFonts w:ascii="Times New Roman" w:hAnsi="Times New Roman"/>
          <w:sz w:val="24"/>
          <w:szCs w:val="24"/>
        </w:rPr>
        <w:t xml:space="preserve"> for </w:t>
      </w:r>
      <w:bookmarkStart w:id="153" w:name="_Hlk507010602"/>
      <w:r>
        <w:rPr>
          <w:rFonts w:ascii="Times New Roman" w:hAnsi="Times New Roman"/>
          <w:sz w:val="24"/>
          <w:szCs w:val="24"/>
        </w:rPr>
        <w:t>d</w:t>
      </w:r>
      <w:r w:rsidRPr="00311E79">
        <w:rPr>
          <w:rFonts w:ascii="Times New Roman" w:hAnsi="Times New Roman"/>
          <w:sz w:val="24"/>
          <w:szCs w:val="24"/>
        </w:rPr>
        <w:t>a</w:t>
      </w:r>
      <w:r>
        <w:rPr>
          <w:rFonts w:ascii="Times New Roman" w:hAnsi="Times New Roman"/>
          <w:sz w:val="24"/>
          <w:szCs w:val="24"/>
        </w:rPr>
        <w:t>di.</w:t>
      </w:r>
      <w:bookmarkEnd w:id="153"/>
      <w:r>
        <w:rPr>
          <w:rFonts w:ascii="Times New Roman" w:hAnsi="Times New Roman"/>
          <w:sz w:val="24"/>
          <w:szCs w:val="24"/>
        </w:rPr>
        <w:t xml:space="preserve"> Furthermore, the distribution of each parameters shown two or more peaks. So, we hardly estimated results. But we found that 29 of 39, 53 of 68 bootstrap fits yield increased domestic population size change after they split with mallard duck/spot-billed duck. All bootstrap fits yield increased wild duck population size change.</w:t>
      </w:r>
    </w:p>
    <w:p w14:paraId="7A769A49" w14:textId="77777777" w:rsidR="00436E20" w:rsidRDefault="00436E20" w:rsidP="00436E20">
      <w:pPr>
        <w:rPr>
          <w:rFonts w:ascii="Times New Roman" w:hAnsi="Times New Roman"/>
          <w:iCs/>
          <w:color w:val="000000"/>
          <w:sz w:val="24"/>
          <w:szCs w:val="24"/>
        </w:rPr>
      </w:pPr>
      <w:r>
        <w:rPr>
          <w:rFonts w:ascii="Times New Roman" w:hAnsi="Times New Roman"/>
          <w:sz w:val="24"/>
          <w:szCs w:val="24"/>
        </w:rPr>
        <w:t>(data not show)</w:t>
      </w:r>
      <w:r w:rsidRPr="002569FC">
        <w:rPr>
          <w:rFonts w:ascii="Times New Roman" w:hAnsi="Times New Roman"/>
          <w:iCs/>
          <w:color w:val="000000"/>
          <w:sz w:val="24"/>
          <w:szCs w:val="24"/>
        </w:rPr>
        <w:t xml:space="preserve"> </w:t>
      </w:r>
    </w:p>
    <w:p w14:paraId="3309CE0B" w14:textId="77777777" w:rsidR="00436E20" w:rsidRDefault="00436E20" w:rsidP="00436E20">
      <w:pPr>
        <w:rPr>
          <w:rFonts w:ascii="Times New Roman" w:hAnsi="Times New Roman"/>
          <w:sz w:val="24"/>
          <w:szCs w:val="24"/>
        </w:rPr>
      </w:pPr>
      <w:r>
        <w:rPr>
          <w:rFonts w:ascii="Times New Roman" w:hAnsi="Times New Roman"/>
          <w:iCs/>
          <w:color w:val="000000"/>
          <w:sz w:val="24"/>
          <w:szCs w:val="24"/>
        </w:rPr>
        <w:t>Statement on combining 8 domestic populations and two: 1) before the simulation presented in main text, we also separately used one of Beijing, Shaoxing and other 6 domestic populations (number of each sites’ genotype of pool populations were inferred from frequency) to simulate divergence with mallard/spot-billed. These simulations got similar result as well as the estimated divergence time. It’s also no big difference with the simulation that combine domestic.2) PCA and t</w:t>
      </w:r>
      <w:r>
        <w:rPr>
          <w:rFonts w:ascii="Times New Roman" w:hAnsi="Times New Roman" w:hint="eastAsia"/>
          <w:iCs/>
          <w:color w:val="000000"/>
          <w:sz w:val="24"/>
          <w:szCs w:val="24"/>
        </w:rPr>
        <w:t>re</w:t>
      </w:r>
      <w:r>
        <w:rPr>
          <w:rFonts w:ascii="Times New Roman" w:hAnsi="Times New Roman"/>
          <w:iCs/>
          <w:color w:val="000000"/>
          <w:sz w:val="24"/>
          <w:szCs w:val="24"/>
        </w:rPr>
        <w:t xml:space="preserve">e analysis supported. </w:t>
      </w:r>
    </w:p>
    <w:p w14:paraId="1A3248A6" w14:textId="77777777" w:rsidR="00436E20" w:rsidRPr="006F259F" w:rsidRDefault="00436E20" w:rsidP="00436E20">
      <w:pPr>
        <w:outlineLvl w:val="2"/>
        <w:rPr>
          <w:rFonts w:ascii="Times New Roman" w:hAnsi="Times New Roman"/>
          <w:b/>
          <w:bCs/>
          <w:sz w:val="24"/>
          <w:szCs w:val="24"/>
        </w:rPr>
      </w:pPr>
      <w:bookmarkStart w:id="154" w:name="_Toc28603906"/>
      <w:r w:rsidRPr="006F259F">
        <w:rPr>
          <w:rFonts w:ascii="Times New Roman" w:hAnsi="Times New Roman"/>
          <w:b/>
          <w:bCs/>
          <w:sz w:val="24"/>
          <w:szCs w:val="24"/>
        </w:rPr>
        <w:t>4.6.</w:t>
      </w:r>
      <w:r>
        <w:rPr>
          <w:rFonts w:ascii="Times New Roman" w:hAnsi="Times New Roman"/>
          <w:b/>
          <w:bCs/>
          <w:sz w:val="24"/>
          <w:szCs w:val="24"/>
        </w:rPr>
        <w:t>2</w:t>
      </w:r>
      <w:r w:rsidRPr="006F259F">
        <w:rPr>
          <w:rFonts w:ascii="Times New Roman" w:hAnsi="Times New Roman"/>
          <w:b/>
          <w:bCs/>
          <w:sz w:val="24"/>
          <w:szCs w:val="24"/>
        </w:rPr>
        <w:t xml:space="preserve"> Data sets and infrastructure</w:t>
      </w:r>
      <w:bookmarkEnd w:id="154"/>
      <w:r w:rsidRPr="006F259F">
        <w:rPr>
          <w:rFonts w:ascii="Times New Roman" w:hAnsi="Times New Roman"/>
          <w:b/>
          <w:bCs/>
          <w:sz w:val="24"/>
          <w:szCs w:val="24"/>
        </w:rPr>
        <w:t xml:space="preserve"> </w:t>
      </w:r>
    </w:p>
    <w:p w14:paraId="1619DB2E" w14:textId="0DF5CD1B" w:rsidR="00436E20" w:rsidRDefault="00436E20" w:rsidP="00436E20">
      <w:pPr>
        <w:rPr>
          <w:rFonts w:ascii="Times New Roman" w:hAnsi="Times New Roman"/>
          <w:sz w:val="24"/>
          <w:szCs w:val="24"/>
        </w:rPr>
      </w:pPr>
      <w:r w:rsidRPr="002810A8">
        <w:rPr>
          <w:rFonts w:ascii="Times New Roman" w:hAnsi="Times New Roman"/>
          <w:sz w:val="24"/>
          <w:szCs w:val="24"/>
        </w:rPr>
        <w:t xml:space="preserve">For the </w:t>
      </w:r>
      <m:oMath>
        <m:r>
          <m:rPr>
            <m:sty m:val="p"/>
          </m:rPr>
          <w:rPr>
            <w:rFonts w:ascii="Cambria Math" w:hAnsi="Cambria Math"/>
            <w:sz w:val="24"/>
            <w:szCs w:val="24"/>
          </w:rPr>
          <m:t>∂</m:t>
        </m:r>
      </m:oMath>
      <w:r w:rsidRPr="00311E79">
        <w:rPr>
          <w:rFonts w:ascii="Times New Roman" w:hAnsi="Times New Roman"/>
          <w:sz w:val="24"/>
          <w:szCs w:val="24"/>
        </w:rPr>
        <w:t>a</w:t>
      </w:r>
      <m:oMath>
        <m:r>
          <m:rPr>
            <m:sty m:val="p"/>
          </m:rPr>
          <w:rPr>
            <w:rFonts w:ascii="Cambria Math" w:hAnsi="Cambria Math"/>
            <w:sz w:val="24"/>
            <w:szCs w:val="24"/>
          </w:rPr>
          <m:t>∂</m:t>
        </m:r>
      </m:oMath>
      <w:r>
        <w:rPr>
          <w:rFonts w:ascii="Times New Roman" w:hAnsi="Times New Roman"/>
          <w:sz w:val="24"/>
          <w:szCs w:val="24"/>
        </w:rPr>
        <w:t>i</w:t>
      </w:r>
      <w:r w:rsidRPr="002810A8">
        <w:rPr>
          <w:rFonts w:ascii="Times New Roman" w:hAnsi="Times New Roman"/>
          <w:sz w:val="24"/>
          <w:szCs w:val="24"/>
        </w:rPr>
        <w:t xml:space="preserve"> simulation analysis, </w:t>
      </w:r>
      <w:r>
        <w:rPr>
          <w:rFonts w:ascii="Times New Roman" w:hAnsi="Times New Roman"/>
          <w:sz w:val="24"/>
          <w:szCs w:val="24"/>
        </w:rPr>
        <w:t xml:space="preserve">each </w:t>
      </w:r>
      <w:proofErr w:type="gramStart"/>
      <w:r>
        <w:rPr>
          <w:rFonts w:ascii="Times New Roman" w:hAnsi="Times New Roman"/>
          <w:sz w:val="24"/>
          <w:szCs w:val="24"/>
        </w:rPr>
        <w:t>runs</w:t>
      </w:r>
      <w:proofErr w:type="gramEnd"/>
      <w:r>
        <w:rPr>
          <w:rFonts w:ascii="Times New Roman" w:hAnsi="Times New Roman"/>
          <w:sz w:val="24"/>
          <w:szCs w:val="24"/>
        </w:rPr>
        <w:t xml:space="preserve"> based on different bootstraps data sets. The likelihoods distribution of each runs </w:t>
      </w:r>
      <w:proofErr w:type="gramStart"/>
      <w:r>
        <w:rPr>
          <w:rFonts w:ascii="Times New Roman" w:hAnsi="Times New Roman"/>
          <w:sz w:val="24"/>
          <w:szCs w:val="24"/>
        </w:rPr>
        <w:t>are</w:t>
      </w:r>
      <w:proofErr w:type="gramEnd"/>
      <w:r>
        <w:rPr>
          <w:rFonts w:ascii="Times New Roman" w:hAnsi="Times New Roman"/>
          <w:sz w:val="24"/>
          <w:szCs w:val="24"/>
        </w:rPr>
        <w:t xml:space="preserve"> presented in Fig. S18. T</w:t>
      </w:r>
      <w:r w:rsidRPr="002810A8">
        <w:rPr>
          <w:rFonts w:ascii="Times New Roman" w:hAnsi="Times New Roman"/>
          <w:sz w:val="24"/>
          <w:szCs w:val="24"/>
        </w:rPr>
        <w:t>he SNPs were filtered according to the coverage of resequencing data at their position with thresholds of 20-fold for pooled data and a total number of genotyped alleles of more than 50, 36, 26, and 28 for Beijing, Shaoxing, mallard duck and spot-billed duck populations, respectively.</w:t>
      </w:r>
      <w:r>
        <w:rPr>
          <w:rFonts w:ascii="Times New Roman" w:hAnsi="Times New Roman"/>
          <w:sz w:val="24"/>
          <w:szCs w:val="24"/>
        </w:rPr>
        <w:t xml:space="preserve"> </w:t>
      </w:r>
      <w:r w:rsidRPr="00441876">
        <w:rPr>
          <w:rFonts w:ascii="Times New Roman" w:hAnsi="Times New Roman"/>
          <w:color w:val="000000"/>
          <w:sz w:val="24"/>
          <w:szCs w:val="24"/>
        </w:rPr>
        <w:t xml:space="preserve">The </w:t>
      </w:r>
      <w:r w:rsidRPr="005D040D">
        <w:rPr>
          <w:rFonts w:ascii="Times New Roman" w:eastAsia="Times New Roman" w:hAnsi="Times New Roman"/>
          <w:color w:val="000000"/>
          <w:sz w:val="24"/>
          <w:szCs w:val="24"/>
        </w:rPr>
        <w:t>SNPs (single-nucleotide polymorphisms) were sampled randomly per 100 kb from the SNPs identified in wild populations (mallard and spot-billed) and domestic populations (Cherry Valley, Campbell and 6 Chinese duck breeds).</w:t>
      </w:r>
    </w:p>
    <w:p w14:paraId="78FA2323" w14:textId="77777777" w:rsidR="00436E20" w:rsidRPr="00F53F27" w:rsidRDefault="00436E20" w:rsidP="00436E20">
      <w:pPr>
        <w:rPr>
          <w:rFonts w:ascii="Times New Roman" w:hAnsi="Times New Roman"/>
          <w:sz w:val="24"/>
          <w:szCs w:val="24"/>
        </w:rPr>
      </w:pPr>
      <w:r>
        <w:rPr>
          <w:rFonts w:ascii="Times New Roman" w:hAnsi="Times New Roman"/>
          <w:sz w:val="24"/>
          <w:szCs w:val="24"/>
        </w:rPr>
        <w:t xml:space="preserve">Three models’ code list: </w:t>
      </w:r>
    </w:p>
    <w:p w14:paraId="2F22F518" w14:textId="77777777" w:rsidR="00436E20" w:rsidRPr="00D76C14" w:rsidRDefault="00436E20" w:rsidP="00436E20">
      <w:pPr>
        <w:rPr>
          <w:rFonts w:ascii="Times New Roman" w:hAnsi="Times New Roman"/>
          <w:sz w:val="24"/>
          <w:szCs w:val="24"/>
        </w:rPr>
      </w:pPr>
      <w:r w:rsidRPr="00D76C14">
        <w:rPr>
          <w:rFonts w:ascii="Times New Roman" w:hAnsi="Times New Roman"/>
          <w:sz w:val="24"/>
          <w:szCs w:val="24"/>
        </w:rPr>
        <w:t>def split_nm(</w:t>
      </w:r>
      <w:proofErr w:type="gramStart"/>
      <w:r w:rsidRPr="00D76C14">
        <w:rPr>
          <w:rFonts w:ascii="Times New Roman" w:hAnsi="Times New Roman"/>
          <w:sz w:val="24"/>
          <w:szCs w:val="24"/>
        </w:rPr>
        <w:t>params,ns</w:t>
      </w:r>
      <w:proofErr w:type="gramEnd"/>
      <w:r w:rsidRPr="00D76C14">
        <w:rPr>
          <w:rFonts w:ascii="Times New Roman" w:hAnsi="Times New Roman"/>
          <w:sz w:val="24"/>
          <w:szCs w:val="24"/>
        </w:rPr>
        <w:t>,pts):</w:t>
      </w:r>
    </w:p>
    <w:p w14:paraId="6B216B77" w14:textId="77777777" w:rsidR="00436E20" w:rsidRPr="00D76C14" w:rsidRDefault="00436E20" w:rsidP="00436E20">
      <w:pPr>
        <w:rPr>
          <w:rFonts w:ascii="Times New Roman" w:hAnsi="Times New Roman"/>
          <w:sz w:val="24"/>
          <w:szCs w:val="24"/>
        </w:rPr>
      </w:pPr>
      <w:r w:rsidRPr="00D76C14">
        <w:rPr>
          <w:rFonts w:ascii="Times New Roman" w:hAnsi="Times New Roman"/>
          <w:sz w:val="24"/>
          <w:szCs w:val="24"/>
        </w:rPr>
        <w:t xml:space="preserve">    </w:t>
      </w:r>
      <w:proofErr w:type="gramStart"/>
      <w:r w:rsidRPr="00D76C14">
        <w:rPr>
          <w:rFonts w:ascii="Times New Roman" w:hAnsi="Times New Roman"/>
          <w:sz w:val="24"/>
          <w:szCs w:val="24"/>
        </w:rPr>
        <w:t>s,Ts</w:t>
      </w:r>
      <w:proofErr w:type="gramEnd"/>
      <w:r w:rsidRPr="00D76C14">
        <w:rPr>
          <w:rFonts w:ascii="Times New Roman" w:hAnsi="Times New Roman"/>
          <w:sz w:val="24"/>
          <w:szCs w:val="24"/>
        </w:rPr>
        <w:t>=params</w:t>
      </w:r>
    </w:p>
    <w:p w14:paraId="7C249496" w14:textId="77777777" w:rsidR="00436E20" w:rsidRPr="00D76C14" w:rsidRDefault="00436E20" w:rsidP="00436E20">
      <w:pPr>
        <w:rPr>
          <w:rFonts w:ascii="Times New Roman" w:hAnsi="Times New Roman"/>
          <w:sz w:val="24"/>
          <w:szCs w:val="24"/>
        </w:rPr>
      </w:pPr>
      <w:r w:rsidRPr="00D76C14">
        <w:rPr>
          <w:rFonts w:ascii="Times New Roman" w:hAnsi="Times New Roman"/>
          <w:sz w:val="24"/>
          <w:szCs w:val="24"/>
        </w:rPr>
        <w:t xml:space="preserve">    xx=</w:t>
      </w:r>
      <w:proofErr w:type="gramStart"/>
      <w:r w:rsidRPr="00D76C14">
        <w:rPr>
          <w:rFonts w:ascii="Times New Roman" w:hAnsi="Times New Roman"/>
          <w:sz w:val="24"/>
          <w:szCs w:val="24"/>
        </w:rPr>
        <w:t>dadi.Numerics.default</w:t>
      </w:r>
      <w:proofErr w:type="gramEnd"/>
      <w:r w:rsidRPr="00D76C14">
        <w:rPr>
          <w:rFonts w:ascii="Times New Roman" w:hAnsi="Times New Roman"/>
          <w:sz w:val="24"/>
          <w:szCs w:val="24"/>
        </w:rPr>
        <w:t>_grid(pts)</w:t>
      </w:r>
    </w:p>
    <w:p w14:paraId="22652F1D" w14:textId="77777777" w:rsidR="00436E20" w:rsidRPr="00D76C14" w:rsidRDefault="00436E20" w:rsidP="00436E20">
      <w:pPr>
        <w:rPr>
          <w:rFonts w:ascii="Times New Roman" w:hAnsi="Times New Roman"/>
          <w:sz w:val="24"/>
          <w:szCs w:val="24"/>
        </w:rPr>
      </w:pPr>
      <w:r w:rsidRPr="00D76C14">
        <w:rPr>
          <w:rFonts w:ascii="Times New Roman" w:hAnsi="Times New Roman"/>
          <w:sz w:val="24"/>
          <w:szCs w:val="24"/>
        </w:rPr>
        <w:t xml:space="preserve">    phi=dadi.PhiManip.phi_1D(xx)</w:t>
      </w:r>
    </w:p>
    <w:p w14:paraId="1ECD1F50" w14:textId="77777777" w:rsidR="00436E20" w:rsidRPr="00D76C14" w:rsidRDefault="00436E20" w:rsidP="00436E20">
      <w:pPr>
        <w:rPr>
          <w:rFonts w:ascii="Times New Roman" w:hAnsi="Times New Roman"/>
          <w:sz w:val="24"/>
          <w:szCs w:val="24"/>
        </w:rPr>
      </w:pPr>
      <w:r w:rsidRPr="00D76C14">
        <w:rPr>
          <w:rFonts w:ascii="Times New Roman" w:hAnsi="Times New Roman"/>
          <w:sz w:val="24"/>
          <w:szCs w:val="24"/>
        </w:rPr>
        <w:t xml:space="preserve">    phi=dadi.PhiManip.phi_1D_to_2D(</w:t>
      </w:r>
      <w:proofErr w:type="gramStart"/>
      <w:r w:rsidRPr="00D76C14">
        <w:rPr>
          <w:rFonts w:ascii="Times New Roman" w:hAnsi="Times New Roman"/>
          <w:sz w:val="24"/>
          <w:szCs w:val="24"/>
        </w:rPr>
        <w:t>xx,phi</w:t>
      </w:r>
      <w:proofErr w:type="gramEnd"/>
      <w:r w:rsidRPr="00D76C14">
        <w:rPr>
          <w:rFonts w:ascii="Times New Roman" w:hAnsi="Times New Roman"/>
          <w:sz w:val="24"/>
          <w:szCs w:val="24"/>
        </w:rPr>
        <w:t>)</w:t>
      </w:r>
    </w:p>
    <w:p w14:paraId="3E37073F" w14:textId="77777777" w:rsidR="00436E20" w:rsidRPr="00D76C14" w:rsidRDefault="00436E20" w:rsidP="00436E20">
      <w:pPr>
        <w:rPr>
          <w:rFonts w:ascii="Times New Roman" w:hAnsi="Times New Roman"/>
          <w:sz w:val="24"/>
          <w:szCs w:val="24"/>
        </w:rPr>
      </w:pPr>
      <w:r w:rsidRPr="00D76C14">
        <w:rPr>
          <w:rFonts w:ascii="Times New Roman" w:hAnsi="Times New Roman"/>
          <w:sz w:val="24"/>
          <w:szCs w:val="24"/>
        </w:rPr>
        <w:t xml:space="preserve">    phi=dadi.Integration.two_pops(</w:t>
      </w:r>
      <w:proofErr w:type="gramStart"/>
      <w:r w:rsidRPr="00D76C14">
        <w:rPr>
          <w:rFonts w:ascii="Times New Roman" w:hAnsi="Times New Roman"/>
          <w:sz w:val="24"/>
          <w:szCs w:val="24"/>
        </w:rPr>
        <w:t>phi,xx</w:t>
      </w:r>
      <w:proofErr w:type="gramEnd"/>
      <w:r w:rsidRPr="00D76C14">
        <w:rPr>
          <w:rFonts w:ascii="Times New Roman" w:hAnsi="Times New Roman"/>
          <w:sz w:val="24"/>
          <w:szCs w:val="24"/>
        </w:rPr>
        <w:t>,Ts,nu1=s,nu2=(1-s))</w:t>
      </w:r>
    </w:p>
    <w:p w14:paraId="601DC4CA" w14:textId="77777777" w:rsidR="00436E20" w:rsidRPr="00D76C14" w:rsidRDefault="00436E20" w:rsidP="00436E20">
      <w:pPr>
        <w:rPr>
          <w:rFonts w:ascii="Times New Roman" w:hAnsi="Times New Roman"/>
          <w:sz w:val="24"/>
          <w:szCs w:val="24"/>
        </w:rPr>
      </w:pPr>
      <w:r w:rsidRPr="00D76C14">
        <w:rPr>
          <w:rFonts w:ascii="Times New Roman" w:hAnsi="Times New Roman"/>
          <w:sz w:val="24"/>
          <w:szCs w:val="24"/>
        </w:rPr>
        <w:t xml:space="preserve">    fs=</w:t>
      </w:r>
      <w:proofErr w:type="gramStart"/>
      <w:r w:rsidRPr="00D76C14">
        <w:rPr>
          <w:rFonts w:ascii="Times New Roman" w:hAnsi="Times New Roman"/>
          <w:sz w:val="24"/>
          <w:szCs w:val="24"/>
        </w:rPr>
        <w:t>dadi.Spectrum.from</w:t>
      </w:r>
      <w:proofErr w:type="gramEnd"/>
      <w:r w:rsidRPr="00D76C14">
        <w:rPr>
          <w:rFonts w:ascii="Times New Roman" w:hAnsi="Times New Roman"/>
          <w:sz w:val="24"/>
          <w:szCs w:val="24"/>
        </w:rPr>
        <w:t>_phi(phi,ns,(xx,xx))</w:t>
      </w:r>
    </w:p>
    <w:p w14:paraId="71136F78" w14:textId="77777777" w:rsidR="00436E20" w:rsidRDefault="00436E20" w:rsidP="00436E20">
      <w:pPr>
        <w:ind w:firstLine="480"/>
        <w:rPr>
          <w:rFonts w:ascii="Times New Roman" w:hAnsi="Times New Roman"/>
          <w:sz w:val="24"/>
          <w:szCs w:val="24"/>
        </w:rPr>
      </w:pPr>
      <w:r w:rsidRPr="00D76C14">
        <w:rPr>
          <w:rFonts w:ascii="Times New Roman" w:hAnsi="Times New Roman"/>
          <w:sz w:val="24"/>
          <w:szCs w:val="24"/>
        </w:rPr>
        <w:t>return fs</w:t>
      </w:r>
    </w:p>
    <w:p w14:paraId="11A832A0" w14:textId="77777777" w:rsidR="00436E20" w:rsidRPr="00D76C14" w:rsidRDefault="00436E20" w:rsidP="00436E20">
      <w:pPr>
        <w:rPr>
          <w:rFonts w:ascii="Times New Roman" w:hAnsi="Times New Roman"/>
          <w:sz w:val="24"/>
          <w:szCs w:val="24"/>
        </w:rPr>
      </w:pPr>
      <w:r>
        <w:rPr>
          <w:rFonts w:ascii="Times New Roman" w:hAnsi="Times New Roman" w:hint="eastAsia"/>
          <w:sz w:val="24"/>
          <w:szCs w:val="24"/>
        </w:rPr>
        <w:t>m</w:t>
      </w:r>
      <w:r>
        <w:rPr>
          <w:rFonts w:ascii="Times New Roman" w:hAnsi="Times New Roman"/>
          <w:sz w:val="24"/>
          <w:szCs w:val="24"/>
        </w:rPr>
        <w:t>odel code1: split without migration</w:t>
      </w:r>
    </w:p>
    <w:p w14:paraId="7CAAEA7B" w14:textId="77777777" w:rsidR="00436E20" w:rsidRDefault="00436E20" w:rsidP="00436E20">
      <w:pPr>
        <w:rPr>
          <w:rFonts w:ascii="Times New Roman" w:hAnsi="Times New Roman"/>
          <w:sz w:val="24"/>
          <w:szCs w:val="24"/>
        </w:rPr>
      </w:pPr>
    </w:p>
    <w:p w14:paraId="43F26007" w14:textId="77777777" w:rsidR="00436E20" w:rsidRPr="00D76C14" w:rsidRDefault="00436E20" w:rsidP="00436E20">
      <w:pPr>
        <w:rPr>
          <w:rFonts w:ascii="Times New Roman" w:hAnsi="Times New Roman"/>
          <w:sz w:val="24"/>
          <w:szCs w:val="24"/>
        </w:rPr>
      </w:pPr>
      <w:r w:rsidRPr="00D76C14">
        <w:rPr>
          <w:rFonts w:ascii="Times New Roman" w:hAnsi="Times New Roman"/>
          <w:sz w:val="24"/>
          <w:szCs w:val="24"/>
        </w:rPr>
        <w:t>def split_m(</w:t>
      </w:r>
      <w:proofErr w:type="gramStart"/>
      <w:r w:rsidRPr="00D76C14">
        <w:rPr>
          <w:rFonts w:ascii="Times New Roman" w:hAnsi="Times New Roman"/>
          <w:sz w:val="24"/>
          <w:szCs w:val="24"/>
        </w:rPr>
        <w:t>params,ns</w:t>
      </w:r>
      <w:proofErr w:type="gramEnd"/>
      <w:r w:rsidRPr="00D76C14">
        <w:rPr>
          <w:rFonts w:ascii="Times New Roman" w:hAnsi="Times New Roman"/>
          <w:sz w:val="24"/>
          <w:szCs w:val="24"/>
        </w:rPr>
        <w:t>,pts):</w:t>
      </w:r>
    </w:p>
    <w:p w14:paraId="445AC363" w14:textId="77777777" w:rsidR="00436E20" w:rsidRPr="00D76C14" w:rsidRDefault="00436E20" w:rsidP="00436E20">
      <w:pPr>
        <w:rPr>
          <w:rFonts w:ascii="Times New Roman" w:hAnsi="Times New Roman"/>
          <w:sz w:val="24"/>
          <w:szCs w:val="24"/>
        </w:rPr>
      </w:pPr>
      <w:r w:rsidRPr="00D76C14">
        <w:rPr>
          <w:rFonts w:ascii="Times New Roman" w:hAnsi="Times New Roman"/>
          <w:sz w:val="24"/>
          <w:szCs w:val="24"/>
        </w:rPr>
        <w:t xml:space="preserve">    </w:t>
      </w:r>
      <w:proofErr w:type="gramStart"/>
      <w:r w:rsidRPr="00D76C14">
        <w:rPr>
          <w:rFonts w:ascii="Times New Roman" w:hAnsi="Times New Roman"/>
          <w:sz w:val="24"/>
          <w:szCs w:val="24"/>
        </w:rPr>
        <w:t>s,Ts</w:t>
      </w:r>
      <w:proofErr w:type="gramEnd"/>
      <w:r w:rsidRPr="00D76C14">
        <w:rPr>
          <w:rFonts w:ascii="Times New Roman" w:hAnsi="Times New Roman"/>
          <w:sz w:val="24"/>
          <w:szCs w:val="24"/>
        </w:rPr>
        <w:t>,m12,m21=params</w:t>
      </w:r>
    </w:p>
    <w:p w14:paraId="69067472" w14:textId="77777777" w:rsidR="00436E20" w:rsidRPr="00D76C14" w:rsidRDefault="00436E20" w:rsidP="00436E20">
      <w:pPr>
        <w:rPr>
          <w:rFonts w:ascii="Times New Roman" w:hAnsi="Times New Roman"/>
          <w:sz w:val="24"/>
          <w:szCs w:val="24"/>
        </w:rPr>
      </w:pPr>
      <w:r w:rsidRPr="00D76C14">
        <w:rPr>
          <w:rFonts w:ascii="Times New Roman" w:hAnsi="Times New Roman"/>
          <w:sz w:val="24"/>
          <w:szCs w:val="24"/>
        </w:rPr>
        <w:t xml:space="preserve">    xx=</w:t>
      </w:r>
      <w:proofErr w:type="gramStart"/>
      <w:r w:rsidRPr="00D76C14">
        <w:rPr>
          <w:rFonts w:ascii="Times New Roman" w:hAnsi="Times New Roman"/>
          <w:sz w:val="24"/>
          <w:szCs w:val="24"/>
        </w:rPr>
        <w:t>dadi.Numerics.default</w:t>
      </w:r>
      <w:proofErr w:type="gramEnd"/>
      <w:r w:rsidRPr="00D76C14">
        <w:rPr>
          <w:rFonts w:ascii="Times New Roman" w:hAnsi="Times New Roman"/>
          <w:sz w:val="24"/>
          <w:szCs w:val="24"/>
        </w:rPr>
        <w:t>_grid(pts)</w:t>
      </w:r>
    </w:p>
    <w:p w14:paraId="37AE1E32" w14:textId="77777777" w:rsidR="00436E20" w:rsidRPr="00D76C14" w:rsidRDefault="00436E20" w:rsidP="00436E20">
      <w:pPr>
        <w:rPr>
          <w:rFonts w:ascii="Times New Roman" w:hAnsi="Times New Roman"/>
          <w:sz w:val="24"/>
          <w:szCs w:val="24"/>
        </w:rPr>
      </w:pPr>
      <w:r w:rsidRPr="00D76C14">
        <w:rPr>
          <w:rFonts w:ascii="Times New Roman" w:hAnsi="Times New Roman"/>
          <w:sz w:val="24"/>
          <w:szCs w:val="24"/>
        </w:rPr>
        <w:lastRenderedPageBreak/>
        <w:t xml:space="preserve">    phi=dadi.PhiManip.phi_1D(xx)</w:t>
      </w:r>
    </w:p>
    <w:p w14:paraId="2DC92368" w14:textId="77777777" w:rsidR="00436E20" w:rsidRPr="00D76C14" w:rsidRDefault="00436E20" w:rsidP="00436E20">
      <w:pPr>
        <w:rPr>
          <w:rFonts w:ascii="Times New Roman" w:hAnsi="Times New Roman"/>
          <w:sz w:val="24"/>
          <w:szCs w:val="24"/>
        </w:rPr>
      </w:pPr>
      <w:r w:rsidRPr="00D76C14">
        <w:rPr>
          <w:rFonts w:ascii="Times New Roman" w:hAnsi="Times New Roman"/>
          <w:sz w:val="24"/>
          <w:szCs w:val="24"/>
        </w:rPr>
        <w:t xml:space="preserve">    phi=dadi.PhiManip.phi_1D_to_2D(</w:t>
      </w:r>
      <w:proofErr w:type="gramStart"/>
      <w:r w:rsidRPr="00D76C14">
        <w:rPr>
          <w:rFonts w:ascii="Times New Roman" w:hAnsi="Times New Roman"/>
          <w:sz w:val="24"/>
          <w:szCs w:val="24"/>
        </w:rPr>
        <w:t>xx,phi</w:t>
      </w:r>
      <w:proofErr w:type="gramEnd"/>
      <w:r w:rsidRPr="00D76C14">
        <w:rPr>
          <w:rFonts w:ascii="Times New Roman" w:hAnsi="Times New Roman"/>
          <w:sz w:val="24"/>
          <w:szCs w:val="24"/>
        </w:rPr>
        <w:t>)</w:t>
      </w:r>
    </w:p>
    <w:p w14:paraId="18600BF3" w14:textId="77777777" w:rsidR="00436E20" w:rsidRPr="00D76C14" w:rsidRDefault="00436E20" w:rsidP="00436E20">
      <w:pPr>
        <w:rPr>
          <w:rFonts w:ascii="Times New Roman" w:hAnsi="Times New Roman"/>
          <w:sz w:val="24"/>
          <w:szCs w:val="24"/>
        </w:rPr>
      </w:pPr>
      <w:r w:rsidRPr="00D76C14">
        <w:rPr>
          <w:rFonts w:ascii="Times New Roman" w:hAnsi="Times New Roman"/>
          <w:sz w:val="24"/>
          <w:szCs w:val="24"/>
        </w:rPr>
        <w:t xml:space="preserve">    phi=dadi.Integration.two_pops(</w:t>
      </w:r>
      <w:proofErr w:type="gramStart"/>
      <w:r w:rsidRPr="00D76C14">
        <w:rPr>
          <w:rFonts w:ascii="Times New Roman" w:hAnsi="Times New Roman"/>
          <w:sz w:val="24"/>
          <w:szCs w:val="24"/>
        </w:rPr>
        <w:t>phi,xx</w:t>
      </w:r>
      <w:proofErr w:type="gramEnd"/>
      <w:r w:rsidRPr="00D76C14">
        <w:rPr>
          <w:rFonts w:ascii="Times New Roman" w:hAnsi="Times New Roman"/>
          <w:sz w:val="24"/>
          <w:szCs w:val="24"/>
        </w:rPr>
        <w:t>,Ts,nu1=s,nu2=(1-s),m12=m12,m21=m21)</w:t>
      </w:r>
    </w:p>
    <w:p w14:paraId="37B72179" w14:textId="77777777" w:rsidR="00436E20" w:rsidRPr="00D76C14" w:rsidRDefault="00436E20" w:rsidP="00436E20">
      <w:pPr>
        <w:rPr>
          <w:rFonts w:ascii="Times New Roman" w:hAnsi="Times New Roman"/>
          <w:sz w:val="24"/>
          <w:szCs w:val="24"/>
        </w:rPr>
      </w:pPr>
      <w:r w:rsidRPr="00D76C14">
        <w:rPr>
          <w:rFonts w:ascii="Times New Roman" w:hAnsi="Times New Roman"/>
          <w:sz w:val="24"/>
          <w:szCs w:val="24"/>
        </w:rPr>
        <w:t xml:space="preserve">    fs=</w:t>
      </w:r>
      <w:proofErr w:type="gramStart"/>
      <w:r w:rsidRPr="00D76C14">
        <w:rPr>
          <w:rFonts w:ascii="Times New Roman" w:hAnsi="Times New Roman"/>
          <w:sz w:val="24"/>
          <w:szCs w:val="24"/>
        </w:rPr>
        <w:t>dadi.Spectrum.from</w:t>
      </w:r>
      <w:proofErr w:type="gramEnd"/>
      <w:r w:rsidRPr="00D76C14">
        <w:rPr>
          <w:rFonts w:ascii="Times New Roman" w:hAnsi="Times New Roman"/>
          <w:sz w:val="24"/>
          <w:szCs w:val="24"/>
        </w:rPr>
        <w:t>_phi(phi,ns,(xx,xx))</w:t>
      </w:r>
    </w:p>
    <w:p w14:paraId="078C01A4" w14:textId="77777777" w:rsidR="00436E20" w:rsidRDefault="00436E20" w:rsidP="00436E20">
      <w:pPr>
        <w:rPr>
          <w:rFonts w:ascii="Times New Roman" w:hAnsi="Times New Roman"/>
          <w:sz w:val="24"/>
          <w:szCs w:val="24"/>
        </w:rPr>
      </w:pPr>
      <w:r w:rsidRPr="00D76C14">
        <w:rPr>
          <w:rFonts w:ascii="Times New Roman" w:hAnsi="Times New Roman"/>
          <w:sz w:val="24"/>
          <w:szCs w:val="24"/>
        </w:rPr>
        <w:t xml:space="preserve">    return fs  </w:t>
      </w:r>
    </w:p>
    <w:p w14:paraId="2127AC86" w14:textId="77777777" w:rsidR="00436E20" w:rsidRDefault="00436E20" w:rsidP="00436E20">
      <w:pPr>
        <w:rPr>
          <w:rFonts w:ascii="Times New Roman" w:hAnsi="Times New Roman"/>
          <w:sz w:val="24"/>
          <w:szCs w:val="24"/>
        </w:rPr>
      </w:pPr>
      <w:r>
        <w:rPr>
          <w:rFonts w:ascii="Times New Roman" w:hAnsi="Times New Roman" w:hint="eastAsia"/>
          <w:sz w:val="24"/>
          <w:szCs w:val="24"/>
        </w:rPr>
        <w:t>m</w:t>
      </w:r>
      <w:r>
        <w:rPr>
          <w:rFonts w:ascii="Times New Roman" w:hAnsi="Times New Roman"/>
          <w:sz w:val="24"/>
          <w:szCs w:val="24"/>
        </w:rPr>
        <w:t>odel code2: split with migration</w:t>
      </w:r>
    </w:p>
    <w:p w14:paraId="0A125026" w14:textId="77777777" w:rsidR="00436E20" w:rsidRDefault="00436E20" w:rsidP="00436E20">
      <w:pPr>
        <w:rPr>
          <w:rFonts w:ascii="Times New Roman" w:hAnsi="Times New Roman"/>
          <w:sz w:val="24"/>
          <w:szCs w:val="24"/>
        </w:rPr>
      </w:pPr>
    </w:p>
    <w:p w14:paraId="7B996F82" w14:textId="77777777" w:rsidR="00436E20" w:rsidRPr="00D76C14" w:rsidRDefault="00436E20" w:rsidP="00436E20">
      <w:pPr>
        <w:rPr>
          <w:rFonts w:ascii="Times New Roman" w:hAnsi="Times New Roman"/>
          <w:sz w:val="24"/>
          <w:szCs w:val="24"/>
        </w:rPr>
      </w:pPr>
      <w:r w:rsidRPr="00D76C14">
        <w:rPr>
          <w:rFonts w:ascii="Times New Roman" w:hAnsi="Times New Roman"/>
          <w:sz w:val="24"/>
          <w:szCs w:val="24"/>
        </w:rPr>
        <w:t>def IM_2(</w:t>
      </w:r>
      <w:proofErr w:type="gramStart"/>
      <w:r w:rsidRPr="00D76C14">
        <w:rPr>
          <w:rFonts w:ascii="Times New Roman" w:hAnsi="Times New Roman"/>
          <w:sz w:val="24"/>
          <w:szCs w:val="24"/>
        </w:rPr>
        <w:t>params,ns</w:t>
      </w:r>
      <w:proofErr w:type="gramEnd"/>
      <w:r w:rsidRPr="00D76C14">
        <w:rPr>
          <w:rFonts w:ascii="Times New Roman" w:hAnsi="Times New Roman"/>
          <w:sz w:val="24"/>
          <w:szCs w:val="24"/>
        </w:rPr>
        <w:t>,pts):</w:t>
      </w:r>
    </w:p>
    <w:p w14:paraId="4857C6C9" w14:textId="77777777" w:rsidR="00436E20" w:rsidRPr="00D76C14" w:rsidRDefault="00436E20" w:rsidP="00436E20">
      <w:pPr>
        <w:rPr>
          <w:rFonts w:ascii="Times New Roman" w:hAnsi="Times New Roman"/>
          <w:sz w:val="24"/>
          <w:szCs w:val="24"/>
        </w:rPr>
      </w:pPr>
      <w:r w:rsidRPr="00D76C14">
        <w:rPr>
          <w:rFonts w:ascii="Times New Roman" w:hAnsi="Times New Roman"/>
          <w:sz w:val="24"/>
          <w:szCs w:val="24"/>
        </w:rPr>
        <w:t xml:space="preserve">    </w:t>
      </w:r>
      <w:proofErr w:type="gramStart"/>
      <w:r w:rsidRPr="00D76C14">
        <w:rPr>
          <w:rFonts w:ascii="Times New Roman" w:hAnsi="Times New Roman"/>
          <w:sz w:val="24"/>
          <w:szCs w:val="24"/>
        </w:rPr>
        <w:t>s,nu</w:t>
      </w:r>
      <w:proofErr w:type="gramEnd"/>
      <w:r w:rsidRPr="00D76C14">
        <w:rPr>
          <w:rFonts w:ascii="Times New Roman" w:hAnsi="Times New Roman"/>
          <w:sz w:val="24"/>
          <w:szCs w:val="24"/>
        </w:rPr>
        <w:t>1,nu2,TS,m12,m21=params</w:t>
      </w:r>
    </w:p>
    <w:p w14:paraId="6A71F0E6" w14:textId="77777777" w:rsidR="00436E20" w:rsidRPr="00D76C14" w:rsidRDefault="00436E20" w:rsidP="00436E20">
      <w:pPr>
        <w:rPr>
          <w:rFonts w:ascii="Times New Roman" w:hAnsi="Times New Roman"/>
          <w:sz w:val="24"/>
          <w:szCs w:val="24"/>
        </w:rPr>
      </w:pPr>
      <w:r w:rsidRPr="00D76C14">
        <w:rPr>
          <w:rFonts w:ascii="Times New Roman" w:hAnsi="Times New Roman"/>
          <w:sz w:val="24"/>
          <w:szCs w:val="24"/>
        </w:rPr>
        <w:t xml:space="preserve">    xx=</w:t>
      </w:r>
      <w:proofErr w:type="gramStart"/>
      <w:r w:rsidRPr="00D76C14">
        <w:rPr>
          <w:rFonts w:ascii="Times New Roman" w:hAnsi="Times New Roman"/>
          <w:sz w:val="24"/>
          <w:szCs w:val="24"/>
        </w:rPr>
        <w:t>dadi.Numerics.default</w:t>
      </w:r>
      <w:proofErr w:type="gramEnd"/>
      <w:r w:rsidRPr="00D76C14">
        <w:rPr>
          <w:rFonts w:ascii="Times New Roman" w:hAnsi="Times New Roman"/>
          <w:sz w:val="24"/>
          <w:szCs w:val="24"/>
        </w:rPr>
        <w:t>_grid(pts)</w:t>
      </w:r>
    </w:p>
    <w:p w14:paraId="30338644" w14:textId="77777777" w:rsidR="00436E20" w:rsidRPr="00D76C14" w:rsidRDefault="00436E20" w:rsidP="00436E20">
      <w:pPr>
        <w:rPr>
          <w:rFonts w:ascii="Times New Roman" w:hAnsi="Times New Roman"/>
          <w:sz w:val="24"/>
          <w:szCs w:val="24"/>
        </w:rPr>
      </w:pPr>
      <w:r w:rsidRPr="00D76C14">
        <w:rPr>
          <w:rFonts w:ascii="Times New Roman" w:hAnsi="Times New Roman"/>
          <w:sz w:val="24"/>
          <w:szCs w:val="24"/>
        </w:rPr>
        <w:t xml:space="preserve">    phi=dadi.PhiManip.phi_1D(xx)</w:t>
      </w:r>
    </w:p>
    <w:p w14:paraId="43B2A8F5" w14:textId="77777777" w:rsidR="00436E20" w:rsidRPr="00D76C14" w:rsidRDefault="00436E20" w:rsidP="00436E20">
      <w:pPr>
        <w:rPr>
          <w:rFonts w:ascii="Times New Roman" w:hAnsi="Times New Roman"/>
          <w:sz w:val="24"/>
          <w:szCs w:val="24"/>
        </w:rPr>
      </w:pPr>
      <w:r w:rsidRPr="00D76C14">
        <w:rPr>
          <w:rFonts w:ascii="Times New Roman" w:hAnsi="Times New Roman"/>
          <w:sz w:val="24"/>
          <w:szCs w:val="24"/>
        </w:rPr>
        <w:t xml:space="preserve">    phi=dadi.PhiManip.phi_1D_to_2D(</w:t>
      </w:r>
      <w:proofErr w:type="gramStart"/>
      <w:r w:rsidRPr="00D76C14">
        <w:rPr>
          <w:rFonts w:ascii="Times New Roman" w:hAnsi="Times New Roman"/>
          <w:sz w:val="24"/>
          <w:szCs w:val="24"/>
        </w:rPr>
        <w:t>xx,phi</w:t>
      </w:r>
      <w:proofErr w:type="gramEnd"/>
      <w:r w:rsidRPr="00D76C14">
        <w:rPr>
          <w:rFonts w:ascii="Times New Roman" w:hAnsi="Times New Roman"/>
          <w:sz w:val="24"/>
          <w:szCs w:val="24"/>
        </w:rPr>
        <w:t>)</w:t>
      </w:r>
    </w:p>
    <w:p w14:paraId="38089912" w14:textId="77777777" w:rsidR="00436E20" w:rsidRPr="00D76C14" w:rsidRDefault="00436E20" w:rsidP="00436E20">
      <w:pPr>
        <w:rPr>
          <w:rFonts w:ascii="Times New Roman" w:hAnsi="Times New Roman"/>
          <w:sz w:val="24"/>
          <w:szCs w:val="24"/>
        </w:rPr>
      </w:pPr>
      <w:r w:rsidRPr="00D76C14">
        <w:rPr>
          <w:rFonts w:ascii="Times New Roman" w:hAnsi="Times New Roman"/>
          <w:sz w:val="24"/>
          <w:szCs w:val="24"/>
        </w:rPr>
        <w:t xml:space="preserve">    nu1_func=lambda t: s *(nu1/</w:t>
      </w:r>
      <w:proofErr w:type="gramStart"/>
      <w:r w:rsidRPr="00D76C14">
        <w:rPr>
          <w:rFonts w:ascii="Times New Roman" w:hAnsi="Times New Roman"/>
          <w:sz w:val="24"/>
          <w:szCs w:val="24"/>
        </w:rPr>
        <w:t>s)*</w:t>
      </w:r>
      <w:proofErr w:type="gramEnd"/>
      <w:r w:rsidRPr="00D76C14">
        <w:rPr>
          <w:rFonts w:ascii="Times New Roman" w:hAnsi="Times New Roman"/>
          <w:sz w:val="24"/>
          <w:szCs w:val="24"/>
        </w:rPr>
        <w:t>*(t/TS)</w:t>
      </w:r>
    </w:p>
    <w:p w14:paraId="3CE507C1" w14:textId="77777777" w:rsidR="00436E20" w:rsidRPr="00D76C14" w:rsidRDefault="00436E20" w:rsidP="00436E20">
      <w:pPr>
        <w:rPr>
          <w:rFonts w:ascii="Times New Roman" w:hAnsi="Times New Roman"/>
          <w:sz w:val="24"/>
          <w:szCs w:val="24"/>
        </w:rPr>
      </w:pPr>
      <w:r w:rsidRPr="00D76C14">
        <w:rPr>
          <w:rFonts w:ascii="Times New Roman" w:hAnsi="Times New Roman"/>
          <w:sz w:val="24"/>
          <w:szCs w:val="24"/>
        </w:rPr>
        <w:t xml:space="preserve">    nu2_func=lambda t: (1-s) *(nu2/(1-s</w:t>
      </w:r>
      <w:proofErr w:type="gramStart"/>
      <w:r w:rsidRPr="00D76C14">
        <w:rPr>
          <w:rFonts w:ascii="Times New Roman" w:hAnsi="Times New Roman"/>
          <w:sz w:val="24"/>
          <w:szCs w:val="24"/>
        </w:rPr>
        <w:t>))*</w:t>
      </w:r>
      <w:proofErr w:type="gramEnd"/>
      <w:r w:rsidRPr="00D76C14">
        <w:rPr>
          <w:rFonts w:ascii="Times New Roman" w:hAnsi="Times New Roman"/>
          <w:sz w:val="24"/>
          <w:szCs w:val="24"/>
        </w:rPr>
        <w:t>*(t/TS)</w:t>
      </w:r>
    </w:p>
    <w:p w14:paraId="39674424" w14:textId="77777777" w:rsidR="00436E20" w:rsidRPr="00D76C14" w:rsidRDefault="00436E20" w:rsidP="00436E20">
      <w:pPr>
        <w:ind w:firstLine="420"/>
        <w:rPr>
          <w:rFonts w:ascii="Times New Roman" w:hAnsi="Times New Roman"/>
          <w:sz w:val="24"/>
          <w:szCs w:val="24"/>
        </w:rPr>
      </w:pPr>
      <w:r w:rsidRPr="00D76C14">
        <w:rPr>
          <w:rFonts w:ascii="Times New Roman" w:hAnsi="Times New Roman"/>
          <w:sz w:val="24"/>
          <w:szCs w:val="24"/>
        </w:rPr>
        <w:t>phi=dadi.Integration.two_pops(</w:t>
      </w:r>
      <w:proofErr w:type="gramStart"/>
      <w:r w:rsidRPr="00D76C14">
        <w:rPr>
          <w:rFonts w:ascii="Times New Roman" w:hAnsi="Times New Roman"/>
          <w:sz w:val="24"/>
          <w:szCs w:val="24"/>
        </w:rPr>
        <w:t>phi,xx</w:t>
      </w:r>
      <w:proofErr w:type="gramEnd"/>
      <w:r w:rsidRPr="00D76C14">
        <w:rPr>
          <w:rFonts w:ascii="Times New Roman" w:hAnsi="Times New Roman"/>
          <w:sz w:val="24"/>
          <w:szCs w:val="24"/>
        </w:rPr>
        <w:t>,TS,nu1=nu1_func,nu2=nu2_func,m12=m12,m21=m21)</w:t>
      </w:r>
    </w:p>
    <w:p w14:paraId="49ADE86D" w14:textId="77777777" w:rsidR="00436E20" w:rsidRPr="00D76C14" w:rsidRDefault="00436E20" w:rsidP="00436E20">
      <w:pPr>
        <w:rPr>
          <w:rFonts w:ascii="Times New Roman" w:hAnsi="Times New Roman"/>
          <w:sz w:val="24"/>
          <w:szCs w:val="24"/>
        </w:rPr>
      </w:pPr>
      <w:r w:rsidRPr="00D76C14">
        <w:rPr>
          <w:rFonts w:ascii="Times New Roman" w:hAnsi="Times New Roman"/>
          <w:sz w:val="24"/>
          <w:szCs w:val="24"/>
        </w:rPr>
        <w:t xml:space="preserve">    fs=</w:t>
      </w:r>
      <w:proofErr w:type="gramStart"/>
      <w:r w:rsidRPr="00D76C14">
        <w:rPr>
          <w:rFonts w:ascii="Times New Roman" w:hAnsi="Times New Roman"/>
          <w:sz w:val="24"/>
          <w:szCs w:val="24"/>
        </w:rPr>
        <w:t>dadi.Spectrum.from</w:t>
      </w:r>
      <w:proofErr w:type="gramEnd"/>
      <w:r w:rsidRPr="00D76C14">
        <w:rPr>
          <w:rFonts w:ascii="Times New Roman" w:hAnsi="Times New Roman"/>
          <w:sz w:val="24"/>
          <w:szCs w:val="24"/>
        </w:rPr>
        <w:t>_phi(phi,ns,(xx,xx))</w:t>
      </w:r>
    </w:p>
    <w:p w14:paraId="2FBA8526" w14:textId="77777777" w:rsidR="00436E20" w:rsidRPr="00066A4C" w:rsidRDefault="00436E20" w:rsidP="00436E20">
      <w:pPr>
        <w:rPr>
          <w:rFonts w:ascii="Times New Roman" w:hAnsi="Times New Roman"/>
          <w:sz w:val="24"/>
          <w:szCs w:val="24"/>
        </w:rPr>
      </w:pPr>
      <w:r w:rsidRPr="00D76C14">
        <w:rPr>
          <w:rFonts w:ascii="Times New Roman" w:hAnsi="Times New Roman"/>
          <w:sz w:val="24"/>
          <w:szCs w:val="24"/>
        </w:rPr>
        <w:t xml:space="preserve">    return fs</w:t>
      </w:r>
      <w:r w:rsidRPr="00066A4C">
        <w:rPr>
          <w:rFonts w:ascii="Times New Roman" w:hAnsi="Times New Roman"/>
          <w:sz w:val="24"/>
          <w:szCs w:val="24"/>
        </w:rPr>
        <w:t xml:space="preserve">    </w:t>
      </w:r>
    </w:p>
    <w:p w14:paraId="2192DDB2" w14:textId="77777777" w:rsidR="00436E20" w:rsidRDefault="00436E20" w:rsidP="00436E20">
      <w:pPr>
        <w:rPr>
          <w:rFonts w:ascii="Times New Roman" w:hAnsi="Times New Roman"/>
          <w:sz w:val="24"/>
          <w:szCs w:val="24"/>
        </w:rPr>
      </w:pPr>
      <w:r>
        <w:rPr>
          <w:rFonts w:ascii="Times New Roman" w:hAnsi="Times New Roman"/>
          <w:sz w:val="24"/>
          <w:szCs w:val="24"/>
        </w:rPr>
        <w:t>model code2: split with migration and population exponentially change.</w:t>
      </w:r>
    </w:p>
    <w:p w14:paraId="1A4FB5CE" w14:textId="77777777" w:rsidR="00436E20" w:rsidRDefault="00436E20" w:rsidP="00436E20">
      <w:pPr>
        <w:rPr>
          <w:rFonts w:ascii="Times New Roman" w:hAnsi="Times New Roman"/>
          <w:iCs/>
          <w:color w:val="000000"/>
          <w:sz w:val="24"/>
          <w:szCs w:val="24"/>
        </w:rPr>
      </w:pPr>
      <w:r w:rsidRPr="00066A4C">
        <w:rPr>
          <w:rFonts w:ascii="Times New Roman" w:hAnsi="Times New Roman"/>
          <w:sz w:val="24"/>
          <w:szCs w:val="24"/>
        </w:rPr>
        <w:t xml:space="preserve">full </w:t>
      </w:r>
      <w:r>
        <w:rPr>
          <w:rFonts w:ascii="Times New Roman" w:hAnsi="Times New Roman"/>
          <w:sz w:val="24"/>
          <w:szCs w:val="24"/>
        </w:rPr>
        <w:t xml:space="preserve">software </w:t>
      </w:r>
      <w:r w:rsidRPr="006F259F">
        <w:rPr>
          <w:rFonts w:ascii="Times New Roman" w:hAnsi="Times New Roman"/>
          <w:sz w:val="24"/>
          <w:szCs w:val="24"/>
        </w:rPr>
        <w:t>infrastructure</w:t>
      </w:r>
      <w:r>
        <w:rPr>
          <w:rFonts w:ascii="Times New Roman" w:hAnsi="Times New Roman"/>
          <w:sz w:val="24"/>
          <w:szCs w:val="24"/>
        </w:rPr>
        <w:t xml:space="preserve"> </w:t>
      </w:r>
      <w:r>
        <w:rPr>
          <w:rFonts w:ascii="Times New Roman" w:hAnsi="Times New Roman" w:hint="eastAsia"/>
          <w:sz w:val="24"/>
          <w:szCs w:val="24"/>
        </w:rPr>
        <w:t>in</w:t>
      </w:r>
      <w:r>
        <w:rPr>
          <w:rFonts w:ascii="Times New Roman" w:hAnsi="Times New Roman"/>
          <w:sz w:val="24"/>
          <w:szCs w:val="24"/>
        </w:rPr>
        <w:t>clude SNP datasets preparation and simulations</w:t>
      </w:r>
      <w:r w:rsidRPr="00066A4C">
        <w:rPr>
          <w:rFonts w:ascii="Times New Roman" w:hAnsi="Times New Roman"/>
          <w:sz w:val="24"/>
          <w:szCs w:val="24"/>
        </w:rPr>
        <w:t xml:space="preserve"> is provided in </w:t>
      </w:r>
      <w:hyperlink r:id="rId19" w:history="1">
        <w:r w:rsidRPr="001B3367">
          <w:rPr>
            <w:rStyle w:val="af2"/>
            <w:rFonts w:ascii="Times New Roman" w:hAnsi="Times New Roman"/>
            <w:iCs/>
            <w:sz w:val="24"/>
            <w:szCs w:val="24"/>
          </w:rPr>
          <w:t>https://github.com/vitogump/life</w:t>
        </w:r>
      </w:hyperlink>
      <w:r w:rsidRPr="00EB1341">
        <w:rPr>
          <w:rFonts w:ascii="Times New Roman" w:hAnsi="Times New Roman"/>
          <w:iCs/>
          <w:color w:val="000000"/>
          <w:sz w:val="24"/>
          <w:szCs w:val="24"/>
        </w:rPr>
        <w:t>.</w:t>
      </w:r>
    </w:p>
    <w:p w14:paraId="7EFE65E4" w14:textId="77777777" w:rsidR="00436E20" w:rsidRPr="006F259F" w:rsidRDefault="00436E20" w:rsidP="00436E20">
      <w:pPr>
        <w:outlineLvl w:val="2"/>
        <w:rPr>
          <w:rFonts w:ascii="Times New Roman" w:hAnsi="Times New Roman"/>
          <w:b/>
          <w:bCs/>
          <w:iCs/>
          <w:color w:val="000000"/>
          <w:sz w:val="24"/>
          <w:szCs w:val="24"/>
        </w:rPr>
      </w:pPr>
      <w:bookmarkStart w:id="155" w:name="_Toc28603907"/>
      <w:r w:rsidRPr="006F259F">
        <w:rPr>
          <w:rFonts w:ascii="Times New Roman" w:hAnsi="Times New Roman"/>
          <w:b/>
          <w:bCs/>
          <w:sz w:val="24"/>
          <w:szCs w:val="24"/>
        </w:rPr>
        <w:t>4.6.</w:t>
      </w:r>
      <w:r>
        <w:rPr>
          <w:rFonts w:ascii="Times New Roman" w:hAnsi="Times New Roman"/>
          <w:b/>
          <w:bCs/>
          <w:sz w:val="24"/>
          <w:szCs w:val="24"/>
        </w:rPr>
        <w:t>3</w:t>
      </w:r>
      <w:r w:rsidRPr="006F259F">
        <w:rPr>
          <w:rFonts w:ascii="Times New Roman" w:hAnsi="Times New Roman"/>
          <w:b/>
          <w:bCs/>
          <w:sz w:val="24"/>
          <w:szCs w:val="24"/>
        </w:rPr>
        <w:t xml:space="preserve"> Comparisons with previous studies</w:t>
      </w:r>
      <w:bookmarkEnd w:id="155"/>
    </w:p>
    <w:p w14:paraId="0097D5AA" w14:textId="77777777" w:rsidR="00436E20" w:rsidRPr="005B293D" w:rsidRDefault="00436E20" w:rsidP="00436E20">
      <w:pPr>
        <w:rPr>
          <w:rFonts w:ascii="Times New Roman" w:hAnsi="Times New Roman" w:hint="eastAsia"/>
          <w:iCs/>
          <w:color w:val="000000"/>
          <w:sz w:val="24"/>
          <w:szCs w:val="24"/>
        </w:rPr>
      </w:pPr>
      <w:r>
        <w:rPr>
          <w:rFonts w:ascii="Times New Roman" w:hAnsi="Times New Roman"/>
          <w:iCs/>
          <w:color w:val="000000"/>
          <w:sz w:val="24"/>
          <w:szCs w:val="24"/>
        </w:rPr>
        <w:t>S</w:t>
      </w:r>
      <w:r>
        <w:rPr>
          <w:rFonts w:ascii="Times New Roman" w:hAnsi="Times New Roman" w:hint="eastAsia"/>
          <w:iCs/>
          <w:color w:val="000000"/>
          <w:sz w:val="24"/>
          <w:szCs w:val="24"/>
        </w:rPr>
        <w:t>ome</w:t>
      </w:r>
      <w:r>
        <w:rPr>
          <w:rFonts w:ascii="Times New Roman" w:hAnsi="Times New Roman"/>
          <w:iCs/>
          <w:color w:val="000000"/>
          <w:sz w:val="24"/>
          <w:szCs w:val="24"/>
        </w:rPr>
        <w:t xml:space="preserve"> may think L should be the total length of sequence (variant and invariant) that was used for variant calling. According to the author of dadi and the principle of this software, if researcher didn’t use all variants </w:t>
      </w:r>
      <w:r>
        <w:rPr>
          <w:rFonts w:ascii="Times New Roman" w:hAnsi="Times New Roman" w:hint="eastAsia"/>
          <w:iCs/>
          <w:color w:val="000000"/>
          <w:sz w:val="24"/>
          <w:szCs w:val="24"/>
        </w:rPr>
        <w:t>from</w:t>
      </w:r>
      <w:r>
        <w:rPr>
          <w:rFonts w:ascii="Times New Roman" w:hAnsi="Times New Roman"/>
          <w:iCs/>
          <w:color w:val="000000"/>
          <w:sz w:val="24"/>
          <w:szCs w:val="24"/>
        </w:rPr>
        <w:t xml:space="preserve"> the L region, they should scale the length by the rate of the SNP selected or the simulation would conduct mislead results which some research may make. As a long divergence time between domestic and their wild relative looks like a highly unlike result (but it is possible), this may lead many </w:t>
      </w:r>
      <w:proofErr w:type="gramStart"/>
      <w:r>
        <w:rPr>
          <w:rFonts w:ascii="Times New Roman" w:hAnsi="Times New Roman"/>
          <w:iCs/>
          <w:color w:val="000000"/>
          <w:sz w:val="24"/>
          <w:szCs w:val="24"/>
        </w:rPr>
        <w:t>research</w:t>
      </w:r>
      <w:proofErr w:type="gramEnd"/>
      <w:r>
        <w:rPr>
          <w:rFonts w:ascii="Times New Roman" w:hAnsi="Times New Roman"/>
          <w:iCs/>
          <w:color w:val="000000"/>
          <w:sz w:val="24"/>
          <w:szCs w:val="24"/>
        </w:rPr>
        <w:t xml:space="preserve"> take some trick to avoid this result. Our principle for simulation is that: selected some parsimonious models that are most informative to the issue we concerned (1. what’s the order of divergence of mallard, spot-billed and domestic lineage, 2. Then try to point a rough time intervals of the two divergence time) as discussed above; used a range of initial values</w:t>
      </w:r>
      <w:r w:rsidRPr="00F074CF">
        <w:rPr>
          <w:rFonts w:ascii="Times New Roman" w:hAnsi="Times New Roman"/>
          <w:iCs/>
          <w:color w:val="000000"/>
          <w:sz w:val="24"/>
          <w:szCs w:val="24"/>
        </w:rPr>
        <w:t xml:space="preserve"> </w:t>
      </w:r>
      <w:r>
        <w:rPr>
          <w:rFonts w:ascii="Times New Roman" w:hAnsi="Times New Roman"/>
          <w:iCs/>
          <w:color w:val="000000"/>
          <w:sz w:val="24"/>
          <w:szCs w:val="24"/>
        </w:rPr>
        <w:t xml:space="preserve">for each parameter which more than biologically reasonable ranges, let them naturally converge through simulation process and try neither let a setting boundary restrict the estimates, nor cutting a hard bound by removing some estimates. i.e. After model determination, let software determining the parameters itself and keep every simulation </w:t>
      </w:r>
      <w:proofErr w:type="gramStart"/>
      <w:r>
        <w:rPr>
          <w:rFonts w:ascii="Times New Roman" w:hAnsi="Times New Roman"/>
          <w:iCs/>
          <w:color w:val="000000"/>
          <w:sz w:val="24"/>
          <w:szCs w:val="24"/>
        </w:rPr>
        <w:t>results</w:t>
      </w:r>
      <w:proofErr w:type="gramEnd"/>
      <w:r>
        <w:rPr>
          <w:rFonts w:ascii="Times New Roman" w:hAnsi="Times New Roman"/>
          <w:iCs/>
          <w:color w:val="000000"/>
          <w:sz w:val="24"/>
          <w:szCs w:val="24"/>
        </w:rPr>
        <w:t xml:space="preserve">. In the first look we used the same methodology (dadi simulaitons) on similar data conducted very different findings. However, some research used rather complex models to try to include the information about bottle neck after domestication and the detail divergence between specific breeds in domestic, and judge which model is the best simultaneously, by only judging likelihood value of this kind value. In fact, some domestic research (some used dadi) </w:t>
      </w:r>
      <w:r>
        <w:rPr>
          <w:rFonts w:ascii="Times New Roman" w:hAnsi="Times New Roman" w:hint="eastAsia"/>
          <w:iCs/>
          <w:color w:val="000000"/>
          <w:sz w:val="24"/>
          <w:szCs w:val="24"/>
        </w:rPr>
        <w:t>have</w:t>
      </w:r>
      <w:r>
        <w:rPr>
          <w:rFonts w:ascii="Times New Roman" w:hAnsi="Times New Roman"/>
          <w:iCs/>
          <w:color w:val="000000"/>
          <w:sz w:val="24"/>
          <w:szCs w:val="24"/>
        </w:rPr>
        <w:t xml:space="preserve"> carried out similar result (divergence time between domestic and wild) with us, however, this kind results were discarded </w:t>
      </w:r>
      <w:r>
        <w:rPr>
          <w:rFonts w:ascii="Times New Roman" w:hAnsi="Times New Roman"/>
          <w:iCs/>
          <w:color w:val="000000"/>
          <w:sz w:val="24"/>
          <w:szCs w:val="24"/>
        </w:rPr>
        <w:lastRenderedPageBreak/>
        <w:t xml:space="preserve">artificially by claiming “very deep divergence (~150 kyrs) is not possible for domesticated species” in some of them </w:t>
      </w:r>
      <w:r>
        <w:rPr>
          <w:rFonts w:ascii="Times New Roman" w:hAnsi="Times New Roman"/>
          <w:iCs/>
          <w:color w:val="000000"/>
          <w:sz w:val="24"/>
          <w:szCs w:val="24"/>
        </w:rPr>
        <w:fldChar w:fldCharType="begin">
          <w:fldData xml:space="preserve">PEVuZE5vdGU+PENpdGU+PEF1dGhvcj5GcmVlZG1hbjwvQXV0aG9yPjxZZWFyPjIwMTQ8L1llYXI+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==
</w:fldData>
        </w:fldChar>
      </w:r>
      <w:r>
        <w:rPr>
          <w:rFonts w:ascii="Times New Roman" w:hAnsi="Times New Roman"/>
          <w:iCs/>
          <w:color w:val="000000"/>
          <w:sz w:val="24"/>
          <w:szCs w:val="24"/>
        </w:rPr>
        <w:instrText xml:space="preserve"> ADDIN EN.CITE </w:instrText>
      </w:r>
      <w:r>
        <w:rPr>
          <w:rFonts w:ascii="Times New Roman" w:hAnsi="Times New Roman"/>
          <w:iCs/>
          <w:color w:val="000000"/>
          <w:sz w:val="24"/>
          <w:szCs w:val="24"/>
        </w:rPr>
        <w:fldChar w:fldCharType="begin">
          <w:fldData xml:space="preserve">PEVuZE5vdGU+PENpdGU+PEF1dGhvcj5GcmVlZG1hbjwvQXV0aG9yPjxZZWFyPjIwMTQ8L1llYXI+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==
</w:fldData>
        </w:fldChar>
      </w:r>
      <w:r>
        <w:rPr>
          <w:rFonts w:ascii="Times New Roman" w:hAnsi="Times New Roman"/>
          <w:iCs/>
          <w:color w:val="000000"/>
          <w:sz w:val="24"/>
          <w:szCs w:val="24"/>
        </w:rPr>
        <w:instrText xml:space="preserve"> ADDIN EN.CITE.DATA </w:instrText>
      </w:r>
      <w:r>
        <w:rPr>
          <w:rFonts w:ascii="Times New Roman" w:hAnsi="Times New Roman"/>
          <w:iCs/>
          <w:color w:val="000000"/>
          <w:sz w:val="24"/>
          <w:szCs w:val="24"/>
        </w:rPr>
      </w:r>
      <w:r>
        <w:rPr>
          <w:rFonts w:ascii="Times New Roman" w:hAnsi="Times New Roman"/>
          <w:iCs/>
          <w:color w:val="000000"/>
          <w:sz w:val="24"/>
          <w:szCs w:val="24"/>
        </w:rPr>
        <w:fldChar w:fldCharType="end"/>
      </w:r>
      <w:r>
        <w:rPr>
          <w:rFonts w:ascii="Times New Roman" w:hAnsi="Times New Roman"/>
          <w:iCs/>
          <w:color w:val="000000"/>
          <w:sz w:val="24"/>
          <w:szCs w:val="24"/>
        </w:rPr>
        <w:fldChar w:fldCharType="separate"/>
      </w:r>
      <w:r>
        <w:rPr>
          <w:rFonts w:ascii="Times New Roman" w:hAnsi="Times New Roman"/>
          <w:iCs/>
          <w:noProof/>
          <w:color w:val="000000"/>
          <w:sz w:val="24"/>
          <w:szCs w:val="24"/>
        </w:rPr>
        <w:t>(</w:t>
      </w:r>
      <w:hyperlink w:anchor="_ENREF_14" w:tooltip="Freedman, 2014 #65" w:history="1">
        <w:r>
          <w:rPr>
            <w:rFonts w:ascii="Times New Roman" w:hAnsi="Times New Roman"/>
            <w:iCs/>
            <w:noProof/>
            <w:color w:val="000000"/>
            <w:sz w:val="24"/>
            <w:szCs w:val="24"/>
          </w:rPr>
          <w:t>Freedman et al., 2014</w:t>
        </w:r>
      </w:hyperlink>
      <w:r>
        <w:rPr>
          <w:rFonts w:ascii="Times New Roman" w:hAnsi="Times New Roman"/>
          <w:iCs/>
          <w:noProof/>
          <w:color w:val="000000"/>
          <w:sz w:val="24"/>
          <w:szCs w:val="24"/>
        </w:rPr>
        <w:t xml:space="preserve">; </w:t>
      </w:r>
      <w:hyperlink w:anchor="_ENREF_44" w:tooltip="Wang, 2013 #110" w:history="1">
        <w:r>
          <w:rPr>
            <w:rFonts w:ascii="Times New Roman" w:hAnsi="Times New Roman"/>
            <w:iCs/>
            <w:noProof/>
            <w:color w:val="000000"/>
            <w:sz w:val="24"/>
            <w:szCs w:val="24"/>
          </w:rPr>
          <w:t>Wang et al., 2013</w:t>
        </w:r>
      </w:hyperlink>
      <w:r>
        <w:rPr>
          <w:rFonts w:ascii="Times New Roman" w:hAnsi="Times New Roman"/>
          <w:iCs/>
          <w:noProof/>
          <w:color w:val="000000"/>
          <w:sz w:val="24"/>
          <w:szCs w:val="24"/>
        </w:rPr>
        <w:t>)</w:t>
      </w:r>
      <w:r>
        <w:rPr>
          <w:rFonts w:ascii="Times New Roman" w:hAnsi="Times New Roman"/>
          <w:iCs/>
          <w:color w:val="000000"/>
          <w:sz w:val="24"/>
          <w:szCs w:val="24"/>
        </w:rPr>
        <w:fldChar w:fldCharType="end"/>
      </w:r>
      <w:r>
        <w:rPr>
          <w:rFonts w:ascii="Times New Roman" w:hAnsi="Times New Roman"/>
          <w:iCs/>
          <w:color w:val="000000"/>
          <w:sz w:val="24"/>
          <w:szCs w:val="24"/>
        </w:rPr>
        <w:t xml:space="preserve">. Our research provocative accepting a deep divergence time is encouraged by the special situation of ducks that the two closest wild relatives of domestic ducks may have a very short divergence time, even shorter than the domestic lineage splitting from them. This was illuminated by previous analysis. The feature of genome divergence between mallard and spot-billed are also in accordance with a very recent divergence </w:t>
      </w:r>
      <w:r>
        <w:rPr>
          <w:rFonts w:ascii="Times New Roman" w:hAnsi="Times New Roman" w:hint="eastAsia"/>
          <w:iCs/>
          <w:color w:val="000000"/>
          <w:sz w:val="24"/>
          <w:szCs w:val="24"/>
        </w:rPr>
        <w:t>ti</w:t>
      </w:r>
      <w:r>
        <w:rPr>
          <w:rFonts w:ascii="Times New Roman" w:hAnsi="Times New Roman"/>
          <w:iCs/>
          <w:color w:val="000000"/>
          <w:sz w:val="24"/>
          <w:szCs w:val="24"/>
        </w:rPr>
        <w:t xml:space="preserve">me. </w:t>
      </w:r>
    </w:p>
    <w:p w14:paraId="5BEC9BB8" w14:textId="77777777" w:rsidR="00436E20" w:rsidRPr="00BA05A0" w:rsidRDefault="00436E20" w:rsidP="00436E20">
      <w:pPr>
        <w:pStyle w:val="a7"/>
        <w:outlineLvl w:val="1"/>
        <w:rPr>
          <w:rFonts w:ascii="Times New Roman" w:hAnsi="Times New Roman"/>
          <w:sz w:val="24"/>
          <w:szCs w:val="24"/>
        </w:rPr>
      </w:pPr>
      <w:bookmarkStart w:id="156" w:name="_Toc28603908"/>
      <w:r>
        <w:rPr>
          <w:rFonts w:ascii="Times New Roman" w:hAnsi="Times New Roman"/>
          <w:sz w:val="24"/>
          <w:szCs w:val="24"/>
        </w:rPr>
        <w:t xml:space="preserve">4.7 </w:t>
      </w:r>
      <w:r w:rsidRPr="00BA05A0">
        <w:rPr>
          <w:rFonts w:ascii="Times New Roman" w:hAnsi="Times New Roman"/>
          <w:sz w:val="24"/>
          <w:szCs w:val="24"/>
        </w:rPr>
        <w:t xml:space="preserve">Selection </w:t>
      </w:r>
      <w:r w:rsidRPr="00BA05A0">
        <w:rPr>
          <w:rFonts w:ascii="Times New Roman" w:hAnsi="Times New Roman" w:hint="eastAsia"/>
          <w:sz w:val="24"/>
          <w:szCs w:val="24"/>
        </w:rPr>
        <w:t>analyses</w:t>
      </w:r>
      <w:r>
        <w:rPr>
          <w:rFonts w:ascii="Times New Roman" w:hAnsi="Times New Roman"/>
          <w:sz w:val="24"/>
          <w:szCs w:val="24"/>
        </w:rPr>
        <w:t xml:space="preserve"> and genomic islands</w:t>
      </w:r>
      <w:bookmarkEnd w:id="156"/>
    </w:p>
    <w:p w14:paraId="1F1ECE32" w14:textId="77777777" w:rsidR="00436E20" w:rsidRPr="00066A4C" w:rsidRDefault="00436E20" w:rsidP="00436E20">
      <w:pPr>
        <w:rPr>
          <w:rFonts w:ascii="Times New Roman" w:hAnsi="Times New Roman"/>
          <w:sz w:val="24"/>
          <w:szCs w:val="24"/>
        </w:rPr>
      </w:pPr>
      <w:r w:rsidRPr="00066A4C">
        <w:rPr>
          <w:rFonts w:ascii="Times New Roman" w:hAnsi="Times New Roman"/>
          <w:sz w:val="24"/>
          <w:szCs w:val="24"/>
        </w:rPr>
        <w:t>In the d</w:t>
      </w:r>
      <w:r w:rsidRPr="004C4B35">
        <w:rPr>
          <w:rFonts w:ascii="Times New Roman" w:hAnsi="Times New Roman"/>
          <w:sz w:val="24"/>
          <w:szCs w:val="24"/>
          <w:vertAlign w:val="subscript"/>
        </w:rPr>
        <w:t xml:space="preserve">f </w:t>
      </w:r>
      <w:r w:rsidRPr="00066A4C">
        <w:rPr>
          <w:rFonts w:ascii="Times New Roman" w:hAnsi="Times New Roman"/>
          <w:sz w:val="24"/>
          <w:szCs w:val="24"/>
        </w:rPr>
        <w:t xml:space="preserve">calculation, we required all sampled individuals were </w:t>
      </w:r>
      <w:proofErr w:type="gramStart"/>
      <w:r w:rsidRPr="00066A4C">
        <w:rPr>
          <w:rFonts w:ascii="Times New Roman" w:hAnsi="Times New Roman"/>
          <w:sz w:val="24"/>
          <w:szCs w:val="24"/>
        </w:rPr>
        <w:t>sufficient</w:t>
      </w:r>
      <w:proofErr w:type="gramEnd"/>
      <w:r w:rsidRPr="00066A4C">
        <w:rPr>
          <w:rFonts w:ascii="Times New Roman" w:hAnsi="Times New Roman"/>
          <w:sz w:val="24"/>
          <w:szCs w:val="24"/>
        </w:rPr>
        <w:t xml:space="preserve"> covered for each df sites.</w:t>
      </w:r>
    </w:p>
    <w:p w14:paraId="7BD905C3" w14:textId="77777777" w:rsidR="00436E20" w:rsidRDefault="00436E20" w:rsidP="00436E20">
      <w:pPr>
        <w:rPr>
          <w:rFonts w:ascii="Times New Roman" w:hAnsi="Times New Roman"/>
          <w:sz w:val="24"/>
          <w:szCs w:val="24"/>
        </w:rPr>
      </w:pPr>
      <w:r w:rsidRPr="00066A4C">
        <w:rPr>
          <w:rFonts w:ascii="Times New Roman" w:hAnsi="Times New Roman"/>
          <w:sz w:val="24"/>
          <w:szCs w:val="24"/>
        </w:rPr>
        <w:t>Whole genome alignment to chicken were performed by LASTZ</w:t>
      </w:r>
      <w:r w:rsidRPr="00066A4C">
        <w:rPr>
          <w:rFonts w:ascii="Times New Roman" w:hAnsi="Times New Roman"/>
          <w:sz w:val="24"/>
          <w:szCs w:val="24"/>
        </w:rPr>
        <w:fldChar w:fldCharType="begin"/>
      </w:r>
      <w:r>
        <w:rPr>
          <w:rFonts w:ascii="Times New Roman" w:hAnsi="Times New Roman"/>
          <w:sz w:val="24"/>
          <w:szCs w:val="24"/>
        </w:rPr>
        <w:instrText xml:space="preserve"> ADDIN EN.CITE &lt;EndNote&gt;&lt;Cite&gt;&lt;Author&gt;Harris&lt;/Author&gt;&lt;Year&gt;2007&lt;/Year&gt;&lt;RecNum&gt;82&lt;/RecNum&gt;&lt;DisplayText&gt;(Harris, 2007)&lt;/DisplayText&gt;&lt;record&gt;&lt;rec-number&gt;82&lt;/rec-number&gt;&lt;foreign-keys&gt;&lt;key app="EN" db-id="zd9vrr9r4sxpvoex0z2x0seo95tx9fexr95t" timestamp="1494815018"&gt;82&lt;/key&gt;&lt;/foreign-keys&gt;&lt;ref-type name="Book"&gt;6&lt;/ref-type&gt;&lt;contributors&gt;&lt;authors&gt;&lt;author&gt;Harris, Robert S&lt;/author&gt;&lt;/authors&gt;&lt;/contributors&gt;&lt;titles&gt;&lt;title&gt;Improved pairwise alignment of genomic DNA&lt;/title&gt;&lt;/titles&gt;&lt;dates&gt;&lt;year&gt;2007&lt;/year&gt;&lt;/dates&gt;&lt;publisher&gt;The Pennsylvania State University&lt;/publisher&gt;&lt;isbn&gt;0549431705&lt;/isbn&gt;&lt;urls&gt;&lt;/urls&gt;&lt;/record&gt;&lt;/Cite&gt;&lt;/EndNote&gt;</w:instrText>
      </w:r>
      <w:r w:rsidRPr="00066A4C">
        <w:rPr>
          <w:rFonts w:ascii="Times New Roman" w:hAnsi="Times New Roman"/>
          <w:sz w:val="24"/>
          <w:szCs w:val="24"/>
        </w:rPr>
        <w:fldChar w:fldCharType="separate"/>
      </w:r>
      <w:r>
        <w:rPr>
          <w:rFonts w:ascii="Times New Roman" w:hAnsi="Times New Roman"/>
          <w:noProof/>
          <w:sz w:val="24"/>
          <w:szCs w:val="24"/>
        </w:rPr>
        <w:t>(</w:t>
      </w:r>
      <w:hyperlink w:anchor="_ENREF_19" w:tooltip="Harris, 2007 #82" w:history="1">
        <w:r>
          <w:rPr>
            <w:rFonts w:ascii="Times New Roman" w:hAnsi="Times New Roman"/>
            <w:noProof/>
            <w:sz w:val="24"/>
            <w:szCs w:val="24"/>
          </w:rPr>
          <w:t>Harris, 2007</w:t>
        </w:r>
      </w:hyperlink>
      <w:r>
        <w:rPr>
          <w:rFonts w:ascii="Times New Roman" w:hAnsi="Times New Roman"/>
          <w:noProof/>
          <w:sz w:val="24"/>
          <w:szCs w:val="24"/>
        </w:rPr>
        <w:t>)</w:t>
      </w:r>
      <w:r w:rsidRPr="00066A4C">
        <w:rPr>
          <w:rFonts w:ascii="Times New Roman" w:hAnsi="Times New Roman"/>
          <w:sz w:val="24"/>
          <w:szCs w:val="24"/>
        </w:rPr>
        <w:fldChar w:fldCharType="end"/>
      </w:r>
      <w:r>
        <w:rPr>
          <w:rFonts w:ascii="Times New Roman" w:hAnsi="Times New Roman"/>
          <w:sz w:val="24"/>
          <w:szCs w:val="24"/>
        </w:rPr>
        <w:t>.</w:t>
      </w:r>
    </w:p>
    <w:p w14:paraId="4FBF137C" w14:textId="77777777" w:rsidR="00436E20" w:rsidRPr="00FC3028" w:rsidRDefault="00436E20" w:rsidP="00436E20">
      <w:pPr>
        <w:outlineLvl w:val="2"/>
        <w:rPr>
          <w:rFonts w:ascii="Times New Roman" w:hAnsi="Times New Roman"/>
          <w:b/>
          <w:sz w:val="24"/>
          <w:szCs w:val="24"/>
        </w:rPr>
      </w:pPr>
      <w:bookmarkStart w:id="157" w:name="_Toc28603909"/>
      <w:r w:rsidRPr="00FC3028">
        <w:rPr>
          <w:rFonts w:ascii="Times New Roman" w:hAnsi="Times New Roman" w:hint="eastAsia"/>
          <w:b/>
          <w:sz w:val="24"/>
          <w:szCs w:val="24"/>
        </w:rPr>
        <w:t>4</w:t>
      </w:r>
      <w:r w:rsidRPr="00FC3028">
        <w:rPr>
          <w:rFonts w:ascii="Times New Roman" w:hAnsi="Times New Roman"/>
          <w:b/>
          <w:sz w:val="24"/>
          <w:szCs w:val="24"/>
        </w:rPr>
        <w:t>.7.1 Detail function</w:t>
      </w:r>
      <w:r>
        <w:rPr>
          <w:rFonts w:ascii="Times New Roman" w:hAnsi="Times New Roman"/>
          <w:b/>
          <w:sz w:val="24"/>
          <w:szCs w:val="24"/>
        </w:rPr>
        <w:t>al analysis</w:t>
      </w:r>
      <w:r w:rsidRPr="00FC3028">
        <w:rPr>
          <w:rFonts w:ascii="Times New Roman" w:hAnsi="Times New Roman"/>
          <w:b/>
          <w:sz w:val="24"/>
          <w:szCs w:val="24"/>
        </w:rPr>
        <w:t xml:space="preserve"> </w:t>
      </w:r>
      <w:r>
        <w:rPr>
          <w:rFonts w:ascii="Times New Roman" w:hAnsi="Times New Roman"/>
          <w:b/>
          <w:sz w:val="24"/>
          <w:szCs w:val="24"/>
        </w:rPr>
        <w:t>on candidate</w:t>
      </w:r>
      <w:r w:rsidRPr="00FC3028">
        <w:rPr>
          <w:rFonts w:ascii="Times New Roman" w:hAnsi="Times New Roman"/>
          <w:b/>
          <w:sz w:val="24"/>
          <w:szCs w:val="24"/>
        </w:rPr>
        <w:t xml:space="preserve"> selected genes</w:t>
      </w:r>
      <w:r w:rsidRPr="00E26C43">
        <w:rPr>
          <w:rFonts w:ascii="Times New Roman" w:hAnsi="Times New Roman"/>
          <w:b/>
          <w:sz w:val="24"/>
          <w:szCs w:val="24"/>
        </w:rPr>
        <w:t xml:space="preserve"> </w:t>
      </w:r>
      <w:r w:rsidRPr="00FC3028">
        <w:rPr>
          <w:rFonts w:ascii="Times New Roman" w:hAnsi="Times New Roman"/>
          <w:b/>
          <w:sz w:val="24"/>
          <w:szCs w:val="24"/>
        </w:rPr>
        <w:t>in early ancestor of mallard and spot-billed ducks.</w:t>
      </w:r>
      <w:bookmarkEnd w:id="157"/>
    </w:p>
    <w:p w14:paraId="705B4972" w14:textId="77777777" w:rsidR="00436E20" w:rsidRPr="00066A4C" w:rsidRDefault="00436E20" w:rsidP="00436E20">
      <w:pPr>
        <w:rPr>
          <w:rFonts w:ascii="Times New Roman" w:hAnsi="Times New Roman"/>
          <w:sz w:val="24"/>
          <w:szCs w:val="24"/>
        </w:rPr>
      </w:pPr>
      <w:r>
        <w:rPr>
          <w:rFonts w:ascii="Times New Roman" w:hAnsi="Times New Roman"/>
          <w:sz w:val="24"/>
          <w:szCs w:val="24"/>
        </w:rPr>
        <w:t xml:space="preserve">We detected positive selections in the early ancestors of these two wild populations using methods invented in early modern humans and extended in European and Asian wild boards pig </w:t>
      </w:r>
      <w:r>
        <w:rPr>
          <w:rFonts w:ascii="Times New Roman" w:hAnsi="Times New Roman"/>
          <w:sz w:val="24"/>
          <w:szCs w:val="24"/>
        </w:rPr>
        <w:fldChar w:fldCharType="begin">
          <w:fldData xml:space="preserve">PEVuZE5vdGU+PENpdGU+PEF1dGhvcj5Hcm9lbmVuPC9BdXRob3I+PFllYXI+MjAxMjwvWWVhcj48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</w:fldData>
        </w:fldChar>
      </w:r>
      <w:r>
        <w:rPr>
          <w:rFonts w:ascii="Times New Roman" w:hAnsi="Times New Roman"/>
          <w:sz w:val="24"/>
          <w:szCs w:val="24"/>
        </w:rPr>
        <w:instrText xml:space="preserve"> ADDIN EN.CITE </w:instrText>
      </w:r>
      <w:r>
        <w:rPr>
          <w:rFonts w:ascii="Times New Roman" w:hAnsi="Times New Roman"/>
          <w:sz w:val="24"/>
          <w:szCs w:val="24"/>
        </w:rPr>
        <w:fldChar w:fldCharType="begin">
          <w:fldData xml:space="preserve">PEVuZE5vdGU+PENpdGU+PEF1dGhvcj5Hcm9lbmVuPC9BdXRob3I+PFllYXI+MjAxMjwvWWVhcj48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</w:fldData>
        </w:fldChar>
      </w:r>
      <w:r>
        <w:rPr>
          <w:rFonts w:ascii="Times New Roman" w:hAnsi="Times New Roman"/>
          <w:sz w:val="24"/>
          <w:szCs w:val="24"/>
        </w:rPr>
        <w:instrText xml:space="preserve"> ADDIN EN.CITE.DATA </w:instrText>
      </w:r>
      <w:r>
        <w:rPr>
          <w:rFonts w:ascii="Times New Roman" w:hAnsi="Times New Roman"/>
          <w:sz w:val="24"/>
          <w:szCs w:val="24"/>
        </w:rPr>
      </w:r>
      <w:r>
        <w:rPr>
          <w:rFonts w:ascii="Times New Roman" w:hAnsi="Times New Roman"/>
          <w:sz w:val="24"/>
          <w:szCs w:val="24"/>
        </w:rPr>
        <w:fldChar w:fldCharType="end"/>
      </w:r>
      <w:r>
        <w:rPr>
          <w:rFonts w:ascii="Times New Roman" w:hAnsi="Times New Roman"/>
          <w:sz w:val="24"/>
          <w:szCs w:val="24"/>
        </w:rPr>
      </w:r>
      <w:r>
        <w:rPr>
          <w:rFonts w:ascii="Times New Roman" w:hAnsi="Times New Roman"/>
          <w:sz w:val="24"/>
          <w:szCs w:val="24"/>
        </w:rPr>
        <w:fldChar w:fldCharType="separate"/>
      </w:r>
      <w:r>
        <w:rPr>
          <w:rFonts w:ascii="Times New Roman" w:hAnsi="Times New Roman"/>
          <w:noProof/>
          <w:sz w:val="24"/>
          <w:szCs w:val="24"/>
        </w:rPr>
        <w:t>(</w:t>
      </w:r>
      <w:hyperlink w:anchor="_ENREF_15" w:tooltip="Green, 2010 #16" w:history="1">
        <w:r>
          <w:rPr>
            <w:rFonts w:ascii="Times New Roman" w:hAnsi="Times New Roman"/>
            <w:noProof/>
            <w:sz w:val="24"/>
            <w:szCs w:val="24"/>
          </w:rPr>
          <w:t>Green et al., 2010</w:t>
        </w:r>
      </w:hyperlink>
      <w:r>
        <w:rPr>
          <w:rFonts w:ascii="Times New Roman" w:hAnsi="Times New Roman"/>
          <w:noProof/>
          <w:sz w:val="24"/>
          <w:szCs w:val="24"/>
        </w:rPr>
        <w:t xml:space="preserve">; </w:t>
      </w:r>
      <w:hyperlink w:anchor="_ENREF_16" w:tooltip="Groenen, 2012 #17" w:history="1">
        <w:r>
          <w:rPr>
            <w:rFonts w:ascii="Times New Roman" w:hAnsi="Times New Roman"/>
            <w:noProof/>
            <w:sz w:val="24"/>
            <w:szCs w:val="24"/>
          </w:rPr>
          <w:t>Groenen et al., 2012</w:t>
        </w:r>
      </w:hyperlink>
      <w:r>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sz w:val="24"/>
          <w:szCs w:val="24"/>
        </w:rPr>
        <w:t>.</w:t>
      </w:r>
      <w:bookmarkStart w:id="158" w:name="_Hlk25573061"/>
      <w:r>
        <w:rPr>
          <w:rFonts w:ascii="Times New Roman" w:hAnsi="Times New Roman"/>
          <w:sz w:val="24"/>
          <w:szCs w:val="24"/>
        </w:rPr>
        <w:t xml:space="preserve"> SNPs shared between wild and domestic lineages are mainly ancient variations presented before their splitting. Derived frequency in domestic can be a function of frequency in wild. Ancient sweeps in wild </w:t>
      </w:r>
      <w:r>
        <w:rPr>
          <w:rFonts w:ascii="Times New Roman" w:hAnsi="Times New Roman" w:hint="eastAsia"/>
          <w:sz w:val="24"/>
          <w:szCs w:val="24"/>
        </w:rPr>
        <w:t>wi</w:t>
      </w:r>
      <w:r>
        <w:rPr>
          <w:rFonts w:ascii="Times New Roman" w:hAnsi="Times New Roman"/>
          <w:sz w:val="24"/>
          <w:szCs w:val="24"/>
        </w:rPr>
        <w:t xml:space="preserve">ll fixed selected and linked variations, whereas new variations will reshape the regions’ nucleated diversity. Those SNP will not be shared with domestic and mostly not skewed towards lower frequency spectrum. This signal mainly utilized middle to high frequency spectrum of wild alleles that would produce high prediction of domestic frequency, especially for those regions undergone ancient selection that wild derived allele absented in domestic lineage. Joint distribution of </w:t>
      </w:r>
      <w:r w:rsidRPr="005D040D">
        <w:rPr>
          <w:rFonts w:ascii="Times New Roman" w:eastAsia="Times New Roman" w:hAnsi="Times New Roman"/>
          <w:color w:val="000000"/>
          <w:sz w:val="24"/>
          <w:szCs w:val="24"/>
        </w:rPr>
        <w:t xml:space="preserve">nucleotide </w:t>
      </w:r>
      <w:r>
        <w:rPr>
          <w:rFonts w:ascii="Times New Roman" w:hAnsi="Times New Roman"/>
          <w:sz w:val="24"/>
          <w:szCs w:val="24"/>
        </w:rPr>
        <w:t xml:space="preserve">diversity and S value further confirm those candidate regions detected by S were not enriched to low nucleotide diversity (prone to be caused by recent </w:t>
      </w:r>
      <w:proofErr w:type="gramStart"/>
      <w:r>
        <w:rPr>
          <w:rFonts w:ascii="Times New Roman" w:hAnsi="Times New Roman"/>
          <w:sz w:val="24"/>
          <w:szCs w:val="24"/>
        </w:rPr>
        <w:t>selectio</w:t>
      </w:r>
      <w:r w:rsidRPr="004103F2">
        <w:rPr>
          <w:rFonts w:ascii="Times New Roman" w:hAnsi="Times New Roman"/>
          <w:color w:val="000000"/>
          <w:sz w:val="24"/>
          <w:szCs w:val="24"/>
        </w:rPr>
        <w:t>n)(</w:t>
      </w:r>
      <w:proofErr w:type="gramEnd"/>
      <w:r w:rsidRPr="004103F2">
        <w:rPr>
          <w:rFonts w:ascii="Times New Roman" w:hAnsi="Times New Roman"/>
          <w:color w:val="000000"/>
          <w:sz w:val="24"/>
          <w:szCs w:val="24"/>
        </w:rPr>
        <w:t xml:space="preserve">Fig. S20g). </w:t>
      </w:r>
      <w:bookmarkEnd w:id="158"/>
      <w:r w:rsidRPr="00066A4C">
        <w:rPr>
          <w:rFonts w:ascii="Times New Roman" w:hAnsi="Times New Roman"/>
          <w:sz w:val="24"/>
          <w:szCs w:val="24"/>
        </w:rPr>
        <w:t>As</w:t>
      </w:r>
      <w:r>
        <w:rPr>
          <w:rFonts w:ascii="Times New Roman" w:hAnsi="Times New Roman"/>
          <w:sz w:val="24"/>
          <w:szCs w:val="24"/>
        </w:rPr>
        <w:t xml:space="preserve"> described in previous research, local recombination </w:t>
      </w:r>
      <w:proofErr w:type="gramStart"/>
      <w:r>
        <w:rPr>
          <w:rFonts w:ascii="Times New Roman" w:hAnsi="Times New Roman"/>
          <w:sz w:val="24"/>
          <w:szCs w:val="24"/>
        </w:rPr>
        <w:t>don’t</w:t>
      </w:r>
      <w:proofErr w:type="gramEnd"/>
      <w:r>
        <w:rPr>
          <w:rFonts w:ascii="Times New Roman" w:hAnsi="Times New Roman"/>
          <w:sz w:val="24"/>
          <w:szCs w:val="24"/>
        </w:rPr>
        <w:t xml:space="preserve"> interferes the power of this methods.</w:t>
      </w:r>
      <w:r w:rsidRPr="00066A4C">
        <w:rPr>
          <w:rFonts w:ascii="Times New Roman" w:hAnsi="Times New Roman"/>
          <w:sz w:val="24"/>
          <w:szCs w:val="24"/>
        </w:rPr>
        <w:t xml:space="preserve"> We use a relative narrow window width to detect </w:t>
      </w:r>
      <w:r>
        <w:rPr>
          <w:rFonts w:ascii="Times New Roman" w:hAnsi="Times New Roman"/>
          <w:sz w:val="24"/>
          <w:szCs w:val="24"/>
        </w:rPr>
        <w:t>ancient</w:t>
      </w:r>
      <w:r w:rsidRPr="00066A4C">
        <w:rPr>
          <w:rFonts w:ascii="Times New Roman" w:hAnsi="Times New Roman"/>
          <w:sz w:val="24"/>
          <w:szCs w:val="24"/>
        </w:rPr>
        <w:t xml:space="preserve"> selection</w:t>
      </w:r>
      <w:r>
        <w:rPr>
          <w:rFonts w:ascii="Times New Roman" w:hAnsi="Times New Roman"/>
          <w:sz w:val="24"/>
          <w:szCs w:val="24"/>
        </w:rPr>
        <w:t xml:space="preserve"> because duck genomes’ have a higher recombination rates and we prone a </w:t>
      </w:r>
      <w:proofErr w:type="gramStart"/>
      <w:r>
        <w:rPr>
          <w:rFonts w:ascii="Times New Roman" w:hAnsi="Times New Roman"/>
          <w:sz w:val="24"/>
          <w:szCs w:val="24"/>
        </w:rPr>
        <w:t>high</w:t>
      </w:r>
      <w:proofErr w:type="gramEnd"/>
      <w:r>
        <w:rPr>
          <w:rFonts w:ascii="Times New Roman" w:hAnsi="Times New Roman"/>
          <w:sz w:val="24"/>
          <w:szCs w:val="24"/>
        </w:rPr>
        <w:t xml:space="preserve"> sensitive</w:t>
      </w:r>
      <w:r w:rsidRPr="00066A4C">
        <w:rPr>
          <w:rFonts w:ascii="Times New Roman" w:hAnsi="Times New Roman"/>
          <w:sz w:val="24"/>
          <w:szCs w:val="24"/>
        </w:rPr>
        <w:t>. We filtered variation that passed the following criteria:</w:t>
      </w:r>
    </w:p>
    <w:p w14:paraId="791D8C9A" w14:textId="77777777" w:rsidR="00436E20" w:rsidRPr="002E4306" w:rsidRDefault="00436E20" w:rsidP="00436E20">
      <w:pPr>
        <w:pStyle w:val="af3"/>
        <w:numPr>
          <w:ilvl w:val="0"/>
          <w:numId w:val="8"/>
        </w:numPr>
        <w:ind w:firstLineChars="0"/>
        <w:rPr>
          <w:rFonts w:ascii="Times New Roman" w:hAnsi="Times New Roman"/>
          <w:sz w:val="24"/>
          <w:szCs w:val="24"/>
        </w:rPr>
      </w:pPr>
      <w:r w:rsidRPr="002E4306">
        <w:rPr>
          <w:rFonts w:ascii="Times New Roman" w:hAnsi="Times New Roman"/>
          <w:sz w:val="24"/>
          <w:szCs w:val="24"/>
        </w:rPr>
        <w:t>No CpG sites</w:t>
      </w:r>
    </w:p>
    <w:p w14:paraId="7DA7E940" w14:textId="77777777" w:rsidR="00436E20" w:rsidRPr="007A4961" w:rsidRDefault="00436E20" w:rsidP="00436E20">
      <w:pPr>
        <w:pStyle w:val="af3"/>
        <w:numPr>
          <w:ilvl w:val="0"/>
          <w:numId w:val="8"/>
        </w:numPr>
        <w:ind w:firstLineChars="0"/>
        <w:rPr>
          <w:rFonts w:ascii="Times New Roman" w:hAnsi="Times New Roman"/>
          <w:sz w:val="24"/>
          <w:szCs w:val="24"/>
        </w:rPr>
      </w:pPr>
      <w:r w:rsidRPr="005D040D">
        <w:rPr>
          <w:rFonts w:ascii="Times New Roman" w:eastAsia="Times New Roman" w:hAnsi="Times New Roman"/>
          <w:color w:val="000000"/>
          <w:sz w:val="24"/>
          <w:szCs w:val="24"/>
        </w:rPr>
        <w:t xml:space="preserve">More than 30-fold coverage </w:t>
      </w:r>
      <w:r>
        <w:rPr>
          <w:rFonts w:ascii="Times New Roman" w:eastAsia="Times New Roman" w:hAnsi="Times New Roman"/>
          <w:color w:val="000000"/>
          <w:sz w:val="24"/>
          <w:szCs w:val="24"/>
        </w:rPr>
        <w:t>when SNP fixed</w:t>
      </w:r>
      <w:r w:rsidRPr="005D040D">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in</w:t>
      </w:r>
      <w:r w:rsidRPr="005D040D">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Muscovy or both</w:t>
      </w:r>
      <w:r w:rsidRPr="005D040D">
        <w:rPr>
          <w:rFonts w:ascii="Times New Roman" w:eastAsia="Times New Roman" w:hAnsi="Times New Roman"/>
          <w:color w:val="000000"/>
          <w:sz w:val="24"/>
          <w:szCs w:val="24"/>
        </w:rPr>
        <w:t xml:space="preserve"> outgroups</w:t>
      </w:r>
    </w:p>
    <w:p w14:paraId="2DAC3F73" w14:textId="77777777" w:rsidR="00436E20" w:rsidRDefault="00436E20" w:rsidP="00436E20">
      <w:pPr>
        <w:pStyle w:val="af3"/>
        <w:ind w:left="360" w:firstLineChars="0" w:firstLine="0"/>
        <w:rPr>
          <w:rFonts w:ascii="Times New Roman" w:hAnsi="Times New Roman"/>
          <w:sz w:val="24"/>
          <w:szCs w:val="24"/>
        </w:rPr>
      </w:pPr>
      <w:r>
        <w:rPr>
          <w:rFonts w:ascii="Times New Roman" w:eastAsia="Times New Roman" w:hAnsi="Times New Roman"/>
          <w:color w:val="000000"/>
          <w:sz w:val="24"/>
          <w:szCs w:val="24"/>
        </w:rPr>
        <w:t>And both outgroups were fixed the same directions</w:t>
      </w:r>
      <w:r w:rsidRPr="005D040D">
        <w:rPr>
          <w:rFonts w:ascii="Times New Roman" w:eastAsia="Times New Roman" w:hAnsi="Times New Roman"/>
          <w:color w:val="000000"/>
          <w:sz w:val="24"/>
          <w:szCs w:val="24"/>
        </w:rPr>
        <w:t>.</w:t>
      </w:r>
    </w:p>
    <w:p w14:paraId="440AFAB7" w14:textId="77777777" w:rsidR="00436E20" w:rsidRDefault="00436E20" w:rsidP="00436E20">
      <w:pPr>
        <w:pStyle w:val="af3"/>
        <w:numPr>
          <w:ilvl w:val="0"/>
          <w:numId w:val="8"/>
        </w:numPr>
        <w:ind w:firstLineChars="0"/>
        <w:rPr>
          <w:rFonts w:ascii="Times New Roman" w:hAnsi="Times New Roman"/>
          <w:sz w:val="24"/>
          <w:szCs w:val="24"/>
        </w:rPr>
      </w:pPr>
      <w:r w:rsidRPr="002E4306">
        <w:rPr>
          <w:rFonts w:ascii="Times New Roman" w:hAnsi="Times New Roman"/>
          <w:sz w:val="24"/>
          <w:szCs w:val="24"/>
        </w:rPr>
        <w:t>At least 5 individuals were observed in each population or 10 reads were observed for pool populations</w:t>
      </w:r>
    </w:p>
    <w:p w14:paraId="74411372" w14:textId="77777777" w:rsidR="00436E20" w:rsidRDefault="00436E20" w:rsidP="00436E20">
      <w:pPr>
        <w:pStyle w:val="af3"/>
        <w:numPr>
          <w:ilvl w:val="0"/>
          <w:numId w:val="8"/>
        </w:numPr>
        <w:ind w:firstLineChars="0"/>
        <w:rPr>
          <w:rFonts w:ascii="Times New Roman" w:hAnsi="Times New Roman"/>
          <w:sz w:val="24"/>
          <w:szCs w:val="24"/>
        </w:rPr>
      </w:pPr>
      <w:r w:rsidRPr="002E4306">
        <w:rPr>
          <w:rFonts w:ascii="Times New Roman" w:hAnsi="Times New Roman"/>
          <w:sz w:val="24"/>
          <w:szCs w:val="24"/>
        </w:rPr>
        <w:t xml:space="preserve">At least 20 reads were observed </w:t>
      </w:r>
      <w:r>
        <w:rPr>
          <w:rFonts w:ascii="Times New Roman" w:hAnsi="Times New Roman"/>
          <w:sz w:val="24"/>
          <w:szCs w:val="24"/>
        </w:rPr>
        <w:t xml:space="preserve">in bam </w:t>
      </w:r>
      <w:r w:rsidRPr="002E4306">
        <w:rPr>
          <w:rFonts w:ascii="Times New Roman" w:hAnsi="Times New Roman"/>
          <w:sz w:val="24"/>
          <w:szCs w:val="24"/>
        </w:rPr>
        <w:t xml:space="preserve">when the site </w:t>
      </w:r>
      <w:r>
        <w:rPr>
          <w:rFonts w:ascii="Times New Roman" w:hAnsi="Times New Roman"/>
          <w:sz w:val="24"/>
          <w:szCs w:val="24"/>
        </w:rPr>
        <w:t xml:space="preserve">was treated as </w:t>
      </w:r>
      <w:r w:rsidRPr="002E4306">
        <w:rPr>
          <w:rFonts w:ascii="Times New Roman" w:hAnsi="Times New Roman"/>
          <w:sz w:val="24"/>
          <w:szCs w:val="24"/>
        </w:rPr>
        <w:t>fixed</w:t>
      </w:r>
      <w:r>
        <w:rPr>
          <w:rFonts w:ascii="Times New Roman" w:hAnsi="Times New Roman"/>
          <w:sz w:val="24"/>
          <w:szCs w:val="24"/>
        </w:rPr>
        <w:t xml:space="preserve"> to ref allele</w:t>
      </w:r>
      <w:r w:rsidRPr="002E4306">
        <w:rPr>
          <w:rFonts w:ascii="Times New Roman" w:hAnsi="Times New Roman"/>
          <w:sz w:val="24"/>
          <w:szCs w:val="24"/>
        </w:rPr>
        <w:t xml:space="preserve"> in a population</w:t>
      </w:r>
    </w:p>
    <w:p w14:paraId="7F93FBDD" w14:textId="77777777" w:rsidR="00436E20" w:rsidRPr="002E4306" w:rsidRDefault="00436E20" w:rsidP="00436E20">
      <w:pPr>
        <w:pStyle w:val="af3"/>
        <w:numPr>
          <w:ilvl w:val="0"/>
          <w:numId w:val="8"/>
        </w:numPr>
        <w:ind w:firstLineChars="0"/>
        <w:rPr>
          <w:rFonts w:ascii="Times New Roman" w:hAnsi="Times New Roman"/>
          <w:sz w:val="24"/>
          <w:szCs w:val="24"/>
        </w:rPr>
      </w:pPr>
      <w:r w:rsidRPr="002E4306">
        <w:rPr>
          <w:rFonts w:ascii="Times New Roman" w:hAnsi="Times New Roman"/>
          <w:sz w:val="24"/>
          <w:szCs w:val="24"/>
        </w:rPr>
        <w:t xml:space="preserve">Derived allele was detected in wild lineage </w:t>
      </w:r>
    </w:p>
    <w:p w14:paraId="6B324C70" w14:textId="77777777" w:rsidR="00436E20" w:rsidRDefault="00436E20" w:rsidP="00436E20">
      <w:pPr>
        <w:rPr>
          <w:rFonts w:ascii="Times New Roman" w:hAnsi="Times New Roman"/>
          <w:sz w:val="24"/>
          <w:szCs w:val="24"/>
        </w:rPr>
      </w:pPr>
      <w:r w:rsidRPr="00066A4C">
        <w:rPr>
          <w:rFonts w:ascii="Times New Roman" w:hAnsi="Times New Roman"/>
          <w:sz w:val="24"/>
          <w:szCs w:val="24"/>
        </w:rPr>
        <w:t>For windows with less than 10 variation sites were discarded.</w:t>
      </w:r>
    </w:p>
    <w:p w14:paraId="03AB47F9" w14:textId="77777777" w:rsidR="00436E20" w:rsidRDefault="00436E20" w:rsidP="00436E20">
      <w:pPr>
        <w:rPr>
          <w:rFonts w:ascii="Times New Roman" w:hAnsi="Times New Roman"/>
          <w:sz w:val="24"/>
          <w:szCs w:val="24"/>
        </w:rPr>
      </w:pPr>
      <w:r>
        <w:rPr>
          <w:rFonts w:ascii="Times New Roman" w:hAnsi="Times New Roman"/>
          <w:sz w:val="24"/>
          <w:szCs w:val="24"/>
        </w:rPr>
        <w:t>In addition to the functional analysis presented in main text. An</w:t>
      </w:r>
      <w:r w:rsidRPr="007920A8">
        <w:rPr>
          <w:rFonts w:ascii="Times New Roman" w:hAnsi="Times New Roman"/>
          <w:sz w:val="24"/>
          <w:szCs w:val="24"/>
        </w:rPr>
        <w:t xml:space="preserve"> overrepresented term </w:t>
      </w:r>
      <w:r>
        <w:rPr>
          <w:rFonts w:ascii="Times New Roman" w:hAnsi="Times New Roman"/>
          <w:sz w:val="24"/>
          <w:szCs w:val="24"/>
        </w:rPr>
        <w:t>of positive selection related to “</w:t>
      </w:r>
      <w:r w:rsidRPr="007920A8">
        <w:rPr>
          <w:rFonts w:ascii="Times New Roman" w:hAnsi="Times New Roman"/>
          <w:sz w:val="24"/>
          <w:szCs w:val="24"/>
        </w:rPr>
        <w:t>dorsal/ventral pattern formation</w:t>
      </w:r>
      <w:r>
        <w:rPr>
          <w:rFonts w:ascii="Times New Roman" w:hAnsi="Times New Roman"/>
          <w:sz w:val="24"/>
          <w:szCs w:val="24"/>
        </w:rPr>
        <w:t>”,</w:t>
      </w:r>
      <w:r w:rsidRPr="004E636A">
        <w:rPr>
          <w:rFonts w:ascii="Times New Roman" w:hAnsi="Times New Roman"/>
          <w:sz w:val="24"/>
          <w:szCs w:val="24"/>
        </w:rPr>
        <w:t xml:space="preserve"> “determination of </w:t>
      </w:r>
      <w:r w:rsidRPr="004E636A">
        <w:rPr>
          <w:rFonts w:ascii="Times New Roman" w:hAnsi="Times New Roman"/>
          <w:sz w:val="24"/>
          <w:szCs w:val="24"/>
        </w:rPr>
        <w:lastRenderedPageBreak/>
        <w:t>left/right symmetry” also imply selection on genes which making their body more suitable for flying. overrepresented on terms “response to wounding”, “egg activation”, “acute inflammatory response to antigenic stimulus”, “detection of virus” may indicate that selection on genes increased mallard and spot-billed ducks’ survivability in wild.</w:t>
      </w:r>
      <w:r>
        <w:rPr>
          <w:rFonts w:ascii="Times New Roman" w:hAnsi="Times New Roman"/>
          <w:sz w:val="24"/>
          <w:szCs w:val="24"/>
        </w:rPr>
        <w:t xml:space="preserve"> </w:t>
      </w:r>
      <w:r>
        <w:rPr>
          <w:rFonts w:ascii="Times New Roman" w:hAnsi="Times New Roman" w:hint="eastAsia"/>
          <w:sz w:val="24"/>
          <w:szCs w:val="24"/>
        </w:rPr>
        <w:t>W</w:t>
      </w:r>
      <w:r>
        <w:rPr>
          <w:rFonts w:ascii="Times New Roman" w:hAnsi="Times New Roman"/>
          <w:sz w:val="24"/>
          <w:szCs w:val="24"/>
        </w:rPr>
        <w:t>e not</w:t>
      </w:r>
      <w:r>
        <w:rPr>
          <w:rFonts w:ascii="Times New Roman" w:hAnsi="Times New Roman" w:hint="eastAsia"/>
          <w:sz w:val="24"/>
          <w:szCs w:val="24"/>
        </w:rPr>
        <w:t>e</w:t>
      </w:r>
      <w:r>
        <w:rPr>
          <w:rFonts w:ascii="Times New Roman" w:hAnsi="Times New Roman"/>
          <w:sz w:val="24"/>
          <w:szCs w:val="24"/>
        </w:rPr>
        <w:t xml:space="preserve"> that P-values associated with each GO term are not robust to multiple testing. This may d</w:t>
      </w:r>
      <w:r>
        <w:rPr>
          <w:rFonts w:ascii="Times New Roman" w:hAnsi="Times New Roman" w:hint="eastAsia"/>
          <w:sz w:val="24"/>
          <w:szCs w:val="24"/>
        </w:rPr>
        <w:t>u</w:t>
      </w:r>
      <w:r>
        <w:rPr>
          <w:rFonts w:ascii="Times New Roman" w:hAnsi="Times New Roman"/>
          <w:sz w:val="24"/>
          <w:szCs w:val="24"/>
        </w:rPr>
        <w:t xml:space="preserve">e to the small size of each GO term which leading to relatively large number of GO terms (8750 </w:t>
      </w:r>
      <w:r>
        <w:rPr>
          <w:rFonts w:ascii="Times New Roman" w:hAnsi="Times New Roman" w:hint="eastAsia"/>
          <w:sz w:val="24"/>
          <w:szCs w:val="24"/>
        </w:rPr>
        <w:t>in</w:t>
      </w:r>
      <w:r>
        <w:rPr>
          <w:rFonts w:ascii="Times New Roman" w:hAnsi="Times New Roman"/>
          <w:sz w:val="24"/>
          <w:szCs w:val="24"/>
        </w:rPr>
        <w:t xml:space="preserve"> total, 1050 GO terms contain at least 1 candidate selected gene). Furthermore, ancient selection may associate with long-distance flight ability evolution may involve widespread functional changes. Although our detected selected region </w:t>
      </w:r>
      <w:proofErr w:type="gramStart"/>
      <w:r>
        <w:rPr>
          <w:rFonts w:ascii="Times New Roman" w:hAnsi="Times New Roman"/>
          <w:sz w:val="24"/>
          <w:szCs w:val="24"/>
        </w:rPr>
        <w:t>are</w:t>
      </w:r>
      <w:proofErr w:type="gramEnd"/>
      <w:r>
        <w:rPr>
          <w:rFonts w:ascii="Times New Roman" w:hAnsi="Times New Roman"/>
          <w:sz w:val="24"/>
          <w:szCs w:val="24"/>
        </w:rPr>
        <w:t xml:space="preserve"> enrich to ancient sweeps, long-term evolution after that may also obscure our signals. However, our main intent was not to identify specific great significance terms but to reveal a trend that top serval terms associated with functions involved in long-range migration ability.</w:t>
      </w:r>
    </w:p>
    <w:p w14:paraId="5CF4C27E" w14:textId="77777777" w:rsidR="00436E20" w:rsidRDefault="00436E20" w:rsidP="00436E20">
      <w:pPr>
        <w:autoSpaceDE w:val="0"/>
        <w:autoSpaceDN w:val="0"/>
        <w:adjustRightInd w:val="0"/>
        <w:rPr>
          <w:rFonts w:ascii="Times New Roman" w:hAnsi="Times New Roman"/>
          <w:sz w:val="24"/>
          <w:szCs w:val="24"/>
        </w:rPr>
      </w:pPr>
      <w:r>
        <w:rPr>
          <w:rFonts w:ascii="Times New Roman" w:hAnsi="Times New Roman"/>
          <w:sz w:val="24"/>
          <w:szCs w:val="24"/>
        </w:rPr>
        <w:t>In addition</w:t>
      </w:r>
      <w:r>
        <w:rPr>
          <w:rFonts w:ascii="Times New Roman" w:hAnsi="Times New Roman" w:hint="eastAsia"/>
          <w:sz w:val="24"/>
          <w:szCs w:val="24"/>
        </w:rPr>
        <w:t xml:space="preserve">, we found that at least 32 genes (e.g. </w:t>
      </w:r>
      <w:r w:rsidRPr="00971146">
        <w:rPr>
          <w:rFonts w:ascii="Times New Roman" w:hAnsi="Times New Roman"/>
          <w:i/>
          <w:sz w:val="24"/>
          <w:szCs w:val="24"/>
        </w:rPr>
        <w:t>IL11RA</w:t>
      </w:r>
      <w:r w:rsidRPr="00063348">
        <w:rPr>
          <w:rFonts w:ascii="Times New Roman" w:hAnsi="Times New Roman"/>
          <w:sz w:val="24"/>
          <w:szCs w:val="24"/>
        </w:rPr>
        <w:t xml:space="preserve">, </w:t>
      </w:r>
      <w:r w:rsidRPr="00971146">
        <w:rPr>
          <w:rFonts w:ascii="Times New Roman" w:hAnsi="Times New Roman"/>
          <w:i/>
          <w:sz w:val="24"/>
          <w:szCs w:val="24"/>
        </w:rPr>
        <w:t>PRKAA1, LPAR1,</w:t>
      </w:r>
      <w:r w:rsidRPr="00063348">
        <w:rPr>
          <w:rFonts w:ascii="Times New Roman" w:hAnsi="Times New Roman"/>
          <w:sz w:val="24"/>
          <w:szCs w:val="24"/>
        </w:rPr>
        <w:t xml:space="preserve"> </w:t>
      </w:r>
      <w:r>
        <w:rPr>
          <w:rFonts w:ascii="Times New Roman" w:hAnsi="Times New Roman" w:hint="eastAsia"/>
          <w:sz w:val="24"/>
          <w:szCs w:val="24"/>
        </w:rPr>
        <w:t xml:space="preserve">and </w:t>
      </w:r>
      <w:r w:rsidRPr="00971146">
        <w:rPr>
          <w:rFonts w:ascii="Times New Roman" w:hAnsi="Times New Roman"/>
          <w:i/>
          <w:sz w:val="24"/>
          <w:szCs w:val="24"/>
        </w:rPr>
        <w:t>NS1BP</w:t>
      </w:r>
      <w:r>
        <w:rPr>
          <w:rFonts w:ascii="Times New Roman" w:hAnsi="Times New Roman" w:hint="eastAsia"/>
          <w:sz w:val="24"/>
          <w:szCs w:val="24"/>
        </w:rPr>
        <w:t xml:space="preserve">) involved into immune response to infections and </w:t>
      </w:r>
      <w:r>
        <w:rPr>
          <w:rFonts w:ascii="Times New Roman" w:hAnsi="Times New Roman"/>
          <w:sz w:val="24"/>
          <w:szCs w:val="24"/>
        </w:rPr>
        <w:t>three</w:t>
      </w:r>
      <w:r>
        <w:rPr>
          <w:rFonts w:ascii="Times New Roman" w:hAnsi="Times New Roman" w:hint="eastAsia"/>
          <w:sz w:val="24"/>
          <w:szCs w:val="24"/>
        </w:rPr>
        <w:t xml:space="preserve"> of them (</w:t>
      </w:r>
      <w:r>
        <w:rPr>
          <w:rFonts w:ascii="Times New Roman" w:hAnsi="Times New Roman"/>
          <w:sz w:val="24"/>
          <w:szCs w:val="24"/>
        </w:rPr>
        <w:t xml:space="preserve">i.e, </w:t>
      </w:r>
      <w:r>
        <w:rPr>
          <w:rFonts w:ascii="Times New Roman" w:hAnsi="Times New Roman"/>
          <w:i/>
          <w:sz w:val="24"/>
          <w:szCs w:val="24"/>
        </w:rPr>
        <w:t>ADAP</w:t>
      </w:r>
      <w:r w:rsidRPr="00971146">
        <w:rPr>
          <w:rFonts w:ascii="Times New Roman" w:hAnsi="Times New Roman"/>
          <w:i/>
          <w:sz w:val="24"/>
          <w:szCs w:val="24"/>
        </w:rPr>
        <w:t>, RIG-I</w:t>
      </w:r>
      <w:r w:rsidRPr="00063348">
        <w:rPr>
          <w:rFonts w:ascii="Times New Roman" w:hAnsi="Times New Roman"/>
          <w:sz w:val="24"/>
          <w:szCs w:val="24"/>
        </w:rPr>
        <w:t xml:space="preserve"> </w:t>
      </w:r>
      <w:r>
        <w:rPr>
          <w:rFonts w:ascii="Times New Roman" w:hAnsi="Times New Roman" w:hint="eastAsia"/>
          <w:sz w:val="24"/>
          <w:szCs w:val="24"/>
        </w:rPr>
        <w:t xml:space="preserve">and </w:t>
      </w:r>
      <w:r w:rsidRPr="00971146">
        <w:rPr>
          <w:rFonts w:ascii="Times New Roman" w:hAnsi="Times New Roman"/>
          <w:i/>
          <w:sz w:val="24"/>
          <w:szCs w:val="24"/>
        </w:rPr>
        <w:t>CX3CR1</w:t>
      </w:r>
      <w:r>
        <w:rPr>
          <w:rFonts w:ascii="Times New Roman" w:hAnsi="Times New Roman" w:hint="eastAsia"/>
          <w:sz w:val="24"/>
          <w:szCs w:val="24"/>
        </w:rPr>
        <w:t>) played critical roles against influenza A virus infections (</w:t>
      </w:r>
      <w:r>
        <w:rPr>
          <w:rFonts w:ascii="Times New Roman" w:hAnsi="Times New Roman"/>
          <w:sz w:val="24"/>
          <w:szCs w:val="24"/>
        </w:rPr>
        <w:t>Table S15</w:t>
      </w:r>
      <w:r>
        <w:rPr>
          <w:rFonts w:ascii="Times New Roman" w:hAnsi="Times New Roman" w:hint="eastAsia"/>
          <w:sz w:val="24"/>
          <w:szCs w:val="24"/>
        </w:rPr>
        <w:t>)</w:t>
      </w:r>
      <w:r>
        <w:rPr>
          <w:rFonts w:ascii="Times New Roman" w:hAnsi="Times New Roman"/>
          <w:sz w:val="24"/>
          <w:szCs w:val="24"/>
        </w:rPr>
        <w:fldChar w:fldCharType="begin">
          <w:fldData xml:space="preserve">PEVuZE5vdGU+PENpdGU+PEF1dGhvcj5MaTwvQXV0aG9yPjxZZWFyPjIwMTU8L1llYXI+PFJlY051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</w:fldData>
        </w:fldChar>
      </w:r>
      <w:r>
        <w:rPr>
          <w:rFonts w:ascii="Times New Roman" w:hAnsi="Times New Roman"/>
          <w:sz w:val="24"/>
          <w:szCs w:val="24"/>
        </w:rPr>
        <w:instrText xml:space="preserve"> ADDIN EN.CITE </w:instrText>
      </w:r>
      <w:r>
        <w:rPr>
          <w:rFonts w:ascii="Times New Roman" w:hAnsi="Times New Roman"/>
          <w:sz w:val="24"/>
          <w:szCs w:val="24"/>
        </w:rPr>
        <w:fldChar w:fldCharType="begin">
          <w:fldData xml:space="preserve">PEVuZE5vdGU+PENpdGU+PEF1dGhvcj5MaTwvQXV0aG9yPjxZZWFyPjIwMTU8L1llYXI+PFJlY051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</w:fldData>
        </w:fldChar>
      </w:r>
      <w:r>
        <w:rPr>
          <w:rFonts w:ascii="Times New Roman" w:hAnsi="Times New Roman"/>
          <w:sz w:val="24"/>
          <w:szCs w:val="24"/>
        </w:rPr>
        <w:instrText xml:space="preserve"> ADDIN EN.CITE.DATA </w:instrText>
      </w:r>
      <w:r>
        <w:rPr>
          <w:rFonts w:ascii="Times New Roman" w:hAnsi="Times New Roman"/>
          <w:sz w:val="24"/>
          <w:szCs w:val="24"/>
        </w:rPr>
      </w:r>
      <w:r>
        <w:rPr>
          <w:rFonts w:ascii="Times New Roman" w:hAnsi="Times New Roman"/>
          <w:sz w:val="24"/>
          <w:szCs w:val="24"/>
        </w:rPr>
        <w:fldChar w:fldCharType="end"/>
      </w:r>
      <w:r>
        <w:rPr>
          <w:rFonts w:ascii="Times New Roman" w:hAnsi="Times New Roman"/>
          <w:sz w:val="24"/>
          <w:szCs w:val="24"/>
        </w:rPr>
      </w:r>
      <w:r>
        <w:rPr>
          <w:rFonts w:ascii="Times New Roman" w:hAnsi="Times New Roman"/>
          <w:sz w:val="24"/>
          <w:szCs w:val="24"/>
        </w:rPr>
        <w:fldChar w:fldCharType="separate"/>
      </w:r>
      <w:r>
        <w:rPr>
          <w:rFonts w:ascii="Times New Roman" w:hAnsi="Times New Roman"/>
          <w:noProof/>
          <w:sz w:val="24"/>
          <w:szCs w:val="24"/>
        </w:rPr>
        <w:t>(</w:t>
      </w:r>
      <w:hyperlink w:anchor="_ENREF_4" w:tooltip="Barber, 2010 #116" w:history="1">
        <w:r>
          <w:rPr>
            <w:rFonts w:ascii="Times New Roman" w:hAnsi="Times New Roman"/>
            <w:noProof/>
            <w:sz w:val="24"/>
            <w:szCs w:val="24"/>
          </w:rPr>
          <w:t>Barber, Aldridge, Webster, &amp; Magor, 2010</w:t>
        </w:r>
      </w:hyperlink>
      <w:r>
        <w:rPr>
          <w:rFonts w:ascii="Times New Roman" w:hAnsi="Times New Roman"/>
          <w:noProof/>
          <w:sz w:val="24"/>
          <w:szCs w:val="24"/>
        </w:rPr>
        <w:t xml:space="preserve">; </w:t>
      </w:r>
      <w:hyperlink w:anchor="_ENREF_31" w:tooltip="Li, 2015 #24" w:history="1">
        <w:r>
          <w:rPr>
            <w:rFonts w:ascii="Times New Roman" w:hAnsi="Times New Roman"/>
            <w:noProof/>
            <w:sz w:val="24"/>
            <w:szCs w:val="24"/>
          </w:rPr>
          <w:t>C. Li et al., 2015</w:t>
        </w:r>
      </w:hyperlink>
      <w:r>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hint="eastAsia"/>
          <w:sz w:val="24"/>
          <w:szCs w:val="24"/>
        </w:rPr>
        <w:t xml:space="preserve">. </w:t>
      </w:r>
      <w:r>
        <w:rPr>
          <w:rFonts w:ascii="Times New Roman" w:hAnsi="Times New Roman"/>
          <w:sz w:val="24"/>
          <w:szCs w:val="24"/>
        </w:rPr>
        <w:t xml:space="preserve">Therefore, it seemed that positive selections on immune genes might help the early mallard and spot-billed duck ancestor keep evolutionary equilibrium with influenza A viruses. </w:t>
      </w:r>
    </w:p>
    <w:p w14:paraId="34D64DF7" w14:textId="77777777" w:rsidR="00436E20" w:rsidRDefault="00436E20" w:rsidP="00436E20">
      <w:pPr>
        <w:autoSpaceDE w:val="0"/>
        <w:autoSpaceDN w:val="0"/>
        <w:adjustRightInd w:val="0"/>
        <w:rPr>
          <w:rFonts w:ascii="Times New Roman" w:hAnsi="Times New Roman"/>
          <w:sz w:val="24"/>
          <w:szCs w:val="24"/>
        </w:rPr>
      </w:pPr>
      <w:r>
        <w:rPr>
          <w:rFonts w:ascii="Times New Roman" w:hAnsi="Times New Roman"/>
          <w:sz w:val="24"/>
          <w:szCs w:val="24"/>
        </w:rPr>
        <w:t>S</w:t>
      </w:r>
      <w:r w:rsidRPr="00063348">
        <w:rPr>
          <w:rFonts w:ascii="Times New Roman" w:hAnsi="Times New Roman"/>
          <w:sz w:val="24"/>
          <w:szCs w:val="24"/>
        </w:rPr>
        <w:t>ome cryptochrome-containing cells within the retina are active at night when the birds perform magnetic orientation</w:t>
      </w:r>
      <w:r>
        <w:rPr>
          <w:rFonts w:ascii="Times New Roman" w:hAnsi="Times New Roman"/>
          <w:sz w:val="24"/>
          <w:szCs w:val="24"/>
        </w:rPr>
        <w:t xml:space="preserve"> </w:t>
      </w:r>
      <w:r>
        <w:rPr>
          <w:rFonts w:ascii="Times New Roman" w:hAnsi="Times New Roman"/>
          <w:sz w:val="24"/>
          <w:szCs w:val="24"/>
        </w:rPr>
        <w:fldChar w:fldCharType="begin"/>
      </w:r>
      <w:r>
        <w:rPr>
          <w:rFonts w:ascii="Times New Roman" w:hAnsi="Times New Roman"/>
          <w:sz w:val="24"/>
          <w:szCs w:val="24"/>
        </w:rPr>
        <w:instrText xml:space="preserve"> ADDIN EN.CITE &lt;EndNote&gt;&lt;Cite&gt;&lt;Author&gt;Wu&lt;/Author&gt;&lt;Year&gt;2012&lt;/Year&gt;&lt;RecNum&gt;115&lt;/RecNum&gt;&lt;DisplayText&gt;(L. Q. Wu &amp;amp; Dickman, 2012)&lt;/DisplayText&gt;&lt;record&gt;&lt;rec-number&gt;115&lt;/rec-number&gt;&lt;foreign-keys&gt;&lt;key app="EN" db-id="zd9vrr9r4sxpvoex0z2x0seo95tx9fexr95t" timestamp="1539158949"&gt;115&lt;/key&gt;&lt;/foreign-keys&gt;&lt;ref-type name="Journal Article"&gt;17&lt;/ref-type&gt;&lt;contributors&gt;&lt;authors&gt;&lt;author&gt;Wu, L. Q.&lt;/author&gt;&lt;author&gt;Dickman, J. D.&lt;/author&gt;&lt;/authors&gt;&lt;/contributors&gt;&lt;auth-address&gt;Department of Neuroscience, Baylor College of Medicine, Houston, TX 77024, USA.&lt;/auth-address&gt;&lt;titles&gt;&lt;title&gt;Neural correlates of a magnetic sense&lt;/title&gt;&lt;secondary-title&gt;Science&lt;/secondary-title&gt;&lt;/titles&gt;&lt;periodical&gt;&lt;full-title&gt;Science&lt;/full-title&gt;&lt;/periodical&gt;&lt;pages&gt;1054-7&lt;/pages&gt;&lt;volume&gt;336&lt;/volume&gt;&lt;number&gt;6084&lt;/number&gt;&lt;keywords&gt;&lt;keyword&gt;Afferent Pathways&lt;/keyword&gt;&lt;keyword&gt;Animals&lt;/keyword&gt;&lt;keyword&gt;Brain Mapping&lt;/keyword&gt;&lt;keyword&gt;Brain Stem/cytology/*physiology&lt;/keyword&gt;&lt;keyword&gt;Columbidae/*anatomy &amp;amp; histology/*physiology&lt;/keyword&gt;&lt;keyword&gt;Cues&lt;/keyword&gt;&lt;keyword&gt;Ear, Inner/physiology&lt;/keyword&gt;&lt;keyword&gt;Linear Models&lt;/keyword&gt;&lt;keyword&gt;*Magnetic Fields&lt;/keyword&gt;&lt;keyword&gt;Neurons/*physiology&lt;/keyword&gt;&lt;keyword&gt;Orientation&lt;/keyword&gt;&lt;keyword&gt;Patch-Clamp Techniques&lt;/keyword&gt;&lt;keyword&gt;Rotation&lt;/keyword&gt;&lt;keyword&gt;Sensation/*physiology&lt;/keyword&gt;&lt;keyword&gt;Vestibular Nuclei/cytology/*physiology&lt;/keyword&gt;&lt;/keywords&gt;&lt;dates&gt;&lt;year&gt;2012&lt;/year&gt;&lt;pub-dates&gt;&lt;date&gt;May 25&lt;/date&gt;&lt;/pub-dates&gt;&lt;/dates&gt;&lt;isbn&gt;1095-9203 (Electronic)&amp;#xD;0036-8075 (Linking)&lt;/isbn&gt;&lt;accession-num&gt;22539554&lt;/accession-num&gt;&lt;urls&gt;&lt;related-urls&gt;&lt;url&gt;https://www.ncbi.nlm.nih.gov/pubmed/22539554&lt;/url&gt;&lt;/related-urls&gt;&lt;/urls&gt;&lt;electronic-resource-num&gt;10.1126/science.1216567&lt;/electronic-resource-num&gt;&lt;/record&gt;&lt;/Cite&gt;&lt;/EndNote&gt;</w:instrText>
      </w:r>
      <w:r>
        <w:rPr>
          <w:rFonts w:ascii="Times New Roman" w:hAnsi="Times New Roman"/>
          <w:sz w:val="24"/>
          <w:szCs w:val="24"/>
        </w:rPr>
        <w:fldChar w:fldCharType="separate"/>
      </w:r>
      <w:r>
        <w:rPr>
          <w:rFonts w:ascii="Times New Roman" w:hAnsi="Times New Roman"/>
          <w:noProof/>
          <w:sz w:val="24"/>
          <w:szCs w:val="24"/>
        </w:rPr>
        <w:t>(</w:t>
      </w:r>
      <w:hyperlink w:anchor="_ENREF_46" w:tooltip="Wu, 2012 #115" w:history="1">
        <w:r>
          <w:rPr>
            <w:rFonts w:ascii="Times New Roman" w:hAnsi="Times New Roman"/>
            <w:noProof/>
            <w:sz w:val="24"/>
            <w:szCs w:val="24"/>
          </w:rPr>
          <w:t>L. Q. Wu &amp; Dickman, 2012</w:t>
        </w:r>
      </w:hyperlink>
      <w:r>
        <w:rPr>
          <w:rFonts w:ascii="Times New Roman" w:hAnsi="Times New Roman"/>
          <w:noProof/>
          <w:sz w:val="24"/>
          <w:szCs w:val="24"/>
        </w:rPr>
        <w:t>)</w:t>
      </w:r>
      <w:r>
        <w:rPr>
          <w:rFonts w:ascii="Times New Roman" w:hAnsi="Times New Roman"/>
          <w:sz w:val="24"/>
          <w:szCs w:val="24"/>
        </w:rPr>
        <w:fldChar w:fldCharType="end"/>
      </w:r>
      <w:r w:rsidRPr="00063348">
        <w:rPr>
          <w:rFonts w:ascii="Times New Roman" w:hAnsi="Times New Roman"/>
          <w:sz w:val="24"/>
          <w:szCs w:val="24"/>
        </w:rPr>
        <w:t>.</w:t>
      </w:r>
      <w:r w:rsidRPr="00FC3028">
        <w:rPr>
          <w:rFonts w:ascii="Times New Roman" w:hAnsi="Times New Roman"/>
          <w:sz w:val="24"/>
          <w:szCs w:val="24"/>
        </w:rPr>
        <w:t xml:space="preserve"> </w:t>
      </w:r>
      <w:r w:rsidRPr="00063348">
        <w:rPr>
          <w:rFonts w:ascii="Times New Roman" w:hAnsi="Times New Roman"/>
          <w:sz w:val="24"/>
          <w:szCs w:val="24"/>
        </w:rPr>
        <w:t>In some migratory birds, a distinct part of the forebrain, where primarily processes input from the eye, is highly active at night</w:t>
      </w:r>
      <w:r>
        <w:rPr>
          <w:rFonts w:ascii="Times New Roman" w:hAnsi="Times New Roman"/>
          <w:sz w:val="24"/>
          <w:szCs w:val="24"/>
        </w:rPr>
        <w:fldChar w:fldCharType="begin"/>
      </w:r>
      <w:r>
        <w:rPr>
          <w:rFonts w:ascii="Times New Roman" w:hAnsi="Times New Roman"/>
          <w:sz w:val="24"/>
          <w:szCs w:val="24"/>
        </w:rPr>
        <w:instrText xml:space="preserve"> ADDIN EN.CITE &lt;EndNote&gt;&lt;Cite&gt;&lt;Author&gt;Liedvogel&lt;/Author&gt;&lt;Year&gt;2007&lt;/Year&gt;&lt;RecNum&gt;91&lt;/RecNum&gt;&lt;DisplayText&gt;(Liedvogel et al., 2007)&lt;/DisplayText&gt;&lt;record&gt;&lt;rec-number&gt;91&lt;/rec-number&gt;&lt;foreign-keys&gt;&lt;key app="EN" db-id="zd9vrr9r4sxpvoex0z2x0seo95tx9fexr95t" timestamp="1494937429"&gt;91&lt;/key&gt;&lt;/foreign-keys&gt;&lt;ref-type name="Journal Article"&gt;17&lt;/ref-type&gt;&lt;contributors&gt;&lt;authors&gt;&lt;author&gt;Liedvogel, M.&lt;/author&gt;&lt;author&gt;Maeda, K.&lt;/author&gt;&lt;author&gt;Henbest, K.&lt;/author&gt;&lt;author&gt;Schleicher, E.&lt;/author&gt;&lt;author&gt;Simon, T.&lt;/author&gt;&lt;author&gt;Timmel, C. R.&lt;/author&gt;&lt;author&gt;Hore, P. J.&lt;/author&gt;&lt;author&gt;Mouritsen, H.&lt;/author&gt;&lt;/authors&gt;&lt;/contributors&gt;&lt;auth-address&gt;Carl von Ossietzky Univ Oldenburg, IBU, VW Nachswuchgrp Anim Nav, D-2900 Oldenburg, Germany&amp;#xD;Univ Oxford, Dept Zool, Edward Grey Inst, Oxford OX1 3PS, England&amp;#xD;Univ Oxford, Inorgan Chem Lab, Oxford OX1 3PS, England&amp;#xD;Univ Oxford, Phys &amp;amp; Theoret Chem Lab, Oxford OX1 3PS, England&amp;#xD;Free Univ Berlin, Inst Expt Phys, Berlin, Germany&amp;#xD;DIARECT AG, Freiburg, Germany&lt;/auth-address&gt;&lt;titles&gt;&lt;title&gt;Chemical Magnetoreception: Bird Cryptochrome 1a Is Excited by Blue Light and Forms Long-Lived Radical-Pairs&lt;/title&gt;&lt;secondary-title&gt;Plos One&lt;/secondary-title&gt;&lt;alt-title&gt;Plos One&lt;/alt-title&gt;&lt;/titles&gt;&lt;periodical&gt;&lt;full-title&gt;PLoS One&lt;/full-title&gt;&lt;/periodical&gt;&lt;alt-periodical&gt;&lt;full-title&gt;PLoS One&lt;/full-title&gt;&lt;/alt-periodical&gt;&lt;volume&gt;2&lt;/volume&gt;&lt;number&gt;10&lt;/number&gt;&lt;dates&gt;&lt;year&gt;2007&lt;/year&gt;&lt;pub-dates&gt;&lt;date&gt;Oct 31&lt;/date&gt;&lt;/pub-dates&gt;&lt;/dates&gt;&lt;isbn&gt;1932-6203&lt;/isbn&gt;&lt;accession-num&gt;WOS:000207458700023&lt;/accession-num&gt;&lt;urls&gt;&lt;related-urls&gt;&lt;url&gt;&amp;lt;Go to ISI&amp;gt;://WOS:000207458700023&lt;/url&gt;&lt;/related-urls&gt;&lt;/urls&gt;&lt;electronic-resource-num&gt;ARTN e1106&amp;#xD;10.1371/journal.pone.0001106&lt;/electronic-resource-num&gt;&lt;language&gt;English&lt;/language&gt;&lt;/record&gt;&lt;/Cite&gt;&lt;/EndNote&gt;</w:instrText>
      </w:r>
      <w:r>
        <w:rPr>
          <w:rFonts w:ascii="Times New Roman" w:hAnsi="Times New Roman"/>
          <w:sz w:val="24"/>
          <w:szCs w:val="24"/>
        </w:rPr>
        <w:fldChar w:fldCharType="separate"/>
      </w:r>
      <w:r>
        <w:rPr>
          <w:rFonts w:ascii="Times New Roman" w:hAnsi="Times New Roman"/>
          <w:noProof/>
          <w:sz w:val="24"/>
          <w:szCs w:val="24"/>
        </w:rPr>
        <w:t>(</w:t>
      </w:r>
      <w:hyperlink w:anchor="_ENREF_34" w:tooltip="Liedvogel, 2007 #91" w:history="1">
        <w:r>
          <w:rPr>
            <w:rFonts w:ascii="Times New Roman" w:hAnsi="Times New Roman"/>
            <w:noProof/>
            <w:sz w:val="24"/>
            <w:szCs w:val="24"/>
          </w:rPr>
          <w:t>Liedvogel et al., 2007</w:t>
        </w:r>
      </w:hyperlink>
      <w:r>
        <w:rPr>
          <w:rFonts w:ascii="Times New Roman" w:hAnsi="Times New Roman"/>
          <w:noProof/>
          <w:sz w:val="24"/>
          <w:szCs w:val="24"/>
        </w:rPr>
        <w:t>)</w:t>
      </w:r>
      <w:r>
        <w:rPr>
          <w:rFonts w:ascii="Times New Roman" w:hAnsi="Times New Roman"/>
          <w:sz w:val="24"/>
          <w:szCs w:val="24"/>
        </w:rPr>
        <w:fldChar w:fldCharType="end"/>
      </w:r>
      <w:r w:rsidRPr="00063348">
        <w:rPr>
          <w:rFonts w:ascii="Times New Roman" w:hAnsi="Times New Roman"/>
          <w:sz w:val="24"/>
          <w:szCs w:val="24"/>
        </w:rPr>
        <w:t xml:space="preserve">. </w:t>
      </w:r>
      <w:r>
        <w:rPr>
          <w:rFonts w:ascii="Times New Roman" w:hAnsi="Times New Roman"/>
          <w:sz w:val="24"/>
          <w:szCs w:val="24"/>
        </w:rPr>
        <w:t>W</w:t>
      </w:r>
      <w:r w:rsidRPr="00EC1DFA">
        <w:rPr>
          <w:rFonts w:ascii="Times New Roman" w:hAnsi="Times New Roman"/>
          <w:sz w:val="24"/>
          <w:szCs w:val="24"/>
        </w:rPr>
        <w:t>e</w:t>
      </w:r>
      <w:r>
        <w:rPr>
          <w:rFonts w:ascii="Times New Roman" w:hAnsi="Times New Roman"/>
          <w:sz w:val="24"/>
          <w:szCs w:val="24"/>
        </w:rPr>
        <w:t xml:space="preserve"> also</w:t>
      </w:r>
      <w:r w:rsidRPr="00EC1DFA">
        <w:rPr>
          <w:rFonts w:ascii="Times New Roman" w:hAnsi="Times New Roman"/>
          <w:sz w:val="24"/>
          <w:szCs w:val="24"/>
        </w:rPr>
        <w:t xml:space="preserve"> found three genes associated with retinal ganglion cell axon guidance (</w:t>
      </w:r>
      <w:r w:rsidRPr="00EC1DFA">
        <w:rPr>
          <w:rFonts w:ascii="Times New Roman" w:hAnsi="Times New Roman"/>
          <w:i/>
          <w:sz w:val="24"/>
          <w:szCs w:val="24"/>
        </w:rPr>
        <w:t>EFNA5</w:t>
      </w:r>
      <w:r w:rsidRPr="00EC1DFA">
        <w:rPr>
          <w:rFonts w:ascii="Times New Roman" w:hAnsi="Times New Roman"/>
          <w:sz w:val="24"/>
          <w:szCs w:val="24"/>
        </w:rPr>
        <w:t xml:space="preserve">, </w:t>
      </w:r>
      <w:r w:rsidRPr="00EC1DFA">
        <w:rPr>
          <w:rFonts w:ascii="Times New Roman" w:hAnsi="Times New Roman"/>
          <w:i/>
          <w:sz w:val="24"/>
          <w:szCs w:val="24"/>
        </w:rPr>
        <w:t>ISL1</w:t>
      </w:r>
      <w:r w:rsidRPr="00EC1DFA">
        <w:t xml:space="preserve"> </w:t>
      </w:r>
      <w:r w:rsidRPr="00EC1DFA">
        <w:rPr>
          <w:rFonts w:ascii="Times New Roman" w:hAnsi="Times New Roman"/>
          <w:sz w:val="24"/>
          <w:szCs w:val="24"/>
        </w:rPr>
        <w:t xml:space="preserve">and </w:t>
      </w:r>
      <w:r w:rsidRPr="00EC1DFA">
        <w:rPr>
          <w:rFonts w:ascii="Times New Roman" w:hAnsi="Times New Roman"/>
          <w:i/>
          <w:sz w:val="24"/>
          <w:szCs w:val="24"/>
        </w:rPr>
        <w:t>EPHA7</w:t>
      </w:r>
      <w:r>
        <w:rPr>
          <w:rFonts w:ascii="Times New Roman" w:hAnsi="Times New Roman"/>
          <w:i/>
          <w:sz w:val="24"/>
          <w:szCs w:val="24"/>
        </w:rPr>
        <w:t xml:space="preserve"> </w:t>
      </w:r>
      <w:r w:rsidRPr="00194533">
        <w:rPr>
          <w:rFonts w:ascii="Times New Roman" w:hAnsi="Times New Roman"/>
          <w:sz w:val="24"/>
          <w:szCs w:val="24"/>
        </w:rPr>
        <w:t>(S=-3)</w:t>
      </w:r>
      <w:r w:rsidRPr="003160C0">
        <w:rPr>
          <w:rFonts w:ascii="Times New Roman" w:hAnsi="Times New Roman"/>
          <w:sz w:val="24"/>
          <w:szCs w:val="24"/>
        </w:rPr>
        <w:t>)</w:t>
      </w:r>
      <w:r w:rsidRPr="00EC1DFA">
        <w:rPr>
          <w:rFonts w:ascii="Times New Roman" w:hAnsi="Times New Roman"/>
          <w:sz w:val="24"/>
          <w:szCs w:val="24"/>
        </w:rPr>
        <w:t xml:space="preserve"> and two genes (</w:t>
      </w:r>
      <w:r w:rsidRPr="00EC1DFA">
        <w:rPr>
          <w:rFonts w:ascii="Times New Roman" w:hAnsi="Times New Roman"/>
          <w:i/>
          <w:sz w:val="24"/>
          <w:szCs w:val="24"/>
        </w:rPr>
        <w:t>CHRD</w:t>
      </w:r>
      <w:r w:rsidRPr="00EC1DFA">
        <w:rPr>
          <w:rFonts w:ascii="Times New Roman" w:hAnsi="Times New Roman"/>
          <w:sz w:val="24"/>
          <w:szCs w:val="24"/>
        </w:rPr>
        <w:t xml:space="preserve"> and </w:t>
      </w:r>
      <w:r w:rsidRPr="00EC1DFA">
        <w:rPr>
          <w:rFonts w:ascii="Times New Roman" w:hAnsi="Times New Roman"/>
          <w:i/>
          <w:sz w:val="24"/>
          <w:szCs w:val="24"/>
        </w:rPr>
        <w:t>WNT7B</w:t>
      </w:r>
      <w:r w:rsidRPr="00EC1DFA">
        <w:rPr>
          <w:rFonts w:ascii="Times New Roman" w:hAnsi="Times New Roman"/>
          <w:sz w:val="24"/>
          <w:szCs w:val="24"/>
        </w:rPr>
        <w:t xml:space="preserve">) related to forebrain regionalization or development were under selection in the early </w:t>
      </w:r>
      <w:r>
        <w:rPr>
          <w:rFonts w:ascii="Times New Roman" w:hAnsi="Times New Roman"/>
          <w:sz w:val="24"/>
          <w:szCs w:val="24"/>
        </w:rPr>
        <w:t>mallard duck and spot-billed</w:t>
      </w:r>
      <w:r w:rsidRPr="00EC1DFA">
        <w:rPr>
          <w:rFonts w:ascii="Times New Roman" w:hAnsi="Times New Roman"/>
          <w:sz w:val="24"/>
          <w:szCs w:val="24"/>
        </w:rPr>
        <w:t xml:space="preserve"> </w:t>
      </w:r>
      <w:r>
        <w:rPr>
          <w:rFonts w:ascii="Times New Roman" w:hAnsi="Times New Roman"/>
          <w:sz w:val="24"/>
          <w:szCs w:val="24"/>
        </w:rPr>
        <w:t xml:space="preserve">duck </w:t>
      </w:r>
      <w:r w:rsidRPr="00EC1DFA">
        <w:rPr>
          <w:rFonts w:ascii="Times New Roman" w:hAnsi="Times New Roman"/>
          <w:sz w:val="24"/>
          <w:szCs w:val="24"/>
        </w:rPr>
        <w:t>ancestor (Fig</w:t>
      </w:r>
      <w:r w:rsidRPr="00EC1DFA">
        <w:rPr>
          <w:rFonts w:ascii="Times New Roman" w:hAnsi="Times New Roman" w:hint="eastAsia"/>
          <w:sz w:val="24"/>
          <w:szCs w:val="24"/>
        </w:rPr>
        <w:t>.</w:t>
      </w:r>
      <w:r w:rsidRPr="00EC1DFA">
        <w:rPr>
          <w:rFonts w:ascii="Times New Roman" w:hAnsi="Times New Roman"/>
          <w:sz w:val="24"/>
          <w:szCs w:val="24"/>
        </w:rPr>
        <w:t xml:space="preserve"> </w:t>
      </w:r>
      <w:r>
        <w:rPr>
          <w:rFonts w:ascii="Times New Roman" w:hAnsi="Times New Roman"/>
          <w:sz w:val="24"/>
          <w:szCs w:val="24"/>
        </w:rPr>
        <w:t>3d</w:t>
      </w:r>
      <w:r w:rsidRPr="00EC1DFA">
        <w:rPr>
          <w:rFonts w:ascii="Times New Roman" w:hAnsi="Times New Roman" w:hint="eastAsia"/>
          <w:sz w:val="24"/>
          <w:szCs w:val="24"/>
        </w:rPr>
        <w:t xml:space="preserve">; </w:t>
      </w:r>
      <w:r>
        <w:rPr>
          <w:rFonts w:ascii="Times New Roman" w:hAnsi="Times New Roman"/>
          <w:sz w:val="24"/>
          <w:szCs w:val="24"/>
        </w:rPr>
        <w:t>Fig. S2</w:t>
      </w:r>
      <w:r>
        <w:rPr>
          <w:rFonts w:ascii="Times New Roman" w:hAnsi="Times New Roman" w:hint="eastAsia"/>
          <w:sz w:val="24"/>
          <w:szCs w:val="24"/>
        </w:rPr>
        <w:t>1</w:t>
      </w:r>
      <w:r w:rsidRPr="00EC1DFA">
        <w:rPr>
          <w:rFonts w:ascii="Times New Roman" w:hAnsi="Times New Roman"/>
          <w:sz w:val="24"/>
          <w:szCs w:val="24"/>
        </w:rPr>
        <w:t>)</w:t>
      </w:r>
      <w:r w:rsidRPr="00EC1DFA">
        <w:rPr>
          <w:rFonts w:ascii="Times New Roman" w:hAnsi="Times New Roman"/>
          <w:sz w:val="24"/>
          <w:szCs w:val="24"/>
        </w:rPr>
        <w:fldChar w:fldCharType="begin">
          <w:fldData xml:space="preserve">PEVuZE5vdGU+PENpdGU+PEF1dGhvcj5BbmRlcnNvbjwvQXV0aG9yPjxZZWFyPjIwMDI8L1llYXI+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=
</w:fldData>
        </w:fldChar>
      </w:r>
      <w:r>
        <w:rPr>
          <w:rFonts w:ascii="Times New Roman" w:hAnsi="Times New Roman"/>
          <w:sz w:val="24"/>
          <w:szCs w:val="24"/>
        </w:rPr>
        <w:instrText xml:space="preserve"> ADDIN EN.CITE </w:instrText>
      </w:r>
      <w:r>
        <w:rPr>
          <w:rFonts w:ascii="Times New Roman" w:hAnsi="Times New Roman"/>
          <w:sz w:val="24"/>
          <w:szCs w:val="24"/>
        </w:rPr>
        <w:fldChar w:fldCharType="begin">
          <w:fldData xml:space="preserve">PEVuZE5vdGU+PENpdGU+PEF1dGhvcj5BbmRlcnNvbjwvQXV0aG9yPjxZZWFyPjIwMDI8L1llYXI+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=
</w:fldData>
        </w:fldChar>
      </w:r>
      <w:r>
        <w:rPr>
          <w:rFonts w:ascii="Times New Roman" w:hAnsi="Times New Roman"/>
          <w:sz w:val="24"/>
          <w:szCs w:val="24"/>
        </w:rPr>
        <w:instrText xml:space="preserve"> ADDIN EN.CITE.DATA </w:instrText>
      </w:r>
      <w:r>
        <w:rPr>
          <w:rFonts w:ascii="Times New Roman" w:hAnsi="Times New Roman"/>
          <w:sz w:val="24"/>
          <w:szCs w:val="24"/>
        </w:rPr>
      </w:r>
      <w:r>
        <w:rPr>
          <w:rFonts w:ascii="Times New Roman" w:hAnsi="Times New Roman"/>
          <w:sz w:val="24"/>
          <w:szCs w:val="24"/>
        </w:rPr>
        <w:fldChar w:fldCharType="end"/>
      </w:r>
      <w:r w:rsidRPr="00EC1DFA">
        <w:rPr>
          <w:rFonts w:ascii="Times New Roman" w:hAnsi="Times New Roman"/>
          <w:sz w:val="24"/>
          <w:szCs w:val="24"/>
        </w:rPr>
      </w:r>
      <w:r w:rsidRPr="00EC1DFA">
        <w:rPr>
          <w:rFonts w:ascii="Times New Roman" w:hAnsi="Times New Roman"/>
          <w:sz w:val="24"/>
          <w:szCs w:val="24"/>
        </w:rPr>
        <w:fldChar w:fldCharType="separate"/>
      </w:r>
      <w:r>
        <w:rPr>
          <w:rFonts w:ascii="Times New Roman" w:hAnsi="Times New Roman"/>
          <w:noProof/>
          <w:sz w:val="24"/>
          <w:szCs w:val="24"/>
        </w:rPr>
        <w:t>(</w:t>
      </w:r>
      <w:hyperlink w:anchor="_ENREF_1" w:tooltip="Anderson, 2002 #61" w:history="1">
        <w:r>
          <w:rPr>
            <w:rFonts w:ascii="Times New Roman" w:hAnsi="Times New Roman"/>
            <w:noProof/>
            <w:sz w:val="24"/>
            <w:szCs w:val="24"/>
          </w:rPr>
          <w:t>Anderson, Lawrence, Stottmann, Bachiller, &amp; Klingensmith, 2002</w:t>
        </w:r>
      </w:hyperlink>
      <w:r>
        <w:rPr>
          <w:rFonts w:ascii="Times New Roman" w:hAnsi="Times New Roman"/>
          <w:noProof/>
          <w:sz w:val="24"/>
          <w:szCs w:val="24"/>
        </w:rPr>
        <w:t xml:space="preserve">; </w:t>
      </w:r>
      <w:hyperlink w:anchor="_ENREF_45" w:tooltip="Wu, 2015 #45" w:history="1">
        <w:r>
          <w:rPr>
            <w:rFonts w:ascii="Times New Roman" w:hAnsi="Times New Roman"/>
            <w:noProof/>
            <w:sz w:val="24"/>
            <w:szCs w:val="24"/>
          </w:rPr>
          <w:t>F. Wu et al., 2015</w:t>
        </w:r>
      </w:hyperlink>
      <w:r>
        <w:rPr>
          <w:rFonts w:ascii="Times New Roman" w:hAnsi="Times New Roman"/>
          <w:noProof/>
          <w:sz w:val="24"/>
          <w:szCs w:val="24"/>
        </w:rPr>
        <w:t>)</w:t>
      </w:r>
      <w:r w:rsidRPr="00EC1DFA">
        <w:rPr>
          <w:rFonts w:ascii="Times New Roman" w:hAnsi="Times New Roman"/>
          <w:sz w:val="24"/>
          <w:szCs w:val="24"/>
        </w:rPr>
        <w:fldChar w:fldCharType="end"/>
      </w:r>
      <w:r w:rsidRPr="00EC1DFA">
        <w:rPr>
          <w:rFonts w:ascii="Times New Roman" w:hAnsi="Times New Roman"/>
          <w:sz w:val="24"/>
          <w:szCs w:val="24"/>
        </w:rPr>
        <w:t>.</w:t>
      </w:r>
      <w:r>
        <w:rPr>
          <w:rFonts w:ascii="Times New Roman" w:hAnsi="Times New Roman"/>
          <w:sz w:val="24"/>
          <w:szCs w:val="24"/>
        </w:rPr>
        <w:t xml:space="preserve"> Gene family that function on short wavelength-sensitive opsin (Cryptochromes, which have been suggested to form the basis of light-dependent magnetic compass in birds, is excited by blue (short wavelength) light) expanded in wild ducks may also indicated an enhancement in (</w:t>
      </w:r>
      <w:r>
        <w:rPr>
          <w:rFonts w:ascii="Times New Roman" w:hAnsi="Times New Roman" w:hint="eastAsia"/>
          <w:sz w:val="24"/>
          <w:szCs w:val="24"/>
        </w:rPr>
        <w:t>Table</w:t>
      </w:r>
      <w:r>
        <w:rPr>
          <w:rFonts w:ascii="Times New Roman" w:hAnsi="Times New Roman"/>
          <w:sz w:val="24"/>
          <w:szCs w:val="24"/>
        </w:rPr>
        <w:t xml:space="preserve"> </w:t>
      </w:r>
      <w:r>
        <w:rPr>
          <w:rFonts w:ascii="Times New Roman" w:hAnsi="Times New Roman" w:hint="eastAsia"/>
          <w:sz w:val="24"/>
          <w:szCs w:val="24"/>
        </w:rPr>
        <w:t>S</w:t>
      </w:r>
      <w:r>
        <w:rPr>
          <w:rFonts w:ascii="Times New Roman" w:hAnsi="Times New Roman"/>
          <w:sz w:val="24"/>
          <w:szCs w:val="24"/>
        </w:rPr>
        <w:t>9)</w:t>
      </w:r>
      <w:r>
        <w:rPr>
          <w:rFonts w:ascii="Times New Roman" w:hAnsi="Times New Roman"/>
          <w:sz w:val="24"/>
          <w:szCs w:val="24"/>
        </w:rPr>
        <w:fldChar w:fldCharType="begin"/>
      </w:r>
      <w:r>
        <w:rPr>
          <w:rFonts w:ascii="Times New Roman" w:hAnsi="Times New Roman"/>
          <w:sz w:val="24"/>
          <w:szCs w:val="24"/>
        </w:rPr>
        <w:instrText xml:space="preserve"> ADDIN EN.CITE &lt;EndNote&gt;&lt;Cite&gt;&lt;Author&gt;Liedvogel&lt;/Author&gt;&lt;Year&gt;2007&lt;/Year&gt;&lt;RecNum&gt;91&lt;/RecNum&gt;&lt;DisplayText&gt;(Liedvogel et al., 2007)&lt;/DisplayText&gt;&lt;record&gt;&lt;rec-number&gt;91&lt;/rec-number&gt;&lt;foreign-keys&gt;&lt;key app="EN" db-id="zd9vrr9r4sxpvoex0z2x0seo95tx9fexr95t" timestamp="1494937429"&gt;91&lt;/key&gt;&lt;/foreign-keys&gt;&lt;ref-type name="Journal Article"&gt;17&lt;/ref-type&gt;&lt;contributors&gt;&lt;authors&gt;&lt;author&gt;Liedvogel, M.&lt;/author&gt;&lt;author&gt;Maeda, K.&lt;/author&gt;&lt;author&gt;Henbest, K.&lt;/author&gt;&lt;author&gt;Schleicher, E.&lt;/author&gt;&lt;author&gt;Simon, T.&lt;/author&gt;&lt;author&gt;Timmel, C. R.&lt;/author&gt;&lt;author&gt;Hore, P. J.&lt;/author&gt;&lt;author&gt;Mouritsen, H.&lt;/author&gt;&lt;/authors&gt;&lt;/contributors&gt;&lt;auth-address&gt;Carl von Ossietzky Univ Oldenburg, IBU, VW Nachswuchgrp Anim Nav, D-2900 Oldenburg, Germany&amp;#xD;Univ Oxford, Dept Zool, Edward Grey Inst, Oxford OX1 3PS, England&amp;#xD;Univ Oxford, Inorgan Chem Lab, Oxford OX1 3PS, England&amp;#xD;Univ Oxford, Phys &amp;amp; Theoret Chem Lab, Oxford OX1 3PS, England&amp;#xD;Free Univ Berlin, Inst Expt Phys, Berlin, Germany&amp;#xD;DIARECT AG, Freiburg, Germany&lt;/auth-address&gt;&lt;titles&gt;&lt;title&gt;Chemical Magnetoreception: Bird Cryptochrome 1a Is Excited by Blue Light and Forms Long-Lived Radical-Pairs&lt;/title&gt;&lt;secondary-title&gt;Plos One&lt;/secondary-title&gt;&lt;alt-title&gt;Plos One&lt;/alt-title&gt;&lt;/titles&gt;&lt;periodical&gt;&lt;full-title&gt;PLoS One&lt;/full-title&gt;&lt;/periodical&gt;&lt;alt-periodical&gt;&lt;full-title&gt;PLoS One&lt;/full-title&gt;&lt;/alt-periodical&gt;&lt;volume&gt;2&lt;/volume&gt;&lt;number&gt;10&lt;/number&gt;&lt;dates&gt;&lt;year&gt;2007&lt;/year&gt;&lt;pub-dates&gt;&lt;date&gt;Oct 31&lt;/date&gt;&lt;/pub-dates&gt;&lt;/dates&gt;&lt;isbn&gt;1932-6203&lt;/isbn&gt;&lt;accession-num&gt;WOS:000207458700023&lt;/accession-num&gt;&lt;urls&gt;&lt;related-urls&gt;&lt;url&gt;&amp;lt;Go to ISI&amp;gt;://WOS:000207458700023&lt;/url&gt;&lt;/related-urls&gt;&lt;/urls&gt;&lt;electronic-resource-num&gt;ARTN e1106&amp;#xD;10.1371/journal.pone.0001106&lt;/electronic-resource-num&gt;&lt;language&gt;English&lt;/language&gt;&lt;/record&gt;&lt;/Cite&gt;&lt;/EndNote&gt;</w:instrText>
      </w:r>
      <w:r>
        <w:rPr>
          <w:rFonts w:ascii="Times New Roman" w:hAnsi="Times New Roman"/>
          <w:sz w:val="24"/>
          <w:szCs w:val="24"/>
        </w:rPr>
        <w:fldChar w:fldCharType="separate"/>
      </w:r>
      <w:r>
        <w:rPr>
          <w:rFonts w:ascii="Times New Roman" w:hAnsi="Times New Roman"/>
          <w:noProof/>
          <w:sz w:val="24"/>
          <w:szCs w:val="24"/>
        </w:rPr>
        <w:t>(</w:t>
      </w:r>
      <w:hyperlink w:anchor="_ENREF_34" w:tooltip="Liedvogel, 2007 #91" w:history="1">
        <w:r>
          <w:rPr>
            <w:rFonts w:ascii="Times New Roman" w:hAnsi="Times New Roman"/>
            <w:noProof/>
            <w:sz w:val="24"/>
            <w:szCs w:val="24"/>
          </w:rPr>
          <w:t>Liedvogel et al., 2007</w:t>
        </w:r>
      </w:hyperlink>
      <w:r>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sz w:val="24"/>
          <w:szCs w:val="24"/>
        </w:rPr>
        <w:t>.</w:t>
      </w:r>
    </w:p>
    <w:p w14:paraId="1C79CFAE" w14:textId="77777777" w:rsidR="00436E20" w:rsidRDefault="00436E20" w:rsidP="00436E20">
      <w:pPr>
        <w:autoSpaceDE w:val="0"/>
        <w:autoSpaceDN w:val="0"/>
        <w:adjustRightInd w:val="0"/>
        <w:outlineLvl w:val="2"/>
        <w:rPr>
          <w:rFonts w:ascii="Times New Roman" w:hAnsi="Times New Roman"/>
          <w:b/>
          <w:sz w:val="24"/>
          <w:szCs w:val="24"/>
        </w:rPr>
      </w:pPr>
      <w:bookmarkStart w:id="159" w:name="_Toc28603910"/>
      <w:r w:rsidRPr="002A7CD7">
        <w:rPr>
          <w:rFonts w:ascii="Times New Roman" w:hAnsi="Times New Roman" w:hint="eastAsia"/>
          <w:b/>
          <w:sz w:val="24"/>
          <w:szCs w:val="24"/>
        </w:rPr>
        <w:t>4</w:t>
      </w:r>
      <w:r w:rsidRPr="002A7CD7">
        <w:rPr>
          <w:rFonts w:ascii="Times New Roman" w:hAnsi="Times New Roman"/>
          <w:b/>
          <w:sz w:val="24"/>
          <w:szCs w:val="24"/>
        </w:rPr>
        <w:t>.7.2 De</w:t>
      </w:r>
      <w:r>
        <w:rPr>
          <w:rFonts w:ascii="Times New Roman" w:hAnsi="Times New Roman"/>
          <w:b/>
          <w:sz w:val="24"/>
          <w:szCs w:val="24"/>
        </w:rPr>
        <w:t>tail analysis on genomic islands of mallard and spot-billed duck divergence.</w:t>
      </w:r>
      <w:bookmarkEnd w:id="159"/>
    </w:p>
    <w:p w14:paraId="0820FC9D" w14:textId="77777777" w:rsidR="00436E20" w:rsidRDefault="00436E20" w:rsidP="00436E20">
      <w:pPr>
        <w:autoSpaceDE w:val="0"/>
        <w:autoSpaceDN w:val="0"/>
        <w:adjustRightInd w:val="0"/>
        <w:rPr>
          <w:rFonts w:ascii="Times New Roman" w:hAnsi="Times New Roman"/>
          <w:sz w:val="24"/>
          <w:szCs w:val="24"/>
        </w:rPr>
      </w:pPr>
      <w:r w:rsidRPr="002A7CD7">
        <w:rPr>
          <w:rFonts w:ascii="Times New Roman" w:hAnsi="Times New Roman" w:hint="eastAsia"/>
          <w:sz w:val="24"/>
          <w:szCs w:val="24"/>
        </w:rPr>
        <w:t xml:space="preserve">To elucidate genomic properties and speciation of these two </w:t>
      </w:r>
      <w:r w:rsidRPr="002A7CD7">
        <w:rPr>
          <w:rFonts w:ascii="Times New Roman" w:hAnsi="Times New Roman"/>
          <w:sz w:val="24"/>
          <w:szCs w:val="24"/>
        </w:rPr>
        <w:t xml:space="preserve">wild duck </w:t>
      </w:r>
      <w:r w:rsidRPr="002A7CD7">
        <w:rPr>
          <w:rFonts w:ascii="Times New Roman" w:hAnsi="Times New Roman" w:hint="eastAsia"/>
          <w:sz w:val="24"/>
          <w:szCs w:val="24"/>
        </w:rPr>
        <w:t>species, we firstly calculated how many sites all mallard ducks homozygous for one allele and all spot-billed ducks homozygous for another (which we referred the density of these fixed difference sites as d</w:t>
      </w:r>
      <w:r w:rsidRPr="002A7CD7">
        <w:rPr>
          <w:rFonts w:ascii="Times New Roman" w:hAnsi="Times New Roman"/>
          <w:sz w:val="24"/>
          <w:szCs w:val="24"/>
          <w:vertAlign w:val="subscript"/>
        </w:rPr>
        <w:t>f</w:t>
      </w:r>
      <w:r w:rsidRPr="002A7CD7">
        <w:rPr>
          <w:rFonts w:ascii="Times New Roman" w:hAnsi="Times New Roman" w:hint="eastAsia"/>
          <w:sz w:val="24"/>
          <w:szCs w:val="24"/>
        </w:rPr>
        <w:t xml:space="preserve">) in 40kb sliding windows with 20kb step size along duck scaffolds (Methods). </w:t>
      </w:r>
      <w:r w:rsidRPr="002A7CD7">
        <w:rPr>
          <w:rFonts w:ascii="Times New Roman" w:hAnsi="Times New Roman"/>
          <w:sz w:val="24"/>
          <w:szCs w:val="24"/>
        </w:rPr>
        <w:t xml:space="preserve">This effort found that a small number of dfs (4,386) and only 26 SNPs of these located within protein-coding </w:t>
      </w:r>
      <w:r w:rsidRPr="002A7CD7">
        <w:rPr>
          <w:rFonts w:ascii="Times New Roman" w:hAnsi="Times New Roman" w:hint="eastAsia"/>
          <w:sz w:val="24"/>
          <w:szCs w:val="24"/>
        </w:rPr>
        <w:t xml:space="preserve">regions </w:t>
      </w:r>
      <w:r w:rsidRPr="002A7CD7">
        <w:rPr>
          <w:rFonts w:ascii="Times New Roman" w:hAnsi="Times New Roman"/>
          <w:sz w:val="24"/>
          <w:szCs w:val="24"/>
        </w:rPr>
        <w:t>distributed in small genomic region</w:t>
      </w:r>
      <w:r w:rsidRPr="002A7CD7">
        <w:rPr>
          <w:rFonts w:ascii="Times New Roman" w:hAnsi="Times New Roman" w:hint="eastAsia"/>
          <w:sz w:val="24"/>
          <w:szCs w:val="24"/>
        </w:rPr>
        <w:t>s</w:t>
      </w:r>
      <w:r w:rsidRPr="002A7CD7">
        <w:rPr>
          <w:rFonts w:ascii="Times New Roman" w:hAnsi="Times New Roman"/>
          <w:sz w:val="24"/>
          <w:szCs w:val="24"/>
        </w:rPr>
        <w:t xml:space="preserve"> (758 of totally 52,215 windows) between mallard and spot-billed.</w:t>
      </w:r>
      <w:r w:rsidRPr="002A7CD7">
        <w:rPr>
          <w:rFonts w:ascii="Times New Roman" w:hAnsi="Times New Roman" w:hint="eastAsia"/>
          <w:sz w:val="24"/>
          <w:szCs w:val="24"/>
        </w:rPr>
        <w:t xml:space="preserve"> </w:t>
      </w:r>
      <w:r w:rsidRPr="002A7CD7">
        <w:rPr>
          <w:rFonts w:ascii="Times New Roman" w:hAnsi="Times New Roman"/>
          <w:sz w:val="24"/>
          <w:szCs w:val="24"/>
        </w:rPr>
        <w:t>W</w:t>
      </w:r>
      <w:r w:rsidRPr="002A7CD7">
        <w:rPr>
          <w:rFonts w:ascii="Times New Roman" w:hAnsi="Times New Roman" w:hint="eastAsia"/>
          <w:sz w:val="24"/>
          <w:szCs w:val="24"/>
        </w:rPr>
        <w:t xml:space="preserve">e refer the windows showing highly elevated divergence up to 50 times higher than the genomic mean as </w:t>
      </w:r>
      <w:r w:rsidRPr="002A7CD7">
        <w:rPr>
          <w:rFonts w:ascii="Times New Roman" w:hAnsi="Times New Roman"/>
          <w:sz w:val="24"/>
          <w:szCs w:val="24"/>
        </w:rPr>
        <w:t>“</w:t>
      </w:r>
      <w:r w:rsidRPr="002A7CD7">
        <w:rPr>
          <w:rFonts w:ascii="Times New Roman" w:hAnsi="Times New Roman" w:hint="eastAsia"/>
          <w:sz w:val="24"/>
          <w:szCs w:val="24"/>
        </w:rPr>
        <w:t xml:space="preserve">divergent </w:t>
      </w:r>
      <w:r>
        <w:rPr>
          <w:rFonts w:ascii="Times New Roman" w:hAnsi="Times New Roman" w:hint="eastAsia"/>
          <w:sz w:val="24"/>
          <w:szCs w:val="24"/>
        </w:rPr>
        <w:t>pea</w:t>
      </w:r>
      <w:r>
        <w:rPr>
          <w:rFonts w:ascii="Times New Roman" w:hAnsi="Times New Roman"/>
          <w:sz w:val="24"/>
          <w:szCs w:val="24"/>
        </w:rPr>
        <w:t>k</w:t>
      </w:r>
      <w:r w:rsidRPr="002A7CD7">
        <w:rPr>
          <w:rFonts w:ascii="Times New Roman" w:hAnsi="Times New Roman"/>
          <w:sz w:val="24"/>
          <w:szCs w:val="24"/>
        </w:rPr>
        <w:t>”</w:t>
      </w:r>
      <w:r w:rsidRPr="002A7CD7">
        <w:rPr>
          <w:rFonts w:ascii="Times New Roman" w:hAnsi="Times New Roman" w:hint="eastAsia"/>
          <w:sz w:val="24"/>
          <w:szCs w:val="24"/>
        </w:rPr>
        <w:t xml:space="preserve">. </w:t>
      </w:r>
      <w:r w:rsidRPr="002A7CD7">
        <w:rPr>
          <w:rFonts w:ascii="Times New Roman" w:hAnsi="Times New Roman"/>
          <w:sz w:val="24"/>
          <w:szCs w:val="24"/>
        </w:rPr>
        <w:t>D</w:t>
      </w:r>
      <w:r w:rsidRPr="002A7CD7">
        <w:rPr>
          <w:rFonts w:ascii="Times New Roman" w:hAnsi="Times New Roman" w:hint="eastAsia"/>
          <w:sz w:val="24"/>
          <w:szCs w:val="24"/>
        </w:rPr>
        <w:t xml:space="preserve">ivergent </w:t>
      </w:r>
      <w:r>
        <w:rPr>
          <w:rFonts w:ascii="Times New Roman" w:hAnsi="Times New Roman"/>
          <w:sz w:val="24"/>
          <w:szCs w:val="24"/>
        </w:rPr>
        <w:t>peaks</w:t>
      </w:r>
      <w:r w:rsidRPr="002A7CD7">
        <w:rPr>
          <w:rFonts w:ascii="Times New Roman" w:hAnsi="Times New Roman" w:hint="eastAsia"/>
          <w:sz w:val="24"/>
          <w:szCs w:val="24"/>
        </w:rPr>
        <w:t xml:space="preserve"> contain most (3,522, 80%) of these </w:t>
      </w:r>
      <w:r w:rsidRPr="002A7CD7">
        <w:rPr>
          <w:rFonts w:ascii="Times New Roman" w:hAnsi="Times New Roman"/>
          <w:sz w:val="24"/>
          <w:szCs w:val="24"/>
        </w:rPr>
        <w:t>dfs</w:t>
      </w:r>
      <w:r w:rsidRPr="002A7CD7">
        <w:rPr>
          <w:rFonts w:ascii="Times New Roman" w:hAnsi="Times New Roman" w:hint="eastAsia"/>
          <w:sz w:val="24"/>
          <w:szCs w:val="24"/>
        </w:rPr>
        <w:t xml:space="preserve"> that distribute in 348 (0.6% of the whole duck genome) windows. </w:t>
      </w:r>
      <w:r w:rsidRPr="002A7CD7">
        <w:rPr>
          <w:rFonts w:ascii="Times New Roman" w:hAnsi="Times New Roman"/>
          <w:sz w:val="24"/>
          <w:szCs w:val="24"/>
        </w:rPr>
        <w:t xml:space="preserve">This is sharp contrast to the case in Ficedula flycatchers, where using the same criterion, that </w:t>
      </w:r>
      <w:r w:rsidRPr="002A7CD7">
        <w:rPr>
          <w:rFonts w:ascii="Times New Roman" w:hAnsi="Times New Roman"/>
          <w:sz w:val="24"/>
          <w:szCs w:val="24"/>
        </w:rPr>
        <w:lastRenderedPageBreak/>
        <w:t>25% (59,936) dfs were distributed in the large genomic divergent islands covering 2.7% of the flycatcher genome. Such large difference in number of dfs and the pattern of genomic divergent islands in two these species might due to that the wild duck (the mallard and spot-billed duck) has a shorter divergence time and is in an earlier stage than the Ficedula flycatcher.</w:t>
      </w:r>
    </w:p>
    <w:p w14:paraId="7487C190" w14:textId="77777777" w:rsidR="00436E20" w:rsidRPr="002A7CD7" w:rsidRDefault="00436E20" w:rsidP="00436E20">
      <w:pPr>
        <w:autoSpaceDE w:val="0"/>
        <w:autoSpaceDN w:val="0"/>
        <w:adjustRightInd w:val="0"/>
        <w:rPr>
          <w:rFonts w:ascii="Times New Roman" w:hAnsi="Times New Roman"/>
          <w:sz w:val="24"/>
          <w:szCs w:val="24"/>
        </w:rPr>
      </w:pPr>
      <w:r>
        <w:rPr>
          <w:rFonts w:ascii="Times New Roman" w:hAnsi="Times New Roman"/>
          <w:sz w:val="24"/>
          <w:szCs w:val="24"/>
        </w:rPr>
        <w:t xml:space="preserve">As our sequence depth (~10X) is higher than the flycatchers’ research (~5X), which may </w:t>
      </w:r>
      <w:proofErr w:type="gramStart"/>
      <w:r>
        <w:rPr>
          <w:rFonts w:ascii="Times New Roman" w:hAnsi="Times New Roman"/>
          <w:sz w:val="24"/>
          <w:szCs w:val="24"/>
        </w:rPr>
        <w:t>leading</w:t>
      </w:r>
      <w:proofErr w:type="gramEnd"/>
      <w:r>
        <w:rPr>
          <w:rFonts w:ascii="Times New Roman" w:hAnsi="Times New Roman"/>
          <w:sz w:val="24"/>
          <w:szCs w:val="24"/>
        </w:rPr>
        <w:t xml:space="preserve"> to the reduce of the dfs. We also random sample the reads into about 5-fold coverage of duck genome and the distribution of dfs remain almost the same (data not shown).</w:t>
      </w:r>
      <w:r w:rsidRPr="002A7CD7">
        <w:rPr>
          <w:rFonts w:ascii="Times New Roman" w:hAnsi="Times New Roman"/>
          <w:sz w:val="24"/>
          <w:szCs w:val="24"/>
        </w:rPr>
        <w:t xml:space="preserve"> </w:t>
      </w:r>
    </w:p>
    <w:p w14:paraId="1719A9CD" w14:textId="77777777" w:rsidR="00436E20" w:rsidRDefault="00436E20" w:rsidP="00436E20">
      <w:pPr>
        <w:tabs>
          <w:tab w:val="left" w:pos="3261"/>
        </w:tabs>
        <w:autoSpaceDE w:val="0"/>
        <w:autoSpaceDN w:val="0"/>
        <w:adjustRightInd w:val="0"/>
        <w:rPr>
          <w:rFonts w:ascii="Times New Roman" w:hAnsi="Times New Roman"/>
          <w:sz w:val="24"/>
          <w:szCs w:val="24"/>
        </w:rPr>
      </w:pPr>
      <w:r>
        <w:rPr>
          <w:rFonts w:ascii="Times New Roman" w:hAnsi="Times New Roman" w:hint="eastAsia"/>
          <w:sz w:val="24"/>
          <w:szCs w:val="24"/>
        </w:rPr>
        <w:t>I</w:t>
      </w:r>
      <w:r>
        <w:rPr>
          <w:rFonts w:ascii="Times New Roman" w:hAnsi="Times New Roman"/>
          <w:sz w:val="24"/>
          <w:szCs w:val="24"/>
        </w:rPr>
        <w:t xml:space="preserve">n order to study the genomic divergence in duck autosomes, we then estimated the population differentiation, nucleotide diversity through calculating </w:t>
      </w:r>
      <w:r w:rsidRPr="00057B9D">
        <w:rPr>
          <w:rFonts w:ascii="Times New Roman" w:hAnsi="Times New Roman"/>
          <w:i/>
          <w:sz w:val="24"/>
          <w:szCs w:val="24"/>
        </w:rPr>
        <w:t>F</w:t>
      </w:r>
      <w:r w:rsidRPr="00057B9D">
        <w:rPr>
          <w:rFonts w:ascii="Times New Roman" w:hAnsi="Times New Roman"/>
          <w:sz w:val="24"/>
          <w:szCs w:val="24"/>
          <w:vertAlign w:val="subscript"/>
        </w:rPr>
        <w:t>ST</w:t>
      </w:r>
      <w:r w:rsidRPr="00B206D0">
        <w:rPr>
          <w:rFonts w:ascii="Times New Roman" w:hAnsi="Times New Roman"/>
          <w:sz w:val="24"/>
          <w:szCs w:val="24"/>
        </w:rPr>
        <w:t xml:space="preserve"> </w:t>
      </w:r>
      <w:r w:rsidRPr="00194533">
        <w:rPr>
          <w:rFonts w:ascii="Times New Roman" w:hAnsi="Times New Roman"/>
          <w:sz w:val="24"/>
          <w:szCs w:val="24"/>
        </w:rPr>
        <w:t>(</w:t>
      </w:r>
      <w:r>
        <w:rPr>
          <w:rFonts w:ascii="Times New Roman" w:hAnsi="Times New Roman"/>
          <w:sz w:val="24"/>
          <w:szCs w:val="24"/>
        </w:rPr>
        <w:t>fixation index</w:t>
      </w:r>
      <w:r w:rsidRPr="00194533">
        <w:rPr>
          <w:rFonts w:ascii="Times New Roman" w:hAnsi="Times New Roman"/>
          <w:sz w:val="24"/>
          <w:szCs w:val="24"/>
        </w:rPr>
        <w:t>)</w:t>
      </w:r>
      <w:r w:rsidRPr="00B206D0">
        <w:rPr>
          <w:rFonts w:ascii="Times New Roman" w:hAnsi="Times New Roman" w:hint="eastAsia"/>
          <w:sz w:val="24"/>
          <w:szCs w:val="24"/>
        </w:rPr>
        <w:t>,</w:t>
      </w:r>
      <w:r w:rsidRPr="00B206D0">
        <w:rPr>
          <w:rFonts w:ascii="Times New Roman" w:hAnsi="Times New Roman"/>
          <w:sz w:val="24"/>
          <w:szCs w:val="24"/>
        </w:rPr>
        <w:t xml:space="preserve"> dxy (sequence divergence),</w:t>
      </w:r>
      <w:r w:rsidRPr="00B206D0">
        <w:rPr>
          <w:rFonts w:ascii="Times New Roman" w:hAnsi="Times New Roman" w:hint="eastAsia"/>
          <w:sz w:val="24"/>
          <w:szCs w:val="24"/>
        </w:rPr>
        <w:t xml:space="preserve"> </w:t>
      </w:r>
      <w:r w:rsidRPr="00B206D0">
        <w:rPr>
          <w:rFonts w:ascii="Times New Roman" w:hAnsi="Times New Roman"/>
          <w:sz w:val="24"/>
          <w:szCs w:val="24"/>
        </w:rPr>
        <w:t>π</w:t>
      </w:r>
      <w:r>
        <w:rPr>
          <w:rFonts w:ascii="Times New Roman" w:hAnsi="Times New Roman" w:hint="eastAsia"/>
          <w:sz w:val="24"/>
          <w:szCs w:val="24"/>
        </w:rPr>
        <w:t xml:space="preserve"> </w:t>
      </w:r>
      <w:r>
        <w:rPr>
          <w:rFonts w:ascii="Times New Roman" w:hAnsi="Times New Roman"/>
          <w:sz w:val="24"/>
          <w:szCs w:val="24"/>
        </w:rPr>
        <w:t xml:space="preserve">(nucleotide diversity) </w:t>
      </w:r>
      <w:r>
        <w:rPr>
          <w:rFonts w:ascii="Times New Roman" w:hAnsi="Times New Roman" w:hint="eastAsia"/>
          <w:sz w:val="24"/>
          <w:szCs w:val="24"/>
        </w:rPr>
        <w:t>and Tajima</w:t>
      </w:r>
      <w:r>
        <w:rPr>
          <w:rFonts w:ascii="Times New Roman" w:hAnsi="Times New Roman"/>
          <w:sz w:val="24"/>
          <w:szCs w:val="24"/>
        </w:rPr>
        <w:t>’</w:t>
      </w:r>
      <w:r>
        <w:rPr>
          <w:rFonts w:ascii="Times New Roman" w:hAnsi="Times New Roman" w:hint="eastAsia"/>
          <w:sz w:val="24"/>
          <w:szCs w:val="24"/>
        </w:rPr>
        <w:t xml:space="preserve">s D values in sliding window </w:t>
      </w:r>
      <w:r>
        <w:rPr>
          <w:rFonts w:ascii="Times New Roman" w:hAnsi="Times New Roman"/>
          <w:sz w:val="24"/>
          <w:szCs w:val="24"/>
        </w:rPr>
        <w:t xml:space="preserve">that homologous </w:t>
      </w:r>
      <w:r>
        <w:rPr>
          <w:rFonts w:ascii="Times New Roman" w:hAnsi="Times New Roman" w:hint="eastAsia"/>
          <w:sz w:val="24"/>
          <w:szCs w:val="24"/>
        </w:rPr>
        <w:t>to chicken autosomes. (Methods</w:t>
      </w:r>
      <w:r>
        <w:rPr>
          <w:rFonts w:ascii="Times New Roman" w:hAnsi="Times New Roman"/>
          <w:sz w:val="24"/>
          <w:szCs w:val="24"/>
        </w:rPr>
        <w:t>; Fig. 4a; Table S16</w:t>
      </w:r>
      <w:r>
        <w:rPr>
          <w:rFonts w:ascii="Times New Roman" w:hAnsi="Times New Roman" w:hint="eastAsia"/>
          <w:sz w:val="24"/>
          <w:szCs w:val="24"/>
        </w:rPr>
        <w:t>).</w:t>
      </w:r>
      <w:r w:rsidRPr="00B206D0">
        <w:rPr>
          <w:rFonts w:ascii="Times New Roman" w:hAnsi="Times New Roman"/>
          <w:sz w:val="24"/>
          <w:szCs w:val="24"/>
        </w:rPr>
        <w:t xml:space="preserve"> Scaffolds homologous to chicken Z chromosome showed higher level of</w:t>
      </w:r>
      <w:r w:rsidRPr="00EB1341">
        <w:rPr>
          <w:rFonts w:ascii="Times New Roman" w:hAnsi="Times New Roman"/>
          <w:color w:val="000000"/>
          <w:sz w:val="24"/>
          <w:szCs w:val="24"/>
        </w:rPr>
        <w:t xml:space="preserve"> </w:t>
      </w:r>
      <w:r w:rsidRPr="00EB1341">
        <w:rPr>
          <w:rFonts w:ascii="Times New Roman" w:hAnsi="Times New Roman"/>
          <w:i/>
          <w:color w:val="000000"/>
          <w:sz w:val="24"/>
          <w:szCs w:val="24"/>
        </w:rPr>
        <w:t>F</w:t>
      </w:r>
      <w:r w:rsidRPr="00EB1341">
        <w:rPr>
          <w:rFonts w:ascii="Times New Roman" w:hAnsi="Times New Roman"/>
          <w:color w:val="000000"/>
          <w:sz w:val="24"/>
          <w:szCs w:val="24"/>
          <w:vertAlign w:val="subscript"/>
        </w:rPr>
        <w:t>ST</w:t>
      </w:r>
      <w:r w:rsidRPr="00EB1341">
        <w:rPr>
          <w:rFonts w:ascii="Times New Roman" w:hAnsi="Times New Roman"/>
          <w:color w:val="000000"/>
          <w:sz w:val="24"/>
          <w:szCs w:val="24"/>
        </w:rPr>
        <w:t xml:space="preserve"> (5.5-fold) and Tajima’s D (1.5-fold), but smaller number of SNP density (0.5-fold) and lower level of </w:t>
      </w:r>
      <w:r w:rsidRPr="00EB1341">
        <w:rPr>
          <w:rFonts w:ascii="Times New Roman" w:eastAsia="宋体" w:hAnsi="Times New Roman"/>
          <w:color w:val="000000"/>
          <w:sz w:val="24"/>
          <w:szCs w:val="24"/>
        </w:rPr>
        <w:t>π (</w:t>
      </w:r>
      <w:r w:rsidRPr="00EB1341">
        <w:rPr>
          <w:rFonts w:ascii="Times New Roman" w:hAnsi="Times New Roman"/>
          <w:color w:val="000000"/>
          <w:sz w:val="24"/>
          <w:szCs w:val="24"/>
        </w:rPr>
        <w:t xml:space="preserve">0.6-fold) than autosomes </w:t>
      </w:r>
      <w:r w:rsidRPr="00EB1341">
        <w:rPr>
          <w:rFonts w:ascii="Times New Roman" w:eastAsia="宋体" w:hAnsi="Times New Roman"/>
          <w:color w:val="000000"/>
          <w:sz w:val="24"/>
          <w:szCs w:val="24"/>
        </w:rPr>
        <w:t>(</w:t>
      </w:r>
      <w:r>
        <w:rPr>
          <w:rFonts w:ascii="Times New Roman" w:hAnsi="Times New Roman"/>
          <w:sz w:val="24"/>
          <w:szCs w:val="24"/>
        </w:rPr>
        <w:t>Table S16, Fig. S2</w:t>
      </w:r>
      <w:r>
        <w:rPr>
          <w:rFonts w:ascii="Times New Roman" w:hAnsi="Times New Roman" w:hint="eastAsia"/>
          <w:sz w:val="24"/>
          <w:szCs w:val="24"/>
        </w:rPr>
        <w:t>3</w:t>
      </w:r>
      <w:r w:rsidRPr="00EB1341">
        <w:rPr>
          <w:rFonts w:ascii="Times New Roman" w:eastAsia="宋体" w:hAnsi="Times New Roman"/>
          <w:color w:val="000000"/>
          <w:sz w:val="24"/>
          <w:szCs w:val="24"/>
        </w:rPr>
        <w:t>)</w:t>
      </w:r>
      <w:r w:rsidRPr="00EB1341">
        <w:rPr>
          <w:rFonts w:ascii="Times New Roman" w:hAnsi="Times New Roman"/>
          <w:color w:val="000000"/>
          <w:sz w:val="24"/>
          <w:szCs w:val="24"/>
        </w:rPr>
        <w:t>.</w:t>
      </w:r>
      <w:r>
        <w:rPr>
          <w:rFonts w:ascii="Times New Roman" w:hAnsi="Times New Roman" w:hint="eastAsia"/>
          <w:sz w:val="24"/>
          <w:szCs w:val="24"/>
        </w:rPr>
        <w:t xml:space="preserve"> </w:t>
      </w:r>
      <w:r>
        <w:rPr>
          <w:rFonts w:ascii="Times New Roman" w:hAnsi="Times New Roman"/>
          <w:sz w:val="24"/>
          <w:szCs w:val="24"/>
        </w:rPr>
        <w:t>These observations are</w:t>
      </w:r>
      <w:r w:rsidRPr="00EB1341">
        <w:rPr>
          <w:rFonts w:ascii="Times New Roman" w:hAnsi="Times New Roman"/>
          <w:color w:val="000000"/>
          <w:sz w:val="24"/>
          <w:szCs w:val="24"/>
        </w:rPr>
        <w:t xml:space="preserve"> consistent with change of </w:t>
      </w:r>
      <w:r w:rsidRPr="00EB1341">
        <w:rPr>
          <w:rFonts w:ascii="Times New Roman" w:hAnsi="Times New Roman"/>
          <w:i/>
          <w:color w:val="000000"/>
          <w:sz w:val="24"/>
          <w:szCs w:val="24"/>
        </w:rPr>
        <w:t>F</w:t>
      </w:r>
      <w:r w:rsidRPr="00EB1341">
        <w:rPr>
          <w:rFonts w:ascii="Times New Roman" w:hAnsi="Times New Roman"/>
          <w:color w:val="000000"/>
          <w:sz w:val="24"/>
          <w:szCs w:val="24"/>
          <w:vertAlign w:val="subscript"/>
        </w:rPr>
        <w:t>ST</w:t>
      </w:r>
      <w:r w:rsidRPr="00EB1341">
        <w:rPr>
          <w:rFonts w:ascii="Times New Roman" w:eastAsia="宋体" w:hAnsi="Times New Roman"/>
          <w:color w:val="000000"/>
          <w:sz w:val="24"/>
          <w:szCs w:val="24"/>
        </w:rPr>
        <w:t xml:space="preserve">, </w:t>
      </w:r>
      <w:r w:rsidRPr="00EB1341">
        <w:rPr>
          <w:rFonts w:ascii="Times New Roman" w:hAnsi="Times New Roman"/>
          <w:color w:val="000000"/>
          <w:sz w:val="24"/>
          <w:szCs w:val="24"/>
        </w:rPr>
        <w:t>Tajima’s D</w:t>
      </w:r>
      <w:r w:rsidRPr="00EB1341">
        <w:rPr>
          <w:rFonts w:ascii="Times New Roman" w:eastAsia="宋体" w:hAnsi="Times New Roman"/>
          <w:color w:val="000000"/>
          <w:sz w:val="24"/>
          <w:szCs w:val="24"/>
        </w:rPr>
        <w:t xml:space="preserve"> and SNP density in flycatcher and wild ducks (</w:t>
      </w:r>
      <w:r w:rsidRPr="00C6001A">
        <w:rPr>
          <w:rFonts w:ascii="Times New Roman" w:hAnsi="Times New Roman"/>
          <w:sz w:val="24"/>
          <w:szCs w:val="24"/>
        </w:rPr>
        <w:t>Mexican and mallard duck</w:t>
      </w:r>
      <w:r w:rsidRPr="00EB1341">
        <w:rPr>
          <w:rFonts w:ascii="Times New Roman" w:eastAsia="宋体" w:hAnsi="Times New Roman"/>
          <w:color w:val="000000"/>
          <w:sz w:val="24"/>
          <w:szCs w:val="24"/>
        </w:rPr>
        <w:t>)</w:t>
      </w:r>
      <w:r w:rsidRPr="00EB1341">
        <w:rPr>
          <w:rFonts w:ascii="Times New Roman" w:eastAsia="宋体" w:hAnsi="Times New Roman"/>
          <w:color w:val="000000"/>
          <w:sz w:val="24"/>
          <w:szCs w:val="24"/>
        </w:rPr>
        <w:fldChar w:fldCharType="begin">
          <w:fldData xml:space="preserve">PEVuZE5vdGU+PENpdGU+PEF1dGhvcj5FbGxlZ3JlbjwvQXV0aG9yPjxZZWFyPjIwMTI8L1llYXI+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</w:fldData>
        </w:fldChar>
      </w:r>
      <w:r w:rsidRPr="00EB1341">
        <w:rPr>
          <w:rFonts w:ascii="Times New Roman" w:eastAsia="宋体" w:hAnsi="Times New Roman"/>
          <w:color w:val="000000"/>
          <w:sz w:val="24"/>
          <w:szCs w:val="24"/>
        </w:rPr>
        <w:instrText xml:space="preserve"> ADDIN EN.CITE </w:instrText>
      </w:r>
      <w:r w:rsidRPr="00EB1341">
        <w:rPr>
          <w:rFonts w:ascii="Times New Roman" w:eastAsia="宋体" w:hAnsi="Times New Roman"/>
          <w:color w:val="000000"/>
          <w:sz w:val="24"/>
          <w:szCs w:val="24"/>
        </w:rPr>
        <w:fldChar w:fldCharType="begin">
          <w:fldData xml:space="preserve">PEVuZE5vdGU+PENpdGU+PEF1dGhvcj5FbGxlZ3JlbjwvQXV0aG9yPjxZZWFyPjIwMTI8L1llYXI+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</w:fldData>
        </w:fldChar>
      </w:r>
      <w:r w:rsidRPr="00EB1341">
        <w:rPr>
          <w:rFonts w:ascii="Times New Roman" w:eastAsia="宋体" w:hAnsi="Times New Roman"/>
          <w:color w:val="000000"/>
          <w:sz w:val="24"/>
          <w:szCs w:val="24"/>
        </w:rPr>
        <w:instrText xml:space="preserve"> ADDIN EN.CITE.DATA </w:instrText>
      </w:r>
      <w:r w:rsidRPr="00EB1341">
        <w:rPr>
          <w:rFonts w:ascii="Times New Roman" w:eastAsia="宋体" w:hAnsi="Times New Roman"/>
          <w:color w:val="000000"/>
          <w:sz w:val="24"/>
          <w:szCs w:val="24"/>
        </w:rPr>
      </w:r>
      <w:r w:rsidRPr="00EB1341">
        <w:rPr>
          <w:rFonts w:ascii="Times New Roman" w:eastAsia="宋体" w:hAnsi="Times New Roman"/>
          <w:color w:val="000000"/>
          <w:sz w:val="24"/>
          <w:szCs w:val="24"/>
        </w:rPr>
        <w:fldChar w:fldCharType="end"/>
      </w:r>
      <w:r w:rsidRPr="00EB1341">
        <w:rPr>
          <w:rFonts w:ascii="Times New Roman" w:eastAsia="宋体" w:hAnsi="Times New Roman"/>
          <w:color w:val="000000"/>
          <w:sz w:val="24"/>
          <w:szCs w:val="24"/>
        </w:rPr>
      </w:r>
      <w:r w:rsidRPr="00EB1341">
        <w:rPr>
          <w:rFonts w:ascii="Times New Roman" w:eastAsia="宋体" w:hAnsi="Times New Roman"/>
          <w:color w:val="000000"/>
          <w:sz w:val="24"/>
          <w:szCs w:val="24"/>
        </w:rPr>
        <w:fldChar w:fldCharType="separate"/>
      </w:r>
      <w:r w:rsidRPr="00EB1341">
        <w:rPr>
          <w:rFonts w:ascii="Times New Roman" w:eastAsia="宋体" w:hAnsi="Times New Roman"/>
          <w:noProof/>
          <w:color w:val="000000"/>
          <w:sz w:val="24"/>
          <w:szCs w:val="24"/>
        </w:rPr>
        <w:t>(</w:t>
      </w:r>
      <w:hyperlink w:anchor="_ENREF_12" w:tooltip="Ellegren, 2012 #15" w:history="1">
        <w:r w:rsidRPr="00EB1341">
          <w:rPr>
            <w:rFonts w:ascii="Times New Roman" w:eastAsia="宋体" w:hAnsi="Times New Roman"/>
            <w:noProof/>
            <w:color w:val="000000"/>
            <w:sz w:val="24"/>
            <w:szCs w:val="24"/>
          </w:rPr>
          <w:t>Ellegren et al., 2012</w:t>
        </w:r>
      </w:hyperlink>
      <w:r w:rsidRPr="00EB1341">
        <w:rPr>
          <w:rFonts w:ascii="Times New Roman" w:eastAsia="宋体" w:hAnsi="Times New Roman"/>
          <w:noProof/>
          <w:color w:val="000000"/>
          <w:sz w:val="24"/>
          <w:szCs w:val="24"/>
        </w:rPr>
        <w:t xml:space="preserve">; </w:t>
      </w:r>
      <w:hyperlink w:anchor="_ENREF_30" w:tooltip="Lavretsky, 2015 #50" w:history="1">
        <w:r w:rsidRPr="00EB1341">
          <w:rPr>
            <w:rFonts w:ascii="Times New Roman" w:eastAsia="宋体" w:hAnsi="Times New Roman"/>
            <w:noProof/>
            <w:color w:val="000000"/>
            <w:sz w:val="24"/>
            <w:szCs w:val="24"/>
          </w:rPr>
          <w:t>Lavretsky et al., 2015</w:t>
        </w:r>
      </w:hyperlink>
      <w:r w:rsidRPr="00EB1341">
        <w:rPr>
          <w:rFonts w:ascii="Times New Roman" w:eastAsia="宋体" w:hAnsi="Times New Roman"/>
          <w:noProof/>
          <w:color w:val="000000"/>
          <w:sz w:val="24"/>
          <w:szCs w:val="24"/>
        </w:rPr>
        <w:t>)</w:t>
      </w:r>
      <w:r w:rsidRPr="00EB1341">
        <w:rPr>
          <w:rFonts w:ascii="Times New Roman" w:eastAsia="宋体" w:hAnsi="Times New Roman"/>
          <w:color w:val="000000"/>
          <w:sz w:val="24"/>
          <w:szCs w:val="24"/>
        </w:rPr>
        <w:fldChar w:fldCharType="end"/>
      </w:r>
      <w:r w:rsidRPr="00EB1341">
        <w:rPr>
          <w:rFonts w:ascii="Times New Roman" w:eastAsia="宋体" w:hAnsi="Times New Roman"/>
          <w:color w:val="000000"/>
          <w:sz w:val="24"/>
          <w:szCs w:val="24"/>
        </w:rPr>
        <w:t xml:space="preserve">. </w:t>
      </w:r>
      <w:r>
        <w:rPr>
          <w:rFonts w:ascii="Times New Roman" w:hAnsi="Times New Roman"/>
          <w:sz w:val="24"/>
          <w:szCs w:val="24"/>
        </w:rPr>
        <w:t>Analysis on autosomal differentiation regions shows that the d</w:t>
      </w:r>
      <w:r w:rsidRPr="00AD2861">
        <w:rPr>
          <w:rFonts w:ascii="Times New Roman" w:hAnsi="Times New Roman"/>
          <w:sz w:val="24"/>
          <w:szCs w:val="24"/>
        </w:rPr>
        <w:t xml:space="preserve">istribution </w:t>
      </w:r>
      <w:r>
        <w:rPr>
          <w:rFonts w:ascii="Times New Roman" w:hAnsi="Times New Roman"/>
          <w:sz w:val="24"/>
          <w:szCs w:val="24"/>
        </w:rPr>
        <w:t>of</w:t>
      </w:r>
      <w:r w:rsidRPr="00233F5B">
        <w:rPr>
          <w:rFonts w:ascii="Times New Roman" w:hAnsi="Times New Roman"/>
          <w:sz w:val="24"/>
          <w:szCs w:val="24"/>
        </w:rPr>
        <w:t xml:space="preserve"> </w:t>
      </w:r>
      <w:r w:rsidRPr="00864C95">
        <w:rPr>
          <w:rFonts w:ascii="Times New Roman" w:hAnsi="Times New Roman"/>
          <w:i/>
          <w:sz w:val="24"/>
          <w:szCs w:val="24"/>
        </w:rPr>
        <w:t>F</w:t>
      </w:r>
      <w:r w:rsidRPr="00864C95">
        <w:rPr>
          <w:rFonts w:ascii="Times New Roman" w:hAnsi="Times New Roman"/>
          <w:i/>
          <w:sz w:val="24"/>
          <w:szCs w:val="24"/>
          <w:vertAlign w:val="subscript"/>
        </w:rPr>
        <w:t>ST</w:t>
      </w:r>
      <w:r w:rsidRPr="00233F5B">
        <w:rPr>
          <w:rFonts w:ascii="Times New Roman" w:hAnsi="Times New Roman"/>
          <w:sz w:val="24"/>
          <w:szCs w:val="24"/>
        </w:rPr>
        <w:t xml:space="preserve"> between </w:t>
      </w:r>
      <w:r>
        <w:rPr>
          <w:rFonts w:ascii="Times New Roman" w:hAnsi="Times New Roman"/>
          <w:sz w:val="24"/>
          <w:szCs w:val="24"/>
        </w:rPr>
        <w:t xml:space="preserve">the mallard duck and spot-billed </w:t>
      </w:r>
      <w:r w:rsidRPr="00233F5B">
        <w:rPr>
          <w:rFonts w:ascii="Times New Roman" w:hAnsi="Times New Roman"/>
          <w:sz w:val="24"/>
          <w:szCs w:val="24"/>
        </w:rPr>
        <w:t xml:space="preserve">ranged </w:t>
      </w:r>
      <w:r w:rsidRPr="0012637A">
        <w:rPr>
          <w:rFonts w:ascii="Times New Roman" w:hAnsi="Times New Roman"/>
          <w:sz w:val="24"/>
          <w:szCs w:val="24"/>
        </w:rPr>
        <w:t xml:space="preserve">from </w:t>
      </w:r>
      <w:r w:rsidRPr="00AD2861">
        <w:rPr>
          <w:rFonts w:ascii="Times New Roman" w:hAnsi="Times New Roman"/>
          <w:sz w:val="24"/>
          <w:szCs w:val="24"/>
        </w:rPr>
        <w:t>-0.0157</w:t>
      </w:r>
      <w:r w:rsidRPr="0012637A">
        <w:rPr>
          <w:rFonts w:ascii="Times New Roman" w:hAnsi="Times New Roman"/>
          <w:sz w:val="24"/>
          <w:szCs w:val="24"/>
        </w:rPr>
        <w:t xml:space="preserve"> to </w:t>
      </w:r>
      <w:r w:rsidRPr="00AD2861">
        <w:rPr>
          <w:rFonts w:ascii="Times New Roman" w:hAnsi="Times New Roman"/>
          <w:sz w:val="24"/>
          <w:szCs w:val="24"/>
        </w:rPr>
        <w:t>0.77</w:t>
      </w:r>
      <w:r>
        <w:rPr>
          <w:rFonts w:ascii="Times New Roman" w:hAnsi="Times New Roman"/>
          <w:sz w:val="24"/>
          <w:szCs w:val="24"/>
        </w:rPr>
        <w:t>85</w:t>
      </w:r>
      <w:r w:rsidRPr="0012637A">
        <w:rPr>
          <w:rFonts w:ascii="Times New Roman" w:hAnsi="Times New Roman"/>
          <w:sz w:val="24"/>
          <w:szCs w:val="24"/>
        </w:rPr>
        <w:t xml:space="preserve"> w</w:t>
      </w:r>
      <w:r w:rsidRPr="008722D6">
        <w:rPr>
          <w:rFonts w:ascii="Times New Roman" w:hAnsi="Times New Roman"/>
          <w:sz w:val="24"/>
          <w:szCs w:val="24"/>
        </w:rPr>
        <w:t xml:space="preserve">ith an average of </w:t>
      </w:r>
      <w:r w:rsidRPr="009E7591">
        <w:rPr>
          <w:rFonts w:ascii="Times New Roman" w:hAnsi="Times New Roman"/>
          <w:sz w:val="24"/>
          <w:szCs w:val="24"/>
        </w:rPr>
        <w:t>0.04930346</w:t>
      </w:r>
      <w:r w:rsidRPr="0012637A">
        <w:rPr>
          <w:rFonts w:ascii="Times New Roman" w:hAnsi="Times New Roman"/>
          <w:sz w:val="24"/>
          <w:szCs w:val="24"/>
        </w:rPr>
        <w:t xml:space="preserve"> and distributed in a</w:t>
      </w:r>
      <w:r w:rsidRPr="00233F5B">
        <w:rPr>
          <w:rFonts w:ascii="Times New Roman" w:hAnsi="Times New Roman"/>
          <w:sz w:val="24"/>
          <w:szCs w:val="24"/>
        </w:rPr>
        <w:t xml:space="preserve"> narrow peak, </w:t>
      </w:r>
      <w:r>
        <w:rPr>
          <w:rFonts w:ascii="Times New Roman" w:hAnsi="Times New Roman"/>
          <w:sz w:val="24"/>
          <w:szCs w:val="24"/>
        </w:rPr>
        <w:t xml:space="preserve">lower than </w:t>
      </w:r>
      <w:r w:rsidRPr="00614D03">
        <w:rPr>
          <w:rFonts w:ascii="Times New Roman" w:hAnsi="Times New Roman"/>
          <w:i/>
          <w:sz w:val="24"/>
          <w:szCs w:val="24"/>
        </w:rPr>
        <w:t>F</w:t>
      </w:r>
      <w:r w:rsidRPr="00C32175">
        <w:rPr>
          <w:rFonts w:ascii="Times New Roman" w:hAnsi="Times New Roman"/>
          <w:i/>
          <w:sz w:val="24"/>
          <w:szCs w:val="24"/>
          <w:vertAlign w:val="subscript"/>
        </w:rPr>
        <w:t>ST</w:t>
      </w:r>
      <w:r w:rsidRPr="00233F5B">
        <w:rPr>
          <w:rFonts w:ascii="Times New Roman" w:hAnsi="Times New Roman"/>
          <w:sz w:val="24"/>
          <w:szCs w:val="24"/>
        </w:rPr>
        <w:t xml:space="preserve"> between the wild duck</w:t>
      </w:r>
      <w:r>
        <w:rPr>
          <w:rFonts w:ascii="Times New Roman" w:hAnsi="Times New Roman" w:hint="eastAsia"/>
          <w:sz w:val="24"/>
          <w:szCs w:val="24"/>
        </w:rPr>
        <w:t>s</w:t>
      </w:r>
      <w:r w:rsidRPr="00233F5B">
        <w:rPr>
          <w:rFonts w:ascii="Times New Roman" w:hAnsi="Times New Roman"/>
          <w:sz w:val="24"/>
          <w:szCs w:val="24"/>
        </w:rPr>
        <w:t xml:space="preserve"> and domestic duck</w:t>
      </w:r>
      <w:r>
        <w:rPr>
          <w:rFonts w:ascii="Times New Roman" w:hAnsi="Times New Roman" w:hint="eastAsia"/>
          <w:sz w:val="24"/>
          <w:szCs w:val="24"/>
        </w:rPr>
        <w:t>s</w:t>
      </w:r>
      <w:r w:rsidRPr="00233F5B">
        <w:rPr>
          <w:rFonts w:ascii="Times New Roman" w:hAnsi="Times New Roman"/>
          <w:sz w:val="24"/>
          <w:szCs w:val="24"/>
        </w:rPr>
        <w:t xml:space="preserve"> ranged from 0.088</w:t>
      </w:r>
      <w:r>
        <w:rPr>
          <w:rFonts w:ascii="Times New Roman" w:hAnsi="Times New Roman"/>
          <w:sz w:val="24"/>
          <w:szCs w:val="24"/>
        </w:rPr>
        <w:t>0</w:t>
      </w:r>
      <w:r w:rsidRPr="00233F5B">
        <w:rPr>
          <w:rFonts w:ascii="Times New Roman" w:hAnsi="Times New Roman"/>
          <w:sz w:val="24"/>
          <w:szCs w:val="24"/>
        </w:rPr>
        <w:t xml:space="preserve"> to 0.8912 with an average of 0.2</w:t>
      </w:r>
      <w:r>
        <w:rPr>
          <w:rFonts w:ascii="Times New Roman" w:hAnsi="Times New Roman"/>
          <w:sz w:val="24"/>
          <w:szCs w:val="24"/>
        </w:rPr>
        <w:t>100</w:t>
      </w:r>
      <w:r w:rsidRPr="00233F5B">
        <w:rPr>
          <w:rFonts w:ascii="Times New Roman" w:hAnsi="Times New Roman"/>
          <w:sz w:val="24"/>
          <w:szCs w:val="24"/>
        </w:rPr>
        <w:t xml:space="preserve"> and distributed in a wide peak (Fig</w:t>
      </w:r>
      <w:r>
        <w:rPr>
          <w:rFonts w:ascii="Times New Roman" w:hAnsi="Times New Roman" w:hint="eastAsia"/>
          <w:sz w:val="24"/>
          <w:szCs w:val="24"/>
        </w:rPr>
        <w:t>.</w:t>
      </w:r>
      <w:r w:rsidRPr="00233F5B">
        <w:rPr>
          <w:rFonts w:ascii="Times New Roman" w:hAnsi="Times New Roman"/>
          <w:sz w:val="24"/>
          <w:szCs w:val="24"/>
        </w:rPr>
        <w:t xml:space="preserve"> </w:t>
      </w:r>
      <w:r>
        <w:rPr>
          <w:rFonts w:ascii="Times New Roman" w:hAnsi="Times New Roman"/>
          <w:sz w:val="24"/>
          <w:szCs w:val="24"/>
        </w:rPr>
        <w:t>4b</w:t>
      </w:r>
      <w:r w:rsidRPr="00233F5B">
        <w:rPr>
          <w:rFonts w:ascii="Times New Roman" w:hAnsi="Times New Roman"/>
          <w:sz w:val="24"/>
          <w:szCs w:val="24"/>
        </w:rPr>
        <w:t>).</w:t>
      </w:r>
      <w:r>
        <w:rPr>
          <w:rFonts w:ascii="Times New Roman" w:hAnsi="Times New Roman"/>
          <w:sz w:val="24"/>
          <w:szCs w:val="24"/>
        </w:rPr>
        <w:t xml:space="preserve"> Detailed analysis</w:t>
      </w:r>
      <w:r>
        <w:rPr>
          <w:rFonts w:ascii="Times New Roman" w:hAnsi="Times New Roman" w:hint="eastAsia"/>
          <w:sz w:val="24"/>
          <w:szCs w:val="24"/>
        </w:rPr>
        <w:t xml:space="preserve"> indicate</w:t>
      </w:r>
      <w:r>
        <w:rPr>
          <w:rFonts w:ascii="Times New Roman" w:hAnsi="Times New Roman"/>
          <w:sz w:val="24"/>
          <w:szCs w:val="24"/>
        </w:rPr>
        <w:t>s</w:t>
      </w:r>
      <w:r>
        <w:rPr>
          <w:rFonts w:ascii="Times New Roman" w:hAnsi="Times New Roman" w:hint="eastAsia"/>
          <w:sz w:val="24"/>
          <w:szCs w:val="24"/>
        </w:rPr>
        <w:t xml:space="preserve"> that small part of genomic regions</w:t>
      </w:r>
      <w:r>
        <w:rPr>
          <w:rFonts w:ascii="Times New Roman" w:hAnsi="Times New Roman"/>
          <w:sz w:val="24"/>
          <w:szCs w:val="24"/>
        </w:rPr>
        <w:t xml:space="preserve"> of the mallard duck and spot-billed duck have </w:t>
      </w:r>
      <w:r w:rsidRPr="00CB79F4">
        <w:rPr>
          <w:rFonts w:ascii="Times New Roman" w:hAnsi="Times New Roman"/>
          <w:i/>
          <w:sz w:val="24"/>
          <w:szCs w:val="24"/>
        </w:rPr>
        <w:t>F</w:t>
      </w:r>
      <w:r w:rsidRPr="00BE6D39">
        <w:rPr>
          <w:rFonts w:ascii="Times New Roman" w:hAnsi="Times New Roman"/>
          <w:sz w:val="24"/>
          <w:szCs w:val="24"/>
          <w:vertAlign w:val="subscript"/>
        </w:rPr>
        <w:t>ST</w:t>
      </w:r>
      <w:r>
        <w:rPr>
          <w:rFonts w:ascii="Times New Roman" w:hAnsi="Times New Roman" w:hint="eastAsia"/>
          <w:sz w:val="24"/>
          <w:szCs w:val="24"/>
        </w:rPr>
        <w:t xml:space="preserve"> </w:t>
      </w:r>
      <w:r>
        <w:rPr>
          <w:rFonts w:ascii="Times New Roman" w:hAnsi="Times New Roman"/>
          <w:sz w:val="24"/>
          <w:szCs w:val="24"/>
        </w:rPr>
        <w:t xml:space="preserve">values being </w:t>
      </w:r>
      <w:r>
        <w:rPr>
          <w:rFonts w:ascii="Times New Roman" w:hAnsi="Times New Roman" w:hint="eastAsia"/>
          <w:sz w:val="24"/>
          <w:szCs w:val="24"/>
        </w:rPr>
        <w:t>a</w:t>
      </w:r>
      <w:r>
        <w:rPr>
          <w:rFonts w:ascii="Times New Roman" w:hAnsi="Times New Roman"/>
          <w:sz w:val="24"/>
          <w:szCs w:val="24"/>
        </w:rPr>
        <w:t xml:space="preserve">way from </w:t>
      </w:r>
      <w:r>
        <w:rPr>
          <w:rFonts w:ascii="Times New Roman" w:hAnsi="Times New Roman" w:hint="eastAsia"/>
          <w:sz w:val="24"/>
          <w:szCs w:val="24"/>
        </w:rPr>
        <w:t xml:space="preserve">the mean </w:t>
      </w:r>
      <w:r w:rsidRPr="00CB79F4">
        <w:rPr>
          <w:rFonts w:ascii="Times New Roman" w:hAnsi="Times New Roman"/>
          <w:i/>
          <w:sz w:val="24"/>
          <w:szCs w:val="24"/>
        </w:rPr>
        <w:t>F</w:t>
      </w:r>
      <w:r w:rsidRPr="00BE6D39">
        <w:rPr>
          <w:rFonts w:ascii="Times New Roman" w:hAnsi="Times New Roman"/>
          <w:sz w:val="24"/>
          <w:szCs w:val="24"/>
          <w:vertAlign w:val="subscript"/>
        </w:rPr>
        <w:t>ST</w:t>
      </w:r>
      <w:r w:rsidDel="00DD0FC1">
        <w:rPr>
          <w:rFonts w:ascii="Times New Roman" w:hAnsi="Times New Roman" w:hint="eastAsia"/>
          <w:sz w:val="24"/>
          <w:szCs w:val="24"/>
        </w:rPr>
        <w:t xml:space="preserve"> </w:t>
      </w:r>
      <w:r>
        <w:rPr>
          <w:rFonts w:ascii="Times New Roman" w:hAnsi="Times New Roman" w:hint="eastAsia"/>
          <w:sz w:val="24"/>
          <w:szCs w:val="24"/>
        </w:rPr>
        <w:t>at least 4 standard</w:t>
      </w:r>
      <w:r w:rsidRPr="000B231F">
        <w:rPr>
          <w:rFonts w:ascii="Times New Roman" w:hAnsi="Times New Roman" w:hint="eastAsia"/>
          <w:sz w:val="24"/>
          <w:szCs w:val="24"/>
        </w:rPr>
        <w:t xml:space="preserve"> </w:t>
      </w:r>
      <w:r>
        <w:rPr>
          <w:rFonts w:ascii="Times New Roman" w:hAnsi="Times New Roman" w:hint="eastAsia"/>
          <w:sz w:val="24"/>
          <w:szCs w:val="24"/>
        </w:rPr>
        <w:t>deviations (</w:t>
      </w:r>
      <w:r>
        <w:rPr>
          <w:rFonts w:ascii="Times New Roman" w:hAnsi="Times New Roman"/>
          <w:sz w:val="24"/>
          <w:szCs w:val="24"/>
        </w:rPr>
        <w:t>we referred these regions as high differentiation islands</w:t>
      </w:r>
      <w:r>
        <w:rPr>
          <w:rFonts w:ascii="Times New Roman" w:hAnsi="Times New Roman" w:hint="eastAsia"/>
          <w:sz w:val="24"/>
          <w:szCs w:val="24"/>
        </w:rPr>
        <w:t xml:space="preserve">). </w:t>
      </w:r>
      <w:r>
        <w:rPr>
          <w:rFonts w:ascii="Times New Roman" w:hAnsi="Times New Roman"/>
          <w:sz w:val="24"/>
          <w:szCs w:val="24"/>
        </w:rPr>
        <w:t xml:space="preserve">These </w:t>
      </w:r>
      <w:r>
        <w:rPr>
          <w:rFonts w:ascii="Times New Roman" w:hAnsi="Times New Roman" w:hint="eastAsia"/>
          <w:sz w:val="24"/>
          <w:szCs w:val="24"/>
        </w:rPr>
        <w:t xml:space="preserve">higher </w:t>
      </w:r>
      <w:r w:rsidRPr="00CB79F4">
        <w:rPr>
          <w:rFonts w:ascii="Times New Roman" w:hAnsi="Times New Roman"/>
          <w:i/>
          <w:sz w:val="24"/>
          <w:szCs w:val="24"/>
        </w:rPr>
        <w:t>F</w:t>
      </w:r>
      <w:r w:rsidRPr="00BE6D39">
        <w:rPr>
          <w:rFonts w:ascii="Times New Roman" w:hAnsi="Times New Roman"/>
          <w:sz w:val="24"/>
          <w:szCs w:val="24"/>
          <w:vertAlign w:val="subscript"/>
        </w:rPr>
        <w:t>ST</w:t>
      </w:r>
      <w:r w:rsidDel="00DD0FC1">
        <w:rPr>
          <w:rFonts w:ascii="Times New Roman" w:hAnsi="Times New Roman" w:hint="eastAsia"/>
          <w:sz w:val="24"/>
          <w:szCs w:val="24"/>
        </w:rPr>
        <w:t xml:space="preserve"> </w:t>
      </w:r>
      <w:r>
        <w:rPr>
          <w:rFonts w:ascii="Times New Roman" w:hAnsi="Times New Roman" w:hint="eastAsia"/>
          <w:sz w:val="24"/>
          <w:szCs w:val="24"/>
        </w:rPr>
        <w:t xml:space="preserve">regions showed lower level </w:t>
      </w:r>
      <w:r>
        <w:rPr>
          <w:rFonts w:ascii="Times New Roman" w:hAnsi="Times New Roman"/>
          <w:sz w:val="24"/>
          <w:szCs w:val="24"/>
        </w:rPr>
        <w:t xml:space="preserve">of </w:t>
      </w:r>
      <w:r>
        <w:rPr>
          <w:rFonts w:ascii="Times New Roman" w:hAnsi="Times New Roman" w:hint="eastAsia"/>
          <w:sz w:val="24"/>
          <w:szCs w:val="24"/>
        </w:rPr>
        <w:t>nucleotide diversity (</w:t>
      </w:r>
      <w:r>
        <w:rPr>
          <w:rFonts w:ascii="Times New Roman" w:eastAsia="宋体" w:hAnsi="Times New Roman"/>
          <w:sz w:val="24"/>
          <w:szCs w:val="24"/>
        </w:rPr>
        <w:t>π</w:t>
      </w:r>
      <w:r>
        <w:rPr>
          <w:rFonts w:ascii="Times New Roman" w:eastAsia="宋体" w:hAnsi="Times New Roman" w:hint="eastAsia"/>
          <w:sz w:val="24"/>
          <w:szCs w:val="24"/>
        </w:rPr>
        <w:t xml:space="preserve"> mallard:</w:t>
      </w:r>
      <w:r w:rsidRPr="006F723B">
        <w:t xml:space="preserve"> </w:t>
      </w:r>
      <w:r w:rsidRPr="006F723B">
        <w:rPr>
          <w:rFonts w:ascii="Times New Roman" w:eastAsia="宋体" w:hAnsi="Times New Roman"/>
          <w:sz w:val="24"/>
          <w:szCs w:val="24"/>
        </w:rPr>
        <w:t>0.00</w:t>
      </w:r>
      <w:r>
        <w:rPr>
          <w:rFonts w:ascii="Times New Roman" w:eastAsia="宋体" w:hAnsi="Times New Roman" w:hint="eastAsia"/>
          <w:sz w:val="24"/>
          <w:szCs w:val="24"/>
        </w:rPr>
        <w:t xml:space="preserve">24 </w:t>
      </w:r>
      <w:r w:rsidRPr="006F723B">
        <w:rPr>
          <w:rFonts w:ascii="Times New Roman" w:eastAsia="宋体" w:hAnsi="Times New Roman"/>
          <w:sz w:val="24"/>
          <w:szCs w:val="24"/>
        </w:rPr>
        <w:t>±</w:t>
      </w:r>
      <w:r>
        <w:rPr>
          <w:rFonts w:ascii="Times New Roman" w:eastAsia="宋体" w:hAnsi="Times New Roman" w:hint="eastAsia"/>
          <w:sz w:val="24"/>
          <w:szCs w:val="24"/>
        </w:rPr>
        <w:t xml:space="preserve"> </w:t>
      </w:r>
      <w:r w:rsidRPr="00596192">
        <w:rPr>
          <w:rFonts w:ascii="Times New Roman" w:eastAsia="宋体" w:hAnsi="Times New Roman"/>
          <w:sz w:val="24"/>
          <w:szCs w:val="24"/>
        </w:rPr>
        <w:t>0.002</w:t>
      </w:r>
      <w:r>
        <w:rPr>
          <w:rFonts w:ascii="Times New Roman" w:eastAsia="宋体" w:hAnsi="Times New Roman"/>
          <w:sz w:val="24"/>
          <w:szCs w:val="24"/>
        </w:rPr>
        <w:t>2</w:t>
      </w:r>
      <w:r w:rsidRPr="006F723B">
        <w:rPr>
          <w:rFonts w:ascii="Times New Roman" w:eastAsia="宋体" w:hAnsi="Times New Roman"/>
          <w:sz w:val="24"/>
          <w:szCs w:val="24"/>
        </w:rPr>
        <w:t>; π</w:t>
      </w:r>
      <w:r>
        <w:rPr>
          <w:rFonts w:ascii="Times New Roman" w:eastAsia="宋体" w:hAnsi="Times New Roman" w:hint="eastAsia"/>
          <w:sz w:val="24"/>
          <w:szCs w:val="24"/>
        </w:rPr>
        <w:t xml:space="preserve"> </w:t>
      </w:r>
      <w:r w:rsidRPr="006F723B">
        <w:rPr>
          <w:rFonts w:ascii="Times New Roman" w:eastAsia="宋体" w:hAnsi="Times New Roman"/>
          <w:sz w:val="24"/>
          <w:szCs w:val="24"/>
        </w:rPr>
        <w:t>spot</w:t>
      </w:r>
      <w:r>
        <w:rPr>
          <w:rFonts w:ascii="Times New Roman" w:eastAsia="宋体" w:hAnsi="Times New Roman" w:hint="eastAsia"/>
          <w:sz w:val="24"/>
          <w:szCs w:val="24"/>
        </w:rPr>
        <w:t>-</w:t>
      </w:r>
      <w:r w:rsidRPr="006F723B">
        <w:rPr>
          <w:rFonts w:ascii="Times New Roman" w:eastAsia="宋体" w:hAnsi="Times New Roman"/>
          <w:sz w:val="24"/>
          <w:szCs w:val="24"/>
        </w:rPr>
        <w:t xml:space="preserve">billed: </w:t>
      </w:r>
      <w:r w:rsidRPr="00637F12">
        <w:rPr>
          <w:rFonts w:ascii="Times New Roman" w:eastAsia="宋体" w:hAnsi="Times New Roman"/>
          <w:sz w:val="24"/>
          <w:szCs w:val="24"/>
        </w:rPr>
        <w:t>0.0023</w:t>
      </w:r>
      <w:r>
        <w:rPr>
          <w:rFonts w:ascii="Times New Roman" w:eastAsia="宋体" w:hAnsi="Times New Roman" w:hint="eastAsia"/>
          <w:sz w:val="24"/>
          <w:szCs w:val="24"/>
        </w:rPr>
        <w:t xml:space="preserve"> </w:t>
      </w:r>
      <w:r w:rsidRPr="006F723B">
        <w:rPr>
          <w:rFonts w:ascii="Times New Roman" w:eastAsia="宋体" w:hAnsi="Times New Roman"/>
          <w:sz w:val="24"/>
          <w:szCs w:val="24"/>
        </w:rPr>
        <w:t>±</w:t>
      </w:r>
      <w:r>
        <w:rPr>
          <w:rFonts w:ascii="Times New Roman" w:eastAsia="宋体" w:hAnsi="Times New Roman" w:hint="eastAsia"/>
          <w:sz w:val="24"/>
          <w:szCs w:val="24"/>
        </w:rPr>
        <w:t xml:space="preserve"> </w:t>
      </w:r>
      <w:r w:rsidRPr="00637F12">
        <w:rPr>
          <w:rFonts w:ascii="Times New Roman" w:eastAsia="宋体" w:hAnsi="Times New Roman"/>
          <w:sz w:val="24"/>
          <w:szCs w:val="24"/>
        </w:rPr>
        <w:t>0.00</w:t>
      </w:r>
      <w:r>
        <w:rPr>
          <w:rFonts w:ascii="Times New Roman" w:eastAsia="宋体" w:hAnsi="Times New Roman"/>
          <w:sz w:val="24"/>
          <w:szCs w:val="24"/>
        </w:rPr>
        <w:t>20</w:t>
      </w:r>
      <w:r>
        <w:rPr>
          <w:rFonts w:ascii="Times New Roman" w:hAnsi="Times New Roman" w:hint="eastAsia"/>
          <w:sz w:val="24"/>
          <w:szCs w:val="24"/>
        </w:rPr>
        <w:t xml:space="preserve">) and SNP density (360 </w:t>
      </w:r>
      <w:r w:rsidRPr="00CB79F4">
        <w:rPr>
          <w:rFonts w:ascii="Times New Roman" w:eastAsia="宋体" w:hAnsi="Times New Roman"/>
          <w:sz w:val="24"/>
          <w:szCs w:val="24"/>
        </w:rPr>
        <w:t>±</w:t>
      </w:r>
      <w:r>
        <w:rPr>
          <w:rFonts w:ascii="Times New Roman" w:eastAsia="宋体" w:hAnsi="Times New Roman" w:hint="eastAsia"/>
          <w:sz w:val="24"/>
          <w:szCs w:val="24"/>
        </w:rPr>
        <w:t xml:space="preserve"> 305 and 334 </w:t>
      </w:r>
      <w:r w:rsidRPr="00A42C8D">
        <w:rPr>
          <w:rFonts w:ascii="Times New Roman" w:eastAsia="宋体" w:hAnsi="Times New Roman"/>
          <w:sz w:val="24"/>
          <w:szCs w:val="24"/>
        </w:rPr>
        <w:t>±</w:t>
      </w:r>
      <w:r>
        <w:rPr>
          <w:rFonts w:ascii="Times New Roman" w:eastAsia="宋体" w:hAnsi="Times New Roman" w:hint="eastAsia"/>
          <w:sz w:val="24"/>
          <w:szCs w:val="24"/>
        </w:rPr>
        <w:t xml:space="preserve"> 280 SNP per window in the mallard duck and spot-billed</w:t>
      </w:r>
      <w:r>
        <w:rPr>
          <w:rFonts w:ascii="Times New Roman" w:eastAsia="宋体" w:hAnsi="Times New Roman"/>
          <w:sz w:val="24"/>
          <w:szCs w:val="24"/>
        </w:rPr>
        <w:t xml:space="preserve"> duck</w:t>
      </w:r>
      <w:r>
        <w:rPr>
          <w:rFonts w:ascii="Times New Roman" w:eastAsia="宋体" w:hAnsi="Times New Roman" w:hint="eastAsia"/>
          <w:sz w:val="24"/>
          <w:szCs w:val="24"/>
        </w:rPr>
        <w:t xml:space="preserve"> respectively</w:t>
      </w:r>
      <w:r>
        <w:rPr>
          <w:rFonts w:ascii="Times New Roman" w:hAnsi="Times New Roman" w:hint="eastAsia"/>
          <w:sz w:val="24"/>
          <w:szCs w:val="24"/>
        </w:rPr>
        <w:t>) than genomic backgrounds (</w:t>
      </w:r>
      <w:r>
        <w:rPr>
          <w:rFonts w:ascii="Times New Roman" w:eastAsia="宋体" w:hAnsi="Times New Roman"/>
          <w:sz w:val="24"/>
          <w:szCs w:val="24"/>
        </w:rPr>
        <w:t>π</w:t>
      </w:r>
      <w:r>
        <w:rPr>
          <w:rFonts w:ascii="Times New Roman" w:eastAsia="宋体" w:hAnsi="Times New Roman" w:hint="eastAsia"/>
          <w:sz w:val="24"/>
          <w:szCs w:val="24"/>
        </w:rPr>
        <w:t xml:space="preserve"> mallard: </w:t>
      </w:r>
      <w:r w:rsidRPr="00637F12">
        <w:rPr>
          <w:rFonts w:ascii="Times New Roman" w:eastAsia="宋体" w:hAnsi="Times New Roman"/>
          <w:sz w:val="24"/>
          <w:szCs w:val="24"/>
        </w:rPr>
        <w:t>0.007</w:t>
      </w:r>
      <w:r>
        <w:rPr>
          <w:rFonts w:ascii="Times New Roman" w:eastAsia="宋体" w:hAnsi="Times New Roman"/>
          <w:sz w:val="24"/>
          <w:szCs w:val="24"/>
        </w:rPr>
        <w:t>6</w:t>
      </w:r>
      <w:r>
        <w:rPr>
          <w:rFonts w:ascii="Times New Roman" w:eastAsia="宋体" w:hAnsi="Times New Roman" w:hint="eastAsia"/>
          <w:sz w:val="24"/>
          <w:szCs w:val="24"/>
        </w:rPr>
        <w:t xml:space="preserve"> </w:t>
      </w:r>
      <w:r w:rsidRPr="00743ADE">
        <w:rPr>
          <w:rFonts w:ascii="Times New Roman" w:eastAsia="宋体" w:hAnsi="Times New Roman"/>
          <w:sz w:val="24"/>
          <w:szCs w:val="24"/>
        </w:rPr>
        <w:t>±</w:t>
      </w:r>
      <w:r>
        <w:rPr>
          <w:rFonts w:ascii="Times New Roman" w:eastAsia="宋体" w:hAnsi="Times New Roman" w:hint="eastAsia"/>
          <w:sz w:val="24"/>
          <w:szCs w:val="24"/>
        </w:rPr>
        <w:t xml:space="preserve"> </w:t>
      </w:r>
      <w:r w:rsidRPr="00743ADE">
        <w:rPr>
          <w:rFonts w:ascii="Times New Roman" w:eastAsia="宋体" w:hAnsi="Times New Roman"/>
          <w:sz w:val="24"/>
          <w:szCs w:val="24"/>
        </w:rPr>
        <w:t>0.0042; π</w:t>
      </w:r>
      <w:r>
        <w:rPr>
          <w:rFonts w:ascii="Times New Roman" w:eastAsia="宋体" w:hAnsi="Times New Roman" w:hint="eastAsia"/>
          <w:sz w:val="24"/>
          <w:szCs w:val="24"/>
        </w:rPr>
        <w:t xml:space="preserve"> </w:t>
      </w:r>
      <w:r w:rsidRPr="00743ADE">
        <w:rPr>
          <w:rFonts w:ascii="Times New Roman" w:eastAsia="宋体" w:hAnsi="Times New Roman"/>
          <w:sz w:val="24"/>
          <w:szCs w:val="24"/>
        </w:rPr>
        <w:t>spot</w:t>
      </w:r>
      <w:r>
        <w:rPr>
          <w:rFonts w:ascii="Times New Roman" w:eastAsia="宋体" w:hAnsi="Times New Roman" w:hint="eastAsia"/>
          <w:sz w:val="24"/>
          <w:szCs w:val="24"/>
        </w:rPr>
        <w:t>-</w:t>
      </w:r>
      <w:r w:rsidRPr="00743ADE">
        <w:rPr>
          <w:rFonts w:ascii="Times New Roman" w:eastAsia="宋体" w:hAnsi="Times New Roman"/>
          <w:sz w:val="24"/>
          <w:szCs w:val="24"/>
        </w:rPr>
        <w:t xml:space="preserve">billed: </w:t>
      </w:r>
      <w:r w:rsidRPr="00637F12">
        <w:rPr>
          <w:rFonts w:ascii="Times New Roman" w:eastAsia="宋体" w:hAnsi="Times New Roman"/>
          <w:sz w:val="24"/>
          <w:szCs w:val="24"/>
        </w:rPr>
        <w:t>0.007</w:t>
      </w:r>
      <w:r>
        <w:rPr>
          <w:rFonts w:ascii="Times New Roman" w:eastAsia="宋体" w:hAnsi="Times New Roman"/>
          <w:sz w:val="24"/>
          <w:szCs w:val="24"/>
        </w:rPr>
        <w:t>7</w:t>
      </w:r>
      <w:r>
        <w:rPr>
          <w:rFonts w:ascii="Times New Roman" w:eastAsia="宋体" w:hAnsi="Times New Roman" w:hint="eastAsia"/>
          <w:sz w:val="24"/>
          <w:szCs w:val="24"/>
        </w:rPr>
        <w:t xml:space="preserve"> </w:t>
      </w:r>
      <w:r w:rsidRPr="00743ADE">
        <w:rPr>
          <w:rFonts w:ascii="Times New Roman" w:eastAsia="宋体" w:hAnsi="Times New Roman"/>
          <w:sz w:val="24"/>
          <w:szCs w:val="24"/>
        </w:rPr>
        <w:t>±</w:t>
      </w:r>
      <w:r>
        <w:rPr>
          <w:rFonts w:ascii="Times New Roman" w:eastAsia="宋体" w:hAnsi="Times New Roman" w:hint="eastAsia"/>
          <w:sz w:val="24"/>
          <w:szCs w:val="24"/>
        </w:rPr>
        <w:t xml:space="preserve"> </w:t>
      </w:r>
      <w:r w:rsidRPr="00743ADE">
        <w:rPr>
          <w:rFonts w:ascii="Times New Roman" w:eastAsia="宋体" w:hAnsi="Times New Roman"/>
          <w:sz w:val="24"/>
          <w:szCs w:val="24"/>
        </w:rPr>
        <w:t>0.0043</w:t>
      </w:r>
      <w:r>
        <w:rPr>
          <w:rFonts w:ascii="Times New Roman" w:eastAsia="宋体" w:hAnsi="Times New Roman" w:hint="eastAsia"/>
          <w:sz w:val="24"/>
          <w:szCs w:val="24"/>
        </w:rPr>
        <w:t xml:space="preserve">. </w:t>
      </w:r>
      <w:r w:rsidRPr="00743ADE">
        <w:rPr>
          <w:rFonts w:ascii="Times New Roman" w:eastAsia="宋体" w:hAnsi="Times New Roman"/>
          <w:sz w:val="24"/>
          <w:szCs w:val="24"/>
        </w:rPr>
        <w:t>1</w:t>
      </w:r>
      <w:r>
        <w:rPr>
          <w:rFonts w:ascii="Times New Roman" w:eastAsia="宋体" w:hAnsi="Times New Roman" w:hint="eastAsia"/>
          <w:sz w:val="24"/>
          <w:szCs w:val="24"/>
        </w:rPr>
        <w:t xml:space="preserve">134 </w:t>
      </w:r>
      <w:r w:rsidRPr="00743ADE">
        <w:rPr>
          <w:rFonts w:ascii="Times New Roman" w:eastAsia="宋体" w:hAnsi="Times New Roman"/>
          <w:sz w:val="24"/>
          <w:szCs w:val="24"/>
        </w:rPr>
        <w:t>±</w:t>
      </w:r>
      <w:r>
        <w:rPr>
          <w:rFonts w:ascii="Times New Roman" w:eastAsia="宋体" w:hAnsi="Times New Roman" w:hint="eastAsia"/>
          <w:sz w:val="24"/>
          <w:szCs w:val="24"/>
        </w:rPr>
        <w:t xml:space="preserve"> </w:t>
      </w:r>
      <w:r w:rsidRPr="00743ADE">
        <w:rPr>
          <w:rFonts w:ascii="Times New Roman" w:eastAsia="宋体" w:hAnsi="Times New Roman"/>
          <w:sz w:val="24"/>
          <w:szCs w:val="24"/>
        </w:rPr>
        <w:t>5</w:t>
      </w:r>
      <w:r>
        <w:rPr>
          <w:rFonts w:ascii="Times New Roman" w:eastAsia="宋体" w:hAnsi="Times New Roman" w:hint="eastAsia"/>
          <w:sz w:val="24"/>
          <w:szCs w:val="24"/>
        </w:rPr>
        <w:t>69</w:t>
      </w:r>
      <w:r w:rsidRPr="00743ADE">
        <w:rPr>
          <w:rFonts w:ascii="Times New Roman" w:eastAsia="宋体" w:hAnsi="Times New Roman"/>
          <w:sz w:val="24"/>
          <w:szCs w:val="24"/>
        </w:rPr>
        <w:t xml:space="preserve"> and 11</w:t>
      </w:r>
      <w:r>
        <w:rPr>
          <w:rFonts w:ascii="Times New Roman" w:eastAsia="宋体" w:hAnsi="Times New Roman" w:hint="eastAsia"/>
          <w:sz w:val="24"/>
          <w:szCs w:val="24"/>
        </w:rPr>
        <w:t>61</w:t>
      </w:r>
      <w:r w:rsidRPr="00743ADE">
        <w:rPr>
          <w:rFonts w:ascii="Times New Roman" w:eastAsia="宋体" w:hAnsi="Times New Roman"/>
          <w:sz w:val="24"/>
          <w:szCs w:val="24"/>
        </w:rPr>
        <w:t xml:space="preserve"> ± </w:t>
      </w:r>
      <w:r>
        <w:rPr>
          <w:rFonts w:ascii="Times New Roman" w:eastAsia="宋体" w:hAnsi="Times New Roman" w:hint="eastAsia"/>
          <w:sz w:val="24"/>
          <w:szCs w:val="24"/>
        </w:rPr>
        <w:t>597</w:t>
      </w:r>
      <w:r w:rsidRPr="00743ADE">
        <w:rPr>
          <w:rFonts w:ascii="Times New Roman" w:eastAsia="宋体" w:hAnsi="Times New Roman"/>
          <w:sz w:val="24"/>
          <w:szCs w:val="24"/>
        </w:rPr>
        <w:t xml:space="preserve"> SNP per window in the </w:t>
      </w:r>
      <w:r>
        <w:rPr>
          <w:rFonts w:ascii="Times New Roman" w:eastAsia="宋体" w:hAnsi="Times New Roman"/>
          <w:sz w:val="24"/>
          <w:szCs w:val="24"/>
        </w:rPr>
        <w:t>mallard duck and spot-billed duck</w:t>
      </w:r>
      <w:r w:rsidRPr="00743ADE">
        <w:rPr>
          <w:rFonts w:ascii="Times New Roman" w:eastAsia="宋体" w:hAnsi="Times New Roman"/>
          <w:sz w:val="24"/>
          <w:szCs w:val="24"/>
        </w:rPr>
        <w:t xml:space="preserve"> respectively</w:t>
      </w:r>
      <w:r>
        <w:rPr>
          <w:rFonts w:ascii="Times New Roman" w:hAnsi="Times New Roman" w:hint="eastAsia"/>
          <w:sz w:val="24"/>
          <w:szCs w:val="24"/>
        </w:rPr>
        <w:t xml:space="preserve">) in both mallard duck and spot-billed duck (Fig. </w:t>
      </w:r>
      <w:r>
        <w:rPr>
          <w:rFonts w:ascii="Times New Roman" w:hAnsi="Times New Roman"/>
          <w:sz w:val="24"/>
          <w:szCs w:val="24"/>
        </w:rPr>
        <w:t>4c-f</w:t>
      </w:r>
      <w:r>
        <w:rPr>
          <w:rFonts w:ascii="Times New Roman" w:hAnsi="Times New Roman" w:hint="eastAsia"/>
          <w:sz w:val="24"/>
          <w:szCs w:val="24"/>
        </w:rPr>
        <w:t>;</w:t>
      </w:r>
      <w:r>
        <w:rPr>
          <w:rFonts w:ascii="Times New Roman" w:hAnsi="Times New Roman"/>
          <w:sz w:val="24"/>
          <w:szCs w:val="24"/>
        </w:rPr>
        <w:t xml:space="preserve"> Fig. S2</w:t>
      </w:r>
      <w:r>
        <w:rPr>
          <w:rFonts w:ascii="Times New Roman" w:hAnsi="Times New Roman" w:hint="eastAsia"/>
          <w:sz w:val="24"/>
          <w:szCs w:val="24"/>
        </w:rPr>
        <w:t>3</w:t>
      </w:r>
      <w:r>
        <w:rPr>
          <w:rFonts w:ascii="Times New Roman" w:hAnsi="Times New Roman"/>
          <w:sz w:val="24"/>
          <w:szCs w:val="24"/>
        </w:rPr>
        <w:t>;</w:t>
      </w:r>
      <w:r>
        <w:rPr>
          <w:rFonts w:ascii="Times New Roman" w:hAnsi="Times New Roman" w:hint="eastAsia"/>
          <w:sz w:val="24"/>
          <w:szCs w:val="24"/>
        </w:rPr>
        <w:t xml:space="preserve"> </w:t>
      </w:r>
      <w:r>
        <w:rPr>
          <w:rFonts w:ascii="Times New Roman" w:hAnsi="Times New Roman"/>
          <w:sz w:val="24"/>
          <w:szCs w:val="24"/>
        </w:rPr>
        <w:t>Table S17</w:t>
      </w:r>
      <w:r>
        <w:rPr>
          <w:rFonts w:ascii="Times New Roman" w:hAnsi="Times New Roman" w:hint="eastAsia"/>
          <w:sz w:val="24"/>
          <w:szCs w:val="24"/>
        </w:rPr>
        <w:t xml:space="preserve">). </w:t>
      </w:r>
      <w:r>
        <w:rPr>
          <w:rFonts w:ascii="Times New Roman" w:hAnsi="Times New Roman"/>
          <w:sz w:val="24"/>
          <w:szCs w:val="24"/>
        </w:rPr>
        <w:t>This is similar to the case in flycatchers, Darwin’s finches and ducks, where high differentiation islands are characterized by reduced levels of nucleotide diversity and polymorphisms</w:t>
      </w:r>
      <w:r>
        <w:rPr>
          <w:rFonts w:ascii="Times New Roman" w:hAnsi="Times New Roman" w:hint="eastAsia"/>
          <w:sz w:val="24"/>
          <w:szCs w:val="24"/>
        </w:rPr>
        <w:t xml:space="preserve"> </w:t>
      </w:r>
      <w:r>
        <w:rPr>
          <w:rFonts w:ascii="Times New Roman" w:hAnsi="Times New Roman"/>
          <w:sz w:val="24"/>
          <w:szCs w:val="24"/>
        </w:rPr>
        <w:fldChar w:fldCharType="begin">
          <w:fldData xml:space="preserve">PEVuZE5vdGU+PENpdGU+PEF1dGhvcj5FbGxlZ3JlbjwvQXV0aG9yPjxZZWFyPjIwMTI8L1llYXI+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</w:fldData>
        </w:fldChar>
      </w:r>
      <w:r>
        <w:rPr>
          <w:rFonts w:ascii="Times New Roman" w:hAnsi="Times New Roman"/>
          <w:sz w:val="24"/>
          <w:szCs w:val="24"/>
        </w:rPr>
        <w:instrText xml:space="preserve"> ADDIN EN.CITE </w:instrText>
      </w:r>
      <w:r>
        <w:rPr>
          <w:rFonts w:ascii="Times New Roman" w:hAnsi="Times New Roman"/>
          <w:sz w:val="24"/>
          <w:szCs w:val="24"/>
        </w:rPr>
        <w:fldChar w:fldCharType="begin">
          <w:fldData xml:space="preserve">PEVuZE5vdGU+PENpdGU+PEF1dGhvcj5FbGxlZ3JlbjwvQXV0aG9yPjxZZWFyPjIwMTI8L1llYXI+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</w:fldData>
        </w:fldChar>
      </w:r>
      <w:r>
        <w:rPr>
          <w:rFonts w:ascii="Times New Roman" w:hAnsi="Times New Roman"/>
          <w:sz w:val="24"/>
          <w:szCs w:val="24"/>
        </w:rPr>
        <w:instrText xml:space="preserve"> ADDIN EN.CITE.DATA </w:instrText>
      </w:r>
      <w:r>
        <w:rPr>
          <w:rFonts w:ascii="Times New Roman" w:hAnsi="Times New Roman"/>
          <w:sz w:val="24"/>
          <w:szCs w:val="24"/>
        </w:rPr>
      </w:r>
      <w:r>
        <w:rPr>
          <w:rFonts w:ascii="Times New Roman" w:hAnsi="Times New Roman"/>
          <w:sz w:val="24"/>
          <w:szCs w:val="24"/>
        </w:rPr>
        <w:fldChar w:fldCharType="end"/>
      </w:r>
      <w:r>
        <w:rPr>
          <w:rFonts w:ascii="Times New Roman" w:hAnsi="Times New Roman"/>
          <w:sz w:val="24"/>
          <w:szCs w:val="24"/>
        </w:rPr>
      </w:r>
      <w:r>
        <w:rPr>
          <w:rFonts w:ascii="Times New Roman" w:hAnsi="Times New Roman"/>
          <w:sz w:val="24"/>
          <w:szCs w:val="24"/>
        </w:rPr>
        <w:fldChar w:fldCharType="separate"/>
      </w:r>
      <w:r>
        <w:rPr>
          <w:rFonts w:ascii="Times New Roman" w:hAnsi="Times New Roman"/>
          <w:noProof/>
          <w:sz w:val="24"/>
          <w:szCs w:val="24"/>
        </w:rPr>
        <w:t>(</w:t>
      </w:r>
      <w:hyperlink w:anchor="_ENREF_12" w:tooltip="Ellegren, 2012 #15" w:history="1">
        <w:r>
          <w:rPr>
            <w:rFonts w:ascii="Times New Roman" w:hAnsi="Times New Roman"/>
            <w:noProof/>
            <w:sz w:val="24"/>
            <w:szCs w:val="24"/>
          </w:rPr>
          <w:t>Ellegren et al., 2012</w:t>
        </w:r>
      </w:hyperlink>
      <w:r>
        <w:rPr>
          <w:rFonts w:ascii="Times New Roman" w:hAnsi="Times New Roman"/>
          <w:noProof/>
          <w:sz w:val="24"/>
          <w:szCs w:val="24"/>
        </w:rPr>
        <w:t xml:space="preserve">; </w:t>
      </w:r>
      <w:hyperlink w:anchor="_ENREF_16" w:tooltip="Groenen, 2012 #17" w:history="1">
        <w:r>
          <w:rPr>
            <w:rFonts w:ascii="Times New Roman" w:hAnsi="Times New Roman"/>
            <w:noProof/>
            <w:sz w:val="24"/>
            <w:szCs w:val="24"/>
          </w:rPr>
          <w:t>Groenen et al., 2012</w:t>
        </w:r>
      </w:hyperlink>
      <w:r>
        <w:rPr>
          <w:rFonts w:ascii="Times New Roman" w:hAnsi="Times New Roman"/>
          <w:noProof/>
          <w:sz w:val="24"/>
          <w:szCs w:val="24"/>
        </w:rPr>
        <w:t xml:space="preserve">; </w:t>
      </w:r>
      <w:hyperlink w:anchor="_ENREF_17" w:tooltip="Han, 2017 #119" w:history="1">
        <w:r>
          <w:rPr>
            <w:rFonts w:ascii="Times New Roman" w:hAnsi="Times New Roman"/>
            <w:noProof/>
            <w:sz w:val="24"/>
            <w:szCs w:val="24"/>
          </w:rPr>
          <w:t>Han et al., 2017</w:t>
        </w:r>
      </w:hyperlink>
      <w:r>
        <w:rPr>
          <w:rFonts w:ascii="Times New Roman" w:hAnsi="Times New Roman"/>
          <w:noProof/>
          <w:sz w:val="24"/>
          <w:szCs w:val="24"/>
        </w:rPr>
        <w:t xml:space="preserve">; </w:t>
      </w:r>
      <w:hyperlink w:anchor="_ENREF_30" w:tooltip="Lavretsky, 2015 #50" w:history="1">
        <w:r>
          <w:rPr>
            <w:rFonts w:ascii="Times New Roman" w:hAnsi="Times New Roman"/>
            <w:noProof/>
            <w:sz w:val="24"/>
            <w:szCs w:val="24"/>
          </w:rPr>
          <w:t>Lavretsky et al., 2015</w:t>
        </w:r>
      </w:hyperlink>
      <w:r>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hint="eastAsia"/>
          <w:sz w:val="24"/>
          <w:szCs w:val="24"/>
        </w:rPr>
        <w:t xml:space="preserve">. </w:t>
      </w:r>
      <w:r>
        <w:rPr>
          <w:rFonts w:ascii="Times New Roman" w:hAnsi="Times New Roman"/>
          <w:sz w:val="24"/>
          <w:szCs w:val="24"/>
        </w:rPr>
        <w:t xml:space="preserve">A noteworthy consequence of these coinciding features was that both Tajima’s D of these high differentiation islands was not reduced in both mallard duck and spot-billed, whereas it is different with the case in flycatchers that </w:t>
      </w:r>
      <w:r>
        <w:rPr>
          <w:rFonts w:ascii="Times New Roman" w:hAnsi="Times New Roman" w:hint="eastAsia"/>
          <w:sz w:val="24"/>
          <w:szCs w:val="24"/>
        </w:rPr>
        <w:t>Tajima</w:t>
      </w:r>
      <w:r>
        <w:rPr>
          <w:rFonts w:ascii="Times New Roman" w:hAnsi="Times New Roman"/>
          <w:sz w:val="24"/>
          <w:szCs w:val="24"/>
        </w:rPr>
        <w:t>’</w:t>
      </w:r>
      <w:r>
        <w:rPr>
          <w:rFonts w:ascii="Times New Roman" w:hAnsi="Times New Roman" w:hint="eastAsia"/>
          <w:sz w:val="24"/>
          <w:szCs w:val="24"/>
        </w:rPr>
        <w:t>s D</w:t>
      </w:r>
      <w:r>
        <w:rPr>
          <w:rFonts w:ascii="Times New Roman" w:hAnsi="Times New Roman"/>
          <w:sz w:val="24"/>
          <w:szCs w:val="24"/>
        </w:rPr>
        <w:t xml:space="preserve"> of high differentiation islands was significantly reduced (Fig. 4f; Table S17). Moreover, sequence divergence between mallard duck and spot-billed didn’t exceed background levels in high differentiation islands that is consistent with the observation in flycatchers, whereas Darwin’s finches’ study show elevated dxy in high differentiation islands (Discussion Section; Fig. S2</w:t>
      </w:r>
      <w:r>
        <w:rPr>
          <w:rFonts w:ascii="Times New Roman" w:hAnsi="Times New Roman" w:hint="eastAsia"/>
          <w:sz w:val="24"/>
          <w:szCs w:val="24"/>
        </w:rPr>
        <w:t>3</w:t>
      </w:r>
      <w:r>
        <w:rPr>
          <w:rFonts w:ascii="Times New Roman" w:hAnsi="Times New Roman"/>
          <w:sz w:val="24"/>
          <w:szCs w:val="24"/>
        </w:rPr>
        <w:t>)</w:t>
      </w:r>
      <w:r>
        <w:rPr>
          <w:rFonts w:ascii="Times New Roman" w:hAnsi="Times New Roman"/>
          <w:sz w:val="24"/>
          <w:szCs w:val="24"/>
        </w:rPr>
        <w:fldChar w:fldCharType="begin"/>
      </w:r>
      <w:r>
        <w:rPr>
          <w:rFonts w:ascii="Times New Roman" w:hAnsi="Times New Roman"/>
          <w:sz w:val="24"/>
          <w:szCs w:val="24"/>
        </w:rPr>
        <w:instrText xml:space="preserve"> ADDIN EN.CITE &lt;EndNote&gt;&lt;Cite&gt;&lt;Author&gt;Han&lt;/Author&gt;&lt;Year&gt;2017&lt;/Year&gt;&lt;RecNum&gt;119&lt;/RecNum&gt;&lt;DisplayText&gt;(Han et al., 2017)&lt;/DisplayText&gt;&lt;record&gt;&lt;rec-number&gt;119&lt;/rec-number&gt;&lt;foreign-keys&gt;&lt;key app="EN" db-id="zd9vrr9r4sxpvoex0z2x0seo95tx9fexr95t" timestamp="1518164676"&gt;119&lt;/key&gt;&lt;/foreign-keys&gt;&lt;ref-type name="Journal Article"&gt;17&lt;/ref-type&gt;&lt;contributors&gt;&lt;authors&gt;&lt;author&gt;Han, F.&lt;/author&gt;&lt;author&gt;Lamichhaney, S.&lt;/author&gt;&lt;author&gt;Grant, B. R.&lt;/author&gt;&lt;author&gt;Grant, P. R.&lt;/author&gt;&lt;author&gt;Andersson, L.&lt;/author&gt;&lt;author&gt;Webster, M. T.&lt;/author&gt;&lt;/authors&gt;&lt;/contributors&gt;&lt;auth-address&gt;Department of Medical Biochemistry and Microbiology, Science for Life Laboratory, Uppsala University, 75123 Uppsala, Sweden.&amp;#xD;Department of Ecology and Evolutionary Biology, Princeton University, Princeton, New Jersey 08544-2016, USA.&amp;#xD;Department of Animal Breeding and Genetics, Swedish University of Agricultural Sciences, 75007 Uppsala, Sweden.&amp;#xD;Department of Veterinary Integrative Biosciences, Texas A&amp;amp;M University, College Station, Texas 77843-4461, USA.&lt;/auth-address&gt;&lt;titles&gt;&lt;title&gt;Gene flow, ancient polymorphism, and ecological adaptation shape the genomic landscape of divergence among Darwin&amp;apos;s finches&lt;/title&gt;&lt;secondary-title&gt;Genome Res&lt;/secondary-title&gt;&lt;/titles&gt;&lt;periodical&gt;&lt;full-title&gt;Genome Res&lt;/full-title&gt;&lt;/periodical&gt;&lt;pages&gt;1004-1015&lt;/pages&gt;&lt;volume&gt;27&lt;/volume&gt;&lt;number&gt;6&lt;/number&gt;&lt;dates&gt;&lt;year&gt;2017&lt;/year&gt;&lt;pub-dates&gt;&lt;date&gt;Jun&lt;/date&gt;&lt;/pub-dates&gt;&lt;/dates&gt;&lt;isbn&gt;1549-5469 (Electronic)&amp;#xD;1088-9051 (Linking)&lt;/isbn&gt;&lt;accession-num&gt;28442558&lt;/accession-num&gt;&lt;urls&gt;&lt;related-urls&gt;&lt;url&gt;https://www.ncbi.nlm.nih.gov/pubmed/28442558&lt;/url&gt;&lt;/related-urls&gt;&lt;/urls&gt;&lt;custom2&gt;PMC5453315&lt;/custom2&gt;&lt;electronic-resource-num&gt;10.1101/gr.212522.116&lt;/electronic-resource-num&gt;&lt;/record&gt;&lt;/Cite&gt;&lt;/EndNote&gt;</w:instrText>
      </w:r>
      <w:r>
        <w:rPr>
          <w:rFonts w:ascii="Times New Roman" w:hAnsi="Times New Roman"/>
          <w:sz w:val="24"/>
          <w:szCs w:val="24"/>
        </w:rPr>
        <w:fldChar w:fldCharType="separate"/>
      </w:r>
      <w:r>
        <w:rPr>
          <w:rFonts w:ascii="Times New Roman" w:hAnsi="Times New Roman"/>
          <w:noProof/>
          <w:sz w:val="24"/>
          <w:szCs w:val="24"/>
        </w:rPr>
        <w:t>(</w:t>
      </w:r>
      <w:hyperlink w:anchor="_ENREF_17" w:tooltip="Han, 2017 #119" w:history="1">
        <w:r>
          <w:rPr>
            <w:rFonts w:ascii="Times New Roman" w:hAnsi="Times New Roman"/>
            <w:noProof/>
            <w:sz w:val="24"/>
            <w:szCs w:val="24"/>
          </w:rPr>
          <w:t>Han et al., 2017</w:t>
        </w:r>
      </w:hyperlink>
      <w:r>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sz w:val="24"/>
          <w:szCs w:val="24"/>
        </w:rPr>
        <w:t>.</w:t>
      </w:r>
    </w:p>
    <w:p w14:paraId="4E93D3F2" w14:textId="77777777" w:rsidR="00436E20" w:rsidRPr="006C7087" w:rsidRDefault="00436E20" w:rsidP="00436E20">
      <w:pPr>
        <w:tabs>
          <w:tab w:val="left" w:pos="3261"/>
        </w:tabs>
        <w:autoSpaceDE w:val="0"/>
        <w:autoSpaceDN w:val="0"/>
        <w:adjustRightInd w:val="0"/>
        <w:outlineLvl w:val="2"/>
        <w:rPr>
          <w:rFonts w:ascii="Times New Roman" w:hAnsi="Times New Roman"/>
          <w:b/>
          <w:sz w:val="24"/>
          <w:szCs w:val="24"/>
        </w:rPr>
      </w:pPr>
      <w:bookmarkStart w:id="160" w:name="_Toc28603911"/>
      <w:r w:rsidRPr="006C7087">
        <w:rPr>
          <w:rFonts w:ascii="Times New Roman" w:hAnsi="Times New Roman" w:hint="eastAsia"/>
          <w:b/>
          <w:sz w:val="24"/>
          <w:szCs w:val="24"/>
        </w:rPr>
        <w:t>4.7.</w:t>
      </w:r>
      <w:r>
        <w:rPr>
          <w:rFonts w:ascii="Times New Roman" w:hAnsi="Times New Roman"/>
          <w:b/>
          <w:sz w:val="24"/>
          <w:szCs w:val="24"/>
        </w:rPr>
        <w:t>3</w:t>
      </w:r>
      <w:r w:rsidRPr="006C7087">
        <w:rPr>
          <w:rFonts w:ascii="Times New Roman" w:hAnsi="Times New Roman"/>
          <w:b/>
          <w:sz w:val="24"/>
          <w:szCs w:val="24"/>
        </w:rPr>
        <w:t xml:space="preserve"> Detail analysis on identification of candidate domestication regions</w:t>
      </w:r>
      <w:bookmarkEnd w:id="160"/>
    </w:p>
    <w:p w14:paraId="1836C6C7" w14:textId="77777777" w:rsidR="00436E20" w:rsidRDefault="00436E20" w:rsidP="00436E20">
      <w:pPr>
        <w:autoSpaceDE w:val="0"/>
        <w:autoSpaceDN w:val="0"/>
        <w:adjustRightInd w:val="0"/>
        <w:rPr>
          <w:rFonts w:ascii="Times New Roman" w:hAnsi="Times New Roman"/>
          <w:sz w:val="24"/>
          <w:szCs w:val="24"/>
        </w:rPr>
      </w:pPr>
      <w:r>
        <w:rPr>
          <w:rFonts w:ascii="Times New Roman" w:hAnsi="Times New Roman"/>
          <w:sz w:val="24"/>
          <w:szCs w:val="24"/>
        </w:rPr>
        <w:lastRenderedPageBreak/>
        <w:t>Limited by many factors, we used very conservative strategy, may not the very advance in methods, that has been well discussed and succeed applied in previous reports, t</w:t>
      </w:r>
      <w:r>
        <w:rPr>
          <w:rFonts w:ascii="Times New Roman" w:hAnsi="Times New Roman" w:hint="eastAsia"/>
          <w:sz w:val="24"/>
          <w:szCs w:val="24"/>
        </w:rPr>
        <w:t xml:space="preserve">o detect genomic regions under </w:t>
      </w:r>
      <w:r>
        <w:rPr>
          <w:rFonts w:ascii="Times New Roman" w:hAnsi="Times New Roman"/>
          <w:sz w:val="24"/>
          <w:szCs w:val="24"/>
        </w:rPr>
        <w:t xml:space="preserve">domestic </w:t>
      </w:r>
      <w:r>
        <w:rPr>
          <w:rFonts w:ascii="Times New Roman" w:hAnsi="Times New Roman" w:hint="eastAsia"/>
          <w:sz w:val="24"/>
          <w:szCs w:val="24"/>
        </w:rPr>
        <w:t>selection</w:t>
      </w:r>
      <w:r>
        <w:rPr>
          <w:rFonts w:ascii="Times New Roman" w:hAnsi="Times New Roman"/>
          <w:sz w:val="24"/>
          <w:szCs w:val="24"/>
        </w:rPr>
        <w:t xml:space="preserve">. We first used the </w:t>
      </w:r>
      <w:r>
        <w:rPr>
          <w:rFonts w:ascii="Times New Roman" w:hAnsi="Times New Roman" w:hint="eastAsia"/>
          <w:sz w:val="24"/>
          <w:szCs w:val="24"/>
        </w:rPr>
        <w:t>Z-</w:t>
      </w:r>
      <w:r>
        <w:rPr>
          <w:rFonts w:ascii="Times New Roman" w:hAnsi="Times New Roman"/>
          <w:sz w:val="24"/>
          <w:szCs w:val="24"/>
        </w:rPr>
        <w:t>transformed distributions of</w:t>
      </w:r>
      <w:r w:rsidRPr="005E3FCE">
        <w:rPr>
          <w:rFonts w:ascii="Times New Roman" w:hAnsi="Times New Roman"/>
          <w:sz w:val="24"/>
          <w:szCs w:val="24"/>
        </w:rPr>
        <w:t xml:space="preserve"> </w:t>
      </w:r>
      <w:r>
        <w:rPr>
          <w:rFonts w:ascii="Times New Roman" w:hAnsi="Times New Roman"/>
          <w:sz w:val="24"/>
          <w:szCs w:val="24"/>
        </w:rPr>
        <w:t xml:space="preserve">Hp in domestic and wild ducks, we find no apparent functional overlap (data not shown). We chose to set the thresholds at </w:t>
      </w:r>
      <w:r w:rsidRPr="00DA1181">
        <w:rPr>
          <w:rFonts w:ascii="Times New Roman" w:hAnsi="Times New Roman"/>
          <w:sz w:val="24"/>
          <w:szCs w:val="24"/>
        </w:rPr>
        <w:t>zHp&lt;=−4</w:t>
      </w:r>
      <w:r>
        <w:rPr>
          <w:rFonts w:ascii="Times New Roman" w:hAnsi="Times New Roman"/>
          <w:sz w:val="24"/>
          <w:szCs w:val="24"/>
        </w:rPr>
        <w:t xml:space="preserve"> and </w:t>
      </w:r>
      <w:r w:rsidRPr="00DA1181">
        <w:rPr>
          <w:rFonts w:ascii="Times New Roman" w:hAnsi="Times New Roman"/>
          <w:sz w:val="24"/>
          <w:szCs w:val="24"/>
        </w:rPr>
        <w:t>zHp&lt;=−</w:t>
      </w:r>
      <w:r>
        <w:rPr>
          <w:rFonts w:ascii="Times New Roman" w:hAnsi="Times New Roman"/>
          <w:sz w:val="24"/>
          <w:szCs w:val="24"/>
        </w:rPr>
        <w:t xml:space="preserve">2 for autosomes and sex-chromosomes separately. We applied this thresholds because Z chromosome including a reduction in effective populations size and recombination rate as previous discussed </w:t>
      </w:r>
      <w:r>
        <w:rPr>
          <w:rFonts w:ascii="Times New Roman" w:hAnsi="Times New Roman"/>
          <w:sz w:val="24"/>
          <w:szCs w:val="24"/>
        </w:rPr>
        <w:fldChar w:fldCharType="begin"/>
      </w:r>
      <w:r>
        <w:rPr>
          <w:rFonts w:ascii="Times New Roman" w:hAnsi="Times New Roman"/>
          <w:sz w:val="24"/>
          <w:szCs w:val="24"/>
        </w:rPr>
        <w:instrText xml:space="preserve"> ADDIN EN.CITE &lt;EndNote&gt;&lt;Cite&gt;&lt;Author&gt;Axelsson&lt;/Author&gt;&lt;Year&gt;2013&lt;/Year&gt;&lt;RecNum&gt;5&lt;/RecNum&gt;&lt;DisplayText&gt;(Axelsson et al., 2013)&lt;/DisplayText&gt;&lt;record&gt;&lt;rec-number&gt;5&lt;/rec-number&gt;&lt;foreign-keys&gt;&lt;key app="EN" db-id="zd9vrr9r4sxpvoex0z2x0seo95tx9fexr95t" timestamp="1486216999"&gt;5&lt;/key&gt;&lt;/foreign-keys&gt;&lt;ref-type name="Journal Article"&gt;17&lt;/ref-type&gt;&lt;contributors&gt;&lt;authors&gt;&lt;author&gt;Axelsson, E.&lt;/author&gt;&lt;author&gt;Ratnakumar, A.&lt;/author&gt;&lt;author&gt;Arendt, M. L.&lt;/author&gt;&lt;author&gt;Maqbool, K.&lt;/author&gt;&lt;author&gt;Webster, M. T.&lt;/author&gt;&lt;author&gt;Perloski, M.&lt;/author&gt;&lt;author&gt;Liberg, O.&lt;/author&gt;&lt;author&gt;Arnemo, J. M.&lt;/author&gt;&lt;author&gt;Hedhammar, A.&lt;/author&gt;&lt;author&gt;Lindblad-Toh, K.&lt;/author&gt;&lt;/authors&gt;&lt;/contributors&gt;&lt;auth-address&gt;Science for Life Laboratory, Department of Medical Biochemistry and Microbiology, Uppsala University, 75237 Uppsala, Sweden. Erik.Axelsson@imbim.uu.se&lt;/auth-address&gt;&lt;titles&gt;&lt;title&gt;The genomic signature of dog domestication reveals adaptation to a starch-rich diet&lt;/title&gt;&lt;secondary-title&gt;Nature&lt;/secondary-title&gt;&lt;/titles&gt;&lt;periodical&gt;&lt;full-title&gt;Nature&lt;/full-title&gt;&lt;/periodical&gt;&lt;pages&gt;360-4&lt;/pages&gt;&lt;volume&gt;495&lt;/volume&gt;&lt;number&gt;7441&lt;/number&gt;&lt;keywords&gt;&lt;keyword&gt;Amylases/genetics&lt;/keyword&gt;&lt;keyword&gt;Animals&lt;/keyword&gt;&lt;keyword&gt;Animals, Domestic/*genetics&lt;/keyword&gt;&lt;keyword&gt;Diet/*veterinary&lt;/keyword&gt;&lt;keyword&gt;Dogs/*genetics&lt;/keyword&gt;&lt;keyword&gt;Genome/*genetics&lt;/keyword&gt;&lt;keyword&gt;Glycogen Storage Disease Type II&lt;/keyword&gt;&lt;keyword&gt;Mutation&lt;/keyword&gt;&lt;keyword&gt;*Starch&lt;/keyword&gt;&lt;keyword&gt;Wolves/genetics&lt;/keyword&gt;&lt;keyword&gt;alpha-Glucosidases/genetics&lt;/keyword&gt;&lt;/keywords&gt;&lt;dates&gt;&lt;year&gt;2013&lt;/year&gt;&lt;pub-dates&gt;&lt;date&gt;Mar 21&lt;/date&gt;&lt;/pub-dates&gt;&lt;/dates&gt;&lt;isbn&gt;1476-4687 (Electronic)&amp;#xD;0028-0836 (Linking)&lt;/isbn&gt;&lt;accession-num&gt;23354050&lt;/accession-num&gt;&lt;urls&gt;&lt;related-urls&gt;&lt;url&gt;https://www.ncbi.nlm.nih.gov/pubmed/23354050&lt;/url&gt;&lt;/related-urls&gt;&lt;/urls&gt;&lt;electronic-resource-num&gt;10.1038/nature11837&lt;/electronic-resource-num&gt;&lt;/record&gt;&lt;/Cite&gt;&lt;/EndNote&gt;</w:instrText>
      </w:r>
      <w:r>
        <w:rPr>
          <w:rFonts w:ascii="Times New Roman" w:hAnsi="Times New Roman"/>
          <w:sz w:val="24"/>
          <w:szCs w:val="24"/>
        </w:rPr>
        <w:fldChar w:fldCharType="separate"/>
      </w:r>
      <w:r>
        <w:rPr>
          <w:rFonts w:ascii="Times New Roman" w:hAnsi="Times New Roman"/>
          <w:noProof/>
          <w:sz w:val="24"/>
          <w:szCs w:val="24"/>
        </w:rPr>
        <w:t>(</w:t>
      </w:r>
      <w:hyperlink w:anchor="_ENREF_3" w:tooltip="Axelsson, 2013 #5" w:history="1">
        <w:r>
          <w:rPr>
            <w:rFonts w:ascii="Times New Roman" w:hAnsi="Times New Roman"/>
            <w:noProof/>
            <w:sz w:val="24"/>
            <w:szCs w:val="24"/>
          </w:rPr>
          <w:t>Axelsson et al., 2013</w:t>
        </w:r>
      </w:hyperlink>
      <w:r>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sz w:val="24"/>
          <w:szCs w:val="24"/>
        </w:rPr>
        <w:t>. Although the skewed distribution of heterozygosity scores may indicate a confounding between signals of selection and genetic draft (Fig. S2</w:t>
      </w:r>
      <w:r>
        <w:rPr>
          <w:rFonts w:ascii="Times New Roman" w:hAnsi="Times New Roman" w:hint="eastAsia"/>
          <w:sz w:val="24"/>
          <w:szCs w:val="24"/>
        </w:rPr>
        <w:t>6</w:t>
      </w:r>
      <w:r>
        <w:rPr>
          <w:rFonts w:ascii="Times New Roman" w:hAnsi="Times New Roman"/>
          <w:sz w:val="24"/>
          <w:szCs w:val="24"/>
        </w:rPr>
        <w:t>, S2</w:t>
      </w:r>
      <w:r>
        <w:rPr>
          <w:rFonts w:ascii="Times New Roman" w:hAnsi="Times New Roman" w:hint="eastAsia"/>
          <w:sz w:val="24"/>
          <w:szCs w:val="24"/>
        </w:rPr>
        <w:t>7</w:t>
      </w:r>
      <w:r>
        <w:rPr>
          <w:rFonts w:ascii="Times New Roman" w:hAnsi="Times New Roman"/>
          <w:sz w:val="24"/>
          <w:szCs w:val="24"/>
        </w:rPr>
        <w:t xml:space="preserve">). We used </w:t>
      </w:r>
      <w:proofErr w:type="gramStart"/>
      <w:r>
        <w:rPr>
          <w:rFonts w:ascii="Times New Roman" w:hAnsi="Times New Roman"/>
          <w:sz w:val="24"/>
          <w:szCs w:val="24"/>
        </w:rPr>
        <w:t>combining</w:t>
      </w:r>
      <w:proofErr w:type="gramEnd"/>
      <w:r>
        <w:rPr>
          <w:rFonts w:ascii="Times New Roman" w:hAnsi="Times New Roman"/>
          <w:sz w:val="24"/>
          <w:szCs w:val="24"/>
        </w:rPr>
        <w:t xml:space="preserve"> sequence data from all domestic pools to alleviate this problem and extreme tails of the distributions should be enriched for true signals of selection. We then combine zHp with Z-transformed F</w:t>
      </w:r>
      <w:r w:rsidRPr="000000F9">
        <w:rPr>
          <w:rFonts w:ascii="Times New Roman" w:hAnsi="Times New Roman"/>
          <w:sz w:val="24"/>
          <w:szCs w:val="24"/>
          <w:vertAlign w:val="subscript"/>
        </w:rPr>
        <w:t>ST</w:t>
      </w:r>
      <w:r>
        <w:rPr>
          <w:rFonts w:ascii="Times New Roman" w:hAnsi="Times New Roman"/>
          <w:sz w:val="24"/>
          <w:szCs w:val="24"/>
        </w:rPr>
        <w:t xml:space="preserve"> signals. We perform the statistic test on this outlier approaches using 4 times of </w:t>
      </w:r>
      <w:r w:rsidRPr="00DA1181">
        <w:rPr>
          <w:rFonts w:ascii="Times New Roman" w:hAnsi="Times New Roman"/>
          <w:sz w:val="24"/>
          <w:szCs w:val="24"/>
        </w:rPr>
        <w:t>zF</w:t>
      </w:r>
      <w:r w:rsidRPr="00CC3528">
        <w:rPr>
          <w:rFonts w:ascii="Times New Roman" w:hAnsi="Times New Roman"/>
          <w:sz w:val="24"/>
          <w:szCs w:val="24"/>
          <w:vertAlign w:val="subscript"/>
        </w:rPr>
        <w:t>ST</w:t>
      </w:r>
      <w:r w:rsidRPr="00DA1181">
        <w:rPr>
          <w:rFonts w:ascii="Times New Roman" w:hAnsi="Times New Roman"/>
          <w:sz w:val="24"/>
          <w:szCs w:val="24"/>
        </w:rPr>
        <w:t xml:space="preserve"> and zHp to define selective region, 4 times represent the extreme ends of the distribution of z F</w:t>
      </w:r>
      <w:r w:rsidRPr="00CC3528">
        <w:rPr>
          <w:rFonts w:ascii="Times New Roman" w:hAnsi="Times New Roman"/>
          <w:sz w:val="24"/>
          <w:szCs w:val="24"/>
          <w:vertAlign w:val="subscript"/>
        </w:rPr>
        <w:t>ST</w:t>
      </w:r>
      <w:r w:rsidRPr="00DA1181">
        <w:rPr>
          <w:rFonts w:ascii="Times New Roman" w:hAnsi="Times New Roman"/>
          <w:sz w:val="24"/>
          <w:szCs w:val="24"/>
        </w:rPr>
        <w:t xml:space="preserve"> and zHp, and P-value is less than 0.05, zF</w:t>
      </w:r>
      <w:r w:rsidRPr="00CC3528">
        <w:rPr>
          <w:rFonts w:ascii="Times New Roman" w:hAnsi="Times New Roman"/>
          <w:sz w:val="24"/>
          <w:szCs w:val="24"/>
          <w:vertAlign w:val="subscript"/>
        </w:rPr>
        <w:t>ST</w:t>
      </w:r>
      <w:r w:rsidRPr="00DA1181">
        <w:rPr>
          <w:rFonts w:ascii="Times New Roman" w:hAnsi="Times New Roman"/>
          <w:sz w:val="24"/>
          <w:szCs w:val="24"/>
        </w:rPr>
        <w:t xml:space="preserve"> (P(zF</w:t>
      </w:r>
      <w:r w:rsidRPr="00CC3528">
        <w:rPr>
          <w:rFonts w:ascii="Times New Roman" w:hAnsi="Times New Roman"/>
          <w:sz w:val="24"/>
          <w:szCs w:val="24"/>
          <w:vertAlign w:val="subscript"/>
        </w:rPr>
        <w:t>ST</w:t>
      </w:r>
      <w:r w:rsidRPr="00DA1181">
        <w:rPr>
          <w:rFonts w:ascii="Times New Roman" w:hAnsi="Times New Roman"/>
          <w:sz w:val="24"/>
          <w:szCs w:val="24"/>
        </w:rPr>
        <w:t xml:space="preserve"> &gt;=4) = 0.00548), zHp(P(zHp&lt;=−4) = 0.00322).</w:t>
      </w:r>
      <w:r>
        <w:rPr>
          <w:rFonts w:ascii="Times New Roman" w:hAnsi="Times New Roman"/>
          <w:sz w:val="24"/>
          <w:szCs w:val="24"/>
        </w:rPr>
        <w:t xml:space="preserve"> Two signal</w:t>
      </w:r>
      <w:r>
        <w:rPr>
          <w:rFonts w:ascii="Times New Roman" w:hAnsi="Times New Roman" w:hint="eastAsia"/>
          <w:sz w:val="24"/>
          <w:szCs w:val="24"/>
        </w:rPr>
        <w:t>s</w:t>
      </w:r>
      <w:r>
        <w:rPr>
          <w:rFonts w:ascii="Times New Roman" w:hAnsi="Times New Roman"/>
          <w:sz w:val="24"/>
          <w:szCs w:val="24"/>
        </w:rPr>
        <w:t xml:space="preserve"> combined identified 137 regions with extremely low levels of Hp (</w:t>
      </w:r>
      <w:r>
        <w:rPr>
          <w:rFonts w:ascii="Times New Roman" w:hAnsi="Times New Roman" w:hint="eastAsia"/>
          <w:sz w:val="24"/>
          <w:szCs w:val="24"/>
        </w:rPr>
        <w:t xml:space="preserve">average length = </w:t>
      </w:r>
      <w:r w:rsidRPr="00B8664D">
        <w:rPr>
          <w:rFonts w:ascii="Times New Roman" w:hAnsi="Times New Roman"/>
          <w:sz w:val="24"/>
          <w:szCs w:val="24"/>
        </w:rPr>
        <w:t>63</w:t>
      </w:r>
      <w:r>
        <w:rPr>
          <w:rFonts w:ascii="Times New Roman" w:hAnsi="Times New Roman" w:hint="eastAsia"/>
          <w:sz w:val="24"/>
          <w:szCs w:val="24"/>
        </w:rPr>
        <w:t>.</w:t>
      </w:r>
      <w:r w:rsidRPr="00B8664D">
        <w:rPr>
          <w:rFonts w:ascii="Times New Roman" w:hAnsi="Times New Roman"/>
          <w:sz w:val="24"/>
          <w:szCs w:val="24"/>
        </w:rPr>
        <w:t>623</w:t>
      </w:r>
      <w:r>
        <w:rPr>
          <w:rFonts w:ascii="Times New Roman" w:hAnsi="Times New Roman"/>
          <w:sz w:val="24"/>
          <w:szCs w:val="24"/>
        </w:rPr>
        <w:t>0</w:t>
      </w:r>
      <w:r>
        <w:rPr>
          <w:rFonts w:ascii="Times New Roman" w:hAnsi="Times New Roman" w:hint="eastAsia"/>
          <w:sz w:val="24"/>
          <w:szCs w:val="24"/>
        </w:rPr>
        <w:t xml:space="preserve"> kb, average Hp = </w:t>
      </w:r>
      <w:r w:rsidRPr="002629FE">
        <w:rPr>
          <w:rFonts w:ascii="Times New Roman" w:hAnsi="Times New Roman"/>
          <w:sz w:val="24"/>
          <w:szCs w:val="24"/>
        </w:rPr>
        <w:t>0.2</w:t>
      </w:r>
      <w:r>
        <w:rPr>
          <w:rFonts w:ascii="Times New Roman" w:hAnsi="Times New Roman" w:hint="eastAsia"/>
          <w:sz w:val="24"/>
          <w:szCs w:val="24"/>
        </w:rPr>
        <w:t>1</w:t>
      </w:r>
      <w:r>
        <w:rPr>
          <w:rFonts w:ascii="Times New Roman" w:hAnsi="Times New Roman"/>
          <w:sz w:val="24"/>
          <w:szCs w:val="24"/>
        </w:rPr>
        <w:t>00</w:t>
      </w:r>
      <w:r>
        <w:rPr>
          <w:rFonts w:ascii="Times New Roman" w:hAnsi="Times New Roman" w:hint="eastAsia"/>
          <w:sz w:val="24"/>
          <w:szCs w:val="24"/>
        </w:rPr>
        <w:t xml:space="preserve"> for autosomes; Hp =</w:t>
      </w:r>
      <w:r>
        <w:rPr>
          <w:rFonts w:ascii="Times New Roman" w:hAnsi="Times New Roman"/>
          <w:sz w:val="24"/>
          <w:szCs w:val="24"/>
        </w:rPr>
        <w:t xml:space="preserve"> </w:t>
      </w:r>
      <w:r w:rsidRPr="003B7F35">
        <w:rPr>
          <w:rFonts w:ascii="Times New Roman" w:hAnsi="Times New Roman"/>
          <w:sz w:val="24"/>
          <w:szCs w:val="24"/>
        </w:rPr>
        <w:t>0.2470</w:t>
      </w:r>
      <w:r w:rsidRPr="00594C1F">
        <w:rPr>
          <w:rFonts w:ascii="Times New Roman" w:hAnsi="Times New Roman"/>
          <w:sz w:val="24"/>
          <w:szCs w:val="24"/>
        </w:rPr>
        <w:t xml:space="preserve"> </w:t>
      </w:r>
      <w:r>
        <w:rPr>
          <w:rFonts w:ascii="Times New Roman" w:hAnsi="Times New Roman" w:hint="eastAsia"/>
          <w:sz w:val="24"/>
          <w:szCs w:val="24"/>
        </w:rPr>
        <w:t>for sex-chromosomes</w:t>
      </w:r>
      <w:r>
        <w:rPr>
          <w:rFonts w:ascii="Times New Roman" w:hAnsi="Times New Roman"/>
          <w:sz w:val="24"/>
          <w:szCs w:val="24"/>
        </w:rPr>
        <w:t>) and 145 regions with significantly elevated F</w:t>
      </w:r>
      <w:r w:rsidRPr="00DA1181">
        <w:rPr>
          <w:rFonts w:ascii="Times New Roman" w:hAnsi="Times New Roman"/>
          <w:sz w:val="24"/>
          <w:szCs w:val="24"/>
          <w:vertAlign w:val="subscript"/>
        </w:rPr>
        <w:t>ST</w:t>
      </w:r>
      <w:r w:rsidRPr="00DA1181">
        <w:rPr>
          <w:rFonts w:ascii="Times New Roman" w:hAnsi="Times New Roman"/>
          <w:sz w:val="24"/>
          <w:szCs w:val="24"/>
        </w:rPr>
        <w:t xml:space="preserve"> </w:t>
      </w:r>
      <w:r>
        <w:rPr>
          <w:rFonts w:ascii="Times New Roman" w:hAnsi="Times New Roman"/>
          <w:sz w:val="24"/>
          <w:szCs w:val="24"/>
        </w:rPr>
        <w:t>values (</w:t>
      </w:r>
      <w:r>
        <w:rPr>
          <w:rFonts w:ascii="Times New Roman" w:hAnsi="Times New Roman" w:hint="eastAsia"/>
          <w:sz w:val="24"/>
          <w:szCs w:val="24"/>
        </w:rPr>
        <w:t xml:space="preserve">average </w:t>
      </w:r>
      <w:r>
        <w:rPr>
          <w:rFonts w:ascii="Times New Roman" w:hAnsi="Times New Roman"/>
          <w:sz w:val="24"/>
          <w:szCs w:val="24"/>
        </w:rPr>
        <w:t>length</w:t>
      </w:r>
      <w:r>
        <w:rPr>
          <w:rFonts w:ascii="Times New Roman" w:hAnsi="Times New Roman" w:hint="eastAsia"/>
          <w:sz w:val="24"/>
          <w:szCs w:val="24"/>
        </w:rPr>
        <w:t xml:space="preserve"> = </w:t>
      </w:r>
      <w:r w:rsidRPr="00594C1F">
        <w:rPr>
          <w:rFonts w:ascii="Times New Roman" w:hAnsi="Times New Roman"/>
          <w:sz w:val="24"/>
          <w:szCs w:val="24"/>
        </w:rPr>
        <w:t>58.767</w:t>
      </w:r>
      <w:r>
        <w:rPr>
          <w:rFonts w:ascii="Times New Roman" w:hAnsi="Times New Roman"/>
          <w:sz w:val="24"/>
          <w:szCs w:val="24"/>
        </w:rPr>
        <w:t>0</w:t>
      </w:r>
      <w:r>
        <w:rPr>
          <w:rFonts w:ascii="Times New Roman" w:hAnsi="Times New Roman" w:hint="eastAsia"/>
          <w:sz w:val="24"/>
          <w:szCs w:val="24"/>
        </w:rPr>
        <w:t xml:space="preserve"> kb, average </w:t>
      </w:r>
      <w:r w:rsidRPr="00CB79F4">
        <w:rPr>
          <w:rFonts w:ascii="Times New Roman" w:hAnsi="Times New Roman"/>
          <w:i/>
          <w:sz w:val="24"/>
          <w:szCs w:val="24"/>
        </w:rPr>
        <w:t>F</w:t>
      </w:r>
      <w:r w:rsidRPr="00BE6D39">
        <w:rPr>
          <w:rFonts w:ascii="Times New Roman" w:hAnsi="Times New Roman"/>
          <w:sz w:val="24"/>
          <w:szCs w:val="24"/>
          <w:vertAlign w:val="subscript"/>
        </w:rPr>
        <w:t>ST</w:t>
      </w:r>
      <w:r>
        <w:rPr>
          <w:rFonts w:ascii="Times New Roman" w:hAnsi="Times New Roman" w:hint="eastAsia"/>
          <w:sz w:val="24"/>
          <w:szCs w:val="24"/>
        </w:rPr>
        <w:t xml:space="preserve"> = </w:t>
      </w:r>
      <w:r w:rsidRPr="003B7F35">
        <w:rPr>
          <w:rFonts w:ascii="Times New Roman" w:hAnsi="Times New Roman"/>
          <w:sz w:val="24"/>
          <w:szCs w:val="24"/>
        </w:rPr>
        <w:t>0.539</w:t>
      </w:r>
      <w:r w:rsidRPr="00FB697F">
        <w:rPr>
          <w:rFonts w:ascii="Times New Roman" w:hAnsi="Times New Roman"/>
          <w:sz w:val="24"/>
          <w:szCs w:val="24"/>
        </w:rPr>
        <w:t>0</w:t>
      </w:r>
      <w:r>
        <w:rPr>
          <w:rFonts w:ascii="Times New Roman" w:hAnsi="Times New Roman" w:hint="eastAsia"/>
          <w:sz w:val="24"/>
          <w:szCs w:val="24"/>
        </w:rPr>
        <w:t xml:space="preserve"> </w:t>
      </w:r>
      <w:r>
        <w:rPr>
          <w:rFonts w:ascii="Times New Roman" w:hAnsi="Times New Roman"/>
          <w:sz w:val="24"/>
          <w:szCs w:val="24"/>
        </w:rPr>
        <w:t>for autosomes</w:t>
      </w:r>
      <w:r>
        <w:rPr>
          <w:rFonts w:ascii="Times New Roman" w:hAnsi="Times New Roman" w:hint="eastAsia"/>
          <w:sz w:val="24"/>
          <w:szCs w:val="24"/>
        </w:rPr>
        <w:t>, average</w:t>
      </w:r>
      <w:r>
        <w:rPr>
          <w:rFonts w:ascii="Times New Roman" w:hAnsi="Times New Roman"/>
          <w:i/>
          <w:sz w:val="24"/>
          <w:szCs w:val="24"/>
        </w:rPr>
        <w:t xml:space="preserve"> </w:t>
      </w:r>
      <w:r w:rsidRPr="00CB79F4">
        <w:rPr>
          <w:rFonts w:ascii="Times New Roman" w:hAnsi="Times New Roman"/>
          <w:i/>
          <w:sz w:val="24"/>
          <w:szCs w:val="24"/>
        </w:rPr>
        <w:t>F</w:t>
      </w:r>
      <w:r w:rsidRPr="00BE6D39">
        <w:rPr>
          <w:rFonts w:ascii="Times New Roman" w:hAnsi="Times New Roman"/>
          <w:sz w:val="24"/>
          <w:szCs w:val="24"/>
          <w:vertAlign w:val="subscript"/>
        </w:rPr>
        <w:t>ST</w:t>
      </w:r>
      <w:r w:rsidDel="00DD0FC1">
        <w:rPr>
          <w:rFonts w:ascii="Times New Roman" w:hAnsi="Times New Roman" w:hint="eastAsia"/>
          <w:sz w:val="24"/>
          <w:szCs w:val="24"/>
        </w:rPr>
        <w:t xml:space="preserve"> </w:t>
      </w:r>
      <w:r>
        <w:rPr>
          <w:rFonts w:ascii="Times New Roman" w:hAnsi="Times New Roman" w:hint="eastAsia"/>
          <w:sz w:val="24"/>
          <w:szCs w:val="24"/>
        </w:rPr>
        <w:t>= 0.394</w:t>
      </w:r>
      <w:r>
        <w:rPr>
          <w:rFonts w:ascii="Times New Roman" w:hAnsi="Times New Roman"/>
          <w:sz w:val="24"/>
          <w:szCs w:val="24"/>
        </w:rPr>
        <w:t xml:space="preserve"> for sex-chromosomes). We focused on putatively selective sweep regions falling at least four/two standard deviations away from the mean of the</w:t>
      </w:r>
      <w:r w:rsidRPr="00F8492F">
        <w:rPr>
          <w:rFonts w:ascii="Times New Roman" w:hAnsi="Times New Roman"/>
          <w:sz w:val="24"/>
          <w:szCs w:val="24"/>
        </w:rPr>
        <w:t xml:space="preserve"> </w:t>
      </w:r>
      <w:r>
        <w:rPr>
          <w:rFonts w:ascii="Times New Roman" w:hAnsi="Times New Roman"/>
          <w:sz w:val="24"/>
          <w:szCs w:val="24"/>
        </w:rPr>
        <w:t>Z(Hp) and Z(</w:t>
      </w:r>
      <w:r w:rsidRPr="00CB79F4">
        <w:rPr>
          <w:rFonts w:ascii="Times New Roman" w:hAnsi="Times New Roman"/>
          <w:i/>
          <w:sz w:val="24"/>
          <w:szCs w:val="24"/>
        </w:rPr>
        <w:t>F</w:t>
      </w:r>
      <w:r w:rsidRPr="00BE6D39">
        <w:rPr>
          <w:rFonts w:ascii="Times New Roman" w:hAnsi="Times New Roman"/>
          <w:sz w:val="24"/>
          <w:szCs w:val="24"/>
          <w:vertAlign w:val="subscript"/>
        </w:rPr>
        <w:t>ST</w:t>
      </w:r>
      <w:r>
        <w:rPr>
          <w:rFonts w:ascii="Times New Roman" w:hAnsi="Times New Roman"/>
          <w:sz w:val="24"/>
          <w:szCs w:val="24"/>
        </w:rPr>
        <w:t xml:space="preserve">) of autosomes and sex-chromosomes separately. However, only a </w:t>
      </w:r>
      <w:proofErr w:type="gramStart"/>
      <w:r>
        <w:rPr>
          <w:rFonts w:ascii="Times New Roman" w:hAnsi="Times New Roman"/>
          <w:sz w:val="24"/>
          <w:szCs w:val="24"/>
        </w:rPr>
        <w:t>small proportion putative selective sweeps regions</w:t>
      </w:r>
      <w:proofErr w:type="gramEnd"/>
      <w:r>
        <w:rPr>
          <w:rFonts w:ascii="Times New Roman" w:hAnsi="Times New Roman"/>
          <w:sz w:val="24"/>
          <w:szCs w:val="24"/>
        </w:rPr>
        <w:t xml:space="preserve"> were predicted using both extremely low levels of Hp and significantly elevated F</w:t>
      </w:r>
      <w:r w:rsidRPr="00CC3528">
        <w:rPr>
          <w:rFonts w:ascii="Times New Roman" w:hAnsi="Times New Roman"/>
          <w:sz w:val="24"/>
          <w:szCs w:val="24"/>
          <w:vertAlign w:val="subscript"/>
        </w:rPr>
        <w:t>ST</w:t>
      </w:r>
      <w:r>
        <w:rPr>
          <w:rFonts w:ascii="Times New Roman" w:hAnsi="Times New Roman"/>
          <w:sz w:val="24"/>
          <w:szCs w:val="24"/>
        </w:rPr>
        <w:t xml:space="preserve"> values (Fig. S2</w:t>
      </w:r>
      <w:r>
        <w:rPr>
          <w:rFonts w:ascii="Times New Roman" w:hAnsi="Times New Roman" w:hint="eastAsia"/>
          <w:sz w:val="24"/>
          <w:szCs w:val="24"/>
        </w:rPr>
        <w:t>8</w:t>
      </w:r>
      <w:r>
        <w:rPr>
          <w:rFonts w:ascii="Times New Roman" w:hAnsi="Times New Roman"/>
          <w:sz w:val="24"/>
          <w:szCs w:val="24"/>
        </w:rPr>
        <w:t xml:space="preserve">). Such observation might be partly attributed to that the domestic lineage and wild lineage </w:t>
      </w:r>
      <w:r>
        <w:rPr>
          <w:rFonts w:ascii="Times New Roman" w:hAnsi="Times New Roman" w:hint="eastAsia"/>
          <w:sz w:val="24"/>
          <w:szCs w:val="24"/>
        </w:rPr>
        <w:t>(mallard duck and spot-billed ancestors)</w:t>
      </w:r>
      <w:r>
        <w:rPr>
          <w:rFonts w:ascii="Times New Roman" w:hAnsi="Times New Roman"/>
          <w:sz w:val="24"/>
          <w:szCs w:val="24"/>
        </w:rPr>
        <w:t xml:space="preserve"> were under different evolutionary patterns after they had diverged about 100-200 Kyr. For example, the wild lineage seemed to benefit from positive selection and increased their effective population sizes once or twice times, while the domestic lineage dramatically declined their effective populations sizes during LGP </w:t>
      </w:r>
      <w:r>
        <w:rPr>
          <w:rFonts w:ascii="Times New Roman" w:hAnsi="Times New Roman" w:hint="eastAsia"/>
          <w:sz w:val="24"/>
          <w:szCs w:val="24"/>
        </w:rPr>
        <w:t xml:space="preserve">(Fig. </w:t>
      </w:r>
      <w:r>
        <w:rPr>
          <w:rFonts w:ascii="Times New Roman" w:hAnsi="Times New Roman"/>
          <w:sz w:val="24"/>
          <w:szCs w:val="24"/>
        </w:rPr>
        <w:t>2d</w:t>
      </w:r>
      <w:r>
        <w:rPr>
          <w:rFonts w:ascii="Times New Roman" w:hAnsi="Times New Roman" w:hint="eastAsia"/>
          <w:sz w:val="24"/>
          <w:szCs w:val="24"/>
        </w:rPr>
        <w:t>,</w:t>
      </w:r>
      <w:r>
        <w:rPr>
          <w:rFonts w:ascii="Times New Roman" w:hAnsi="Times New Roman"/>
          <w:sz w:val="24"/>
          <w:szCs w:val="24"/>
        </w:rPr>
        <w:t>3a</w:t>
      </w:r>
      <w:r>
        <w:rPr>
          <w:rFonts w:ascii="Times New Roman" w:hAnsi="Times New Roman" w:hint="eastAsia"/>
          <w:sz w:val="24"/>
          <w:szCs w:val="24"/>
        </w:rPr>
        <w:t xml:space="preserve">; </w:t>
      </w:r>
      <w:r>
        <w:rPr>
          <w:rFonts w:ascii="Times New Roman" w:hAnsi="Times New Roman"/>
          <w:sz w:val="24"/>
          <w:szCs w:val="24"/>
        </w:rPr>
        <w:t>Fig. S1</w:t>
      </w:r>
      <w:r>
        <w:rPr>
          <w:rFonts w:ascii="Times New Roman" w:hAnsi="Times New Roman" w:hint="eastAsia"/>
          <w:sz w:val="24"/>
          <w:szCs w:val="24"/>
        </w:rPr>
        <w:t>9).</w:t>
      </w:r>
      <w:r>
        <w:rPr>
          <w:rFonts w:ascii="Times New Roman" w:hAnsi="Times New Roman"/>
          <w:sz w:val="24"/>
          <w:szCs w:val="24"/>
        </w:rPr>
        <w:t xml:space="preserve"> This complex demographic history of the domestic and wild lineage might affect the F</w:t>
      </w:r>
      <w:r w:rsidRPr="00CC3528">
        <w:rPr>
          <w:rFonts w:ascii="Times New Roman" w:hAnsi="Times New Roman"/>
          <w:sz w:val="24"/>
          <w:szCs w:val="24"/>
          <w:vertAlign w:val="subscript"/>
        </w:rPr>
        <w:t>ST</w:t>
      </w:r>
      <w:r>
        <w:rPr>
          <w:rFonts w:ascii="Times New Roman" w:hAnsi="Times New Roman"/>
          <w:sz w:val="24"/>
          <w:szCs w:val="24"/>
        </w:rPr>
        <w:t xml:space="preserve"> distribution.</w:t>
      </w:r>
    </w:p>
    <w:p w14:paraId="08748E4C" w14:textId="77777777" w:rsidR="00436E20" w:rsidRPr="00D924D3" w:rsidRDefault="00436E20" w:rsidP="00436E20">
      <w:pPr>
        <w:autoSpaceDE w:val="0"/>
        <w:autoSpaceDN w:val="0"/>
        <w:adjustRightInd w:val="0"/>
        <w:rPr>
          <w:rFonts w:ascii="Times New Roman" w:hAnsi="Times New Roman"/>
          <w:sz w:val="24"/>
          <w:szCs w:val="24"/>
        </w:rPr>
      </w:pPr>
      <w:r>
        <w:rPr>
          <w:rFonts w:ascii="Times New Roman" w:hAnsi="Times New Roman"/>
          <w:sz w:val="24"/>
          <w:szCs w:val="24"/>
        </w:rPr>
        <w:t>When we counting the heterozygosity of these populations (Hp) in 40-kb windows, those windows containing less than 10 SNPs were not included in eight duck breeds respectively. We further calculated the Hp mean of these breeds for each window.</w:t>
      </w:r>
      <w:r w:rsidRPr="00CA25C5">
        <w:rPr>
          <w:rFonts w:ascii="Times New Roman" w:hAnsi="Times New Roman"/>
          <w:sz w:val="24"/>
          <w:szCs w:val="24"/>
        </w:rPr>
        <w:t xml:space="preserve"> </w:t>
      </w:r>
      <w:r>
        <w:rPr>
          <w:rFonts w:ascii="Times New Roman" w:hAnsi="Times New Roman"/>
          <w:sz w:val="24"/>
          <w:szCs w:val="24"/>
        </w:rPr>
        <w:t xml:space="preserve">Similarly, we calculated </w:t>
      </w:r>
      <w:bookmarkStart w:id="161" w:name="_Hlk507146778"/>
      <w:r>
        <w:rPr>
          <w:rFonts w:ascii="Times New Roman" w:hAnsi="Times New Roman"/>
          <w:sz w:val="24"/>
          <w:szCs w:val="24"/>
        </w:rPr>
        <w:t>fixation index</w:t>
      </w:r>
      <w:bookmarkEnd w:id="161"/>
      <w:r>
        <w:rPr>
          <w:rFonts w:ascii="Times New Roman" w:hAnsi="Times New Roman"/>
          <w:sz w:val="24"/>
          <w:szCs w:val="24"/>
        </w:rPr>
        <w:t xml:space="preserve"> (</w:t>
      </w:r>
      <w:r w:rsidRPr="00CB79F4">
        <w:rPr>
          <w:rFonts w:ascii="Times New Roman" w:hAnsi="Times New Roman"/>
          <w:i/>
          <w:sz w:val="24"/>
          <w:szCs w:val="24"/>
        </w:rPr>
        <w:t>F</w:t>
      </w:r>
      <w:r w:rsidRPr="00BE6D39">
        <w:rPr>
          <w:rFonts w:ascii="Times New Roman" w:hAnsi="Times New Roman"/>
          <w:sz w:val="24"/>
          <w:szCs w:val="24"/>
          <w:vertAlign w:val="subscript"/>
        </w:rPr>
        <w:t>ST</w:t>
      </w:r>
      <w:r>
        <w:rPr>
          <w:rFonts w:ascii="Times New Roman" w:hAnsi="Times New Roman"/>
          <w:sz w:val="24"/>
          <w:szCs w:val="24"/>
        </w:rPr>
        <w:t>) between each domestic duck breeds and the wild duck population (</w:t>
      </w:r>
      <w:r w:rsidRPr="006B4FC3">
        <w:rPr>
          <w:rFonts w:ascii="Times New Roman" w:hAnsi="Times New Roman"/>
          <w:sz w:val="24"/>
          <w:szCs w:val="24"/>
        </w:rPr>
        <w:t xml:space="preserve">combine </w:t>
      </w:r>
      <w:r>
        <w:rPr>
          <w:rFonts w:ascii="Times New Roman" w:hAnsi="Times New Roman"/>
          <w:sz w:val="24"/>
          <w:szCs w:val="24"/>
        </w:rPr>
        <w:t xml:space="preserve">spot-billed and mallard) using </w:t>
      </w:r>
      <w:r w:rsidRPr="006B4FC3">
        <w:rPr>
          <w:rFonts w:ascii="Times New Roman" w:hAnsi="Times New Roman"/>
          <w:sz w:val="24"/>
          <w:szCs w:val="24"/>
        </w:rPr>
        <w:t xml:space="preserve">an estimator introduced in </w:t>
      </w:r>
      <w:r>
        <w:rPr>
          <w:rFonts w:ascii="Times New Roman" w:hAnsi="Times New Roman"/>
          <w:sz w:val="24"/>
          <w:szCs w:val="24"/>
        </w:rPr>
        <w:t xml:space="preserve">dog in 40-kb windows, and counted the </w:t>
      </w:r>
      <w:r w:rsidRPr="00CB79F4">
        <w:rPr>
          <w:rFonts w:ascii="Times New Roman" w:hAnsi="Times New Roman"/>
          <w:i/>
          <w:sz w:val="24"/>
          <w:szCs w:val="24"/>
        </w:rPr>
        <w:t>F</w:t>
      </w:r>
      <w:r w:rsidRPr="00BE6D39">
        <w:rPr>
          <w:rFonts w:ascii="Times New Roman" w:hAnsi="Times New Roman"/>
          <w:sz w:val="24"/>
          <w:szCs w:val="24"/>
          <w:vertAlign w:val="subscript"/>
        </w:rPr>
        <w:t>ST</w:t>
      </w:r>
      <w:r>
        <w:rPr>
          <w:rFonts w:ascii="Times New Roman" w:hAnsi="Times New Roman"/>
          <w:sz w:val="24"/>
          <w:szCs w:val="24"/>
        </w:rPr>
        <w:t xml:space="preserve"> of eight domestic duck breeds for each window</w:t>
      </w:r>
      <w:r>
        <w:rPr>
          <w:rFonts w:ascii="Times New Roman" w:hAnsi="Times New Roman"/>
          <w:sz w:val="24"/>
          <w:szCs w:val="24"/>
        </w:rPr>
        <w:fldChar w:fldCharType="begin">
          <w:fldData xml:space="preserve">PEVuZE5vdGU+PENpdGU+PEF1dGhvcj5LYXJsc3NvbjwvQXV0aG9yPjxZZWFyPjIwMDc8L1llYXI+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==
</w:fldData>
        </w:fldChar>
      </w:r>
      <w:r>
        <w:rPr>
          <w:rFonts w:ascii="Times New Roman" w:hAnsi="Times New Roman"/>
          <w:sz w:val="24"/>
          <w:szCs w:val="24"/>
        </w:rPr>
        <w:instrText xml:space="preserve"> ADDIN EN.CITE </w:instrText>
      </w:r>
      <w:r>
        <w:rPr>
          <w:rFonts w:ascii="Times New Roman" w:hAnsi="Times New Roman"/>
          <w:sz w:val="24"/>
          <w:szCs w:val="24"/>
        </w:rPr>
        <w:fldChar w:fldCharType="begin">
          <w:fldData xml:space="preserve">PEVuZE5vdGU+PENpdGU+PEF1dGhvcj5LYXJsc3NvbjwvQXV0aG9yPjxZZWFyPjIwMDc8L1llYXI+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==
</w:fldData>
        </w:fldChar>
      </w:r>
      <w:r>
        <w:rPr>
          <w:rFonts w:ascii="Times New Roman" w:hAnsi="Times New Roman"/>
          <w:sz w:val="24"/>
          <w:szCs w:val="24"/>
        </w:rPr>
        <w:instrText xml:space="preserve"> ADDIN EN.CITE.DATA </w:instrText>
      </w:r>
      <w:r>
        <w:rPr>
          <w:rFonts w:ascii="Times New Roman" w:hAnsi="Times New Roman"/>
          <w:sz w:val="24"/>
          <w:szCs w:val="24"/>
        </w:rPr>
      </w:r>
      <w:r>
        <w:rPr>
          <w:rFonts w:ascii="Times New Roman" w:hAnsi="Times New Roman"/>
          <w:sz w:val="24"/>
          <w:szCs w:val="24"/>
        </w:rPr>
        <w:fldChar w:fldCharType="end"/>
      </w:r>
      <w:r>
        <w:rPr>
          <w:rFonts w:ascii="Times New Roman" w:hAnsi="Times New Roman"/>
          <w:sz w:val="24"/>
          <w:szCs w:val="24"/>
        </w:rPr>
      </w:r>
      <w:r>
        <w:rPr>
          <w:rFonts w:ascii="Times New Roman" w:hAnsi="Times New Roman"/>
          <w:sz w:val="24"/>
          <w:szCs w:val="24"/>
        </w:rPr>
        <w:fldChar w:fldCharType="separate"/>
      </w:r>
      <w:r>
        <w:rPr>
          <w:rFonts w:ascii="Times New Roman" w:hAnsi="Times New Roman"/>
          <w:noProof/>
          <w:sz w:val="24"/>
          <w:szCs w:val="24"/>
        </w:rPr>
        <w:t>(</w:t>
      </w:r>
      <w:hyperlink w:anchor="_ENREF_27" w:tooltip="Karlsson, 2007 #87" w:history="1">
        <w:r>
          <w:rPr>
            <w:rFonts w:ascii="Times New Roman" w:hAnsi="Times New Roman"/>
            <w:noProof/>
            <w:sz w:val="24"/>
            <w:szCs w:val="24"/>
          </w:rPr>
          <w:t>Karlsson et al., 2007</w:t>
        </w:r>
      </w:hyperlink>
      <w:r>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sz w:val="24"/>
          <w:szCs w:val="24"/>
        </w:rPr>
        <w:t xml:space="preserve">. After that, we Z-transformed the Hp and </w:t>
      </w:r>
      <w:r w:rsidRPr="00CB79F4">
        <w:rPr>
          <w:rFonts w:ascii="Times New Roman" w:hAnsi="Times New Roman"/>
          <w:i/>
          <w:sz w:val="24"/>
          <w:szCs w:val="24"/>
        </w:rPr>
        <w:t>F</w:t>
      </w:r>
      <w:r w:rsidRPr="00BE6D39">
        <w:rPr>
          <w:rFonts w:ascii="Times New Roman" w:hAnsi="Times New Roman"/>
          <w:sz w:val="24"/>
          <w:szCs w:val="24"/>
          <w:vertAlign w:val="subscript"/>
        </w:rPr>
        <w:t>ST</w:t>
      </w:r>
      <w:r>
        <w:rPr>
          <w:rFonts w:ascii="Times New Roman" w:hAnsi="Times New Roman"/>
          <w:sz w:val="24"/>
          <w:szCs w:val="24"/>
          <w:vertAlign w:val="subscript"/>
        </w:rPr>
        <w:t xml:space="preserve"> </w:t>
      </w:r>
      <w:r>
        <w:rPr>
          <w:rFonts w:ascii="Times New Roman" w:hAnsi="Times New Roman"/>
          <w:sz w:val="24"/>
          <w:szCs w:val="24"/>
        </w:rPr>
        <w:t>to Z(Hp) and Z(</w:t>
      </w:r>
      <w:r w:rsidRPr="00CB79F4">
        <w:rPr>
          <w:rFonts w:ascii="Times New Roman" w:hAnsi="Times New Roman"/>
          <w:i/>
          <w:sz w:val="24"/>
          <w:szCs w:val="24"/>
        </w:rPr>
        <w:t>F</w:t>
      </w:r>
      <w:r w:rsidRPr="00BE6D39">
        <w:rPr>
          <w:rFonts w:ascii="Times New Roman" w:hAnsi="Times New Roman"/>
          <w:sz w:val="24"/>
          <w:szCs w:val="24"/>
          <w:vertAlign w:val="subscript"/>
        </w:rPr>
        <w:t>ST</w:t>
      </w:r>
      <w:r>
        <w:rPr>
          <w:rFonts w:ascii="Times New Roman" w:hAnsi="Times New Roman"/>
          <w:sz w:val="24"/>
          <w:szCs w:val="24"/>
        </w:rPr>
        <w:t>), and defined regions with Z(Hp) or Z(</w:t>
      </w:r>
      <w:r w:rsidRPr="00CB79F4">
        <w:rPr>
          <w:rFonts w:ascii="Times New Roman" w:hAnsi="Times New Roman"/>
          <w:i/>
          <w:sz w:val="24"/>
          <w:szCs w:val="24"/>
        </w:rPr>
        <w:t>F</w:t>
      </w:r>
      <w:r w:rsidRPr="00BE6D39">
        <w:rPr>
          <w:rFonts w:ascii="Times New Roman" w:hAnsi="Times New Roman"/>
          <w:sz w:val="24"/>
          <w:szCs w:val="24"/>
          <w:vertAlign w:val="subscript"/>
        </w:rPr>
        <w:t>ST</w:t>
      </w:r>
      <w:r>
        <w:rPr>
          <w:rFonts w:ascii="Times New Roman" w:hAnsi="Times New Roman"/>
          <w:sz w:val="24"/>
          <w:szCs w:val="24"/>
        </w:rPr>
        <w:t xml:space="preserve">) being four standards deviations for autosomes or two standard deviations for sex-chromosomes from the mean of the genome-wide (Z(Hp) as putative selective sweep regions. </w:t>
      </w:r>
    </w:p>
    <w:p w14:paraId="7A83B074" w14:textId="77777777" w:rsidR="00436E20" w:rsidRPr="00066A4C" w:rsidRDefault="00436E20" w:rsidP="00436E20">
      <w:pPr>
        <w:rPr>
          <w:rFonts w:ascii="Times New Roman" w:hAnsi="Times New Roman"/>
          <w:sz w:val="24"/>
          <w:szCs w:val="24"/>
        </w:rPr>
      </w:pPr>
      <w:r w:rsidRPr="00066A4C">
        <w:rPr>
          <w:rFonts w:ascii="Times New Roman" w:hAnsi="Times New Roman"/>
          <w:sz w:val="24"/>
          <w:szCs w:val="24"/>
        </w:rPr>
        <w:t>In Hp calculation, we didn’t require min SNP numbers because the region with extreme little SNP could be Runs of homozygosity (ROH) that is also our interest.</w:t>
      </w:r>
    </w:p>
    <w:p w14:paraId="291550D9" w14:textId="77777777" w:rsidR="00436E20" w:rsidRPr="00066A4C" w:rsidRDefault="00436E20" w:rsidP="00436E20">
      <w:pPr>
        <w:rPr>
          <w:rFonts w:ascii="Times New Roman" w:hAnsi="Times New Roman"/>
          <w:sz w:val="24"/>
          <w:szCs w:val="24"/>
        </w:rPr>
      </w:pPr>
      <w:r w:rsidRPr="00066A4C">
        <w:rPr>
          <w:rFonts w:ascii="Times New Roman" w:hAnsi="Times New Roman"/>
          <w:sz w:val="24"/>
          <w:szCs w:val="24"/>
        </w:rPr>
        <w:lastRenderedPageBreak/>
        <w:t>For the regions under early stage selection in wild lineage or under recent selection in domestic lineage. We performed more detail analysis to visualize the genetic v</w:t>
      </w:r>
      <w:r>
        <w:rPr>
          <w:rFonts w:ascii="Times New Roman" w:hAnsi="Times New Roman"/>
          <w:sz w:val="24"/>
          <w:szCs w:val="24"/>
        </w:rPr>
        <w:t>ariations in Fig. S2</w:t>
      </w:r>
      <w:r>
        <w:rPr>
          <w:rFonts w:ascii="Times New Roman" w:hAnsi="Times New Roman" w:hint="eastAsia"/>
          <w:sz w:val="24"/>
          <w:szCs w:val="24"/>
        </w:rPr>
        <w:t>1</w:t>
      </w:r>
      <w:r>
        <w:rPr>
          <w:rFonts w:ascii="Times New Roman" w:hAnsi="Times New Roman"/>
          <w:sz w:val="24"/>
          <w:szCs w:val="24"/>
        </w:rPr>
        <w:t>, S</w:t>
      </w:r>
      <w:r w:rsidRPr="00066A4C">
        <w:rPr>
          <w:rFonts w:ascii="Times New Roman" w:hAnsi="Times New Roman"/>
          <w:sz w:val="24"/>
          <w:szCs w:val="24"/>
        </w:rPr>
        <w:t>2</w:t>
      </w:r>
      <w:r>
        <w:rPr>
          <w:rFonts w:ascii="Times New Roman" w:hAnsi="Times New Roman" w:hint="eastAsia"/>
          <w:sz w:val="24"/>
          <w:szCs w:val="24"/>
        </w:rPr>
        <w:t>9</w:t>
      </w:r>
      <w:r w:rsidRPr="00066A4C">
        <w:rPr>
          <w:rFonts w:ascii="Times New Roman" w:hAnsi="Times New Roman"/>
          <w:sz w:val="24"/>
          <w:szCs w:val="24"/>
        </w:rPr>
        <w:t>.</w:t>
      </w:r>
    </w:p>
    <w:p w14:paraId="31CB4E4E" w14:textId="77777777" w:rsidR="00436E20" w:rsidRPr="00066A4C" w:rsidRDefault="00436E20" w:rsidP="00436E20">
      <w:pPr>
        <w:rPr>
          <w:rFonts w:ascii="Times New Roman" w:hAnsi="Times New Roman"/>
          <w:sz w:val="24"/>
          <w:szCs w:val="24"/>
        </w:rPr>
      </w:pPr>
      <w:r w:rsidRPr="00066A4C">
        <w:rPr>
          <w:rFonts w:ascii="Times New Roman" w:hAnsi="Times New Roman"/>
          <w:sz w:val="24"/>
          <w:szCs w:val="24"/>
        </w:rPr>
        <w:t>The comparison between the details of selectio</w:t>
      </w:r>
      <w:r>
        <w:rPr>
          <w:rFonts w:ascii="Times New Roman" w:hAnsi="Times New Roman"/>
          <w:sz w:val="24"/>
          <w:szCs w:val="24"/>
        </w:rPr>
        <w:t xml:space="preserve">n regions in Fig. S20 </w:t>
      </w:r>
      <w:r w:rsidRPr="00066A4C">
        <w:rPr>
          <w:rFonts w:ascii="Times New Roman" w:hAnsi="Times New Roman"/>
          <w:sz w:val="24"/>
          <w:szCs w:val="24"/>
        </w:rPr>
        <w:t>reflect that the early stage selections mostly couldn’t be visualized by current variations directly. But regions under recent selection in domestic lineage showed clear trace</w:t>
      </w:r>
      <w:r w:rsidRPr="00455ACC">
        <w:rPr>
          <w:rFonts w:ascii="Times New Roman" w:hAnsi="Times New Roman"/>
          <w:sz w:val="24"/>
          <w:szCs w:val="24"/>
        </w:rPr>
        <w:t xml:space="preserve"> </w:t>
      </w:r>
      <w:r>
        <w:rPr>
          <w:rFonts w:ascii="Times New Roman" w:hAnsi="Times New Roman"/>
          <w:sz w:val="24"/>
          <w:szCs w:val="24"/>
        </w:rPr>
        <w:t>(Fig. S</w:t>
      </w:r>
      <w:r w:rsidRPr="00066A4C">
        <w:rPr>
          <w:rFonts w:ascii="Times New Roman" w:hAnsi="Times New Roman"/>
          <w:sz w:val="24"/>
          <w:szCs w:val="24"/>
        </w:rPr>
        <w:t>2</w:t>
      </w:r>
      <w:r>
        <w:rPr>
          <w:rFonts w:ascii="Times New Roman" w:hAnsi="Times New Roman" w:hint="eastAsia"/>
          <w:sz w:val="24"/>
          <w:szCs w:val="24"/>
        </w:rPr>
        <w:t>9</w:t>
      </w:r>
      <w:r>
        <w:rPr>
          <w:rFonts w:ascii="Times New Roman" w:hAnsi="Times New Roman"/>
          <w:sz w:val="24"/>
          <w:szCs w:val="24"/>
        </w:rPr>
        <w:t>)</w:t>
      </w:r>
      <w:r w:rsidRPr="00066A4C">
        <w:rPr>
          <w:rFonts w:ascii="Times New Roman" w:hAnsi="Times New Roman"/>
          <w:sz w:val="24"/>
          <w:szCs w:val="24"/>
        </w:rPr>
        <w:t>.</w:t>
      </w:r>
    </w:p>
    <w:p w14:paraId="5F87C606" w14:textId="77777777" w:rsidR="00436E20" w:rsidRPr="00066A4C" w:rsidRDefault="00436E20" w:rsidP="00436E20">
      <w:pPr>
        <w:rPr>
          <w:rFonts w:ascii="Times New Roman" w:hAnsi="Times New Roman"/>
          <w:sz w:val="24"/>
          <w:szCs w:val="24"/>
        </w:rPr>
      </w:pPr>
      <w:r w:rsidRPr="00066A4C">
        <w:rPr>
          <w:rFonts w:ascii="Times New Roman" w:hAnsi="Times New Roman"/>
          <w:sz w:val="24"/>
          <w:szCs w:val="24"/>
        </w:rPr>
        <w:t xml:space="preserve">GO enrichment analysis were performed by using Fisher’s Exact Test (see </w:t>
      </w:r>
      <w:hyperlink r:id="rId20" w:history="1">
        <w:r w:rsidRPr="00066A4C">
          <w:rPr>
            <w:rStyle w:val="af2"/>
            <w:rFonts w:ascii="Times New Roman" w:hAnsi="Times New Roman"/>
            <w:iCs/>
            <w:sz w:val="24"/>
            <w:szCs w:val="24"/>
          </w:rPr>
          <w:t>https://github.com/vitogump/life</w:t>
        </w:r>
      </w:hyperlink>
      <w:r w:rsidRPr="00066A4C">
        <w:rPr>
          <w:rFonts w:ascii="Times New Roman" w:hAnsi="Times New Roman"/>
          <w:sz w:val="24"/>
          <w:szCs w:val="24"/>
        </w:rPr>
        <w:t xml:space="preserve">). </w:t>
      </w:r>
    </w:p>
    <w:p w14:paraId="76C4BD27" w14:textId="77777777" w:rsidR="00436E20" w:rsidRDefault="00436E20" w:rsidP="00436E20">
      <w:pPr>
        <w:tabs>
          <w:tab w:val="left" w:pos="3261"/>
        </w:tabs>
        <w:autoSpaceDE w:val="0"/>
        <w:autoSpaceDN w:val="0"/>
        <w:adjustRightInd w:val="0"/>
        <w:rPr>
          <w:rFonts w:ascii="Times New Roman" w:hAnsi="Times New Roman"/>
          <w:sz w:val="24"/>
          <w:szCs w:val="24"/>
        </w:rPr>
      </w:pPr>
    </w:p>
    <w:p w14:paraId="74996D5D" w14:textId="77777777" w:rsidR="00436E20" w:rsidRDefault="00436E20" w:rsidP="00436E20">
      <w:pPr>
        <w:tabs>
          <w:tab w:val="left" w:pos="3261"/>
        </w:tabs>
        <w:autoSpaceDE w:val="0"/>
        <w:autoSpaceDN w:val="0"/>
        <w:adjustRightInd w:val="0"/>
        <w:outlineLvl w:val="2"/>
        <w:rPr>
          <w:rFonts w:ascii="Times New Roman" w:hAnsi="Times New Roman"/>
          <w:sz w:val="24"/>
          <w:szCs w:val="24"/>
        </w:rPr>
      </w:pPr>
      <w:bookmarkStart w:id="162" w:name="_Toc28603912"/>
      <w:r w:rsidRPr="00824DFF">
        <w:rPr>
          <w:rFonts w:ascii="Times New Roman" w:hAnsi="Times New Roman" w:hint="eastAsia"/>
          <w:b/>
          <w:sz w:val="24"/>
          <w:szCs w:val="24"/>
        </w:rPr>
        <w:t>4.7.</w:t>
      </w:r>
      <w:r>
        <w:rPr>
          <w:rFonts w:ascii="Times New Roman" w:hAnsi="Times New Roman"/>
          <w:b/>
          <w:sz w:val="24"/>
          <w:szCs w:val="24"/>
        </w:rPr>
        <w:t>4</w:t>
      </w:r>
      <w:r w:rsidRPr="00824DFF">
        <w:rPr>
          <w:rFonts w:ascii="Times New Roman" w:hAnsi="Times New Roman"/>
          <w:b/>
          <w:sz w:val="24"/>
          <w:szCs w:val="24"/>
        </w:rPr>
        <w:t xml:space="preserve"> </w:t>
      </w:r>
      <w:r>
        <w:rPr>
          <w:rFonts w:ascii="Times New Roman" w:hAnsi="Times New Roman"/>
          <w:b/>
          <w:sz w:val="24"/>
          <w:szCs w:val="24"/>
        </w:rPr>
        <w:t>Evolutionary relationship of domestic duck, mallard wild duck and spot-billed wild duck</w:t>
      </w:r>
      <w:bookmarkEnd w:id="162"/>
    </w:p>
    <w:p w14:paraId="3D056DB7" w14:textId="77777777" w:rsidR="00436E20" w:rsidRPr="002A7CD7" w:rsidRDefault="00436E20" w:rsidP="00436E20">
      <w:pPr>
        <w:tabs>
          <w:tab w:val="left" w:pos="3261"/>
        </w:tabs>
        <w:autoSpaceDE w:val="0"/>
        <w:autoSpaceDN w:val="0"/>
        <w:adjustRightInd w:val="0"/>
        <w:rPr>
          <w:rFonts w:ascii="Times New Roman" w:hAnsi="Times New Roman"/>
          <w:sz w:val="24"/>
          <w:szCs w:val="24"/>
        </w:rPr>
      </w:pPr>
      <w:r w:rsidRPr="00EB1341">
        <w:rPr>
          <w:rFonts w:ascii="Times New Roman" w:hAnsi="Times New Roman"/>
          <w:color w:val="000000"/>
          <w:sz w:val="24"/>
          <w:szCs w:val="24"/>
        </w:rPr>
        <w:t>Such inference was supported by both phylogenetic comparative analysis and population genetic analysis. Despite the incomplete lineage sorting (ILS) and gene flow may confound the analyses, the different SNP sets used in genetic structure analysis, f3-statistics, SNPs distributions analysis and tree construction that was sampled from genome-wide would avoid these confounding effects in phylogenic inference</w:t>
      </w:r>
      <w:r w:rsidRPr="00EB1341">
        <w:rPr>
          <w:rFonts w:ascii="Times New Roman" w:hAnsi="Times New Roman"/>
          <w:color w:val="000000"/>
          <w:sz w:val="24"/>
          <w:szCs w:val="24"/>
        </w:rPr>
        <w:fldChar w:fldCharType="begin"/>
      </w:r>
      <w:r w:rsidRPr="00EB1341">
        <w:rPr>
          <w:rFonts w:ascii="Times New Roman" w:hAnsi="Times New Roman"/>
          <w:color w:val="000000"/>
          <w:sz w:val="24"/>
          <w:szCs w:val="24"/>
        </w:rPr>
        <w:instrText xml:space="preserve"> ADDIN EN.CITE &lt;EndNote&gt;&lt;Cite&gt;&lt;Author&gt;Harr&lt;/Author&gt;&lt;Year&gt;2006&lt;/Year&gt;&lt;RecNum&gt;19&lt;/RecNum&gt;&lt;DisplayText&gt;(Harr, 2006)&lt;/DisplayText&gt;&lt;record&gt;&lt;rec-number&gt;19&lt;/rec-number&gt;&lt;foreign-keys&gt;&lt;key app="EN" db-id="zd9vrr9r4sxpvoex0z2x0seo95tx9fexr95t" timestamp="1486223926"&gt;19&lt;/key&gt;&lt;/foreign-keys&gt;&lt;ref-type name="Journal Article"&gt;17&lt;/ref-type&gt;&lt;contributors&gt;&lt;authors&gt;&lt;author&gt;Harr, Bettina&lt;/author&gt;&lt;/authors&gt;&lt;/contributors&gt;&lt;titles&gt;&lt;title&gt;Genomic islands of differentiation between house mouse subspecies&lt;/title&gt;&lt;secondary-title&gt;Genome Research&lt;/secondary-title&gt;&lt;/titles&gt;&lt;periodical&gt;&lt;full-title&gt;Genome Research&lt;/full-title&gt;&lt;/periodical&gt;&lt;pages&gt;730-737&lt;/pages&gt;&lt;volume&gt;16&lt;/volume&gt;&lt;number&gt;6&lt;/number&gt;&lt;dates&gt;&lt;year&gt;2006&lt;/year&gt;&lt;/dates&gt;&lt;isbn&gt;1088-9051&lt;/isbn&gt;&lt;urls&gt;&lt;/urls&gt;&lt;/record&gt;&lt;/Cite&gt;&lt;/EndNote&gt;</w:instrText>
      </w:r>
      <w:r w:rsidRPr="00EB1341">
        <w:rPr>
          <w:rFonts w:ascii="Times New Roman" w:hAnsi="Times New Roman"/>
          <w:color w:val="000000"/>
          <w:sz w:val="24"/>
          <w:szCs w:val="24"/>
        </w:rPr>
        <w:fldChar w:fldCharType="separate"/>
      </w:r>
      <w:r w:rsidRPr="00EB1341">
        <w:rPr>
          <w:rFonts w:ascii="Times New Roman" w:hAnsi="Times New Roman"/>
          <w:noProof/>
          <w:color w:val="000000"/>
          <w:sz w:val="24"/>
          <w:szCs w:val="24"/>
        </w:rPr>
        <w:t>(</w:t>
      </w:r>
      <w:hyperlink w:anchor="_ENREF_18" w:tooltip="Harr, 2006 #19" w:history="1">
        <w:r w:rsidRPr="00EB1341">
          <w:rPr>
            <w:rFonts w:ascii="Times New Roman" w:hAnsi="Times New Roman"/>
            <w:noProof/>
            <w:color w:val="000000"/>
            <w:sz w:val="24"/>
            <w:szCs w:val="24"/>
          </w:rPr>
          <w:t>Harr, 2006</w:t>
        </w:r>
      </w:hyperlink>
      <w:r w:rsidRPr="00EB1341">
        <w:rPr>
          <w:rFonts w:ascii="Times New Roman" w:hAnsi="Times New Roman"/>
          <w:noProof/>
          <w:color w:val="000000"/>
          <w:sz w:val="24"/>
          <w:szCs w:val="24"/>
        </w:rPr>
        <w:t>)</w:t>
      </w:r>
      <w:r w:rsidRPr="00EB1341">
        <w:rPr>
          <w:rFonts w:ascii="Times New Roman" w:hAnsi="Times New Roman"/>
          <w:color w:val="000000"/>
          <w:sz w:val="24"/>
          <w:szCs w:val="24"/>
        </w:rPr>
        <w:fldChar w:fldCharType="end"/>
      </w:r>
      <w:r w:rsidRPr="00EB1341">
        <w:rPr>
          <w:rFonts w:ascii="Times New Roman" w:hAnsi="Times New Roman"/>
          <w:color w:val="000000"/>
          <w:sz w:val="24"/>
          <w:szCs w:val="24"/>
        </w:rPr>
        <w:t xml:space="preserve">. Furthermore, Genetic structure show </w:t>
      </w:r>
      <w:proofErr w:type="gramStart"/>
      <w:r w:rsidRPr="00EB1341">
        <w:rPr>
          <w:rFonts w:ascii="Times New Roman" w:hAnsi="Times New Roman"/>
          <w:color w:val="000000"/>
          <w:sz w:val="24"/>
          <w:szCs w:val="24"/>
        </w:rPr>
        <w:t>each individual</w:t>
      </w:r>
      <w:proofErr w:type="gramEnd"/>
      <w:r w:rsidRPr="00EB1341">
        <w:rPr>
          <w:rFonts w:ascii="Times New Roman" w:hAnsi="Times New Roman"/>
          <w:color w:val="000000"/>
          <w:sz w:val="24"/>
          <w:szCs w:val="24"/>
        </w:rPr>
        <w:t xml:space="preserve"> of both the mallard duck and spot-billed duck almost consistent of purely one ancestry component. This is different from the case of admixture, where individuals of one population with components of other populations’ ancestry </w:t>
      </w:r>
      <w:r w:rsidRPr="00EB1341">
        <w:rPr>
          <w:rFonts w:ascii="Times New Roman" w:hAnsi="Times New Roman"/>
          <w:color w:val="000000"/>
          <w:sz w:val="24"/>
          <w:szCs w:val="24"/>
        </w:rPr>
        <w:fldChar w:fldCharType="begin">
          <w:fldData xml:space="preserve">PEVuZE5vdGU+PENpdGU+PEF1dGhvcj5kZSBNYW51ZWw8L0F1dGhvcj48WWVhcj4yMDE2PC9ZZWFy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</w:fldData>
        </w:fldChar>
      </w:r>
      <w:r w:rsidRPr="00EB1341">
        <w:rPr>
          <w:rFonts w:ascii="Times New Roman" w:hAnsi="Times New Roman"/>
          <w:color w:val="000000"/>
          <w:sz w:val="24"/>
          <w:szCs w:val="24"/>
        </w:rPr>
        <w:instrText xml:space="preserve"> ADDIN EN.CITE </w:instrText>
      </w:r>
      <w:r w:rsidRPr="00EB1341">
        <w:rPr>
          <w:rFonts w:ascii="Times New Roman" w:hAnsi="Times New Roman"/>
          <w:color w:val="000000"/>
          <w:sz w:val="24"/>
          <w:szCs w:val="24"/>
        </w:rPr>
        <w:fldChar w:fldCharType="begin">
          <w:fldData xml:space="preserve">PEVuZE5vdGU+PENpdGU+PEF1dGhvcj5kZSBNYW51ZWw8L0F1dGhvcj48WWVhcj4yMDE2PC9ZZWFy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</w:fldData>
        </w:fldChar>
      </w:r>
      <w:r w:rsidRPr="00EB1341">
        <w:rPr>
          <w:rFonts w:ascii="Times New Roman" w:hAnsi="Times New Roman"/>
          <w:color w:val="000000"/>
          <w:sz w:val="24"/>
          <w:szCs w:val="24"/>
        </w:rPr>
        <w:instrText xml:space="preserve"> ADDIN EN.CITE.DATA </w:instrText>
      </w:r>
      <w:r w:rsidRPr="00EB1341">
        <w:rPr>
          <w:rFonts w:ascii="Times New Roman" w:hAnsi="Times New Roman"/>
          <w:color w:val="000000"/>
          <w:sz w:val="24"/>
          <w:szCs w:val="24"/>
        </w:rPr>
      </w:r>
      <w:r w:rsidRPr="00EB1341">
        <w:rPr>
          <w:rFonts w:ascii="Times New Roman" w:hAnsi="Times New Roman"/>
          <w:color w:val="000000"/>
          <w:sz w:val="24"/>
          <w:szCs w:val="24"/>
        </w:rPr>
        <w:fldChar w:fldCharType="end"/>
      </w:r>
      <w:r w:rsidRPr="00EB1341">
        <w:rPr>
          <w:rFonts w:ascii="Times New Roman" w:hAnsi="Times New Roman"/>
          <w:color w:val="000000"/>
          <w:sz w:val="24"/>
          <w:szCs w:val="24"/>
        </w:rPr>
      </w:r>
      <w:r w:rsidRPr="00EB1341">
        <w:rPr>
          <w:rFonts w:ascii="Times New Roman" w:hAnsi="Times New Roman"/>
          <w:color w:val="000000"/>
          <w:sz w:val="24"/>
          <w:szCs w:val="24"/>
        </w:rPr>
        <w:fldChar w:fldCharType="separate"/>
      </w:r>
      <w:r w:rsidRPr="00EB1341">
        <w:rPr>
          <w:rFonts w:ascii="Times New Roman" w:hAnsi="Times New Roman"/>
          <w:noProof/>
          <w:color w:val="000000"/>
          <w:sz w:val="24"/>
          <w:szCs w:val="24"/>
        </w:rPr>
        <w:t>(</w:t>
      </w:r>
      <w:hyperlink w:anchor="_ENREF_9" w:tooltip="de Manuel, 2016 #128" w:history="1">
        <w:r w:rsidRPr="00EB1341">
          <w:rPr>
            <w:rFonts w:ascii="Times New Roman" w:hAnsi="Times New Roman"/>
            <w:noProof/>
            <w:color w:val="000000"/>
            <w:sz w:val="24"/>
            <w:szCs w:val="24"/>
          </w:rPr>
          <w:t>de Manuel et al., 2016</w:t>
        </w:r>
      </w:hyperlink>
      <w:r w:rsidRPr="00EB1341">
        <w:rPr>
          <w:rFonts w:ascii="Times New Roman" w:hAnsi="Times New Roman"/>
          <w:noProof/>
          <w:color w:val="000000"/>
          <w:sz w:val="24"/>
          <w:szCs w:val="24"/>
        </w:rPr>
        <w:t xml:space="preserve">; </w:t>
      </w:r>
      <w:hyperlink w:anchor="_ENREF_33" w:tooltip="Li, 2013 #94" w:history="1">
        <w:r w:rsidRPr="00EB1341">
          <w:rPr>
            <w:rFonts w:ascii="Times New Roman" w:hAnsi="Times New Roman"/>
            <w:noProof/>
            <w:color w:val="000000"/>
            <w:sz w:val="24"/>
            <w:szCs w:val="24"/>
          </w:rPr>
          <w:t>M. Li et al., 2013</w:t>
        </w:r>
      </w:hyperlink>
      <w:r w:rsidRPr="00EB1341">
        <w:rPr>
          <w:rFonts w:ascii="Times New Roman" w:hAnsi="Times New Roman"/>
          <w:noProof/>
          <w:color w:val="000000"/>
          <w:sz w:val="24"/>
          <w:szCs w:val="24"/>
        </w:rPr>
        <w:t xml:space="preserve">; </w:t>
      </w:r>
      <w:hyperlink w:anchor="_ENREF_38" w:tooltip="Prado-Martinez, 2013 #95" w:history="1">
        <w:r w:rsidRPr="00EB1341">
          <w:rPr>
            <w:rFonts w:ascii="Times New Roman" w:hAnsi="Times New Roman"/>
            <w:noProof/>
            <w:color w:val="000000"/>
            <w:sz w:val="24"/>
            <w:szCs w:val="24"/>
          </w:rPr>
          <w:t>Prado-Martinez et al., 2013</w:t>
        </w:r>
      </w:hyperlink>
      <w:r w:rsidRPr="00EB1341">
        <w:rPr>
          <w:rFonts w:ascii="Times New Roman" w:hAnsi="Times New Roman"/>
          <w:noProof/>
          <w:color w:val="000000"/>
          <w:sz w:val="24"/>
          <w:szCs w:val="24"/>
        </w:rPr>
        <w:t>)</w:t>
      </w:r>
      <w:r w:rsidRPr="00EB1341">
        <w:rPr>
          <w:rFonts w:ascii="Times New Roman" w:hAnsi="Times New Roman"/>
          <w:color w:val="000000"/>
          <w:sz w:val="24"/>
          <w:szCs w:val="24"/>
        </w:rPr>
        <w:fldChar w:fldCharType="end"/>
      </w:r>
      <w:r w:rsidRPr="00EB1341">
        <w:rPr>
          <w:rFonts w:ascii="Times New Roman" w:hAnsi="Times New Roman"/>
          <w:color w:val="000000"/>
          <w:sz w:val="24"/>
          <w:szCs w:val="24"/>
        </w:rPr>
        <w:t>, thus indicating no evidence of introgression between the mallard and spot-billed duck (Fig. 1d; Fig. S1</w:t>
      </w:r>
      <w:r>
        <w:rPr>
          <w:rFonts w:ascii="Times New Roman" w:hAnsi="Times New Roman"/>
          <w:color w:val="000000"/>
          <w:sz w:val="24"/>
          <w:szCs w:val="24"/>
        </w:rPr>
        <w:t>5</w:t>
      </w:r>
      <w:r w:rsidRPr="00EB1341">
        <w:rPr>
          <w:rFonts w:ascii="Times New Roman" w:hAnsi="Times New Roman"/>
          <w:color w:val="000000"/>
          <w:sz w:val="24"/>
          <w:szCs w:val="24"/>
        </w:rPr>
        <w:t xml:space="preserve">). Subsequent </w:t>
      </w:r>
      <w:bookmarkStart w:id="163" w:name="_Hlk517026095"/>
      <w:r w:rsidRPr="00EB1341">
        <w:rPr>
          <w:rFonts w:ascii="Times New Roman" w:hAnsi="Times New Roman"/>
          <w:color w:val="000000"/>
          <w:sz w:val="24"/>
          <w:szCs w:val="24"/>
        </w:rPr>
        <w:t>∂a∂i and PSMC simulations that rely on different data sets and theory reconstructed the perfect matched demographic history further support the robustness of our inference</w:t>
      </w:r>
      <w:bookmarkEnd w:id="163"/>
      <w:r w:rsidRPr="00EB1341">
        <w:rPr>
          <w:rFonts w:ascii="Times New Roman" w:hAnsi="Times New Roman"/>
          <w:color w:val="000000"/>
          <w:sz w:val="24"/>
          <w:szCs w:val="24"/>
        </w:rPr>
        <w:t xml:space="preserve">. In addition, the subsequent observations of </w:t>
      </w:r>
      <w:r w:rsidRPr="00EB1341">
        <w:rPr>
          <w:rFonts w:ascii="Times New Roman" w:hAnsi="Times New Roman"/>
          <w:i/>
          <w:color w:val="000000"/>
          <w:sz w:val="24"/>
          <w:szCs w:val="24"/>
        </w:rPr>
        <w:t>F</w:t>
      </w:r>
      <w:r w:rsidRPr="00EB1341">
        <w:rPr>
          <w:rFonts w:ascii="Times New Roman" w:hAnsi="Times New Roman"/>
          <w:i/>
          <w:color w:val="000000"/>
          <w:sz w:val="24"/>
          <w:szCs w:val="24"/>
          <w:vertAlign w:val="subscript"/>
        </w:rPr>
        <w:t>ST</w:t>
      </w:r>
      <w:r w:rsidRPr="00EB1341">
        <w:rPr>
          <w:rFonts w:ascii="Times New Roman" w:hAnsi="Times New Roman"/>
          <w:color w:val="000000"/>
          <w:sz w:val="24"/>
          <w:szCs w:val="24"/>
        </w:rPr>
        <w:t xml:space="preserve"> on domestication and speciation analyses are consistent with or could be best explained by this phylogenic inference (Fig. 4b).</w:t>
      </w:r>
    </w:p>
    <w:p w14:paraId="144ED2BC" w14:textId="77777777" w:rsidR="00436E20" w:rsidRPr="00D924D3" w:rsidRDefault="00436E20" w:rsidP="00436E20">
      <w:pPr>
        <w:autoSpaceDE w:val="0"/>
        <w:autoSpaceDN w:val="0"/>
        <w:adjustRightInd w:val="0"/>
        <w:spacing w:line="480" w:lineRule="auto"/>
        <w:outlineLvl w:val="1"/>
        <w:rPr>
          <w:rFonts w:ascii="Times New Roman" w:hAnsi="Times New Roman"/>
          <w:b/>
          <w:sz w:val="24"/>
          <w:szCs w:val="24"/>
        </w:rPr>
      </w:pPr>
      <w:bookmarkStart w:id="164" w:name="_Toc28603913"/>
      <w:r w:rsidRPr="002122F5">
        <w:rPr>
          <w:rFonts w:ascii="Times New Roman" w:hAnsi="Times New Roman" w:hint="eastAsia"/>
          <w:b/>
          <w:sz w:val="24"/>
          <w:szCs w:val="24"/>
        </w:rPr>
        <w:t>4</w:t>
      </w:r>
      <w:r w:rsidRPr="002122F5">
        <w:rPr>
          <w:rFonts w:ascii="Times New Roman" w:hAnsi="Times New Roman"/>
          <w:b/>
          <w:sz w:val="24"/>
          <w:szCs w:val="24"/>
        </w:rPr>
        <w:t>.</w:t>
      </w:r>
      <w:r>
        <w:rPr>
          <w:rFonts w:ascii="Times New Roman" w:hAnsi="Times New Roman"/>
          <w:b/>
          <w:sz w:val="24"/>
          <w:szCs w:val="24"/>
        </w:rPr>
        <w:t>8</w:t>
      </w:r>
      <w:r w:rsidRPr="002122F5">
        <w:rPr>
          <w:rFonts w:ascii="Times New Roman" w:hAnsi="Times New Roman"/>
          <w:b/>
          <w:sz w:val="24"/>
          <w:szCs w:val="24"/>
        </w:rPr>
        <w:t xml:space="preserve"> </w:t>
      </w:r>
      <w:r>
        <w:rPr>
          <w:rFonts w:ascii="Times New Roman" w:hAnsi="Times New Roman"/>
          <w:b/>
          <w:sz w:val="24"/>
          <w:szCs w:val="24"/>
        </w:rPr>
        <w:t>Estimation of genetic diversity and distance</w:t>
      </w:r>
      <w:bookmarkEnd w:id="164"/>
    </w:p>
    <w:p w14:paraId="2EF73430" w14:textId="77777777" w:rsidR="00436E20" w:rsidRPr="002122F5" w:rsidRDefault="00436E20" w:rsidP="00436E20">
      <w:pPr>
        <w:rPr>
          <w:rFonts w:ascii="Times New Roman" w:hAnsi="Times New Roman"/>
          <w:sz w:val="24"/>
          <w:szCs w:val="24"/>
        </w:rPr>
      </w:pPr>
      <w:r w:rsidRPr="00D924D3">
        <w:rPr>
          <w:rFonts w:ascii="Times New Roman" w:hAnsi="Times New Roman"/>
          <w:sz w:val="24"/>
          <w:szCs w:val="24"/>
        </w:rPr>
        <w:t>Nucleotide diversity (</w:t>
      </w:r>
      <w:r w:rsidRPr="00BA45BA">
        <w:rPr>
          <w:rFonts w:ascii="Times New Roman" w:eastAsia="宋体" w:hAnsi="Times New Roman"/>
          <w:sz w:val="24"/>
          <w:szCs w:val="24"/>
        </w:rPr>
        <w:t>π</w:t>
      </w:r>
      <w:r w:rsidRPr="00D924D3">
        <w:rPr>
          <w:rFonts w:ascii="Times New Roman" w:hAnsi="Times New Roman"/>
          <w:sz w:val="24"/>
          <w:szCs w:val="24"/>
        </w:rPr>
        <w:t xml:space="preserve">) was calculated using </w:t>
      </w:r>
      <w:r>
        <w:rPr>
          <w:rFonts w:ascii="Times New Roman" w:hAnsi="Times New Roman"/>
          <w:sz w:val="24"/>
          <w:szCs w:val="24"/>
        </w:rPr>
        <w:t xml:space="preserve">the </w:t>
      </w:r>
      <w:r w:rsidRPr="00D924D3">
        <w:rPr>
          <w:rFonts w:ascii="Times New Roman" w:hAnsi="Times New Roman"/>
          <w:sz w:val="24"/>
          <w:szCs w:val="24"/>
        </w:rPr>
        <w:t>vcftools</w:t>
      </w:r>
      <w:r>
        <w:rPr>
          <w:rFonts w:ascii="Times New Roman" w:hAnsi="Times New Roman"/>
          <w:sz w:val="24"/>
          <w:szCs w:val="24"/>
        </w:rPr>
        <w:fldChar w:fldCharType="begin"/>
      </w:r>
      <w:r>
        <w:rPr>
          <w:rFonts w:ascii="Times New Roman" w:hAnsi="Times New Roman"/>
          <w:sz w:val="24"/>
          <w:szCs w:val="24"/>
        </w:rPr>
        <w:instrText xml:space="preserve"> ADDIN EN.CITE &lt;EndNote&gt;&lt;Cite&gt;&lt;Author&gt;Danecek&lt;/Author&gt;&lt;Year&gt;2011&lt;/Year&gt;&lt;RecNum&gt;7&lt;/RecNum&gt;&lt;DisplayText&gt;(Danecek et al., 2011)&lt;/DisplayText&gt;&lt;record&gt;&lt;rec-number&gt;7&lt;/rec-number&gt;&lt;foreign-keys&gt;&lt;key app="EN" db-id="zd9vrr9r4sxpvoex0z2x0seo95tx9fexr95t" timestamp="1486217522"&gt;7&lt;/key&gt;&lt;key app="ENWeb" db-id=""&gt;0&lt;/key&gt;&lt;/foreign-keys&gt;&lt;ref-type name="Journal Article"&gt;17&lt;/ref-type&gt;&lt;contributors&gt;&lt;authors&gt;&lt;author&gt;Danecek, P.&lt;/author&gt;&lt;author&gt;Auton, A.&lt;/author&gt;&lt;author&gt;Abecasis, G.&lt;/author&gt;&lt;author&gt;Albers, C. A.&lt;/author&gt;&lt;author&gt;Banks, E.&lt;/author&gt;&lt;author&gt;DePristo, M. A.&lt;/author&gt;&lt;author&gt;Handsaker, R. E.&lt;/author&gt;&lt;author&gt;Lunter, G.&lt;/author&gt;&lt;author&gt;Marth, G. T.&lt;/author&gt;&lt;author&gt;Sherry, S. T.&lt;/author&gt;&lt;author&gt;McVean, G.&lt;/author&gt;&lt;author&gt;Durbin, R.&lt;/author&gt;&lt;author&gt;Genomes Project Analysis, Group&lt;/author&gt;&lt;/authors&gt;&lt;/contributors&gt;&lt;auth-address&gt;Wellcome Trust Sanger Institute, Wellcome Trust Genome Campus, Cambridge CB10 1SA, UK.&lt;/auth-address&gt;&lt;titles&gt;&lt;title&gt;The variant call format and VCFtools&lt;/title&gt;&lt;secondary-title&gt;Bioinformatics&lt;/secondary-title&gt;&lt;/titles&gt;&lt;periodical&gt;&lt;full-title&gt;Bioinformatics&lt;/full-title&gt;&lt;/periodical&gt;&lt;pages&gt;2156-8&lt;/pages&gt;&lt;volume&gt;27&lt;/volume&gt;&lt;number&gt;15&lt;/number&gt;&lt;keywords&gt;&lt;keyword&gt;Alleles&lt;/keyword&gt;&lt;keyword&gt;*Genetic Variation&lt;/keyword&gt;&lt;keyword&gt;Genome, Human&lt;/keyword&gt;&lt;keyword&gt;Genomics/*methods&lt;/keyword&gt;&lt;keyword&gt;Genotype&lt;/keyword&gt;&lt;keyword&gt;Humans&lt;/keyword&gt;&lt;keyword&gt;Information Storage and Retrieval/*methods&lt;/keyword&gt;&lt;keyword&gt;*Software&lt;/keyword&gt;&lt;/keywords&gt;&lt;dates&gt;&lt;year&gt;2011&lt;/year&gt;&lt;pub-dates&gt;&lt;date&gt;Aug 01&lt;/date&gt;&lt;/pub-dates&gt;&lt;/dates&gt;&lt;isbn&gt;1367-4811 (Electronic)&amp;#xD;1367-4803 (Linking)&lt;/isbn&gt;&lt;accession-num&gt;21653522&lt;/accession-num&gt;&lt;urls&gt;&lt;related-urls&gt;&lt;url&gt;https://www.ncbi.nlm.nih.gov/pubmed/21653522&lt;/url&gt;&lt;/related-urls&gt;&lt;/urls&gt;&lt;custom2&gt;PMC3137218&lt;/custom2&gt;&lt;electronic-resource-num&gt;10.1093/bioinformatics/btr330&lt;/electronic-resource-num&gt;&lt;/record&gt;&lt;/Cite&gt;&lt;/EndNote&gt;</w:instrText>
      </w:r>
      <w:r>
        <w:rPr>
          <w:rFonts w:ascii="Times New Roman" w:hAnsi="Times New Roman"/>
          <w:sz w:val="24"/>
          <w:szCs w:val="24"/>
        </w:rPr>
        <w:fldChar w:fldCharType="separate"/>
      </w:r>
      <w:r>
        <w:rPr>
          <w:rFonts w:ascii="Times New Roman" w:hAnsi="Times New Roman"/>
          <w:noProof/>
          <w:sz w:val="24"/>
          <w:szCs w:val="24"/>
        </w:rPr>
        <w:t>(</w:t>
      </w:r>
      <w:hyperlink w:anchor="_ENREF_8" w:tooltip="Danecek, 2011 #7" w:history="1">
        <w:r>
          <w:rPr>
            <w:rFonts w:ascii="Times New Roman" w:hAnsi="Times New Roman"/>
            <w:noProof/>
            <w:sz w:val="24"/>
            <w:szCs w:val="24"/>
          </w:rPr>
          <w:t>Danecek et al., 2011</w:t>
        </w:r>
      </w:hyperlink>
      <w:r>
        <w:rPr>
          <w:rFonts w:ascii="Times New Roman" w:hAnsi="Times New Roman"/>
          <w:noProof/>
          <w:sz w:val="24"/>
          <w:szCs w:val="24"/>
        </w:rPr>
        <w:t>)</w:t>
      </w:r>
      <w:r>
        <w:rPr>
          <w:rFonts w:ascii="Times New Roman" w:hAnsi="Times New Roman"/>
          <w:sz w:val="24"/>
          <w:szCs w:val="24"/>
        </w:rPr>
        <w:fldChar w:fldCharType="end"/>
      </w:r>
      <w:r>
        <w:rPr>
          <w:rFonts w:ascii="Times New Roman" w:hAnsi="Times New Roman"/>
          <w:sz w:val="24"/>
          <w:szCs w:val="24"/>
        </w:rPr>
        <w:t xml:space="preserve">. </w:t>
      </w:r>
      <w:r w:rsidRPr="00D924D3">
        <w:rPr>
          <w:rFonts w:ascii="Times New Roman" w:hAnsi="Times New Roman"/>
          <w:sz w:val="24"/>
          <w:szCs w:val="24"/>
        </w:rPr>
        <w:t>T</w:t>
      </w:r>
      <w:bookmarkStart w:id="165" w:name="_Hlk526783423"/>
      <w:r w:rsidRPr="00D924D3">
        <w:rPr>
          <w:rFonts w:ascii="Times New Roman" w:hAnsi="Times New Roman"/>
          <w:sz w:val="24"/>
          <w:szCs w:val="24"/>
        </w:rPr>
        <w:t xml:space="preserve">ajima’s D was calculated using </w:t>
      </w:r>
      <w:r>
        <w:rPr>
          <w:rFonts w:ascii="Times New Roman" w:hAnsi="Times New Roman"/>
          <w:sz w:val="24"/>
          <w:szCs w:val="24"/>
        </w:rPr>
        <w:t>the P</w:t>
      </w:r>
      <w:r w:rsidRPr="00D924D3">
        <w:rPr>
          <w:rFonts w:ascii="Times New Roman" w:hAnsi="Times New Roman"/>
          <w:sz w:val="24"/>
          <w:szCs w:val="24"/>
        </w:rPr>
        <w:t>opgenome R package</w:t>
      </w:r>
      <w:bookmarkEnd w:id="165"/>
      <w:r>
        <w:rPr>
          <w:rFonts w:ascii="Times New Roman" w:hAnsi="Times New Roman"/>
          <w:sz w:val="24"/>
          <w:szCs w:val="24"/>
        </w:rPr>
        <w:fldChar w:fldCharType="begin"/>
      </w:r>
      <w:r>
        <w:rPr>
          <w:rFonts w:ascii="Times New Roman" w:hAnsi="Times New Roman"/>
          <w:sz w:val="24"/>
          <w:szCs w:val="24"/>
        </w:rPr>
        <w:instrText xml:space="preserve"> ADDIN EN.CITE &lt;EndNote&gt;&lt;Cite&gt;&lt;Author&gt;Pfeifer&lt;/Author&gt;&lt;Year&gt;2014&lt;/Year&gt;&lt;RecNum&gt;88&lt;/RecNum&gt;&lt;DisplayText&gt;(Pfeifer, Wittelsburger, Ramos-Onsins, &amp;amp; Lercher, 2014)&lt;/DisplayText&gt;&lt;record&gt;&lt;rec-number&gt;88&lt;/rec-number&gt;&lt;foreign-keys&gt;&lt;key app="EN" db-id="zd9vrr9r4sxpvoex0z2x0seo95tx9fexr95t" timestamp="1494936955"&gt;88&lt;/key&gt;&lt;/foreign-keys&gt;&lt;ref-type name="Journal Article"&gt;17&lt;/ref-type&gt;&lt;contributors&gt;&lt;authors&gt;&lt;author&gt;Pfeifer, B.&lt;/author&gt;&lt;author&gt;Wittelsburger, U.&lt;/author&gt;&lt;author&gt;Ramos-Onsins, S. E.&lt;/author&gt;&lt;author&gt;Lercher, M. J.&lt;/author&gt;&lt;/authors&gt;&lt;/contributors&gt;&lt;auth-address&gt;Institute for Computer Science, Heinrich Heine University, Dusseldorf, Germany.&amp;#xD;Centre for Research in Agricultural Genomics, Bellaterra, Spain.&amp;#xD;Institute for Computer Science, Heinrich Heine University, Dusseldorf, GermanyCluster of Excellence on Plant Sciences, Dusseldorf, Germany lercher@cs.uni-duesseldorf.de.&lt;/auth-address&gt;&lt;titles&gt;&lt;title&gt;PopGenome: an efficient Swiss army knife for population genomic analyses in R&lt;/title&gt;&lt;secondary-title&gt;Mol Biol Evol&lt;/secondary-title&gt;&lt;/titles&gt;&lt;periodical&gt;&lt;full-title&gt;Mol Biol Evol&lt;/full-title&gt;&lt;/periodical&gt;&lt;pages&gt;1929-36&lt;/pages&gt;&lt;volume&gt;31&lt;/volume&gt;&lt;number&gt;7&lt;/number&gt;&lt;keywords&gt;&lt;keyword&gt;Arabidopsis/genetics&lt;/keyword&gt;&lt;keyword&gt;Genetic Variation&lt;/keyword&gt;&lt;keyword&gt;Genome, Human&lt;/keyword&gt;&lt;keyword&gt;Genome, Plant&lt;/keyword&gt;&lt;keyword&gt;Humans&lt;/keyword&gt;&lt;keyword&gt;Metagenomics/*methods&lt;/keyword&gt;&lt;keyword&gt;Polymorphism, Single Nucleotide&lt;/keyword&gt;&lt;keyword&gt;*Software&lt;/keyword&gt;&lt;keyword&gt;Web Browser&lt;/keyword&gt;&lt;keyword&gt;population genomics&lt;/keyword&gt;&lt;keyword&gt;single-nucleotide polymorphisms&lt;/keyword&gt;&lt;keyword&gt;software&lt;/keyword&gt;&lt;/keywords&gt;&lt;dates&gt;&lt;year&gt;2014&lt;/year&gt;&lt;pub-dates&gt;&lt;date&gt;Jul&lt;/date&gt;&lt;/pub-dates&gt;&lt;/dates&gt;&lt;isbn&gt;1537-1719 (Electronic)&amp;#xD;0737-4038 (Linking)&lt;/isbn&gt;&lt;accession-num&gt;24739305&lt;/accession-num&gt;&lt;urls&gt;&lt;related-urls&gt;&lt;url&gt;https://www.ncbi.nlm.nih.gov/pubmed/24739305&lt;/url&gt;&lt;/related-urls&gt;&lt;/urls&gt;&lt;custom2&gt;PMC4069620&lt;/custom2&gt;&lt;electronic-resource-num&gt;10.1093/molbev/msu136&lt;/electronic-resource-num&gt;&lt;/record&gt;&lt;/Cite&gt;&lt;/EndNote&gt;</w:instrText>
      </w:r>
      <w:r>
        <w:rPr>
          <w:rFonts w:ascii="Times New Roman" w:hAnsi="Times New Roman"/>
          <w:sz w:val="24"/>
          <w:szCs w:val="24"/>
        </w:rPr>
        <w:fldChar w:fldCharType="separate"/>
      </w:r>
      <w:r>
        <w:rPr>
          <w:rFonts w:ascii="Times New Roman" w:hAnsi="Times New Roman"/>
          <w:noProof/>
          <w:sz w:val="24"/>
          <w:szCs w:val="24"/>
        </w:rPr>
        <w:t>(</w:t>
      </w:r>
      <w:hyperlink w:anchor="_ENREF_37" w:tooltip="Pfeifer, 2014 #88" w:history="1">
        <w:r>
          <w:rPr>
            <w:rFonts w:ascii="Times New Roman" w:hAnsi="Times New Roman"/>
            <w:noProof/>
            <w:sz w:val="24"/>
            <w:szCs w:val="24"/>
          </w:rPr>
          <w:t>Pfeifer, Wittelsburger, Ramos-Onsins, &amp; Lercher, 2014</w:t>
        </w:r>
      </w:hyperlink>
      <w:r>
        <w:rPr>
          <w:rFonts w:ascii="Times New Roman" w:hAnsi="Times New Roman"/>
          <w:noProof/>
          <w:sz w:val="24"/>
          <w:szCs w:val="24"/>
        </w:rPr>
        <w:t>)</w:t>
      </w:r>
      <w:r>
        <w:rPr>
          <w:rFonts w:ascii="Times New Roman" w:hAnsi="Times New Roman"/>
          <w:sz w:val="24"/>
          <w:szCs w:val="24"/>
        </w:rPr>
        <w:fldChar w:fldCharType="end"/>
      </w:r>
      <w:r w:rsidRPr="002122F5">
        <w:rPr>
          <w:rFonts w:ascii="Times New Roman" w:hAnsi="Times New Roman"/>
          <w:sz w:val="24"/>
          <w:szCs w:val="24"/>
        </w:rPr>
        <w:t xml:space="preserve"> </w:t>
      </w:r>
      <w:r w:rsidRPr="00D924D3">
        <w:rPr>
          <w:rFonts w:ascii="Times New Roman" w:hAnsi="Times New Roman"/>
          <w:sz w:val="24"/>
          <w:szCs w:val="24"/>
        </w:rPr>
        <w:t xml:space="preserve">Pairwise </w:t>
      </w:r>
      <w:r w:rsidRPr="00CB79F4">
        <w:rPr>
          <w:rFonts w:ascii="Times New Roman" w:hAnsi="Times New Roman"/>
          <w:i/>
          <w:sz w:val="24"/>
          <w:szCs w:val="24"/>
        </w:rPr>
        <w:t>F</w:t>
      </w:r>
      <w:r w:rsidRPr="00BE6D39">
        <w:rPr>
          <w:rFonts w:ascii="Times New Roman" w:hAnsi="Times New Roman"/>
          <w:sz w:val="24"/>
          <w:szCs w:val="24"/>
          <w:vertAlign w:val="subscript"/>
        </w:rPr>
        <w:t>ST</w:t>
      </w:r>
      <w:r w:rsidRPr="00D924D3">
        <w:rPr>
          <w:rFonts w:ascii="Times New Roman" w:hAnsi="Times New Roman"/>
          <w:sz w:val="24"/>
          <w:szCs w:val="24"/>
        </w:rPr>
        <w:t xml:space="preserve"> was calculated in 40-kb windows with a </w:t>
      </w:r>
      <w:r>
        <w:rPr>
          <w:rFonts w:ascii="Times New Roman" w:hAnsi="Times New Roman"/>
          <w:sz w:val="24"/>
          <w:szCs w:val="24"/>
        </w:rPr>
        <w:t>sliding size of 20-kb</w:t>
      </w:r>
      <w:r w:rsidRPr="00D924D3">
        <w:rPr>
          <w:rFonts w:ascii="Times New Roman" w:hAnsi="Times New Roman"/>
          <w:sz w:val="24"/>
          <w:szCs w:val="24"/>
        </w:rPr>
        <w:t xml:space="preserve">. </w:t>
      </w:r>
      <w:r>
        <w:rPr>
          <w:rFonts w:ascii="Times New Roman" w:hAnsi="Times New Roman"/>
          <w:sz w:val="24"/>
          <w:szCs w:val="24"/>
        </w:rPr>
        <w:t xml:space="preserve">Neighbor-joining tree based on pairwise </w:t>
      </w:r>
      <w:r w:rsidRPr="00CB79F4">
        <w:rPr>
          <w:rFonts w:ascii="Times New Roman" w:hAnsi="Times New Roman"/>
          <w:i/>
          <w:sz w:val="24"/>
          <w:szCs w:val="24"/>
        </w:rPr>
        <w:t>F</w:t>
      </w:r>
      <w:r w:rsidRPr="00BE6D39">
        <w:rPr>
          <w:rFonts w:ascii="Times New Roman" w:hAnsi="Times New Roman"/>
          <w:sz w:val="24"/>
          <w:szCs w:val="24"/>
          <w:vertAlign w:val="subscript"/>
        </w:rPr>
        <w:t>ST</w:t>
      </w:r>
      <w:r w:rsidRPr="00D924D3">
        <w:rPr>
          <w:rFonts w:ascii="Times New Roman" w:hAnsi="Times New Roman"/>
          <w:sz w:val="24"/>
          <w:szCs w:val="24"/>
        </w:rPr>
        <w:t xml:space="preserve"> </w:t>
      </w:r>
      <w:r>
        <w:rPr>
          <w:rFonts w:ascii="Times New Roman" w:hAnsi="Times New Roman"/>
          <w:sz w:val="24"/>
          <w:szCs w:val="24"/>
        </w:rPr>
        <w:t>values</w:t>
      </w:r>
      <w:r w:rsidRPr="00D924D3">
        <w:rPr>
          <w:rFonts w:ascii="Times New Roman" w:hAnsi="Times New Roman"/>
          <w:sz w:val="24"/>
          <w:szCs w:val="24"/>
        </w:rPr>
        <w:t xml:space="preserve"> were constructed with phylip-3.696</w:t>
      </w:r>
      <w:r>
        <w:rPr>
          <w:rFonts w:ascii="Times New Roman" w:hAnsi="Times New Roman"/>
          <w:sz w:val="24"/>
          <w:szCs w:val="24"/>
        </w:rPr>
        <w:t xml:space="preserve"> “</w:t>
      </w:r>
      <w:r w:rsidRPr="00262D3F">
        <w:rPr>
          <w:rFonts w:ascii="Times New Roman" w:hAnsi="Times New Roman"/>
          <w:sz w:val="24"/>
          <w:szCs w:val="24"/>
        </w:rPr>
        <w:t>neighbor</w:t>
      </w:r>
      <w:r>
        <w:rPr>
          <w:rFonts w:ascii="Times New Roman" w:hAnsi="Times New Roman"/>
          <w:sz w:val="24"/>
          <w:szCs w:val="24"/>
        </w:rPr>
        <w:t>”</w:t>
      </w:r>
      <w:r w:rsidRPr="00262D3F">
        <w:rPr>
          <w:rFonts w:ascii="Times New Roman" w:hAnsi="Times New Roman"/>
          <w:sz w:val="24"/>
          <w:szCs w:val="24"/>
        </w:rPr>
        <w:t xml:space="preserve"> </w:t>
      </w:r>
      <w:r>
        <w:rPr>
          <w:rFonts w:ascii="Times New Roman" w:hAnsi="Times New Roman"/>
          <w:sz w:val="24"/>
          <w:szCs w:val="24"/>
        </w:rPr>
        <w:t xml:space="preserve">function by taking the distance matrix of pairwise </w:t>
      </w:r>
      <w:r w:rsidRPr="00CB79F4">
        <w:rPr>
          <w:rFonts w:ascii="Times New Roman" w:hAnsi="Times New Roman"/>
          <w:i/>
          <w:sz w:val="24"/>
          <w:szCs w:val="24"/>
        </w:rPr>
        <w:t>F</w:t>
      </w:r>
      <w:r w:rsidRPr="00BE6D39">
        <w:rPr>
          <w:rFonts w:ascii="Times New Roman" w:hAnsi="Times New Roman"/>
          <w:sz w:val="24"/>
          <w:szCs w:val="24"/>
          <w:vertAlign w:val="subscript"/>
        </w:rPr>
        <w:t>ST</w:t>
      </w:r>
      <w:r>
        <w:rPr>
          <w:rFonts w:ascii="Times New Roman" w:hAnsi="Times New Roman"/>
          <w:sz w:val="24"/>
          <w:szCs w:val="24"/>
        </w:rPr>
        <w:t xml:space="preserve"> and integrating neighbor-joining trees of 27,374 windows</w:t>
      </w:r>
      <w:r w:rsidRPr="00D924D3">
        <w:rPr>
          <w:rFonts w:ascii="Times New Roman" w:hAnsi="Times New Roman"/>
          <w:sz w:val="24"/>
          <w:szCs w:val="24"/>
        </w:rPr>
        <w:t>.</w:t>
      </w:r>
    </w:p>
    <w:p w14:paraId="5C99F0A0" w14:textId="77777777" w:rsidR="00436E20" w:rsidRPr="00EA0A0A" w:rsidRDefault="00436E20" w:rsidP="00436E20">
      <w:pPr>
        <w:outlineLvl w:val="1"/>
        <w:rPr>
          <w:rFonts w:ascii="Times New Roman" w:hAnsi="Times New Roman"/>
          <w:b/>
          <w:sz w:val="24"/>
          <w:szCs w:val="24"/>
        </w:rPr>
      </w:pPr>
      <w:bookmarkStart w:id="166" w:name="_Toc28603914"/>
      <w:r w:rsidRPr="00EA0A0A">
        <w:rPr>
          <w:rFonts w:ascii="Times New Roman" w:hAnsi="Times New Roman"/>
          <w:b/>
          <w:sz w:val="24"/>
          <w:szCs w:val="24"/>
        </w:rPr>
        <w:t>4.</w:t>
      </w:r>
      <w:r>
        <w:rPr>
          <w:rFonts w:ascii="Times New Roman" w:hAnsi="Times New Roman"/>
          <w:b/>
          <w:sz w:val="24"/>
          <w:szCs w:val="24"/>
        </w:rPr>
        <w:t>9</w:t>
      </w:r>
      <w:r w:rsidRPr="00EA0A0A">
        <w:rPr>
          <w:rFonts w:ascii="Times New Roman" w:hAnsi="Times New Roman"/>
          <w:b/>
          <w:sz w:val="24"/>
          <w:szCs w:val="24"/>
        </w:rPr>
        <w:t xml:space="preserve"> select candidate casual mutation to verify its functional activity</w:t>
      </w:r>
      <w:bookmarkEnd w:id="166"/>
    </w:p>
    <w:p w14:paraId="18B10624" w14:textId="77777777" w:rsidR="00436E20" w:rsidRDefault="00436E20" w:rsidP="00436E20">
      <w:pPr>
        <w:rPr>
          <w:rFonts w:ascii="Times New Roman" w:hAnsi="Times New Roman"/>
          <w:sz w:val="24"/>
          <w:szCs w:val="24"/>
        </w:rPr>
      </w:pPr>
      <w:r w:rsidRPr="00EA0A0A">
        <w:rPr>
          <w:rFonts w:ascii="Times New Roman" w:hAnsi="Times New Roman"/>
          <w:sz w:val="24"/>
          <w:szCs w:val="24"/>
        </w:rPr>
        <w:t>For the sake of simplicity, we catalog the selection regions by its overlap with CDS, UTR, intron, intergenetic region. And rank SNPs by the ΔAF between wild lineage and domestic lineage. we selected the SNPs that located in UTR, intron, intergenetic region and closed to the genes that may play important functional in the duck evolution or domestication.</w:t>
      </w:r>
    </w:p>
    <w:p w14:paraId="5A4548A7" w14:textId="77777777" w:rsidR="00436E20" w:rsidRDefault="00436E20" w:rsidP="00436E20">
      <w:pPr>
        <w:rPr>
          <w:rFonts w:ascii="Times New Roman" w:hAnsi="Times New Roman"/>
          <w:sz w:val="24"/>
          <w:szCs w:val="24"/>
        </w:rPr>
      </w:pPr>
      <w:r>
        <w:rPr>
          <w:rFonts w:ascii="Times New Roman" w:hAnsi="Times New Roman"/>
          <w:sz w:val="24"/>
          <w:szCs w:val="24"/>
        </w:rPr>
        <w:t>Supplementary</w:t>
      </w:r>
      <w:r w:rsidRPr="00066A4C">
        <w:rPr>
          <w:rFonts w:ascii="Times New Roman" w:hAnsi="Times New Roman"/>
          <w:sz w:val="24"/>
          <w:szCs w:val="24"/>
        </w:rPr>
        <w:t xml:space="preserve"> Figures</w:t>
      </w:r>
      <w:bookmarkEnd w:id="79"/>
    </w:p>
    <w:p w14:paraId="2F0103A3" w14:textId="2CD3DD24" w:rsidR="00436E20" w:rsidRDefault="00436E20" w:rsidP="00436E20">
      <w:r w:rsidRPr="00EB1341">
        <w:rPr>
          <w:rFonts w:ascii="Times New Roman" w:hAnsi="Times New Roman"/>
          <w:b/>
          <w:noProof/>
          <w:sz w:val="24"/>
          <w:szCs w:val="24"/>
        </w:rPr>
        <w:lastRenderedPageBreak/>
        <w:drawing>
          <wp:inline distT="0" distB="0" distL="0" distR="0" wp14:anchorId="29CA379D" wp14:editId="187A747F">
            <wp:extent cx="5274310" cy="3931920"/>
            <wp:effectExtent l="0" t="0" r="254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3931920"/>
                    </a:xfrm>
                    <a:prstGeom prst="rect">
                      <a:avLst/>
                    </a:prstGeom>
                    <a:noFill/>
                    <a:ln>
                      <a:noFill/>
                    </a:ln>
                  </pic:spPr>
                </pic:pic>
              </a:graphicData>
            </a:graphic>
          </wp:inline>
        </w:drawing>
      </w:r>
    </w:p>
    <w:p w14:paraId="54F55D4E" w14:textId="77777777" w:rsidR="00436E20" w:rsidRDefault="00436E20" w:rsidP="00436E20">
      <w:pPr>
        <w:outlineLvl w:val="1"/>
        <w:rPr>
          <w:rFonts w:ascii="Times New Roman" w:hAnsi="Times New Roman"/>
          <w:sz w:val="24"/>
          <w:szCs w:val="24"/>
        </w:rPr>
      </w:pPr>
      <w:bookmarkStart w:id="167" w:name="_Toc28603915"/>
      <w:r w:rsidRPr="005A4621">
        <w:rPr>
          <w:rFonts w:ascii="Times New Roman" w:hAnsi="Times New Roman"/>
          <w:b/>
          <w:sz w:val="24"/>
          <w:szCs w:val="24"/>
        </w:rPr>
        <w:t>Fig</w:t>
      </w:r>
      <w:r>
        <w:rPr>
          <w:rFonts w:ascii="Times New Roman" w:hAnsi="Times New Roman" w:hint="eastAsia"/>
          <w:b/>
          <w:sz w:val="24"/>
          <w:szCs w:val="24"/>
        </w:rPr>
        <w:t>.</w:t>
      </w:r>
      <w:r w:rsidRPr="005A4621">
        <w:rPr>
          <w:rFonts w:ascii="Times New Roman" w:hAnsi="Times New Roman"/>
          <w:b/>
          <w:sz w:val="24"/>
          <w:szCs w:val="24"/>
        </w:rPr>
        <w:t xml:space="preserve"> </w:t>
      </w:r>
      <w:r>
        <w:rPr>
          <w:rFonts w:ascii="Times New Roman" w:hAnsi="Times New Roman"/>
          <w:b/>
          <w:sz w:val="24"/>
          <w:szCs w:val="24"/>
        </w:rPr>
        <w:t>S</w:t>
      </w:r>
      <w:r w:rsidRPr="005A4621">
        <w:rPr>
          <w:rFonts w:ascii="Times New Roman" w:hAnsi="Times New Roman"/>
          <w:b/>
          <w:sz w:val="24"/>
          <w:szCs w:val="24"/>
        </w:rPr>
        <w:t>1: Expansion and contraction of transportable element and gene</w:t>
      </w:r>
      <w:r w:rsidRPr="005A4621" w:rsidDel="00EB16E2">
        <w:rPr>
          <w:rFonts w:ascii="Times New Roman" w:hAnsi="Times New Roman"/>
          <w:b/>
          <w:sz w:val="24"/>
          <w:szCs w:val="24"/>
        </w:rPr>
        <w:t xml:space="preserve"> </w:t>
      </w:r>
      <w:r w:rsidRPr="005A4621">
        <w:rPr>
          <w:rFonts w:ascii="Times New Roman" w:hAnsi="Times New Roman"/>
          <w:b/>
          <w:sz w:val="24"/>
          <w:szCs w:val="24"/>
        </w:rPr>
        <w:t>in mallard, spot-billed and Beijing duck genome.</w:t>
      </w:r>
      <w:bookmarkEnd w:id="167"/>
      <w:r w:rsidRPr="005A4621">
        <w:rPr>
          <w:rFonts w:ascii="Times New Roman" w:hAnsi="Times New Roman"/>
          <w:sz w:val="24"/>
          <w:szCs w:val="24"/>
        </w:rPr>
        <w:t xml:space="preserve"> </w:t>
      </w:r>
    </w:p>
    <w:p w14:paraId="6409520D" w14:textId="77777777" w:rsidR="00436E20" w:rsidRPr="002122F5" w:rsidRDefault="00436E20" w:rsidP="00436E20">
      <w:r w:rsidRPr="005A4621">
        <w:rPr>
          <w:rFonts w:ascii="Times New Roman" w:hAnsi="Times New Roman"/>
          <w:sz w:val="24"/>
          <w:szCs w:val="24"/>
        </w:rPr>
        <w:t>Green, red, yellow and blue in a and c panel represent Beijing duck, mallard, spot-billed and chicken, respectively. (</w:t>
      </w:r>
      <w:r w:rsidRPr="005A4621">
        <w:rPr>
          <w:rFonts w:ascii="Times New Roman" w:hAnsi="Times New Roman"/>
          <w:b/>
          <w:sz w:val="24"/>
          <w:szCs w:val="24"/>
        </w:rPr>
        <w:t>a</w:t>
      </w:r>
      <w:r w:rsidRPr="005A4621">
        <w:rPr>
          <w:rFonts w:ascii="Times New Roman" w:hAnsi="Times New Roman"/>
          <w:sz w:val="24"/>
          <w:szCs w:val="24"/>
        </w:rPr>
        <w:t>) Phylogeny of CR1 retrotransposons in four bird genomes. (</w:t>
      </w:r>
      <w:r w:rsidRPr="005A4621">
        <w:rPr>
          <w:rFonts w:ascii="Times New Roman" w:hAnsi="Times New Roman"/>
          <w:b/>
          <w:sz w:val="24"/>
          <w:szCs w:val="24"/>
        </w:rPr>
        <w:t>b</w:t>
      </w:r>
      <w:r w:rsidRPr="005A4621">
        <w:rPr>
          <w:rFonts w:ascii="Times New Roman" w:hAnsi="Times New Roman"/>
          <w:sz w:val="24"/>
          <w:szCs w:val="24"/>
        </w:rPr>
        <w:t>) Numbers of gene family losses and gains across ten vertebrates. Pie chart and numbers nearby indicate the number of expanded and contracted gene families in each branch. (</w:t>
      </w:r>
      <w:r w:rsidRPr="005A4621">
        <w:rPr>
          <w:rFonts w:ascii="Times New Roman" w:hAnsi="Times New Roman"/>
          <w:b/>
          <w:sz w:val="24"/>
          <w:szCs w:val="24"/>
        </w:rPr>
        <w:t>c</w:t>
      </w:r>
      <w:r w:rsidRPr="005A4621">
        <w:rPr>
          <w:rFonts w:ascii="Times New Roman" w:hAnsi="Times New Roman"/>
          <w:sz w:val="24"/>
          <w:szCs w:val="24"/>
        </w:rPr>
        <w:t xml:space="preserve">) Phylogeny of gene families expanded in </w:t>
      </w:r>
      <w:r>
        <w:rPr>
          <w:rFonts w:ascii="Times New Roman" w:hAnsi="Times New Roman"/>
          <w:sz w:val="24"/>
          <w:szCs w:val="24"/>
        </w:rPr>
        <w:t>spot-billed and mallard</w:t>
      </w:r>
      <w:r w:rsidRPr="005A4621">
        <w:rPr>
          <w:rFonts w:ascii="Times New Roman" w:hAnsi="Times New Roman"/>
          <w:sz w:val="24"/>
          <w:szCs w:val="24"/>
        </w:rPr>
        <w:t>. Top four families ranked by the number of gene gained are indicated in color arcs. KEGG pathway annotation of those four families are listed in the bottom. Other families are indicated in grey color. (</w:t>
      </w:r>
      <w:r w:rsidRPr="005A4621">
        <w:rPr>
          <w:rFonts w:ascii="Times New Roman" w:hAnsi="Times New Roman"/>
          <w:b/>
          <w:sz w:val="24"/>
          <w:szCs w:val="24"/>
        </w:rPr>
        <w:t>d</w:t>
      </w:r>
      <w:r w:rsidRPr="005A4621">
        <w:rPr>
          <w:rFonts w:ascii="Times New Roman" w:hAnsi="Times New Roman"/>
          <w:sz w:val="24"/>
          <w:szCs w:val="24"/>
        </w:rPr>
        <w:t xml:space="preserve">) Detailed phylogeny of four gene families expanded in </w:t>
      </w:r>
      <w:r>
        <w:rPr>
          <w:rFonts w:ascii="Times New Roman" w:hAnsi="Times New Roman"/>
          <w:sz w:val="24"/>
          <w:szCs w:val="24"/>
        </w:rPr>
        <w:t>spot-billed and mallard</w:t>
      </w:r>
      <w:r w:rsidRPr="005A4621">
        <w:rPr>
          <w:rFonts w:ascii="Times New Roman" w:hAnsi="Times New Roman"/>
          <w:sz w:val="24"/>
          <w:szCs w:val="24"/>
        </w:rPr>
        <w:t xml:space="preserve"> duck as indicated in (</w:t>
      </w:r>
      <w:r w:rsidRPr="005A4621">
        <w:rPr>
          <w:rFonts w:ascii="Times New Roman" w:hAnsi="Times New Roman"/>
          <w:b/>
          <w:sz w:val="24"/>
          <w:szCs w:val="24"/>
        </w:rPr>
        <w:t>c</w:t>
      </w:r>
      <w:r w:rsidRPr="005A4621">
        <w:rPr>
          <w:rFonts w:ascii="Times New Roman" w:hAnsi="Times New Roman"/>
          <w:sz w:val="24"/>
          <w:szCs w:val="24"/>
        </w:rPr>
        <w:t>).</w:t>
      </w:r>
    </w:p>
    <w:p w14:paraId="549D98F5" w14:textId="39F072F6" w:rsidR="00436E20" w:rsidRDefault="00436E20" w:rsidP="00436E20">
      <w:r w:rsidRPr="00795F52">
        <w:rPr>
          <w:noProof/>
        </w:rPr>
        <w:lastRenderedPageBreak/>
        <w:drawing>
          <wp:inline distT="0" distB="0" distL="0" distR="0" wp14:anchorId="4DC43B5B" wp14:editId="4E3DF518">
            <wp:extent cx="5274310" cy="5512435"/>
            <wp:effectExtent l="0" t="0" r="254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5512435"/>
                    </a:xfrm>
                    <a:prstGeom prst="rect">
                      <a:avLst/>
                    </a:prstGeom>
                    <a:noFill/>
                    <a:ln>
                      <a:noFill/>
                    </a:ln>
                  </pic:spPr>
                </pic:pic>
              </a:graphicData>
            </a:graphic>
          </wp:inline>
        </w:drawing>
      </w:r>
    </w:p>
    <w:p w14:paraId="3D01DFD9" w14:textId="77777777" w:rsidR="00436E20" w:rsidRPr="00367D97" w:rsidRDefault="00436E20" w:rsidP="00436E20">
      <w:pPr>
        <w:pStyle w:val="2"/>
        <w:spacing w:before="0" w:after="0"/>
        <w:rPr>
          <w:rFonts w:ascii="Times New Roman" w:hAnsi="Times New Roman"/>
          <w:sz w:val="24"/>
          <w:szCs w:val="24"/>
        </w:rPr>
      </w:pPr>
      <w:bookmarkStart w:id="168" w:name="_Toc28603916"/>
      <w:r w:rsidRPr="00367D97">
        <w:rPr>
          <w:rFonts w:ascii="Times New Roman" w:hAnsi="Times New Roman"/>
          <w:sz w:val="24"/>
          <w:szCs w:val="24"/>
        </w:rPr>
        <w:t>Fig</w:t>
      </w:r>
      <w:r>
        <w:rPr>
          <w:rFonts w:ascii="Times New Roman" w:hAnsi="Times New Roman"/>
          <w:sz w:val="24"/>
          <w:szCs w:val="24"/>
        </w:rPr>
        <w:t>.</w:t>
      </w:r>
      <w:r>
        <w:rPr>
          <w:rFonts w:ascii="Times New Roman" w:hAnsi="Times New Roman" w:hint="eastAsia"/>
          <w:sz w:val="24"/>
          <w:szCs w:val="24"/>
        </w:rPr>
        <w:t xml:space="preserve"> </w:t>
      </w:r>
      <w:r>
        <w:rPr>
          <w:rFonts w:ascii="Times New Roman" w:hAnsi="Times New Roman"/>
          <w:sz w:val="24"/>
          <w:szCs w:val="24"/>
        </w:rPr>
        <w:t xml:space="preserve">S2. </w:t>
      </w:r>
      <w:r w:rsidRPr="00367D97">
        <w:rPr>
          <w:rFonts w:ascii="Times New Roman" w:hAnsi="Times New Roman"/>
          <w:sz w:val="24"/>
          <w:szCs w:val="24"/>
        </w:rPr>
        <w:t>S</w:t>
      </w:r>
      <w:r w:rsidRPr="00367D97">
        <w:rPr>
          <w:rFonts w:ascii="Times New Roman" w:hAnsi="Times New Roman" w:hint="eastAsia"/>
          <w:sz w:val="24"/>
          <w:szCs w:val="24"/>
        </w:rPr>
        <w:t xml:space="preserve">ample distribution and </w:t>
      </w:r>
      <w:r>
        <w:rPr>
          <w:rFonts w:ascii="Times New Roman" w:hAnsi="Times New Roman"/>
          <w:sz w:val="24"/>
          <w:szCs w:val="24"/>
        </w:rPr>
        <w:t>p</w:t>
      </w:r>
      <w:r w:rsidRPr="00367D97">
        <w:rPr>
          <w:rFonts w:ascii="Times New Roman" w:hAnsi="Times New Roman" w:hint="eastAsia"/>
          <w:sz w:val="24"/>
          <w:szCs w:val="24"/>
        </w:rPr>
        <w:t>henotypic variation in domestic and wild ducks.</w:t>
      </w:r>
      <w:bookmarkEnd w:id="168"/>
    </w:p>
    <w:p w14:paraId="0BF55071" w14:textId="77777777" w:rsidR="00436E20" w:rsidRPr="00367D97" w:rsidRDefault="00436E20" w:rsidP="00436E20">
      <w:pPr>
        <w:rPr>
          <w:rFonts w:ascii="Times New Roman" w:hAnsi="Times New Roman"/>
          <w:sz w:val="24"/>
          <w:szCs w:val="24"/>
        </w:rPr>
      </w:pPr>
      <w:r w:rsidRPr="00367D97">
        <w:rPr>
          <w:rFonts w:ascii="Times New Roman" w:hAnsi="Times New Roman"/>
          <w:sz w:val="24"/>
          <w:szCs w:val="24"/>
        </w:rPr>
        <w:t>Photos were taken from the sequenc</w:t>
      </w:r>
      <w:r w:rsidRPr="00367D97">
        <w:rPr>
          <w:rFonts w:ascii="Times New Roman" w:hAnsi="Times New Roman" w:hint="eastAsia"/>
          <w:sz w:val="24"/>
          <w:szCs w:val="24"/>
        </w:rPr>
        <w:t>ed</w:t>
      </w:r>
      <w:r w:rsidRPr="00367D97">
        <w:rPr>
          <w:rFonts w:ascii="Times New Roman" w:hAnsi="Times New Roman"/>
          <w:sz w:val="24"/>
          <w:szCs w:val="24"/>
        </w:rPr>
        <w:t xml:space="preserve"> samples except Taihu goose and Cherry valley </w:t>
      </w:r>
      <w:r>
        <w:rPr>
          <w:rFonts w:ascii="Times New Roman" w:hAnsi="Times New Roman"/>
          <w:sz w:val="24"/>
          <w:szCs w:val="24"/>
        </w:rPr>
        <w:t>being</w:t>
      </w:r>
      <w:r w:rsidRPr="00367D97">
        <w:rPr>
          <w:rFonts w:ascii="Times New Roman" w:hAnsi="Times New Roman" w:hint="eastAsia"/>
          <w:sz w:val="24"/>
          <w:szCs w:val="24"/>
        </w:rPr>
        <w:t xml:space="preserve"> download from web</w:t>
      </w:r>
      <w:r w:rsidRPr="00367D97">
        <w:rPr>
          <w:rFonts w:ascii="Times New Roman" w:hAnsi="Times New Roman"/>
          <w:sz w:val="24"/>
          <w:szCs w:val="24"/>
        </w:rPr>
        <w:t xml:space="preserve">. </w:t>
      </w:r>
      <w:r>
        <w:rPr>
          <w:rFonts w:ascii="Times New Roman" w:hAnsi="Times New Roman"/>
          <w:sz w:val="24"/>
          <w:szCs w:val="24"/>
        </w:rPr>
        <w:t>(</w:t>
      </w:r>
      <w:r w:rsidRPr="00BD55F9">
        <w:rPr>
          <w:rFonts w:ascii="Times New Roman" w:hAnsi="Times New Roman"/>
          <w:b/>
          <w:sz w:val="24"/>
          <w:szCs w:val="24"/>
        </w:rPr>
        <w:t>a</w:t>
      </w:r>
      <w:r>
        <w:rPr>
          <w:rFonts w:ascii="Times New Roman" w:hAnsi="Times New Roman" w:hint="eastAsia"/>
          <w:sz w:val="24"/>
          <w:szCs w:val="24"/>
        </w:rPr>
        <w:t>)</w:t>
      </w:r>
      <w:r w:rsidRPr="00367D97">
        <w:rPr>
          <w:rFonts w:ascii="Times New Roman" w:hAnsi="Times New Roman" w:hint="eastAsia"/>
          <w:sz w:val="24"/>
          <w:szCs w:val="24"/>
        </w:rPr>
        <w:t xml:space="preserve"> Estimated migration routes of Anatidae in Central Asian Flyway (CAF) and East Asian-Australasian Flyway (EAAF)</w:t>
      </w:r>
      <w:r w:rsidRPr="00367D97">
        <w:rPr>
          <w:rFonts w:ascii="Times New Roman" w:hAnsi="Times New Roman"/>
          <w:b/>
          <w:sz w:val="24"/>
          <w:szCs w:val="24"/>
        </w:rPr>
        <w:fldChar w:fldCharType="begin">
          <w:fldData xml:space="preserve">PEVuZE5vdGU+PENpdGU+PEF1dGhvcj5QYWxtPC9BdXRob3I+PFllYXI+MjAxNTwvWWVhcj48UmVj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</w:fldData>
        </w:fldChar>
      </w:r>
      <w:r>
        <w:rPr>
          <w:rFonts w:ascii="Times New Roman" w:hAnsi="Times New Roman"/>
          <w:b/>
          <w:sz w:val="24"/>
          <w:szCs w:val="24"/>
        </w:rPr>
        <w:instrText xml:space="preserve"> ADDIN EN.CITE </w:instrText>
      </w:r>
      <w:r>
        <w:rPr>
          <w:rFonts w:ascii="Times New Roman" w:hAnsi="Times New Roman"/>
          <w:b/>
          <w:sz w:val="24"/>
          <w:szCs w:val="24"/>
        </w:rPr>
        <w:fldChar w:fldCharType="begin">
          <w:fldData xml:space="preserve">PEVuZE5vdGU+PENpdGU+PEF1dGhvcj5QYWxtPC9BdXRob3I+PFllYXI+MjAxNTwvWWVhcj48UmVj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</w:fldData>
        </w:fldChar>
      </w:r>
      <w:r>
        <w:rPr>
          <w:rFonts w:ascii="Times New Roman" w:hAnsi="Times New Roman"/>
          <w:b/>
          <w:sz w:val="24"/>
          <w:szCs w:val="24"/>
        </w:rPr>
        <w:instrText xml:space="preserve"> ADDIN EN.CITE.DATA </w:instrText>
      </w:r>
      <w:r>
        <w:rPr>
          <w:rFonts w:ascii="Times New Roman" w:hAnsi="Times New Roman"/>
          <w:b/>
          <w:sz w:val="24"/>
          <w:szCs w:val="24"/>
        </w:rPr>
      </w:r>
      <w:r>
        <w:rPr>
          <w:rFonts w:ascii="Times New Roman" w:hAnsi="Times New Roman"/>
          <w:b/>
          <w:sz w:val="24"/>
          <w:szCs w:val="24"/>
        </w:rPr>
        <w:fldChar w:fldCharType="end"/>
      </w:r>
      <w:r w:rsidRPr="00367D97">
        <w:rPr>
          <w:rFonts w:ascii="Times New Roman" w:hAnsi="Times New Roman"/>
          <w:b/>
          <w:sz w:val="24"/>
          <w:szCs w:val="24"/>
        </w:rPr>
      </w:r>
      <w:r w:rsidRPr="00367D97">
        <w:rPr>
          <w:rFonts w:ascii="Times New Roman" w:hAnsi="Times New Roman"/>
          <w:b/>
          <w:sz w:val="24"/>
          <w:szCs w:val="24"/>
        </w:rPr>
        <w:fldChar w:fldCharType="separate"/>
      </w:r>
      <w:r>
        <w:rPr>
          <w:rFonts w:ascii="Times New Roman" w:hAnsi="Times New Roman"/>
          <w:b/>
          <w:noProof/>
          <w:sz w:val="24"/>
          <w:szCs w:val="24"/>
        </w:rPr>
        <w:t>(</w:t>
      </w:r>
      <w:hyperlink w:anchor="_ENREF_36" w:tooltip="Palm, 2015 #96" w:history="1">
        <w:r>
          <w:rPr>
            <w:rFonts w:ascii="Times New Roman" w:hAnsi="Times New Roman"/>
            <w:b/>
            <w:noProof/>
            <w:sz w:val="24"/>
            <w:szCs w:val="24"/>
          </w:rPr>
          <w:t>Palm et al., 2015</w:t>
        </w:r>
      </w:hyperlink>
      <w:r>
        <w:rPr>
          <w:rFonts w:ascii="Times New Roman" w:hAnsi="Times New Roman"/>
          <w:b/>
          <w:noProof/>
          <w:sz w:val="24"/>
          <w:szCs w:val="24"/>
        </w:rPr>
        <w:t>)</w:t>
      </w:r>
      <w:r w:rsidRPr="00367D97">
        <w:rPr>
          <w:rFonts w:ascii="Times New Roman" w:hAnsi="Times New Roman"/>
          <w:b/>
          <w:sz w:val="24"/>
          <w:szCs w:val="24"/>
        </w:rPr>
        <w:fldChar w:fldCharType="end"/>
      </w:r>
      <w:r w:rsidRPr="00367D97">
        <w:rPr>
          <w:rFonts w:ascii="Times New Roman" w:hAnsi="Times New Roman" w:hint="eastAsia"/>
          <w:sz w:val="24"/>
          <w:szCs w:val="24"/>
        </w:rPr>
        <w:t xml:space="preserve">. </w:t>
      </w:r>
      <w:r>
        <w:rPr>
          <w:rFonts w:ascii="Times New Roman" w:hAnsi="Times New Roman"/>
          <w:sz w:val="24"/>
          <w:szCs w:val="24"/>
        </w:rPr>
        <w:t>R</w:t>
      </w:r>
      <w:r w:rsidRPr="00367D97">
        <w:rPr>
          <w:rFonts w:ascii="Times New Roman" w:hAnsi="Times New Roman" w:hint="eastAsia"/>
          <w:sz w:val="24"/>
          <w:szCs w:val="24"/>
        </w:rPr>
        <w:t xml:space="preserve">egions in the flyway of CAF displayed in yellow-red and for EAAF displayed in blue-purple. </w:t>
      </w:r>
      <w:r w:rsidRPr="00367D97">
        <w:rPr>
          <w:rFonts w:ascii="Times New Roman" w:hAnsi="Times New Roman"/>
          <w:sz w:val="24"/>
          <w:szCs w:val="24"/>
        </w:rPr>
        <w:t>F</w:t>
      </w:r>
      <w:r w:rsidRPr="00367D97">
        <w:rPr>
          <w:rFonts w:ascii="Times New Roman" w:hAnsi="Times New Roman" w:hint="eastAsia"/>
          <w:sz w:val="24"/>
          <w:szCs w:val="24"/>
        </w:rPr>
        <w:t xml:space="preserve">rom darkest to lightest, colors represent 50%, 75% and 99% cumulative probability contours. </w:t>
      </w:r>
      <w:r>
        <w:rPr>
          <w:rFonts w:ascii="Times New Roman" w:hAnsi="Times New Roman"/>
          <w:sz w:val="24"/>
          <w:szCs w:val="24"/>
        </w:rPr>
        <w:t>(</w:t>
      </w:r>
      <w:r w:rsidRPr="00BD55F9">
        <w:rPr>
          <w:rFonts w:ascii="Times New Roman" w:hAnsi="Times New Roman"/>
          <w:b/>
          <w:sz w:val="24"/>
          <w:szCs w:val="24"/>
        </w:rPr>
        <w:t>b</w:t>
      </w:r>
      <w:r>
        <w:rPr>
          <w:rFonts w:ascii="Times New Roman" w:hAnsi="Times New Roman"/>
          <w:sz w:val="24"/>
          <w:szCs w:val="24"/>
        </w:rPr>
        <w:t>)</w:t>
      </w:r>
      <w:r>
        <w:rPr>
          <w:rFonts w:ascii="Times New Roman" w:hAnsi="Times New Roman" w:hint="eastAsia"/>
          <w:sz w:val="24"/>
          <w:szCs w:val="24"/>
        </w:rPr>
        <w:t xml:space="preserve"> </w:t>
      </w:r>
      <w:r w:rsidRPr="00367D97">
        <w:rPr>
          <w:rFonts w:ascii="Times New Roman" w:hAnsi="Times New Roman"/>
          <w:sz w:val="24"/>
          <w:szCs w:val="24"/>
        </w:rPr>
        <w:t xml:space="preserve">Geographical </w:t>
      </w:r>
      <w:r w:rsidRPr="00367D97">
        <w:rPr>
          <w:rFonts w:ascii="Times New Roman" w:hAnsi="Times New Roman" w:hint="eastAsia"/>
          <w:sz w:val="24"/>
          <w:szCs w:val="24"/>
        </w:rPr>
        <w:t xml:space="preserve">distribution of wild duck and domestic duck samples. </w:t>
      </w:r>
      <w:r w:rsidRPr="00367D97">
        <w:rPr>
          <w:rFonts w:ascii="Times New Roman" w:hAnsi="Times New Roman"/>
          <w:sz w:val="24"/>
          <w:szCs w:val="24"/>
        </w:rPr>
        <w:t xml:space="preserve">Blue </w:t>
      </w:r>
      <w:r w:rsidRPr="00367D97">
        <w:rPr>
          <w:rFonts w:ascii="Times New Roman" w:hAnsi="Times New Roman" w:hint="eastAsia"/>
          <w:sz w:val="24"/>
          <w:szCs w:val="24"/>
        </w:rPr>
        <w:t xml:space="preserve">dots represent the place where wild duck samples collected from. </w:t>
      </w:r>
      <w:r w:rsidRPr="00367D97">
        <w:rPr>
          <w:rFonts w:ascii="Times New Roman" w:hAnsi="Times New Roman"/>
          <w:sz w:val="24"/>
          <w:szCs w:val="24"/>
        </w:rPr>
        <w:t>C</w:t>
      </w:r>
      <w:r w:rsidRPr="00367D97">
        <w:rPr>
          <w:rFonts w:ascii="Times New Roman" w:hAnsi="Times New Roman" w:hint="eastAsia"/>
          <w:sz w:val="24"/>
          <w:szCs w:val="24"/>
        </w:rPr>
        <w:t>ompare to</w:t>
      </w:r>
      <w:r>
        <w:rPr>
          <w:rFonts w:ascii="Times New Roman" w:hAnsi="Times New Roman" w:hint="eastAsia"/>
          <w:sz w:val="24"/>
          <w:szCs w:val="24"/>
        </w:rPr>
        <w:t xml:space="preserve"> </w:t>
      </w:r>
      <w:r w:rsidRPr="002E639E">
        <w:rPr>
          <w:rFonts w:ascii="Times New Roman" w:hAnsi="Times New Roman"/>
          <w:b/>
          <w:sz w:val="24"/>
          <w:szCs w:val="24"/>
        </w:rPr>
        <w:t>a</w:t>
      </w:r>
      <w:r w:rsidRPr="00367D97">
        <w:rPr>
          <w:rFonts w:ascii="Times New Roman" w:hAnsi="Times New Roman" w:hint="eastAsia"/>
          <w:sz w:val="24"/>
          <w:szCs w:val="24"/>
        </w:rPr>
        <w:t xml:space="preserve">, our wild duck samples were collection from the main migration route of the Anatidae flyway. </w:t>
      </w:r>
      <w:r>
        <w:rPr>
          <w:rFonts w:ascii="Times New Roman" w:hAnsi="Times New Roman"/>
          <w:sz w:val="24"/>
          <w:szCs w:val="24"/>
        </w:rPr>
        <w:t>(</w:t>
      </w:r>
      <w:r w:rsidRPr="00EB6E0A">
        <w:rPr>
          <w:rFonts w:ascii="Times New Roman" w:hAnsi="Times New Roman" w:hint="eastAsia"/>
          <w:b/>
          <w:sz w:val="24"/>
          <w:szCs w:val="24"/>
        </w:rPr>
        <w:t>c</w:t>
      </w:r>
      <w:r>
        <w:rPr>
          <w:rFonts w:ascii="Times New Roman" w:hAnsi="Times New Roman"/>
          <w:sz w:val="24"/>
          <w:szCs w:val="24"/>
        </w:rPr>
        <w:t>)</w:t>
      </w:r>
      <w:r w:rsidRPr="00367D97">
        <w:rPr>
          <w:rFonts w:ascii="Times New Roman" w:hAnsi="Times New Roman" w:hint="eastAsia"/>
          <w:sz w:val="24"/>
          <w:szCs w:val="24"/>
        </w:rPr>
        <w:t xml:space="preserve"> </w:t>
      </w:r>
      <w:r w:rsidRPr="00367D97">
        <w:rPr>
          <w:rFonts w:ascii="Times New Roman" w:hAnsi="Times New Roman"/>
          <w:sz w:val="24"/>
          <w:szCs w:val="24"/>
        </w:rPr>
        <w:t xml:space="preserve">Phenotype </w:t>
      </w:r>
      <w:r w:rsidRPr="00367D97">
        <w:rPr>
          <w:rFonts w:ascii="Times New Roman" w:hAnsi="Times New Roman" w:hint="eastAsia"/>
          <w:sz w:val="24"/>
          <w:szCs w:val="24"/>
        </w:rPr>
        <w:t>of the eight domestic duck breeds</w:t>
      </w:r>
      <w:r>
        <w:rPr>
          <w:rFonts w:ascii="Times New Roman" w:hAnsi="Times New Roman"/>
          <w:sz w:val="24"/>
          <w:szCs w:val="24"/>
        </w:rPr>
        <w:t>.</w:t>
      </w:r>
      <w:r w:rsidRPr="00367D97">
        <w:rPr>
          <w:rFonts w:ascii="Times New Roman" w:hAnsi="Times New Roman" w:hint="eastAsia"/>
          <w:sz w:val="24"/>
          <w:szCs w:val="24"/>
        </w:rPr>
        <w:t xml:space="preserve"> </w:t>
      </w:r>
      <w:r>
        <w:rPr>
          <w:rFonts w:ascii="Times New Roman" w:hAnsi="Times New Roman"/>
          <w:sz w:val="24"/>
          <w:szCs w:val="24"/>
        </w:rPr>
        <w:t>N</w:t>
      </w:r>
      <w:r w:rsidRPr="00367D97">
        <w:rPr>
          <w:rFonts w:ascii="Times New Roman" w:hAnsi="Times New Roman" w:hint="eastAsia"/>
          <w:sz w:val="24"/>
          <w:szCs w:val="24"/>
        </w:rPr>
        <w:t>umber of individuals, average weight (male/female), average eggs production per year</w:t>
      </w:r>
      <w:r>
        <w:rPr>
          <w:rFonts w:ascii="Times New Roman" w:hAnsi="Times New Roman"/>
          <w:sz w:val="24"/>
          <w:szCs w:val="24"/>
        </w:rPr>
        <w:t xml:space="preserve"> were marked</w:t>
      </w:r>
      <w:r w:rsidRPr="00367D97">
        <w:rPr>
          <w:rFonts w:ascii="Times New Roman" w:hAnsi="Times New Roman" w:hint="eastAsia"/>
          <w:sz w:val="24"/>
          <w:szCs w:val="24"/>
        </w:rPr>
        <w:t xml:space="preserve">. </w:t>
      </w:r>
      <w:r>
        <w:rPr>
          <w:rFonts w:ascii="Times New Roman" w:hAnsi="Times New Roman"/>
          <w:sz w:val="24"/>
          <w:szCs w:val="24"/>
        </w:rPr>
        <w:t>(</w:t>
      </w:r>
      <w:r w:rsidRPr="00EB6E0A">
        <w:rPr>
          <w:rFonts w:ascii="Times New Roman" w:hAnsi="Times New Roman" w:hint="eastAsia"/>
          <w:b/>
          <w:sz w:val="24"/>
          <w:szCs w:val="24"/>
        </w:rPr>
        <w:t>d</w:t>
      </w:r>
      <w:r>
        <w:rPr>
          <w:rFonts w:ascii="Times New Roman" w:hAnsi="Times New Roman" w:hint="eastAsia"/>
          <w:sz w:val="24"/>
          <w:szCs w:val="24"/>
        </w:rPr>
        <w:t>)</w:t>
      </w:r>
      <w:r w:rsidRPr="00367D97">
        <w:rPr>
          <w:rFonts w:ascii="Times New Roman" w:hAnsi="Times New Roman" w:hint="eastAsia"/>
          <w:sz w:val="24"/>
          <w:szCs w:val="24"/>
        </w:rPr>
        <w:t xml:space="preserve"> </w:t>
      </w:r>
      <w:r>
        <w:rPr>
          <w:rFonts w:ascii="Times New Roman" w:hAnsi="Times New Roman"/>
          <w:sz w:val="24"/>
          <w:szCs w:val="24"/>
        </w:rPr>
        <w:t>Photos</w:t>
      </w:r>
      <w:r w:rsidRPr="00367D97">
        <w:rPr>
          <w:rFonts w:ascii="Times New Roman" w:hAnsi="Times New Roman" w:hint="eastAsia"/>
          <w:sz w:val="24"/>
          <w:szCs w:val="24"/>
        </w:rPr>
        <w:t xml:space="preserve"> </w:t>
      </w:r>
      <w:r>
        <w:rPr>
          <w:rFonts w:ascii="Times New Roman" w:hAnsi="Times New Roman"/>
          <w:sz w:val="24"/>
          <w:szCs w:val="24"/>
        </w:rPr>
        <w:t xml:space="preserve">and sample numbers </w:t>
      </w:r>
      <w:r w:rsidRPr="00367D97">
        <w:rPr>
          <w:rFonts w:ascii="Times New Roman" w:hAnsi="Times New Roman" w:hint="eastAsia"/>
          <w:sz w:val="24"/>
          <w:szCs w:val="24"/>
        </w:rPr>
        <w:t xml:space="preserve">of the eight wild duck species. </w:t>
      </w:r>
      <w:r>
        <w:rPr>
          <w:rFonts w:ascii="Times New Roman" w:hAnsi="Times New Roman"/>
          <w:sz w:val="24"/>
          <w:szCs w:val="24"/>
        </w:rPr>
        <w:t>(</w:t>
      </w:r>
      <w:r w:rsidRPr="00EB6E0A">
        <w:rPr>
          <w:rFonts w:ascii="Times New Roman" w:hAnsi="Times New Roman"/>
          <w:b/>
          <w:sz w:val="24"/>
          <w:szCs w:val="24"/>
        </w:rPr>
        <w:t>e</w:t>
      </w:r>
      <w:r>
        <w:rPr>
          <w:rFonts w:ascii="Times New Roman" w:hAnsi="Times New Roman"/>
          <w:sz w:val="24"/>
          <w:szCs w:val="24"/>
        </w:rPr>
        <w:t>)</w:t>
      </w:r>
      <w:r w:rsidRPr="00367D97">
        <w:rPr>
          <w:rFonts w:ascii="Times New Roman" w:hAnsi="Times New Roman" w:hint="eastAsia"/>
          <w:sz w:val="24"/>
          <w:szCs w:val="24"/>
        </w:rPr>
        <w:t xml:space="preserve"> </w:t>
      </w:r>
      <w:r>
        <w:rPr>
          <w:rFonts w:ascii="Times New Roman" w:hAnsi="Times New Roman"/>
          <w:sz w:val="24"/>
          <w:szCs w:val="24"/>
        </w:rPr>
        <w:t>Photos and sample number</w:t>
      </w:r>
      <w:r w:rsidRPr="00367D97">
        <w:rPr>
          <w:rFonts w:ascii="Times New Roman" w:hAnsi="Times New Roman"/>
          <w:sz w:val="24"/>
          <w:szCs w:val="24"/>
        </w:rPr>
        <w:t xml:space="preserve"> </w:t>
      </w:r>
      <w:r w:rsidRPr="00367D97">
        <w:rPr>
          <w:rFonts w:ascii="Times New Roman" w:hAnsi="Times New Roman" w:hint="eastAsia"/>
          <w:sz w:val="24"/>
          <w:szCs w:val="24"/>
        </w:rPr>
        <w:t xml:space="preserve">of </w:t>
      </w:r>
      <w:r w:rsidRPr="00367D97">
        <w:rPr>
          <w:rFonts w:ascii="Times New Roman" w:hAnsi="Times New Roman"/>
          <w:sz w:val="24"/>
          <w:szCs w:val="24"/>
        </w:rPr>
        <w:t xml:space="preserve">Muscovy </w:t>
      </w:r>
      <w:r w:rsidRPr="00367D97">
        <w:rPr>
          <w:rFonts w:ascii="Times New Roman" w:hAnsi="Times New Roman" w:hint="eastAsia"/>
          <w:sz w:val="24"/>
          <w:szCs w:val="24"/>
        </w:rPr>
        <w:t>duck and Taihu goose used as outgroup.</w:t>
      </w:r>
    </w:p>
    <w:p w14:paraId="5D1BB2E6" w14:textId="00E7E83D" w:rsidR="00436E20" w:rsidRDefault="00436E20" w:rsidP="00436E20">
      <w:pPr>
        <w:jc w:val="center"/>
      </w:pPr>
      <w:r w:rsidRPr="00EB1341">
        <w:rPr>
          <w:rFonts w:ascii="Times New Roman" w:hAnsi="Times New Roman"/>
          <w:noProof/>
          <w:sz w:val="24"/>
          <w:szCs w:val="24"/>
        </w:rPr>
        <w:lastRenderedPageBreak/>
        <w:drawing>
          <wp:inline distT="0" distB="0" distL="0" distR="0" wp14:anchorId="7C25EA2C" wp14:editId="436E7E16">
            <wp:extent cx="3810000" cy="3667125"/>
            <wp:effectExtent l="0" t="0" r="0" b="952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4"/>
                    <pic:cNvPicPr>
                      <a:picLocks noChangeAspect="1" noChangeArrowheads="1"/>
                    </pic:cNvPicPr>
                  </pic:nvPicPr>
                  <pic:blipFill>
                    <a:blip r:embed="rId23">
                      <a:extLst>
                        <a:ext uri="{28A0092B-C50C-407E-A947-70E740481C1C}">
                          <a14:useLocalDpi xmlns:a14="http://schemas.microsoft.com/office/drawing/2010/main" val="0"/>
                        </a:ext>
                      </a:extLst>
                    </a:blip>
                    <a:srcRect t="5782" r="1566"/>
                    <a:stretch>
                      <a:fillRect/>
                    </a:stretch>
                  </pic:blipFill>
                  <pic:spPr bwMode="auto">
                    <a:xfrm>
                      <a:off x="0" y="0"/>
                      <a:ext cx="3810000" cy="3667125"/>
                    </a:xfrm>
                    <a:prstGeom prst="rect">
                      <a:avLst/>
                    </a:prstGeom>
                    <a:noFill/>
                    <a:ln>
                      <a:noFill/>
                    </a:ln>
                  </pic:spPr>
                </pic:pic>
              </a:graphicData>
            </a:graphic>
          </wp:inline>
        </w:drawing>
      </w:r>
    </w:p>
    <w:p w14:paraId="0AAB1612" w14:textId="77777777" w:rsidR="00436E20" w:rsidRPr="00367D97" w:rsidRDefault="00436E20" w:rsidP="00436E20">
      <w:pPr>
        <w:pStyle w:val="2"/>
        <w:spacing w:before="0" w:after="0"/>
        <w:rPr>
          <w:rFonts w:ascii="Times New Roman" w:hAnsi="Times New Roman"/>
          <w:sz w:val="24"/>
          <w:szCs w:val="24"/>
        </w:rPr>
      </w:pPr>
      <w:bookmarkStart w:id="169" w:name="_Toc28603917"/>
      <w:r>
        <w:rPr>
          <w:rFonts w:ascii="Times New Roman" w:hAnsi="Times New Roman"/>
          <w:sz w:val="24"/>
          <w:szCs w:val="24"/>
        </w:rPr>
        <w:t>Fig. S3.</w:t>
      </w:r>
      <w:r w:rsidRPr="00367D97">
        <w:rPr>
          <w:rFonts w:ascii="Times New Roman" w:hAnsi="Times New Roman"/>
          <w:sz w:val="24"/>
          <w:szCs w:val="24"/>
        </w:rPr>
        <w:t xml:space="preserve"> </w:t>
      </w:r>
      <w:r>
        <w:rPr>
          <w:rFonts w:ascii="Times New Roman" w:hAnsi="Times New Roman"/>
          <w:sz w:val="24"/>
          <w:szCs w:val="24"/>
        </w:rPr>
        <w:t>D</w:t>
      </w:r>
      <w:r w:rsidRPr="00367D97">
        <w:rPr>
          <w:rFonts w:ascii="Times New Roman" w:hAnsi="Times New Roman"/>
          <w:sz w:val="24"/>
          <w:szCs w:val="24"/>
        </w:rPr>
        <w:t xml:space="preserve">istribution of </w:t>
      </w:r>
      <w:r>
        <w:rPr>
          <w:rFonts w:ascii="Times New Roman" w:hAnsi="Times New Roman"/>
          <w:sz w:val="24"/>
          <w:szCs w:val="24"/>
        </w:rPr>
        <w:t xml:space="preserve">17-mer frequency in the corrected pair-end reads of the </w:t>
      </w:r>
      <w:r w:rsidRPr="00367D97">
        <w:rPr>
          <w:rFonts w:ascii="Times New Roman" w:hAnsi="Times New Roman"/>
          <w:sz w:val="24"/>
          <w:szCs w:val="24"/>
        </w:rPr>
        <w:t xml:space="preserve">mallard and </w:t>
      </w:r>
      <w:r>
        <w:rPr>
          <w:rFonts w:ascii="Times New Roman" w:hAnsi="Times New Roman"/>
          <w:sz w:val="24"/>
          <w:szCs w:val="24"/>
        </w:rPr>
        <w:t xml:space="preserve">the </w:t>
      </w:r>
      <w:r w:rsidRPr="00367D97">
        <w:rPr>
          <w:rFonts w:ascii="Times New Roman" w:hAnsi="Times New Roman"/>
          <w:sz w:val="24"/>
          <w:szCs w:val="24"/>
        </w:rPr>
        <w:t>spot-billed genome.</w:t>
      </w:r>
      <w:bookmarkEnd w:id="169"/>
    </w:p>
    <w:p w14:paraId="607A7552" w14:textId="77777777" w:rsidR="00436E20" w:rsidRPr="00367D97" w:rsidRDefault="00436E20" w:rsidP="00436E20">
      <w:pPr>
        <w:rPr>
          <w:rFonts w:ascii="Times New Roman" w:hAnsi="Times New Roman"/>
          <w:color w:val="000000"/>
          <w:sz w:val="24"/>
          <w:szCs w:val="24"/>
        </w:rPr>
      </w:pPr>
      <w:r>
        <w:rPr>
          <w:rFonts w:ascii="Times New Roman" w:hAnsi="Times New Roman"/>
          <w:color w:val="000000"/>
          <w:sz w:val="24"/>
          <w:szCs w:val="24"/>
        </w:rPr>
        <w:t>Only the reads from short-size libraries (&lt; 500 bp) were included in this analysis.</w:t>
      </w:r>
      <w:r w:rsidRPr="00367D97">
        <w:rPr>
          <w:rFonts w:ascii="Times New Roman" w:hAnsi="Times New Roman"/>
          <w:color w:val="000000"/>
          <w:sz w:val="24"/>
          <w:szCs w:val="24"/>
        </w:rPr>
        <w:t xml:space="preserve"> We identified 22,312,838,068 kmers using 21-fold data of mallard and 28,137,616,208 kmers using 27-fold data of spot-billed. The D2B and D2L genome size can be estimated as </w:t>
      </w:r>
      <w:r w:rsidRPr="00367D97">
        <w:rPr>
          <w:rFonts w:ascii="Times New Roman" w:hAnsi="Times New Roman"/>
          <w:sz w:val="24"/>
          <w:szCs w:val="24"/>
        </w:rPr>
        <w:t xml:space="preserve">G= K_number </w:t>
      </w:r>
      <w:r w:rsidRPr="00367D97">
        <w:rPr>
          <w:rFonts w:ascii="Times New Roman" w:hAnsi="Times New Roman"/>
          <w:color w:val="000000"/>
          <w:sz w:val="24"/>
          <w:szCs w:val="24"/>
        </w:rPr>
        <w:t xml:space="preserve">(total kmer number) </w:t>
      </w:r>
      <w:r w:rsidRPr="00367D97">
        <w:rPr>
          <w:rFonts w:ascii="Times New Roman" w:hAnsi="Times New Roman"/>
          <w:sz w:val="24"/>
          <w:szCs w:val="24"/>
        </w:rPr>
        <w:t xml:space="preserve">/ K_depth </w:t>
      </w:r>
      <w:r w:rsidRPr="00367D97">
        <w:rPr>
          <w:rFonts w:ascii="Times New Roman" w:hAnsi="Times New Roman"/>
          <w:color w:val="000000"/>
          <w:sz w:val="24"/>
          <w:szCs w:val="24"/>
        </w:rPr>
        <w:t>(the volume peak), which is estimated to be 1.14Gb and 1.15Gb, respectively.</w:t>
      </w:r>
    </w:p>
    <w:p w14:paraId="54F3C140" w14:textId="73455594" w:rsidR="00436E20" w:rsidRDefault="00436E20" w:rsidP="00436E20">
      <w:pPr>
        <w:jc w:val="center"/>
      </w:pPr>
      <w:r w:rsidRPr="00795F52">
        <w:rPr>
          <w:noProof/>
        </w:rPr>
        <w:lastRenderedPageBreak/>
        <w:drawing>
          <wp:inline distT="0" distB="0" distL="0" distR="0" wp14:anchorId="55958B33" wp14:editId="28FC5493">
            <wp:extent cx="4781550" cy="5286375"/>
            <wp:effectExtent l="0" t="0" r="0" b="952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81550" cy="5286375"/>
                    </a:xfrm>
                    <a:prstGeom prst="rect">
                      <a:avLst/>
                    </a:prstGeom>
                    <a:noFill/>
                    <a:ln>
                      <a:noFill/>
                    </a:ln>
                  </pic:spPr>
                </pic:pic>
              </a:graphicData>
            </a:graphic>
          </wp:inline>
        </w:drawing>
      </w:r>
    </w:p>
    <w:p w14:paraId="264994C2" w14:textId="77777777" w:rsidR="00436E20" w:rsidRDefault="00436E20" w:rsidP="00436E20">
      <w:pPr>
        <w:pStyle w:val="2"/>
        <w:spacing w:before="0" w:after="0"/>
        <w:rPr>
          <w:rFonts w:ascii="Times New Roman" w:hAnsi="Times New Roman"/>
          <w:sz w:val="24"/>
          <w:szCs w:val="24"/>
        </w:rPr>
      </w:pPr>
      <w:bookmarkStart w:id="170" w:name="_Toc28603918"/>
      <w:r>
        <w:rPr>
          <w:rFonts w:ascii="Times New Roman" w:hAnsi="Times New Roman"/>
          <w:sz w:val="24"/>
          <w:szCs w:val="24"/>
        </w:rPr>
        <w:t>Fig. S4</w:t>
      </w:r>
      <w:r w:rsidRPr="00BA05A0">
        <w:rPr>
          <w:rFonts w:ascii="Times New Roman" w:hAnsi="Times New Roman"/>
          <w:sz w:val="24"/>
          <w:szCs w:val="24"/>
        </w:rPr>
        <w:t xml:space="preserve">. </w:t>
      </w:r>
      <w:r>
        <w:rPr>
          <w:rFonts w:ascii="Times New Roman" w:hAnsi="Times New Roman"/>
          <w:sz w:val="24"/>
          <w:szCs w:val="24"/>
        </w:rPr>
        <w:t>Distribution of the sequencing depth of the mallard and the spot-billed assemblies</w:t>
      </w:r>
      <w:r w:rsidRPr="00BA05A0">
        <w:rPr>
          <w:rFonts w:ascii="Times New Roman" w:hAnsi="Times New Roman" w:hint="eastAsia"/>
          <w:sz w:val="24"/>
          <w:szCs w:val="24"/>
        </w:rPr>
        <w:t>.</w:t>
      </w:r>
      <w:bookmarkEnd w:id="170"/>
      <w:r>
        <w:rPr>
          <w:rFonts w:ascii="Times New Roman" w:hAnsi="Times New Roman"/>
          <w:sz w:val="24"/>
          <w:szCs w:val="24"/>
        </w:rPr>
        <w:t xml:space="preserve"> </w:t>
      </w:r>
    </w:p>
    <w:p w14:paraId="6FDCAE84" w14:textId="77777777" w:rsidR="00436E20" w:rsidRPr="00941ECD" w:rsidRDefault="00436E20" w:rsidP="00436E20">
      <w:pPr>
        <w:rPr>
          <w:rFonts w:ascii="Times New Roman" w:hAnsi="Times New Roman"/>
          <w:color w:val="000000"/>
          <w:sz w:val="24"/>
          <w:szCs w:val="24"/>
        </w:rPr>
      </w:pPr>
      <w:r w:rsidRPr="00941ECD">
        <w:rPr>
          <w:rFonts w:ascii="Times New Roman" w:hAnsi="Times New Roman"/>
          <w:sz w:val="24"/>
          <w:szCs w:val="24"/>
        </w:rPr>
        <w:t>(a) the mallard assembly. (b) the spot-billed assembly.</w:t>
      </w:r>
    </w:p>
    <w:p w14:paraId="001FE835" w14:textId="1BBC964D" w:rsidR="00436E20" w:rsidRDefault="00436E20" w:rsidP="00436E20">
      <w:pPr>
        <w:rPr>
          <w:rFonts w:ascii="Times New Roman" w:hAnsi="Times New Roman"/>
          <w:color w:val="000000"/>
          <w:sz w:val="24"/>
          <w:szCs w:val="24"/>
        </w:rPr>
      </w:pPr>
      <w:r w:rsidRPr="00EB1341">
        <w:rPr>
          <w:rFonts w:ascii="Times New Roman" w:hAnsi="Times New Roman"/>
          <w:b/>
          <w:noProof/>
        </w:rPr>
        <w:lastRenderedPageBreak/>
        <w:drawing>
          <wp:inline distT="0" distB="0" distL="0" distR="0" wp14:anchorId="650A0F0C" wp14:editId="65662C41">
            <wp:extent cx="5274310" cy="7471410"/>
            <wp:effectExtent l="0" t="0" r="2540" b="0"/>
            <wp:docPr id="71" name="图片 71" descr="D2L BACevalu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D2L BACevaluation.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7471410"/>
                    </a:xfrm>
                    <a:prstGeom prst="rect">
                      <a:avLst/>
                    </a:prstGeom>
                    <a:noFill/>
                    <a:ln>
                      <a:noFill/>
                    </a:ln>
                  </pic:spPr>
                </pic:pic>
              </a:graphicData>
            </a:graphic>
          </wp:inline>
        </w:drawing>
      </w:r>
    </w:p>
    <w:p w14:paraId="631BDC3E" w14:textId="77777777" w:rsidR="00436E20" w:rsidRDefault="00436E20" w:rsidP="00436E20">
      <w:pPr>
        <w:pStyle w:val="2"/>
        <w:spacing w:before="0" w:after="0"/>
        <w:rPr>
          <w:rFonts w:ascii="Times New Roman" w:hAnsi="Times New Roman"/>
          <w:sz w:val="24"/>
          <w:szCs w:val="24"/>
        </w:rPr>
      </w:pPr>
      <w:bookmarkStart w:id="171" w:name="_Toc28603919"/>
      <w:r w:rsidRPr="00367D97">
        <w:rPr>
          <w:rFonts w:ascii="Times New Roman" w:hAnsi="Times New Roman"/>
          <w:sz w:val="24"/>
          <w:szCs w:val="24"/>
        </w:rPr>
        <w:t>Fig</w:t>
      </w:r>
      <w:r>
        <w:rPr>
          <w:rFonts w:ascii="Times New Roman" w:hAnsi="Times New Roman"/>
          <w:sz w:val="24"/>
          <w:szCs w:val="24"/>
        </w:rPr>
        <w:t>. S5.</w:t>
      </w:r>
      <w:r w:rsidRPr="00367D97">
        <w:rPr>
          <w:rFonts w:ascii="Times New Roman" w:hAnsi="Times New Roman"/>
          <w:sz w:val="24"/>
          <w:szCs w:val="24"/>
        </w:rPr>
        <w:t xml:space="preserve"> </w:t>
      </w:r>
      <w:r>
        <w:rPr>
          <w:rFonts w:ascii="Times New Roman" w:hAnsi="Times New Roman" w:hint="eastAsia"/>
          <w:sz w:val="24"/>
          <w:szCs w:val="24"/>
        </w:rPr>
        <w:t>Evaluation of the</w:t>
      </w:r>
      <w:r w:rsidRPr="00367D97">
        <w:rPr>
          <w:rFonts w:ascii="Times New Roman" w:hAnsi="Times New Roman" w:hint="eastAsia"/>
          <w:sz w:val="24"/>
          <w:szCs w:val="24"/>
        </w:rPr>
        <w:t xml:space="preserve"> </w:t>
      </w:r>
      <w:r w:rsidRPr="00367D97">
        <w:rPr>
          <w:rFonts w:ascii="Times New Roman" w:hAnsi="Times New Roman"/>
          <w:sz w:val="24"/>
          <w:szCs w:val="24"/>
        </w:rPr>
        <w:t>mallard</w:t>
      </w:r>
      <w:r w:rsidRPr="00367D97">
        <w:rPr>
          <w:rFonts w:ascii="Times New Roman" w:hAnsi="Times New Roman" w:hint="eastAsia"/>
          <w:sz w:val="24"/>
          <w:szCs w:val="24"/>
        </w:rPr>
        <w:t xml:space="preserve"> assembly with </w:t>
      </w:r>
      <w:r>
        <w:rPr>
          <w:rFonts w:ascii="Times New Roman" w:hAnsi="Times New Roman"/>
          <w:sz w:val="24"/>
          <w:szCs w:val="24"/>
        </w:rPr>
        <w:t>sequences of seven</w:t>
      </w:r>
      <w:r w:rsidRPr="00367D97">
        <w:rPr>
          <w:rFonts w:ascii="Times New Roman" w:hAnsi="Times New Roman" w:hint="eastAsia"/>
          <w:sz w:val="24"/>
          <w:szCs w:val="24"/>
        </w:rPr>
        <w:t xml:space="preserve"> BACs.</w:t>
      </w:r>
      <w:bookmarkEnd w:id="171"/>
    </w:p>
    <w:p w14:paraId="3EDD300F" w14:textId="77777777" w:rsidR="00436E20" w:rsidRPr="00367D97" w:rsidRDefault="00436E20" w:rsidP="00436E20">
      <w:pPr>
        <w:rPr>
          <w:rFonts w:ascii="Times New Roman" w:hAnsi="Times New Roman"/>
          <w:sz w:val="24"/>
          <w:szCs w:val="24"/>
        </w:rPr>
      </w:pPr>
      <w:r>
        <w:rPr>
          <w:rFonts w:ascii="Times New Roman" w:hAnsi="Times New Roman"/>
          <w:color w:val="000000"/>
          <w:sz w:val="24"/>
          <w:szCs w:val="24"/>
        </w:rPr>
        <w:t xml:space="preserve">Seven BACs were from </w:t>
      </w:r>
      <w:r w:rsidRPr="00367D97">
        <w:rPr>
          <w:rFonts w:ascii="Times New Roman" w:hAnsi="Times New Roman" w:hint="eastAsia"/>
          <w:sz w:val="24"/>
          <w:szCs w:val="24"/>
        </w:rPr>
        <w:t xml:space="preserve">chromosome 1, 3 </w:t>
      </w:r>
      <w:r>
        <w:rPr>
          <w:rFonts w:ascii="Times New Roman" w:hAnsi="Times New Roman"/>
          <w:sz w:val="24"/>
          <w:szCs w:val="24"/>
        </w:rPr>
        <w:t>or</w:t>
      </w:r>
      <w:r w:rsidRPr="00367D97">
        <w:rPr>
          <w:rFonts w:ascii="Times New Roman" w:hAnsi="Times New Roman" w:hint="eastAsia"/>
          <w:sz w:val="24"/>
          <w:szCs w:val="24"/>
        </w:rPr>
        <w:t xml:space="preserve"> 4</w:t>
      </w:r>
      <w:r>
        <w:rPr>
          <w:rFonts w:ascii="Times New Roman" w:hAnsi="Times New Roman"/>
          <w:sz w:val="24"/>
          <w:szCs w:val="24"/>
        </w:rPr>
        <w:t xml:space="preserve">. </w:t>
      </w:r>
      <w:r w:rsidRPr="00367D97">
        <w:rPr>
          <w:rFonts w:ascii="Times New Roman" w:hAnsi="Times New Roman"/>
          <w:color w:val="000000"/>
          <w:sz w:val="24"/>
          <w:szCs w:val="24"/>
        </w:rPr>
        <w:t>The BAC sequences and assembly scaffolds are shown in red and dark blue, respectively. Orange represents positively and green was reversely aligned, the remaining unclosed gaps on the scaffolds are marked as white blocks.</w:t>
      </w:r>
    </w:p>
    <w:p w14:paraId="46898923" w14:textId="71BCBA94" w:rsidR="00436E20" w:rsidRPr="00EB1341" w:rsidRDefault="00436E20" w:rsidP="00436E20">
      <w:pPr>
        <w:rPr>
          <w:rFonts w:ascii="Times New Roman" w:eastAsia="等线 Light" w:hAnsi="Times New Roman"/>
          <w:b/>
          <w:sz w:val="24"/>
          <w:szCs w:val="24"/>
        </w:rPr>
      </w:pPr>
      <w:r w:rsidRPr="00EB1341">
        <w:rPr>
          <w:rFonts w:ascii="Times New Roman" w:hAnsi="Times New Roman"/>
          <w:b/>
          <w:noProof/>
        </w:rPr>
        <w:lastRenderedPageBreak/>
        <w:drawing>
          <wp:inline distT="0" distB="0" distL="0" distR="0" wp14:anchorId="4DF0324D" wp14:editId="2D3BFF45">
            <wp:extent cx="5274310" cy="7175500"/>
            <wp:effectExtent l="0" t="0" r="2540" b="6350"/>
            <wp:docPr id="70" name="图片 70" descr="D2B BACevalu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D2B BACevaluation.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7175500"/>
                    </a:xfrm>
                    <a:prstGeom prst="rect">
                      <a:avLst/>
                    </a:prstGeom>
                    <a:noFill/>
                    <a:ln>
                      <a:noFill/>
                    </a:ln>
                  </pic:spPr>
                </pic:pic>
              </a:graphicData>
            </a:graphic>
          </wp:inline>
        </w:drawing>
      </w:r>
      <w:bookmarkStart w:id="172" w:name="_Toc482798079"/>
      <w:r w:rsidRPr="00EB1341">
        <w:rPr>
          <w:rFonts w:ascii="Times New Roman" w:eastAsia="等线 Light" w:hAnsi="Times New Roman"/>
          <w:b/>
          <w:sz w:val="24"/>
          <w:szCs w:val="24"/>
        </w:rPr>
        <w:t xml:space="preserve"> </w:t>
      </w:r>
    </w:p>
    <w:p w14:paraId="255EEDD1" w14:textId="77777777" w:rsidR="00436E20" w:rsidRPr="00EB1341" w:rsidRDefault="00436E20" w:rsidP="00436E20">
      <w:pPr>
        <w:outlineLvl w:val="1"/>
        <w:rPr>
          <w:rFonts w:ascii="Times New Roman" w:eastAsia="等线 Light" w:hAnsi="Times New Roman"/>
          <w:b/>
          <w:sz w:val="24"/>
          <w:szCs w:val="24"/>
        </w:rPr>
      </w:pPr>
      <w:bookmarkStart w:id="173" w:name="_Toc28603920"/>
      <w:r w:rsidRPr="00EB1341">
        <w:rPr>
          <w:rFonts w:ascii="Times New Roman" w:eastAsia="等线 Light" w:hAnsi="Times New Roman"/>
          <w:b/>
          <w:sz w:val="24"/>
          <w:szCs w:val="24"/>
        </w:rPr>
        <w:t>Fig. S6.</w:t>
      </w:r>
      <w:r w:rsidRPr="00EB1341">
        <w:rPr>
          <w:rFonts w:ascii="Times New Roman" w:eastAsia="等线 Light" w:hAnsi="Times New Roman" w:hint="eastAsia"/>
          <w:b/>
          <w:sz w:val="24"/>
          <w:szCs w:val="24"/>
        </w:rPr>
        <w:t xml:space="preserve"> Evaluation </w:t>
      </w:r>
      <w:r w:rsidRPr="00EB1341">
        <w:rPr>
          <w:rFonts w:ascii="Times New Roman" w:eastAsia="等线 Light" w:hAnsi="Times New Roman"/>
          <w:b/>
          <w:sz w:val="24"/>
          <w:szCs w:val="24"/>
        </w:rPr>
        <w:t>of the spot-billed</w:t>
      </w:r>
      <w:r w:rsidRPr="00EB1341">
        <w:rPr>
          <w:rFonts w:ascii="Times New Roman" w:eastAsia="等线 Light" w:hAnsi="Times New Roman" w:hint="eastAsia"/>
          <w:b/>
          <w:sz w:val="24"/>
          <w:szCs w:val="24"/>
        </w:rPr>
        <w:t xml:space="preserve"> assembly with </w:t>
      </w:r>
      <w:r w:rsidRPr="00624811">
        <w:rPr>
          <w:rFonts w:ascii="Times New Roman" w:hAnsi="Times New Roman"/>
          <w:b/>
          <w:sz w:val="24"/>
          <w:szCs w:val="24"/>
        </w:rPr>
        <w:t>sequences of seven</w:t>
      </w:r>
      <w:r w:rsidRPr="00624811">
        <w:rPr>
          <w:rFonts w:ascii="Times New Roman" w:hAnsi="Times New Roman" w:hint="eastAsia"/>
          <w:b/>
          <w:sz w:val="24"/>
          <w:szCs w:val="24"/>
        </w:rPr>
        <w:t xml:space="preserve"> BACs</w:t>
      </w:r>
      <w:r w:rsidRPr="00EB1341">
        <w:rPr>
          <w:rFonts w:ascii="Times New Roman" w:eastAsia="等线 Light" w:hAnsi="Times New Roman" w:hint="eastAsia"/>
          <w:b/>
          <w:sz w:val="24"/>
          <w:szCs w:val="24"/>
        </w:rPr>
        <w:t>.</w:t>
      </w:r>
      <w:bookmarkEnd w:id="172"/>
      <w:bookmarkEnd w:id="173"/>
    </w:p>
    <w:p w14:paraId="45D62632" w14:textId="77777777" w:rsidR="00436E20" w:rsidRPr="00154AD5" w:rsidRDefault="00436E20" w:rsidP="00436E20">
      <w:pPr>
        <w:rPr>
          <w:rFonts w:ascii="Times New Roman" w:hAnsi="Times New Roman"/>
          <w:sz w:val="24"/>
          <w:szCs w:val="24"/>
        </w:rPr>
      </w:pPr>
      <w:r>
        <w:rPr>
          <w:rFonts w:ascii="Times New Roman" w:hAnsi="Times New Roman"/>
          <w:color w:val="000000"/>
          <w:sz w:val="24"/>
          <w:szCs w:val="24"/>
        </w:rPr>
        <w:t xml:space="preserve">Seven BACs were from </w:t>
      </w:r>
      <w:r w:rsidRPr="00367D97">
        <w:rPr>
          <w:rFonts w:ascii="Times New Roman" w:hAnsi="Times New Roman" w:hint="eastAsia"/>
          <w:sz w:val="24"/>
          <w:szCs w:val="24"/>
        </w:rPr>
        <w:t xml:space="preserve">chromosome 1, 3 </w:t>
      </w:r>
      <w:r>
        <w:rPr>
          <w:rFonts w:ascii="Times New Roman" w:hAnsi="Times New Roman"/>
          <w:sz w:val="24"/>
          <w:szCs w:val="24"/>
        </w:rPr>
        <w:t>or</w:t>
      </w:r>
      <w:r w:rsidRPr="00367D97">
        <w:rPr>
          <w:rFonts w:ascii="Times New Roman" w:hAnsi="Times New Roman" w:hint="eastAsia"/>
          <w:sz w:val="24"/>
          <w:szCs w:val="24"/>
        </w:rPr>
        <w:t xml:space="preserve"> 4</w:t>
      </w:r>
      <w:r>
        <w:rPr>
          <w:rFonts w:ascii="Times New Roman" w:hAnsi="Times New Roman"/>
          <w:sz w:val="24"/>
          <w:szCs w:val="24"/>
        </w:rPr>
        <w:t xml:space="preserve">. </w:t>
      </w:r>
      <w:r w:rsidRPr="00367D97">
        <w:rPr>
          <w:rFonts w:ascii="Times New Roman" w:hAnsi="Times New Roman"/>
          <w:color w:val="000000"/>
          <w:sz w:val="24"/>
          <w:szCs w:val="24"/>
        </w:rPr>
        <w:t>The BAC sequences and assembly scaffolds are shown in red and dark blue, respectively. Orange represents positively and green was reversely aligned, the remaining unclosed gaps on the scaffo</w:t>
      </w:r>
      <w:r>
        <w:rPr>
          <w:rFonts w:ascii="Times New Roman" w:hAnsi="Times New Roman"/>
          <w:color w:val="000000"/>
          <w:sz w:val="24"/>
          <w:szCs w:val="24"/>
        </w:rPr>
        <w:t>lds are marked as white blocks.</w:t>
      </w:r>
    </w:p>
    <w:p w14:paraId="438419A4" w14:textId="121F802F" w:rsidR="00436E20" w:rsidRDefault="00436E20" w:rsidP="00436E20">
      <w:r w:rsidRPr="00795F52">
        <w:rPr>
          <w:noProof/>
        </w:rPr>
        <w:lastRenderedPageBreak/>
        <w:drawing>
          <wp:inline distT="0" distB="0" distL="0" distR="0" wp14:anchorId="12C67FE1" wp14:editId="42D57613">
            <wp:extent cx="5029200" cy="4391025"/>
            <wp:effectExtent l="0" t="0" r="0" b="952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29200" cy="4391025"/>
                    </a:xfrm>
                    <a:prstGeom prst="rect">
                      <a:avLst/>
                    </a:prstGeom>
                    <a:noFill/>
                    <a:ln>
                      <a:noFill/>
                    </a:ln>
                  </pic:spPr>
                </pic:pic>
              </a:graphicData>
            </a:graphic>
          </wp:inline>
        </w:drawing>
      </w:r>
    </w:p>
    <w:p w14:paraId="3DD87B60" w14:textId="77777777" w:rsidR="00436E20" w:rsidRPr="00367D97" w:rsidRDefault="00436E20" w:rsidP="00436E20">
      <w:pPr>
        <w:pStyle w:val="2"/>
        <w:spacing w:before="0" w:after="0"/>
        <w:rPr>
          <w:rFonts w:ascii="Times New Roman" w:hAnsi="Times New Roman"/>
          <w:sz w:val="24"/>
          <w:szCs w:val="24"/>
        </w:rPr>
      </w:pPr>
      <w:bookmarkStart w:id="174" w:name="_Toc28603921"/>
      <w:r w:rsidRPr="00DB2622">
        <w:rPr>
          <w:rFonts w:ascii="Times New Roman" w:hAnsi="Times New Roman"/>
          <w:sz w:val="24"/>
          <w:szCs w:val="24"/>
        </w:rPr>
        <w:t>Fig</w:t>
      </w:r>
      <w:r>
        <w:rPr>
          <w:rFonts w:ascii="Times New Roman" w:hAnsi="Times New Roman"/>
          <w:sz w:val="24"/>
          <w:szCs w:val="24"/>
        </w:rPr>
        <w:t>.</w:t>
      </w:r>
      <w:r>
        <w:rPr>
          <w:rFonts w:ascii="Times New Roman" w:hAnsi="Times New Roman" w:hint="eastAsia"/>
          <w:sz w:val="24"/>
          <w:szCs w:val="24"/>
        </w:rPr>
        <w:t xml:space="preserve"> </w:t>
      </w:r>
      <w:r>
        <w:rPr>
          <w:rFonts w:ascii="Times New Roman" w:hAnsi="Times New Roman"/>
          <w:sz w:val="24"/>
          <w:szCs w:val="24"/>
        </w:rPr>
        <w:t>S7.</w:t>
      </w:r>
      <w:r w:rsidRPr="00DB2622">
        <w:rPr>
          <w:rFonts w:ascii="Times New Roman" w:hAnsi="Times New Roman"/>
          <w:sz w:val="24"/>
          <w:szCs w:val="24"/>
        </w:rPr>
        <w:t xml:space="preserve"> </w:t>
      </w:r>
      <w:r w:rsidRPr="00367D97">
        <w:rPr>
          <w:rFonts w:ascii="Times New Roman" w:hAnsi="Times New Roman"/>
          <w:sz w:val="24"/>
          <w:szCs w:val="24"/>
        </w:rPr>
        <w:t>Phylogeny of two CR1 retrotranspo</w:t>
      </w:r>
      <w:r>
        <w:rPr>
          <w:rFonts w:ascii="Times New Roman" w:hAnsi="Times New Roman"/>
          <w:sz w:val="24"/>
          <w:szCs w:val="24"/>
        </w:rPr>
        <w:t>son clade in four bird genomes.</w:t>
      </w:r>
      <w:bookmarkEnd w:id="174"/>
    </w:p>
    <w:p w14:paraId="3501E0B3" w14:textId="77777777" w:rsidR="00436E20" w:rsidRPr="00BF3B0B" w:rsidRDefault="00436E20" w:rsidP="00436E20">
      <w:pPr>
        <w:spacing w:afterLines="200" w:after="624"/>
        <w:rPr>
          <w:rFonts w:ascii="Times New Roman" w:hAnsi="Times New Roman"/>
          <w:sz w:val="24"/>
          <w:szCs w:val="24"/>
        </w:rPr>
      </w:pPr>
      <w:r w:rsidRPr="00367D97">
        <w:rPr>
          <w:rFonts w:ascii="Times New Roman" w:hAnsi="Times New Roman"/>
          <w:sz w:val="24"/>
          <w:szCs w:val="24"/>
        </w:rPr>
        <w:t>Green, red and yellow represent Beijing duck, mallard and spot-billed, respectively.</w:t>
      </w:r>
    </w:p>
    <w:p w14:paraId="2416102A" w14:textId="0C3BADAB" w:rsidR="00436E20" w:rsidRDefault="00436E20" w:rsidP="00436E20">
      <w:pPr>
        <w:jc w:val="center"/>
        <w:rPr>
          <w:rFonts w:ascii="Times New Roman" w:hAnsi="Times New Roman"/>
          <w:color w:val="000000"/>
          <w:sz w:val="24"/>
          <w:szCs w:val="24"/>
        </w:rPr>
      </w:pPr>
      <w:r w:rsidRPr="00EB1341">
        <w:rPr>
          <w:rFonts w:ascii="Times New Roman" w:hAnsi="Times New Roman"/>
          <w:b/>
          <w:noProof/>
        </w:rPr>
        <w:drawing>
          <wp:inline distT="0" distB="0" distL="0" distR="0" wp14:anchorId="64248E49" wp14:editId="56A8290D">
            <wp:extent cx="2647950" cy="2152650"/>
            <wp:effectExtent l="0" t="0" r="0" b="0"/>
            <wp:docPr id="68" name="图片 68" descr="D2L_estAndGOKEG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D2L_estAndGOKEGG2.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47950" cy="2152650"/>
                    </a:xfrm>
                    <a:prstGeom prst="rect">
                      <a:avLst/>
                    </a:prstGeom>
                    <a:noFill/>
                    <a:ln>
                      <a:noFill/>
                    </a:ln>
                  </pic:spPr>
                </pic:pic>
              </a:graphicData>
            </a:graphic>
          </wp:inline>
        </w:drawing>
      </w:r>
    </w:p>
    <w:p w14:paraId="7D76ECA0" w14:textId="77777777" w:rsidR="00436E20" w:rsidRDefault="00436E20" w:rsidP="00436E20">
      <w:pPr>
        <w:pStyle w:val="2"/>
        <w:spacing w:before="0" w:after="0"/>
        <w:rPr>
          <w:rFonts w:ascii="Times New Roman" w:hAnsi="Times New Roman"/>
          <w:sz w:val="24"/>
          <w:szCs w:val="24"/>
        </w:rPr>
      </w:pPr>
      <w:bookmarkStart w:id="175" w:name="_Toc28603922"/>
      <w:r>
        <w:rPr>
          <w:rFonts w:ascii="Times New Roman" w:hAnsi="Times New Roman"/>
          <w:sz w:val="24"/>
          <w:szCs w:val="24"/>
        </w:rPr>
        <w:t>Fig.</w:t>
      </w:r>
      <w:r w:rsidRPr="00DB2622">
        <w:rPr>
          <w:rFonts w:ascii="Times New Roman" w:hAnsi="Times New Roman" w:hint="eastAsia"/>
          <w:sz w:val="24"/>
          <w:szCs w:val="24"/>
        </w:rPr>
        <w:t xml:space="preserve"> </w:t>
      </w:r>
      <w:r>
        <w:rPr>
          <w:rFonts w:ascii="Times New Roman" w:hAnsi="Times New Roman"/>
          <w:sz w:val="24"/>
          <w:szCs w:val="24"/>
        </w:rPr>
        <w:t>S8.</w:t>
      </w:r>
      <w:r w:rsidRPr="00DB2622">
        <w:rPr>
          <w:rFonts w:ascii="Times New Roman" w:hAnsi="Times New Roman" w:hint="eastAsia"/>
          <w:sz w:val="24"/>
          <w:szCs w:val="24"/>
        </w:rPr>
        <w:t xml:space="preserve"> </w:t>
      </w:r>
      <w:r>
        <w:rPr>
          <w:rFonts w:ascii="Times New Roman" w:hAnsi="Times New Roman"/>
          <w:sz w:val="24"/>
          <w:szCs w:val="24"/>
        </w:rPr>
        <w:t>Venn diagram showing the m</w:t>
      </w:r>
      <w:r w:rsidRPr="00DB2622">
        <w:rPr>
          <w:rFonts w:ascii="Times New Roman" w:hAnsi="Times New Roman"/>
          <w:sz w:val="24"/>
          <w:szCs w:val="24"/>
        </w:rPr>
        <w:t xml:space="preserve">allard </w:t>
      </w:r>
      <w:r>
        <w:rPr>
          <w:rFonts w:ascii="Times New Roman" w:hAnsi="Times New Roman"/>
          <w:sz w:val="24"/>
          <w:szCs w:val="24"/>
        </w:rPr>
        <w:t xml:space="preserve">reference </w:t>
      </w:r>
      <w:r w:rsidRPr="00DB2622">
        <w:rPr>
          <w:rFonts w:ascii="Times New Roman" w:hAnsi="Times New Roman"/>
          <w:sz w:val="24"/>
          <w:szCs w:val="24"/>
        </w:rPr>
        <w:t xml:space="preserve">genes </w:t>
      </w:r>
      <w:r>
        <w:rPr>
          <w:rFonts w:ascii="Times New Roman" w:hAnsi="Times New Roman"/>
          <w:sz w:val="24"/>
          <w:szCs w:val="24"/>
        </w:rPr>
        <w:t>annotated using three databases or</w:t>
      </w:r>
      <w:r w:rsidRPr="00DB2622">
        <w:rPr>
          <w:rFonts w:ascii="Times New Roman" w:hAnsi="Times New Roman"/>
          <w:sz w:val="24"/>
          <w:szCs w:val="24"/>
        </w:rPr>
        <w:t xml:space="preserve"> supported by EST.</w:t>
      </w:r>
      <w:bookmarkEnd w:id="175"/>
      <w:r w:rsidRPr="00BF3B0B">
        <w:rPr>
          <w:rFonts w:ascii="Times New Roman" w:hAnsi="Times New Roman"/>
          <w:sz w:val="24"/>
          <w:szCs w:val="24"/>
        </w:rPr>
        <w:t xml:space="preserve"> </w:t>
      </w:r>
    </w:p>
    <w:p w14:paraId="5660C05E" w14:textId="77777777" w:rsidR="00436E20" w:rsidRPr="00D54959" w:rsidRDefault="00436E20" w:rsidP="00436E20">
      <w:pPr>
        <w:rPr>
          <w:rFonts w:ascii="Times New Roman" w:hAnsi="Times New Roman"/>
          <w:sz w:val="24"/>
          <w:szCs w:val="24"/>
        </w:rPr>
      </w:pPr>
      <w:r w:rsidRPr="00D54959">
        <w:rPr>
          <w:rFonts w:ascii="Times New Roman" w:hAnsi="Times New Roman" w:hint="eastAsia"/>
          <w:sz w:val="24"/>
          <w:szCs w:val="24"/>
        </w:rPr>
        <w:t xml:space="preserve">Total </w:t>
      </w:r>
      <w:r w:rsidRPr="00D54959">
        <w:rPr>
          <w:rFonts w:ascii="Times New Roman" w:hAnsi="Times New Roman" w:hint="eastAsia"/>
          <w:color w:val="000000"/>
          <w:sz w:val="24"/>
          <w:szCs w:val="24"/>
        </w:rPr>
        <w:t>21,056 m</w:t>
      </w:r>
      <w:r w:rsidRPr="00D54959">
        <w:rPr>
          <w:rFonts w:ascii="Times New Roman" w:hAnsi="Times New Roman"/>
          <w:color w:val="000000"/>
          <w:sz w:val="24"/>
          <w:szCs w:val="24"/>
        </w:rPr>
        <w:t>allard</w:t>
      </w:r>
      <w:r w:rsidRPr="00D54959">
        <w:rPr>
          <w:rFonts w:ascii="Times New Roman" w:hAnsi="Times New Roman" w:hint="eastAsia"/>
          <w:color w:val="000000"/>
          <w:sz w:val="24"/>
          <w:szCs w:val="24"/>
        </w:rPr>
        <w:t xml:space="preserve"> genes </w:t>
      </w:r>
      <w:r w:rsidRPr="00D54959">
        <w:rPr>
          <w:rFonts w:ascii="Times New Roman" w:hAnsi="Times New Roman" w:hint="eastAsia"/>
          <w:sz w:val="24"/>
          <w:szCs w:val="24"/>
        </w:rPr>
        <w:t xml:space="preserve">supported by </w:t>
      </w:r>
      <w:r w:rsidRPr="00D54959">
        <w:rPr>
          <w:rFonts w:ascii="Times New Roman" w:hAnsi="Times New Roman"/>
          <w:color w:val="000000"/>
          <w:sz w:val="24"/>
          <w:szCs w:val="24"/>
        </w:rPr>
        <w:t>319,996 ESTs</w:t>
      </w:r>
      <w:r w:rsidRPr="00D54959">
        <w:rPr>
          <w:rFonts w:ascii="Times New Roman" w:hAnsi="Times New Roman" w:hint="eastAsia"/>
          <w:color w:val="000000"/>
          <w:sz w:val="24"/>
          <w:szCs w:val="24"/>
        </w:rPr>
        <w:t xml:space="preserve"> of Beijing duck and functioned annotation with three databases. And </w:t>
      </w:r>
      <w:r w:rsidRPr="00D54959">
        <w:rPr>
          <w:rFonts w:ascii="Times New Roman" w:hAnsi="Times New Roman"/>
          <w:color w:val="000000"/>
          <w:sz w:val="24"/>
          <w:szCs w:val="24"/>
        </w:rPr>
        <w:t>19</w:t>
      </w:r>
      <w:r w:rsidRPr="00D54959">
        <w:rPr>
          <w:rFonts w:ascii="Times New Roman" w:hAnsi="Times New Roman" w:hint="eastAsia"/>
          <w:color w:val="000000"/>
          <w:sz w:val="24"/>
          <w:szCs w:val="24"/>
        </w:rPr>
        <w:t>,</w:t>
      </w:r>
      <w:r w:rsidRPr="00D54959">
        <w:rPr>
          <w:rFonts w:ascii="Times New Roman" w:hAnsi="Times New Roman"/>
          <w:color w:val="000000"/>
          <w:sz w:val="24"/>
          <w:szCs w:val="24"/>
        </w:rPr>
        <w:t>041</w:t>
      </w:r>
      <w:r w:rsidRPr="00D54959">
        <w:rPr>
          <w:rFonts w:ascii="Times New Roman" w:hAnsi="Times New Roman" w:hint="eastAsia"/>
          <w:color w:val="000000"/>
          <w:sz w:val="24"/>
          <w:szCs w:val="24"/>
        </w:rPr>
        <w:t xml:space="preserve"> genes were supported by one of them.</w:t>
      </w:r>
    </w:p>
    <w:p w14:paraId="58C0B4EE" w14:textId="49742028" w:rsidR="00436E20" w:rsidRDefault="00436E20" w:rsidP="00436E20">
      <w:pPr>
        <w:jc w:val="center"/>
        <w:rPr>
          <w:rFonts w:ascii="Times New Roman" w:hAnsi="Times New Roman"/>
          <w:color w:val="000000"/>
          <w:sz w:val="24"/>
          <w:szCs w:val="24"/>
        </w:rPr>
      </w:pPr>
      <w:r w:rsidRPr="00EB1341">
        <w:rPr>
          <w:rFonts w:ascii="Times New Roman" w:hAnsi="Times New Roman"/>
          <w:b/>
          <w:noProof/>
        </w:rPr>
        <w:lastRenderedPageBreak/>
        <w:drawing>
          <wp:inline distT="0" distB="0" distL="0" distR="0" wp14:anchorId="69738585" wp14:editId="21D026FB">
            <wp:extent cx="2276475" cy="1828800"/>
            <wp:effectExtent l="0" t="0" r="9525" b="0"/>
            <wp:docPr id="67" name="图片 67" descr="D2B_estAndGOKEG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descr="D2B_estAndGOKEGG2.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76475" cy="1828800"/>
                    </a:xfrm>
                    <a:prstGeom prst="rect">
                      <a:avLst/>
                    </a:prstGeom>
                    <a:noFill/>
                    <a:ln>
                      <a:noFill/>
                    </a:ln>
                  </pic:spPr>
                </pic:pic>
              </a:graphicData>
            </a:graphic>
          </wp:inline>
        </w:drawing>
      </w:r>
    </w:p>
    <w:p w14:paraId="73EA060B" w14:textId="77777777" w:rsidR="00436E20" w:rsidRPr="00BF3B0B" w:rsidRDefault="00436E20" w:rsidP="00436E20">
      <w:pPr>
        <w:pStyle w:val="2"/>
        <w:spacing w:before="0" w:afterLines="200" w:after="624"/>
        <w:rPr>
          <w:rFonts w:ascii="Times New Roman" w:hAnsi="Times New Roman"/>
          <w:sz w:val="24"/>
          <w:szCs w:val="24"/>
        </w:rPr>
      </w:pPr>
      <w:bookmarkStart w:id="176" w:name="_Toc486198221"/>
      <w:bookmarkStart w:id="177" w:name="_Toc28603923"/>
      <w:r>
        <w:rPr>
          <w:rFonts w:ascii="Times New Roman" w:hAnsi="Times New Roman"/>
          <w:sz w:val="24"/>
          <w:szCs w:val="24"/>
        </w:rPr>
        <w:t>Fig. S9.</w:t>
      </w:r>
      <w:r w:rsidRPr="00BF3B0B">
        <w:rPr>
          <w:rFonts w:ascii="Times New Roman" w:hAnsi="Times New Roman"/>
          <w:sz w:val="24"/>
          <w:szCs w:val="24"/>
        </w:rPr>
        <w:t xml:space="preserve"> </w:t>
      </w:r>
      <w:r>
        <w:rPr>
          <w:rFonts w:ascii="Times New Roman" w:hAnsi="Times New Roman"/>
          <w:sz w:val="24"/>
          <w:szCs w:val="24"/>
        </w:rPr>
        <w:t>Venn diagram showing the spot-billed</w:t>
      </w:r>
      <w:r w:rsidRPr="00DB2622">
        <w:rPr>
          <w:rFonts w:ascii="Times New Roman" w:hAnsi="Times New Roman"/>
          <w:sz w:val="24"/>
          <w:szCs w:val="24"/>
        </w:rPr>
        <w:t xml:space="preserve"> </w:t>
      </w:r>
      <w:r>
        <w:rPr>
          <w:rFonts w:ascii="Times New Roman" w:hAnsi="Times New Roman"/>
          <w:sz w:val="24"/>
          <w:szCs w:val="24"/>
        </w:rPr>
        <w:t xml:space="preserve">reference </w:t>
      </w:r>
      <w:r w:rsidRPr="00DB2622">
        <w:rPr>
          <w:rFonts w:ascii="Times New Roman" w:hAnsi="Times New Roman"/>
          <w:sz w:val="24"/>
          <w:szCs w:val="24"/>
        </w:rPr>
        <w:t xml:space="preserve">genes </w:t>
      </w:r>
      <w:r>
        <w:rPr>
          <w:rFonts w:ascii="Times New Roman" w:hAnsi="Times New Roman"/>
          <w:sz w:val="24"/>
          <w:szCs w:val="24"/>
        </w:rPr>
        <w:t>annotated using three databases or</w:t>
      </w:r>
      <w:r w:rsidRPr="00DB2622">
        <w:rPr>
          <w:rFonts w:ascii="Times New Roman" w:hAnsi="Times New Roman"/>
          <w:sz w:val="24"/>
          <w:szCs w:val="24"/>
        </w:rPr>
        <w:t xml:space="preserve"> supported by EST</w:t>
      </w:r>
      <w:r w:rsidRPr="00BF3B0B">
        <w:rPr>
          <w:rFonts w:ascii="Times New Roman" w:hAnsi="Times New Roman"/>
          <w:sz w:val="24"/>
          <w:szCs w:val="24"/>
        </w:rPr>
        <w:t>.</w:t>
      </w:r>
      <w:bookmarkEnd w:id="176"/>
      <w:bookmarkEnd w:id="177"/>
      <w:r w:rsidRPr="00BF3B0B">
        <w:rPr>
          <w:rFonts w:ascii="Times New Roman" w:hAnsi="Times New Roman"/>
          <w:sz w:val="24"/>
          <w:szCs w:val="24"/>
        </w:rPr>
        <w:t xml:space="preserve"> </w:t>
      </w:r>
    </w:p>
    <w:p w14:paraId="73F6D04D" w14:textId="2ADFB099" w:rsidR="00436E20" w:rsidRDefault="00436E20" w:rsidP="00436E20">
      <w:pPr>
        <w:jc w:val="center"/>
        <w:rPr>
          <w:rFonts w:ascii="Times New Roman" w:hAnsi="Times New Roman"/>
          <w:color w:val="000000"/>
          <w:sz w:val="24"/>
          <w:szCs w:val="24"/>
        </w:rPr>
      </w:pPr>
      <w:r w:rsidRPr="00EB1341">
        <w:rPr>
          <w:rFonts w:ascii="Times New Roman" w:hAnsi="Times New Roman"/>
          <w:b/>
          <w:noProof/>
        </w:rPr>
        <w:drawing>
          <wp:inline distT="0" distB="0" distL="0" distR="0" wp14:anchorId="0FD63AF4" wp14:editId="6D212044">
            <wp:extent cx="2847975" cy="2524125"/>
            <wp:effectExtent l="0" t="0" r="9525" b="9525"/>
            <wp:docPr id="66" name="图片 66" descr="ortholog.bar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descr="ortholog.barchart.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47975" cy="2524125"/>
                    </a:xfrm>
                    <a:prstGeom prst="rect">
                      <a:avLst/>
                    </a:prstGeom>
                    <a:noFill/>
                    <a:ln>
                      <a:noFill/>
                    </a:ln>
                  </pic:spPr>
                </pic:pic>
              </a:graphicData>
            </a:graphic>
          </wp:inline>
        </w:drawing>
      </w:r>
    </w:p>
    <w:p w14:paraId="5EA200FF" w14:textId="77777777" w:rsidR="00436E20" w:rsidRPr="00BF3B0B" w:rsidRDefault="00436E20" w:rsidP="00436E20">
      <w:pPr>
        <w:pStyle w:val="2"/>
        <w:spacing w:before="0" w:after="0"/>
        <w:rPr>
          <w:rFonts w:ascii="Times New Roman" w:hAnsi="Times New Roman"/>
          <w:sz w:val="24"/>
          <w:szCs w:val="24"/>
        </w:rPr>
      </w:pPr>
      <w:bookmarkStart w:id="178" w:name="_Toc486198222"/>
      <w:bookmarkStart w:id="179" w:name="_Toc28603924"/>
      <w:r>
        <w:rPr>
          <w:rFonts w:ascii="Times New Roman" w:hAnsi="Times New Roman"/>
          <w:sz w:val="24"/>
          <w:szCs w:val="24"/>
        </w:rPr>
        <w:t>Fig. S10.</w:t>
      </w:r>
      <w:r w:rsidRPr="00BF3B0B">
        <w:rPr>
          <w:rFonts w:ascii="Times New Roman" w:hAnsi="Times New Roman"/>
          <w:sz w:val="24"/>
          <w:szCs w:val="24"/>
        </w:rPr>
        <w:t xml:space="preserve"> </w:t>
      </w:r>
      <w:r>
        <w:rPr>
          <w:rFonts w:ascii="Times New Roman" w:hAnsi="Times New Roman"/>
          <w:sz w:val="24"/>
          <w:szCs w:val="24"/>
        </w:rPr>
        <w:t>Protein homologous comparison among the reference gene sets of nine species</w:t>
      </w:r>
      <w:r w:rsidRPr="00BF3B0B">
        <w:rPr>
          <w:rFonts w:ascii="Times New Roman" w:hAnsi="Times New Roman"/>
          <w:sz w:val="24"/>
          <w:szCs w:val="24"/>
        </w:rPr>
        <w:t xml:space="preserve"> by TreeFam.</w:t>
      </w:r>
      <w:bookmarkEnd w:id="178"/>
      <w:bookmarkEnd w:id="179"/>
      <w:r w:rsidRPr="00BF3B0B">
        <w:rPr>
          <w:rFonts w:ascii="Times New Roman" w:hAnsi="Times New Roman"/>
          <w:sz w:val="24"/>
          <w:szCs w:val="24"/>
        </w:rPr>
        <w:t xml:space="preserve"> </w:t>
      </w:r>
    </w:p>
    <w:p w14:paraId="080D2D8D" w14:textId="77777777" w:rsidR="00436E20" w:rsidRPr="00BF3B0B" w:rsidRDefault="00436E20" w:rsidP="00436E20">
      <w:pPr>
        <w:autoSpaceDE w:val="0"/>
        <w:autoSpaceDN w:val="0"/>
        <w:adjustRightInd w:val="0"/>
        <w:rPr>
          <w:rFonts w:ascii="Times New Roman" w:hAnsi="Times New Roman"/>
          <w:color w:val="000000"/>
          <w:sz w:val="24"/>
          <w:szCs w:val="24"/>
        </w:rPr>
      </w:pPr>
    </w:p>
    <w:p w14:paraId="7C9937CF" w14:textId="645B787C" w:rsidR="00436E20" w:rsidRDefault="00436E20" w:rsidP="00436E20">
      <w:pPr>
        <w:jc w:val="center"/>
        <w:rPr>
          <w:rFonts w:ascii="Times New Roman" w:hAnsi="Times New Roman"/>
          <w:color w:val="000000"/>
          <w:sz w:val="24"/>
          <w:szCs w:val="24"/>
        </w:rPr>
      </w:pPr>
      <w:r w:rsidRPr="00EB1341">
        <w:rPr>
          <w:rFonts w:ascii="Times New Roman" w:hAnsi="Times New Roman"/>
          <w:noProof/>
          <w:sz w:val="24"/>
          <w:szCs w:val="24"/>
        </w:rPr>
        <w:drawing>
          <wp:inline distT="0" distB="0" distL="0" distR="0" wp14:anchorId="28A04AE1" wp14:editId="0DFAAA14">
            <wp:extent cx="2952750" cy="2314575"/>
            <wp:effectExtent l="0" t="0" r="0" b="952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952750" cy="2314575"/>
                    </a:xfrm>
                    <a:prstGeom prst="rect">
                      <a:avLst/>
                    </a:prstGeom>
                    <a:noFill/>
                    <a:ln>
                      <a:noFill/>
                    </a:ln>
                  </pic:spPr>
                </pic:pic>
              </a:graphicData>
            </a:graphic>
          </wp:inline>
        </w:drawing>
      </w:r>
    </w:p>
    <w:p w14:paraId="1CFF0C3E" w14:textId="77777777" w:rsidR="00436E20" w:rsidRPr="00BF3B0B" w:rsidRDefault="00436E20" w:rsidP="00436E20">
      <w:pPr>
        <w:pStyle w:val="2"/>
        <w:spacing w:before="0" w:after="0"/>
        <w:rPr>
          <w:rFonts w:ascii="Times New Roman" w:hAnsi="Times New Roman"/>
          <w:sz w:val="24"/>
          <w:szCs w:val="24"/>
        </w:rPr>
      </w:pPr>
      <w:bookmarkStart w:id="180" w:name="_Toc486198223"/>
      <w:bookmarkStart w:id="181" w:name="_Toc28603925"/>
      <w:r>
        <w:rPr>
          <w:rFonts w:ascii="Times New Roman" w:hAnsi="Times New Roman"/>
          <w:sz w:val="24"/>
          <w:szCs w:val="24"/>
        </w:rPr>
        <w:t>Fig. S</w:t>
      </w:r>
      <w:r w:rsidRPr="00BF3B0B">
        <w:rPr>
          <w:rFonts w:ascii="Times New Roman" w:hAnsi="Times New Roman"/>
          <w:sz w:val="24"/>
          <w:szCs w:val="24"/>
        </w:rPr>
        <w:t>1</w:t>
      </w:r>
      <w:r>
        <w:rPr>
          <w:rFonts w:ascii="Times New Roman" w:hAnsi="Times New Roman"/>
          <w:sz w:val="24"/>
          <w:szCs w:val="24"/>
        </w:rPr>
        <w:t>1.</w:t>
      </w:r>
      <w:r w:rsidRPr="00BF3B0B">
        <w:rPr>
          <w:rFonts w:ascii="Times New Roman" w:hAnsi="Times New Roman"/>
          <w:sz w:val="24"/>
          <w:szCs w:val="24"/>
        </w:rPr>
        <w:t xml:space="preserve"> Venn diagram shows gene family clusters in five species by TreeFam.</w:t>
      </w:r>
      <w:bookmarkEnd w:id="180"/>
      <w:bookmarkEnd w:id="181"/>
      <w:r w:rsidRPr="00BF3B0B">
        <w:rPr>
          <w:rFonts w:ascii="Times New Roman" w:hAnsi="Times New Roman"/>
          <w:sz w:val="24"/>
          <w:szCs w:val="24"/>
        </w:rPr>
        <w:t xml:space="preserve"> </w:t>
      </w:r>
    </w:p>
    <w:p w14:paraId="7F856CBA" w14:textId="77777777" w:rsidR="00436E20" w:rsidRDefault="00436E20" w:rsidP="00436E20">
      <w:pPr>
        <w:spacing w:line="360" w:lineRule="auto"/>
        <w:rPr>
          <w:rFonts w:ascii="Times New Roman" w:hAnsi="Times New Roman"/>
          <w:sz w:val="24"/>
          <w:szCs w:val="24"/>
        </w:rPr>
      </w:pPr>
      <w:r w:rsidRPr="00FB07B9">
        <w:rPr>
          <w:rFonts w:ascii="Times New Roman" w:hAnsi="Times New Roman"/>
          <w:sz w:val="24"/>
          <w:szCs w:val="24"/>
        </w:rPr>
        <w:t>The number of unique and shared gene families among five genomes.</w:t>
      </w:r>
    </w:p>
    <w:p w14:paraId="3CA92357" w14:textId="77777777" w:rsidR="00436E20" w:rsidRPr="00FB07B9" w:rsidRDefault="00436E20" w:rsidP="00436E20">
      <w:pPr>
        <w:spacing w:line="360" w:lineRule="auto"/>
        <w:rPr>
          <w:rFonts w:ascii="Times New Roman" w:hAnsi="Times New Roman"/>
          <w:sz w:val="24"/>
          <w:szCs w:val="24"/>
        </w:rPr>
      </w:pPr>
    </w:p>
    <w:p w14:paraId="3FBD9F8A" w14:textId="704A64BE" w:rsidR="00436E20" w:rsidRDefault="00436E20" w:rsidP="00436E20">
      <w:pPr>
        <w:jc w:val="center"/>
        <w:rPr>
          <w:rFonts w:ascii="Times New Roman" w:hAnsi="Times New Roman"/>
          <w:noProof/>
          <w:color w:val="000000"/>
          <w:sz w:val="24"/>
          <w:szCs w:val="24"/>
        </w:rPr>
      </w:pPr>
      <w:r w:rsidRPr="00EB1341">
        <w:rPr>
          <w:rFonts w:ascii="Times New Roman" w:hAnsi="Times New Roman"/>
          <w:noProof/>
          <w:color w:val="000000"/>
          <w:sz w:val="24"/>
          <w:szCs w:val="24"/>
        </w:rPr>
        <w:drawing>
          <wp:inline distT="0" distB="0" distL="0" distR="0" wp14:anchorId="286561F9" wp14:editId="708D1ACF">
            <wp:extent cx="5274310" cy="6772910"/>
            <wp:effectExtent l="0" t="0" r="2540" b="889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6772910"/>
                    </a:xfrm>
                    <a:prstGeom prst="rect">
                      <a:avLst/>
                    </a:prstGeom>
                    <a:noFill/>
                    <a:ln>
                      <a:noFill/>
                    </a:ln>
                  </pic:spPr>
                </pic:pic>
              </a:graphicData>
            </a:graphic>
          </wp:inline>
        </w:drawing>
      </w:r>
    </w:p>
    <w:p w14:paraId="689E504A" w14:textId="60A34923" w:rsidR="00436E20" w:rsidRDefault="00436E20" w:rsidP="00436E20">
      <w:pPr>
        <w:ind w:leftChars="-135" w:left="-270"/>
        <w:rPr>
          <w:rFonts w:ascii="Times New Roman" w:hAnsi="Times New Roman"/>
          <w:color w:val="000000"/>
          <w:sz w:val="24"/>
          <w:szCs w:val="24"/>
        </w:rPr>
      </w:pPr>
      <w:r>
        <w:rPr>
          <w:rFonts w:ascii="Times New Roman" w:hAnsi="Times New Roman"/>
          <w:noProof/>
          <w:color w:val="000000"/>
          <w:sz w:val="24"/>
          <w:szCs w:val="24"/>
        </w:rPr>
        <w:lastRenderedPageBreak/>
        <mc:AlternateContent>
          <mc:Choice Requires="wps">
            <w:drawing>
              <wp:anchor distT="0" distB="0" distL="114300" distR="114300" simplePos="0" relativeHeight="251712512" behindDoc="0" locked="0" layoutInCell="1" allowOverlap="1" wp14:anchorId="0577CCB8" wp14:editId="0FBCFF85">
                <wp:simplePos x="0" y="0"/>
                <wp:positionH relativeFrom="column">
                  <wp:posOffset>3524250</wp:posOffset>
                </wp:positionH>
                <wp:positionV relativeFrom="paragraph">
                  <wp:posOffset>180975</wp:posOffset>
                </wp:positionV>
                <wp:extent cx="600075" cy="333375"/>
                <wp:effectExtent l="0" t="0" r="0" b="0"/>
                <wp:wrapNone/>
                <wp:docPr id="98" name="文本框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33337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82C934C" w14:textId="77777777" w:rsidR="00CE4C27" w:rsidRPr="00A47038" w:rsidRDefault="00CE4C27" w:rsidP="00436E20">
                            <w:pPr>
                              <w:rPr>
                                <w:rFonts w:ascii="Times New Roman" w:hAnsi="Times New Roman"/>
                                <w:b/>
                                <w:bCs/>
                              </w:rPr>
                            </w:pPr>
                            <w:r w:rsidRPr="001B3367">
                              <w:rPr>
                                <w:rFonts w:ascii="Times New Roman" w:hAnsi="Times New Roman"/>
                                <w:b/>
                                <w:bCs/>
                              </w:rPr>
                              <w:t>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77CCB8" id="_x0000_t202" coordsize="21600,21600" o:spt="202" path="m,l,21600r21600,l21600,xe">
                <v:stroke joinstyle="miter"/>
                <v:path gradientshapeok="t" o:connecttype="rect"/>
              </v:shapetype>
              <v:shape id="文本框 98" o:spid="_x0000_s1026" type="#_x0000_t202" style="position:absolute;left:0;text-align:left;margin-left:277.5pt;margin-top:14.25pt;width:47.25pt;height:26.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" stroked="f">
                <v:textbox>
                  <w:txbxContent>
                    <w:p w14:paraId="082C934C" w14:textId="77777777" w:rsidR="00CE4C27" w:rsidRPr="00A47038" w:rsidRDefault="00CE4C27" w:rsidP="00436E20">
                      <w:pPr>
                        <w:rPr>
                          <w:rFonts w:ascii="Times New Roman" w:hAnsi="Times New Roman"/>
                          <w:b/>
                          <w:bCs/>
                        </w:rPr>
                      </w:pPr>
                      <w:r w:rsidRPr="001B3367">
                        <w:rPr>
                          <w:rFonts w:ascii="Times New Roman" w:hAnsi="Times New Roman"/>
                          <w:b/>
                          <w:bCs/>
                        </w:rPr>
                        <w:t>f</w:t>
                      </w:r>
                    </w:p>
                  </w:txbxContent>
                </v:textbox>
              </v:shape>
            </w:pict>
          </mc:Fallback>
        </mc:AlternateContent>
      </w:r>
      <w:r>
        <w:rPr>
          <w:rFonts w:ascii="Times New Roman" w:hAnsi="Times New Roman"/>
          <w:noProof/>
          <w:color w:val="000000"/>
          <w:sz w:val="24"/>
          <w:szCs w:val="24"/>
        </w:rPr>
        <mc:AlternateContent>
          <mc:Choice Requires="wps">
            <w:drawing>
              <wp:anchor distT="0" distB="0" distL="114300" distR="114300" simplePos="0" relativeHeight="251711488" behindDoc="0" locked="0" layoutInCell="1" allowOverlap="1" wp14:anchorId="5FF552A8" wp14:editId="0018DB11">
                <wp:simplePos x="0" y="0"/>
                <wp:positionH relativeFrom="column">
                  <wp:posOffset>-123825</wp:posOffset>
                </wp:positionH>
                <wp:positionV relativeFrom="paragraph">
                  <wp:posOffset>4486275</wp:posOffset>
                </wp:positionV>
                <wp:extent cx="371475" cy="381000"/>
                <wp:effectExtent l="0" t="0" r="0" b="0"/>
                <wp:wrapNone/>
                <wp:docPr id="97" name="文本框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75" cy="381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78DB64" w14:textId="77777777" w:rsidR="00CE4C27" w:rsidRPr="001B3367" w:rsidRDefault="00CE4C27" w:rsidP="00436E20">
                            <w:pPr>
                              <w:rPr>
                                <w:rFonts w:ascii="Times New Roman" w:hAnsi="Times New Roman"/>
                                <w:b/>
                                <w:bCs/>
                              </w:rPr>
                            </w:pPr>
                            <w:r w:rsidRPr="001B3367">
                              <w:rPr>
                                <w:rFonts w:ascii="Times New Roman" w:hAnsi="Times New Roman"/>
                                <w:b/>
                                <w:bCs/>
                              </w:rPr>
                              <w:t>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F552A8" id="文本框 97" o:spid="_x0000_s1027" type="#_x0000_t202" style="position:absolute;left:0;text-align:left;margin-left:-9.75pt;margin-top:353.25pt;width:29.25pt;height:30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" stroked="f">
                <v:textbox>
                  <w:txbxContent>
                    <w:p w14:paraId="0778DB64" w14:textId="77777777" w:rsidR="00CE4C27" w:rsidRPr="001B3367" w:rsidRDefault="00CE4C27" w:rsidP="00436E20">
                      <w:pPr>
                        <w:rPr>
                          <w:rFonts w:ascii="Times New Roman" w:hAnsi="Times New Roman"/>
                          <w:b/>
                          <w:bCs/>
                        </w:rPr>
                      </w:pPr>
                      <w:r w:rsidRPr="001B3367">
                        <w:rPr>
                          <w:rFonts w:ascii="Times New Roman" w:hAnsi="Times New Roman"/>
                          <w:b/>
                          <w:bCs/>
                        </w:rPr>
                        <w:t>g</w:t>
                      </w:r>
                    </w:p>
                  </w:txbxContent>
                </v:textbox>
              </v:shape>
            </w:pict>
          </mc:Fallback>
        </mc:AlternateContent>
      </w:r>
      <w:r>
        <w:rPr>
          <w:rFonts w:ascii="Times New Roman" w:hAnsi="Times New Roman"/>
          <w:noProof/>
          <w:color w:val="000000"/>
          <w:sz w:val="24"/>
          <w:szCs w:val="24"/>
        </w:rPr>
        <w:drawing>
          <wp:inline distT="0" distB="0" distL="0" distR="0" wp14:anchorId="546C44D4" wp14:editId="0392E012">
            <wp:extent cx="4105275" cy="3905250"/>
            <wp:effectExtent l="0" t="0" r="0" b="0"/>
            <wp:docPr id="63" name="图片 63" descr="outtree81ind_midpoint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1" descr="outtree81ind_midpointroot"/>
                    <pic:cNvPicPr>
                      <a:picLocks noChangeAspect="1" noChangeArrowheads="1"/>
                    </pic:cNvPicPr>
                  </pic:nvPicPr>
                  <pic:blipFill>
                    <a:blip r:embed="rId33">
                      <a:extLst>
                        <a:ext uri="{28A0092B-C50C-407E-A947-70E740481C1C}">
                          <a14:useLocalDpi xmlns:a14="http://schemas.microsoft.com/office/drawing/2010/main" val="0"/>
                        </a:ext>
                      </a:extLst>
                    </a:blip>
                    <a:srcRect l="31885" t="16319" r="28079"/>
                    <a:stretch>
                      <a:fillRect/>
                    </a:stretch>
                  </pic:blipFill>
                  <pic:spPr bwMode="auto">
                    <a:xfrm>
                      <a:off x="0" y="0"/>
                      <a:ext cx="4105275" cy="3905250"/>
                    </a:xfrm>
                    <a:prstGeom prst="rect">
                      <a:avLst/>
                    </a:prstGeom>
                    <a:noFill/>
                    <a:ln>
                      <a:noFill/>
                    </a:ln>
                  </pic:spPr>
                </pic:pic>
              </a:graphicData>
            </a:graphic>
          </wp:inline>
        </w:drawing>
      </w:r>
      <w:r>
        <w:rPr>
          <w:rFonts w:ascii="Times New Roman" w:hAnsi="Times New Roman"/>
          <w:noProof/>
          <w:color w:val="000000"/>
          <w:sz w:val="24"/>
          <w:szCs w:val="24"/>
        </w:rPr>
        <w:drawing>
          <wp:inline distT="0" distB="0" distL="0" distR="0" wp14:anchorId="58995BC5" wp14:editId="60548A7B">
            <wp:extent cx="5274310" cy="3089275"/>
            <wp:effectExtent l="0" t="0" r="2540" b="0"/>
            <wp:docPr id="62" name="图片 62" descr="outtree89indMIDT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2" descr="outtree89indMIDTROO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4310" cy="3089275"/>
                    </a:xfrm>
                    <a:prstGeom prst="rect">
                      <a:avLst/>
                    </a:prstGeom>
                    <a:noFill/>
                    <a:ln>
                      <a:noFill/>
                    </a:ln>
                  </pic:spPr>
                </pic:pic>
              </a:graphicData>
            </a:graphic>
          </wp:inline>
        </w:drawing>
      </w:r>
      <w:r>
        <w:rPr>
          <w:rFonts w:ascii="Times New Roman" w:hAnsi="Times New Roman"/>
          <w:noProof/>
          <w:color w:val="000000"/>
          <w:sz w:val="24"/>
          <w:szCs w:val="24"/>
        </w:rPr>
        <w:lastRenderedPageBreak/>
        <mc:AlternateContent>
          <mc:Choice Requires="wps">
            <w:drawing>
              <wp:anchor distT="0" distB="0" distL="114300" distR="114300" simplePos="0" relativeHeight="251710464" behindDoc="0" locked="0" layoutInCell="1" allowOverlap="1" wp14:anchorId="6170F07D" wp14:editId="771B5585">
                <wp:simplePos x="0" y="0"/>
                <wp:positionH relativeFrom="column">
                  <wp:posOffset>1533525</wp:posOffset>
                </wp:positionH>
                <wp:positionV relativeFrom="paragraph">
                  <wp:posOffset>85725</wp:posOffset>
                </wp:positionV>
                <wp:extent cx="495300" cy="476250"/>
                <wp:effectExtent l="0" t="0" r="0" b="0"/>
                <wp:wrapNone/>
                <wp:docPr id="96" name="文本框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4762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D6DEF03" w14:textId="77777777" w:rsidR="00CE4C27" w:rsidRPr="00A47038" w:rsidRDefault="00CE4C27" w:rsidP="00436E20">
                            <w:pPr>
                              <w:rPr>
                                <w:rFonts w:ascii="Times New Roman" w:hAnsi="Times New Roman"/>
                                <w:b/>
                                <w:bCs/>
                                <w:color w:val="000000"/>
                              </w:rPr>
                            </w:pPr>
                            <w:r w:rsidRPr="001B3367">
                              <w:rPr>
                                <w:rFonts w:ascii="Times New Roman" w:hAnsi="Times New Roman" w:hint="cs"/>
                                <w:b/>
                                <w:bCs/>
                                <w:color w:val="000000"/>
                              </w:rPr>
                              <w:t>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70F07D" id="文本框 96" o:spid="_x0000_s1028" type="#_x0000_t202" style="position:absolute;left:0;text-align:left;margin-left:120.75pt;margin-top:6.75pt;width:39pt;height:37.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" stroked="f">
                <v:textbox>
                  <w:txbxContent>
                    <w:p w14:paraId="0D6DEF03" w14:textId="77777777" w:rsidR="00CE4C27" w:rsidRPr="00A47038" w:rsidRDefault="00CE4C27" w:rsidP="00436E20">
                      <w:pPr>
                        <w:rPr>
                          <w:rFonts w:ascii="Times New Roman" w:hAnsi="Times New Roman"/>
                          <w:b/>
                          <w:bCs/>
                          <w:color w:val="000000"/>
                        </w:rPr>
                      </w:pPr>
                      <w:r w:rsidRPr="001B3367">
                        <w:rPr>
                          <w:rFonts w:ascii="Times New Roman" w:hAnsi="Times New Roman" w:hint="cs"/>
                          <w:b/>
                          <w:bCs/>
                          <w:color w:val="000000"/>
                        </w:rPr>
                        <w:t>h</w:t>
                      </w:r>
                    </w:p>
                  </w:txbxContent>
                </v:textbox>
              </v:shape>
            </w:pict>
          </mc:Fallback>
        </mc:AlternateContent>
      </w:r>
      <w:r>
        <w:rPr>
          <w:rFonts w:ascii="Times New Roman" w:hAnsi="Times New Roman"/>
          <w:noProof/>
          <w:color w:val="000000"/>
          <w:sz w:val="24"/>
          <w:szCs w:val="24"/>
        </w:rPr>
        <w:drawing>
          <wp:inline distT="0" distB="0" distL="0" distR="0" wp14:anchorId="0E627DD8" wp14:editId="323ABC06">
            <wp:extent cx="5274310" cy="3197225"/>
            <wp:effectExtent l="0" t="0" r="2540" b="3175"/>
            <wp:docPr id="61" name="图片 61" descr="outtree89indROOTED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3" descr="outtree89indROOTEDTRE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4310" cy="3197225"/>
                    </a:xfrm>
                    <a:prstGeom prst="rect">
                      <a:avLst/>
                    </a:prstGeom>
                    <a:noFill/>
                    <a:ln>
                      <a:noFill/>
                    </a:ln>
                  </pic:spPr>
                </pic:pic>
              </a:graphicData>
            </a:graphic>
          </wp:inline>
        </w:drawing>
      </w:r>
    </w:p>
    <w:p w14:paraId="1C7B1AF3" w14:textId="77777777" w:rsidR="00436E20" w:rsidRPr="00664F97" w:rsidRDefault="00436E20" w:rsidP="00436E20">
      <w:pPr>
        <w:pStyle w:val="2"/>
        <w:spacing w:before="0" w:after="0"/>
        <w:rPr>
          <w:rFonts w:ascii="Times New Roman" w:hAnsi="Times New Roman"/>
          <w:sz w:val="24"/>
          <w:szCs w:val="24"/>
        </w:rPr>
      </w:pPr>
      <w:bookmarkStart w:id="182" w:name="_Toc486198224"/>
      <w:bookmarkStart w:id="183" w:name="_Toc28603926"/>
      <w:r>
        <w:rPr>
          <w:rFonts w:ascii="Times New Roman" w:hAnsi="Times New Roman"/>
          <w:sz w:val="24"/>
          <w:szCs w:val="24"/>
        </w:rPr>
        <w:t>Fig. S12.</w:t>
      </w:r>
      <w:r w:rsidRPr="00664F97">
        <w:rPr>
          <w:rFonts w:ascii="Times New Roman" w:hAnsi="Times New Roman"/>
          <w:sz w:val="24"/>
          <w:szCs w:val="24"/>
        </w:rPr>
        <w:t xml:space="preserve"> Distribution of genetic variation and characteristics for </w:t>
      </w:r>
      <w:r>
        <w:rPr>
          <w:rFonts w:ascii="Times New Roman" w:hAnsi="Times New Roman"/>
          <w:sz w:val="24"/>
          <w:szCs w:val="24"/>
        </w:rPr>
        <w:t>two wild and eight domestic duck populations</w:t>
      </w:r>
      <w:r w:rsidRPr="00664F97">
        <w:rPr>
          <w:rFonts w:ascii="Times New Roman" w:hAnsi="Times New Roman"/>
          <w:sz w:val="24"/>
          <w:szCs w:val="24"/>
        </w:rPr>
        <w:t>.</w:t>
      </w:r>
      <w:bookmarkEnd w:id="182"/>
      <w:bookmarkEnd w:id="183"/>
      <w:r w:rsidRPr="00664F97">
        <w:rPr>
          <w:rFonts w:ascii="Times New Roman" w:hAnsi="Times New Roman"/>
          <w:sz w:val="24"/>
          <w:szCs w:val="24"/>
        </w:rPr>
        <w:t xml:space="preserve"> </w:t>
      </w:r>
    </w:p>
    <w:p w14:paraId="39C59D9E" w14:textId="77777777" w:rsidR="00436E20" w:rsidRDefault="00436E20" w:rsidP="00436E20">
      <w:pPr>
        <w:pStyle w:val="Default"/>
      </w:pPr>
      <w:r w:rsidRPr="006F28DE">
        <w:rPr>
          <w:color w:val="auto"/>
        </w:rPr>
        <w:t>Mallard, Spot-billed, Beijing, Shaoxing, Gaoyou, Jinding,</w:t>
      </w:r>
      <w:r>
        <w:rPr>
          <w:color w:val="auto"/>
        </w:rPr>
        <w:t xml:space="preserve"> Campbell, Lianchengbai, Shanma and</w:t>
      </w:r>
      <w:r w:rsidRPr="006F28DE">
        <w:rPr>
          <w:color w:val="auto"/>
        </w:rPr>
        <w:t xml:space="preserve"> Cherry valley are represented by Ma, Sp, Bj, Sx, Gy, Jd, Cp, Lc, Sm, Cv. </w:t>
      </w:r>
      <w:r>
        <w:rPr>
          <w:color w:val="auto"/>
        </w:rPr>
        <w:t>(</w:t>
      </w:r>
      <w:r w:rsidRPr="00413F4C">
        <w:rPr>
          <w:b/>
          <w:color w:val="auto"/>
        </w:rPr>
        <w:t>a</w:t>
      </w:r>
      <w:r>
        <w:rPr>
          <w:color w:val="auto"/>
        </w:rPr>
        <w:t xml:space="preserve">) </w:t>
      </w:r>
      <w:r w:rsidRPr="006F28DE">
        <w:rPr>
          <w:color w:val="auto"/>
        </w:rPr>
        <w:t>Total number of SNPs.</w:t>
      </w:r>
      <w:r w:rsidRPr="00413F4C">
        <w:rPr>
          <w:color w:val="auto"/>
        </w:rPr>
        <w:t xml:space="preserve"> </w:t>
      </w:r>
      <w:r>
        <w:rPr>
          <w:color w:val="auto"/>
        </w:rPr>
        <w:t>(</w:t>
      </w:r>
      <w:r w:rsidRPr="00413F4C">
        <w:rPr>
          <w:b/>
          <w:color w:val="auto"/>
        </w:rPr>
        <w:t>b</w:t>
      </w:r>
      <w:r>
        <w:rPr>
          <w:color w:val="auto"/>
        </w:rPr>
        <w:t>)</w:t>
      </w:r>
      <w:r w:rsidRPr="006F28DE">
        <w:rPr>
          <w:color w:val="auto"/>
        </w:rPr>
        <w:t xml:space="preserve"> Total number of mallard and spot-billed specific SNPs segregating in each domestic populat</w:t>
      </w:r>
      <w:r>
        <w:rPr>
          <w:color w:val="auto"/>
        </w:rPr>
        <w:t>ion.</w:t>
      </w:r>
      <w:r w:rsidRPr="006F28DE">
        <w:rPr>
          <w:color w:val="auto"/>
        </w:rPr>
        <w:t xml:space="preserve"> </w:t>
      </w:r>
      <w:r>
        <w:rPr>
          <w:color w:val="auto"/>
        </w:rPr>
        <w:t>(</w:t>
      </w:r>
      <w:r>
        <w:rPr>
          <w:b/>
          <w:color w:val="auto"/>
        </w:rPr>
        <w:t>c</w:t>
      </w:r>
      <w:r>
        <w:rPr>
          <w:color w:val="auto"/>
        </w:rPr>
        <w:t>)</w:t>
      </w:r>
      <w:r w:rsidRPr="006F28DE">
        <w:rPr>
          <w:color w:val="auto"/>
        </w:rPr>
        <w:t xml:space="preserve"> Genetic diversity was measured by nucleotide diversity π and Watterson’s estimator ϴ.</w:t>
      </w:r>
      <w:r>
        <w:rPr>
          <w:color w:val="auto"/>
        </w:rPr>
        <w:t xml:space="preserve"> (</w:t>
      </w:r>
      <w:r w:rsidRPr="00413F4C">
        <w:rPr>
          <w:b/>
          <w:color w:val="auto"/>
        </w:rPr>
        <w:t>d</w:t>
      </w:r>
      <w:r>
        <w:rPr>
          <w:color w:val="auto"/>
        </w:rPr>
        <w:t>)</w:t>
      </w:r>
      <w:r w:rsidRPr="006F28DE">
        <w:rPr>
          <w:color w:val="auto"/>
        </w:rPr>
        <w:t xml:space="preserve"> Distribution of heterozygosity. </w:t>
      </w:r>
      <w:r>
        <w:rPr>
          <w:color w:val="auto"/>
        </w:rPr>
        <w:t>(</w:t>
      </w:r>
      <w:r w:rsidRPr="00E51A82">
        <w:rPr>
          <w:b/>
          <w:color w:val="auto"/>
        </w:rPr>
        <w:t>e</w:t>
      </w:r>
      <w:r>
        <w:rPr>
          <w:color w:val="auto"/>
        </w:rPr>
        <w:t xml:space="preserve">) </w:t>
      </w:r>
      <w:r w:rsidRPr="006F28DE">
        <w:rPr>
          <w:color w:val="auto"/>
        </w:rPr>
        <w:t xml:space="preserve">LD decay </w:t>
      </w:r>
      <w:r>
        <w:rPr>
          <w:color w:val="auto"/>
        </w:rPr>
        <w:t>measured by r</w:t>
      </w:r>
      <w:r w:rsidRPr="00782271">
        <w:rPr>
          <w:color w:val="auto"/>
          <w:vertAlign w:val="superscript"/>
        </w:rPr>
        <w:t>2</w:t>
      </w:r>
      <w:r>
        <w:rPr>
          <w:color w:val="auto"/>
        </w:rPr>
        <w:t xml:space="preserve"> estimator against distance (50 kb up and 10 kb down) between the SNPs in </w:t>
      </w:r>
      <w:r w:rsidRPr="006F28DE">
        <w:rPr>
          <w:color w:val="auto"/>
        </w:rPr>
        <w:t xml:space="preserve">mallard, </w:t>
      </w:r>
      <w:r>
        <w:rPr>
          <w:color w:val="auto"/>
        </w:rPr>
        <w:t>spot-billed, Beijing and S</w:t>
      </w:r>
      <w:r w:rsidRPr="006F28DE">
        <w:rPr>
          <w:color w:val="auto"/>
        </w:rPr>
        <w:t>haoxing populations.</w:t>
      </w:r>
      <w:r>
        <w:rPr>
          <w:color w:val="auto"/>
        </w:rPr>
        <w:t xml:space="preserve"> Different way to display IBS </w:t>
      </w:r>
      <w:r>
        <w:rPr>
          <w:rFonts w:hint="eastAsia"/>
          <w:color w:val="auto"/>
        </w:rPr>
        <w:t>tr</w:t>
      </w:r>
      <w:r>
        <w:rPr>
          <w:color w:val="auto"/>
        </w:rPr>
        <w:t>ee</w:t>
      </w:r>
      <w:r>
        <w:rPr>
          <w:rFonts w:hint="eastAsia"/>
          <w:color w:val="auto"/>
        </w:rPr>
        <w:t>:</w:t>
      </w:r>
      <w:r>
        <w:rPr>
          <w:color w:val="auto"/>
        </w:rPr>
        <w:t xml:space="preserve"> (f) </w:t>
      </w:r>
      <w:r>
        <w:rPr>
          <w:rFonts w:hint="eastAsia"/>
          <w:color w:val="auto"/>
        </w:rPr>
        <w:t>roo</w:t>
      </w:r>
      <w:r>
        <w:rPr>
          <w:color w:val="auto"/>
        </w:rPr>
        <w:t xml:space="preserve">t on the midpoint of mallard (green), spot-billed (blue), Beijing (red), Shaoxing (purple) (g) </w:t>
      </w:r>
      <w:r>
        <w:rPr>
          <w:rFonts w:hint="eastAsia"/>
          <w:color w:val="auto"/>
        </w:rPr>
        <w:t>ro</w:t>
      </w:r>
      <w:r>
        <w:rPr>
          <w:color w:val="auto"/>
        </w:rPr>
        <w:t>ot on the midpoint of mallard, spot-billed, Beijing, Shaoxing and other 6 wild species (black) (h) root on an arbitrary point .</w:t>
      </w:r>
      <w:r>
        <w:br w:type="page"/>
      </w:r>
    </w:p>
    <w:p w14:paraId="6D3C78DB" w14:textId="5B8DCFB0" w:rsidR="00436E20" w:rsidRDefault="00436E20" w:rsidP="00436E20">
      <w:pPr>
        <w:jc w:val="center"/>
        <w:rPr>
          <w:rFonts w:ascii="Times New Roman" w:hAnsi="Times New Roman"/>
          <w:noProof/>
          <w:color w:val="000000"/>
          <w:sz w:val="24"/>
          <w:szCs w:val="24"/>
        </w:rPr>
      </w:pPr>
      <w:r w:rsidRPr="00EB1341">
        <w:rPr>
          <w:rFonts w:ascii="Times New Roman" w:hAnsi="Times New Roman"/>
          <w:noProof/>
          <w:color w:val="000000"/>
          <w:sz w:val="24"/>
          <w:szCs w:val="24"/>
        </w:rPr>
        <w:lastRenderedPageBreak/>
        <w:drawing>
          <wp:inline distT="0" distB="0" distL="0" distR="0" wp14:anchorId="738282CF" wp14:editId="160F1463">
            <wp:extent cx="5274310" cy="4683760"/>
            <wp:effectExtent l="0" t="0" r="2540" b="254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4310" cy="4683760"/>
                    </a:xfrm>
                    <a:prstGeom prst="rect">
                      <a:avLst/>
                    </a:prstGeom>
                    <a:noFill/>
                    <a:ln>
                      <a:noFill/>
                    </a:ln>
                  </pic:spPr>
                </pic:pic>
              </a:graphicData>
            </a:graphic>
          </wp:inline>
        </w:drawing>
      </w:r>
    </w:p>
    <w:p w14:paraId="43F56E2F" w14:textId="246E3C39" w:rsidR="00436E20" w:rsidRDefault="00436E20" w:rsidP="00436E20">
      <w:pPr>
        <w:jc w:val="center"/>
        <w:rPr>
          <w:rFonts w:ascii="Times New Roman" w:hAnsi="Times New Roman"/>
          <w:color w:val="000000"/>
          <w:sz w:val="24"/>
          <w:szCs w:val="24"/>
        </w:rPr>
      </w:pPr>
      <w:r>
        <w:rPr>
          <w:rFonts w:ascii="Times New Roman" w:hAnsi="Times New Roman"/>
          <w:noProof/>
          <w:color w:val="000000"/>
          <w:sz w:val="24"/>
          <w:szCs w:val="24"/>
        </w:rPr>
        <mc:AlternateContent>
          <mc:Choice Requires="wps">
            <w:drawing>
              <wp:anchor distT="0" distB="0" distL="114300" distR="114300" simplePos="0" relativeHeight="251709440" behindDoc="0" locked="0" layoutInCell="1" allowOverlap="1" wp14:anchorId="44C6D61C" wp14:editId="195D1EAB">
                <wp:simplePos x="0" y="0"/>
                <wp:positionH relativeFrom="column">
                  <wp:posOffset>366395</wp:posOffset>
                </wp:positionH>
                <wp:positionV relativeFrom="paragraph">
                  <wp:posOffset>110490</wp:posOffset>
                </wp:positionV>
                <wp:extent cx="285115" cy="396875"/>
                <wp:effectExtent l="4445" t="0" r="0" b="0"/>
                <wp:wrapNone/>
                <wp:docPr id="223" name="文本框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115" cy="39687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6EC9162" w14:textId="77777777" w:rsidR="00CE4C27" w:rsidRPr="00755EF1" w:rsidRDefault="00CE4C27" w:rsidP="00436E20">
                            <w:pPr>
                              <w:rPr>
                                <w:rFonts w:ascii="Times New Roman" w:hAnsi="Times New Roman"/>
                                <w:b/>
                                <w:bCs/>
                              </w:rPr>
                            </w:pPr>
                            <w:r w:rsidRPr="001B3367">
                              <w:rPr>
                                <w:rFonts w:ascii="Times New Roman" w:hAnsi="Times New Roman"/>
                                <w:b/>
                                <w:bCs/>
                              </w:rPr>
                              <w: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C6D61C" id="文本框 223" o:spid="_x0000_s1029" type="#_x0000_t202" style="position:absolute;left:0;text-align:left;margin-left:28.85pt;margin-top:8.7pt;width:22.45pt;height:31.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" stroked="f">
                <v:textbox>
                  <w:txbxContent>
                    <w:p w14:paraId="66EC9162" w14:textId="77777777" w:rsidR="00CE4C27" w:rsidRPr="00755EF1" w:rsidRDefault="00CE4C27" w:rsidP="00436E20">
                      <w:pPr>
                        <w:rPr>
                          <w:rFonts w:ascii="Times New Roman" w:hAnsi="Times New Roman"/>
                          <w:b/>
                          <w:bCs/>
                        </w:rPr>
                      </w:pPr>
                      <w:r w:rsidRPr="001B3367">
                        <w:rPr>
                          <w:rFonts w:ascii="Times New Roman" w:hAnsi="Times New Roman"/>
                          <w:b/>
                          <w:bCs/>
                        </w:rPr>
                        <w:t>d</w:t>
                      </w:r>
                    </w:p>
                  </w:txbxContent>
                </v:textbox>
              </v:shape>
            </w:pict>
          </mc:Fallback>
        </mc:AlternateContent>
      </w:r>
      <w:r>
        <w:rPr>
          <w:rFonts w:ascii="Times New Roman" w:hAnsi="Times New Roman"/>
          <w:noProof/>
          <w:color w:val="000000"/>
          <w:sz w:val="24"/>
          <w:szCs w:val="24"/>
        </w:rPr>
        <w:drawing>
          <wp:inline distT="0" distB="0" distL="0" distR="0" wp14:anchorId="70E13A01" wp14:editId="19092FE4">
            <wp:extent cx="4648200" cy="3705225"/>
            <wp:effectExtent l="0" t="0" r="0" b="9525"/>
            <wp:docPr id="59" name="图片 59" descr="ramdomsampl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5" descr="ramdomsample2"/>
                    <pic:cNvPicPr>
                      <a:picLocks noChangeAspect="1" noChangeArrowheads="1"/>
                    </pic:cNvPicPr>
                  </pic:nvPicPr>
                  <pic:blipFill>
                    <a:blip r:embed="rId37" cstate="print">
                      <a:extLst>
                        <a:ext uri="{28A0092B-C50C-407E-A947-70E740481C1C}">
                          <a14:useLocalDpi xmlns:a14="http://schemas.microsoft.com/office/drawing/2010/main" val="0"/>
                        </a:ext>
                      </a:extLst>
                    </a:blip>
                    <a:srcRect l="11644"/>
                    <a:stretch>
                      <a:fillRect/>
                    </a:stretch>
                  </pic:blipFill>
                  <pic:spPr bwMode="auto">
                    <a:xfrm>
                      <a:off x="0" y="0"/>
                      <a:ext cx="4648200" cy="3705225"/>
                    </a:xfrm>
                    <a:prstGeom prst="rect">
                      <a:avLst/>
                    </a:prstGeom>
                    <a:noFill/>
                    <a:ln>
                      <a:noFill/>
                    </a:ln>
                  </pic:spPr>
                </pic:pic>
              </a:graphicData>
            </a:graphic>
          </wp:inline>
        </w:drawing>
      </w:r>
    </w:p>
    <w:p w14:paraId="3990C808" w14:textId="77777777" w:rsidR="00436E20" w:rsidRPr="00D05575" w:rsidRDefault="00436E20" w:rsidP="00436E20">
      <w:pPr>
        <w:pStyle w:val="2"/>
        <w:spacing w:before="0" w:after="0"/>
        <w:rPr>
          <w:rFonts w:ascii="Times New Roman" w:hAnsi="Times New Roman"/>
          <w:sz w:val="24"/>
          <w:szCs w:val="24"/>
        </w:rPr>
      </w:pPr>
      <w:bookmarkStart w:id="184" w:name="_Toc486198225"/>
      <w:bookmarkStart w:id="185" w:name="_Toc28603927"/>
      <w:r w:rsidRPr="00550BA0">
        <w:rPr>
          <w:rFonts w:ascii="Times New Roman" w:hAnsi="Times New Roman"/>
          <w:sz w:val="24"/>
          <w:szCs w:val="24"/>
        </w:rPr>
        <w:lastRenderedPageBreak/>
        <w:t>Fig</w:t>
      </w:r>
      <w:r>
        <w:rPr>
          <w:rFonts w:ascii="Times New Roman" w:hAnsi="Times New Roman"/>
          <w:sz w:val="24"/>
          <w:szCs w:val="24"/>
        </w:rPr>
        <w:t>.</w:t>
      </w:r>
      <w:r w:rsidRPr="00550BA0">
        <w:rPr>
          <w:rFonts w:ascii="Times New Roman" w:hAnsi="Times New Roman"/>
          <w:sz w:val="24"/>
          <w:szCs w:val="24"/>
        </w:rPr>
        <w:t xml:space="preserve"> S1</w:t>
      </w:r>
      <w:r>
        <w:rPr>
          <w:rFonts w:ascii="Times New Roman" w:hAnsi="Times New Roman"/>
          <w:sz w:val="24"/>
          <w:szCs w:val="24"/>
        </w:rPr>
        <w:t>3.</w:t>
      </w:r>
      <w:r w:rsidRPr="00550BA0">
        <w:rPr>
          <w:rFonts w:ascii="Times New Roman" w:hAnsi="Times New Roman"/>
          <w:sz w:val="24"/>
          <w:szCs w:val="24"/>
        </w:rPr>
        <w:t xml:space="preserve"> Principal component analysis </w:t>
      </w:r>
      <w:r>
        <w:rPr>
          <w:rFonts w:ascii="Times New Roman" w:hAnsi="Times New Roman"/>
          <w:sz w:val="24"/>
          <w:szCs w:val="24"/>
        </w:rPr>
        <w:t>of wild and domestic ducks</w:t>
      </w:r>
      <w:bookmarkEnd w:id="184"/>
      <w:r>
        <w:rPr>
          <w:rFonts w:ascii="Times New Roman" w:hAnsi="Times New Roman"/>
          <w:sz w:val="24"/>
          <w:szCs w:val="24"/>
        </w:rPr>
        <w:t xml:space="preserve"> using population as unit.</w:t>
      </w:r>
      <w:bookmarkEnd w:id="185"/>
      <w:r w:rsidRPr="00D05575">
        <w:rPr>
          <w:rFonts w:ascii="Times New Roman" w:hAnsi="Times New Roman"/>
          <w:sz w:val="24"/>
          <w:szCs w:val="24"/>
        </w:rPr>
        <w:t xml:space="preserve"> </w:t>
      </w:r>
    </w:p>
    <w:p w14:paraId="0256B546" w14:textId="77777777" w:rsidR="00436E20" w:rsidRPr="009C68C6" w:rsidRDefault="00436E20" w:rsidP="00436E20">
      <w:pPr>
        <w:rPr>
          <w:rFonts w:ascii="Times New Roman" w:hAnsi="Times New Roman"/>
          <w:sz w:val="24"/>
          <w:szCs w:val="24"/>
        </w:rPr>
      </w:pPr>
      <w:r>
        <w:rPr>
          <w:rFonts w:ascii="Times New Roman" w:hAnsi="Times New Roman"/>
          <w:sz w:val="24"/>
          <w:szCs w:val="24"/>
        </w:rPr>
        <w:t>(</w:t>
      </w:r>
      <w:r w:rsidRPr="009C68C6">
        <w:rPr>
          <w:rFonts w:ascii="Times New Roman" w:hAnsi="Times New Roman"/>
          <w:b/>
          <w:sz w:val="24"/>
          <w:szCs w:val="24"/>
        </w:rPr>
        <w:t>a</w:t>
      </w:r>
      <w:r>
        <w:rPr>
          <w:rFonts w:ascii="Times New Roman" w:hAnsi="Times New Roman"/>
          <w:sz w:val="24"/>
          <w:szCs w:val="24"/>
        </w:rPr>
        <w:t>)</w:t>
      </w:r>
      <w:r w:rsidRPr="009C68C6">
        <w:rPr>
          <w:rFonts w:ascii="Times New Roman" w:hAnsi="Times New Roman"/>
          <w:sz w:val="24"/>
          <w:szCs w:val="24"/>
        </w:rPr>
        <w:t xml:space="preserve"> PCA analysis </w:t>
      </w:r>
      <w:r>
        <w:rPr>
          <w:rFonts w:ascii="Times New Roman" w:hAnsi="Times New Roman"/>
          <w:sz w:val="24"/>
          <w:szCs w:val="24"/>
        </w:rPr>
        <w:t>with genome wide SNPs set from 8 domestic duck breeds and three wild duck species, that having population data, together with Muscovy ducks</w:t>
      </w:r>
      <w:r w:rsidRPr="009C68C6">
        <w:rPr>
          <w:rFonts w:ascii="Times New Roman" w:hAnsi="Times New Roman"/>
          <w:sz w:val="24"/>
          <w:szCs w:val="24"/>
        </w:rPr>
        <w:t>. Two wild duck (mallard and spot-billed) and eight domestic duck populations were clustered in the top left, while the wigeon populations (consist of 3 individuals) and the muscovy duck population showing large distance with eight domestic duck populations. (</w:t>
      </w:r>
      <w:r w:rsidRPr="009C68C6">
        <w:rPr>
          <w:rFonts w:ascii="Times New Roman" w:hAnsi="Times New Roman"/>
          <w:b/>
          <w:sz w:val="24"/>
          <w:szCs w:val="24"/>
        </w:rPr>
        <w:t>b</w:t>
      </w:r>
      <w:r w:rsidRPr="009C68C6">
        <w:rPr>
          <w:rFonts w:ascii="Times New Roman" w:hAnsi="Times New Roman"/>
          <w:sz w:val="24"/>
          <w:szCs w:val="24"/>
        </w:rPr>
        <w:t>) PCA analysis on eight domestic duck populations and two wild duck (mallard and spot-billed) populations along with one muscovy duck population. It shows that 8 domestic duck populations cluster together and clearly separated from Mallard and Spot-billed in the second component. (</w:t>
      </w:r>
      <w:r w:rsidRPr="009C68C6">
        <w:rPr>
          <w:rFonts w:ascii="Times New Roman" w:hAnsi="Times New Roman"/>
          <w:b/>
          <w:sz w:val="24"/>
          <w:szCs w:val="24"/>
        </w:rPr>
        <w:t>c</w:t>
      </w:r>
      <w:r w:rsidRPr="009C68C6">
        <w:rPr>
          <w:rFonts w:ascii="Times New Roman" w:hAnsi="Times New Roman"/>
          <w:sz w:val="24"/>
          <w:szCs w:val="24"/>
        </w:rPr>
        <w:t>). PCA analysis on seven domestic duck populations. It shows that these populations clustered according to their geographical distributions.</w:t>
      </w:r>
      <w:r>
        <w:rPr>
          <w:rFonts w:ascii="Times New Roman" w:hAnsi="Times New Roman"/>
          <w:sz w:val="24"/>
          <w:szCs w:val="24"/>
        </w:rPr>
        <w:t xml:space="preserve"> (d). 3D PCA on four populations. Random sample Shaoxing and Beijing to equal sample size of each as the two wild populations.</w:t>
      </w:r>
    </w:p>
    <w:p w14:paraId="5374F427" w14:textId="77777777" w:rsidR="00436E20" w:rsidRDefault="00436E20" w:rsidP="00436E20">
      <w:pPr>
        <w:rPr>
          <w:rFonts w:ascii="Times New Roman" w:hAnsi="Times New Roman"/>
          <w:sz w:val="24"/>
          <w:szCs w:val="24"/>
        </w:rPr>
      </w:pPr>
    </w:p>
    <w:p w14:paraId="48C75F13" w14:textId="19D1622B" w:rsidR="00436E20" w:rsidRDefault="00436E20" w:rsidP="00436E20">
      <w:pPr>
        <w:rPr>
          <w:rFonts w:ascii="Times New Roman" w:hAnsi="Times New Roman"/>
          <w:sz w:val="24"/>
          <w:szCs w:val="24"/>
        </w:rPr>
      </w:pPr>
      <w:r>
        <w:rPr>
          <w:noProof/>
        </w:rPr>
        <mc:AlternateContent>
          <mc:Choice Requires="wps">
            <w:drawing>
              <wp:anchor distT="0" distB="0" distL="114300" distR="114300" simplePos="0" relativeHeight="251685888" behindDoc="0" locked="0" layoutInCell="1" allowOverlap="1" wp14:anchorId="1B10BCD3" wp14:editId="0E4F7893">
                <wp:simplePos x="0" y="0"/>
                <wp:positionH relativeFrom="column">
                  <wp:posOffset>2571750</wp:posOffset>
                </wp:positionH>
                <wp:positionV relativeFrom="paragraph">
                  <wp:posOffset>2176145</wp:posOffset>
                </wp:positionV>
                <wp:extent cx="685800" cy="419100"/>
                <wp:effectExtent l="0" t="0" r="0" b="0"/>
                <wp:wrapNone/>
                <wp:docPr id="222" name="文本框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419100"/>
                        </a:xfrm>
                        <a:prstGeom prst="rect">
                          <a:avLst/>
                        </a:prstGeom>
                        <a:noFill/>
                        <a:ln w="6350">
                          <a:noFill/>
                        </a:ln>
                      </wps:spPr>
                      <wps:txbx>
                        <w:txbxContent>
                          <w:p w14:paraId="32058A4A" w14:textId="77777777" w:rsidR="00CE4C27" w:rsidRPr="00567FA3" w:rsidRDefault="00CE4C27" w:rsidP="00436E20">
                            <w:pPr>
                              <w:rPr>
                                <w:b/>
                                <w:sz w:val="24"/>
                                <w:szCs w:val="24"/>
                              </w:rPr>
                            </w:pPr>
                            <w:r>
                              <w:rPr>
                                <w:b/>
                                <w:sz w:val="24"/>
                                <w:szCs w:val="24"/>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B10BCD3" id="文本框 222" o:spid="_x0000_s1030" type="#_x0000_t202" style="position:absolute;margin-left:202.5pt;margin-top:171.35pt;width:54pt;height:3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" filled="f" stroked="f" strokeweight=".5pt">
                <v:textbox>
                  <w:txbxContent>
                    <w:p w14:paraId="32058A4A" w14:textId="77777777" w:rsidR="00CE4C27" w:rsidRPr="00567FA3" w:rsidRDefault="00CE4C27" w:rsidP="00436E20">
                      <w:pPr>
                        <w:rPr>
                          <w:b/>
                          <w:sz w:val="24"/>
                          <w:szCs w:val="24"/>
                        </w:rPr>
                      </w:pPr>
                      <w:r>
                        <w:rPr>
                          <w:b/>
                          <w:sz w:val="24"/>
                          <w:szCs w:val="24"/>
                        </w:rPr>
                        <w:t>d</w:t>
                      </w:r>
                    </w:p>
                  </w:txbxContent>
                </v:textbox>
              </v:shape>
            </w:pict>
          </mc:Fallback>
        </mc:AlternateContent>
      </w:r>
      <w:r>
        <w:rPr>
          <w:noProof/>
        </w:rPr>
        <mc:AlternateContent>
          <mc:Choice Requires="wps">
            <w:drawing>
              <wp:anchor distT="0" distB="0" distL="114300" distR="114300" simplePos="0" relativeHeight="251684864" behindDoc="0" locked="0" layoutInCell="1" allowOverlap="1" wp14:anchorId="6C28BD85" wp14:editId="5857F3E6">
                <wp:simplePos x="0" y="0"/>
                <wp:positionH relativeFrom="column">
                  <wp:posOffset>95250</wp:posOffset>
                </wp:positionH>
                <wp:positionV relativeFrom="paragraph">
                  <wp:posOffset>2200275</wp:posOffset>
                </wp:positionV>
                <wp:extent cx="685800" cy="419100"/>
                <wp:effectExtent l="0" t="0" r="0" b="0"/>
                <wp:wrapNone/>
                <wp:docPr id="221" name="文本框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419100"/>
                        </a:xfrm>
                        <a:prstGeom prst="rect">
                          <a:avLst/>
                        </a:prstGeom>
                        <a:noFill/>
                        <a:ln w="6350">
                          <a:noFill/>
                        </a:ln>
                      </wps:spPr>
                      <wps:txbx>
                        <w:txbxContent>
                          <w:p w14:paraId="53CD13D8" w14:textId="77777777" w:rsidR="00CE4C27" w:rsidRPr="00567FA3" w:rsidRDefault="00CE4C27" w:rsidP="00436E20">
                            <w:pPr>
                              <w:rPr>
                                <w:b/>
                                <w:sz w:val="24"/>
                                <w:szCs w:val="24"/>
                              </w:rPr>
                            </w:pPr>
                            <w:r w:rsidRPr="00567FA3">
                              <w:rPr>
                                <w:b/>
                                <w:sz w:val="24"/>
                                <w:szCs w:val="24"/>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C28BD85" id="文本框 221" o:spid="_x0000_s1031" type="#_x0000_t202" style="position:absolute;margin-left:7.5pt;margin-top:173.25pt;width:54pt;height:3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" filled="f" stroked="f" strokeweight=".5pt">
                <v:textbox>
                  <w:txbxContent>
                    <w:p w14:paraId="53CD13D8" w14:textId="77777777" w:rsidR="00CE4C27" w:rsidRPr="00567FA3" w:rsidRDefault="00CE4C27" w:rsidP="00436E20">
                      <w:pPr>
                        <w:rPr>
                          <w:b/>
                          <w:sz w:val="24"/>
                          <w:szCs w:val="24"/>
                        </w:rPr>
                      </w:pPr>
                      <w:r w:rsidRPr="00567FA3">
                        <w:rPr>
                          <w:b/>
                          <w:sz w:val="24"/>
                          <w:szCs w:val="24"/>
                        </w:rPr>
                        <w:t>c</w:t>
                      </w:r>
                    </w:p>
                  </w:txbxContent>
                </v:textbox>
              </v:shape>
            </w:pict>
          </mc:Fallback>
        </mc:AlternateContent>
      </w:r>
      <w:r>
        <w:rPr>
          <w:noProof/>
        </w:rPr>
        <mc:AlternateContent>
          <mc:Choice Requires="wps">
            <w:drawing>
              <wp:anchor distT="0" distB="0" distL="114300" distR="114300" simplePos="0" relativeHeight="251682816" behindDoc="0" locked="0" layoutInCell="1" allowOverlap="1" wp14:anchorId="71FB9378" wp14:editId="5AF13E2B">
                <wp:simplePos x="0" y="0"/>
                <wp:positionH relativeFrom="column">
                  <wp:posOffset>66675</wp:posOffset>
                </wp:positionH>
                <wp:positionV relativeFrom="paragraph">
                  <wp:posOffset>-142875</wp:posOffset>
                </wp:positionV>
                <wp:extent cx="685800" cy="419100"/>
                <wp:effectExtent l="0" t="0" r="0" b="0"/>
                <wp:wrapNone/>
                <wp:docPr id="220" name="文本框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419100"/>
                        </a:xfrm>
                        <a:prstGeom prst="rect">
                          <a:avLst/>
                        </a:prstGeom>
                        <a:noFill/>
                        <a:ln w="6350">
                          <a:noFill/>
                        </a:ln>
                      </wps:spPr>
                      <wps:txbx>
                        <w:txbxContent>
                          <w:p w14:paraId="119EA2D7" w14:textId="77777777" w:rsidR="00CE4C27" w:rsidRPr="00567FA3" w:rsidRDefault="00CE4C27" w:rsidP="00436E20">
                            <w:pPr>
                              <w:rPr>
                                <w:b/>
                                <w:sz w:val="24"/>
                                <w:szCs w:val="24"/>
                              </w:rPr>
                            </w:pPr>
                            <w:r w:rsidRPr="00567FA3">
                              <w:rPr>
                                <w:rFonts w:hint="eastAsia"/>
                                <w:b/>
                                <w:sz w:val="24"/>
                                <w:szCs w:val="24"/>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1FB9378" id="文本框 220" o:spid="_x0000_s1032" type="#_x0000_t202" style="position:absolute;margin-left:5.25pt;margin-top:-11.25pt;width:54pt;height:33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" filled="f" stroked="f" strokeweight=".5pt">
                <v:textbox>
                  <w:txbxContent>
                    <w:p w14:paraId="119EA2D7" w14:textId="77777777" w:rsidR="00CE4C27" w:rsidRPr="00567FA3" w:rsidRDefault="00CE4C27" w:rsidP="00436E20">
                      <w:pPr>
                        <w:rPr>
                          <w:b/>
                          <w:sz w:val="24"/>
                          <w:szCs w:val="24"/>
                        </w:rPr>
                      </w:pPr>
                      <w:r w:rsidRPr="00567FA3">
                        <w:rPr>
                          <w:rFonts w:hint="eastAsia"/>
                          <w:b/>
                          <w:sz w:val="24"/>
                          <w:szCs w:val="24"/>
                        </w:rPr>
                        <w:t>a</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5B55620C" wp14:editId="56FEE97B">
                <wp:simplePos x="0" y="0"/>
                <wp:positionH relativeFrom="column">
                  <wp:posOffset>2562225</wp:posOffset>
                </wp:positionH>
                <wp:positionV relativeFrom="paragraph">
                  <wp:posOffset>-76200</wp:posOffset>
                </wp:positionV>
                <wp:extent cx="685800" cy="419100"/>
                <wp:effectExtent l="0" t="0" r="0" b="0"/>
                <wp:wrapNone/>
                <wp:docPr id="219" name="文本框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419100"/>
                        </a:xfrm>
                        <a:prstGeom prst="rect">
                          <a:avLst/>
                        </a:prstGeom>
                        <a:noFill/>
                        <a:ln w="6350">
                          <a:noFill/>
                        </a:ln>
                      </wps:spPr>
                      <wps:txbx>
                        <w:txbxContent>
                          <w:p w14:paraId="75E83D86" w14:textId="77777777" w:rsidR="00CE4C27" w:rsidRPr="00567FA3" w:rsidRDefault="00CE4C27" w:rsidP="00436E20">
                            <w:pPr>
                              <w:rPr>
                                <w:b/>
                              </w:rPr>
                            </w:pPr>
                            <w:r w:rsidRPr="00567FA3">
                              <w:rPr>
                                <w:b/>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B55620C" id="文本框 219" o:spid="_x0000_s1033" type="#_x0000_t202" style="position:absolute;margin-left:201.75pt;margin-top:-6pt;width:54pt;height:3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" filled="f" stroked="f" strokeweight=".5pt">
                <v:textbox>
                  <w:txbxContent>
                    <w:p w14:paraId="75E83D86" w14:textId="77777777" w:rsidR="00CE4C27" w:rsidRPr="00567FA3" w:rsidRDefault="00CE4C27" w:rsidP="00436E20">
                      <w:pPr>
                        <w:rPr>
                          <w:b/>
                        </w:rPr>
                      </w:pPr>
                      <w:r w:rsidRPr="00567FA3">
                        <w:rPr>
                          <w:b/>
                        </w:rPr>
                        <w:t>b</w:t>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759F3F25" wp14:editId="763BF769">
                <wp:simplePos x="0" y="0"/>
                <wp:positionH relativeFrom="column">
                  <wp:posOffset>2771775</wp:posOffset>
                </wp:positionH>
                <wp:positionV relativeFrom="paragraph">
                  <wp:posOffset>1533525</wp:posOffset>
                </wp:positionV>
                <wp:extent cx="466725" cy="600075"/>
                <wp:effectExtent l="0" t="0" r="28575" b="28575"/>
                <wp:wrapNone/>
                <wp:docPr id="218" name="椭圆 2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725" cy="600075"/>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05F534D" id="椭圆 218" o:spid="_x0000_s1026" style="position:absolute;left:0;text-align:left;margin-left:218.25pt;margin-top:120.75pt;width:36.75pt;height:47.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" filled="f" strokecolor="windowText" strokeweight="1pt">
                <v:stroke joinstyle="miter"/>
                <v:path arrowok="t"/>
              </v:oval>
            </w:pict>
          </mc:Fallback>
        </mc:AlternateContent>
      </w:r>
      <w:r>
        <w:rPr>
          <w:noProof/>
        </w:rPr>
        <mc:AlternateContent>
          <mc:Choice Requires="wps">
            <w:drawing>
              <wp:anchor distT="0" distB="0" distL="114300" distR="114300" simplePos="0" relativeHeight="251677696" behindDoc="0" locked="0" layoutInCell="1" allowOverlap="1" wp14:anchorId="79467802" wp14:editId="4859F789">
                <wp:simplePos x="0" y="0"/>
                <wp:positionH relativeFrom="column">
                  <wp:posOffset>266700</wp:posOffset>
                </wp:positionH>
                <wp:positionV relativeFrom="paragraph">
                  <wp:posOffset>1466850</wp:posOffset>
                </wp:positionV>
                <wp:extent cx="466725" cy="600075"/>
                <wp:effectExtent l="0" t="0" r="28575" b="28575"/>
                <wp:wrapNone/>
                <wp:docPr id="217" name="椭圆 2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725" cy="600075"/>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A016F6C" id="椭圆 217" o:spid="_x0000_s1026" style="position:absolute;left:0;text-align:left;margin-left:21pt;margin-top:115.5pt;width:36.75pt;height:47.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" filled="f" strokecolor="windowText" strokeweight="1pt">
                <v:stroke joinstyle="miter"/>
                <v:path arrowok="t"/>
              </v:oval>
            </w:pict>
          </mc:Fallback>
        </mc:AlternateContent>
      </w:r>
      <w:r w:rsidRPr="00EB1341">
        <w:rPr>
          <w:rFonts w:ascii="Times New Roman" w:hAnsi="Times New Roman"/>
          <w:noProof/>
          <w:sz w:val="24"/>
          <w:szCs w:val="24"/>
        </w:rPr>
        <w:drawing>
          <wp:inline distT="0" distB="0" distL="0" distR="0" wp14:anchorId="0B7B2D7B" wp14:editId="501CC7D2">
            <wp:extent cx="2466975" cy="2190750"/>
            <wp:effectExtent l="0" t="0" r="9525" b="0"/>
            <wp:docPr id="58" name="图片 58" descr="J:\生物学院\项目\数据分析结果\2015年\pca\完整数据集\recallSNPuniformdepth\BJ鸭为ref\9diff_species_BJre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descr="J:\生物学院\项目\数据分析结果\2015年\pca\完整数据集\recallSNPuniformdepth\BJ鸭为ref\9diff_species_BJref.jpg"/>
                    <pic:cNvPicPr>
                      <a:picLocks noChangeAspect="1" noChangeArrowheads="1"/>
                    </pic:cNvPicPr>
                  </pic:nvPicPr>
                  <pic:blipFill>
                    <a:blip r:embed="rId38" cstate="print">
                      <a:extLst>
                        <a:ext uri="{28A0092B-C50C-407E-A947-70E740481C1C}">
                          <a14:useLocalDpi xmlns:a14="http://schemas.microsoft.com/office/drawing/2010/main" val="0"/>
                        </a:ext>
                      </a:extLst>
                    </a:blip>
                    <a:srcRect t="13406" r="5978" b="3098"/>
                    <a:stretch>
                      <a:fillRect/>
                    </a:stretch>
                  </pic:blipFill>
                  <pic:spPr bwMode="auto">
                    <a:xfrm>
                      <a:off x="0" y="0"/>
                      <a:ext cx="2466975" cy="2190750"/>
                    </a:xfrm>
                    <a:prstGeom prst="rect">
                      <a:avLst/>
                    </a:prstGeom>
                    <a:noFill/>
                    <a:ln>
                      <a:noFill/>
                    </a:ln>
                  </pic:spPr>
                </pic:pic>
              </a:graphicData>
            </a:graphic>
          </wp:inline>
        </w:drawing>
      </w:r>
      <w:r w:rsidRPr="00EB1341">
        <w:rPr>
          <w:rFonts w:ascii="Times New Roman" w:hAnsi="Times New Roman"/>
          <w:noProof/>
          <w:sz w:val="24"/>
          <w:szCs w:val="24"/>
        </w:rPr>
        <w:drawing>
          <wp:inline distT="0" distB="0" distL="0" distR="0" wp14:anchorId="0F8C7791" wp14:editId="72373975">
            <wp:extent cx="2543175" cy="2238375"/>
            <wp:effectExtent l="0" t="0" r="9525" b="9525"/>
            <wp:docPr id="57" name="图片 57" descr="J:\生物学院\项目\数据分析结果\2015年\pca\完整数据集\recallSNPuniformdepth\BJ鸭为ref\9diff_species_BJrefautosom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descr="J:\生物学院\项目\数据分析结果\2015年\pca\完整数据集\recallSNPuniformdepth\BJ鸭为ref\9diff_species_BJrefautosomes.jpg"/>
                    <pic:cNvPicPr>
                      <a:picLocks noChangeAspect="1" noChangeArrowheads="1"/>
                    </pic:cNvPicPr>
                  </pic:nvPicPr>
                  <pic:blipFill>
                    <a:blip r:embed="rId39" cstate="print">
                      <a:extLst>
                        <a:ext uri="{28A0092B-C50C-407E-A947-70E740481C1C}">
                          <a14:useLocalDpi xmlns:a14="http://schemas.microsoft.com/office/drawing/2010/main" val="0"/>
                        </a:ext>
                      </a:extLst>
                    </a:blip>
                    <a:srcRect t="13586" r="6160" b="3986"/>
                    <a:stretch>
                      <a:fillRect/>
                    </a:stretch>
                  </pic:blipFill>
                  <pic:spPr bwMode="auto">
                    <a:xfrm>
                      <a:off x="0" y="0"/>
                      <a:ext cx="2543175" cy="2238375"/>
                    </a:xfrm>
                    <a:prstGeom prst="rect">
                      <a:avLst/>
                    </a:prstGeom>
                    <a:noFill/>
                    <a:ln>
                      <a:noFill/>
                    </a:ln>
                  </pic:spPr>
                </pic:pic>
              </a:graphicData>
            </a:graphic>
          </wp:inline>
        </w:drawing>
      </w:r>
    </w:p>
    <w:p w14:paraId="239743C1" w14:textId="4C0AC4E7" w:rsidR="00436E20" w:rsidRDefault="00436E20" w:rsidP="00436E20">
      <w:pPr>
        <w:rPr>
          <w:rFonts w:ascii="Times New Roman" w:hAnsi="Times New Roman"/>
          <w:sz w:val="24"/>
          <w:szCs w:val="24"/>
        </w:rPr>
      </w:pPr>
      <w:r>
        <w:rPr>
          <w:noProof/>
        </w:rPr>
        <mc:AlternateContent>
          <mc:Choice Requires="wps">
            <w:drawing>
              <wp:anchor distT="0" distB="0" distL="114300" distR="114300" simplePos="0" relativeHeight="251680768" behindDoc="0" locked="0" layoutInCell="1" allowOverlap="1" wp14:anchorId="1F76D173" wp14:editId="16801DFA">
                <wp:simplePos x="0" y="0"/>
                <wp:positionH relativeFrom="column">
                  <wp:posOffset>2105025</wp:posOffset>
                </wp:positionH>
                <wp:positionV relativeFrom="paragraph">
                  <wp:posOffset>1356360</wp:posOffset>
                </wp:positionV>
                <wp:extent cx="466725" cy="600075"/>
                <wp:effectExtent l="0" t="0" r="28575" b="28575"/>
                <wp:wrapNone/>
                <wp:docPr id="216" name="椭圆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725" cy="600075"/>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00D8BB0" id="椭圆 216" o:spid="_x0000_s1026" style="position:absolute;left:0;text-align:left;margin-left:165.75pt;margin-top:106.8pt;width:36.75pt;height:47.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" filled="f" strokecolor="windowText" strokeweight="1pt">
                <v:stroke joinstyle="miter"/>
                <v:path arrowok="t"/>
              </v:oval>
            </w:pict>
          </mc:Fallback>
        </mc:AlternateContent>
      </w:r>
      <w:r>
        <w:rPr>
          <w:noProof/>
        </w:rPr>
        <mc:AlternateContent>
          <mc:Choice Requires="wps">
            <w:drawing>
              <wp:anchor distT="0" distB="0" distL="114300" distR="114300" simplePos="0" relativeHeight="251679744" behindDoc="0" locked="0" layoutInCell="1" allowOverlap="1" wp14:anchorId="2C4DF1D5" wp14:editId="75CDEDA6">
                <wp:simplePos x="0" y="0"/>
                <wp:positionH relativeFrom="column">
                  <wp:posOffset>2771775</wp:posOffset>
                </wp:positionH>
                <wp:positionV relativeFrom="paragraph">
                  <wp:posOffset>1413510</wp:posOffset>
                </wp:positionV>
                <wp:extent cx="466725" cy="600075"/>
                <wp:effectExtent l="0" t="0" r="28575" b="28575"/>
                <wp:wrapNone/>
                <wp:docPr id="215" name="椭圆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725" cy="600075"/>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737E8DC" id="椭圆 215" o:spid="_x0000_s1026" style="position:absolute;left:0;text-align:left;margin-left:218.25pt;margin-top:111.3pt;width:36.75pt;height:47.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" filled="f" strokecolor="windowText" strokeweight="1pt">
                <v:stroke joinstyle="miter"/>
                <v:path arrowok="t"/>
              </v:oval>
            </w:pict>
          </mc:Fallback>
        </mc:AlternateContent>
      </w:r>
      <w:r w:rsidRPr="00EB1341">
        <w:rPr>
          <w:rFonts w:ascii="Times New Roman" w:hAnsi="Times New Roman"/>
          <w:noProof/>
          <w:sz w:val="24"/>
          <w:szCs w:val="24"/>
        </w:rPr>
        <w:drawing>
          <wp:inline distT="0" distB="0" distL="0" distR="0" wp14:anchorId="1AD3ABC7" wp14:editId="39DF35C8">
            <wp:extent cx="2466975" cy="2190750"/>
            <wp:effectExtent l="0" t="0" r="9525" b="0"/>
            <wp:docPr id="56" name="图片 56" descr="J:\生物学院\项目\数据分析结果\2015年\pca\完整数据集\recallSNPuniformdepth\BJ鸭为ref\9diff_species_BJrefSE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descr="J:\生物学院\项目\数据分析结果\2015年\pca\完整数据集\recallSNPuniformdepth\BJ鸭为ref\9diff_species_BJrefSEX.jpg"/>
                    <pic:cNvPicPr>
                      <a:picLocks noChangeAspect="1" noChangeArrowheads="1"/>
                    </pic:cNvPicPr>
                  </pic:nvPicPr>
                  <pic:blipFill>
                    <a:blip r:embed="rId40" cstate="print">
                      <a:extLst>
                        <a:ext uri="{28A0092B-C50C-407E-A947-70E740481C1C}">
                          <a14:useLocalDpi xmlns:a14="http://schemas.microsoft.com/office/drawing/2010/main" val="0"/>
                        </a:ext>
                      </a:extLst>
                    </a:blip>
                    <a:srcRect t="13043" r="6342" b="3622"/>
                    <a:stretch>
                      <a:fillRect/>
                    </a:stretch>
                  </pic:blipFill>
                  <pic:spPr bwMode="auto">
                    <a:xfrm>
                      <a:off x="0" y="0"/>
                      <a:ext cx="2466975" cy="2190750"/>
                    </a:xfrm>
                    <a:prstGeom prst="rect">
                      <a:avLst/>
                    </a:prstGeom>
                    <a:noFill/>
                    <a:ln>
                      <a:noFill/>
                    </a:ln>
                  </pic:spPr>
                </pic:pic>
              </a:graphicData>
            </a:graphic>
          </wp:inline>
        </w:drawing>
      </w:r>
      <w:r w:rsidRPr="00EB1341">
        <w:rPr>
          <w:rFonts w:ascii="Times New Roman" w:hAnsi="Times New Roman"/>
          <w:noProof/>
          <w:sz w:val="24"/>
          <w:szCs w:val="24"/>
        </w:rPr>
        <w:drawing>
          <wp:inline distT="0" distB="0" distL="0" distR="0" wp14:anchorId="4571AA50" wp14:editId="6F1B7CAB">
            <wp:extent cx="2533650" cy="2238375"/>
            <wp:effectExtent l="0" t="0" r="0" b="9525"/>
            <wp:docPr id="55" name="图片 55" descr="J:\生物学院\项目\数据分析结果\2015年\pca\完整数据集\recallSNPuniformdepth\绿头鸭为ref\9diff_species_D2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descr="J:\生物学院\项目\数据分析结果\2015年\pca\完整数据集\recallSNPuniformdepth\绿头鸭为ref\9diff_species_D2L.jpg"/>
                    <pic:cNvPicPr>
                      <a:picLocks noChangeAspect="1" noChangeArrowheads="1"/>
                    </pic:cNvPicPr>
                  </pic:nvPicPr>
                  <pic:blipFill>
                    <a:blip r:embed="rId41">
                      <a:extLst>
                        <a:ext uri="{28A0092B-C50C-407E-A947-70E740481C1C}">
                          <a14:useLocalDpi xmlns:a14="http://schemas.microsoft.com/office/drawing/2010/main" val="0"/>
                        </a:ext>
                      </a:extLst>
                    </a:blip>
                    <a:srcRect t="13045" r="6160" b="3986"/>
                    <a:stretch>
                      <a:fillRect/>
                    </a:stretch>
                  </pic:blipFill>
                  <pic:spPr bwMode="auto">
                    <a:xfrm>
                      <a:off x="0" y="0"/>
                      <a:ext cx="2533650" cy="2238375"/>
                    </a:xfrm>
                    <a:prstGeom prst="rect">
                      <a:avLst/>
                    </a:prstGeom>
                    <a:noFill/>
                    <a:ln>
                      <a:noFill/>
                    </a:ln>
                  </pic:spPr>
                </pic:pic>
              </a:graphicData>
            </a:graphic>
          </wp:inline>
        </w:drawing>
      </w:r>
    </w:p>
    <w:p w14:paraId="7D0F1382" w14:textId="14EF225D" w:rsidR="00436E20" w:rsidRDefault="00436E20" w:rsidP="00436E20">
      <w:pPr>
        <w:jc w:val="center"/>
        <w:rPr>
          <w:rFonts w:ascii="Times New Roman" w:hAnsi="Times New Roman"/>
          <w:b/>
          <w:sz w:val="24"/>
          <w:szCs w:val="24"/>
        </w:rPr>
      </w:pPr>
      <w:bookmarkStart w:id="186" w:name="_Hlk505377038"/>
      <w:r>
        <w:rPr>
          <w:noProof/>
        </w:rPr>
        <w:lastRenderedPageBreak/>
        <mc:AlternateContent>
          <mc:Choice Requires="wps">
            <w:drawing>
              <wp:anchor distT="0" distB="0" distL="114300" distR="114300" simplePos="0" relativeHeight="251686912" behindDoc="0" locked="0" layoutInCell="1" allowOverlap="1" wp14:anchorId="4543560A" wp14:editId="78B36323">
                <wp:simplePos x="0" y="0"/>
                <wp:positionH relativeFrom="column">
                  <wp:posOffset>264795</wp:posOffset>
                </wp:positionH>
                <wp:positionV relativeFrom="paragraph">
                  <wp:posOffset>65405</wp:posOffset>
                </wp:positionV>
                <wp:extent cx="685800" cy="419100"/>
                <wp:effectExtent l="0" t="0" r="0" b="0"/>
                <wp:wrapNone/>
                <wp:docPr id="214" name="文本框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419100"/>
                        </a:xfrm>
                        <a:prstGeom prst="rect">
                          <a:avLst/>
                        </a:prstGeom>
                        <a:noFill/>
                        <a:ln w="6350">
                          <a:noFill/>
                        </a:ln>
                      </wps:spPr>
                      <wps:txbx>
                        <w:txbxContent>
                          <w:p w14:paraId="6819350A" w14:textId="77777777" w:rsidR="00CE4C27" w:rsidRPr="00567FA3" w:rsidRDefault="00CE4C27" w:rsidP="00436E20">
                            <w:pPr>
                              <w:rPr>
                                <w:b/>
                                <w:sz w:val="24"/>
                                <w:szCs w:val="24"/>
                              </w:rPr>
                            </w:pPr>
                            <w:r>
                              <w:rPr>
                                <w:b/>
                                <w:sz w:val="24"/>
                                <w:szCs w:val="24"/>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543560A" id="文本框 214" o:spid="_x0000_s1034" type="#_x0000_t202" style="position:absolute;left:0;text-align:left;margin-left:20.85pt;margin-top:5.15pt;width:54pt;height:33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" filled="f" stroked="f" strokeweight=".5pt">
                <v:textbox>
                  <w:txbxContent>
                    <w:p w14:paraId="6819350A" w14:textId="77777777" w:rsidR="00CE4C27" w:rsidRPr="00567FA3" w:rsidRDefault="00CE4C27" w:rsidP="00436E20">
                      <w:pPr>
                        <w:rPr>
                          <w:b/>
                          <w:sz w:val="24"/>
                          <w:szCs w:val="24"/>
                        </w:rPr>
                      </w:pPr>
                      <w:r>
                        <w:rPr>
                          <w:b/>
                          <w:sz w:val="24"/>
                          <w:szCs w:val="24"/>
                        </w:rPr>
                        <w:t>e</w:t>
                      </w:r>
                    </w:p>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4348996C" wp14:editId="626E176C">
                <wp:simplePos x="0" y="0"/>
                <wp:positionH relativeFrom="column">
                  <wp:posOffset>937895</wp:posOffset>
                </wp:positionH>
                <wp:positionV relativeFrom="paragraph">
                  <wp:posOffset>6985</wp:posOffset>
                </wp:positionV>
                <wp:extent cx="1352550" cy="3268980"/>
                <wp:effectExtent l="0" t="0" r="19050" b="26670"/>
                <wp:wrapNone/>
                <wp:docPr id="213" name="椭圆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0" cy="3268980"/>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D52376" id="椭圆 213" o:spid="_x0000_s1026" style="position:absolute;left:0;text-align:left;margin-left:73.85pt;margin-top:.55pt;width:106.5pt;height:257.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" filled="f" strokecolor="windowText" strokeweight="1pt">
                <v:stroke joinstyle="miter"/>
                <v:path arrowok="t"/>
              </v:oval>
            </w:pict>
          </mc:Fallback>
        </mc:AlternateContent>
      </w:r>
      <w:r w:rsidRPr="00EB1341">
        <w:rPr>
          <w:rFonts w:ascii="Times New Roman" w:hAnsi="Times New Roman"/>
          <w:b/>
          <w:noProof/>
          <w:sz w:val="24"/>
          <w:szCs w:val="24"/>
        </w:rPr>
        <w:drawing>
          <wp:inline distT="0" distB="0" distL="0" distR="0" wp14:anchorId="349FA1AB" wp14:editId="613F67D6">
            <wp:extent cx="4105275" cy="3676650"/>
            <wp:effectExtent l="0" t="0" r="9525" b="0"/>
            <wp:docPr id="54" name="图片 54" descr="J:\生物学院\项目\数据分析结果\2015年\pca\完整数据集\recallSNPuniformdepth\BJ鸭为ref\5pop_3_ind_each_BJre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descr="J:\生物学院\项目\数据分析结果\2015年\pca\完整数据集\recallSNPuniformdepth\BJ鸭为ref\5pop_3_ind_each_BJref.jpg"/>
                    <pic:cNvPicPr>
                      <a:picLocks noChangeAspect="1" noChangeArrowheads="1"/>
                    </pic:cNvPicPr>
                  </pic:nvPicPr>
                  <pic:blipFill>
                    <a:blip r:embed="rId42" cstate="print">
                      <a:extLst>
                        <a:ext uri="{28A0092B-C50C-407E-A947-70E740481C1C}">
                          <a14:useLocalDpi xmlns:a14="http://schemas.microsoft.com/office/drawing/2010/main" val="0"/>
                        </a:ext>
                      </a:extLst>
                    </a:blip>
                    <a:srcRect t="11777" r="6160" b="4167"/>
                    <a:stretch>
                      <a:fillRect/>
                    </a:stretch>
                  </pic:blipFill>
                  <pic:spPr bwMode="auto">
                    <a:xfrm>
                      <a:off x="0" y="0"/>
                      <a:ext cx="4105275" cy="3676650"/>
                    </a:xfrm>
                    <a:prstGeom prst="rect">
                      <a:avLst/>
                    </a:prstGeom>
                    <a:noFill/>
                    <a:ln>
                      <a:noFill/>
                    </a:ln>
                  </pic:spPr>
                </pic:pic>
              </a:graphicData>
            </a:graphic>
          </wp:inline>
        </w:drawing>
      </w:r>
    </w:p>
    <w:p w14:paraId="466C5E9C" w14:textId="77777777" w:rsidR="00436E20" w:rsidRDefault="00436E20" w:rsidP="00436E20">
      <w:pPr>
        <w:outlineLvl w:val="1"/>
        <w:rPr>
          <w:rFonts w:ascii="Times New Roman" w:hAnsi="Times New Roman"/>
          <w:b/>
          <w:sz w:val="24"/>
          <w:szCs w:val="24"/>
        </w:rPr>
      </w:pPr>
      <w:bookmarkStart w:id="187" w:name="_Toc28603928"/>
      <w:bookmarkEnd w:id="186"/>
      <w:r w:rsidRPr="000A47EE">
        <w:rPr>
          <w:rFonts w:ascii="Times New Roman" w:hAnsi="Times New Roman"/>
          <w:b/>
          <w:sz w:val="24"/>
          <w:szCs w:val="24"/>
        </w:rPr>
        <w:t>Fig</w:t>
      </w:r>
      <w:r>
        <w:rPr>
          <w:rFonts w:ascii="Times New Roman" w:hAnsi="Times New Roman"/>
          <w:b/>
          <w:sz w:val="24"/>
          <w:szCs w:val="24"/>
        </w:rPr>
        <w:t>.</w:t>
      </w:r>
      <w:r w:rsidRPr="000A47EE">
        <w:rPr>
          <w:rFonts w:ascii="Times New Roman" w:hAnsi="Times New Roman"/>
          <w:b/>
          <w:sz w:val="24"/>
          <w:szCs w:val="24"/>
        </w:rPr>
        <w:t xml:space="preserve"> S1</w:t>
      </w:r>
      <w:r>
        <w:rPr>
          <w:rFonts w:ascii="Times New Roman" w:hAnsi="Times New Roman"/>
          <w:b/>
          <w:sz w:val="24"/>
          <w:szCs w:val="24"/>
        </w:rPr>
        <w:t>4.</w:t>
      </w:r>
      <w:r w:rsidRPr="000A47EE">
        <w:rPr>
          <w:rFonts w:ascii="Times New Roman" w:hAnsi="Times New Roman"/>
          <w:b/>
          <w:sz w:val="24"/>
          <w:szCs w:val="24"/>
        </w:rPr>
        <w:t xml:space="preserve"> Principal component analysis o</w:t>
      </w:r>
      <w:r>
        <w:rPr>
          <w:rFonts w:ascii="Times New Roman" w:hAnsi="Times New Roman" w:hint="eastAsia"/>
          <w:b/>
          <w:sz w:val="24"/>
          <w:szCs w:val="24"/>
        </w:rPr>
        <w:t>f</w:t>
      </w:r>
      <w:r w:rsidRPr="000A47EE">
        <w:rPr>
          <w:rFonts w:ascii="Times New Roman" w:hAnsi="Times New Roman"/>
          <w:b/>
          <w:sz w:val="24"/>
          <w:szCs w:val="24"/>
        </w:rPr>
        <w:t xml:space="preserve"> wild </w:t>
      </w:r>
      <w:r>
        <w:rPr>
          <w:rFonts w:ascii="Times New Roman" w:hAnsi="Times New Roman"/>
          <w:b/>
          <w:sz w:val="24"/>
          <w:szCs w:val="24"/>
        </w:rPr>
        <w:t xml:space="preserve">and </w:t>
      </w:r>
      <w:r>
        <w:rPr>
          <w:rFonts w:ascii="Times New Roman" w:hAnsi="Times New Roman" w:hint="eastAsia"/>
          <w:b/>
          <w:sz w:val="24"/>
          <w:szCs w:val="24"/>
        </w:rPr>
        <w:t xml:space="preserve">domestic duck with </w:t>
      </w:r>
      <w:r>
        <w:rPr>
          <w:rFonts w:ascii="Times New Roman" w:hAnsi="Times New Roman"/>
          <w:b/>
          <w:sz w:val="24"/>
          <w:szCs w:val="24"/>
        </w:rPr>
        <w:t>same coverage</w:t>
      </w:r>
      <w:r>
        <w:rPr>
          <w:rFonts w:ascii="Times New Roman" w:hAnsi="Times New Roman" w:hint="eastAsia"/>
          <w:b/>
          <w:sz w:val="24"/>
          <w:szCs w:val="24"/>
        </w:rPr>
        <w:t xml:space="preserve"> and sample size for each population</w:t>
      </w:r>
      <w:r w:rsidRPr="000A47EE">
        <w:rPr>
          <w:rFonts w:ascii="Times New Roman" w:hAnsi="Times New Roman"/>
          <w:b/>
          <w:sz w:val="24"/>
          <w:szCs w:val="24"/>
        </w:rPr>
        <w:t>.</w:t>
      </w:r>
      <w:bookmarkEnd w:id="187"/>
      <w:r>
        <w:rPr>
          <w:rFonts w:ascii="Times New Roman" w:hAnsi="Times New Roman" w:hint="eastAsia"/>
          <w:b/>
          <w:sz w:val="24"/>
          <w:szCs w:val="24"/>
        </w:rPr>
        <w:t xml:space="preserve"> </w:t>
      </w:r>
    </w:p>
    <w:p w14:paraId="46764E3A" w14:textId="77777777" w:rsidR="00436E20" w:rsidRDefault="00436E20" w:rsidP="00436E20">
      <w:pPr>
        <w:rPr>
          <w:rFonts w:ascii="Times New Roman" w:hAnsi="Times New Roman"/>
          <w:sz w:val="24"/>
          <w:szCs w:val="24"/>
        </w:rPr>
      </w:pPr>
      <w:r w:rsidRPr="00191582">
        <w:rPr>
          <w:rFonts w:ascii="Times New Roman" w:hAnsi="Times New Roman"/>
          <w:sz w:val="24"/>
          <w:szCs w:val="24"/>
        </w:rPr>
        <w:t xml:space="preserve">(a-d) shows PCA analysis on eight </w:t>
      </w:r>
      <w:r>
        <w:rPr>
          <w:rFonts w:ascii="Times New Roman" w:hAnsi="Times New Roman"/>
          <w:sz w:val="24"/>
          <w:szCs w:val="24"/>
        </w:rPr>
        <w:t xml:space="preserve">wild species (one </w:t>
      </w:r>
      <w:proofErr w:type="gramStart"/>
      <w:r>
        <w:rPr>
          <w:rFonts w:ascii="Times New Roman" w:hAnsi="Times New Roman"/>
          <w:sz w:val="24"/>
          <w:szCs w:val="24"/>
        </w:rPr>
        <w:t>individuals</w:t>
      </w:r>
      <w:proofErr w:type="gramEnd"/>
      <w:r>
        <w:rPr>
          <w:rFonts w:ascii="Times New Roman" w:hAnsi="Times New Roman"/>
          <w:sz w:val="24"/>
          <w:szCs w:val="24"/>
        </w:rPr>
        <w:t xml:space="preserve"> each, random sample reads into 12</w:t>
      </w:r>
      <w:r w:rsidRPr="001B11A4">
        <w:rPr>
          <w:rFonts w:ascii="Times New Roman" w:hAnsi="Times New Roman"/>
          <w:sz w:val="24"/>
          <w:szCs w:val="24"/>
        </w:rPr>
        <w:t>×</w:t>
      </w:r>
      <w:r>
        <w:rPr>
          <w:rFonts w:ascii="Times New Roman" w:hAnsi="Times New Roman"/>
          <w:sz w:val="24"/>
          <w:szCs w:val="24"/>
        </w:rPr>
        <w:t xml:space="preserve"> that is equal to Beijing individual) and a Beijing individual with different data process strategy. a) using LD pruned SNPs from all scaffolds of Beijing assemble. b) using LD pruned SNPs from the scaffolds regions which were homologous to chicken autosomes. c) using LD pruned SNPs from the scaffolds regions which were homologous to chicken Z chromosome. d) using LD pruned SNPs from all scaffolds of mallard duck genome assemble. e) 3 individuals for each of the 5 populations (mallard duck, Spot-billed, Beijig, Shaoxing and wigeon, random sample reads into 3</w:t>
      </w:r>
      <w:r w:rsidRPr="001B11A4">
        <w:rPr>
          <w:rFonts w:ascii="Times New Roman" w:hAnsi="Times New Roman"/>
          <w:sz w:val="24"/>
          <w:szCs w:val="24"/>
        </w:rPr>
        <w:t>×</w:t>
      </w:r>
      <w:r>
        <w:rPr>
          <w:rFonts w:ascii="Times New Roman" w:hAnsi="Times New Roman"/>
          <w:sz w:val="24"/>
          <w:szCs w:val="24"/>
        </w:rPr>
        <w:t xml:space="preserve"> for </w:t>
      </w:r>
      <w:proofErr w:type="gramStart"/>
      <w:r>
        <w:rPr>
          <w:rFonts w:ascii="Times New Roman" w:hAnsi="Times New Roman"/>
          <w:sz w:val="24"/>
          <w:szCs w:val="24"/>
        </w:rPr>
        <w:t>each individuals</w:t>
      </w:r>
      <w:proofErr w:type="gramEnd"/>
      <w:r>
        <w:rPr>
          <w:rFonts w:ascii="Times New Roman" w:hAnsi="Times New Roman"/>
          <w:sz w:val="24"/>
          <w:szCs w:val="24"/>
        </w:rPr>
        <w:t>).</w:t>
      </w:r>
    </w:p>
    <w:p w14:paraId="43A3F2D1" w14:textId="77777777" w:rsidR="00436E20" w:rsidRDefault="00436E20" w:rsidP="00436E20">
      <w:pPr>
        <w:rPr>
          <w:rFonts w:ascii="Times New Roman" w:hAnsi="Times New Roman"/>
          <w:sz w:val="24"/>
          <w:szCs w:val="24"/>
        </w:rPr>
      </w:pPr>
      <w:r>
        <w:rPr>
          <w:rFonts w:ascii="Times New Roman" w:hAnsi="Times New Roman"/>
          <w:sz w:val="24"/>
          <w:szCs w:val="24"/>
        </w:rPr>
        <w:t>Black cycles indicate spot-billed, mallard duck and domestic duck are clustered together.</w:t>
      </w:r>
    </w:p>
    <w:p w14:paraId="03A71D69" w14:textId="77777777" w:rsidR="00436E20" w:rsidRPr="00F126F9" w:rsidRDefault="00436E20" w:rsidP="00436E20">
      <w:pPr>
        <w:rPr>
          <w:rFonts w:ascii="Times New Roman" w:hAnsi="Times New Roman"/>
          <w:sz w:val="24"/>
          <w:szCs w:val="24"/>
        </w:rPr>
      </w:pPr>
    </w:p>
    <w:p w14:paraId="3D2004AF" w14:textId="0DDB0600" w:rsidR="00436E20" w:rsidRDefault="00436E20" w:rsidP="00436E20">
      <w:pPr>
        <w:rPr>
          <w:rFonts w:ascii="Times New Roman" w:hAnsi="Times New Roman"/>
          <w:noProof/>
          <w:sz w:val="24"/>
          <w:szCs w:val="24"/>
        </w:rPr>
      </w:pPr>
      <w:r>
        <w:rPr>
          <w:rFonts w:ascii="Times New Roman" w:hAnsi="Times New Roman"/>
          <w:noProof/>
          <w:sz w:val="24"/>
          <w:szCs w:val="24"/>
        </w:rPr>
        <w:lastRenderedPageBreak/>
        <mc:AlternateContent>
          <mc:Choice Requires="wps">
            <w:drawing>
              <wp:anchor distT="0" distB="0" distL="114300" distR="114300" simplePos="0" relativeHeight="251713536" behindDoc="0" locked="0" layoutInCell="1" allowOverlap="1" wp14:anchorId="53328B44" wp14:editId="471BBAD3">
                <wp:simplePos x="0" y="0"/>
                <wp:positionH relativeFrom="column">
                  <wp:posOffset>0</wp:posOffset>
                </wp:positionH>
                <wp:positionV relativeFrom="paragraph">
                  <wp:posOffset>-85725</wp:posOffset>
                </wp:positionV>
                <wp:extent cx="175260" cy="318135"/>
                <wp:effectExtent l="0" t="0" r="0" b="0"/>
                <wp:wrapNone/>
                <wp:docPr id="212" name="文本框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 cy="3181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D81EB3" w14:textId="77777777" w:rsidR="00CE4C27" w:rsidRPr="00D47B56" w:rsidRDefault="00CE4C27" w:rsidP="00436E20">
                            <w:pPr>
                              <w:rPr>
                                <w:rFonts w:ascii="Times New Roman" w:hAnsi="Times New Roman"/>
                                <w:b/>
                                <w:bCs/>
                              </w:rPr>
                            </w:pPr>
                            <w:r w:rsidRPr="00D47B56">
                              <w:rPr>
                                <w:rFonts w:ascii="Times New Roman" w:hAnsi="Times New Roman"/>
                                <w:b/>
                                <w:bCs/>
                              </w:rP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28B44" id="文本框 212" o:spid="_x0000_s1035" type="#_x0000_t202" style="position:absolute;margin-left:0;margin-top:-6.75pt;width:13.8pt;height:25.0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" filled="f" stroked="f">
                <v:textbox>
                  <w:txbxContent>
                    <w:p w14:paraId="76D81EB3" w14:textId="77777777" w:rsidR="00CE4C27" w:rsidRPr="00D47B56" w:rsidRDefault="00CE4C27" w:rsidP="00436E20">
                      <w:pPr>
                        <w:rPr>
                          <w:rFonts w:ascii="Times New Roman" w:hAnsi="Times New Roman"/>
                          <w:b/>
                          <w:bCs/>
                        </w:rPr>
                      </w:pPr>
                      <w:r w:rsidRPr="00D47B56">
                        <w:rPr>
                          <w:rFonts w:ascii="Times New Roman" w:hAnsi="Times New Roman"/>
                          <w:b/>
                          <w:bCs/>
                        </w:rPr>
                        <w:t>a</w:t>
                      </w:r>
                    </w:p>
                  </w:txbxContent>
                </v:textbox>
              </v:shape>
            </w:pict>
          </mc:Fallback>
        </mc:AlternateContent>
      </w:r>
      <w:r w:rsidRPr="00EB1341">
        <w:rPr>
          <w:rFonts w:ascii="Times New Roman" w:hAnsi="Times New Roman"/>
          <w:noProof/>
          <w:sz w:val="24"/>
          <w:szCs w:val="24"/>
        </w:rPr>
        <w:drawing>
          <wp:inline distT="0" distB="0" distL="0" distR="0" wp14:anchorId="6B09F875" wp14:editId="65D2C164">
            <wp:extent cx="5086350" cy="367665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pic:cNvPicPr>
                      <a:picLocks noChangeAspect="1" noChangeArrowheads="1"/>
                    </pic:cNvPicPr>
                  </pic:nvPicPr>
                  <pic:blipFill>
                    <a:blip r:embed="rId43">
                      <a:extLst>
                        <a:ext uri="{28A0092B-C50C-407E-A947-70E740481C1C}">
                          <a14:useLocalDpi xmlns:a14="http://schemas.microsoft.com/office/drawing/2010/main" val="0"/>
                        </a:ext>
                      </a:extLst>
                    </a:blip>
                    <a:srcRect r="3564" b="50716"/>
                    <a:stretch>
                      <a:fillRect/>
                    </a:stretch>
                  </pic:blipFill>
                  <pic:spPr bwMode="auto">
                    <a:xfrm>
                      <a:off x="0" y="0"/>
                      <a:ext cx="5086350" cy="3676650"/>
                    </a:xfrm>
                    <a:prstGeom prst="rect">
                      <a:avLst/>
                    </a:prstGeom>
                    <a:noFill/>
                    <a:ln>
                      <a:noFill/>
                    </a:ln>
                  </pic:spPr>
                </pic:pic>
              </a:graphicData>
            </a:graphic>
          </wp:inline>
        </w:drawing>
      </w:r>
    </w:p>
    <w:p w14:paraId="1060889E" w14:textId="64812172" w:rsidR="00436E20" w:rsidRDefault="00436E20" w:rsidP="00436E20">
      <w:pPr>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714560" behindDoc="0" locked="0" layoutInCell="1" allowOverlap="1" wp14:anchorId="55159109" wp14:editId="6C286394">
                <wp:simplePos x="0" y="0"/>
                <wp:positionH relativeFrom="column">
                  <wp:posOffset>3460750</wp:posOffset>
                </wp:positionH>
                <wp:positionV relativeFrom="paragraph">
                  <wp:posOffset>1642745</wp:posOffset>
                </wp:positionV>
                <wp:extent cx="207010" cy="309880"/>
                <wp:effectExtent l="3175" t="4445" r="0" b="0"/>
                <wp:wrapNone/>
                <wp:docPr id="211" name="文本框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010" cy="30988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FB81526" w14:textId="77777777" w:rsidR="00CE4C27" w:rsidRPr="00A47038" w:rsidRDefault="00CE4C27" w:rsidP="00436E20">
                            <w:pPr>
                              <w:rPr>
                                <w:rFonts w:ascii="Times New Roman" w:hAnsi="Times New Roman"/>
                                <w:b/>
                                <w:bCs/>
                                <w:color w:val="000000"/>
                              </w:rPr>
                            </w:pPr>
                            <w:r w:rsidRPr="001B3367">
                              <w:rPr>
                                <w:rFonts w:ascii="Times New Roman" w:hAnsi="Times New Roman"/>
                                <w:b/>
                                <w:bCs/>
                                <w:color w:val="000000"/>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159109" id="文本框 211" o:spid="_x0000_s1036" type="#_x0000_t202" style="position:absolute;margin-left:272.5pt;margin-top:129.35pt;width:16.3pt;height:24.4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" stroked="f">
                <v:textbox>
                  <w:txbxContent>
                    <w:p w14:paraId="1FB81526" w14:textId="77777777" w:rsidR="00CE4C27" w:rsidRPr="00A47038" w:rsidRDefault="00CE4C27" w:rsidP="00436E20">
                      <w:pPr>
                        <w:rPr>
                          <w:rFonts w:ascii="Times New Roman" w:hAnsi="Times New Roman"/>
                          <w:b/>
                          <w:bCs/>
                          <w:color w:val="000000"/>
                        </w:rPr>
                      </w:pPr>
                      <w:r w:rsidRPr="001B3367">
                        <w:rPr>
                          <w:rFonts w:ascii="Times New Roman" w:hAnsi="Times New Roman"/>
                          <w:b/>
                          <w:bCs/>
                          <w:color w:val="000000"/>
                        </w:rPr>
                        <w:t>b</w:t>
                      </w:r>
                    </w:p>
                  </w:txbxContent>
                </v:textbox>
              </v:shape>
            </w:pict>
          </mc:Fallback>
        </mc:AlternateContent>
      </w:r>
      <w:r>
        <w:rPr>
          <w:rFonts w:ascii="Times New Roman" w:hAnsi="Times New Roman"/>
          <w:noProof/>
          <w:sz w:val="24"/>
          <w:szCs w:val="24"/>
        </w:rPr>
        <w:drawing>
          <wp:anchor distT="0" distB="0" distL="114300" distR="114300" simplePos="0" relativeHeight="251659264" behindDoc="0" locked="0" layoutInCell="1" allowOverlap="1" wp14:anchorId="3769DE3C" wp14:editId="4F2266B8">
            <wp:simplePos x="0" y="0"/>
            <wp:positionH relativeFrom="character">
              <wp:posOffset>0</wp:posOffset>
            </wp:positionH>
            <wp:positionV relativeFrom="line">
              <wp:posOffset>0</wp:posOffset>
            </wp:positionV>
            <wp:extent cx="5274310" cy="2897505"/>
            <wp:effectExtent l="0" t="0" r="0" b="0"/>
            <wp:wrapNone/>
            <wp:docPr id="21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74310" cy="289750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noProof/>
          <w:sz w:val="24"/>
          <w:szCs w:val="24"/>
        </w:rPr>
        <mc:AlternateContent>
          <mc:Choice Requires="wps">
            <w:drawing>
              <wp:inline distT="0" distB="0" distL="0" distR="0" wp14:anchorId="69102D99" wp14:editId="69C67313">
                <wp:extent cx="5400675" cy="2971800"/>
                <wp:effectExtent l="0" t="0" r="0" b="0"/>
                <wp:docPr id="52" name="矩形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00675" cy="297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BCAD5F" id="矩形 52" o:spid="_x0000_s1026" style="width:425.25pt;height:2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" filled="f" stroked="f">
                <o:lock v:ext="edit" aspectratio="t"/>
                <w10:anchorlock/>
              </v:rect>
            </w:pict>
          </mc:Fallback>
        </mc:AlternateContent>
      </w:r>
    </w:p>
    <w:p w14:paraId="6265BD1C" w14:textId="77777777" w:rsidR="00436E20" w:rsidRDefault="00436E20" w:rsidP="00436E20">
      <w:pPr>
        <w:outlineLvl w:val="1"/>
        <w:rPr>
          <w:rFonts w:ascii="Times New Roman" w:hAnsi="Times New Roman"/>
          <w:b/>
          <w:sz w:val="24"/>
          <w:szCs w:val="24"/>
        </w:rPr>
      </w:pPr>
      <w:bookmarkStart w:id="188" w:name="_Toc28603929"/>
      <w:r w:rsidRPr="00EB5757">
        <w:rPr>
          <w:rFonts w:ascii="Times New Roman" w:hAnsi="Times New Roman"/>
          <w:b/>
          <w:sz w:val="24"/>
          <w:szCs w:val="24"/>
        </w:rPr>
        <w:t>Fig</w:t>
      </w:r>
      <w:r>
        <w:rPr>
          <w:rFonts w:ascii="Times New Roman" w:hAnsi="Times New Roman"/>
          <w:b/>
          <w:sz w:val="24"/>
          <w:szCs w:val="24"/>
        </w:rPr>
        <w:t>.</w:t>
      </w:r>
      <w:r w:rsidRPr="00EB5757">
        <w:rPr>
          <w:rFonts w:ascii="Times New Roman" w:hAnsi="Times New Roman"/>
          <w:b/>
          <w:sz w:val="24"/>
          <w:szCs w:val="24"/>
        </w:rPr>
        <w:t xml:space="preserve"> S1</w:t>
      </w:r>
      <w:r>
        <w:rPr>
          <w:rFonts w:ascii="Times New Roman" w:hAnsi="Times New Roman"/>
          <w:b/>
          <w:sz w:val="24"/>
          <w:szCs w:val="24"/>
        </w:rPr>
        <w:t>5.</w:t>
      </w:r>
      <w:r w:rsidRPr="00EB5757">
        <w:rPr>
          <w:rFonts w:ascii="Times New Roman" w:hAnsi="Times New Roman"/>
          <w:b/>
          <w:sz w:val="24"/>
          <w:szCs w:val="24"/>
        </w:rPr>
        <w:t xml:space="preserve"> </w:t>
      </w:r>
      <w:bookmarkStart w:id="189" w:name="_Hlk505516856"/>
      <w:r w:rsidRPr="00EB5757">
        <w:rPr>
          <w:rFonts w:ascii="Times New Roman" w:hAnsi="Times New Roman"/>
          <w:b/>
          <w:sz w:val="24"/>
          <w:szCs w:val="24"/>
        </w:rPr>
        <w:t>Genetic structure analysis with equal sample size and same coverage of each population for different populations combinations</w:t>
      </w:r>
      <w:bookmarkEnd w:id="189"/>
      <w:r w:rsidRPr="00EB5757">
        <w:rPr>
          <w:rFonts w:ascii="Times New Roman" w:hAnsi="Times New Roman"/>
          <w:b/>
          <w:sz w:val="24"/>
          <w:szCs w:val="24"/>
        </w:rPr>
        <w:t>.</w:t>
      </w:r>
      <w:bookmarkEnd w:id="188"/>
    </w:p>
    <w:p w14:paraId="7414BF59" w14:textId="77777777" w:rsidR="00436E20" w:rsidRPr="00697E90" w:rsidRDefault="00436E20" w:rsidP="00436E20">
      <w:pPr>
        <w:rPr>
          <w:rFonts w:ascii="Times New Roman" w:hAnsi="Times New Roman"/>
          <w:sz w:val="24"/>
          <w:szCs w:val="24"/>
        </w:rPr>
      </w:pPr>
      <w:r>
        <w:rPr>
          <w:rFonts w:ascii="Times New Roman" w:hAnsi="Times New Roman"/>
          <w:sz w:val="24"/>
          <w:szCs w:val="24"/>
        </w:rPr>
        <w:t xml:space="preserve">a.) </w:t>
      </w:r>
      <w:r w:rsidRPr="00697E90">
        <w:rPr>
          <w:rFonts w:ascii="Times New Roman" w:hAnsi="Times New Roman"/>
          <w:sz w:val="24"/>
          <w:szCs w:val="24"/>
        </w:rPr>
        <w:t xml:space="preserve">Samples in left panel were random sampled to 3-fold coverage. Beijing duck samples were from a designed population, which were from a same population and formed a high growth line and low growth line after several </w:t>
      </w:r>
      <w:proofErr w:type="gramStart"/>
      <w:r w:rsidRPr="00697E90">
        <w:rPr>
          <w:rFonts w:ascii="Times New Roman" w:hAnsi="Times New Roman"/>
          <w:sz w:val="24"/>
          <w:szCs w:val="24"/>
        </w:rPr>
        <w:t>generations</w:t>
      </w:r>
      <w:proofErr w:type="gramEnd"/>
      <w:r w:rsidRPr="00697E90">
        <w:rPr>
          <w:rFonts w:ascii="Times New Roman" w:hAnsi="Times New Roman"/>
          <w:sz w:val="24"/>
          <w:szCs w:val="24"/>
        </w:rPr>
        <w:t xml:space="preserve"> selection. </w:t>
      </w:r>
      <w:r>
        <w:rPr>
          <w:rFonts w:ascii="Times New Roman" w:hAnsi="Times New Roman"/>
          <w:sz w:val="24"/>
          <w:szCs w:val="24"/>
        </w:rPr>
        <w:t>Samples in middle panel were random sampled to 3-fold coverage and three samples for each of the 5 populations. Samples in the right panel were random sampled to 12-fold coverage and three samples for each of the 4 populations. K range from 2 to 6.</w:t>
      </w:r>
    </w:p>
    <w:p w14:paraId="5AFDB3EA" w14:textId="77777777" w:rsidR="00436E20" w:rsidRDefault="00436E20" w:rsidP="00436E20">
      <w:pPr>
        <w:rPr>
          <w:rFonts w:ascii="Times New Roman" w:hAnsi="Times New Roman" w:hint="eastAsia"/>
          <w:sz w:val="24"/>
          <w:szCs w:val="24"/>
        </w:rPr>
      </w:pPr>
      <w:r>
        <w:rPr>
          <w:rFonts w:ascii="Times New Roman" w:hAnsi="Times New Roman" w:hint="eastAsia"/>
          <w:sz w:val="24"/>
          <w:szCs w:val="24"/>
        </w:rPr>
        <w:lastRenderedPageBreak/>
        <w:t>b</w:t>
      </w:r>
      <w:r>
        <w:rPr>
          <w:rFonts w:ascii="Times New Roman" w:hAnsi="Times New Roman"/>
          <w:sz w:val="24"/>
          <w:szCs w:val="24"/>
        </w:rPr>
        <w:t xml:space="preserve">.) clade (e.g. mallard colored by green, spot-billed colored by blue) identified by different ancestry (color of </w:t>
      </w:r>
      <w:r>
        <w:rPr>
          <w:rFonts w:ascii="Times New Roman" w:hAnsi="Times New Roman" w:hint="eastAsia"/>
          <w:sz w:val="24"/>
          <w:szCs w:val="24"/>
        </w:rPr>
        <w:t>o</w:t>
      </w:r>
      <w:r>
        <w:rPr>
          <w:rFonts w:ascii="Times New Roman" w:hAnsi="Times New Roman"/>
          <w:sz w:val="24"/>
          <w:szCs w:val="24"/>
        </w:rPr>
        <w:t>val)</w:t>
      </w:r>
      <w:r>
        <w:rPr>
          <w:rFonts w:ascii="Times New Roman" w:hAnsi="Times New Roman" w:hint="eastAsia"/>
          <w:sz w:val="24"/>
          <w:szCs w:val="24"/>
        </w:rPr>
        <w:t>.</w:t>
      </w:r>
      <w:r>
        <w:rPr>
          <w:rFonts w:ascii="Times New Roman" w:hAnsi="Times New Roman"/>
          <w:sz w:val="24"/>
          <w:szCs w:val="24"/>
        </w:rPr>
        <w:t xml:space="preserve"> Models to understand Fig. 2 d</w:t>
      </w:r>
    </w:p>
    <w:p w14:paraId="51EBF824" w14:textId="4838B1C6" w:rsidR="00436E20" w:rsidRPr="005537D3" w:rsidRDefault="00436E20" w:rsidP="00436E20">
      <w:pPr>
        <w:rPr>
          <w:rFonts w:ascii="Times New Roman" w:hAnsi="Times New Roman"/>
          <w:sz w:val="24"/>
          <w:szCs w:val="24"/>
        </w:rPr>
      </w:pPr>
      <w:r>
        <w:rPr>
          <w:noProof/>
        </w:rPr>
        <mc:AlternateContent>
          <mc:Choice Requires="wpc">
            <w:drawing>
              <wp:anchor distT="0" distB="0" distL="114300" distR="114300" simplePos="0" relativeHeight="251660288" behindDoc="0" locked="0" layoutInCell="1" allowOverlap="1" wp14:anchorId="737F8713" wp14:editId="658C08C1">
                <wp:simplePos x="0" y="0"/>
                <wp:positionH relativeFrom="character">
                  <wp:posOffset>0</wp:posOffset>
                </wp:positionH>
                <wp:positionV relativeFrom="line">
                  <wp:posOffset>0</wp:posOffset>
                </wp:positionV>
                <wp:extent cx="4787265" cy="7659370"/>
                <wp:effectExtent l="0" t="0" r="0" b="0"/>
                <wp:wrapNone/>
                <wp:docPr id="209" name="画布 209"/>
                <wp:cNvGraphicFramePr>
                  <a:graphicFrameLocks xmlns:a="http://schemas.openxmlformats.org/drawingml/2006/main"/>
                </wp:cNvGraphicFramePr>
                <a:graphic xmlns:a="http://schemas.openxmlformats.org/drawingml/2006/main">
                  <a:graphicData uri="http://schemas.microsoft.com/office/word/2010/wordprocessingCanvas">
                    <wpc:wpc>
                      <wpc:bg/>
                      <wpc:whole/>
                      <pic:pic xmlns:pic="http://schemas.openxmlformats.org/drawingml/2006/picture">
                        <pic:nvPicPr>
                          <pic:cNvPr id="203" name="图片 137" descr="J:\生物学院\项目\数据分析结果\2015年\dadi\fanyaonly\correctbootstrap\splitnm\bootstrap data &amp; picture\mallard spotbilled\histmallard14spotbilled13m_spsplit_nmTs.png"/>
                          <pic:cNvPicPr/>
                        </pic:nvPicPr>
                        <pic:blipFill rotWithShape="1">
                          <a:blip r:embed="rId45">
                            <a:extLst>
                              <a:ext uri="{28A0092B-C50C-407E-A947-70E740481C1C}">
                                <a14:useLocalDpi xmlns:a14="http://schemas.microsoft.com/office/drawing/2010/main" val="0"/>
                              </a:ext>
                            </a:extLst>
                          </a:blip>
                          <a:srcRect l="6594" t="8135" r="5225" b="7665"/>
                          <a:stretch/>
                        </pic:blipFill>
                        <pic:spPr bwMode="auto">
                          <a:xfrm>
                            <a:off x="2147713" y="5067764"/>
                            <a:ext cx="2124710" cy="253462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04" name="图片 136" descr="J:\生物学院\项目\数据分析结果\2015年\dadi\fanyaonly\correctbootstrap\splitnm\bootstrap data &amp; picture\mallard spotbilled\histmallard14spotbilled13m_spsplit_nms.png"/>
                          <pic:cNvPicPr/>
                        </pic:nvPicPr>
                        <pic:blipFill rotWithShape="1">
                          <a:blip r:embed="rId46">
                            <a:extLst>
                              <a:ext uri="{28A0092B-C50C-407E-A947-70E740481C1C}">
                                <a14:useLocalDpi xmlns:a14="http://schemas.microsoft.com/office/drawing/2010/main" val="0"/>
                              </a:ext>
                            </a:extLst>
                          </a:blip>
                          <a:srcRect l="8455" t="7943" r="7008" b="6451"/>
                          <a:stretch/>
                        </pic:blipFill>
                        <pic:spPr bwMode="auto">
                          <a:xfrm>
                            <a:off x="19051" y="5124745"/>
                            <a:ext cx="2057399" cy="253462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05" name="图片 138" descr="J:\生物学院\项目\数据分析结果\2015年\dadi\fanyaonly\correctbootstrap\splitnm\bootstrap data &amp; picture\spotbilled domestic\histspotbilled13quantizpoolsp_dsplit_nmTs.png"/>
                          <pic:cNvPicPr/>
                        </pic:nvPicPr>
                        <pic:blipFill rotWithShape="1">
                          <a:blip r:embed="rId47">
                            <a:extLst>
                              <a:ext uri="{28A0092B-C50C-407E-A947-70E740481C1C}">
                                <a14:useLocalDpi xmlns:a14="http://schemas.microsoft.com/office/drawing/2010/main" val="0"/>
                              </a:ext>
                            </a:extLst>
                          </a:blip>
                          <a:srcRect l="6890" t="8554" r="6130" b="7944"/>
                          <a:stretch/>
                        </pic:blipFill>
                        <pic:spPr bwMode="auto">
                          <a:xfrm>
                            <a:off x="2138188" y="2513011"/>
                            <a:ext cx="2138537" cy="2565354"/>
                          </a:xfrm>
                          <a:prstGeom prst="rect">
                            <a:avLst/>
                          </a:prstGeom>
                          <a:noFill/>
                          <a:ln>
                            <a:noFill/>
                          </a:ln>
                        </pic:spPr>
                      </pic:pic>
                      <pic:pic xmlns:pic="http://schemas.openxmlformats.org/drawingml/2006/picture">
                        <pic:nvPicPr>
                          <pic:cNvPr id="206" name="图片 139" descr="J:\生物学院\项目\数据分析结果\2015年\dadi\fanyaonly\correctbootstrap\splitnm\bootstrap data &amp; picture\spotbilled domestic\histspotbilled13quantizpoolsp_dsplit_nms.png"/>
                          <pic:cNvPicPr/>
                        </pic:nvPicPr>
                        <pic:blipFill rotWithShape="1">
                          <a:blip r:embed="rId48">
                            <a:extLst>
                              <a:ext uri="{28A0092B-C50C-407E-A947-70E740481C1C}">
                                <a14:useLocalDpi xmlns:a14="http://schemas.microsoft.com/office/drawing/2010/main" val="0"/>
                              </a:ext>
                            </a:extLst>
                          </a:blip>
                          <a:srcRect l="6871" t="8393" r="6871" b="7526"/>
                          <a:stretch/>
                        </pic:blipFill>
                        <pic:spPr bwMode="auto">
                          <a:xfrm>
                            <a:off x="4581" y="2513013"/>
                            <a:ext cx="2066925" cy="2517249"/>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07" name="图片 134" descr="J:\生物学院\项目\数据分析结果\2015年\dadi\fanyaonly\correctbootstrap\splitnm\bootstrap data &amp; picture\mallard domestic\histmallard14quantizpoolm_dsplit_nms.png"/>
                          <pic:cNvPicPr/>
                        </pic:nvPicPr>
                        <pic:blipFill rotWithShape="1">
                          <a:blip r:embed="rId49">
                            <a:extLst>
                              <a:ext uri="{28A0092B-C50C-407E-A947-70E740481C1C}">
                                <a14:useLocalDpi xmlns:a14="http://schemas.microsoft.com/office/drawing/2010/main" val="0"/>
                              </a:ext>
                            </a:extLst>
                          </a:blip>
                          <a:srcRect l="7528" t="7832" r="7149" b="6815"/>
                          <a:stretch/>
                        </pic:blipFill>
                        <pic:spPr bwMode="auto">
                          <a:xfrm>
                            <a:off x="0" y="0"/>
                            <a:ext cx="2057400" cy="257175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08" name="图片 135" descr="J:\生物学院\项目\数据分析结果\2015年\dadi\fanyaonly\correctbootstrap\splitnm\bootstrap data &amp; picture\mallard domestic\histmallard14quantizpoolm_dsplit_nmTs.png"/>
                          <pic:cNvPicPr/>
                        </pic:nvPicPr>
                        <pic:blipFill rotWithShape="1">
                          <a:blip r:embed="rId50">
                            <a:extLst>
                              <a:ext uri="{28A0092B-C50C-407E-A947-70E740481C1C}">
                                <a14:useLocalDpi xmlns:a14="http://schemas.microsoft.com/office/drawing/2010/main" val="0"/>
                              </a:ext>
                            </a:extLst>
                          </a:blip>
                          <a:srcRect l="6184" t="8455" r="7232" b="6800"/>
                          <a:stretch/>
                        </pic:blipFill>
                        <pic:spPr bwMode="auto">
                          <a:xfrm>
                            <a:off x="2138188" y="0"/>
                            <a:ext cx="2105025" cy="2574290"/>
                          </a:xfrm>
                          <a:prstGeom prst="rect">
                            <a:avLst/>
                          </a:prstGeom>
                          <a:noFill/>
                          <a:ln>
                            <a:noFill/>
                          </a:ln>
                          <a:extLst>
                            <a:ext uri="{53640926-AAD7-44D8-BBD7-CCE9431645EC}">
                              <a14:shadowObscured xmlns:a14="http://schemas.microsoft.com/office/drawing/2010/main"/>
                            </a:ext>
                          </a:extLst>
                        </pic:spPr>
                      </pic:pic>
                    </wpc:wpc>
                  </a:graphicData>
                </a:graphic>
                <wp14:sizeRelH relativeFrom="page">
                  <wp14:pctWidth>0</wp14:pctWidth>
                </wp14:sizeRelH>
                <wp14:sizeRelV relativeFrom="page">
                  <wp14:pctHeight>0</wp14:pctHeight>
                </wp14:sizeRelV>
              </wp:anchor>
            </w:drawing>
          </mc:Choice>
          <mc:Fallback>
            <w:pict>
              <v:group w14:anchorId="21918FD0" id="画布 209" o:spid="_x0000_s1026" editas="canvas" style="position:absolute;margin-left:0;margin-top:0;width:376.95pt;height:603.1pt;z-index:251660288;mso-position-horizontal-relative:char;mso-position-vertical-relative:line" coordsize="47872,765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7872;height:76593;visibility:visible;mso-wrap-style:square">
                  <v:fill o:detectmouseclick="t"/>
                  <v:path o:connecttype="none"/>
                </v:shape>
                <v:shape id="图片 137" o:spid="_x0000_s1028" type="#_x0000_t75" style="position:absolute;left:21477;top:50677;width:21247;height:25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">
                  <v:imagedata r:id="rId51" o:title="histmallard14spotbilled13m_spsplit_nmTs" croptop="5331f" cropbottom="5023f" cropleft="4321f" cropright="3424f"/>
                </v:shape>
                <v:shape id="图片 136" o:spid="_x0000_s1029" type="#_x0000_t75" style="position:absolute;left:190;top:51247;width:20574;height:25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">
                  <v:imagedata r:id="rId52" o:title="histmallard14spotbilled13m_spsplit_nms" croptop="5206f" cropbottom="4228f" cropleft="5541f" cropright="4593f"/>
                </v:shape>
                <v:shape id="图片 138" o:spid="_x0000_s1030" type="#_x0000_t75" style="position:absolute;left:21381;top:25130;width:21386;height:256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">
                  <v:imagedata r:id="rId53" o:title="histspotbilled13quantizpoolsp_dsplit_nmTs" croptop="5606f" cropbottom="5206f" cropleft="4515f" cropright="4017f"/>
                </v:shape>
                <v:shape id="图片 139" o:spid="_x0000_s1031" type="#_x0000_t75" style="position:absolute;left:45;top:25130;width:20670;height:25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">
                  <v:imagedata r:id="rId54" o:title="histspotbilled13quantizpoolsp_dsplit_nms" croptop="5500f" cropbottom="4932f" cropleft="4503f" cropright="4503f"/>
                </v:shape>
                <v:shape id="图片 134" o:spid="_x0000_s1032" type="#_x0000_t75" style="position:absolute;width:20574;height:25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">
                  <v:imagedata r:id="rId55" o:title="histmallard14quantizpoolm_dsplit_nms" croptop="5133f" cropbottom="4466f" cropleft="4934f" cropright="4685f"/>
                </v:shape>
                <v:shape id="图片 135" o:spid="_x0000_s1033" type="#_x0000_t75" style="position:absolute;left:21381;width:21051;height:25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">
                  <v:imagedata r:id="rId56" o:title="histmallard14quantizpoolm_dsplit_nmTs" croptop="5541f" cropbottom="4456f" cropleft="4053f" cropright="4740f"/>
                </v:shape>
                <w10:wrap anchory="line"/>
              </v:group>
            </w:pict>
          </mc:Fallback>
        </mc:AlternateContent>
      </w:r>
      <w:r>
        <w:rPr>
          <w:noProof/>
        </w:rPr>
        <mc:AlternateContent>
          <mc:Choice Requires="wps">
            <w:drawing>
              <wp:inline distT="0" distB="0" distL="0" distR="0" wp14:anchorId="2CB23541" wp14:editId="70123F9E">
                <wp:extent cx="4791075" cy="7658100"/>
                <wp:effectExtent l="0" t="0" r="0" b="0"/>
                <wp:docPr id="51" name="矩形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791075" cy="765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ADD008" id="矩形 51" o:spid="_x0000_s1026" style="width:377.25pt;height:60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" filled="f" stroked="f">
                <o:lock v:ext="edit" aspectratio="t"/>
                <w10:anchorlock/>
              </v:rect>
            </w:pict>
          </mc:Fallback>
        </mc:AlternateContent>
      </w:r>
    </w:p>
    <w:p w14:paraId="649B58A3" w14:textId="77777777" w:rsidR="00436E20" w:rsidRPr="001C5351" w:rsidRDefault="00436E20" w:rsidP="00436E20">
      <w:pPr>
        <w:pStyle w:val="2"/>
        <w:spacing w:before="0" w:after="0"/>
        <w:rPr>
          <w:rFonts w:ascii="Times New Roman" w:hAnsi="Times New Roman"/>
          <w:sz w:val="24"/>
          <w:szCs w:val="24"/>
        </w:rPr>
      </w:pPr>
      <w:bookmarkStart w:id="190" w:name="_Toc28603930"/>
      <w:r w:rsidRPr="00550BA0">
        <w:rPr>
          <w:rFonts w:ascii="Times New Roman" w:hAnsi="Times New Roman"/>
          <w:sz w:val="24"/>
          <w:szCs w:val="24"/>
        </w:rPr>
        <w:t>Fig</w:t>
      </w:r>
      <w:r>
        <w:rPr>
          <w:rFonts w:ascii="Times New Roman" w:hAnsi="Times New Roman"/>
          <w:sz w:val="24"/>
          <w:szCs w:val="24"/>
        </w:rPr>
        <w:t>.</w:t>
      </w:r>
      <w:r w:rsidRPr="00550BA0">
        <w:rPr>
          <w:rFonts w:ascii="Times New Roman" w:hAnsi="Times New Roman"/>
          <w:sz w:val="24"/>
          <w:szCs w:val="24"/>
        </w:rPr>
        <w:t xml:space="preserve"> S1</w:t>
      </w:r>
      <w:r>
        <w:rPr>
          <w:rFonts w:ascii="Times New Roman" w:hAnsi="Times New Roman"/>
          <w:sz w:val="24"/>
          <w:szCs w:val="24"/>
        </w:rPr>
        <w:t>6.</w:t>
      </w:r>
      <w:r w:rsidRPr="00550BA0">
        <w:rPr>
          <w:rFonts w:ascii="Times New Roman" w:hAnsi="Times New Roman"/>
          <w:sz w:val="24"/>
          <w:szCs w:val="24"/>
        </w:rPr>
        <w:t xml:space="preserve"> </w:t>
      </w:r>
      <w:r>
        <w:rPr>
          <w:rFonts w:ascii="Times New Roman" w:hAnsi="Times New Roman"/>
          <w:sz w:val="24"/>
          <w:szCs w:val="24"/>
        </w:rPr>
        <w:t>Split without migration model conventional bootstrap results.</w:t>
      </w:r>
      <w:bookmarkEnd w:id="190"/>
    </w:p>
    <w:p w14:paraId="36A46412" w14:textId="77777777" w:rsidR="00436E20" w:rsidRPr="001C5351" w:rsidRDefault="00436E20" w:rsidP="00436E20">
      <w:r w:rsidRPr="001C5351">
        <w:rPr>
          <w:rFonts w:ascii="Times New Roman" w:hAnsi="Times New Roman"/>
          <w:sz w:val="24"/>
          <w:szCs w:val="24"/>
        </w:rPr>
        <w:t xml:space="preserve">Panels from up to down corresponding to simulations of mallard and domestic duck divergence, spot-billed and domestic duck divergence, </w:t>
      </w:r>
      <w:r>
        <w:rPr>
          <w:rFonts w:ascii="Times New Roman" w:hAnsi="Times New Roman"/>
          <w:sz w:val="24"/>
          <w:szCs w:val="24"/>
        </w:rPr>
        <w:t>mallard duck and spot-billed</w:t>
      </w:r>
      <w:r w:rsidRPr="001C5351">
        <w:rPr>
          <w:rFonts w:ascii="Times New Roman" w:hAnsi="Times New Roman"/>
          <w:sz w:val="24"/>
          <w:szCs w:val="24"/>
        </w:rPr>
        <w:t xml:space="preserve"> </w:t>
      </w:r>
      <w:r w:rsidRPr="001C5351">
        <w:rPr>
          <w:rFonts w:ascii="Times New Roman" w:hAnsi="Times New Roman"/>
          <w:sz w:val="24"/>
          <w:szCs w:val="24"/>
        </w:rPr>
        <w:lastRenderedPageBreak/>
        <w:t>duck divergence, separately. Left picture of each panels shows the distribution of s, whereas right one shows the distribution of Ts.</w:t>
      </w:r>
    </w:p>
    <w:p w14:paraId="5B9FCDDF" w14:textId="242A921B" w:rsidR="00436E20" w:rsidRPr="005537D3" w:rsidRDefault="00436E20" w:rsidP="00436E20">
      <w:r>
        <w:rPr>
          <w:noProof/>
        </w:rPr>
        <mc:AlternateContent>
          <mc:Choice Requires="wpc">
            <w:drawing>
              <wp:anchor distT="0" distB="0" distL="114300" distR="114300" simplePos="0" relativeHeight="251661312" behindDoc="0" locked="0" layoutInCell="1" allowOverlap="1" wp14:anchorId="7E6DD797" wp14:editId="428C872D">
                <wp:simplePos x="0" y="0"/>
                <wp:positionH relativeFrom="character">
                  <wp:posOffset>0</wp:posOffset>
                </wp:positionH>
                <wp:positionV relativeFrom="line">
                  <wp:posOffset>0</wp:posOffset>
                </wp:positionV>
                <wp:extent cx="5746750" cy="5070475"/>
                <wp:effectExtent l="0" t="0" r="0" b="0"/>
                <wp:wrapNone/>
                <wp:docPr id="202" name="画布 202"/>
                <wp:cNvGraphicFramePr>
                  <a:graphicFrameLocks xmlns:a="http://schemas.openxmlformats.org/drawingml/2006/main"/>
                </wp:cNvGraphicFramePr>
                <a:graphic xmlns:a="http://schemas.openxmlformats.org/drawingml/2006/main">
                  <a:graphicData uri="http://schemas.microsoft.com/office/word/2010/wordprocessingCanvas">
                    <wpc:wpc>
                      <wpc:bg/>
                      <wpc:whole/>
                      <pic:pic xmlns:pic="http://schemas.openxmlformats.org/drawingml/2006/picture">
                        <pic:nvPicPr>
                          <pic:cNvPr id="113" name="图片 113" descr="J:\生物学院\项目\数据分析结果\2015年\dadi\fanyaonly\correctbootstrap\split_m\bootstrap data &amp; hist picture\mallard domestic\histmallard14quantizpoolm_dsplit_mm12.png"/>
                          <pic:cNvPicPr/>
                        </pic:nvPicPr>
                        <pic:blipFill rotWithShape="1">
                          <a:blip r:embed="rId57" cstate="print">
                            <a:extLst>
                              <a:ext uri="{28A0092B-C50C-407E-A947-70E740481C1C}">
                                <a14:useLocalDpi xmlns:a14="http://schemas.microsoft.com/office/drawing/2010/main" val="0"/>
                              </a:ext>
                            </a:extLst>
                          </a:blip>
                          <a:srcRect l="7937" t="8254" r="7301" b="6984"/>
                          <a:stretch/>
                        </pic:blipFill>
                        <pic:spPr bwMode="auto">
                          <a:xfrm>
                            <a:off x="0" y="49"/>
                            <a:ext cx="1457325" cy="152337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14" name="图片 114" descr="J:\生物学院\项目\数据分析结果\2015年\dadi\fanyaonly\correctbootstrap\split_m\bootstrap data &amp; hist picture\mallard domestic\histmallard14quantizpoolm_dsplit_mm21.png"/>
                          <pic:cNvPicPr/>
                        </pic:nvPicPr>
                        <pic:blipFill rotWithShape="1">
                          <a:blip r:embed="rId58" cstate="print">
                            <a:extLst>
                              <a:ext uri="{28A0092B-C50C-407E-A947-70E740481C1C}">
                                <a14:useLocalDpi xmlns:a14="http://schemas.microsoft.com/office/drawing/2010/main" val="0"/>
                              </a:ext>
                            </a:extLst>
                          </a:blip>
                          <a:srcRect l="6690" t="8681" r="8680" b="7775"/>
                          <a:stretch/>
                        </pic:blipFill>
                        <pic:spPr bwMode="auto">
                          <a:xfrm>
                            <a:off x="1400175" y="49"/>
                            <a:ext cx="1333500" cy="14880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15" name="图片 115" descr="J:\生物学院\项目\数据分析结果\2015年\dadi\fanyaonly\correctbootstrap\split_m\bootstrap data &amp; hist picture\mallard domestic\histmallard14quantizpoolm_dsplit_ms.png"/>
                          <pic:cNvPicPr/>
                        </pic:nvPicPr>
                        <pic:blipFill rotWithShape="1">
                          <a:blip r:embed="rId59" cstate="print">
                            <a:extLst>
                              <a:ext uri="{28A0092B-C50C-407E-A947-70E740481C1C}">
                                <a14:useLocalDpi xmlns:a14="http://schemas.microsoft.com/office/drawing/2010/main" val="0"/>
                              </a:ext>
                            </a:extLst>
                          </a:blip>
                          <a:srcRect l="9404" t="8680" r="8137" b="7776"/>
                          <a:stretch/>
                        </pic:blipFill>
                        <pic:spPr bwMode="auto">
                          <a:xfrm>
                            <a:off x="2790826" y="53"/>
                            <a:ext cx="1343024" cy="1514819"/>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16" name="图片 116" descr="J:\生物学院\项目\数据分析结果\2015年\dadi\fanyaonly\correctbootstrap\split_m\bootstrap data &amp; hist picture\mallard domestic\histmallard14quantizpoolm_dsplit_mTs.png"/>
                          <pic:cNvPicPr/>
                        </pic:nvPicPr>
                        <pic:blipFill rotWithShape="1">
                          <a:blip r:embed="rId60" cstate="print">
                            <a:extLst>
                              <a:ext uri="{28A0092B-C50C-407E-A947-70E740481C1C}">
                                <a14:useLocalDpi xmlns:a14="http://schemas.microsoft.com/office/drawing/2010/main" val="0"/>
                              </a:ext>
                            </a:extLst>
                          </a:blip>
                          <a:srcRect l="8911" t="8580" r="7921" b="7591"/>
                          <a:stretch/>
                        </pic:blipFill>
                        <pic:spPr bwMode="auto">
                          <a:xfrm>
                            <a:off x="4191000" y="68"/>
                            <a:ext cx="1419860" cy="1535279"/>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17" name="图片 117" descr="J:\生物学院\项目\数据分析结果\2015年\dadi\fanyaonly\correctbootstrap\split_m\bootstrap data &amp; hist picture\mallard spotbilled\histmallard14spotbilled13m_spsplit_mm12.png"/>
                          <pic:cNvPicPr/>
                        </pic:nvPicPr>
                        <pic:blipFill rotWithShape="1">
                          <a:blip r:embed="rId61" cstate="print">
                            <a:extLst>
                              <a:ext uri="{28A0092B-C50C-407E-A947-70E740481C1C}">
                                <a14:useLocalDpi xmlns:a14="http://schemas.microsoft.com/office/drawing/2010/main" val="0"/>
                              </a:ext>
                            </a:extLst>
                          </a:blip>
                          <a:srcRect l="8824" t="8497" r="9150" b="7843"/>
                          <a:stretch/>
                        </pic:blipFill>
                        <pic:spPr bwMode="auto">
                          <a:xfrm>
                            <a:off x="28575" y="3402741"/>
                            <a:ext cx="1457325" cy="1588278"/>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18" name="图片 118" descr="J:\生物学院\项目\数据分析结果\2015年\dadi\fanyaonly\correctbootstrap\split_m\bootstrap data &amp; hist picture\mallard spotbilled\histmallard14spotbilled13m_spsplit_mm21.png"/>
                          <pic:cNvPicPr/>
                        </pic:nvPicPr>
                        <pic:blipFill rotWithShape="1">
                          <a:blip r:embed="rId62" cstate="print">
                            <a:extLst>
                              <a:ext uri="{28A0092B-C50C-407E-A947-70E740481C1C}">
                                <a14:useLocalDpi xmlns:a14="http://schemas.microsoft.com/office/drawing/2010/main" val="0"/>
                              </a:ext>
                            </a:extLst>
                          </a:blip>
                          <a:srcRect l="8163" t="6939" r="7755" b="6939"/>
                          <a:stretch/>
                        </pic:blipFill>
                        <pic:spPr bwMode="auto">
                          <a:xfrm>
                            <a:off x="1419225" y="3366370"/>
                            <a:ext cx="1489834" cy="164695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21" name="图片 121" descr="J:\生物学院\项目\数据分析结果\2015年\dadi\fanyaonly\correctbootstrap\split_m\bootstrap data &amp; hist picture\mallard spotbilled\histmallard14spotbilled13m_spsplit_ms.png"/>
                          <pic:cNvPicPr/>
                        </pic:nvPicPr>
                        <pic:blipFill rotWithShape="1">
                          <a:blip r:embed="rId63" cstate="print">
                            <a:extLst>
                              <a:ext uri="{28A0092B-C50C-407E-A947-70E740481C1C}">
                                <a14:useLocalDpi xmlns:a14="http://schemas.microsoft.com/office/drawing/2010/main" val="0"/>
                              </a:ext>
                            </a:extLst>
                          </a:blip>
                          <a:srcRect l="9180" t="5246" r="6230" b="6885"/>
                          <a:stretch/>
                        </pic:blipFill>
                        <pic:spPr bwMode="auto">
                          <a:xfrm>
                            <a:off x="2762251" y="3423871"/>
                            <a:ext cx="1509536" cy="1567698"/>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22" name="图片 122" descr="J:\生物学院\项目\数据分析结果\2015年\dadi\fanyaonly\correctbootstrap\split_m\bootstrap data &amp; hist picture\mallard spotbilled\histmallard14spotbilled13m_spsplit_mTs.png"/>
                          <pic:cNvPicPr/>
                        </pic:nvPicPr>
                        <pic:blipFill rotWithShape="1">
                          <a:blip r:embed="rId64" cstate="print">
                            <a:extLst>
                              <a:ext uri="{28A0092B-C50C-407E-A947-70E740481C1C}">
                                <a14:useLocalDpi xmlns:a14="http://schemas.microsoft.com/office/drawing/2010/main" val="0"/>
                              </a:ext>
                            </a:extLst>
                          </a:blip>
                          <a:srcRect l="9946" t="8137" r="8499" b="7595"/>
                          <a:stretch/>
                        </pic:blipFill>
                        <pic:spPr bwMode="auto">
                          <a:xfrm>
                            <a:off x="4243213" y="3367803"/>
                            <a:ext cx="1391285" cy="1623218"/>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24" name="图片 124" descr="J:\生物学院\项目\数据分析结果\2015年\dadi\fanyaonly\correctbootstrap\split_m\bootstrap data &amp; hist picture\spotbilled domestic\histspotbilled13quantizpoolsp_dsplit_mm12.png"/>
                          <pic:cNvPicPr/>
                        </pic:nvPicPr>
                        <pic:blipFill rotWithShape="1">
                          <a:blip r:embed="rId65" cstate="print">
                            <a:extLst>
                              <a:ext uri="{28A0092B-C50C-407E-A947-70E740481C1C}">
                                <a14:useLocalDpi xmlns:a14="http://schemas.microsoft.com/office/drawing/2010/main" val="0"/>
                              </a:ext>
                            </a:extLst>
                          </a:blip>
                          <a:srcRect l="7408" t="9053" r="9464" b="5350"/>
                          <a:stretch/>
                        </pic:blipFill>
                        <pic:spPr bwMode="auto">
                          <a:xfrm>
                            <a:off x="0" y="1647717"/>
                            <a:ext cx="1457323" cy="1655713"/>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25" name="图片 125" descr="J:\生物学院\项目\数据分析结果\2015年\dadi\fanyaonly\correctbootstrap\split_m\bootstrap data &amp; hist picture\spotbilled domestic\histspotbilled13quantizpoolsp_dsplit_mm21.png"/>
                          <pic:cNvPicPr/>
                        </pic:nvPicPr>
                        <pic:blipFill rotWithShape="1">
                          <a:blip r:embed="rId66" cstate="print">
                            <a:extLst>
                              <a:ext uri="{28A0092B-C50C-407E-A947-70E740481C1C}">
                                <a14:useLocalDpi xmlns:a14="http://schemas.microsoft.com/office/drawing/2010/main" val="0"/>
                              </a:ext>
                            </a:extLst>
                          </a:blip>
                          <a:srcRect l="7125" t="9160" r="8905" b="7634"/>
                          <a:stretch/>
                        </pic:blipFill>
                        <pic:spPr bwMode="auto">
                          <a:xfrm>
                            <a:off x="1457323" y="1612049"/>
                            <a:ext cx="1333503" cy="169101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26" name="图片 126" descr="J:\生物学院\项目\数据分析结果\2015年\dadi\fanyaonly\correctbootstrap\split_m\bootstrap data &amp; hist picture\spotbilled domestic\histspotbilled13quantizpoolsp_dsplit_ms.png"/>
                          <pic:cNvPicPr/>
                        </pic:nvPicPr>
                        <pic:blipFill rotWithShape="1">
                          <a:blip r:embed="rId67" cstate="print">
                            <a:extLst>
                              <a:ext uri="{28A0092B-C50C-407E-A947-70E740481C1C}">
                                <a14:useLocalDpi xmlns:a14="http://schemas.microsoft.com/office/drawing/2010/main" val="0"/>
                              </a:ext>
                            </a:extLst>
                          </a:blip>
                          <a:srcRect l="8904" t="8219" r="9246" b="7192"/>
                          <a:stretch/>
                        </pic:blipFill>
                        <pic:spPr bwMode="auto">
                          <a:xfrm>
                            <a:off x="2790826" y="1650021"/>
                            <a:ext cx="1452387" cy="165339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01" name="图片 130" descr="J:\生物学院\项目\数据分析结果\2015年\dadi\fanyaonly\correctbootstrap\split_m\bootstrap data &amp; hist picture\spotbilled domestic\histspotbilled13quantizpoolsp_dsplit_mTs.png"/>
                          <pic:cNvPicPr/>
                        </pic:nvPicPr>
                        <pic:blipFill rotWithShape="1">
                          <a:blip r:embed="rId68" cstate="print">
                            <a:extLst>
                              <a:ext uri="{28A0092B-C50C-407E-A947-70E740481C1C}">
                                <a14:useLocalDpi xmlns:a14="http://schemas.microsoft.com/office/drawing/2010/main" val="0"/>
                              </a:ext>
                            </a:extLst>
                          </a:blip>
                          <a:srcRect l="9799" t="8292" r="8041" b="7035"/>
                          <a:stretch/>
                        </pic:blipFill>
                        <pic:spPr bwMode="auto">
                          <a:xfrm>
                            <a:off x="4191001" y="1535428"/>
                            <a:ext cx="1443498" cy="1767822"/>
                          </a:xfrm>
                          <a:prstGeom prst="rect">
                            <a:avLst/>
                          </a:prstGeom>
                          <a:noFill/>
                          <a:ln>
                            <a:noFill/>
                          </a:ln>
                          <a:extLst>
                            <a:ext uri="{53640926-AAD7-44D8-BBD7-CCE9431645EC}">
                              <a14:shadowObscured xmlns:a14="http://schemas.microsoft.com/office/drawing/2010/main"/>
                            </a:ext>
                          </a:extLst>
                        </pic:spPr>
                      </pic:pic>
                    </wpc:wpc>
                  </a:graphicData>
                </a:graphic>
                <wp14:sizeRelH relativeFrom="page">
                  <wp14:pctWidth>0</wp14:pctWidth>
                </wp14:sizeRelH>
                <wp14:sizeRelV relativeFrom="page">
                  <wp14:pctHeight>0</wp14:pctHeight>
                </wp14:sizeRelV>
              </wp:anchor>
            </w:drawing>
          </mc:Choice>
          <mc:Fallback>
            <w:pict>
              <v:group w14:anchorId="5674C413" id="画布 202" o:spid="_x0000_s1026" editas="canvas" style="position:absolute;margin-left:0;margin-top:0;width:452.5pt;height:399.25pt;z-index:251661312;mso-position-horizontal-relative:char;mso-position-vertical-relative:line" coordsize="57467,507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">
                <v:shape id="_x0000_s1027" type="#_x0000_t75" style="position:absolute;width:57467;height:50704;visibility:visible;mso-wrap-style:square">
                  <v:fill o:detectmouseclick="t"/>
                  <v:path o:connecttype="none"/>
                </v:shape>
                <v:shape id="图片 113" o:spid="_x0000_s1028" type="#_x0000_t75" style="position:absolute;width:14573;height:15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">
                  <v:imagedata r:id="rId69" o:title="histmallard14quantizpoolm_dsplit_mm12" croptop="5409f" cropbottom="4577f" cropleft="5202f" cropright="4785f"/>
                </v:shape>
                <v:shape id="图片 114" o:spid="_x0000_s1029" type="#_x0000_t75" style="position:absolute;left:14001;width:13335;height:14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">
                  <v:imagedata r:id="rId70" o:title="histmallard14quantizpoolm_dsplit_mm21" croptop="5689f" cropbottom="5095f" cropleft="4384f" cropright="5689f"/>
                </v:shape>
                <v:shape id="图片 115" o:spid="_x0000_s1030" type="#_x0000_t75" style="position:absolute;left:27908;width:13430;height:15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">
                  <v:imagedata r:id="rId71" o:title="histmallard14quantizpoolm_dsplit_ms" croptop="5689f" cropbottom="5096f" cropleft="6163f" cropright="5333f"/>
                </v:shape>
                <v:shape id="图片 116" o:spid="_x0000_s1031" type="#_x0000_t75" style="position:absolute;left:41910;width:14198;height:15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">
                  <v:imagedata r:id="rId72" o:title="histmallard14quantizpoolm_dsplit_mTs" croptop="5623f" cropbottom="4975f" cropleft="5840f" cropright="5191f"/>
                </v:shape>
                <v:shape id="图片 117" o:spid="_x0000_s1032" type="#_x0000_t75" style="position:absolute;left:285;top:34027;width:14574;height:15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">
                  <v:imagedata r:id="rId73" o:title="histmallard14spotbilled13m_spsplit_mm12" croptop="5569f" cropbottom="5140f" cropleft="5783f" cropright="5997f"/>
                </v:shape>
                <v:shape id="图片 118" o:spid="_x0000_s1033" type="#_x0000_t75" style="position:absolute;left:14192;top:33663;width:14898;height:16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">
                  <v:imagedata r:id="rId74" o:title="histmallard14spotbilled13m_spsplit_mm21" croptop="4548f" cropbottom="4548f" cropleft="5350f" cropright="5082f"/>
                </v:shape>
                <v:shape id="图片 121" o:spid="_x0000_s1034" type="#_x0000_t75" style="position:absolute;left:27622;top:34238;width:15095;height:15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">
                  <v:imagedata r:id="rId75" o:title="histmallard14spotbilled13m_spsplit_ms" croptop="3438f" cropbottom="4512f" cropleft="6016f" cropright="4083f"/>
                </v:shape>
                <v:shape id="图片 122" o:spid="_x0000_s1035" type="#_x0000_t75" style="position:absolute;left:42432;top:33678;width:13912;height:16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">
                  <v:imagedata r:id="rId76" o:title="histmallard14spotbilled13m_spsplit_mTs" croptop="5333f" cropbottom="4977f" cropleft="6518f" cropright="5570f"/>
                </v:shape>
                <v:shape id="图片 124" o:spid="_x0000_s1036" type="#_x0000_t75" style="position:absolute;top:16477;width:14573;height:16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">
                  <v:imagedata r:id="rId77" o:title="histspotbilled13quantizpoolsp_dsplit_mm12" croptop="5933f" cropbottom="3506f" cropleft="4855f" cropright="6202f"/>
                </v:shape>
                <v:shape id="图片 125" o:spid="_x0000_s1037" type="#_x0000_t75" style="position:absolute;left:14573;top:16120;width:13335;height:16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">
                  <v:imagedata r:id="rId78" o:title="histspotbilled13quantizpoolsp_dsplit_mm21" croptop="6003f" cropbottom="5003f" cropleft="4669f" cropright="5836f"/>
                </v:shape>
                <v:shape id="图片 126" o:spid="_x0000_s1038" type="#_x0000_t75" style="position:absolute;left:27908;top:16500;width:14524;height:16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">
                  <v:imagedata r:id="rId79" o:title="histspotbilled13quantizpoolsp_dsplit_ms" croptop="5386f" cropbottom="4713f" cropleft="5835f" cropright="6059f"/>
                </v:shape>
                <v:shape id="图片 130" o:spid="_x0000_s1039" type="#_x0000_t75" style="position:absolute;left:41910;top:15354;width:14434;height:17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">
                  <v:imagedata r:id="rId80" o:title="histspotbilled13quantizpoolsp_dsplit_mTs" croptop="5434f" cropbottom="4610f" cropleft="6422f" cropright="5270f"/>
                </v:shape>
                <w10:wrap anchory="line"/>
              </v:group>
            </w:pict>
          </mc:Fallback>
        </mc:AlternateContent>
      </w:r>
      <w:r>
        <w:rPr>
          <w:noProof/>
        </w:rPr>
        <mc:AlternateContent>
          <mc:Choice Requires="wps">
            <w:drawing>
              <wp:inline distT="0" distB="0" distL="0" distR="0" wp14:anchorId="4BB1BCF4" wp14:editId="64C348BC">
                <wp:extent cx="5743575" cy="5067300"/>
                <wp:effectExtent l="0" t="0" r="0" b="0"/>
                <wp:docPr id="50" name="矩形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43575" cy="5067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CEF8C7" id="矩形 50" o:spid="_x0000_s1026" style="width:452.25pt;height:3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" filled="f" stroked="f">
                <o:lock v:ext="edit" aspectratio="t"/>
                <w10:anchorlock/>
              </v:rect>
            </w:pict>
          </mc:Fallback>
        </mc:AlternateContent>
      </w:r>
    </w:p>
    <w:p w14:paraId="1CA9BADB" w14:textId="77777777" w:rsidR="00436E20" w:rsidRDefault="00436E20" w:rsidP="00436E20">
      <w:pPr>
        <w:pStyle w:val="2"/>
        <w:spacing w:before="0" w:after="0"/>
        <w:rPr>
          <w:rFonts w:ascii="Times New Roman" w:hAnsi="Times New Roman"/>
          <w:sz w:val="24"/>
          <w:szCs w:val="24"/>
        </w:rPr>
      </w:pPr>
      <w:bookmarkStart w:id="191" w:name="_Toc28603931"/>
      <w:r w:rsidRPr="00550BA0">
        <w:rPr>
          <w:rFonts w:ascii="Times New Roman" w:hAnsi="Times New Roman"/>
          <w:sz w:val="24"/>
          <w:szCs w:val="24"/>
        </w:rPr>
        <w:t>Fig</w:t>
      </w:r>
      <w:r>
        <w:rPr>
          <w:rFonts w:ascii="Times New Roman" w:hAnsi="Times New Roman"/>
          <w:sz w:val="24"/>
          <w:szCs w:val="24"/>
        </w:rPr>
        <w:t>.</w:t>
      </w:r>
      <w:r w:rsidRPr="00550BA0">
        <w:rPr>
          <w:rFonts w:ascii="Times New Roman" w:hAnsi="Times New Roman"/>
          <w:sz w:val="24"/>
          <w:szCs w:val="24"/>
        </w:rPr>
        <w:t xml:space="preserve"> S1</w:t>
      </w:r>
      <w:r>
        <w:rPr>
          <w:rFonts w:ascii="Times New Roman" w:hAnsi="Times New Roman"/>
          <w:sz w:val="24"/>
          <w:szCs w:val="24"/>
        </w:rPr>
        <w:t>7.</w:t>
      </w:r>
      <w:r w:rsidRPr="00550BA0">
        <w:rPr>
          <w:rFonts w:ascii="Times New Roman" w:hAnsi="Times New Roman"/>
          <w:sz w:val="24"/>
          <w:szCs w:val="24"/>
        </w:rPr>
        <w:t xml:space="preserve"> </w:t>
      </w:r>
      <w:r>
        <w:rPr>
          <w:rFonts w:ascii="Times New Roman" w:hAnsi="Times New Roman"/>
          <w:sz w:val="24"/>
          <w:szCs w:val="24"/>
        </w:rPr>
        <w:t>Split with migration model conventional bootstrap results.</w:t>
      </w:r>
      <w:bookmarkEnd w:id="191"/>
    </w:p>
    <w:p w14:paraId="36722B0B" w14:textId="77777777" w:rsidR="00436E20" w:rsidRDefault="00436E20" w:rsidP="00436E20">
      <w:pPr>
        <w:rPr>
          <w:rFonts w:ascii="Times New Roman" w:hAnsi="Times New Roman"/>
          <w:sz w:val="24"/>
          <w:szCs w:val="24"/>
        </w:rPr>
      </w:pPr>
      <w:r w:rsidRPr="00CB30AF">
        <w:rPr>
          <w:rFonts w:ascii="Times New Roman" w:hAnsi="Times New Roman"/>
          <w:sz w:val="24"/>
          <w:szCs w:val="24"/>
        </w:rPr>
        <w:t xml:space="preserve">Panels from up to down corresponding to simulations of mallard and domestic duck divergence, spot-billed and domestic duck divergence, </w:t>
      </w:r>
      <w:r>
        <w:rPr>
          <w:rFonts w:ascii="Times New Roman" w:hAnsi="Times New Roman"/>
          <w:sz w:val="24"/>
          <w:szCs w:val="24"/>
        </w:rPr>
        <w:t>mallard duck and spot-billed</w:t>
      </w:r>
      <w:r w:rsidRPr="00CB30AF">
        <w:rPr>
          <w:rFonts w:ascii="Times New Roman" w:hAnsi="Times New Roman"/>
          <w:sz w:val="24"/>
          <w:szCs w:val="24"/>
        </w:rPr>
        <w:t xml:space="preserve"> duck divergence, separately. Columns from left to right corresponding the distributions of m12, m21, s, Ts parameters.</w:t>
      </w:r>
    </w:p>
    <w:p w14:paraId="54EA0369" w14:textId="299F6059" w:rsidR="00436E20" w:rsidRDefault="00436E20" w:rsidP="00436E20">
      <w:pPr>
        <w:rPr>
          <w:rFonts w:ascii="Times New Roman" w:eastAsia="宋体" w:hAnsi="Times New Roman"/>
          <w:noProof/>
          <w:color w:val="000000"/>
          <w:szCs w:val="21"/>
        </w:rPr>
      </w:pPr>
      <w:r w:rsidRPr="00E57A64">
        <w:rPr>
          <w:rFonts w:ascii="Times New Roman" w:eastAsia="宋体" w:hAnsi="Times New Roman"/>
          <w:noProof/>
          <w:color w:val="000000"/>
          <w:szCs w:val="21"/>
        </w:rPr>
        <w:lastRenderedPageBreak/>
        <w:drawing>
          <wp:inline distT="0" distB="0" distL="0" distR="0" wp14:anchorId="788D8A73" wp14:editId="66BE325F">
            <wp:extent cx="5274310" cy="3535045"/>
            <wp:effectExtent l="0" t="0" r="0" b="825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81" cstate="print">
                      <a:extLst>
                        <a:ext uri="{28A0092B-C50C-407E-A947-70E740481C1C}">
                          <a14:useLocalDpi xmlns:a14="http://schemas.microsoft.com/office/drawing/2010/main" val="0"/>
                        </a:ext>
                      </a:extLst>
                    </a:blip>
                    <a:srcRect r="-2396" b="51485"/>
                    <a:stretch>
                      <a:fillRect/>
                    </a:stretch>
                  </pic:blipFill>
                  <pic:spPr bwMode="auto">
                    <a:xfrm>
                      <a:off x="0" y="0"/>
                      <a:ext cx="5274310" cy="3535045"/>
                    </a:xfrm>
                    <a:prstGeom prst="rect">
                      <a:avLst/>
                    </a:prstGeom>
                    <a:noFill/>
                    <a:ln>
                      <a:noFill/>
                    </a:ln>
                  </pic:spPr>
                </pic:pic>
              </a:graphicData>
            </a:graphic>
          </wp:inline>
        </w:drawing>
      </w:r>
    </w:p>
    <w:p w14:paraId="3091B8C0" w14:textId="77777777" w:rsidR="00436E20" w:rsidRPr="00C97B95" w:rsidRDefault="00436E20" w:rsidP="00436E20">
      <w:pPr>
        <w:outlineLvl w:val="1"/>
        <w:rPr>
          <w:rFonts w:ascii="Times New Roman" w:hAnsi="Times New Roman"/>
          <w:sz w:val="24"/>
          <w:szCs w:val="24"/>
        </w:rPr>
      </w:pPr>
      <w:bookmarkStart w:id="192" w:name="_Toc28603932"/>
      <w:r w:rsidRPr="00C97B95">
        <w:rPr>
          <w:rFonts w:ascii="Times New Roman" w:eastAsia="宋体" w:hAnsi="Times New Roman"/>
          <w:b/>
          <w:color w:val="000000"/>
          <w:sz w:val="24"/>
          <w:szCs w:val="24"/>
        </w:rPr>
        <w:t>Fig. S1</w:t>
      </w:r>
      <w:r w:rsidRPr="00C97B95">
        <w:rPr>
          <w:rFonts w:ascii="Times New Roman" w:eastAsia="宋体" w:hAnsi="Times New Roman" w:hint="eastAsia"/>
          <w:b/>
          <w:color w:val="000000"/>
          <w:sz w:val="24"/>
          <w:szCs w:val="24"/>
        </w:rPr>
        <w:t>8</w:t>
      </w:r>
      <w:r w:rsidRPr="00C97B95">
        <w:rPr>
          <w:rFonts w:ascii="Times New Roman" w:eastAsia="宋体" w:hAnsi="Times New Roman"/>
          <w:b/>
          <w:color w:val="000000"/>
          <w:sz w:val="24"/>
          <w:szCs w:val="24"/>
        </w:rPr>
        <w:t xml:space="preserve">. Likelihood Distribution from bootstrap results. </w:t>
      </w:r>
      <w:r w:rsidRPr="00C97B95">
        <w:rPr>
          <w:rFonts w:ascii="Times New Roman" w:eastAsia="宋体" w:hAnsi="Times New Roman"/>
          <w:color w:val="000000"/>
          <w:sz w:val="24"/>
          <w:szCs w:val="24"/>
        </w:rPr>
        <w:t>Distribution of likelihood produced by using model with migration/without migration are shown as blue picture/green picture, respectively. Simulation of divergence between mallard and spot-billed (M and SP), mallard and domestic (M and D), spot-billed and domestic (SP and D) are performed by both models each.</w:t>
      </w:r>
      <w:bookmarkEnd w:id="192"/>
    </w:p>
    <w:p w14:paraId="61695CEA" w14:textId="28161492" w:rsidR="00436E20" w:rsidRDefault="00436E20" w:rsidP="00436E20">
      <w:pPr>
        <w:jc w:val="center"/>
        <w:rPr>
          <w:rFonts w:ascii="Times New Roman" w:hAnsi="Times New Roman"/>
          <w:noProof/>
          <w:sz w:val="24"/>
          <w:szCs w:val="24"/>
        </w:rPr>
      </w:pPr>
      <w:r>
        <w:rPr>
          <w:rFonts w:ascii="Times New Roman" w:hAnsi="Times New Roman"/>
          <w:noProof/>
          <w:sz w:val="24"/>
          <w:szCs w:val="24"/>
        </w:rPr>
        <w:lastRenderedPageBreak/>
        <mc:AlternateContent>
          <mc:Choice Requires="wps">
            <w:drawing>
              <wp:anchor distT="0" distB="0" distL="114300" distR="114300" simplePos="0" relativeHeight="251705344" behindDoc="0" locked="0" layoutInCell="1" allowOverlap="1" wp14:anchorId="56F4A714" wp14:editId="21572AEA">
                <wp:simplePos x="0" y="0"/>
                <wp:positionH relativeFrom="column">
                  <wp:posOffset>3295650</wp:posOffset>
                </wp:positionH>
                <wp:positionV relativeFrom="paragraph">
                  <wp:posOffset>1836420</wp:posOffset>
                </wp:positionV>
                <wp:extent cx="942975" cy="1450975"/>
                <wp:effectExtent l="0" t="7620" r="0" b="8255"/>
                <wp:wrapNone/>
                <wp:docPr id="200" name="矩形 2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2975" cy="1450975"/>
                        </a:xfrm>
                        <a:prstGeom prst="rect">
                          <a:avLst/>
                        </a:prstGeom>
                        <a:solidFill>
                          <a:srgbClr val="FFFFFF">
                            <a:alpha val="0"/>
                          </a:srgbClr>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7E751A5" w14:textId="77777777" w:rsidR="00CE4C27" w:rsidRPr="00B8698E" w:rsidRDefault="00CE4C27" w:rsidP="00436E20">
                            <w:pPr>
                              <w:jc w:val="center"/>
                              <w:rPr>
                                <w:rFonts w:ascii="Times New Roman" w:hAnsi="Times New Roman"/>
                                <w:color w:val="000000"/>
                                <w:sz w:val="18"/>
                                <w:szCs w:val="18"/>
                              </w:rPr>
                            </w:pPr>
                            <w:r>
                              <w:rPr>
                                <w:rFonts w:ascii="Times New Roman" w:hAnsi="Times New Roman"/>
                                <w:color w:val="000000"/>
                                <w:sz w:val="18"/>
                                <w:szCs w:val="18"/>
                              </w:rPr>
                              <w:t xml:space="preserve">different </w:t>
                            </w:r>
                            <w:r w:rsidRPr="00B81187">
                              <w:rPr>
                                <w:rFonts w:ascii="Times New Roman" w:hAnsi="Times New Roman"/>
                                <w:color w:val="000000"/>
                                <w:sz w:val="18"/>
                                <w:szCs w:val="18"/>
                              </w:rPr>
                              <w:t>coverage</w:t>
                            </w:r>
                          </w:p>
                          <w:p w14:paraId="7033FD08" w14:textId="77777777" w:rsidR="00CE4C27" w:rsidRPr="00B8698E" w:rsidRDefault="00CE4C27" w:rsidP="00436E20">
                            <w:pPr>
                              <w:jc w:val="center"/>
                              <w:rPr>
                                <w:rFonts w:ascii="Times New Roman" w:hAnsi="Times New Roman"/>
                                <w:sz w:val="18"/>
                                <w:szCs w:val="18"/>
                              </w:rPr>
                            </w:pPr>
                            <w:r>
                              <w:rPr>
                                <w:rFonts w:ascii="Times New Roman" w:hAnsi="Times New Roman"/>
                                <w:color w:val="000000"/>
                                <w:sz w:val="18"/>
                                <w:szCs w:val="18"/>
                              </w:rPr>
                              <w:t>that</w:t>
                            </w:r>
                            <w:r w:rsidRPr="00B8698E">
                              <w:rPr>
                                <w:rFonts w:ascii="Times New Roman" w:hAnsi="Times New Roman"/>
                                <w:color w:val="000000"/>
                                <w:sz w:val="18"/>
                                <w:szCs w:val="18"/>
                              </w:rPr>
                              <w:t xml:space="preserve"> </w:t>
                            </w:r>
                            <w:r>
                              <w:rPr>
                                <w:rFonts w:ascii="Times New Roman" w:hAnsi="Times New Roman"/>
                                <w:color w:val="000000"/>
                                <w:sz w:val="18"/>
                                <w:szCs w:val="18"/>
                              </w:rPr>
                              <w:t xml:space="preserve">randome </w:t>
                            </w:r>
                            <w:r w:rsidRPr="00B8698E">
                              <w:rPr>
                                <w:rFonts w:ascii="Times New Roman" w:hAnsi="Times New Roman"/>
                                <w:color w:val="000000"/>
                                <w:sz w:val="18"/>
                                <w:szCs w:val="18"/>
                              </w:rPr>
                              <w:t>sampl</w:t>
                            </w:r>
                            <w:r w:rsidRPr="00B81187">
                              <w:rPr>
                                <w:rFonts w:ascii="Times New Roman" w:hAnsi="Times New Roman"/>
                                <w:color w:val="000000"/>
                                <w:sz w:val="18"/>
                                <w:szCs w:val="18"/>
                              </w:rPr>
                              <w:t>e</w:t>
                            </w:r>
                            <w:r>
                              <w:rPr>
                                <w:rFonts w:ascii="Times New Roman" w:hAnsi="Times New Roman"/>
                                <w:color w:val="000000"/>
                                <w:sz w:val="18"/>
                                <w:szCs w:val="18"/>
                              </w:rPr>
                              <w:t xml:space="preserve"> reads into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F4A714" id="矩形 200" o:spid="_x0000_s1037" style="position:absolute;left:0;text-align:left;margin-left:259.5pt;margin-top:144.6pt;width:74.25pt;height:114.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" stroked="f">
                <v:fill opacity="0"/>
                <v:textbox>
                  <w:txbxContent>
                    <w:p w14:paraId="27E751A5" w14:textId="77777777" w:rsidR="00CE4C27" w:rsidRPr="00B8698E" w:rsidRDefault="00CE4C27" w:rsidP="00436E20">
                      <w:pPr>
                        <w:jc w:val="center"/>
                        <w:rPr>
                          <w:rFonts w:ascii="Times New Roman" w:hAnsi="Times New Roman"/>
                          <w:color w:val="000000"/>
                          <w:sz w:val="18"/>
                          <w:szCs w:val="18"/>
                        </w:rPr>
                      </w:pPr>
                      <w:r>
                        <w:rPr>
                          <w:rFonts w:ascii="Times New Roman" w:hAnsi="Times New Roman"/>
                          <w:color w:val="000000"/>
                          <w:sz w:val="18"/>
                          <w:szCs w:val="18"/>
                        </w:rPr>
                        <w:t xml:space="preserve">different </w:t>
                      </w:r>
                      <w:r w:rsidRPr="00B81187">
                        <w:rPr>
                          <w:rFonts w:ascii="Times New Roman" w:hAnsi="Times New Roman"/>
                          <w:color w:val="000000"/>
                          <w:sz w:val="18"/>
                          <w:szCs w:val="18"/>
                        </w:rPr>
                        <w:t>coverage</w:t>
                      </w:r>
                    </w:p>
                    <w:p w14:paraId="7033FD08" w14:textId="77777777" w:rsidR="00CE4C27" w:rsidRPr="00B8698E" w:rsidRDefault="00CE4C27" w:rsidP="00436E20">
                      <w:pPr>
                        <w:jc w:val="center"/>
                        <w:rPr>
                          <w:rFonts w:ascii="Times New Roman" w:hAnsi="Times New Roman"/>
                          <w:sz w:val="18"/>
                          <w:szCs w:val="18"/>
                        </w:rPr>
                      </w:pPr>
                      <w:r>
                        <w:rPr>
                          <w:rFonts w:ascii="Times New Roman" w:hAnsi="Times New Roman"/>
                          <w:color w:val="000000"/>
                          <w:sz w:val="18"/>
                          <w:szCs w:val="18"/>
                        </w:rPr>
                        <w:t>that</w:t>
                      </w:r>
                      <w:r w:rsidRPr="00B8698E">
                        <w:rPr>
                          <w:rFonts w:ascii="Times New Roman" w:hAnsi="Times New Roman"/>
                          <w:color w:val="000000"/>
                          <w:sz w:val="18"/>
                          <w:szCs w:val="18"/>
                        </w:rPr>
                        <w:t xml:space="preserve"> </w:t>
                      </w:r>
                      <w:r>
                        <w:rPr>
                          <w:rFonts w:ascii="Times New Roman" w:hAnsi="Times New Roman"/>
                          <w:color w:val="000000"/>
                          <w:sz w:val="18"/>
                          <w:szCs w:val="18"/>
                        </w:rPr>
                        <w:t xml:space="preserve">randome </w:t>
                      </w:r>
                      <w:r w:rsidRPr="00B8698E">
                        <w:rPr>
                          <w:rFonts w:ascii="Times New Roman" w:hAnsi="Times New Roman"/>
                          <w:color w:val="000000"/>
                          <w:sz w:val="18"/>
                          <w:szCs w:val="18"/>
                        </w:rPr>
                        <w:t>sampl</w:t>
                      </w:r>
                      <w:r w:rsidRPr="00B81187">
                        <w:rPr>
                          <w:rFonts w:ascii="Times New Roman" w:hAnsi="Times New Roman"/>
                          <w:color w:val="000000"/>
                          <w:sz w:val="18"/>
                          <w:szCs w:val="18"/>
                        </w:rPr>
                        <w:t>e</w:t>
                      </w:r>
                      <w:r>
                        <w:rPr>
                          <w:rFonts w:ascii="Times New Roman" w:hAnsi="Times New Roman"/>
                          <w:color w:val="000000"/>
                          <w:sz w:val="18"/>
                          <w:szCs w:val="18"/>
                        </w:rPr>
                        <w:t xml:space="preserve"> reads into</w:t>
                      </w:r>
                    </w:p>
                  </w:txbxContent>
                </v:textbox>
              </v:rect>
            </w:pict>
          </mc:Fallback>
        </mc:AlternateContent>
      </w:r>
      <w:r>
        <w:rPr>
          <w:rFonts w:ascii="Times New Roman" w:hAnsi="Times New Roman"/>
          <w:noProof/>
          <w:sz w:val="24"/>
          <w:szCs w:val="24"/>
        </w:rPr>
        <mc:AlternateContent>
          <mc:Choice Requires="wps">
            <w:drawing>
              <wp:anchor distT="0" distB="0" distL="114300" distR="114300" simplePos="0" relativeHeight="251708416" behindDoc="0" locked="0" layoutInCell="1" allowOverlap="1" wp14:anchorId="02BA8169" wp14:editId="66EFA5E0">
                <wp:simplePos x="0" y="0"/>
                <wp:positionH relativeFrom="column">
                  <wp:posOffset>975360</wp:posOffset>
                </wp:positionH>
                <wp:positionV relativeFrom="paragraph">
                  <wp:posOffset>3684270</wp:posOffset>
                </wp:positionV>
                <wp:extent cx="5715" cy="577850"/>
                <wp:effectExtent l="51435" t="7620" r="57150" b="24130"/>
                <wp:wrapNone/>
                <wp:docPr id="199" name="直接箭头连接符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577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34E9376" id="_x0000_t32" coordsize="21600,21600" o:spt="32" o:oned="t" path="m,l21600,21600e" filled="f">
                <v:path arrowok="t" fillok="f" o:connecttype="none"/>
                <o:lock v:ext="edit" shapetype="t"/>
              </v:shapetype>
              <v:shape id="直接箭头连接符 199" o:spid="_x0000_s1026" type="#_x0000_t32" style="position:absolute;left:0;text-align:left;margin-left:76.8pt;margin-top:290.1pt;width:.45pt;height:45.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">
                <v:stroke endarrow="block"/>
              </v:shape>
            </w:pict>
          </mc:Fallback>
        </mc:AlternateContent>
      </w:r>
      <w:r>
        <w:rPr>
          <w:rFonts w:ascii="Times New Roman" w:hAnsi="Times New Roman"/>
          <w:noProof/>
          <w:sz w:val="24"/>
          <w:szCs w:val="24"/>
        </w:rPr>
        <mc:AlternateContent>
          <mc:Choice Requires="wps">
            <w:drawing>
              <wp:anchor distT="0" distB="0" distL="114300" distR="114300" simplePos="0" relativeHeight="251706368" behindDoc="0" locked="0" layoutInCell="1" allowOverlap="1" wp14:anchorId="48035623" wp14:editId="1B62C09B">
                <wp:simplePos x="0" y="0"/>
                <wp:positionH relativeFrom="column">
                  <wp:posOffset>941070</wp:posOffset>
                </wp:positionH>
                <wp:positionV relativeFrom="paragraph">
                  <wp:posOffset>3647440</wp:posOffset>
                </wp:positionV>
                <wp:extent cx="325755" cy="633730"/>
                <wp:effectExtent l="7620" t="8890" r="0" b="5080"/>
                <wp:wrapNone/>
                <wp:docPr id="198" name="矩形 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5755" cy="63373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B4235F" w14:textId="77777777" w:rsidR="00CE4C27" w:rsidRPr="004E0E08" w:rsidRDefault="00CE4C27" w:rsidP="00436E20">
                            <w:pPr>
                              <w:rPr>
                                <w:rFonts w:ascii="Times New Roman" w:hAnsi="Times New Roman"/>
                                <w:sz w:val="18"/>
                                <w:szCs w:val="18"/>
                              </w:rPr>
                            </w:pPr>
                            <w:r>
                              <w:rPr>
                                <w:rFonts w:ascii="Times New Roman" w:hAnsi="Times New Roman"/>
                                <w:sz w:val="18"/>
                                <w:szCs w:val="18"/>
                              </w:rPr>
                              <w:t>1</w:t>
                            </w:r>
                          </w:p>
                          <w:p w14:paraId="07BDD55F" w14:textId="77777777" w:rsidR="00CE4C27" w:rsidRPr="004E0E08" w:rsidRDefault="00CE4C27" w:rsidP="00436E20">
                            <w:pPr>
                              <w:rPr>
                                <w:rFonts w:ascii="Times New Roman" w:hAnsi="Times New Roman"/>
                                <w:sz w:val="18"/>
                                <w:szCs w:val="18"/>
                              </w:rPr>
                            </w:pPr>
                          </w:p>
                          <w:p w14:paraId="18AF5988" w14:textId="77777777" w:rsidR="00CE4C27" w:rsidRPr="00B8698E" w:rsidRDefault="00CE4C27" w:rsidP="00436E20">
                            <w:pPr>
                              <w:rPr>
                                <w:rFonts w:ascii="Times New Roman" w:hAnsi="Times New Roman" w:hint="eastAsia"/>
                                <w:sz w:val="18"/>
                                <w:szCs w:val="18"/>
                              </w:rPr>
                            </w:pPr>
                            <w:r>
                              <w:rPr>
                                <w:rFonts w:ascii="Times New Roman" w:hAnsi="Times New Roman"/>
                                <w:sz w:val="18"/>
                                <w:szCs w:val="18"/>
                              </w:rPr>
                              <w:t>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035623" id="矩形 198" o:spid="_x0000_s1038" style="position:absolute;left:0;text-align:left;margin-left:74.1pt;margin-top:287.2pt;width:25.65pt;height:49.9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" stroked="f">
                <v:fill opacity="0"/>
                <v:textbox>
                  <w:txbxContent>
                    <w:p w14:paraId="46B4235F" w14:textId="77777777" w:rsidR="00CE4C27" w:rsidRPr="004E0E08" w:rsidRDefault="00CE4C27" w:rsidP="00436E20">
                      <w:pPr>
                        <w:rPr>
                          <w:rFonts w:ascii="Times New Roman" w:hAnsi="Times New Roman"/>
                          <w:sz w:val="18"/>
                          <w:szCs w:val="18"/>
                        </w:rPr>
                      </w:pPr>
                      <w:r>
                        <w:rPr>
                          <w:rFonts w:ascii="Times New Roman" w:hAnsi="Times New Roman"/>
                          <w:sz w:val="18"/>
                          <w:szCs w:val="18"/>
                        </w:rPr>
                        <w:t>1</w:t>
                      </w:r>
                    </w:p>
                    <w:p w14:paraId="07BDD55F" w14:textId="77777777" w:rsidR="00CE4C27" w:rsidRPr="004E0E08" w:rsidRDefault="00CE4C27" w:rsidP="00436E20">
                      <w:pPr>
                        <w:rPr>
                          <w:rFonts w:ascii="Times New Roman" w:hAnsi="Times New Roman"/>
                          <w:sz w:val="18"/>
                          <w:szCs w:val="18"/>
                        </w:rPr>
                      </w:pPr>
                    </w:p>
                    <w:p w14:paraId="18AF5988" w14:textId="77777777" w:rsidR="00CE4C27" w:rsidRPr="00B8698E" w:rsidRDefault="00CE4C27" w:rsidP="00436E20">
                      <w:pPr>
                        <w:rPr>
                          <w:rFonts w:ascii="Times New Roman" w:hAnsi="Times New Roman" w:hint="eastAsia"/>
                          <w:sz w:val="18"/>
                          <w:szCs w:val="18"/>
                        </w:rPr>
                      </w:pPr>
                      <w:r>
                        <w:rPr>
                          <w:rFonts w:ascii="Times New Roman" w:hAnsi="Times New Roman"/>
                          <w:sz w:val="18"/>
                          <w:szCs w:val="18"/>
                        </w:rPr>
                        <w:t>0.2</w:t>
                      </w:r>
                    </w:p>
                  </w:txbxContent>
                </v:textbox>
              </v:rect>
            </w:pict>
          </mc:Fallback>
        </mc:AlternateContent>
      </w:r>
      <w:r>
        <w:rPr>
          <w:rFonts w:ascii="Times New Roman" w:hAnsi="Times New Roman"/>
          <w:noProof/>
          <w:sz w:val="24"/>
          <w:szCs w:val="24"/>
        </w:rPr>
        <mc:AlternateContent>
          <mc:Choice Requires="wps">
            <w:drawing>
              <wp:anchor distT="0" distB="0" distL="114300" distR="114300" simplePos="0" relativeHeight="251707392" behindDoc="0" locked="0" layoutInCell="1" allowOverlap="1" wp14:anchorId="430C5103" wp14:editId="27B875DB">
                <wp:simplePos x="0" y="0"/>
                <wp:positionH relativeFrom="column">
                  <wp:posOffset>261620</wp:posOffset>
                </wp:positionH>
                <wp:positionV relativeFrom="paragraph">
                  <wp:posOffset>3484880</wp:posOffset>
                </wp:positionV>
                <wp:extent cx="826770" cy="1083945"/>
                <wp:effectExtent l="4445" t="8255" r="6985" b="3175"/>
                <wp:wrapNone/>
                <wp:docPr id="197" name="矩形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6770" cy="1083945"/>
                        </a:xfrm>
                        <a:prstGeom prst="rect">
                          <a:avLst/>
                        </a:prstGeom>
                        <a:solidFill>
                          <a:srgbClr val="FFFFFF">
                            <a:alpha val="0"/>
                          </a:srgbClr>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F64140E" w14:textId="77777777" w:rsidR="00CE4C27" w:rsidRPr="00B8698E" w:rsidRDefault="00CE4C27" w:rsidP="00436E20">
                            <w:pPr>
                              <w:jc w:val="center"/>
                              <w:rPr>
                                <w:rFonts w:ascii="Times New Roman" w:hAnsi="Times New Roman"/>
                                <w:sz w:val="18"/>
                                <w:szCs w:val="18"/>
                              </w:rPr>
                            </w:pPr>
                            <w:r w:rsidRPr="00B8698E">
                              <w:rPr>
                                <w:rFonts w:ascii="Times New Roman" w:hAnsi="Times New Roman"/>
                                <w:color w:val="000000"/>
                                <w:sz w:val="18"/>
                                <w:szCs w:val="18"/>
                              </w:rPr>
                              <w:t>random sampl</w:t>
                            </w:r>
                            <w:r w:rsidRPr="00B81187">
                              <w:rPr>
                                <w:rFonts w:ascii="Times New Roman" w:hAnsi="Times New Roman"/>
                                <w:color w:val="000000"/>
                                <w:sz w:val="18"/>
                                <w:szCs w:val="18"/>
                              </w:rPr>
                              <w:t>ed</w:t>
                            </w:r>
                            <w:r>
                              <w:rPr>
                                <w:rFonts w:ascii="Times New Roman" w:hAnsi="Times New Roman"/>
                                <w:color w:val="000000"/>
                                <w:sz w:val="18"/>
                                <w:szCs w:val="18"/>
                              </w:rPr>
                              <w:t xml:space="preserve"> one sample to different</w:t>
                            </w:r>
                            <w:r w:rsidRPr="00B8698E">
                              <w:rPr>
                                <w:rFonts w:ascii="Times New Roman" w:hAnsi="Times New Roman"/>
                                <w:sz w:val="18"/>
                                <w:szCs w:val="18"/>
                              </w:rPr>
                              <w:t xml:space="preserve"> </w:t>
                            </w:r>
                            <w:r>
                              <w:rPr>
                                <w:rFonts w:ascii="Times New Roman" w:hAnsi="Times New Roman"/>
                                <w:sz w:val="18"/>
                                <w:szCs w:val="18"/>
                              </w:rPr>
                              <w:t>percentage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0C5103" id="矩形 197" o:spid="_x0000_s1039" style="position:absolute;left:0;text-align:left;margin-left:20.6pt;margin-top:274.4pt;width:65.1pt;height:85.3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" stroked="f">
                <v:fill opacity="0"/>
                <v:textbox>
                  <w:txbxContent>
                    <w:p w14:paraId="1F64140E" w14:textId="77777777" w:rsidR="00CE4C27" w:rsidRPr="00B8698E" w:rsidRDefault="00CE4C27" w:rsidP="00436E20">
                      <w:pPr>
                        <w:jc w:val="center"/>
                        <w:rPr>
                          <w:rFonts w:ascii="Times New Roman" w:hAnsi="Times New Roman"/>
                          <w:sz w:val="18"/>
                          <w:szCs w:val="18"/>
                        </w:rPr>
                      </w:pPr>
                      <w:r w:rsidRPr="00B8698E">
                        <w:rPr>
                          <w:rFonts w:ascii="Times New Roman" w:hAnsi="Times New Roman"/>
                          <w:color w:val="000000"/>
                          <w:sz w:val="18"/>
                          <w:szCs w:val="18"/>
                        </w:rPr>
                        <w:t>random sampl</w:t>
                      </w:r>
                      <w:r w:rsidRPr="00B81187">
                        <w:rPr>
                          <w:rFonts w:ascii="Times New Roman" w:hAnsi="Times New Roman"/>
                          <w:color w:val="000000"/>
                          <w:sz w:val="18"/>
                          <w:szCs w:val="18"/>
                        </w:rPr>
                        <w:t>ed</w:t>
                      </w:r>
                      <w:r>
                        <w:rPr>
                          <w:rFonts w:ascii="Times New Roman" w:hAnsi="Times New Roman"/>
                          <w:color w:val="000000"/>
                          <w:sz w:val="18"/>
                          <w:szCs w:val="18"/>
                        </w:rPr>
                        <w:t xml:space="preserve"> one sample to different</w:t>
                      </w:r>
                      <w:r w:rsidRPr="00B8698E">
                        <w:rPr>
                          <w:rFonts w:ascii="Times New Roman" w:hAnsi="Times New Roman"/>
                          <w:sz w:val="18"/>
                          <w:szCs w:val="18"/>
                        </w:rPr>
                        <w:t xml:space="preserve"> </w:t>
                      </w:r>
                      <w:r>
                        <w:rPr>
                          <w:rFonts w:ascii="Times New Roman" w:hAnsi="Times New Roman"/>
                          <w:sz w:val="18"/>
                          <w:szCs w:val="18"/>
                        </w:rPr>
                        <w:t>percentage</w:t>
                      </w:r>
                    </w:p>
                  </w:txbxContent>
                </v:textbox>
              </v:rect>
            </w:pict>
          </mc:Fallback>
        </mc:AlternateContent>
      </w:r>
      <w:r>
        <w:rPr>
          <w:rFonts w:ascii="Times New Roman" w:hAnsi="Times New Roman"/>
          <w:noProof/>
          <w:sz w:val="24"/>
          <w:szCs w:val="24"/>
        </w:rPr>
        <mc:AlternateContent>
          <mc:Choice Requires="wps">
            <w:drawing>
              <wp:anchor distT="0" distB="0" distL="114300" distR="114300" simplePos="0" relativeHeight="251704320" behindDoc="0" locked="0" layoutInCell="1" allowOverlap="1" wp14:anchorId="4A8CB7D5" wp14:editId="30135F1A">
                <wp:simplePos x="0" y="0"/>
                <wp:positionH relativeFrom="column">
                  <wp:posOffset>922020</wp:posOffset>
                </wp:positionH>
                <wp:positionV relativeFrom="paragraph">
                  <wp:posOffset>2066290</wp:posOffset>
                </wp:positionV>
                <wp:extent cx="325755" cy="633730"/>
                <wp:effectExtent l="7620" t="8890" r="0" b="5080"/>
                <wp:wrapNone/>
                <wp:docPr id="196" name="矩形 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5755" cy="63373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CB2051" w14:textId="77777777" w:rsidR="00CE4C27" w:rsidRPr="004E0E08" w:rsidRDefault="00CE4C27" w:rsidP="00436E20">
                            <w:pPr>
                              <w:rPr>
                                <w:rFonts w:ascii="Times New Roman" w:hAnsi="Times New Roman"/>
                                <w:sz w:val="18"/>
                                <w:szCs w:val="18"/>
                              </w:rPr>
                            </w:pPr>
                            <w:r>
                              <w:rPr>
                                <w:rFonts w:ascii="Times New Roman" w:hAnsi="Times New Roman"/>
                                <w:sz w:val="18"/>
                                <w:szCs w:val="18"/>
                              </w:rPr>
                              <w:t>1</w:t>
                            </w:r>
                          </w:p>
                          <w:p w14:paraId="7DA3868F" w14:textId="77777777" w:rsidR="00CE4C27" w:rsidRPr="004E0E08" w:rsidRDefault="00CE4C27" w:rsidP="00436E20">
                            <w:pPr>
                              <w:rPr>
                                <w:rFonts w:ascii="Times New Roman" w:hAnsi="Times New Roman"/>
                                <w:sz w:val="18"/>
                                <w:szCs w:val="18"/>
                              </w:rPr>
                            </w:pPr>
                          </w:p>
                          <w:p w14:paraId="056E1291" w14:textId="77777777" w:rsidR="00CE4C27" w:rsidRPr="00B8698E" w:rsidRDefault="00CE4C27" w:rsidP="00436E20">
                            <w:pPr>
                              <w:rPr>
                                <w:rFonts w:ascii="Times New Roman" w:hAnsi="Times New Roman" w:hint="eastAsia"/>
                                <w:sz w:val="18"/>
                                <w:szCs w:val="18"/>
                              </w:rPr>
                            </w:pPr>
                            <w:r>
                              <w:rPr>
                                <w:rFonts w:ascii="Times New Roman" w:hAnsi="Times New Roman"/>
                                <w:sz w:val="18"/>
                                <w:szCs w:val="18"/>
                              </w:rPr>
                              <w:t>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8CB7D5" id="矩形 196" o:spid="_x0000_s1040" style="position:absolute;left:0;text-align:left;margin-left:72.6pt;margin-top:162.7pt;width:25.65pt;height:49.9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" stroked="f">
                <v:fill opacity="0"/>
                <v:textbox>
                  <w:txbxContent>
                    <w:p w14:paraId="1ACB2051" w14:textId="77777777" w:rsidR="00CE4C27" w:rsidRPr="004E0E08" w:rsidRDefault="00CE4C27" w:rsidP="00436E20">
                      <w:pPr>
                        <w:rPr>
                          <w:rFonts w:ascii="Times New Roman" w:hAnsi="Times New Roman"/>
                          <w:sz w:val="18"/>
                          <w:szCs w:val="18"/>
                        </w:rPr>
                      </w:pPr>
                      <w:r>
                        <w:rPr>
                          <w:rFonts w:ascii="Times New Roman" w:hAnsi="Times New Roman"/>
                          <w:sz w:val="18"/>
                          <w:szCs w:val="18"/>
                        </w:rPr>
                        <w:t>1</w:t>
                      </w:r>
                    </w:p>
                    <w:p w14:paraId="7DA3868F" w14:textId="77777777" w:rsidR="00CE4C27" w:rsidRPr="004E0E08" w:rsidRDefault="00CE4C27" w:rsidP="00436E20">
                      <w:pPr>
                        <w:rPr>
                          <w:rFonts w:ascii="Times New Roman" w:hAnsi="Times New Roman"/>
                          <w:sz w:val="18"/>
                          <w:szCs w:val="18"/>
                        </w:rPr>
                      </w:pPr>
                    </w:p>
                    <w:p w14:paraId="056E1291" w14:textId="77777777" w:rsidR="00CE4C27" w:rsidRPr="00B8698E" w:rsidRDefault="00CE4C27" w:rsidP="00436E20">
                      <w:pPr>
                        <w:rPr>
                          <w:rFonts w:ascii="Times New Roman" w:hAnsi="Times New Roman" w:hint="eastAsia"/>
                          <w:sz w:val="18"/>
                          <w:szCs w:val="18"/>
                        </w:rPr>
                      </w:pPr>
                      <w:r>
                        <w:rPr>
                          <w:rFonts w:ascii="Times New Roman" w:hAnsi="Times New Roman"/>
                          <w:sz w:val="18"/>
                          <w:szCs w:val="18"/>
                        </w:rPr>
                        <w:t>0.2</w:t>
                      </w:r>
                    </w:p>
                  </w:txbxContent>
                </v:textbox>
              </v:rect>
            </w:pict>
          </mc:Fallback>
        </mc:AlternateContent>
      </w:r>
      <w:r>
        <w:rPr>
          <w:rFonts w:ascii="Times New Roman" w:hAnsi="Times New Roman"/>
          <w:noProof/>
          <w:sz w:val="24"/>
          <w:szCs w:val="24"/>
        </w:rPr>
        <mc:AlternateContent>
          <mc:Choice Requires="wps">
            <w:drawing>
              <wp:anchor distT="0" distB="0" distL="114300" distR="114300" simplePos="0" relativeHeight="251703296" behindDoc="0" locked="0" layoutInCell="1" allowOverlap="1" wp14:anchorId="137534C2" wp14:editId="773B8018">
                <wp:simplePos x="0" y="0"/>
                <wp:positionH relativeFrom="column">
                  <wp:posOffset>956310</wp:posOffset>
                </wp:positionH>
                <wp:positionV relativeFrom="paragraph">
                  <wp:posOffset>2112645</wp:posOffset>
                </wp:positionV>
                <wp:extent cx="5715" cy="577850"/>
                <wp:effectExtent l="51435" t="7620" r="57150" b="24130"/>
                <wp:wrapNone/>
                <wp:docPr id="195" name="直接箭头连接符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577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9065B5" id="直接箭头连接符 195" o:spid="_x0000_s1026" type="#_x0000_t32" style="position:absolute;left:0;text-align:left;margin-left:75.3pt;margin-top:166.35pt;width:.45pt;height:45.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">
                <v:stroke endarrow="block"/>
              </v:shape>
            </w:pict>
          </mc:Fallback>
        </mc:AlternateContent>
      </w:r>
      <w:r>
        <w:rPr>
          <w:rFonts w:ascii="Times New Roman" w:hAnsi="Times New Roman"/>
          <w:noProof/>
          <w:sz w:val="24"/>
          <w:szCs w:val="24"/>
        </w:rPr>
        <mc:AlternateContent>
          <mc:Choice Requires="wps">
            <w:drawing>
              <wp:anchor distT="0" distB="0" distL="114300" distR="114300" simplePos="0" relativeHeight="251667456" behindDoc="0" locked="0" layoutInCell="1" allowOverlap="1" wp14:anchorId="1275A9CE" wp14:editId="5EF2A9C5">
                <wp:simplePos x="0" y="0"/>
                <wp:positionH relativeFrom="column">
                  <wp:posOffset>242570</wp:posOffset>
                </wp:positionH>
                <wp:positionV relativeFrom="paragraph">
                  <wp:posOffset>1903730</wp:posOffset>
                </wp:positionV>
                <wp:extent cx="826770" cy="1083945"/>
                <wp:effectExtent l="4445" t="8255" r="6985" b="3175"/>
                <wp:wrapNone/>
                <wp:docPr id="194" name="矩形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6770" cy="1083945"/>
                        </a:xfrm>
                        <a:prstGeom prst="rect">
                          <a:avLst/>
                        </a:prstGeom>
                        <a:solidFill>
                          <a:srgbClr val="FFFFFF">
                            <a:alpha val="0"/>
                          </a:srgbClr>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4F8605D" w14:textId="77777777" w:rsidR="00CE4C27" w:rsidRPr="00B8698E" w:rsidRDefault="00CE4C27" w:rsidP="00436E20">
                            <w:pPr>
                              <w:jc w:val="center"/>
                              <w:rPr>
                                <w:rFonts w:ascii="Times New Roman" w:hAnsi="Times New Roman"/>
                                <w:sz w:val="18"/>
                                <w:szCs w:val="18"/>
                              </w:rPr>
                            </w:pPr>
                            <w:r w:rsidRPr="00B8698E">
                              <w:rPr>
                                <w:rFonts w:ascii="Times New Roman" w:hAnsi="Times New Roman"/>
                                <w:color w:val="000000"/>
                                <w:sz w:val="18"/>
                                <w:szCs w:val="18"/>
                              </w:rPr>
                              <w:t>random sampl</w:t>
                            </w:r>
                            <w:r w:rsidRPr="00B81187">
                              <w:rPr>
                                <w:rFonts w:ascii="Times New Roman" w:hAnsi="Times New Roman"/>
                                <w:color w:val="000000"/>
                                <w:sz w:val="18"/>
                                <w:szCs w:val="18"/>
                              </w:rPr>
                              <w:t>ed</w:t>
                            </w:r>
                            <w:r>
                              <w:rPr>
                                <w:rFonts w:ascii="Times New Roman" w:hAnsi="Times New Roman"/>
                                <w:color w:val="000000"/>
                                <w:sz w:val="18"/>
                                <w:szCs w:val="18"/>
                              </w:rPr>
                              <w:t xml:space="preserve"> one sample to different</w:t>
                            </w:r>
                            <w:r w:rsidRPr="00B8698E">
                              <w:rPr>
                                <w:rFonts w:ascii="Times New Roman" w:hAnsi="Times New Roman"/>
                                <w:sz w:val="18"/>
                                <w:szCs w:val="18"/>
                              </w:rPr>
                              <w:t xml:space="preserve"> </w:t>
                            </w:r>
                            <w:r>
                              <w:rPr>
                                <w:rFonts w:ascii="Times New Roman" w:hAnsi="Times New Roman"/>
                                <w:sz w:val="18"/>
                                <w:szCs w:val="18"/>
                              </w:rPr>
                              <w:t>percentage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75A9CE" id="矩形 194" o:spid="_x0000_s1041" style="position:absolute;left:0;text-align:left;margin-left:19.1pt;margin-top:149.9pt;width:65.1pt;height:85.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" stroked="f">
                <v:fill opacity="0"/>
                <v:textbox>
                  <w:txbxContent>
                    <w:p w14:paraId="04F8605D" w14:textId="77777777" w:rsidR="00CE4C27" w:rsidRPr="00B8698E" w:rsidRDefault="00CE4C27" w:rsidP="00436E20">
                      <w:pPr>
                        <w:jc w:val="center"/>
                        <w:rPr>
                          <w:rFonts w:ascii="Times New Roman" w:hAnsi="Times New Roman"/>
                          <w:sz w:val="18"/>
                          <w:szCs w:val="18"/>
                        </w:rPr>
                      </w:pPr>
                      <w:r w:rsidRPr="00B8698E">
                        <w:rPr>
                          <w:rFonts w:ascii="Times New Roman" w:hAnsi="Times New Roman"/>
                          <w:color w:val="000000"/>
                          <w:sz w:val="18"/>
                          <w:szCs w:val="18"/>
                        </w:rPr>
                        <w:t>random sampl</w:t>
                      </w:r>
                      <w:r w:rsidRPr="00B81187">
                        <w:rPr>
                          <w:rFonts w:ascii="Times New Roman" w:hAnsi="Times New Roman"/>
                          <w:color w:val="000000"/>
                          <w:sz w:val="18"/>
                          <w:szCs w:val="18"/>
                        </w:rPr>
                        <w:t>ed</w:t>
                      </w:r>
                      <w:r>
                        <w:rPr>
                          <w:rFonts w:ascii="Times New Roman" w:hAnsi="Times New Roman"/>
                          <w:color w:val="000000"/>
                          <w:sz w:val="18"/>
                          <w:szCs w:val="18"/>
                        </w:rPr>
                        <w:t xml:space="preserve"> one sample to different</w:t>
                      </w:r>
                      <w:r w:rsidRPr="00B8698E">
                        <w:rPr>
                          <w:rFonts w:ascii="Times New Roman" w:hAnsi="Times New Roman"/>
                          <w:sz w:val="18"/>
                          <w:szCs w:val="18"/>
                        </w:rPr>
                        <w:t xml:space="preserve"> </w:t>
                      </w:r>
                      <w:r>
                        <w:rPr>
                          <w:rFonts w:ascii="Times New Roman" w:hAnsi="Times New Roman"/>
                          <w:sz w:val="18"/>
                          <w:szCs w:val="18"/>
                        </w:rPr>
                        <w:t>percentage</w:t>
                      </w:r>
                    </w:p>
                  </w:txbxContent>
                </v:textbox>
              </v:rect>
            </w:pict>
          </mc:Fallback>
        </mc:AlternateContent>
      </w:r>
      <w:r w:rsidRPr="00EB1341">
        <w:rPr>
          <w:rFonts w:ascii="Times New Roman" w:hAnsi="Times New Roman"/>
          <w:noProof/>
          <w:sz w:val="24"/>
          <w:szCs w:val="24"/>
        </w:rPr>
        <w:drawing>
          <wp:inline distT="0" distB="0" distL="0" distR="0" wp14:anchorId="690557FC" wp14:editId="08D02E2C">
            <wp:extent cx="5274310" cy="4481830"/>
            <wp:effectExtent l="0" t="0" r="254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274310" cy="4481830"/>
                    </a:xfrm>
                    <a:prstGeom prst="rect">
                      <a:avLst/>
                    </a:prstGeom>
                    <a:noFill/>
                    <a:ln>
                      <a:noFill/>
                    </a:ln>
                  </pic:spPr>
                </pic:pic>
              </a:graphicData>
            </a:graphic>
          </wp:inline>
        </w:drawing>
      </w:r>
    </w:p>
    <w:p w14:paraId="221E5B92" w14:textId="77777777" w:rsidR="00436E20" w:rsidRPr="00D05575" w:rsidRDefault="00436E20" w:rsidP="00436E20">
      <w:pPr>
        <w:pStyle w:val="2"/>
        <w:spacing w:before="0" w:after="0"/>
        <w:rPr>
          <w:rFonts w:ascii="Times New Roman" w:hAnsi="Times New Roman"/>
          <w:sz w:val="24"/>
          <w:szCs w:val="24"/>
        </w:rPr>
      </w:pPr>
      <w:bookmarkStart w:id="193" w:name="_Toc486198226"/>
      <w:bookmarkStart w:id="194" w:name="_Toc28603933"/>
      <w:r>
        <w:rPr>
          <w:rFonts w:ascii="Times New Roman" w:hAnsi="Times New Roman"/>
          <w:sz w:val="24"/>
          <w:szCs w:val="24"/>
        </w:rPr>
        <w:t>Fig. S1</w:t>
      </w:r>
      <w:r>
        <w:rPr>
          <w:rFonts w:ascii="Times New Roman" w:hAnsi="Times New Roman" w:hint="eastAsia"/>
          <w:sz w:val="24"/>
          <w:szCs w:val="24"/>
        </w:rPr>
        <w:t>9</w:t>
      </w:r>
      <w:r>
        <w:rPr>
          <w:rFonts w:ascii="Times New Roman" w:hAnsi="Times New Roman"/>
          <w:sz w:val="24"/>
          <w:szCs w:val="24"/>
        </w:rPr>
        <w:t>.</w:t>
      </w:r>
      <w:r w:rsidRPr="00D05575">
        <w:rPr>
          <w:rFonts w:ascii="Times New Roman" w:hAnsi="Times New Roman"/>
          <w:sz w:val="24"/>
          <w:szCs w:val="24"/>
        </w:rPr>
        <w:t xml:space="preserve"> Comparison of PSMC </w:t>
      </w:r>
      <w:r>
        <w:rPr>
          <w:rFonts w:ascii="Times New Roman" w:hAnsi="Times New Roman"/>
          <w:sz w:val="24"/>
          <w:szCs w:val="24"/>
        </w:rPr>
        <w:t>between</w:t>
      </w:r>
      <w:r w:rsidRPr="00D05575">
        <w:rPr>
          <w:rFonts w:ascii="Times New Roman" w:hAnsi="Times New Roman"/>
          <w:sz w:val="24"/>
          <w:szCs w:val="24"/>
        </w:rPr>
        <w:t xml:space="preserve"> Beijing (Bj) and Shaoxing (Sx) ducks</w:t>
      </w:r>
      <w:r>
        <w:rPr>
          <w:rFonts w:ascii="Times New Roman" w:hAnsi="Times New Roman"/>
          <w:sz w:val="24"/>
          <w:szCs w:val="24"/>
        </w:rPr>
        <w:t xml:space="preserve"> with different coverage data</w:t>
      </w:r>
      <w:r w:rsidRPr="00D05575">
        <w:rPr>
          <w:rFonts w:ascii="Times New Roman" w:hAnsi="Times New Roman"/>
          <w:sz w:val="24"/>
          <w:szCs w:val="24"/>
        </w:rPr>
        <w:t>.</w:t>
      </w:r>
      <w:bookmarkEnd w:id="193"/>
      <w:bookmarkEnd w:id="194"/>
      <w:r w:rsidRPr="00D05575">
        <w:rPr>
          <w:rFonts w:ascii="Times New Roman" w:hAnsi="Times New Roman"/>
          <w:sz w:val="24"/>
          <w:szCs w:val="24"/>
        </w:rPr>
        <w:t xml:space="preserve"> </w:t>
      </w:r>
    </w:p>
    <w:p w14:paraId="01ABAC5C" w14:textId="77777777" w:rsidR="00436E20" w:rsidRPr="00FB07B9" w:rsidRDefault="00436E20" w:rsidP="00436E20">
      <w:pPr>
        <w:rPr>
          <w:rFonts w:ascii="Times New Roman" w:hAnsi="Times New Roman"/>
          <w:sz w:val="24"/>
          <w:szCs w:val="24"/>
        </w:rPr>
      </w:pPr>
      <w:r>
        <w:rPr>
          <w:rFonts w:ascii="Times New Roman" w:hAnsi="Times New Roman"/>
          <w:sz w:val="24"/>
          <w:szCs w:val="24"/>
        </w:rPr>
        <w:t>(</w:t>
      </w:r>
      <w:r w:rsidRPr="00A11FED">
        <w:rPr>
          <w:rFonts w:ascii="Times New Roman" w:hAnsi="Times New Roman"/>
          <w:b/>
          <w:sz w:val="24"/>
          <w:szCs w:val="24"/>
        </w:rPr>
        <w:t>a</w:t>
      </w:r>
      <w:r>
        <w:rPr>
          <w:rFonts w:ascii="Times New Roman" w:hAnsi="Times New Roman"/>
          <w:sz w:val="24"/>
          <w:szCs w:val="24"/>
        </w:rPr>
        <w:t>)</w:t>
      </w:r>
      <w:r w:rsidRPr="00FB07B9">
        <w:rPr>
          <w:rFonts w:ascii="Times New Roman" w:hAnsi="Times New Roman"/>
          <w:sz w:val="24"/>
          <w:szCs w:val="24"/>
        </w:rPr>
        <w:t xml:space="preserve"> Demographic history of </w:t>
      </w:r>
      <w:r>
        <w:rPr>
          <w:rFonts w:ascii="Times New Roman" w:hAnsi="Times New Roman"/>
          <w:sz w:val="24"/>
          <w:szCs w:val="24"/>
        </w:rPr>
        <w:t xml:space="preserve">six </w:t>
      </w:r>
      <w:r w:rsidRPr="00FB07B9">
        <w:rPr>
          <w:rFonts w:ascii="Times New Roman" w:hAnsi="Times New Roman"/>
          <w:sz w:val="24"/>
          <w:szCs w:val="24"/>
        </w:rPr>
        <w:t>Shaoxing</w:t>
      </w:r>
      <w:r>
        <w:rPr>
          <w:rFonts w:ascii="Times New Roman" w:hAnsi="Times New Roman"/>
          <w:sz w:val="24"/>
          <w:szCs w:val="24"/>
        </w:rPr>
        <w:t xml:space="preserve"> ducks with a coverage of 2- to 3.5-fold</w:t>
      </w:r>
      <w:r w:rsidRPr="00FB07B9">
        <w:rPr>
          <w:rFonts w:ascii="Times New Roman" w:hAnsi="Times New Roman"/>
          <w:sz w:val="24"/>
          <w:szCs w:val="24"/>
        </w:rPr>
        <w:t xml:space="preserve">. </w:t>
      </w:r>
      <w:r>
        <w:rPr>
          <w:rFonts w:ascii="Times New Roman" w:hAnsi="Times New Roman"/>
          <w:sz w:val="24"/>
          <w:szCs w:val="24"/>
        </w:rPr>
        <w:t>(</w:t>
      </w:r>
      <w:r w:rsidRPr="00A11FED">
        <w:rPr>
          <w:rFonts w:ascii="Times New Roman" w:hAnsi="Times New Roman"/>
          <w:b/>
          <w:sz w:val="24"/>
          <w:szCs w:val="24"/>
        </w:rPr>
        <w:t>b</w:t>
      </w:r>
      <w:r>
        <w:rPr>
          <w:rFonts w:ascii="Times New Roman" w:hAnsi="Times New Roman"/>
          <w:sz w:val="24"/>
          <w:szCs w:val="24"/>
        </w:rPr>
        <w:t>)</w:t>
      </w:r>
      <w:r w:rsidRPr="00FB07B9">
        <w:rPr>
          <w:rFonts w:ascii="Times New Roman" w:hAnsi="Times New Roman"/>
          <w:sz w:val="24"/>
          <w:szCs w:val="24"/>
        </w:rPr>
        <w:t xml:space="preserve"> Comparison demographic history of </w:t>
      </w:r>
      <w:r>
        <w:rPr>
          <w:rFonts w:ascii="Times New Roman" w:hAnsi="Times New Roman"/>
          <w:sz w:val="24"/>
          <w:szCs w:val="24"/>
        </w:rPr>
        <w:t xml:space="preserve">six </w:t>
      </w:r>
      <w:r w:rsidRPr="00FB07B9">
        <w:rPr>
          <w:rFonts w:ascii="Times New Roman" w:hAnsi="Times New Roman"/>
          <w:sz w:val="24"/>
          <w:szCs w:val="24"/>
        </w:rPr>
        <w:t>Shaoxing</w:t>
      </w:r>
      <w:r>
        <w:rPr>
          <w:rFonts w:ascii="Times New Roman" w:hAnsi="Times New Roman"/>
          <w:sz w:val="24"/>
          <w:szCs w:val="24"/>
        </w:rPr>
        <w:t xml:space="preserve"> (2- to 3.5-fold)</w:t>
      </w:r>
      <w:r w:rsidRPr="00FB07B9">
        <w:rPr>
          <w:rFonts w:ascii="Times New Roman" w:hAnsi="Times New Roman"/>
          <w:sz w:val="24"/>
          <w:szCs w:val="24"/>
        </w:rPr>
        <w:t xml:space="preserve"> and Beijing</w:t>
      </w:r>
      <w:r>
        <w:rPr>
          <w:rFonts w:ascii="Times New Roman" w:hAnsi="Times New Roman"/>
          <w:sz w:val="24"/>
          <w:szCs w:val="24"/>
        </w:rPr>
        <w:t xml:space="preserve"> (13.5-fold) ducks</w:t>
      </w:r>
      <w:r w:rsidRPr="00FB07B9">
        <w:rPr>
          <w:rFonts w:ascii="Times New Roman" w:hAnsi="Times New Roman"/>
          <w:sz w:val="24"/>
          <w:szCs w:val="24"/>
        </w:rPr>
        <w:t xml:space="preserve">. </w:t>
      </w:r>
      <w:r>
        <w:rPr>
          <w:rFonts w:ascii="Times New Roman" w:hAnsi="Times New Roman"/>
          <w:sz w:val="24"/>
          <w:szCs w:val="24"/>
        </w:rPr>
        <w:t>(</w:t>
      </w:r>
      <w:r w:rsidRPr="00A11FED">
        <w:rPr>
          <w:rFonts w:ascii="Times New Roman" w:hAnsi="Times New Roman"/>
          <w:b/>
          <w:sz w:val="24"/>
          <w:szCs w:val="24"/>
        </w:rPr>
        <w:t>c</w:t>
      </w:r>
      <w:r>
        <w:rPr>
          <w:rFonts w:ascii="Times New Roman" w:hAnsi="Times New Roman"/>
          <w:sz w:val="24"/>
          <w:szCs w:val="24"/>
        </w:rPr>
        <w:t>-</w:t>
      </w:r>
      <w:r>
        <w:rPr>
          <w:rFonts w:ascii="Times New Roman" w:hAnsi="Times New Roman"/>
          <w:b/>
          <w:sz w:val="24"/>
          <w:szCs w:val="24"/>
        </w:rPr>
        <w:t>e</w:t>
      </w:r>
      <w:r>
        <w:rPr>
          <w:rFonts w:ascii="Times New Roman" w:hAnsi="Times New Roman"/>
          <w:sz w:val="24"/>
          <w:szCs w:val="24"/>
        </w:rPr>
        <w:t>)</w:t>
      </w:r>
      <w:r w:rsidRPr="00D2327B">
        <w:rPr>
          <w:rFonts w:ascii="Times New Roman" w:hAnsi="Times New Roman"/>
          <w:sz w:val="24"/>
          <w:szCs w:val="24"/>
        </w:rPr>
        <w:t xml:space="preserve"> </w:t>
      </w:r>
      <w:r w:rsidRPr="00FB07B9">
        <w:rPr>
          <w:rFonts w:ascii="Times New Roman" w:hAnsi="Times New Roman"/>
          <w:sz w:val="24"/>
          <w:szCs w:val="24"/>
        </w:rPr>
        <w:t xml:space="preserve">PSMC </w:t>
      </w:r>
      <w:r>
        <w:rPr>
          <w:rFonts w:ascii="Times New Roman" w:hAnsi="Times New Roman"/>
          <w:sz w:val="24"/>
          <w:szCs w:val="24"/>
        </w:rPr>
        <w:t>analyses</w:t>
      </w:r>
      <w:r w:rsidRPr="00FB07B9">
        <w:rPr>
          <w:rFonts w:ascii="Times New Roman" w:hAnsi="Times New Roman"/>
          <w:sz w:val="24"/>
          <w:szCs w:val="24"/>
        </w:rPr>
        <w:t xml:space="preserve"> </w:t>
      </w:r>
      <w:r>
        <w:rPr>
          <w:rFonts w:ascii="Times New Roman" w:hAnsi="Times New Roman"/>
          <w:sz w:val="24"/>
          <w:szCs w:val="24"/>
        </w:rPr>
        <w:t xml:space="preserve">of Beijing based on different coverage of </w:t>
      </w:r>
      <w:r w:rsidRPr="00FB07B9">
        <w:rPr>
          <w:rFonts w:ascii="Times New Roman" w:hAnsi="Times New Roman"/>
          <w:sz w:val="24"/>
          <w:szCs w:val="24"/>
        </w:rPr>
        <w:t>random sample reads</w:t>
      </w:r>
      <w:r>
        <w:rPr>
          <w:rFonts w:ascii="Times New Roman" w:hAnsi="Times New Roman"/>
          <w:sz w:val="24"/>
          <w:szCs w:val="24"/>
        </w:rPr>
        <w:t>.</w:t>
      </w:r>
      <w:r w:rsidRPr="00FB07B9">
        <w:rPr>
          <w:rFonts w:ascii="Times New Roman" w:hAnsi="Times New Roman"/>
          <w:sz w:val="24"/>
          <w:szCs w:val="24"/>
        </w:rPr>
        <w:t xml:space="preserve"> Sample ID in </w:t>
      </w:r>
      <w:r w:rsidRPr="00A11FED">
        <w:rPr>
          <w:rFonts w:ascii="Times New Roman" w:hAnsi="Times New Roman"/>
          <w:b/>
          <w:sz w:val="24"/>
          <w:szCs w:val="24"/>
        </w:rPr>
        <w:t>c</w:t>
      </w:r>
      <w:r>
        <w:rPr>
          <w:rFonts w:ascii="Times New Roman" w:hAnsi="Times New Roman"/>
          <w:sz w:val="24"/>
          <w:szCs w:val="24"/>
        </w:rPr>
        <w:t xml:space="preserve">, </w:t>
      </w:r>
      <w:r w:rsidRPr="00A11FED">
        <w:rPr>
          <w:rFonts w:ascii="Times New Roman" w:hAnsi="Times New Roman"/>
          <w:b/>
          <w:sz w:val="24"/>
          <w:szCs w:val="24"/>
        </w:rPr>
        <w:t>d</w:t>
      </w:r>
      <w:r>
        <w:rPr>
          <w:rFonts w:ascii="Times New Roman" w:hAnsi="Times New Roman"/>
          <w:sz w:val="24"/>
          <w:szCs w:val="24"/>
        </w:rPr>
        <w:t xml:space="preserve"> and</w:t>
      </w:r>
      <w:r w:rsidRPr="00D2327B">
        <w:rPr>
          <w:rFonts w:ascii="Times New Roman" w:hAnsi="Times New Roman"/>
          <w:sz w:val="24"/>
          <w:szCs w:val="24"/>
        </w:rPr>
        <w:t xml:space="preserve"> </w:t>
      </w:r>
      <w:r w:rsidRPr="00A11FED">
        <w:rPr>
          <w:rFonts w:ascii="Times New Roman" w:hAnsi="Times New Roman"/>
          <w:b/>
          <w:sz w:val="24"/>
          <w:szCs w:val="24"/>
        </w:rPr>
        <w:t>e</w:t>
      </w:r>
      <w:r w:rsidRPr="00FB07B9">
        <w:rPr>
          <w:rFonts w:ascii="Times New Roman" w:hAnsi="Times New Roman"/>
          <w:sz w:val="24"/>
          <w:szCs w:val="24"/>
        </w:rPr>
        <w:t xml:space="preserve"> are 44448_30, 43844_32, 41300_50</w:t>
      </w:r>
      <w:r>
        <w:rPr>
          <w:rFonts w:ascii="Times New Roman" w:hAnsi="Times New Roman"/>
          <w:sz w:val="24"/>
          <w:szCs w:val="24"/>
        </w:rPr>
        <w:t>, respectively</w:t>
      </w:r>
      <w:r w:rsidRPr="00FB07B9">
        <w:rPr>
          <w:rFonts w:ascii="Times New Roman" w:hAnsi="Times New Roman"/>
          <w:sz w:val="24"/>
          <w:szCs w:val="24"/>
        </w:rPr>
        <w:t>. Coverage are represented in different color</w:t>
      </w:r>
      <w:r>
        <w:rPr>
          <w:rFonts w:ascii="Times New Roman" w:hAnsi="Times New Roman"/>
          <w:sz w:val="24"/>
          <w:szCs w:val="24"/>
        </w:rPr>
        <w:t xml:space="preserve"> lines</w:t>
      </w:r>
      <w:r w:rsidRPr="00FB07B9">
        <w:rPr>
          <w:rFonts w:ascii="Times New Roman" w:hAnsi="Times New Roman"/>
          <w:sz w:val="24"/>
          <w:szCs w:val="24"/>
        </w:rPr>
        <w:t xml:space="preserve"> in legend. </w:t>
      </w:r>
      <w:r>
        <w:rPr>
          <w:rFonts w:ascii="Times New Roman" w:hAnsi="Times New Roman"/>
          <w:sz w:val="24"/>
          <w:szCs w:val="24"/>
        </w:rPr>
        <w:t>(</w:t>
      </w:r>
      <w:r w:rsidRPr="00A11FED">
        <w:rPr>
          <w:rFonts w:ascii="Times New Roman" w:hAnsi="Times New Roman"/>
          <w:b/>
          <w:sz w:val="24"/>
          <w:szCs w:val="24"/>
        </w:rPr>
        <w:t>f</w:t>
      </w:r>
      <w:r>
        <w:rPr>
          <w:rFonts w:ascii="Times New Roman" w:hAnsi="Times New Roman"/>
          <w:sz w:val="24"/>
          <w:szCs w:val="24"/>
        </w:rPr>
        <w:t>)</w:t>
      </w:r>
      <w:r w:rsidRPr="00FB07B9">
        <w:rPr>
          <w:rFonts w:ascii="Times New Roman" w:hAnsi="Times New Roman"/>
          <w:sz w:val="24"/>
          <w:szCs w:val="24"/>
        </w:rPr>
        <w:t xml:space="preserve"> PSMC </w:t>
      </w:r>
      <w:r>
        <w:rPr>
          <w:rFonts w:ascii="Times New Roman" w:hAnsi="Times New Roman"/>
          <w:sz w:val="24"/>
          <w:szCs w:val="24"/>
        </w:rPr>
        <w:t xml:space="preserve">curve </w:t>
      </w:r>
      <w:r w:rsidRPr="00FB07B9">
        <w:rPr>
          <w:rFonts w:ascii="Times New Roman" w:hAnsi="Times New Roman"/>
          <w:sz w:val="24"/>
          <w:szCs w:val="24"/>
        </w:rPr>
        <w:t xml:space="preserve">of Beijing and Shaoxing ducks </w:t>
      </w:r>
      <w:r>
        <w:rPr>
          <w:rFonts w:ascii="Times New Roman" w:hAnsi="Times New Roman"/>
          <w:sz w:val="24"/>
          <w:szCs w:val="24"/>
        </w:rPr>
        <w:t xml:space="preserve">inferred with comparable coverage reads </w:t>
      </w:r>
      <w:r w:rsidRPr="00FB07B9">
        <w:rPr>
          <w:rFonts w:ascii="Times New Roman" w:hAnsi="Times New Roman"/>
          <w:sz w:val="24"/>
          <w:szCs w:val="24"/>
        </w:rPr>
        <w:t>are similar.</w:t>
      </w:r>
    </w:p>
    <w:p w14:paraId="3200015E" w14:textId="721016CC" w:rsidR="00436E20" w:rsidRDefault="00436E20" w:rsidP="00436E20">
      <w:pPr>
        <w:jc w:val="center"/>
        <w:rPr>
          <w:rFonts w:ascii="Times New Roman" w:hAnsi="Times New Roman"/>
          <w:sz w:val="24"/>
          <w:szCs w:val="24"/>
        </w:rPr>
      </w:pPr>
      <w:r>
        <w:rPr>
          <w:noProof/>
        </w:rPr>
        <w:lastRenderedPageBreak/>
        <mc:AlternateContent>
          <mc:Choice Requires="wps">
            <w:drawing>
              <wp:anchor distT="0" distB="0" distL="114300" distR="114300" simplePos="0" relativeHeight="251669504" behindDoc="0" locked="0" layoutInCell="1" allowOverlap="1" wp14:anchorId="47000792" wp14:editId="543AE27F">
                <wp:simplePos x="0" y="0"/>
                <wp:positionH relativeFrom="column">
                  <wp:posOffset>29845</wp:posOffset>
                </wp:positionH>
                <wp:positionV relativeFrom="paragraph">
                  <wp:posOffset>3942080</wp:posOffset>
                </wp:positionV>
                <wp:extent cx="448310" cy="505460"/>
                <wp:effectExtent l="0" t="0" r="0" b="0"/>
                <wp:wrapNone/>
                <wp:docPr id="193" name="文本框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310" cy="505460"/>
                        </a:xfrm>
                        <a:prstGeom prst="rect">
                          <a:avLst/>
                        </a:prstGeom>
                        <a:noFill/>
                        <a:ln w="6350">
                          <a:noFill/>
                        </a:ln>
                        <a:effectLst/>
                      </wps:spPr>
                      <wps:txbx>
                        <w:txbxContent>
                          <w:p w14:paraId="4FD35C40" w14:textId="77777777" w:rsidR="00CE4C27" w:rsidRPr="00BD682C" w:rsidRDefault="00CE4C27" w:rsidP="00436E20">
                            <w:pPr>
                              <w:rPr>
                                <w:rFonts w:ascii="Times New Roman" w:hAnsi="Times New Roman"/>
                                <w:b/>
                                <w:sz w:val="24"/>
                                <w:szCs w:val="24"/>
                              </w:rPr>
                            </w:pPr>
                            <w:r w:rsidRPr="00BD682C">
                              <w:rPr>
                                <w:rFonts w:ascii="Times New Roman" w:hAnsi="Times New Roman"/>
                                <w:b/>
                                <w:sz w:val="24"/>
                                <w:szCs w:val="24"/>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7000792" id="文本框 193" o:spid="_x0000_s1042" type="#_x0000_t202" style="position:absolute;left:0;text-align:left;margin-left:2.35pt;margin-top:310.4pt;width:35.3pt;height:39.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" filled="f" stroked="f" strokeweight=".5pt">
                <v:textbox>
                  <w:txbxContent>
                    <w:p w14:paraId="4FD35C40" w14:textId="77777777" w:rsidR="00CE4C27" w:rsidRPr="00BD682C" w:rsidRDefault="00CE4C27" w:rsidP="00436E20">
                      <w:pPr>
                        <w:rPr>
                          <w:rFonts w:ascii="Times New Roman" w:hAnsi="Times New Roman"/>
                          <w:b/>
                          <w:sz w:val="24"/>
                          <w:szCs w:val="24"/>
                        </w:rPr>
                      </w:pPr>
                      <w:r w:rsidRPr="00BD682C">
                        <w:rPr>
                          <w:rFonts w:ascii="Times New Roman" w:hAnsi="Times New Roman"/>
                          <w:b/>
                          <w:sz w:val="24"/>
                          <w:szCs w:val="24"/>
                        </w:rPr>
                        <w:t>b</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672F4DAB" wp14:editId="56BC462C">
                <wp:simplePos x="0" y="0"/>
                <wp:positionH relativeFrom="column">
                  <wp:posOffset>73025</wp:posOffset>
                </wp:positionH>
                <wp:positionV relativeFrom="paragraph">
                  <wp:posOffset>-207010</wp:posOffset>
                </wp:positionV>
                <wp:extent cx="448310" cy="505460"/>
                <wp:effectExtent l="0" t="0" r="0" b="0"/>
                <wp:wrapNone/>
                <wp:docPr id="192" name="文本框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310" cy="505460"/>
                        </a:xfrm>
                        <a:prstGeom prst="rect">
                          <a:avLst/>
                        </a:prstGeom>
                        <a:noFill/>
                        <a:ln w="6350">
                          <a:noFill/>
                        </a:ln>
                        <a:effectLst/>
                      </wps:spPr>
                      <wps:txbx>
                        <w:txbxContent>
                          <w:p w14:paraId="23554799" w14:textId="77777777" w:rsidR="00CE4C27" w:rsidRPr="00BD682C" w:rsidRDefault="00CE4C27" w:rsidP="00436E20">
                            <w:pPr>
                              <w:rPr>
                                <w:rFonts w:ascii="Times New Roman" w:hAnsi="Times New Roman"/>
                                <w:b/>
                                <w:sz w:val="24"/>
                                <w:szCs w:val="24"/>
                              </w:rPr>
                            </w:pPr>
                            <w:r w:rsidRPr="00BD682C">
                              <w:rPr>
                                <w:rFonts w:ascii="Times New Roman" w:hAnsi="Times New Roman"/>
                                <w:b/>
                                <w:sz w:val="24"/>
                                <w:szCs w:val="24"/>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72F4DAB" id="文本框 192" o:spid="_x0000_s1043" type="#_x0000_t202" style="position:absolute;left:0;text-align:left;margin-left:5.75pt;margin-top:-16.3pt;width:35.3pt;height:39.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" filled="f" stroked="f" strokeweight=".5pt">
                <v:textbox>
                  <w:txbxContent>
                    <w:p w14:paraId="23554799" w14:textId="77777777" w:rsidR="00CE4C27" w:rsidRPr="00BD682C" w:rsidRDefault="00CE4C27" w:rsidP="00436E20">
                      <w:pPr>
                        <w:rPr>
                          <w:rFonts w:ascii="Times New Roman" w:hAnsi="Times New Roman"/>
                          <w:b/>
                          <w:sz w:val="24"/>
                          <w:szCs w:val="24"/>
                        </w:rPr>
                      </w:pPr>
                      <w:r w:rsidRPr="00BD682C">
                        <w:rPr>
                          <w:rFonts w:ascii="Times New Roman" w:hAnsi="Times New Roman"/>
                          <w:b/>
                          <w:sz w:val="24"/>
                          <w:szCs w:val="24"/>
                        </w:rPr>
                        <w:t>a</w:t>
                      </w:r>
                    </w:p>
                  </w:txbxContent>
                </v:textbox>
              </v:shape>
            </w:pict>
          </mc:Fallback>
        </mc:AlternateContent>
      </w:r>
      <w:r w:rsidRPr="00795F52">
        <w:rPr>
          <w:noProof/>
        </w:rPr>
        <w:drawing>
          <wp:inline distT="0" distB="0" distL="0" distR="0" wp14:anchorId="0D0D4248" wp14:editId="339E4929">
            <wp:extent cx="4429125" cy="3943350"/>
            <wp:effectExtent l="0" t="0" r="0" b="0"/>
            <wp:docPr id="47" name="图表 47"/>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83"/>
              </a:graphicData>
            </a:graphic>
          </wp:inline>
        </w:drawing>
      </w:r>
    </w:p>
    <w:p w14:paraId="4541329D" w14:textId="77777777" w:rsidR="00436E20" w:rsidRDefault="00436E20" w:rsidP="00436E20">
      <w:pPr>
        <w:rPr>
          <w:rFonts w:ascii="Times New Roman" w:hAnsi="Times New Roman"/>
          <w:sz w:val="24"/>
          <w:szCs w:val="24"/>
        </w:rPr>
      </w:pPr>
    </w:p>
    <w:p w14:paraId="713F9C1B" w14:textId="5DF736E2" w:rsidR="00436E20" w:rsidRPr="00440DC6" w:rsidRDefault="00436E20" w:rsidP="00436E20">
      <w:pPr>
        <w:rPr>
          <w:rFonts w:ascii="Times New Roman" w:hAnsi="Times New Roman"/>
          <w:sz w:val="24"/>
          <w:szCs w:val="24"/>
        </w:rPr>
      </w:pPr>
      <w:r w:rsidRPr="00EB1341">
        <w:rPr>
          <w:rFonts w:ascii="Times New Roman" w:hAnsi="Times New Roman"/>
          <w:noProof/>
          <w:sz w:val="24"/>
          <w:szCs w:val="24"/>
        </w:rPr>
        <w:drawing>
          <wp:inline distT="0" distB="0" distL="0" distR="0" wp14:anchorId="50B46E91" wp14:editId="0887D4B1">
            <wp:extent cx="2619375" cy="2533650"/>
            <wp:effectExtent l="0" t="0" r="9525"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pic:cNvPicPr>
                      <a:picLocks noChangeAspect="1" noChangeArrowheads="1"/>
                    </pic:cNvPicPr>
                  </pic:nvPicPr>
                  <pic:blipFill>
                    <a:blip r:embed="rId84">
                      <a:extLst>
                        <a:ext uri="{28A0092B-C50C-407E-A947-70E740481C1C}">
                          <a14:useLocalDpi xmlns:a14="http://schemas.microsoft.com/office/drawing/2010/main" val="0"/>
                        </a:ext>
                      </a:extLst>
                    </a:blip>
                    <a:srcRect r="-37" b="9538"/>
                    <a:stretch>
                      <a:fillRect/>
                    </a:stretch>
                  </pic:blipFill>
                  <pic:spPr bwMode="auto">
                    <a:xfrm>
                      <a:off x="0" y="0"/>
                      <a:ext cx="2619375" cy="2533650"/>
                    </a:xfrm>
                    <a:prstGeom prst="rect">
                      <a:avLst/>
                    </a:prstGeom>
                    <a:noFill/>
                    <a:ln>
                      <a:noFill/>
                    </a:ln>
                  </pic:spPr>
                </pic:pic>
              </a:graphicData>
            </a:graphic>
          </wp:inline>
        </w:drawing>
      </w:r>
      <w:r w:rsidRPr="00EB1341">
        <w:rPr>
          <w:rFonts w:ascii="Times New Roman" w:hAnsi="Times New Roman"/>
          <w:noProof/>
          <w:sz w:val="24"/>
          <w:szCs w:val="24"/>
        </w:rPr>
        <w:drawing>
          <wp:inline distT="0" distB="0" distL="0" distR="0" wp14:anchorId="3502832C" wp14:editId="74A35459">
            <wp:extent cx="2514600" cy="257175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7"/>
                    <pic:cNvPicPr>
                      <a:picLocks noChangeAspect="1" noChangeArrowheads="1"/>
                    </pic:cNvPicPr>
                  </pic:nvPicPr>
                  <pic:blipFill>
                    <a:blip r:embed="rId85">
                      <a:extLst>
                        <a:ext uri="{28A0092B-C50C-407E-A947-70E740481C1C}">
                          <a14:useLocalDpi xmlns:a14="http://schemas.microsoft.com/office/drawing/2010/main" val="0"/>
                        </a:ext>
                      </a:extLst>
                    </a:blip>
                    <a:srcRect r="3348" b="7454"/>
                    <a:stretch>
                      <a:fillRect/>
                    </a:stretch>
                  </pic:blipFill>
                  <pic:spPr bwMode="auto">
                    <a:xfrm>
                      <a:off x="0" y="0"/>
                      <a:ext cx="2514600" cy="2571750"/>
                    </a:xfrm>
                    <a:prstGeom prst="rect">
                      <a:avLst/>
                    </a:prstGeom>
                    <a:noFill/>
                    <a:ln>
                      <a:noFill/>
                    </a:ln>
                  </pic:spPr>
                </pic:pic>
              </a:graphicData>
            </a:graphic>
          </wp:inline>
        </w:drawing>
      </w:r>
    </w:p>
    <w:p w14:paraId="3054A74E" w14:textId="5BDEEBF6" w:rsidR="00436E20" w:rsidRDefault="00436E20" w:rsidP="00436E20">
      <w:pPr>
        <w:rPr>
          <w:rFonts w:ascii="Times New Roman" w:hAnsi="Times New Roman"/>
          <w:sz w:val="24"/>
          <w:szCs w:val="24"/>
        </w:rPr>
      </w:pPr>
      <w:r w:rsidRPr="00EB1341">
        <w:rPr>
          <w:rFonts w:ascii="Times New Roman" w:hAnsi="Times New Roman"/>
          <w:noProof/>
          <w:sz w:val="24"/>
          <w:szCs w:val="24"/>
        </w:rPr>
        <w:lastRenderedPageBreak/>
        <w:drawing>
          <wp:inline distT="0" distB="0" distL="0" distR="0" wp14:anchorId="3C6F084D" wp14:editId="30D0F8A0">
            <wp:extent cx="2476500" cy="2352675"/>
            <wp:effectExtent l="0" t="0" r="0" b="952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476500" cy="2352675"/>
                    </a:xfrm>
                    <a:prstGeom prst="rect">
                      <a:avLst/>
                    </a:prstGeom>
                    <a:noFill/>
                    <a:ln>
                      <a:noFill/>
                    </a:ln>
                  </pic:spPr>
                </pic:pic>
              </a:graphicData>
            </a:graphic>
          </wp:inline>
        </w:drawing>
      </w:r>
      <w:r w:rsidRPr="00EB1341">
        <w:rPr>
          <w:rFonts w:ascii="Times New Roman" w:hAnsi="Times New Roman"/>
          <w:noProof/>
          <w:sz w:val="24"/>
          <w:szCs w:val="24"/>
        </w:rPr>
        <w:drawing>
          <wp:inline distT="0" distB="0" distL="0" distR="0" wp14:anchorId="0A9E393C" wp14:editId="46CD812E">
            <wp:extent cx="2628900" cy="245745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8"/>
                    <pic:cNvPicPr>
                      <a:picLocks noChangeAspect="1" noChangeArrowheads="1"/>
                    </pic:cNvPicPr>
                  </pic:nvPicPr>
                  <pic:blipFill>
                    <a:blip r:embed="rId87">
                      <a:extLst>
                        <a:ext uri="{28A0092B-C50C-407E-A947-70E740481C1C}">
                          <a14:useLocalDpi xmlns:a14="http://schemas.microsoft.com/office/drawing/2010/main" val="0"/>
                        </a:ext>
                      </a:extLst>
                    </a:blip>
                    <a:srcRect t="5859" r="3922" b="3653"/>
                    <a:stretch>
                      <a:fillRect/>
                    </a:stretch>
                  </pic:blipFill>
                  <pic:spPr bwMode="auto">
                    <a:xfrm>
                      <a:off x="0" y="0"/>
                      <a:ext cx="2628900" cy="2457450"/>
                    </a:xfrm>
                    <a:prstGeom prst="rect">
                      <a:avLst/>
                    </a:prstGeom>
                    <a:noFill/>
                    <a:ln>
                      <a:noFill/>
                    </a:ln>
                  </pic:spPr>
                </pic:pic>
              </a:graphicData>
            </a:graphic>
          </wp:inline>
        </w:drawing>
      </w:r>
    </w:p>
    <w:p w14:paraId="3AA3199A" w14:textId="58D9678E" w:rsidR="00436E20" w:rsidRDefault="00436E20" w:rsidP="00436E20">
      <w:r>
        <w:rPr>
          <w:noProof/>
        </w:rPr>
        <mc:AlternateContent>
          <mc:Choice Requires="wps">
            <w:drawing>
              <wp:anchor distT="0" distB="0" distL="114300" distR="114300" simplePos="0" relativeHeight="251671552" behindDoc="0" locked="0" layoutInCell="1" allowOverlap="1" wp14:anchorId="1CC38CF6" wp14:editId="42768BAE">
                <wp:simplePos x="0" y="0"/>
                <wp:positionH relativeFrom="column">
                  <wp:posOffset>12065</wp:posOffset>
                </wp:positionH>
                <wp:positionV relativeFrom="paragraph">
                  <wp:posOffset>-209550</wp:posOffset>
                </wp:positionV>
                <wp:extent cx="448310" cy="505460"/>
                <wp:effectExtent l="0" t="0" r="0" b="0"/>
                <wp:wrapNone/>
                <wp:docPr id="153" name="文本框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310" cy="505460"/>
                        </a:xfrm>
                        <a:prstGeom prst="rect">
                          <a:avLst/>
                        </a:prstGeom>
                        <a:noFill/>
                        <a:ln w="6350">
                          <a:noFill/>
                        </a:ln>
                        <a:effectLst/>
                      </wps:spPr>
                      <wps:txbx>
                        <w:txbxContent>
                          <w:p w14:paraId="7003AD90" w14:textId="77777777" w:rsidR="00CE4C27" w:rsidRPr="00BD682C" w:rsidRDefault="00CE4C27" w:rsidP="00436E20">
                            <w:pPr>
                              <w:rPr>
                                <w:rFonts w:ascii="Times New Roman" w:hAnsi="Times New Roman"/>
                                <w:b/>
                                <w:sz w:val="24"/>
                                <w:szCs w:val="24"/>
                              </w:rPr>
                            </w:pPr>
                            <w:r w:rsidRPr="00BD682C">
                              <w:rPr>
                                <w:rFonts w:ascii="Times New Roman" w:hAnsi="Times New Roman"/>
                                <w:b/>
                                <w:sz w:val="24"/>
                                <w:szCs w:val="24"/>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CC38CF6" id="文本框 153" o:spid="_x0000_s1044" type="#_x0000_t202" style="position:absolute;margin-left:.95pt;margin-top:-16.5pt;width:35.3pt;height:39.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" filled="f" stroked="f" strokeweight=".5pt">
                <v:textbox>
                  <w:txbxContent>
                    <w:p w14:paraId="7003AD90" w14:textId="77777777" w:rsidR="00CE4C27" w:rsidRPr="00BD682C" w:rsidRDefault="00CE4C27" w:rsidP="00436E20">
                      <w:pPr>
                        <w:rPr>
                          <w:rFonts w:ascii="Times New Roman" w:hAnsi="Times New Roman"/>
                          <w:b/>
                          <w:sz w:val="24"/>
                          <w:szCs w:val="24"/>
                        </w:rPr>
                      </w:pPr>
                      <w:r w:rsidRPr="00BD682C">
                        <w:rPr>
                          <w:rFonts w:ascii="Times New Roman" w:hAnsi="Times New Roman"/>
                          <w:b/>
                          <w:sz w:val="24"/>
                          <w:szCs w:val="24"/>
                        </w:rPr>
                        <w:t>d</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15038C2A" wp14:editId="72C8559D">
                <wp:simplePos x="0" y="0"/>
                <wp:positionH relativeFrom="column">
                  <wp:posOffset>72390</wp:posOffset>
                </wp:positionH>
                <wp:positionV relativeFrom="paragraph">
                  <wp:posOffset>-3180715</wp:posOffset>
                </wp:positionV>
                <wp:extent cx="448310" cy="505460"/>
                <wp:effectExtent l="0" t="0" r="0" b="0"/>
                <wp:wrapNone/>
                <wp:docPr id="152" name="文本框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310" cy="505460"/>
                        </a:xfrm>
                        <a:prstGeom prst="rect">
                          <a:avLst/>
                        </a:prstGeom>
                        <a:noFill/>
                        <a:ln w="6350">
                          <a:noFill/>
                        </a:ln>
                        <a:effectLst/>
                      </wps:spPr>
                      <wps:txbx>
                        <w:txbxContent>
                          <w:p w14:paraId="53FC8171" w14:textId="77777777" w:rsidR="00CE4C27" w:rsidRPr="00BD682C" w:rsidRDefault="00CE4C27" w:rsidP="00436E20">
                            <w:pPr>
                              <w:rPr>
                                <w:rFonts w:ascii="Times New Roman" w:hAnsi="Times New Roman"/>
                                <w:b/>
                                <w:sz w:val="24"/>
                                <w:szCs w:val="24"/>
                              </w:rPr>
                            </w:pPr>
                            <w:r w:rsidRPr="00BD682C">
                              <w:rPr>
                                <w:rFonts w:ascii="Times New Roman" w:hAnsi="Times New Roman"/>
                                <w:b/>
                                <w:sz w:val="24"/>
                                <w:szCs w:val="24"/>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5038C2A" id="文本框 152" o:spid="_x0000_s1045" type="#_x0000_t202" style="position:absolute;margin-left:5.7pt;margin-top:-250.45pt;width:35.3pt;height:39.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" filled="f" stroked="f" strokeweight=".5pt">
                <v:textbox>
                  <w:txbxContent>
                    <w:p w14:paraId="53FC8171" w14:textId="77777777" w:rsidR="00CE4C27" w:rsidRPr="00BD682C" w:rsidRDefault="00CE4C27" w:rsidP="00436E20">
                      <w:pPr>
                        <w:rPr>
                          <w:rFonts w:ascii="Times New Roman" w:hAnsi="Times New Roman"/>
                          <w:b/>
                          <w:sz w:val="24"/>
                          <w:szCs w:val="24"/>
                        </w:rPr>
                      </w:pPr>
                      <w:r w:rsidRPr="00BD682C">
                        <w:rPr>
                          <w:rFonts w:ascii="Times New Roman" w:hAnsi="Times New Roman"/>
                          <w:b/>
                          <w:sz w:val="24"/>
                          <w:szCs w:val="24"/>
                        </w:rPr>
                        <w:t>c</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4424F615" wp14:editId="19D9AABC">
                <wp:simplePos x="0" y="0"/>
                <wp:positionH relativeFrom="column">
                  <wp:posOffset>2540</wp:posOffset>
                </wp:positionH>
                <wp:positionV relativeFrom="paragraph">
                  <wp:posOffset>1972945</wp:posOffset>
                </wp:positionV>
                <wp:extent cx="448310" cy="505460"/>
                <wp:effectExtent l="0" t="0" r="0" b="0"/>
                <wp:wrapNone/>
                <wp:docPr id="150" name="文本框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310" cy="505460"/>
                        </a:xfrm>
                        <a:prstGeom prst="rect">
                          <a:avLst/>
                        </a:prstGeom>
                        <a:noFill/>
                        <a:ln w="6350">
                          <a:noFill/>
                        </a:ln>
                        <a:effectLst/>
                      </wps:spPr>
                      <wps:txbx>
                        <w:txbxContent>
                          <w:p w14:paraId="7E9331F3" w14:textId="77777777" w:rsidR="00CE4C27" w:rsidRPr="00BD682C" w:rsidRDefault="00CE4C27" w:rsidP="00436E20">
                            <w:pPr>
                              <w:rPr>
                                <w:rFonts w:ascii="Times New Roman" w:hAnsi="Times New Roman"/>
                                <w:b/>
                                <w:sz w:val="24"/>
                                <w:szCs w:val="24"/>
                              </w:rPr>
                            </w:pPr>
                            <w:r w:rsidRPr="00BD682C">
                              <w:rPr>
                                <w:rFonts w:ascii="Times New Roman" w:hAnsi="Times New Roman"/>
                                <w:b/>
                                <w:sz w:val="24"/>
                                <w:szCs w:val="24"/>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424F615" id="文本框 150" o:spid="_x0000_s1046" type="#_x0000_t202" style="position:absolute;margin-left:.2pt;margin-top:155.35pt;width:35.3pt;height:39.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" filled="f" stroked="f" strokeweight=".5pt">
                <v:textbox>
                  <w:txbxContent>
                    <w:p w14:paraId="7E9331F3" w14:textId="77777777" w:rsidR="00CE4C27" w:rsidRPr="00BD682C" w:rsidRDefault="00CE4C27" w:rsidP="00436E20">
                      <w:pPr>
                        <w:rPr>
                          <w:rFonts w:ascii="Times New Roman" w:hAnsi="Times New Roman"/>
                          <w:b/>
                          <w:sz w:val="24"/>
                          <w:szCs w:val="24"/>
                        </w:rPr>
                      </w:pPr>
                      <w:r w:rsidRPr="00BD682C">
                        <w:rPr>
                          <w:rFonts w:ascii="Times New Roman" w:hAnsi="Times New Roman"/>
                          <w:b/>
                          <w:sz w:val="24"/>
                          <w:szCs w:val="24"/>
                        </w:rPr>
                        <w:t>e</w:t>
                      </w:r>
                    </w:p>
                  </w:txbxContent>
                </v:textbox>
              </v:shape>
            </w:pict>
          </mc:Fallback>
        </mc:AlternateContent>
      </w:r>
      <w:r w:rsidRPr="00EB1341">
        <w:rPr>
          <w:rFonts w:ascii="Times New Roman" w:hAnsi="Times New Roman"/>
          <w:noProof/>
          <w:sz w:val="24"/>
          <w:szCs w:val="24"/>
        </w:rPr>
        <w:drawing>
          <wp:inline distT="0" distB="0" distL="0" distR="0" wp14:anchorId="73065C4E" wp14:editId="77711F87">
            <wp:extent cx="5274310" cy="1558925"/>
            <wp:effectExtent l="0" t="0" r="2540" b="317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3"/>
                    <pic:cNvPicPr>
                      <a:picLocks noChangeAspect="1" noChangeArrowheads="1"/>
                    </pic:cNvPicPr>
                  </pic:nvPicPr>
                  <pic:blipFill>
                    <a:blip r:embed="rId88" cstate="print">
                      <a:extLst>
                        <a:ext uri="{28A0092B-C50C-407E-A947-70E740481C1C}">
                          <a14:useLocalDpi xmlns:a14="http://schemas.microsoft.com/office/drawing/2010/main" val="0"/>
                        </a:ext>
                      </a:extLst>
                    </a:blip>
                    <a:srcRect t="11656" r="4184" b="28789"/>
                    <a:stretch>
                      <a:fillRect/>
                    </a:stretch>
                  </pic:blipFill>
                  <pic:spPr bwMode="auto">
                    <a:xfrm>
                      <a:off x="0" y="0"/>
                      <a:ext cx="5274310" cy="1558925"/>
                    </a:xfrm>
                    <a:prstGeom prst="rect">
                      <a:avLst/>
                    </a:prstGeom>
                    <a:noFill/>
                    <a:ln>
                      <a:noFill/>
                    </a:ln>
                  </pic:spPr>
                </pic:pic>
              </a:graphicData>
            </a:graphic>
          </wp:inline>
        </w:drawing>
      </w:r>
      <w:r w:rsidRPr="00EB1341">
        <w:rPr>
          <w:rFonts w:ascii="Times New Roman" w:hAnsi="Times New Roman"/>
          <w:noProof/>
          <w:sz w:val="24"/>
          <w:szCs w:val="24"/>
        </w:rPr>
        <w:drawing>
          <wp:inline distT="0" distB="0" distL="0" distR="0" wp14:anchorId="56100E4D" wp14:editId="3C7A6EA8">
            <wp:extent cx="5274310" cy="1604645"/>
            <wp:effectExtent l="0" t="0" r="254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9"/>
                    <pic:cNvPicPr>
                      <a:picLocks noChangeAspect="1" noChangeArrowheads="1"/>
                    </pic:cNvPicPr>
                  </pic:nvPicPr>
                  <pic:blipFill>
                    <a:blip r:embed="rId89" cstate="print">
                      <a:extLst>
                        <a:ext uri="{28A0092B-C50C-407E-A947-70E740481C1C}">
                          <a14:useLocalDpi xmlns:a14="http://schemas.microsoft.com/office/drawing/2010/main" val="0"/>
                        </a:ext>
                      </a:extLst>
                    </a:blip>
                    <a:srcRect t="13564" r="5054" b="25969"/>
                    <a:stretch>
                      <a:fillRect/>
                    </a:stretch>
                  </pic:blipFill>
                  <pic:spPr bwMode="auto">
                    <a:xfrm>
                      <a:off x="0" y="0"/>
                      <a:ext cx="5274310" cy="1604645"/>
                    </a:xfrm>
                    <a:prstGeom prst="rect">
                      <a:avLst/>
                    </a:prstGeom>
                    <a:noFill/>
                    <a:ln>
                      <a:noFill/>
                    </a:ln>
                  </pic:spPr>
                </pic:pic>
              </a:graphicData>
            </a:graphic>
          </wp:inline>
        </w:drawing>
      </w:r>
    </w:p>
    <w:p w14:paraId="1E1A009D" w14:textId="77777777" w:rsidR="00436E20" w:rsidRPr="00440DC6" w:rsidRDefault="00436E20" w:rsidP="00436E20"/>
    <w:p w14:paraId="66964E71" w14:textId="312BB2B9" w:rsidR="00436E20" w:rsidRDefault="00436E20" w:rsidP="00436E20">
      <w:r>
        <w:rPr>
          <w:noProof/>
        </w:rPr>
        <mc:AlternateContent>
          <mc:Choice Requires="wps">
            <w:drawing>
              <wp:anchor distT="0" distB="0" distL="114300" distR="114300" simplePos="0" relativeHeight="251673600" behindDoc="0" locked="0" layoutInCell="1" allowOverlap="1" wp14:anchorId="590160C3" wp14:editId="62D56FB7">
                <wp:simplePos x="0" y="0"/>
                <wp:positionH relativeFrom="column">
                  <wp:posOffset>104775</wp:posOffset>
                </wp:positionH>
                <wp:positionV relativeFrom="paragraph">
                  <wp:posOffset>-295910</wp:posOffset>
                </wp:positionV>
                <wp:extent cx="448310" cy="505460"/>
                <wp:effectExtent l="0" t="0" r="0" b="0"/>
                <wp:wrapNone/>
                <wp:docPr id="149" name="文本框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310" cy="505460"/>
                        </a:xfrm>
                        <a:prstGeom prst="rect">
                          <a:avLst/>
                        </a:prstGeom>
                        <a:noFill/>
                        <a:ln w="6350">
                          <a:noFill/>
                        </a:ln>
                        <a:effectLst/>
                      </wps:spPr>
                      <wps:txbx>
                        <w:txbxContent>
                          <w:p w14:paraId="6E2B5464" w14:textId="77777777" w:rsidR="00CE4C27" w:rsidRPr="00BD682C" w:rsidRDefault="00CE4C27" w:rsidP="00436E20">
                            <w:pPr>
                              <w:rPr>
                                <w:rFonts w:ascii="Times New Roman" w:hAnsi="Times New Roman"/>
                                <w:b/>
                                <w:sz w:val="24"/>
                                <w:szCs w:val="24"/>
                              </w:rPr>
                            </w:pPr>
                            <w:r w:rsidRPr="00BD682C">
                              <w:rPr>
                                <w:rFonts w:ascii="Times New Roman" w:hAnsi="Times New Roman"/>
                                <w:b/>
                                <w:sz w:val="24"/>
                                <w:szCs w:val="24"/>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90160C3" id="文本框 149" o:spid="_x0000_s1047" type="#_x0000_t202" style="position:absolute;margin-left:8.25pt;margin-top:-23.3pt;width:35.3pt;height:39.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" filled="f" stroked="f" strokeweight=".5pt">
                <v:textbox>
                  <w:txbxContent>
                    <w:p w14:paraId="6E2B5464" w14:textId="77777777" w:rsidR="00CE4C27" w:rsidRPr="00BD682C" w:rsidRDefault="00CE4C27" w:rsidP="00436E20">
                      <w:pPr>
                        <w:rPr>
                          <w:rFonts w:ascii="Times New Roman" w:hAnsi="Times New Roman"/>
                          <w:b/>
                          <w:sz w:val="24"/>
                          <w:szCs w:val="24"/>
                        </w:rPr>
                      </w:pPr>
                      <w:r w:rsidRPr="00BD682C">
                        <w:rPr>
                          <w:rFonts w:ascii="Times New Roman" w:hAnsi="Times New Roman"/>
                          <w:b/>
                          <w:sz w:val="24"/>
                          <w:szCs w:val="24"/>
                        </w:rPr>
                        <w:t>f</w:t>
                      </w:r>
                    </w:p>
                  </w:txbxContent>
                </v:textbox>
              </v:shape>
            </w:pict>
          </mc:Fallback>
        </mc:AlternateContent>
      </w:r>
      <w:r w:rsidRPr="00EB1341">
        <w:rPr>
          <w:rFonts w:ascii="Times New Roman" w:hAnsi="Times New Roman"/>
          <w:noProof/>
          <w:sz w:val="24"/>
          <w:szCs w:val="24"/>
        </w:rPr>
        <w:drawing>
          <wp:inline distT="0" distB="0" distL="0" distR="0" wp14:anchorId="41018474" wp14:editId="7FD746E9">
            <wp:extent cx="5274310" cy="2408555"/>
            <wp:effectExtent l="0" t="0" r="254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0"/>
                    <pic:cNvPicPr>
                      <a:picLocks noChangeAspect="1" noChangeArrowheads="1"/>
                    </pic:cNvPicPr>
                  </pic:nvPicPr>
                  <pic:blipFill>
                    <a:blip r:embed="rId90">
                      <a:extLst>
                        <a:ext uri="{28A0092B-C50C-407E-A947-70E740481C1C}">
                          <a14:useLocalDpi xmlns:a14="http://schemas.microsoft.com/office/drawing/2010/main" val="0"/>
                        </a:ext>
                      </a:extLst>
                    </a:blip>
                    <a:srcRect b="4167"/>
                    <a:stretch>
                      <a:fillRect/>
                    </a:stretch>
                  </pic:blipFill>
                  <pic:spPr bwMode="auto">
                    <a:xfrm>
                      <a:off x="0" y="0"/>
                      <a:ext cx="5274310" cy="2408555"/>
                    </a:xfrm>
                    <a:prstGeom prst="rect">
                      <a:avLst/>
                    </a:prstGeom>
                    <a:noFill/>
                    <a:ln>
                      <a:noFill/>
                    </a:ln>
                  </pic:spPr>
                </pic:pic>
              </a:graphicData>
            </a:graphic>
          </wp:inline>
        </w:drawing>
      </w:r>
    </w:p>
    <w:p w14:paraId="2F4C22DD" w14:textId="0C617A9E" w:rsidR="00436E20" w:rsidRDefault="00436E20" w:rsidP="00436E20">
      <w:pPr>
        <w:pStyle w:val="2"/>
        <w:spacing w:before="0" w:after="0"/>
        <w:ind w:leftChars="-202" w:left="-404"/>
        <w:rPr>
          <w:rFonts w:ascii="Times New Roman" w:hAnsi="Times New Roman"/>
          <w:sz w:val="24"/>
          <w:szCs w:val="24"/>
        </w:rPr>
      </w:pPr>
      <w:bookmarkStart w:id="195" w:name="_Toc482798088"/>
      <w:bookmarkStart w:id="196" w:name="_Toc482798089"/>
      <w:bookmarkStart w:id="197" w:name="_Toc28603934"/>
      <w:r>
        <w:rPr>
          <w:rFonts w:ascii="Times New Roman" w:hAnsi="Times New Roman"/>
          <w:noProof/>
          <w:sz w:val="24"/>
          <w:szCs w:val="24"/>
        </w:rPr>
        <w:lastRenderedPageBreak/>
        <w:drawing>
          <wp:inline distT="0" distB="0" distL="0" distR="0" wp14:anchorId="72431FDE" wp14:editId="1443E97F">
            <wp:extent cx="5274310" cy="2407920"/>
            <wp:effectExtent l="0" t="0" r="2540" b="0"/>
            <wp:docPr id="39" name="图片 39" descr="PI ZS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2" descr="PI ZS line"/>
                    <pic:cNvPicPr>
                      <a:picLocks noChangeAspect="1" noChangeArrowheads="1"/>
                    </pic:cNvPicPr>
                  </pic:nvPicPr>
                  <pic:blipFill>
                    <a:blip r:embed="rId91" cstate="print">
                      <a:extLst>
                        <a:ext uri="{28A0092B-C50C-407E-A947-70E740481C1C}">
                          <a14:useLocalDpi xmlns:a14="http://schemas.microsoft.com/office/drawing/2010/main" val="0"/>
                        </a:ext>
                      </a:extLst>
                    </a:blip>
                    <a:srcRect t="3423" r="2470" b="2661"/>
                    <a:stretch>
                      <a:fillRect/>
                    </a:stretch>
                  </pic:blipFill>
                  <pic:spPr bwMode="auto">
                    <a:xfrm>
                      <a:off x="0" y="0"/>
                      <a:ext cx="5274310" cy="2407920"/>
                    </a:xfrm>
                    <a:prstGeom prst="rect">
                      <a:avLst/>
                    </a:prstGeom>
                    <a:noFill/>
                    <a:ln>
                      <a:noFill/>
                    </a:ln>
                  </pic:spPr>
                </pic:pic>
              </a:graphicData>
            </a:graphic>
          </wp:inline>
        </w:drawing>
      </w:r>
    </w:p>
    <w:p w14:paraId="16E23BA6" w14:textId="77777777" w:rsidR="00436E20" w:rsidRDefault="00436E20" w:rsidP="00436E20">
      <w:pPr>
        <w:pStyle w:val="2"/>
        <w:spacing w:before="0" w:after="0"/>
        <w:rPr>
          <w:rFonts w:ascii="Times New Roman" w:hAnsi="Times New Roman"/>
          <w:sz w:val="24"/>
          <w:szCs w:val="24"/>
        </w:rPr>
      </w:pPr>
      <w:r>
        <w:rPr>
          <w:rFonts w:ascii="Times New Roman" w:hAnsi="Times New Roman"/>
          <w:sz w:val="24"/>
          <w:szCs w:val="24"/>
        </w:rPr>
        <w:t>Fig. S</w:t>
      </w:r>
      <w:r>
        <w:rPr>
          <w:rFonts w:ascii="Times New Roman" w:hAnsi="Times New Roman" w:hint="eastAsia"/>
          <w:sz w:val="24"/>
          <w:szCs w:val="24"/>
        </w:rPr>
        <w:t>20</w:t>
      </w:r>
      <w:r>
        <w:rPr>
          <w:rFonts w:ascii="Times New Roman" w:hAnsi="Times New Roman"/>
          <w:sz w:val="24"/>
          <w:szCs w:val="24"/>
        </w:rPr>
        <w:t>.</w:t>
      </w:r>
      <w:r w:rsidRPr="004E3C5D">
        <w:rPr>
          <w:rFonts w:ascii="Times New Roman" w:hAnsi="Times New Roman"/>
          <w:sz w:val="24"/>
          <w:szCs w:val="24"/>
        </w:rPr>
        <w:t xml:space="preserve"> Whole </w:t>
      </w:r>
      <w:r w:rsidRPr="004E3C5D">
        <w:rPr>
          <w:rFonts w:ascii="Times New Roman" w:hAnsi="Times New Roman" w:hint="eastAsia"/>
          <w:sz w:val="24"/>
          <w:szCs w:val="24"/>
        </w:rPr>
        <w:t xml:space="preserve">genome screen for S score </w:t>
      </w:r>
      <w:r>
        <w:rPr>
          <w:rFonts w:ascii="Times New Roman" w:hAnsi="Times New Roman"/>
          <w:sz w:val="24"/>
          <w:szCs w:val="24"/>
        </w:rPr>
        <w:t xml:space="preserve">in wild duck </w:t>
      </w:r>
      <w:r>
        <w:rPr>
          <w:rFonts w:ascii="Times New Roman" w:hAnsi="Times New Roman" w:hint="eastAsia"/>
          <w:sz w:val="24"/>
          <w:szCs w:val="24"/>
        </w:rPr>
        <w:t>with</w:t>
      </w:r>
      <w:r w:rsidRPr="004E3C5D">
        <w:rPr>
          <w:rFonts w:ascii="Times New Roman" w:hAnsi="Times New Roman" w:hint="eastAsia"/>
          <w:sz w:val="24"/>
          <w:szCs w:val="24"/>
        </w:rPr>
        <w:t xml:space="preserve"> 20 kb window sliding by 10 kb.</w:t>
      </w:r>
      <w:bookmarkEnd w:id="195"/>
      <w:bookmarkEnd w:id="197"/>
      <w:r w:rsidRPr="004E3C5D">
        <w:rPr>
          <w:rFonts w:ascii="Times New Roman" w:hAnsi="Times New Roman" w:hint="eastAsia"/>
          <w:sz w:val="24"/>
          <w:szCs w:val="24"/>
        </w:rPr>
        <w:t xml:space="preserve"> </w:t>
      </w:r>
    </w:p>
    <w:p w14:paraId="00170E19" w14:textId="77777777" w:rsidR="00436E20" w:rsidRDefault="00436E20" w:rsidP="00436E20">
      <w:pPr>
        <w:spacing w:afterLines="100" w:after="312"/>
        <w:rPr>
          <w:rFonts w:ascii="Times New Roman" w:hAnsi="Times New Roman" w:hint="eastAsia"/>
          <w:sz w:val="24"/>
          <w:szCs w:val="24"/>
        </w:rPr>
      </w:pPr>
      <w:r>
        <w:rPr>
          <w:rFonts w:ascii="Times New Roman" w:hAnsi="Times New Roman"/>
          <w:sz w:val="24"/>
          <w:szCs w:val="24"/>
        </w:rPr>
        <w:t>(</w:t>
      </w:r>
      <w:r w:rsidRPr="00E44253">
        <w:rPr>
          <w:rFonts w:ascii="Times New Roman" w:hAnsi="Times New Roman"/>
          <w:b/>
          <w:sz w:val="24"/>
          <w:szCs w:val="24"/>
        </w:rPr>
        <w:t>a</w:t>
      </w:r>
      <w:r>
        <w:rPr>
          <w:rFonts w:ascii="Times New Roman" w:hAnsi="Times New Roman"/>
          <w:sz w:val="24"/>
          <w:szCs w:val="24"/>
        </w:rPr>
        <w:t>)</w:t>
      </w:r>
      <w:r w:rsidRPr="00440DC6">
        <w:rPr>
          <w:rFonts w:ascii="Times New Roman" w:hAnsi="Times New Roman"/>
          <w:sz w:val="24"/>
          <w:szCs w:val="24"/>
        </w:rPr>
        <w:t xml:space="preserve"> </w:t>
      </w:r>
      <w:r w:rsidRPr="00440DC6">
        <w:rPr>
          <w:rFonts w:ascii="Times New Roman" w:hAnsi="Times New Roman" w:hint="eastAsia"/>
          <w:sz w:val="24"/>
          <w:szCs w:val="24"/>
        </w:rPr>
        <w:t xml:space="preserve">Correlation of observed derived allele frequency between wild (combine mallard and spot-billed) and domestic duck (combine all 8 domestic duck breeds) lineage. </w:t>
      </w:r>
      <w:r>
        <w:rPr>
          <w:rFonts w:ascii="Times New Roman" w:hAnsi="Times New Roman"/>
          <w:sz w:val="24"/>
          <w:szCs w:val="24"/>
        </w:rPr>
        <w:t>(</w:t>
      </w:r>
      <w:r w:rsidRPr="00E44253">
        <w:rPr>
          <w:rFonts w:ascii="Times New Roman" w:hAnsi="Times New Roman"/>
          <w:b/>
          <w:sz w:val="24"/>
          <w:szCs w:val="24"/>
        </w:rPr>
        <w:t>b</w:t>
      </w:r>
      <w:r>
        <w:rPr>
          <w:rFonts w:ascii="Times New Roman" w:hAnsi="Times New Roman"/>
          <w:sz w:val="24"/>
          <w:szCs w:val="24"/>
        </w:rPr>
        <w:t>)</w:t>
      </w:r>
      <w:r w:rsidRPr="00440DC6">
        <w:rPr>
          <w:rFonts w:ascii="Times New Roman" w:hAnsi="Times New Roman" w:hint="eastAsia"/>
          <w:sz w:val="24"/>
          <w:szCs w:val="24"/>
        </w:rPr>
        <w:t xml:space="preserve"> </w:t>
      </w:r>
      <w:r w:rsidRPr="00440DC6">
        <w:rPr>
          <w:rFonts w:ascii="Times New Roman" w:hAnsi="Times New Roman"/>
          <w:sz w:val="24"/>
          <w:szCs w:val="24"/>
        </w:rPr>
        <w:t xml:space="preserve">Distribution </w:t>
      </w:r>
      <w:r w:rsidRPr="00440DC6">
        <w:rPr>
          <w:rFonts w:ascii="Times New Roman" w:hAnsi="Times New Roman" w:hint="eastAsia"/>
          <w:sz w:val="24"/>
          <w:szCs w:val="24"/>
        </w:rPr>
        <w:t xml:space="preserve">of the </w:t>
      </w:r>
      <w:proofErr w:type="gramStart"/>
      <w:r w:rsidRPr="00440DC6">
        <w:rPr>
          <w:rFonts w:ascii="Times New Roman" w:hAnsi="Times New Roman" w:hint="eastAsia"/>
          <w:sz w:val="24"/>
          <w:szCs w:val="24"/>
        </w:rPr>
        <w:t>ln(</w:t>
      </w:r>
      <w:proofErr w:type="gramEnd"/>
      <w:r w:rsidRPr="00440DC6">
        <w:rPr>
          <w:rFonts w:ascii="Times New Roman" w:hAnsi="Times New Roman" w:hint="eastAsia"/>
          <w:sz w:val="24"/>
          <w:szCs w:val="24"/>
        </w:rPr>
        <w:t xml:space="preserve">observed/expected derived alleles frequency) for autosomes and Z-chromosome. </w:t>
      </w:r>
      <w:r>
        <w:rPr>
          <w:rFonts w:ascii="Times New Roman" w:hAnsi="Times New Roman"/>
          <w:sz w:val="24"/>
          <w:szCs w:val="24"/>
        </w:rPr>
        <w:t>(</w:t>
      </w:r>
      <w:r w:rsidRPr="00E44253">
        <w:rPr>
          <w:rFonts w:ascii="Times New Roman" w:hAnsi="Times New Roman"/>
          <w:b/>
          <w:sz w:val="24"/>
          <w:szCs w:val="24"/>
        </w:rPr>
        <w:t>c</w:t>
      </w:r>
      <w:r>
        <w:rPr>
          <w:rFonts w:ascii="Times New Roman" w:hAnsi="Times New Roman"/>
          <w:sz w:val="24"/>
          <w:szCs w:val="24"/>
        </w:rPr>
        <w:t>)</w:t>
      </w:r>
      <w:r w:rsidRPr="00440DC6">
        <w:rPr>
          <w:rFonts w:ascii="Times New Roman" w:hAnsi="Times New Roman"/>
          <w:sz w:val="24"/>
          <w:szCs w:val="24"/>
        </w:rPr>
        <w:t xml:space="preserve"> Distribution </w:t>
      </w:r>
      <w:r w:rsidRPr="00440DC6">
        <w:rPr>
          <w:rFonts w:ascii="Times New Roman" w:hAnsi="Times New Roman" w:hint="eastAsia"/>
          <w:sz w:val="24"/>
          <w:szCs w:val="24"/>
        </w:rPr>
        <w:t xml:space="preserve">of the S score for autosomes and Z-chromosome. </w:t>
      </w:r>
      <w:r>
        <w:rPr>
          <w:rFonts w:ascii="Times New Roman" w:hAnsi="Times New Roman"/>
          <w:sz w:val="24"/>
          <w:szCs w:val="24"/>
        </w:rPr>
        <w:t>(</w:t>
      </w:r>
      <w:r w:rsidRPr="00E44253">
        <w:rPr>
          <w:rFonts w:ascii="Times New Roman" w:hAnsi="Times New Roman"/>
          <w:b/>
          <w:sz w:val="24"/>
          <w:szCs w:val="24"/>
        </w:rPr>
        <w:t>d</w:t>
      </w:r>
      <w:r>
        <w:rPr>
          <w:rFonts w:ascii="Times New Roman" w:hAnsi="Times New Roman"/>
          <w:sz w:val="24"/>
          <w:szCs w:val="24"/>
        </w:rPr>
        <w:t>)</w:t>
      </w:r>
      <w:r w:rsidRPr="00440DC6">
        <w:rPr>
          <w:rFonts w:ascii="Times New Roman" w:hAnsi="Times New Roman" w:hint="eastAsia"/>
          <w:sz w:val="24"/>
          <w:szCs w:val="24"/>
        </w:rPr>
        <w:t xml:space="preserve"> </w:t>
      </w:r>
      <w:r w:rsidRPr="00440DC6">
        <w:rPr>
          <w:rFonts w:ascii="Times New Roman" w:hAnsi="Times New Roman"/>
          <w:sz w:val="24"/>
          <w:szCs w:val="24"/>
        </w:rPr>
        <w:t xml:space="preserve">The negative end of the S score distribution presented along duck </w:t>
      </w:r>
      <w:r w:rsidRPr="00440DC6">
        <w:rPr>
          <w:rFonts w:ascii="Times New Roman" w:hAnsi="Times New Roman" w:hint="eastAsia"/>
          <w:sz w:val="24"/>
          <w:szCs w:val="24"/>
        </w:rPr>
        <w:t>autosomes</w:t>
      </w:r>
      <w:r w:rsidRPr="00440DC6">
        <w:rPr>
          <w:rFonts w:ascii="Times New Roman" w:hAnsi="Times New Roman"/>
          <w:sz w:val="24"/>
          <w:szCs w:val="24"/>
        </w:rPr>
        <w:t>.</w:t>
      </w:r>
      <w:r w:rsidRPr="00440DC6">
        <w:rPr>
          <w:rFonts w:ascii="Times New Roman" w:hAnsi="Times New Roman" w:hint="eastAsia"/>
          <w:sz w:val="24"/>
          <w:szCs w:val="24"/>
        </w:rPr>
        <w:t xml:space="preserve"> </w:t>
      </w:r>
      <w:r w:rsidRPr="00440DC6">
        <w:rPr>
          <w:rFonts w:ascii="Times New Roman" w:hAnsi="Times New Roman"/>
          <w:sz w:val="24"/>
          <w:szCs w:val="24"/>
        </w:rPr>
        <w:t>G</w:t>
      </w:r>
      <w:r w:rsidRPr="00440DC6">
        <w:rPr>
          <w:rFonts w:ascii="Times New Roman" w:hAnsi="Times New Roman" w:hint="eastAsia"/>
          <w:sz w:val="24"/>
          <w:szCs w:val="24"/>
        </w:rPr>
        <w:t xml:space="preserve">enes that located in or near selected regions were showed its symbol. </w:t>
      </w:r>
      <w:r>
        <w:rPr>
          <w:rFonts w:ascii="Times New Roman" w:hAnsi="Times New Roman"/>
          <w:sz w:val="24"/>
          <w:szCs w:val="24"/>
        </w:rPr>
        <w:t>(</w:t>
      </w:r>
      <w:r w:rsidRPr="00E44253">
        <w:rPr>
          <w:rFonts w:ascii="Times New Roman" w:hAnsi="Times New Roman"/>
          <w:b/>
          <w:sz w:val="24"/>
          <w:szCs w:val="24"/>
        </w:rPr>
        <w:t>e</w:t>
      </w:r>
      <w:r>
        <w:rPr>
          <w:rFonts w:ascii="Times New Roman" w:hAnsi="Times New Roman"/>
          <w:sz w:val="24"/>
          <w:szCs w:val="24"/>
        </w:rPr>
        <w:t>)</w:t>
      </w:r>
      <w:r w:rsidRPr="00440DC6">
        <w:rPr>
          <w:rFonts w:ascii="Times New Roman" w:hAnsi="Times New Roman" w:hint="eastAsia"/>
          <w:sz w:val="24"/>
          <w:szCs w:val="24"/>
        </w:rPr>
        <w:t xml:space="preserve"> </w:t>
      </w:r>
      <w:r w:rsidRPr="00440DC6">
        <w:rPr>
          <w:rFonts w:ascii="Times New Roman" w:hAnsi="Times New Roman"/>
          <w:sz w:val="24"/>
          <w:szCs w:val="24"/>
        </w:rPr>
        <w:t xml:space="preserve">The negative end of the S score distribution presented along duck </w:t>
      </w:r>
      <w:r w:rsidRPr="00440DC6">
        <w:rPr>
          <w:rFonts w:ascii="Times New Roman" w:hAnsi="Times New Roman" w:hint="eastAsia"/>
          <w:sz w:val="24"/>
          <w:szCs w:val="24"/>
        </w:rPr>
        <w:t>Z-chromosome</w:t>
      </w:r>
      <w:r w:rsidRPr="00440DC6">
        <w:rPr>
          <w:rFonts w:ascii="Times New Roman" w:hAnsi="Times New Roman"/>
          <w:sz w:val="24"/>
          <w:szCs w:val="24"/>
        </w:rPr>
        <w:t>.</w:t>
      </w:r>
      <w:r w:rsidRPr="00440DC6">
        <w:rPr>
          <w:rFonts w:ascii="Times New Roman" w:hAnsi="Times New Roman" w:hint="eastAsia"/>
          <w:sz w:val="24"/>
          <w:szCs w:val="24"/>
        </w:rPr>
        <w:t xml:space="preserve"> </w:t>
      </w:r>
      <w:r>
        <w:rPr>
          <w:rFonts w:ascii="Times New Roman" w:hAnsi="Times New Roman"/>
          <w:sz w:val="24"/>
          <w:szCs w:val="24"/>
        </w:rPr>
        <w:t>(</w:t>
      </w:r>
      <w:r w:rsidRPr="00E44253">
        <w:rPr>
          <w:rFonts w:ascii="Times New Roman" w:hAnsi="Times New Roman"/>
          <w:b/>
          <w:sz w:val="24"/>
          <w:szCs w:val="24"/>
        </w:rPr>
        <w:t>f</w:t>
      </w:r>
      <w:r>
        <w:rPr>
          <w:rFonts w:ascii="Times New Roman" w:hAnsi="Times New Roman"/>
          <w:sz w:val="24"/>
          <w:szCs w:val="24"/>
        </w:rPr>
        <w:t>)</w:t>
      </w:r>
      <w:r w:rsidRPr="00440DC6">
        <w:rPr>
          <w:rFonts w:ascii="Times New Roman" w:hAnsi="Times New Roman" w:hint="eastAsia"/>
          <w:sz w:val="24"/>
          <w:szCs w:val="24"/>
        </w:rPr>
        <w:t xml:space="preserve"> </w:t>
      </w:r>
      <w:r>
        <w:rPr>
          <w:rFonts w:ascii="Times New Roman" w:hAnsi="Times New Roman"/>
          <w:sz w:val="24"/>
          <w:szCs w:val="24"/>
        </w:rPr>
        <w:t xml:space="preserve">The </w:t>
      </w:r>
      <w:r w:rsidRPr="00440DC6">
        <w:rPr>
          <w:rFonts w:ascii="Times New Roman" w:hAnsi="Times New Roman"/>
          <w:sz w:val="24"/>
          <w:szCs w:val="24"/>
        </w:rPr>
        <w:t xml:space="preserve">S score distribution presented along scaffolds that is arranged </w:t>
      </w:r>
      <w:r w:rsidRPr="00440DC6">
        <w:rPr>
          <w:rFonts w:ascii="Times New Roman" w:hAnsi="Times New Roman" w:hint="eastAsia"/>
          <w:sz w:val="24"/>
          <w:szCs w:val="24"/>
        </w:rPr>
        <w:t>according to their alignment to</w:t>
      </w:r>
      <w:r w:rsidRPr="00440DC6">
        <w:rPr>
          <w:rFonts w:ascii="Times New Roman" w:hAnsi="Times New Roman"/>
          <w:sz w:val="24"/>
          <w:szCs w:val="24"/>
        </w:rPr>
        <w:t xml:space="preserve"> the chicken genome</w:t>
      </w:r>
      <w:r w:rsidRPr="00440DC6">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hint="eastAsia"/>
          <w:sz w:val="24"/>
          <w:szCs w:val="24"/>
        </w:rPr>
        <w:t>(</w:t>
      </w:r>
      <w:r w:rsidRPr="00C22A96">
        <w:rPr>
          <w:rFonts w:ascii="Times New Roman" w:hAnsi="Times New Roman"/>
          <w:b/>
          <w:bCs/>
          <w:sz w:val="24"/>
          <w:szCs w:val="24"/>
        </w:rPr>
        <w:t>g</w:t>
      </w:r>
      <w:r>
        <w:rPr>
          <w:rFonts w:ascii="Times New Roman" w:hAnsi="Times New Roman"/>
          <w:sz w:val="24"/>
          <w:szCs w:val="24"/>
        </w:rPr>
        <w:t xml:space="preserve">) S Z-score of windows vs its nucleotide diversity. Dots blow horizontal lines represented windows of candidate ancient selection regions.  </w:t>
      </w:r>
    </w:p>
    <w:p w14:paraId="0F8490CE" w14:textId="77777777" w:rsidR="00436E20" w:rsidRDefault="00436E20" w:rsidP="00436E20">
      <w:pPr>
        <w:rPr>
          <w:rFonts w:ascii="Times New Roman" w:hAnsi="Times New Roman"/>
          <w:sz w:val="24"/>
          <w:szCs w:val="24"/>
        </w:rPr>
      </w:pPr>
      <w:r>
        <w:rPr>
          <w:rFonts w:ascii="Times New Roman" w:hAnsi="Times New Roman"/>
          <w:sz w:val="24"/>
          <w:szCs w:val="24"/>
        </w:rPr>
        <w:br w:type="page"/>
      </w:r>
    </w:p>
    <w:p w14:paraId="6BB3D965" w14:textId="7538C827" w:rsidR="00436E20" w:rsidRDefault="00436E20" w:rsidP="00436E20">
      <w:pPr>
        <w:rPr>
          <w:rFonts w:ascii="Times New Roman" w:hAnsi="Times New Roman"/>
          <w:sz w:val="24"/>
          <w:szCs w:val="24"/>
        </w:rPr>
      </w:pPr>
      <w:r>
        <w:rPr>
          <w:noProof/>
        </w:rPr>
        <mc:AlternateContent>
          <mc:Choice Requires="wpc">
            <w:drawing>
              <wp:anchor distT="0" distB="0" distL="114300" distR="114300" simplePos="0" relativeHeight="251662336" behindDoc="0" locked="0" layoutInCell="1" allowOverlap="1" wp14:anchorId="24EA1094" wp14:editId="66EEE0F3">
                <wp:simplePos x="0" y="0"/>
                <wp:positionH relativeFrom="character">
                  <wp:posOffset>0</wp:posOffset>
                </wp:positionH>
                <wp:positionV relativeFrom="line">
                  <wp:posOffset>0</wp:posOffset>
                </wp:positionV>
                <wp:extent cx="5876925" cy="5017135"/>
                <wp:effectExtent l="0" t="0" r="0" b="2540"/>
                <wp:wrapNone/>
                <wp:docPr id="148" name="画布 14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140" name="图片 123" descr="N:\生物学院\项目\数据分析结果\2015年\detectselection\uniqmap\重做曼哈顿图\CHRD.tif"/>
                          <pic:cNvPicPr>
                            <a:picLocks noChangeAspect="1" noChangeArrowheads="1"/>
                          </pic:cNvPicPr>
                        </pic:nvPicPr>
                        <pic:blipFill>
                          <a:blip r:embed="rId92">
                            <a:extLst>
                              <a:ext uri="{28A0092B-C50C-407E-A947-70E740481C1C}">
                                <a14:useLocalDpi xmlns:a14="http://schemas.microsoft.com/office/drawing/2010/main" val="0"/>
                              </a:ext>
                            </a:extLst>
                          </a:blip>
                          <a:srcRect l="2200" t="2943" r="10187" b="7727"/>
                          <a:stretch>
                            <a:fillRect/>
                          </a:stretch>
                        </pic:blipFill>
                        <pic:spPr bwMode="auto">
                          <a:xfrm>
                            <a:off x="121239" y="2117439"/>
                            <a:ext cx="2755311" cy="27022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1" name="文本框 128"/>
                        <wps:cNvSpPr txBox="1">
                          <a:spLocks noChangeArrowheads="1"/>
                        </wps:cNvSpPr>
                        <wps:spPr bwMode="auto">
                          <a:xfrm>
                            <a:off x="2779572" y="17032"/>
                            <a:ext cx="437322" cy="4782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18C57E2" w14:textId="77777777" w:rsidR="00CE4C27" w:rsidRPr="00BD682C" w:rsidRDefault="00CE4C27" w:rsidP="00436E20">
                              <w:pPr>
                                <w:rPr>
                                  <w:rFonts w:ascii="Times New Roman" w:hAnsi="Times New Roman"/>
                                  <w:b/>
                                  <w:sz w:val="24"/>
                                  <w:szCs w:val="24"/>
                                </w:rPr>
                              </w:pPr>
                              <w:r w:rsidRPr="00BD682C">
                                <w:rPr>
                                  <w:rFonts w:ascii="Times New Roman" w:hAnsi="Times New Roman"/>
                                  <w:b/>
                                  <w:sz w:val="24"/>
                                  <w:szCs w:val="24"/>
                                </w:rPr>
                                <w:t>b</w:t>
                              </w:r>
                            </w:p>
                          </w:txbxContent>
                        </wps:txbx>
                        <wps:bodyPr rot="0" vert="horz" wrap="square" lIns="91440" tIns="45720" rIns="91440" bIns="45720" anchor="t" anchorCtr="0" upright="1">
                          <a:noAutofit/>
                        </wps:bodyPr>
                      </wps:wsp>
                      <pic:pic xmlns:pic="http://schemas.openxmlformats.org/drawingml/2006/picture">
                        <pic:nvPicPr>
                          <pic:cNvPr id="142" name="图片 169"/>
                          <pic:cNvPicPr>
                            <a:picLocks noChangeAspect="1" noChangeArrowheads="1"/>
                          </pic:cNvPicPr>
                        </pic:nvPicPr>
                        <pic:blipFill>
                          <a:blip r:embed="rId93">
                            <a:extLst>
                              <a:ext uri="{28A0092B-C50C-407E-A947-70E740481C1C}">
                                <a14:useLocalDpi xmlns:a14="http://schemas.microsoft.com/office/drawing/2010/main" val="0"/>
                              </a:ext>
                            </a:extLst>
                          </a:blip>
                          <a:srcRect t="15688" r="14343" b="2"/>
                          <a:stretch>
                            <a:fillRect/>
                          </a:stretch>
                        </pic:blipFill>
                        <pic:spPr bwMode="auto">
                          <a:xfrm>
                            <a:off x="155743" y="2"/>
                            <a:ext cx="2397331" cy="20722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3" name="图片 170"/>
                          <pic:cNvPicPr>
                            <a:picLocks noChangeAspect="1" noChangeArrowheads="1"/>
                          </pic:cNvPicPr>
                        </pic:nvPicPr>
                        <pic:blipFill>
                          <a:blip r:embed="rId94">
                            <a:extLst>
                              <a:ext uri="{28A0092B-C50C-407E-A947-70E740481C1C}">
                                <a14:useLocalDpi xmlns:a14="http://schemas.microsoft.com/office/drawing/2010/main" val="0"/>
                              </a:ext>
                            </a:extLst>
                          </a:blip>
                          <a:srcRect t="5507" r="13333"/>
                          <a:stretch>
                            <a:fillRect/>
                          </a:stretch>
                        </pic:blipFill>
                        <pic:spPr bwMode="auto">
                          <a:xfrm>
                            <a:off x="3147044" y="2"/>
                            <a:ext cx="2326440" cy="2070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6" name="文本框 127"/>
                        <wps:cNvSpPr txBox="1">
                          <a:spLocks noChangeArrowheads="1"/>
                        </wps:cNvSpPr>
                        <wps:spPr bwMode="auto">
                          <a:xfrm>
                            <a:off x="3159" y="8412"/>
                            <a:ext cx="437322" cy="333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4E46E8F" w14:textId="77777777" w:rsidR="00CE4C27" w:rsidRPr="00BD682C" w:rsidRDefault="00CE4C27" w:rsidP="00436E20">
                              <w:pPr>
                                <w:rPr>
                                  <w:rFonts w:ascii="Times New Roman" w:hAnsi="Times New Roman"/>
                                  <w:b/>
                                  <w:sz w:val="24"/>
                                  <w:szCs w:val="24"/>
                                </w:rPr>
                              </w:pPr>
                              <w:r w:rsidRPr="00BD682C">
                                <w:rPr>
                                  <w:rFonts w:ascii="Times New Roman" w:hAnsi="Times New Roman"/>
                                  <w:b/>
                                  <w:sz w:val="24"/>
                                  <w:szCs w:val="24"/>
                                </w:rPr>
                                <w:t>a</w:t>
                              </w:r>
                            </w:p>
                          </w:txbxContent>
                        </wps:txbx>
                        <wps:bodyPr rot="0" vert="horz" wrap="square" lIns="91440" tIns="45720" rIns="91440" bIns="45720" anchor="t" anchorCtr="0" upright="1">
                          <a:noAutofit/>
                        </wps:bodyPr>
                      </wps:wsp>
                      <pic:pic xmlns:pic="http://schemas.openxmlformats.org/drawingml/2006/picture">
                        <pic:nvPicPr>
                          <pic:cNvPr id="147" name="图片 129"/>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3030164" y="2084071"/>
                            <a:ext cx="2675931" cy="27689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14:sizeRelH relativeFrom="page">
                  <wp14:pctWidth>0</wp14:pctWidth>
                </wp14:sizeRelH>
                <wp14:sizeRelV relativeFrom="page">
                  <wp14:pctHeight>0</wp14:pctHeight>
                </wp14:sizeRelV>
              </wp:anchor>
            </w:drawing>
          </mc:Choice>
          <mc:Fallback>
            <w:pict>
              <v:group w14:anchorId="24EA1094" id="画布 148" o:spid="_x0000_s1048" editas="canvas" style="position:absolute;margin-left:0;margin-top:0;width:462.75pt;height:395.05pt;z-index:251662336;mso-position-horizontal-relative:char;mso-position-vertical-relative:line" coordsize="58769,501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">
                <v:shape id="_x0000_s1049" type="#_x0000_t75" style="position:absolute;width:58769;height:50171;visibility:visible;mso-wrap-style:square">
                  <v:fill o:detectmouseclick="t"/>
                  <v:path o:connecttype="none"/>
                </v:shape>
                <v:shape id="图片 123" o:spid="_x0000_s1050" type="#_x0000_t75" style="position:absolute;left:1212;top:21174;width:27553;height:270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">
                  <v:imagedata r:id="rId96" o:title="CHRD" croptop="1929f" cropbottom="5064f" cropleft="1442f" cropright="6676f"/>
                </v:shape>
                <v:shape id="文本框 128" o:spid="_x0000_s1051" type="#_x0000_t202" style="position:absolute;left:27795;top:170;width:4373;height:4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" filled="f" stroked="f" strokeweight=".5pt">
                  <v:textbox>
                    <w:txbxContent>
                      <w:p w14:paraId="418C57E2" w14:textId="77777777" w:rsidR="00CE4C27" w:rsidRPr="00BD682C" w:rsidRDefault="00CE4C27" w:rsidP="00436E20">
                        <w:pPr>
                          <w:rPr>
                            <w:rFonts w:ascii="Times New Roman" w:hAnsi="Times New Roman"/>
                            <w:b/>
                            <w:sz w:val="24"/>
                            <w:szCs w:val="24"/>
                          </w:rPr>
                        </w:pPr>
                        <w:r w:rsidRPr="00BD682C">
                          <w:rPr>
                            <w:rFonts w:ascii="Times New Roman" w:hAnsi="Times New Roman"/>
                            <w:b/>
                            <w:sz w:val="24"/>
                            <w:szCs w:val="24"/>
                          </w:rPr>
                          <w:t>b</w:t>
                        </w:r>
                      </w:p>
                    </w:txbxContent>
                  </v:textbox>
                </v:shape>
                <v:shape id="图片 169" o:spid="_x0000_s1052" type="#_x0000_t75" style="position:absolute;left:1557;width:23973;height:20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">
                  <v:imagedata r:id="rId97" o:title="" croptop="10281f" cropbottom="1f" cropright="9400f"/>
                </v:shape>
                <v:shape id="图片 170" o:spid="_x0000_s1053" type="#_x0000_t75" style="position:absolute;left:31470;width:23264;height:207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">
                  <v:imagedata r:id="rId98" o:title="" croptop="3609f" cropright="8738f"/>
                </v:shape>
                <v:shape id="文本框 127" o:spid="_x0000_s1054" type="#_x0000_t202" style="position:absolute;left:31;top:84;width:4373;height:3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" filled="f" stroked="f" strokeweight=".5pt">
                  <v:textbox>
                    <w:txbxContent>
                      <w:p w14:paraId="64E46E8F" w14:textId="77777777" w:rsidR="00CE4C27" w:rsidRPr="00BD682C" w:rsidRDefault="00CE4C27" w:rsidP="00436E20">
                        <w:pPr>
                          <w:rPr>
                            <w:rFonts w:ascii="Times New Roman" w:hAnsi="Times New Roman"/>
                            <w:b/>
                            <w:sz w:val="24"/>
                            <w:szCs w:val="24"/>
                          </w:rPr>
                        </w:pPr>
                        <w:r w:rsidRPr="00BD682C">
                          <w:rPr>
                            <w:rFonts w:ascii="Times New Roman" w:hAnsi="Times New Roman"/>
                            <w:b/>
                            <w:sz w:val="24"/>
                            <w:szCs w:val="24"/>
                          </w:rPr>
                          <w:t>a</w:t>
                        </w:r>
                      </w:p>
                    </w:txbxContent>
                  </v:textbox>
                </v:shape>
                <v:shape id="图片 129" o:spid="_x0000_s1055" type="#_x0000_t75" style="position:absolute;left:30301;top:20840;width:26759;height:27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">
                  <v:imagedata r:id="rId99" o:title=""/>
                </v:shape>
                <w10:wrap anchory="line"/>
              </v:group>
            </w:pict>
          </mc:Fallback>
        </mc:AlternateContent>
      </w:r>
      <w:r>
        <w:rPr>
          <w:noProof/>
        </w:rPr>
        <mc:AlternateContent>
          <mc:Choice Requires="wps">
            <w:drawing>
              <wp:inline distT="0" distB="0" distL="0" distR="0" wp14:anchorId="7CAABB46" wp14:editId="4F8AB4C2">
                <wp:extent cx="5876925" cy="5019675"/>
                <wp:effectExtent l="0" t="0" r="0" b="0"/>
                <wp:docPr id="38" name="矩形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876925" cy="5019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32E11A" id="矩形 38" o:spid="_x0000_s1026" style="width:462.75pt;height:39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" filled="f" stroked="f">
                <o:lock v:ext="edit" aspectratio="t"/>
                <w10:anchorlock/>
              </v:rect>
            </w:pict>
          </mc:Fallback>
        </mc:AlternateContent>
      </w:r>
    </w:p>
    <w:p w14:paraId="6DA7E5C7" w14:textId="28ED8EDD" w:rsidR="00436E20" w:rsidRDefault="00436E20" w:rsidP="00436E20">
      <w:pPr>
        <w:rPr>
          <w:rFonts w:ascii="Times New Roman" w:hAnsi="Times New Roman"/>
          <w:sz w:val="24"/>
          <w:szCs w:val="24"/>
        </w:rPr>
      </w:pPr>
      <w:r>
        <w:rPr>
          <w:noProof/>
        </w:rPr>
        <mc:AlternateContent>
          <mc:Choice Requires="wpc">
            <w:drawing>
              <wp:anchor distT="0" distB="0" distL="114300" distR="114300" simplePos="0" relativeHeight="251663360" behindDoc="0" locked="0" layoutInCell="1" allowOverlap="1" wp14:anchorId="428ABB48" wp14:editId="68A54FA6">
                <wp:simplePos x="0" y="0"/>
                <wp:positionH relativeFrom="character">
                  <wp:posOffset>0</wp:posOffset>
                </wp:positionH>
                <wp:positionV relativeFrom="line">
                  <wp:posOffset>0</wp:posOffset>
                </wp:positionV>
                <wp:extent cx="5314950" cy="5276850"/>
                <wp:effectExtent l="0" t="0" r="0" b="0"/>
                <wp:wrapNone/>
                <wp:docPr id="139" name="画布 13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33" name="文本框 143"/>
                        <wps:cNvSpPr txBox="1">
                          <a:spLocks noChangeArrowheads="1"/>
                        </wps:cNvSpPr>
                        <wps:spPr bwMode="auto">
                          <a:xfrm>
                            <a:off x="2412666" y="35704"/>
                            <a:ext cx="572494" cy="4850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FD270D9" w14:textId="77777777" w:rsidR="00CE4C27" w:rsidRPr="00BD682C" w:rsidRDefault="00CE4C27" w:rsidP="00436E20">
                              <w:pPr>
                                <w:rPr>
                                  <w:rFonts w:ascii="Times New Roman" w:hAnsi="Times New Roman"/>
                                  <w:b/>
                                  <w:sz w:val="24"/>
                                  <w:szCs w:val="24"/>
                                </w:rPr>
                              </w:pPr>
                              <w:r w:rsidRPr="00BD682C">
                                <w:rPr>
                                  <w:rFonts w:ascii="Times New Roman" w:hAnsi="Times New Roman"/>
                                  <w:b/>
                                  <w:sz w:val="24"/>
                                  <w:szCs w:val="24"/>
                                </w:rPr>
                                <w:t>d</w:t>
                              </w:r>
                            </w:p>
                          </w:txbxContent>
                        </wps:txbx>
                        <wps:bodyPr rot="0" vert="horz" wrap="square" lIns="91440" tIns="45720" rIns="91440" bIns="45720" anchor="t" anchorCtr="0" upright="1">
                          <a:noAutofit/>
                        </wps:bodyPr>
                      </wps:wsp>
                      <pic:pic xmlns:pic="http://schemas.openxmlformats.org/drawingml/2006/picture">
                        <pic:nvPicPr>
                          <pic:cNvPr id="134" name="图片 177"/>
                          <pic:cNvPicPr>
                            <a:picLocks noChangeAspect="1" noChangeArrowheads="1"/>
                          </pic:cNvPicPr>
                        </pic:nvPicPr>
                        <pic:blipFill>
                          <a:blip r:embed="rId100">
                            <a:extLst>
                              <a:ext uri="{28A0092B-C50C-407E-A947-70E740481C1C}">
                                <a14:useLocalDpi xmlns:a14="http://schemas.microsoft.com/office/drawing/2010/main" val="0"/>
                              </a:ext>
                            </a:extLst>
                          </a:blip>
                          <a:srcRect r="14140"/>
                          <a:stretch>
                            <a:fillRect/>
                          </a:stretch>
                        </pic:blipFill>
                        <pic:spPr bwMode="auto">
                          <a:xfrm>
                            <a:off x="2905912" y="225694"/>
                            <a:ext cx="2106333" cy="2163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5" name="图片 181"/>
                          <pic:cNvPicPr>
                            <a:picLocks noChangeAspect="1" noChangeArrowheads="1"/>
                          </pic:cNvPicPr>
                        </pic:nvPicPr>
                        <pic:blipFill>
                          <a:blip r:embed="rId101">
                            <a:extLst>
                              <a:ext uri="{28A0092B-C50C-407E-A947-70E740481C1C}">
                                <a14:useLocalDpi xmlns:a14="http://schemas.microsoft.com/office/drawing/2010/main" val="0"/>
                              </a:ext>
                            </a:extLst>
                          </a:blip>
                          <a:srcRect t="1717" r="14343" b="2"/>
                          <a:stretch>
                            <a:fillRect/>
                          </a:stretch>
                        </pic:blipFill>
                        <pic:spPr bwMode="auto">
                          <a:xfrm>
                            <a:off x="175738" y="225693"/>
                            <a:ext cx="2236628" cy="20805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6" name="图片 131"/>
                          <pic:cNvPicPr>
                            <a:picLocks noChangeAspect="1" noChangeArrowheads="1"/>
                          </pic:cNvPicPr>
                        </pic:nvPicPr>
                        <pic:blipFill>
                          <a:blip r:embed="rId102">
                            <a:extLst>
                              <a:ext uri="{28A0092B-C50C-407E-A947-70E740481C1C}">
                                <a14:useLocalDpi xmlns:a14="http://schemas.microsoft.com/office/drawing/2010/main" val="0"/>
                              </a:ext>
                            </a:extLst>
                          </a:blip>
                          <a:srcRect l="4578" t="3215" r="6834" b="2589"/>
                          <a:stretch>
                            <a:fillRect/>
                          </a:stretch>
                        </pic:blipFill>
                        <pic:spPr bwMode="auto">
                          <a:xfrm>
                            <a:off x="2" y="2277346"/>
                            <a:ext cx="2857497" cy="29207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7" name="图片 133"/>
                          <pic:cNvPicPr>
                            <a:picLocks noChangeAspect="1" noChangeArrowheads="1"/>
                          </pic:cNvPicPr>
                        </pic:nvPicPr>
                        <pic:blipFill>
                          <a:blip r:embed="rId103">
                            <a:extLst>
                              <a:ext uri="{28A0092B-C50C-407E-A947-70E740481C1C}">
                                <a14:useLocalDpi xmlns:a14="http://schemas.microsoft.com/office/drawing/2010/main" val="0"/>
                              </a:ext>
                            </a:extLst>
                          </a:blip>
                          <a:srcRect l="-9" t="2174" r="4973" b="2"/>
                          <a:stretch>
                            <a:fillRect/>
                          </a:stretch>
                        </pic:blipFill>
                        <pic:spPr bwMode="auto">
                          <a:xfrm>
                            <a:off x="2811521" y="2470150"/>
                            <a:ext cx="2500889" cy="2478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8" name="文本框 141"/>
                        <wps:cNvSpPr txBox="1">
                          <a:spLocks noChangeArrowheads="1"/>
                        </wps:cNvSpPr>
                        <wps:spPr bwMode="auto">
                          <a:xfrm>
                            <a:off x="37300" y="35677"/>
                            <a:ext cx="572494" cy="4850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3FA9AB6" w14:textId="77777777" w:rsidR="00CE4C27" w:rsidRPr="00BD682C" w:rsidRDefault="00CE4C27" w:rsidP="00436E20">
                              <w:pPr>
                                <w:rPr>
                                  <w:rFonts w:ascii="Times New Roman" w:hAnsi="Times New Roman"/>
                                  <w:b/>
                                  <w:sz w:val="24"/>
                                  <w:szCs w:val="24"/>
                                </w:rPr>
                              </w:pPr>
                              <w:r w:rsidRPr="00BD682C">
                                <w:rPr>
                                  <w:rFonts w:ascii="Times New Roman" w:hAnsi="Times New Roman"/>
                                  <w:b/>
                                  <w:sz w:val="24"/>
                                  <w:szCs w:val="24"/>
                                </w:rPr>
                                <w:t>c</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428ABB48" id="画布 139" o:spid="_x0000_s1056" editas="canvas" style="position:absolute;margin-left:0;margin-top:0;width:418.5pt;height:415.5pt;z-index:251663360;mso-position-horizontal-relative:char;mso-position-vertical-relative:line" coordsize="53149,52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">
                <v:shape id="_x0000_s1057" type="#_x0000_t75" style="position:absolute;width:53149;height:52768;visibility:visible;mso-wrap-style:square">
                  <v:fill o:detectmouseclick="t"/>
                  <v:path o:connecttype="none"/>
                </v:shape>
                <v:shape id="文本框 143" o:spid="_x0000_s1058" type="#_x0000_t202" style="position:absolute;left:24126;top:357;width:5725;height:4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" filled="f" stroked="f" strokeweight=".5pt">
                  <v:textbox>
                    <w:txbxContent>
                      <w:p w14:paraId="7FD270D9" w14:textId="77777777" w:rsidR="00CE4C27" w:rsidRPr="00BD682C" w:rsidRDefault="00CE4C27" w:rsidP="00436E20">
                        <w:pPr>
                          <w:rPr>
                            <w:rFonts w:ascii="Times New Roman" w:hAnsi="Times New Roman"/>
                            <w:b/>
                            <w:sz w:val="24"/>
                            <w:szCs w:val="24"/>
                          </w:rPr>
                        </w:pPr>
                        <w:r w:rsidRPr="00BD682C">
                          <w:rPr>
                            <w:rFonts w:ascii="Times New Roman" w:hAnsi="Times New Roman"/>
                            <w:b/>
                            <w:sz w:val="24"/>
                            <w:szCs w:val="24"/>
                          </w:rPr>
                          <w:t>d</w:t>
                        </w:r>
                      </w:p>
                    </w:txbxContent>
                  </v:textbox>
                </v:shape>
                <v:shape id="图片 177" o:spid="_x0000_s1059" type="#_x0000_t75" style="position:absolute;left:29059;top:2256;width:21063;height:21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">
                  <v:imagedata r:id="rId104" o:title="" cropright="9267f"/>
                </v:shape>
                <v:shape id="图片 181" o:spid="_x0000_s1060" type="#_x0000_t75" style="position:absolute;left:1757;top:2256;width:22366;height:20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">
                  <v:imagedata r:id="rId105" o:title="" croptop="1125f" cropbottom="1f" cropright="9400f"/>
                </v:shape>
                <v:shape id="图片 131" o:spid="_x0000_s1061" type="#_x0000_t75" style="position:absolute;top:22773;width:28574;height:29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">
                  <v:imagedata r:id="rId106" o:title="" croptop="2107f" cropbottom="1697f" cropleft="3000f" cropright="4479f"/>
                </v:shape>
                <v:shape id="图片 133" o:spid="_x0000_s1062" type="#_x0000_t75" style="position:absolute;left:28115;top:24701;width:25009;height:24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">
                  <v:imagedata r:id="rId107" o:title="" croptop="1425f" cropbottom="1f" cropleft="-6f" cropright="3259f"/>
                </v:shape>
                <v:shape id="文本框 141" o:spid="_x0000_s1063" type="#_x0000_t202" style="position:absolute;left:373;top:356;width:5724;height:4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" filled="f" stroked="f" strokeweight=".5pt">
                  <v:textbox>
                    <w:txbxContent>
                      <w:p w14:paraId="03FA9AB6" w14:textId="77777777" w:rsidR="00CE4C27" w:rsidRPr="00BD682C" w:rsidRDefault="00CE4C27" w:rsidP="00436E20">
                        <w:pPr>
                          <w:rPr>
                            <w:rFonts w:ascii="Times New Roman" w:hAnsi="Times New Roman"/>
                            <w:b/>
                            <w:sz w:val="24"/>
                            <w:szCs w:val="24"/>
                          </w:rPr>
                        </w:pPr>
                        <w:r w:rsidRPr="00BD682C">
                          <w:rPr>
                            <w:rFonts w:ascii="Times New Roman" w:hAnsi="Times New Roman"/>
                            <w:b/>
                            <w:sz w:val="24"/>
                            <w:szCs w:val="24"/>
                          </w:rPr>
                          <w:t>c</w:t>
                        </w:r>
                      </w:p>
                    </w:txbxContent>
                  </v:textbox>
                </v:shape>
                <w10:wrap anchory="line"/>
              </v:group>
            </w:pict>
          </mc:Fallback>
        </mc:AlternateContent>
      </w:r>
      <w:r>
        <w:rPr>
          <w:noProof/>
        </w:rPr>
        <mc:AlternateContent>
          <mc:Choice Requires="wps">
            <w:drawing>
              <wp:inline distT="0" distB="0" distL="0" distR="0" wp14:anchorId="3CDF5614" wp14:editId="310E466F">
                <wp:extent cx="5314950" cy="5276850"/>
                <wp:effectExtent l="0" t="0" r="0" b="0"/>
                <wp:docPr id="37" name="矩形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314950" cy="527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28C0F9" id="矩形 37" o:spid="_x0000_s1026" style="width:418.5pt;height:4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" filled="f" stroked="f">
                <o:lock v:ext="edit" aspectratio="t"/>
                <w10:anchorlock/>
              </v:rect>
            </w:pict>
          </mc:Fallback>
        </mc:AlternateContent>
      </w:r>
    </w:p>
    <w:p w14:paraId="5D26F542" w14:textId="77777777" w:rsidR="00436E20" w:rsidRDefault="00436E20" w:rsidP="00436E20">
      <w:pPr>
        <w:pStyle w:val="2"/>
        <w:spacing w:before="0" w:after="0"/>
        <w:rPr>
          <w:rFonts w:ascii="Times New Roman" w:hAnsi="Times New Roman"/>
          <w:sz w:val="24"/>
          <w:szCs w:val="24"/>
        </w:rPr>
      </w:pPr>
      <w:bookmarkStart w:id="198" w:name="_Toc482798097"/>
      <w:bookmarkStart w:id="199" w:name="_Toc482798098"/>
      <w:bookmarkStart w:id="200" w:name="_Toc28603935"/>
      <w:r>
        <w:rPr>
          <w:rFonts w:ascii="Times New Roman" w:hAnsi="Times New Roman"/>
          <w:sz w:val="24"/>
          <w:szCs w:val="24"/>
        </w:rPr>
        <w:t>Fig.</w:t>
      </w:r>
      <w:r w:rsidRPr="000079AC">
        <w:rPr>
          <w:rFonts w:ascii="Times New Roman" w:hAnsi="Times New Roman"/>
          <w:sz w:val="24"/>
          <w:szCs w:val="24"/>
        </w:rPr>
        <w:t xml:space="preserve"> </w:t>
      </w:r>
      <w:r>
        <w:rPr>
          <w:rFonts w:ascii="Times New Roman" w:hAnsi="Times New Roman"/>
          <w:sz w:val="24"/>
          <w:szCs w:val="24"/>
        </w:rPr>
        <w:t>S2</w:t>
      </w:r>
      <w:r>
        <w:rPr>
          <w:rFonts w:ascii="Times New Roman" w:hAnsi="Times New Roman" w:hint="eastAsia"/>
          <w:sz w:val="24"/>
          <w:szCs w:val="24"/>
        </w:rPr>
        <w:t>1</w:t>
      </w:r>
      <w:r>
        <w:rPr>
          <w:rFonts w:ascii="Times New Roman" w:hAnsi="Times New Roman"/>
          <w:sz w:val="24"/>
          <w:szCs w:val="24"/>
        </w:rPr>
        <w:t>.</w:t>
      </w:r>
      <w:r w:rsidRPr="000079AC">
        <w:rPr>
          <w:rFonts w:ascii="Times New Roman" w:hAnsi="Times New Roman" w:hint="eastAsia"/>
          <w:sz w:val="24"/>
          <w:szCs w:val="24"/>
        </w:rPr>
        <w:t xml:space="preserve"> </w:t>
      </w:r>
      <w:r>
        <w:rPr>
          <w:rFonts w:ascii="Times New Roman" w:hAnsi="Times New Roman"/>
          <w:sz w:val="24"/>
          <w:szCs w:val="24"/>
        </w:rPr>
        <w:t>Details</w:t>
      </w:r>
      <w:r w:rsidRPr="000079AC">
        <w:rPr>
          <w:rFonts w:ascii="Times New Roman" w:hAnsi="Times New Roman" w:hint="eastAsia"/>
          <w:sz w:val="24"/>
          <w:szCs w:val="24"/>
        </w:rPr>
        <w:t xml:space="preserve"> of </w:t>
      </w:r>
      <w:r>
        <w:rPr>
          <w:rFonts w:ascii="Times New Roman" w:hAnsi="Times New Roman"/>
          <w:sz w:val="24"/>
          <w:szCs w:val="24"/>
        </w:rPr>
        <w:t xml:space="preserve">four putative selective sweep regions </w:t>
      </w:r>
      <w:r w:rsidRPr="000079AC">
        <w:rPr>
          <w:rFonts w:ascii="Times New Roman" w:hAnsi="Times New Roman" w:hint="eastAsia"/>
          <w:sz w:val="24"/>
          <w:szCs w:val="24"/>
        </w:rPr>
        <w:t xml:space="preserve">in the early stage of </w:t>
      </w:r>
      <w:r>
        <w:rPr>
          <w:rFonts w:ascii="Times New Roman" w:hAnsi="Times New Roman"/>
          <w:sz w:val="24"/>
          <w:szCs w:val="24"/>
        </w:rPr>
        <w:t xml:space="preserve">the </w:t>
      </w:r>
      <w:r w:rsidRPr="000079AC">
        <w:rPr>
          <w:rFonts w:ascii="Times New Roman" w:hAnsi="Times New Roman" w:hint="eastAsia"/>
          <w:sz w:val="24"/>
          <w:szCs w:val="24"/>
        </w:rPr>
        <w:t xml:space="preserve">wild </w:t>
      </w:r>
      <w:r>
        <w:rPr>
          <w:rFonts w:ascii="Times New Roman" w:hAnsi="Times New Roman"/>
          <w:sz w:val="24"/>
          <w:szCs w:val="24"/>
        </w:rPr>
        <w:t xml:space="preserve">duck </w:t>
      </w:r>
      <w:r w:rsidRPr="000079AC">
        <w:rPr>
          <w:rFonts w:ascii="Times New Roman" w:hAnsi="Times New Roman" w:hint="eastAsia"/>
          <w:sz w:val="24"/>
          <w:szCs w:val="24"/>
        </w:rPr>
        <w:t>lineage.</w:t>
      </w:r>
      <w:bookmarkEnd w:id="198"/>
      <w:bookmarkEnd w:id="200"/>
      <w:r w:rsidRPr="000079AC">
        <w:rPr>
          <w:rFonts w:ascii="Times New Roman" w:hAnsi="Times New Roman"/>
          <w:sz w:val="24"/>
          <w:szCs w:val="24"/>
        </w:rPr>
        <w:t xml:space="preserve"> </w:t>
      </w:r>
    </w:p>
    <w:p w14:paraId="3A9BC975" w14:textId="77777777" w:rsidR="00436E20" w:rsidRDefault="00436E20" w:rsidP="00436E20">
      <w:pPr>
        <w:rPr>
          <w:rFonts w:ascii="Times New Roman" w:hAnsi="Times New Roman"/>
          <w:sz w:val="24"/>
          <w:szCs w:val="24"/>
        </w:rPr>
      </w:pPr>
      <w:r w:rsidRPr="00A7518A">
        <w:rPr>
          <w:rFonts w:ascii="Times New Roman" w:hAnsi="Times New Roman"/>
          <w:sz w:val="24"/>
          <w:szCs w:val="24"/>
        </w:rPr>
        <w:t>E</w:t>
      </w:r>
      <w:r w:rsidRPr="00A7518A">
        <w:rPr>
          <w:rFonts w:ascii="Times New Roman" w:hAnsi="Times New Roman" w:hint="eastAsia"/>
          <w:sz w:val="24"/>
          <w:szCs w:val="24"/>
        </w:rPr>
        <w:t xml:space="preserve">ach panel </w:t>
      </w:r>
      <w:r>
        <w:rPr>
          <w:rFonts w:ascii="Times New Roman" w:hAnsi="Times New Roman"/>
          <w:sz w:val="24"/>
          <w:szCs w:val="24"/>
        </w:rPr>
        <w:t xml:space="preserve">shows the distribution of the log-transformed value of the ratio for the observed/expected derive allele frequency using </w:t>
      </w:r>
      <w:r w:rsidRPr="00A7518A">
        <w:rPr>
          <w:rFonts w:ascii="Times New Roman" w:hAnsi="Times New Roman" w:hint="eastAsia"/>
          <w:sz w:val="24"/>
          <w:szCs w:val="24"/>
        </w:rPr>
        <w:t>non-overlap 10 kb window consist (</w:t>
      </w:r>
      <w:r>
        <w:rPr>
          <w:rFonts w:ascii="Times New Roman" w:hAnsi="Times New Roman"/>
          <w:sz w:val="24"/>
          <w:szCs w:val="24"/>
        </w:rPr>
        <w:t>up</w:t>
      </w:r>
      <w:r w:rsidRPr="00A7518A">
        <w:rPr>
          <w:rFonts w:ascii="Times New Roman" w:hAnsi="Times New Roman" w:hint="eastAsia"/>
          <w:sz w:val="24"/>
          <w:szCs w:val="24"/>
        </w:rPr>
        <w:t>) and scores between pairwise comparisons in 20 kb non-overlap windows (</w:t>
      </w:r>
      <w:r>
        <w:rPr>
          <w:rFonts w:ascii="Times New Roman" w:hAnsi="Times New Roman"/>
          <w:sz w:val="24"/>
          <w:szCs w:val="24"/>
        </w:rPr>
        <w:t>low</w:t>
      </w:r>
      <w:r w:rsidRPr="00A7518A">
        <w:rPr>
          <w:rFonts w:ascii="Times New Roman" w:hAnsi="Times New Roman" w:hint="eastAsia"/>
          <w:sz w:val="24"/>
          <w:szCs w:val="24"/>
        </w:rPr>
        <w:t xml:space="preserve">). </w:t>
      </w:r>
      <w:r>
        <w:rPr>
          <w:rFonts w:ascii="Times New Roman" w:hAnsi="Times New Roman"/>
          <w:sz w:val="24"/>
          <w:szCs w:val="24"/>
        </w:rPr>
        <w:t>(</w:t>
      </w:r>
      <w:r w:rsidRPr="001A13CF">
        <w:rPr>
          <w:rFonts w:ascii="Times New Roman" w:hAnsi="Times New Roman"/>
          <w:b/>
          <w:sz w:val="24"/>
          <w:szCs w:val="24"/>
        </w:rPr>
        <w:t>a</w:t>
      </w:r>
      <w:r>
        <w:rPr>
          <w:rFonts w:ascii="Times New Roman" w:hAnsi="Times New Roman"/>
          <w:sz w:val="24"/>
          <w:szCs w:val="24"/>
        </w:rPr>
        <w:t>)</w:t>
      </w:r>
      <w:r w:rsidRPr="00A7518A">
        <w:rPr>
          <w:rFonts w:ascii="Times New Roman" w:hAnsi="Times New Roman" w:hint="eastAsia"/>
          <w:sz w:val="24"/>
          <w:szCs w:val="24"/>
        </w:rPr>
        <w:t xml:space="preserve"> </w:t>
      </w:r>
      <w:r w:rsidRPr="00A7518A">
        <w:rPr>
          <w:rFonts w:ascii="Times New Roman" w:hAnsi="Times New Roman" w:hint="eastAsia"/>
          <w:i/>
          <w:sz w:val="24"/>
          <w:szCs w:val="24"/>
        </w:rPr>
        <w:t>CHRD</w:t>
      </w:r>
      <w:r w:rsidRPr="00A7518A">
        <w:rPr>
          <w:rFonts w:ascii="Times New Roman" w:hAnsi="Times New Roman" w:hint="eastAsia"/>
          <w:sz w:val="24"/>
          <w:szCs w:val="24"/>
        </w:rPr>
        <w:t xml:space="preserve"> locus. </w:t>
      </w:r>
      <w:r>
        <w:rPr>
          <w:rFonts w:ascii="Times New Roman" w:hAnsi="Times New Roman"/>
          <w:sz w:val="24"/>
          <w:szCs w:val="24"/>
        </w:rPr>
        <w:t>(</w:t>
      </w:r>
      <w:r w:rsidRPr="001A13CF">
        <w:rPr>
          <w:rFonts w:ascii="Times New Roman" w:hAnsi="Times New Roman"/>
          <w:b/>
          <w:sz w:val="24"/>
          <w:szCs w:val="24"/>
        </w:rPr>
        <w:t>b</w:t>
      </w:r>
      <w:r>
        <w:rPr>
          <w:rFonts w:ascii="Times New Roman" w:hAnsi="Times New Roman"/>
          <w:sz w:val="24"/>
          <w:szCs w:val="24"/>
        </w:rPr>
        <w:t>)</w:t>
      </w:r>
      <w:r w:rsidRPr="00A7518A">
        <w:rPr>
          <w:rFonts w:ascii="Times New Roman" w:hAnsi="Times New Roman" w:hint="eastAsia"/>
          <w:sz w:val="24"/>
          <w:szCs w:val="24"/>
        </w:rPr>
        <w:t xml:space="preserve"> </w:t>
      </w:r>
      <w:r w:rsidRPr="00A7518A">
        <w:rPr>
          <w:rFonts w:ascii="Times New Roman" w:hAnsi="Times New Roman" w:hint="eastAsia"/>
          <w:i/>
          <w:sz w:val="24"/>
          <w:szCs w:val="24"/>
        </w:rPr>
        <w:t>FLRT2</w:t>
      </w:r>
      <w:r w:rsidRPr="00A7518A">
        <w:rPr>
          <w:rFonts w:ascii="Times New Roman" w:hAnsi="Times New Roman" w:hint="eastAsia"/>
          <w:sz w:val="24"/>
          <w:szCs w:val="24"/>
        </w:rPr>
        <w:t xml:space="preserve"> locus. </w:t>
      </w:r>
      <w:r>
        <w:rPr>
          <w:rFonts w:ascii="Times New Roman" w:hAnsi="Times New Roman"/>
          <w:sz w:val="24"/>
          <w:szCs w:val="24"/>
        </w:rPr>
        <w:t>(</w:t>
      </w:r>
      <w:r w:rsidRPr="001A13CF">
        <w:rPr>
          <w:rFonts w:ascii="Times New Roman" w:hAnsi="Times New Roman"/>
          <w:b/>
          <w:sz w:val="24"/>
          <w:szCs w:val="24"/>
        </w:rPr>
        <w:t>c</w:t>
      </w:r>
      <w:r>
        <w:rPr>
          <w:rFonts w:ascii="Times New Roman" w:hAnsi="Times New Roman"/>
          <w:sz w:val="24"/>
          <w:szCs w:val="24"/>
        </w:rPr>
        <w:t>)</w:t>
      </w:r>
      <w:r w:rsidRPr="00A7518A">
        <w:rPr>
          <w:rFonts w:ascii="Times New Roman" w:hAnsi="Times New Roman" w:hint="eastAsia"/>
          <w:sz w:val="24"/>
          <w:szCs w:val="24"/>
        </w:rPr>
        <w:t xml:space="preserve"> </w:t>
      </w:r>
      <w:r w:rsidRPr="00A7518A">
        <w:rPr>
          <w:rFonts w:ascii="Times New Roman" w:hAnsi="Times New Roman" w:hint="eastAsia"/>
          <w:i/>
          <w:sz w:val="24"/>
          <w:szCs w:val="24"/>
        </w:rPr>
        <w:t>FYB</w:t>
      </w:r>
      <w:r w:rsidRPr="00A7518A">
        <w:rPr>
          <w:rFonts w:ascii="Times New Roman" w:hAnsi="Times New Roman" w:hint="eastAsia"/>
          <w:sz w:val="24"/>
          <w:szCs w:val="24"/>
        </w:rPr>
        <w:t xml:space="preserve"> locus. </w:t>
      </w:r>
      <w:r>
        <w:rPr>
          <w:rFonts w:ascii="Times New Roman" w:hAnsi="Times New Roman"/>
          <w:sz w:val="24"/>
          <w:szCs w:val="24"/>
        </w:rPr>
        <w:t>(</w:t>
      </w:r>
      <w:r w:rsidRPr="001A13CF">
        <w:rPr>
          <w:rFonts w:ascii="Times New Roman" w:hAnsi="Times New Roman"/>
          <w:b/>
          <w:sz w:val="24"/>
          <w:szCs w:val="24"/>
        </w:rPr>
        <w:t>d</w:t>
      </w:r>
      <w:r>
        <w:rPr>
          <w:rFonts w:ascii="Times New Roman" w:hAnsi="Times New Roman"/>
          <w:sz w:val="24"/>
          <w:szCs w:val="24"/>
        </w:rPr>
        <w:t>)</w:t>
      </w:r>
      <w:r w:rsidRPr="00A7518A">
        <w:rPr>
          <w:rFonts w:ascii="Times New Roman" w:hAnsi="Times New Roman" w:hint="eastAsia"/>
          <w:sz w:val="24"/>
          <w:szCs w:val="24"/>
        </w:rPr>
        <w:t xml:space="preserve"> </w:t>
      </w:r>
      <w:r w:rsidRPr="00A7518A">
        <w:rPr>
          <w:rFonts w:ascii="Times New Roman" w:hAnsi="Times New Roman" w:hint="eastAsia"/>
          <w:i/>
          <w:sz w:val="24"/>
          <w:szCs w:val="24"/>
        </w:rPr>
        <w:t>DNAJA1</w:t>
      </w:r>
      <w:r w:rsidRPr="00A7518A">
        <w:rPr>
          <w:rFonts w:ascii="Times New Roman" w:hAnsi="Times New Roman" w:hint="eastAsia"/>
          <w:sz w:val="24"/>
          <w:szCs w:val="24"/>
        </w:rPr>
        <w:t xml:space="preserve"> locus.</w:t>
      </w:r>
    </w:p>
    <w:p w14:paraId="058C573D" w14:textId="1168AEB6" w:rsidR="00436E20" w:rsidRDefault="00436E20" w:rsidP="00436E20">
      <w:pPr>
        <w:rPr>
          <w:rFonts w:ascii="Times New Roman" w:hAnsi="Times New Roman"/>
          <w:sz w:val="24"/>
          <w:szCs w:val="24"/>
        </w:rPr>
      </w:pPr>
      <w:r>
        <w:rPr>
          <w:rFonts w:ascii="Times New Roman" w:hAnsi="Times New Roman"/>
          <w:sz w:val="24"/>
          <w:szCs w:val="24"/>
        </w:rPr>
        <w:br w:type="page"/>
      </w:r>
      <w:r>
        <w:rPr>
          <w:noProof/>
        </w:rPr>
        <mc:AlternateContent>
          <mc:Choice Requires="wpc">
            <w:drawing>
              <wp:anchor distT="0" distB="0" distL="114300" distR="114300" simplePos="0" relativeHeight="251664384" behindDoc="0" locked="0" layoutInCell="1" allowOverlap="1" wp14:anchorId="5F3F97DD" wp14:editId="358A3038">
                <wp:simplePos x="0" y="0"/>
                <wp:positionH relativeFrom="character">
                  <wp:posOffset>0</wp:posOffset>
                </wp:positionH>
                <wp:positionV relativeFrom="line">
                  <wp:posOffset>0</wp:posOffset>
                </wp:positionV>
                <wp:extent cx="5503545" cy="1647190"/>
                <wp:effectExtent l="0" t="0" r="1905" b="314960"/>
                <wp:wrapNone/>
                <wp:docPr id="132" name="画布 132"/>
                <wp:cNvGraphicFramePr>
                  <a:graphicFrameLocks xmlns:a="http://schemas.openxmlformats.org/drawingml/2006/main"/>
                </wp:cNvGraphicFramePr>
                <a:graphic xmlns:a="http://schemas.openxmlformats.org/drawingml/2006/main">
                  <a:graphicData uri="http://schemas.microsoft.com/office/word/2010/wordprocessingCanvas">
                    <wpc:wpc>
                      <wpc:bg/>
                      <wpc:whole/>
                      <pic:pic xmlns:pic="http://schemas.openxmlformats.org/drawingml/2006/picture">
                        <pic:nvPicPr>
                          <pic:cNvPr id="144" name="图片 144" descr="J:\生物学院\项目\数据分析结果\2015年\实验验证\EFNA5-2.jpg"/>
                          <pic:cNvPicPr/>
                        </pic:nvPicPr>
                        <pic:blipFill rotWithShape="1">
                          <a:blip r:embed="rId108" cstate="print">
                            <a:extLst>
                              <a:ext uri="{28A0092B-C50C-407E-A947-70E740481C1C}">
                                <a14:useLocalDpi xmlns:a14="http://schemas.microsoft.com/office/drawing/2010/main" val="0"/>
                              </a:ext>
                            </a:extLst>
                          </a:blip>
                          <a:srcRect r="2027" b="6463"/>
                          <a:stretch/>
                        </pic:blipFill>
                        <pic:spPr bwMode="auto">
                          <a:xfrm>
                            <a:off x="0" y="488474"/>
                            <a:ext cx="1466850" cy="1464151"/>
                          </a:xfrm>
                          <a:prstGeom prst="rect">
                            <a:avLst/>
                          </a:prstGeom>
                          <a:noFill/>
                          <a:ln>
                            <a:noFill/>
                          </a:ln>
                        </pic:spPr>
                      </pic:pic>
                      <pic:pic xmlns:pic="http://schemas.openxmlformats.org/drawingml/2006/picture">
                        <pic:nvPicPr>
                          <pic:cNvPr id="130" name="图片 90"/>
                          <pic:cNvPicPr/>
                        </pic:nvPicPr>
                        <pic:blipFill>
                          <a:blip r:embed="rId109" cstate="print">
                            <a:extLst>
                              <a:ext uri="{28A0092B-C50C-407E-A947-70E740481C1C}">
                                <a14:useLocalDpi xmlns:a14="http://schemas.microsoft.com/office/drawing/2010/main" val="0"/>
                              </a:ext>
                            </a:extLst>
                          </a:blip>
                          <a:stretch>
                            <a:fillRect/>
                          </a:stretch>
                        </pic:blipFill>
                        <pic:spPr>
                          <a:xfrm>
                            <a:off x="1409700" y="476250"/>
                            <a:ext cx="1346851" cy="1476375"/>
                          </a:xfrm>
                          <a:prstGeom prst="rect">
                            <a:avLst/>
                          </a:prstGeom>
                        </pic:spPr>
                      </pic:pic>
                      <pic:pic xmlns:pic="http://schemas.openxmlformats.org/drawingml/2006/picture">
                        <pic:nvPicPr>
                          <pic:cNvPr id="131" name="图片 91"/>
                          <pic:cNvPicPr/>
                        </pic:nvPicPr>
                        <pic:blipFill>
                          <a:blip r:embed="rId110" cstate="print">
                            <a:extLst>
                              <a:ext uri="{28A0092B-C50C-407E-A947-70E740481C1C}">
                                <a14:useLocalDpi xmlns:a14="http://schemas.microsoft.com/office/drawing/2010/main" val="0"/>
                              </a:ext>
                            </a:extLst>
                          </a:blip>
                          <a:stretch>
                            <a:fillRect/>
                          </a:stretch>
                        </pic:blipFill>
                        <pic:spPr>
                          <a:xfrm>
                            <a:off x="2756551" y="386505"/>
                            <a:ext cx="1346851" cy="1566120"/>
                          </a:xfrm>
                          <a:prstGeom prst="rect">
                            <a:avLst/>
                          </a:prstGeom>
                        </pic:spPr>
                      </pic:pic>
                      <pic:pic xmlns:pic="http://schemas.openxmlformats.org/drawingml/2006/picture">
                        <pic:nvPicPr>
                          <pic:cNvPr id="145" name="图片 145" descr="J:\生物学院\项目\数据分析结果\2015年\实验验证\MRPS27.jpg"/>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4033397" y="488474"/>
                            <a:ext cx="1470148" cy="1369695"/>
                          </a:xfrm>
                          <a:prstGeom prst="rect">
                            <a:avLst/>
                          </a:prstGeom>
                          <a:noFill/>
                          <a:ln>
                            <a:noFill/>
                          </a:ln>
                        </pic:spPr>
                      </pic:pic>
                    </wpc:wpc>
                  </a:graphicData>
                </a:graphic>
                <wp14:sizeRelH relativeFrom="page">
                  <wp14:pctWidth>0</wp14:pctWidth>
                </wp14:sizeRelH>
                <wp14:sizeRelV relativeFrom="page">
                  <wp14:pctHeight>0</wp14:pctHeight>
                </wp14:sizeRelV>
              </wp:anchor>
            </w:drawing>
          </mc:Choice>
          <mc:Fallback>
            <w:pict>
              <v:group w14:anchorId="566D4310" id="画布 132" o:spid="_x0000_s1026" editas="canvas" style="position:absolute;margin-left:0;margin-top:0;width:433.35pt;height:129.7pt;z-index:251664384;mso-position-horizontal-relative:char;mso-position-vertical-relative:line" coordsize="55035,164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2VBLAwQKAAAAAAAAACEAMual92lgAABpYAAAFQAAAGRycy9tZWRpYS9pbWFnZTIuanBl&#10;Z//Y/+AAEEpGSUYAAQEBANwA3AAA/9sAQwACAQECAQECAgICAgICAgMFAwMDAwMGBAQDBQcGBwcH&#10;BgcHCAkLCQgICggHBwoNCgoLDAwMDAcJDg8NDA4LDAwM/9sAQwECAgIDAwMGAwMGDAgHCAwMDAwM&#10;DAwMDAwMDAwMDAwMDAwMDAwMDAwMDAwMDAwMDAwMDAwMDAwMDAwMDAwMDAwM/8AAEQgBZAFE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">
                <v:shape id="_x0000_s1027" type="#_x0000_t75" style="position:absolute;width:55035;height:16471;visibility:visible;mso-wrap-style:square">
                  <v:fill o:detectmouseclick="t"/>
                  <v:path o:connecttype="none"/>
                </v:shape>
                <v:shape id="图片 144" o:spid="_x0000_s1028" type="#_x0000_t75" style="position:absolute;top:4884;width:14668;height:14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">
                  <v:imagedata r:id="rId112" o:title="EFNA5-2" cropbottom="4236f" cropright="1328f"/>
                </v:shape>
                <v:shape id="图片 90" o:spid="_x0000_s1029" type="#_x0000_t75" style="position:absolute;left:14097;top:4762;width:13468;height:14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">
                  <v:imagedata r:id="rId113" o:title=""/>
                </v:shape>
                <v:shape id="图片 91" o:spid="_x0000_s1030" type="#_x0000_t75" style="position:absolute;left:27565;top:3865;width:13469;height:15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">
                  <v:imagedata r:id="rId114" o:title=""/>
                </v:shape>
                <v:shape id="图片 145" o:spid="_x0000_s1031" type="#_x0000_t75" style="position:absolute;left:40333;top:4884;width:14702;height:13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">
                  <v:imagedata r:id="rId115" o:title="MRPS27"/>
                </v:shape>
                <w10:wrap anchory="line"/>
              </v:group>
            </w:pict>
          </mc:Fallback>
        </mc:AlternateContent>
      </w:r>
      <w:r>
        <w:rPr>
          <w:noProof/>
        </w:rPr>
        <mc:AlternateContent>
          <mc:Choice Requires="wps">
            <w:drawing>
              <wp:inline distT="0" distB="0" distL="0" distR="0" wp14:anchorId="5EF61B99" wp14:editId="3DF4FE09">
                <wp:extent cx="5505450" cy="1647825"/>
                <wp:effectExtent l="0" t="0" r="0" b="0"/>
                <wp:docPr id="36" name="矩形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505450" cy="164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3EDE3C" id="矩形 36" o:spid="_x0000_s1026" style="width:433.5pt;height:12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" filled="f" stroked="f">
                <o:lock v:ext="edit" aspectratio="t"/>
                <w10:anchorlock/>
              </v:rect>
            </w:pict>
          </mc:Fallback>
        </mc:AlternateContent>
      </w:r>
    </w:p>
    <w:p w14:paraId="73FB6871" w14:textId="77777777" w:rsidR="00436E20" w:rsidRDefault="00436E20" w:rsidP="00436E20">
      <w:pPr>
        <w:pStyle w:val="2"/>
        <w:spacing w:before="0" w:after="0"/>
        <w:rPr>
          <w:rFonts w:ascii="Times New Roman" w:hAnsi="Times New Roman"/>
          <w:sz w:val="24"/>
          <w:szCs w:val="24"/>
        </w:rPr>
      </w:pPr>
      <w:bookmarkStart w:id="201" w:name="_Toc28603936"/>
      <w:r>
        <w:rPr>
          <w:rFonts w:ascii="Times New Roman" w:hAnsi="Times New Roman"/>
          <w:sz w:val="24"/>
          <w:szCs w:val="24"/>
        </w:rPr>
        <w:t>Fig. S2</w:t>
      </w:r>
      <w:r>
        <w:rPr>
          <w:rFonts w:ascii="Times New Roman" w:hAnsi="Times New Roman" w:hint="eastAsia"/>
          <w:sz w:val="24"/>
          <w:szCs w:val="24"/>
        </w:rPr>
        <w:t>2</w:t>
      </w:r>
      <w:r>
        <w:rPr>
          <w:rFonts w:ascii="Times New Roman" w:hAnsi="Times New Roman"/>
          <w:sz w:val="24"/>
          <w:szCs w:val="24"/>
        </w:rPr>
        <w:t>.</w:t>
      </w:r>
      <w:r w:rsidRPr="000079AC">
        <w:rPr>
          <w:rFonts w:ascii="Times New Roman" w:hAnsi="Times New Roman" w:hint="eastAsia"/>
          <w:sz w:val="24"/>
          <w:szCs w:val="24"/>
        </w:rPr>
        <w:t xml:space="preserve"> </w:t>
      </w:r>
      <w:r w:rsidRPr="000079AC">
        <w:rPr>
          <w:rFonts w:ascii="Times New Roman" w:hAnsi="Times New Roman"/>
          <w:sz w:val="24"/>
          <w:szCs w:val="24"/>
        </w:rPr>
        <w:t>E</w:t>
      </w:r>
      <w:r w:rsidRPr="000079AC">
        <w:rPr>
          <w:rFonts w:ascii="Times New Roman" w:hAnsi="Times New Roman" w:hint="eastAsia"/>
          <w:sz w:val="24"/>
          <w:szCs w:val="24"/>
        </w:rPr>
        <w:t>ffects of casual candidate mutation on luciferase reporter activity.</w:t>
      </w:r>
      <w:bookmarkEnd w:id="201"/>
    </w:p>
    <w:p w14:paraId="0EE2BA7A" w14:textId="77777777" w:rsidR="00436E20" w:rsidRPr="00C25774" w:rsidRDefault="00436E20" w:rsidP="00436E20">
      <w:pPr>
        <w:spacing w:afterLines="100" w:after="312"/>
        <w:rPr>
          <w:rFonts w:ascii="Times New Roman" w:hAnsi="Times New Roman" w:hint="eastAsia"/>
          <w:sz w:val="24"/>
          <w:szCs w:val="24"/>
        </w:rPr>
      </w:pPr>
      <w:r w:rsidRPr="005A4621">
        <w:rPr>
          <w:rFonts w:ascii="Times New Roman" w:hAnsi="Times New Roman"/>
          <w:sz w:val="24"/>
          <w:szCs w:val="24"/>
        </w:rPr>
        <w:t xml:space="preserve">Comparison in luciferase activity of </w:t>
      </w:r>
      <w:r>
        <w:rPr>
          <w:rFonts w:ascii="Times New Roman" w:hAnsi="Times New Roman"/>
          <w:sz w:val="24"/>
          <w:szCs w:val="24"/>
        </w:rPr>
        <w:t>alleles</w:t>
      </w:r>
      <w:r w:rsidRPr="005A4621">
        <w:rPr>
          <w:rFonts w:ascii="Times New Roman" w:hAnsi="Times New Roman"/>
          <w:sz w:val="24"/>
          <w:szCs w:val="24"/>
        </w:rPr>
        <w:t xml:space="preserve"> in wild (</w:t>
      </w:r>
      <w:r>
        <w:rPr>
          <w:rFonts w:ascii="Times New Roman" w:hAnsi="Times New Roman"/>
          <w:sz w:val="24"/>
          <w:szCs w:val="24"/>
        </w:rPr>
        <w:t>spot-billed and mallard</w:t>
      </w:r>
      <w:r w:rsidRPr="005A4621">
        <w:rPr>
          <w:rFonts w:ascii="Times New Roman" w:hAnsi="Times New Roman"/>
          <w:sz w:val="24"/>
          <w:szCs w:val="24"/>
        </w:rPr>
        <w:t>) and domestic (Beijing) duck in DF1 (chicken embryonic fibroblast) cells.</w:t>
      </w:r>
      <w:r>
        <w:rPr>
          <w:rFonts w:ascii="Times New Roman" w:hAnsi="Times New Roman"/>
          <w:sz w:val="24"/>
          <w:szCs w:val="24"/>
        </w:rPr>
        <w:t xml:space="preserve"> The </w:t>
      </w:r>
      <w:r w:rsidRPr="00FA56C7">
        <w:rPr>
          <w:rFonts w:ascii="Times New Roman" w:hAnsi="Times New Roman" w:hint="eastAsia"/>
          <w:i/>
          <w:sz w:val="24"/>
          <w:szCs w:val="24"/>
        </w:rPr>
        <w:t>ISL1</w:t>
      </w:r>
      <w:r w:rsidRPr="00F129D3">
        <w:rPr>
          <w:rFonts w:ascii="Times New Roman" w:hAnsi="Times New Roman" w:hint="eastAsia"/>
          <w:sz w:val="24"/>
          <w:szCs w:val="24"/>
        </w:rPr>
        <w:t xml:space="preserve"> </w:t>
      </w:r>
      <w:r>
        <w:rPr>
          <w:rFonts w:ascii="Times New Roman" w:hAnsi="Times New Roman" w:hint="eastAsia"/>
          <w:sz w:val="24"/>
          <w:szCs w:val="24"/>
        </w:rPr>
        <w:t>w</w:t>
      </w:r>
      <w:r>
        <w:rPr>
          <w:rFonts w:ascii="Times New Roman" w:hAnsi="Times New Roman"/>
          <w:sz w:val="24"/>
          <w:szCs w:val="24"/>
        </w:rPr>
        <w:t>as</w:t>
      </w:r>
      <w:r>
        <w:rPr>
          <w:rFonts w:ascii="Times New Roman" w:hAnsi="Times New Roman" w:hint="eastAsia"/>
          <w:sz w:val="24"/>
          <w:szCs w:val="24"/>
        </w:rPr>
        <w:t xml:space="preserve"> under positive selecti</w:t>
      </w:r>
      <w:r>
        <w:rPr>
          <w:rFonts w:ascii="Times New Roman" w:hAnsi="Times New Roman"/>
          <w:sz w:val="24"/>
          <w:szCs w:val="24"/>
        </w:rPr>
        <w:t>o</w:t>
      </w:r>
      <w:r>
        <w:rPr>
          <w:rFonts w:ascii="Times New Roman" w:hAnsi="Times New Roman" w:hint="eastAsia"/>
          <w:sz w:val="24"/>
          <w:szCs w:val="24"/>
        </w:rPr>
        <w:t>n</w:t>
      </w:r>
      <w:r w:rsidRPr="00F129D3">
        <w:rPr>
          <w:rFonts w:ascii="Times New Roman" w:hAnsi="Times New Roman" w:hint="eastAsia"/>
          <w:sz w:val="24"/>
          <w:szCs w:val="24"/>
        </w:rPr>
        <w:t xml:space="preserve"> in early stage </w:t>
      </w:r>
      <w:r>
        <w:rPr>
          <w:rFonts w:ascii="Times New Roman" w:hAnsi="Times New Roman"/>
          <w:sz w:val="24"/>
          <w:szCs w:val="24"/>
        </w:rPr>
        <w:t xml:space="preserve">of the </w:t>
      </w:r>
      <w:r w:rsidRPr="00F129D3">
        <w:rPr>
          <w:rFonts w:ascii="Times New Roman" w:hAnsi="Times New Roman" w:hint="eastAsia"/>
          <w:sz w:val="24"/>
          <w:szCs w:val="24"/>
        </w:rPr>
        <w:t xml:space="preserve">wild lineage. </w:t>
      </w:r>
      <w:r>
        <w:rPr>
          <w:rFonts w:ascii="Times New Roman" w:hAnsi="Times New Roman"/>
          <w:sz w:val="24"/>
          <w:szCs w:val="24"/>
        </w:rPr>
        <w:t xml:space="preserve">The </w:t>
      </w:r>
      <w:r w:rsidRPr="00FA56C7">
        <w:rPr>
          <w:rFonts w:ascii="Times New Roman" w:hAnsi="Times New Roman" w:hint="eastAsia"/>
          <w:i/>
          <w:sz w:val="24"/>
          <w:szCs w:val="24"/>
        </w:rPr>
        <w:t>GRIK1</w:t>
      </w:r>
      <w:r w:rsidRPr="00F129D3">
        <w:rPr>
          <w:rFonts w:ascii="Times New Roman" w:hAnsi="Times New Roman" w:hint="eastAsia"/>
          <w:sz w:val="24"/>
          <w:szCs w:val="24"/>
        </w:rPr>
        <w:t xml:space="preserve"> and </w:t>
      </w:r>
      <w:r w:rsidRPr="00FA56C7">
        <w:rPr>
          <w:rFonts w:ascii="Times New Roman" w:hAnsi="Times New Roman" w:hint="eastAsia"/>
          <w:i/>
          <w:sz w:val="24"/>
          <w:szCs w:val="24"/>
        </w:rPr>
        <w:t>LYST</w:t>
      </w:r>
      <w:r w:rsidRPr="00F129D3">
        <w:rPr>
          <w:rFonts w:ascii="Times New Roman" w:hAnsi="Times New Roman" w:hint="eastAsia"/>
          <w:sz w:val="24"/>
          <w:szCs w:val="24"/>
        </w:rPr>
        <w:t xml:space="preserve"> </w:t>
      </w:r>
      <w:r>
        <w:rPr>
          <w:rFonts w:ascii="Times New Roman" w:hAnsi="Times New Roman"/>
          <w:sz w:val="24"/>
          <w:szCs w:val="24"/>
        </w:rPr>
        <w:t>were under positive selection</w:t>
      </w:r>
      <w:r w:rsidRPr="00F129D3">
        <w:rPr>
          <w:rFonts w:ascii="Times New Roman" w:hAnsi="Times New Roman" w:hint="eastAsia"/>
          <w:sz w:val="24"/>
          <w:szCs w:val="24"/>
        </w:rPr>
        <w:t xml:space="preserve"> in</w:t>
      </w:r>
      <w:r>
        <w:rPr>
          <w:rFonts w:ascii="Times New Roman" w:hAnsi="Times New Roman"/>
          <w:sz w:val="24"/>
          <w:szCs w:val="24"/>
        </w:rPr>
        <w:t xml:space="preserve"> the</w:t>
      </w:r>
      <w:r w:rsidRPr="00F129D3">
        <w:rPr>
          <w:rFonts w:ascii="Times New Roman" w:hAnsi="Times New Roman" w:hint="eastAsia"/>
          <w:sz w:val="24"/>
          <w:szCs w:val="24"/>
        </w:rPr>
        <w:t xml:space="preserve"> domestic lineage. </w:t>
      </w:r>
      <w:r w:rsidRPr="00F129D3">
        <w:rPr>
          <w:rFonts w:ascii="Times New Roman" w:hAnsi="Times New Roman"/>
          <w:sz w:val="24"/>
          <w:szCs w:val="24"/>
        </w:rPr>
        <w:t>“</w:t>
      </w:r>
      <w:r w:rsidRPr="00F129D3">
        <w:rPr>
          <w:rFonts w:ascii="Times New Roman" w:hAnsi="Times New Roman" w:hint="eastAsia"/>
          <w:sz w:val="24"/>
          <w:szCs w:val="24"/>
        </w:rPr>
        <w:t>-A</w:t>
      </w:r>
      <w:r w:rsidRPr="00F129D3">
        <w:rPr>
          <w:rFonts w:ascii="Times New Roman" w:hAnsi="Times New Roman"/>
          <w:sz w:val="24"/>
          <w:szCs w:val="24"/>
        </w:rPr>
        <w:t>”</w:t>
      </w:r>
      <w:r>
        <w:rPr>
          <w:rFonts w:ascii="Times New Roman" w:hAnsi="Times New Roman" w:hint="eastAsia"/>
          <w:sz w:val="24"/>
          <w:szCs w:val="24"/>
        </w:rPr>
        <w:t>,</w:t>
      </w:r>
      <w:r w:rsidRPr="00F129D3">
        <w:rPr>
          <w:rFonts w:ascii="Times New Roman" w:hAnsi="Times New Roman" w:hint="eastAsia"/>
          <w:sz w:val="24"/>
          <w:szCs w:val="24"/>
        </w:rPr>
        <w:t xml:space="preserve"> </w:t>
      </w:r>
      <w:r w:rsidRPr="00F129D3">
        <w:rPr>
          <w:rFonts w:ascii="Times New Roman" w:hAnsi="Times New Roman"/>
          <w:sz w:val="24"/>
          <w:szCs w:val="24"/>
        </w:rPr>
        <w:t>“</w:t>
      </w:r>
      <w:r w:rsidRPr="00F129D3">
        <w:rPr>
          <w:rFonts w:ascii="Times New Roman" w:hAnsi="Times New Roman" w:hint="eastAsia"/>
          <w:sz w:val="24"/>
          <w:szCs w:val="24"/>
        </w:rPr>
        <w:t>-B</w:t>
      </w:r>
      <w:r w:rsidRPr="00F129D3">
        <w:rPr>
          <w:rFonts w:ascii="Times New Roman" w:hAnsi="Times New Roman"/>
          <w:sz w:val="24"/>
          <w:szCs w:val="24"/>
        </w:rPr>
        <w:t>”</w:t>
      </w:r>
      <w:r w:rsidRPr="00F129D3">
        <w:rPr>
          <w:rFonts w:ascii="Times New Roman" w:hAnsi="Times New Roman" w:hint="eastAsia"/>
          <w:sz w:val="24"/>
          <w:szCs w:val="24"/>
        </w:rPr>
        <w:t xml:space="preserve"> represent wild mutation types and domestic mutation types respectively.</w:t>
      </w:r>
      <w:r w:rsidRPr="005D1A47">
        <w:rPr>
          <w:rFonts w:ascii="Times New Roman" w:hAnsi="Times New Roman"/>
          <w:sz w:val="24"/>
          <w:szCs w:val="24"/>
        </w:rPr>
        <w:t xml:space="preserve"> </w:t>
      </w:r>
      <w:r w:rsidRPr="005A4621">
        <w:rPr>
          <w:rFonts w:ascii="Times New Roman" w:hAnsi="Times New Roman"/>
          <w:sz w:val="24"/>
          <w:szCs w:val="24"/>
        </w:rPr>
        <w:t xml:space="preserve">DF1 cells were transfected with recombinant pGL3 luciferase reporter plasmids and luciferase activity </w:t>
      </w:r>
      <w:proofErr w:type="gramStart"/>
      <w:r w:rsidRPr="005A4621">
        <w:rPr>
          <w:rFonts w:ascii="Times New Roman" w:hAnsi="Times New Roman"/>
          <w:sz w:val="24"/>
          <w:szCs w:val="24"/>
        </w:rPr>
        <w:t>was</w:t>
      </w:r>
      <w:proofErr w:type="gramEnd"/>
      <w:r w:rsidRPr="005A4621">
        <w:rPr>
          <w:rFonts w:ascii="Times New Roman" w:hAnsi="Times New Roman"/>
          <w:sz w:val="24"/>
          <w:szCs w:val="24"/>
        </w:rPr>
        <w:t xml:space="preserve"> measured at 24 hours after transfection.</w:t>
      </w:r>
    </w:p>
    <w:bookmarkEnd w:id="196"/>
    <w:bookmarkEnd w:id="199"/>
    <w:p w14:paraId="2B18A4E0" w14:textId="77777777" w:rsidR="00436E20" w:rsidRDefault="00436E20" w:rsidP="00436E20">
      <w:pPr>
        <w:ind w:leftChars="-67" w:left="-134"/>
        <w:rPr>
          <w:rFonts w:ascii="Times New Roman" w:hAnsi="Times New Roman"/>
          <w:sz w:val="24"/>
          <w:szCs w:val="24"/>
        </w:rPr>
      </w:pPr>
      <w:r>
        <w:rPr>
          <w:rFonts w:ascii="Times New Roman" w:hAnsi="Times New Roman"/>
          <w:sz w:val="24"/>
          <w:szCs w:val="24"/>
        </w:rPr>
        <w:object w:dxaOrig="15360" w:dyaOrig="7320" w14:anchorId="142A7DAA">
          <v:shape id="_x0000_i7307" type="#_x0000_t75" style="width:462pt;height:219pt" o:ole="">
            <v:imagedata r:id="rId116" o:title=""/>
          </v:shape>
          <o:OLEObject Type="Embed" ProgID="Acrobat.Document.11" ShapeID="_x0000_i7307" DrawAspect="Content" ObjectID="_1640171716" r:id="rId117"/>
        </w:object>
      </w:r>
    </w:p>
    <w:p w14:paraId="6B79F4F2" w14:textId="77777777" w:rsidR="00436E20" w:rsidRPr="001803CE" w:rsidRDefault="00436E20" w:rsidP="00436E20">
      <w:pPr>
        <w:pStyle w:val="2"/>
        <w:spacing w:before="0" w:after="0"/>
        <w:rPr>
          <w:rFonts w:ascii="Times New Roman" w:hAnsi="Times New Roman"/>
          <w:sz w:val="24"/>
          <w:szCs w:val="24"/>
        </w:rPr>
      </w:pPr>
      <w:bookmarkStart w:id="202" w:name="_Toc486198228"/>
      <w:bookmarkStart w:id="203" w:name="_Toc28603937"/>
      <w:r>
        <w:rPr>
          <w:rFonts w:ascii="Times New Roman" w:hAnsi="Times New Roman"/>
          <w:sz w:val="24"/>
          <w:szCs w:val="24"/>
        </w:rPr>
        <w:t>Fig. S2</w:t>
      </w:r>
      <w:r>
        <w:rPr>
          <w:rFonts w:ascii="Times New Roman" w:hAnsi="Times New Roman" w:hint="eastAsia"/>
          <w:sz w:val="24"/>
          <w:szCs w:val="24"/>
        </w:rPr>
        <w:t>3</w:t>
      </w:r>
      <w:r>
        <w:rPr>
          <w:rFonts w:ascii="Times New Roman" w:hAnsi="Times New Roman"/>
          <w:sz w:val="24"/>
          <w:szCs w:val="24"/>
        </w:rPr>
        <w:t>.</w:t>
      </w:r>
      <w:r w:rsidRPr="001803CE">
        <w:rPr>
          <w:rFonts w:ascii="Times New Roman" w:hAnsi="Times New Roman"/>
          <w:sz w:val="24"/>
          <w:szCs w:val="24"/>
        </w:rPr>
        <w:t xml:space="preserve"> </w:t>
      </w:r>
      <w:bookmarkStart w:id="204" w:name="_Hlk506973908"/>
      <w:r w:rsidRPr="001803CE">
        <w:rPr>
          <w:rFonts w:ascii="Times New Roman" w:hAnsi="Times New Roman"/>
          <w:sz w:val="24"/>
          <w:szCs w:val="24"/>
        </w:rPr>
        <w:t xml:space="preserve">Distribution of </w:t>
      </w:r>
      <w:r w:rsidRPr="00EF59DC">
        <w:rPr>
          <w:rFonts w:ascii="Times New Roman" w:hAnsi="Times New Roman"/>
          <w:i/>
          <w:sz w:val="24"/>
          <w:szCs w:val="24"/>
        </w:rPr>
        <w:t>F</w:t>
      </w:r>
      <w:r w:rsidRPr="00EF59DC">
        <w:rPr>
          <w:rFonts w:ascii="Times New Roman" w:hAnsi="Times New Roman"/>
          <w:i/>
          <w:sz w:val="24"/>
          <w:szCs w:val="24"/>
          <w:vertAlign w:val="subscript"/>
        </w:rPr>
        <w:t>ST</w:t>
      </w:r>
      <w:r>
        <w:rPr>
          <w:rFonts w:ascii="Times New Roman" w:hAnsi="Times New Roman"/>
          <w:sz w:val="24"/>
          <w:szCs w:val="24"/>
          <w:vertAlign w:val="subscript"/>
        </w:rPr>
        <w:t xml:space="preserve"> </w:t>
      </w:r>
      <w:r w:rsidRPr="00E44253">
        <w:rPr>
          <w:rFonts w:ascii="Times New Roman" w:hAnsi="Times New Roman"/>
          <w:sz w:val="24"/>
          <w:szCs w:val="24"/>
        </w:rPr>
        <w:t>(</w:t>
      </w:r>
      <w:r>
        <w:rPr>
          <w:rFonts w:ascii="Times New Roman" w:hAnsi="Times New Roman" w:hint="eastAsia"/>
          <w:sz w:val="24"/>
          <w:szCs w:val="24"/>
        </w:rPr>
        <w:t>fixation index</w:t>
      </w:r>
      <w:r>
        <w:rPr>
          <w:rFonts w:ascii="Times New Roman" w:hAnsi="Times New Roman"/>
          <w:sz w:val="24"/>
          <w:szCs w:val="24"/>
        </w:rPr>
        <w:t>), dxy</w:t>
      </w:r>
      <w:r w:rsidRPr="001803CE">
        <w:rPr>
          <w:rFonts w:ascii="Times New Roman" w:hAnsi="Times New Roman"/>
          <w:sz w:val="24"/>
          <w:szCs w:val="24"/>
        </w:rPr>
        <w:t xml:space="preserve"> and df</w:t>
      </w:r>
      <w:r>
        <w:rPr>
          <w:rFonts w:ascii="Times New Roman" w:hAnsi="Times New Roman"/>
          <w:sz w:val="24"/>
          <w:szCs w:val="24"/>
        </w:rPr>
        <w:t>s</w:t>
      </w:r>
      <w:r w:rsidRPr="001803CE">
        <w:rPr>
          <w:rFonts w:ascii="Times New Roman" w:hAnsi="Times New Roman"/>
          <w:sz w:val="24"/>
          <w:szCs w:val="24"/>
        </w:rPr>
        <w:t xml:space="preserve"> </w:t>
      </w:r>
      <w:r>
        <w:rPr>
          <w:rFonts w:ascii="Times New Roman" w:hAnsi="Times New Roman"/>
          <w:sz w:val="24"/>
          <w:szCs w:val="24"/>
        </w:rPr>
        <w:t>(</w:t>
      </w:r>
      <w:r>
        <w:rPr>
          <w:rFonts w:ascii="Times New Roman" w:hAnsi="Times New Roman" w:hint="eastAsia"/>
          <w:sz w:val="24"/>
          <w:szCs w:val="24"/>
        </w:rPr>
        <w:t>fixed difference sites</w:t>
      </w:r>
      <w:r>
        <w:rPr>
          <w:rFonts w:ascii="Times New Roman" w:hAnsi="Times New Roman"/>
          <w:sz w:val="24"/>
          <w:szCs w:val="24"/>
        </w:rPr>
        <w:t xml:space="preserve">) </w:t>
      </w:r>
      <w:r w:rsidRPr="001803CE">
        <w:rPr>
          <w:rFonts w:ascii="Times New Roman" w:hAnsi="Times New Roman"/>
          <w:sz w:val="24"/>
          <w:szCs w:val="24"/>
        </w:rPr>
        <w:t xml:space="preserve">along </w:t>
      </w:r>
      <w:r>
        <w:rPr>
          <w:rFonts w:ascii="Times New Roman" w:hAnsi="Times New Roman"/>
          <w:sz w:val="24"/>
          <w:szCs w:val="24"/>
        </w:rPr>
        <w:t xml:space="preserve">Beijing duck </w:t>
      </w:r>
      <w:r w:rsidRPr="001803CE">
        <w:rPr>
          <w:rFonts w:ascii="Times New Roman" w:hAnsi="Times New Roman"/>
          <w:sz w:val="24"/>
          <w:szCs w:val="24"/>
        </w:rPr>
        <w:t>scaffolds</w:t>
      </w:r>
      <w:r>
        <w:rPr>
          <w:rFonts w:ascii="Times New Roman" w:hAnsi="Times New Roman"/>
          <w:sz w:val="24"/>
          <w:szCs w:val="24"/>
        </w:rPr>
        <w:t xml:space="preserve"> between mallard duck and spot-billed</w:t>
      </w:r>
      <w:r w:rsidRPr="001803CE">
        <w:rPr>
          <w:rFonts w:ascii="Times New Roman" w:hAnsi="Times New Roman"/>
          <w:sz w:val="24"/>
          <w:szCs w:val="24"/>
        </w:rPr>
        <w:t>.</w:t>
      </w:r>
      <w:bookmarkEnd w:id="202"/>
      <w:bookmarkEnd w:id="203"/>
      <w:bookmarkEnd w:id="204"/>
    </w:p>
    <w:p w14:paraId="40B6E45F" w14:textId="77777777" w:rsidR="00436E20" w:rsidRDefault="00436E20" w:rsidP="00436E20">
      <w:pPr>
        <w:rPr>
          <w:rFonts w:ascii="Times New Roman" w:hAnsi="Times New Roman"/>
          <w:sz w:val="24"/>
          <w:szCs w:val="24"/>
        </w:rPr>
      </w:pPr>
      <w:r w:rsidRPr="000C64E1">
        <w:rPr>
          <w:rFonts w:ascii="Times New Roman" w:hAnsi="Times New Roman"/>
          <w:i/>
          <w:sz w:val="24"/>
          <w:szCs w:val="24"/>
        </w:rPr>
        <w:t>F</w:t>
      </w:r>
      <w:r w:rsidRPr="000C64E1">
        <w:rPr>
          <w:rFonts w:ascii="Times New Roman" w:hAnsi="Times New Roman"/>
          <w:i/>
          <w:sz w:val="24"/>
          <w:szCs w:val="24"/>
          <w:vertAlign w:val="subscript"/>
        </w:rPr>
        <w:t>ST</w:t>
      </w:r>
      <w:r w:rsidRPr="000C64E1">
        <w:rPr>
          <w:rFonts w:ascii="Times New Roman" w:hAnsi="Times New Roman"/>
          <w:i/>
          <w:sz w:val="24"/>
          <w:szCs w:val="24"/>
        </w:rPr>
        <w:t xml:space="preserve"> </w:t>
      </w:r>
      <w:r>
        <w:rPr>
          <w:rFonts w:ascii="Times New Roman" w:hAnsi="Times New Roman"/>
          <w:sz w:val="24"/>
          <w:szCs w:val="24"/>
        </w:rPr>
        <w:t xml:space="preserve">and dfs were counted with 40 kb window by step-size of 20 kb. </w:t>
      </w:r>
      <w:r>
        <w:rPr>
          <w:rFonts w:ascii="Times New Roman" w:hAnsi="Times New Roman" w:hint="eastAsia"/>
          <w:sz w:val="24"/>
          <w:szCs w:val="24"/>
        </w:rPr>
        <w:t xml:space="preserve">The </w:t>
      </w:r>
      <w:r>
        <w:rPr>
          <w:rFonts w:ascii="Times New Roman" w:hAnsi="Times New Roman"/>
          <w:sz w:val="24"/>
          <w:szCs w:val="24"/>
        </w:rPr>
        <w:t>duck scaffolds that is shown in red and arranged at the right most are homologous to chicken Z chromosome and referred as duck Z chromosome.</w:t>
      </w:r>
    </w:p>
    <w:p w14:paraId="4363DF1D" w14:textId="77777777" w:rsidR="00436E20" w:rsidRDefault="00436E20" w:rsidP="00436E20">
      <w:pPr>
        <w:rPr>
          <w:rFonts w:ascii="Times New Roman" w:hAnsi="Times New Roman"/>
          <w:sz w:val="24"/>
          <w:szCs w:val="24"/>
        </w:rPr>
      </w:pPr>
    </w:p>
    <w:p w14:paraId="697323C4" w14:textId="77777777" w:rsidR="00436E20" w:rsidRPr="00C1444F" w:rsidRDefault="00436E20" w:rsidP="00436E20">
      <w:pPr>
        <w:outlineLvl w:val="1"/>
        <w:rPr>
          <w:rFonts w:ascii="Times New Roman" w:hAnsi="Times New Roman"/>
          <w:b/>
          <w:bCs/>
          <w:sz w:val="24"/>
          <w:szCs w:val="24"/>
        </w:rPr>
      </w:pPr>
      <w:bookmarkStart w:id="205" w:name="_Toc28603938"/>
      <w:r w:rsidRPr="00C1444F">
        <w:rPr>
          <w:rFonts w:ascii="Times New Roman" w:hAnsi="Times New Roman"/>
          <w:b/>
          <w:bCs/>
          <w:sz w:val="24"/>
          <w:szCs w:val="24"/>
        </w:rPr>
        <w:t>Fig. S2</w:t>
      </w:r>
      <w:r w:rsidRPr="00C1444F">
        <w:rPr>
          <w:rFonts w:ascii="Times New Roman" w:hAnsi="Times New Roman" w:hint="eastAsia"/>
          <w:b/>
          <w:bCs/>
          <w:sz w:val="24"/>
          <w:szCs w:val="24"/>
        </w:rPr>
        <w:t>4</w:t>
      </w:r>
      <w:r w:rsidRPr="00C1444F">
        <w:rPr>
          <w:rFonts w:ascii="Times New Roman" w:hAnsi="Times New Roman"/>
          <w:b/>
          <w:bCs/>
          <w:sz w:val="24"/>
          <w:szCs w:val="24"/>
        </w:rPr>
        <w:t>.</w:t>
      </w:r>
      <w:r w:rsidRPr="00C1444F">
        <w:rPr>
          <w:rFonts w:ascii="Times New Roman" w:hAnsi="Times New Roman" w:hint="eastAsia"/>
          <w:b/>
          <w:bCs/>
          <w:sz w:val="24"/>
          <w:szCs w:val="24"/>
        </w:rPr>
        <w:t xml:space="preserve"> </w:t>
      </w:r>
      <w:bookmarkStart w:id="206" w:name="_Hlk505378575"/>
      <w:r w:rsidRPr="00C1444F">
        <w:rPr>
          <w:rFonts w:ascii="Times New Roman" w:hAnsi="Times New Roman"/>
          <w:b/>
          <w:bCs/>
          <w:sz w:val="24"/>
          <w:szCs w:val="24"/>
        </w:rPr>
        <w:t>Distribution of Tajima’D, positive end of z</w:t>
      </w:r>
      <w:r w:rsidRPr="00C1444F">
        <w:rPr>
          <w:rFonts w:ascii="Times New Roman" w:hAnsi="Times New Roman"/>
          <w:b/>
          <w:bCs/>
          <w:i/>
          <w:sz w:val="24"/>
          <w:szCs w:val="24"/>
        </w:rPr>
        <w:t>F</w:t>
      </w:r>
      <w:r w:rsidRPr="00C1444F">
        <w:rPr>
          <w:rFonts w:ascii="Times New Roman" w:hAnsi="Times New Roman"/>
          <w:b/>
          <w:bCs/>
          <w:i/>
          <w:sz w:val="24"/>
          <w:szCs w:val="24"/>
          <w:vertAlign w:val="subscript"/>
        </w:rPr>
        <w:t>ST</w:t>
      </w:r>
      <w:r w:rsidRPr="00C1444F">
        <w:rPr>
          <w:rFonts w:ascii="Times New Roman" w:hAnsi="Times New Roman"/>
          <w:b/>
          <w:bCs/>
          <w:sz w:val="24"/>
          <w:szCs w:val="24"/>
        </w:rPr>
        <w:t>, dxy, number of SNPs per window, nucleotide diversity (π) and zHp along scaffolds in ducks</w:t>
      </w:r>
      <w:bookmarkEnd w:id="206"/>
      <w:r w:rsidRPr="00C1444F">
        <w:rPr>
          <w:rFonts w:ascii="Times New Roman" w:hAnsi="Times New Roman"/>
          <w:b/>
          <w:bCs/>
          <w:sz w:val="24"/>
          <w:szCs w:val="24"/>
        </w:rPr>
        <w:t>.</w:t>
      </w:r>
      <w:bookmarkEnd w:id="205"/>
    </w:p>
    <w:p w14:paraId="012FF3F1" w14:textId="77777777" w:rsidR="00436E20" w:rsidRDefault="00436E20" w:rsidP="00436E20">
      <w:pPr>
        <w:rPr>
          <w:rFonts w:ascii="Times New Roman" w:hAnsi="Times New Roman"/>
          <w:sz w:val="24"/>
          <w:szCs w:val="24"/>
        </w:rPr>
      </w:pPr>
      <w:r>
        <w:rPr>
          <w:rFonts w:ascii="Times New Roman" w:hAnsi="Times New Roman"/>
          <w:sz w:val="24"/>
          <w:szCs w:val="24"/>
        </w:rPr>
        <w:t>See “Fig. S23</w:t>
      </w:r>
      <w:r>
        <w:rPr>
          <w:rFonts w:ascii="Times New Roman" w:hAnsi="Times New Roman" w:hint="eastAsia"/>
          <w:sz w:val="24"/>
          <w:szCs w:val="24"/>
        </w:rPr>
        <w:t>.</w:t>
      </w:r>
      <w:r>
        <w:rPr>
          <w:rFonts w:ascii="Times New Roman" w:hAnsi="Times New Roman"/>
          <w:sz w:val="24"/>
          <w:szCs w:val="24"/>
        </w:rPr>
        <w:t>docx”</w:t>
      </w:r>
    </w:p>
    <w:p w14:paraId="27AE20F2" w14:textId="75D7EC0D" w:rsidR="00436E20" w:rsidRDefault="00436E20" w:rsidP="00436E20">
      <w:pPr>
        <w:ind w:leftChars="-67" w:left="-134"/>
        <w:rPr>
          <w:rFonts w:ascii="Times New Roman" w:hAnsi="Times New Roman"/>
          <w:sz w:val="24"/>
          <w:szCs w:val="24"/>
        </w:rPr>
      </w:pPr>
      <w:r w:rsidRPr="00BD682C">
        <w:rPr>
          <w:rFonts w:ascii="Times New Roman" w:hAnsi="Times New Roman"/>
          <w:b/>
          <w:sz w:val="24"/>
          <w:szCs w:val="24"/>
        </w:rPr>
        <w:br w:type="page"/>
      </w:r>
      <w:r w:rsidRPr="00EB1341">
        <w:rPr>
          <w:rFonts w:ascii="Times New Roman" w:hAnsi="Times New Roman"/>
          <w:noProof/>
          <w:sz w:val="24"/>
          <w:szCs w:val="24"/>
        </w:rPr>
        <w:lastRenderedPageBreak/>
        <w:drawing>
          <wp:inline distT="0" distB="0" distL="0" distR="0" wp14:anchorId="3D239988" wp14:editId="6E4C07E6">
            <wp:extent cx="5274310" cy="2590165"/>
            <wp:effectExtent l="0" t="0" r="2540" b="63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274310" cy="2590165"/>
                    </a:xfrm>
                    <a:prstGeom prst="rect">
                      <a:avLst/>
                    </a:prstGeom>
                    <a:noFill/>
                    <a:ln>
                      <a:noFill/>
                    </a:ln>
                  </pic:spPr>
                </pic:pic>
              </a:graphicData>
            </a:graphic>
          </wp:inline>
        </w:drawing>
      </w:r>
    </w:p>
    <w:p w14:paraId="5E32A6D3" w14:textId="77777777" w:rsidR="00436E20" w:rsidRDefault="00436E20" w:rsidP="00436E20">
      <w:pPr>
        <w:outlineLvl w:val="1"/>
        <w:rPr>
          <w:rFonts w:ascii="Times New Roman" w:eastAsia="等线 Light" w:hAnsi="Times New Roman"/>
          <w:b/>
          <w:bCs/>
          <w:sz w:val="24"/>
          <w:szCs w:val="24"/>
        </w:rPr>
      </w:pPr>
      <w:bookmarkStart w:id="207" w:name="_Toc28603939"/>
      <w:r w:rsidRPr="00EB1341">
        <w:rPr>
          <w:rFonts w:ascii="Times New Roman" w:eastAsia="等线 Light" w:hAnsi="Times New Roman"/>
          <w:b/>
          <w:bCs/>
          <w:sz w:val="24"/>
          <w:szCs w:val="24"/>
        </w:rPr>
        <w:t>Fig. S</w:t>
      </w:r>
      <w:r w:rsidRPr="00EB1341">
        <w:rPr>
          <w:rFonts w:ascii="Times New Roman" w:eastAsia="等线 Light" w:hAnsi="Times New Roman" w:hint="eastAsia"/>
          <w:b/>
          <w:bCs/>
          <w:sz w:val="24"/>
          <w:szCs w:val="24"/>
        </w:rPr>
        <w:t>2</w:t>
      </w:r>
      <w:r>
        <w:rPr>
          <w:rFonts w:ascii="Times New Roman" w:eastAsia="等线 Light" w:hAnsi="Times New Roman" w:hint="eastAsia"/>
          <w:b/>
          <w:bCs/>
          <w:sz w:val="24"/>
          <w:szCs w:val="24"/>
        </w:rPr>
        <w:t>5</w:t>
      </w:r>
      <w:r w:rsidRPr="00EB1341">
        <w:rPr>
          <w:rFonts w:ascii="Times New Roman" w:eastAsia="等线 Light" w:hAnsi="Times New Roman"/>
          <w:b/>
          <w:bCs/>
          <w:sz w:val="24"/>
          <w:szCs w:val="24"/>
        </w:rPr>
        <w:t xml:space="preserve">. </w:t>
      </w:r>
      <w:r w:rsidRPr="00EB1341">
        <w:rPr>
          <w:rFonts w:ascii="Times New Roman" w:eastAsia="等线 Light" w:hAnsi="Times New Roman" w:hint="eastAsia"/>
          <w:b/>
          <w:bCs/>
          <w:sz w:val="24"/>
          <w:szCs w:val="24"/>
        </w:rPr>
        <w:t xml:space="preserve">Distribution of </w:t>
      </w:r>
      <w:r w:rsidRPr="00EB1341">
        <w:rPr>
          <w:rFonts w:ascii="Times New Roman" w:eastAsia="等线 Light" w:hAnsi="Times New Roman" w:hint="eastAsia"/>
          <w:b/>
          <w:bCs/>
          <w:i/>
          <w:sz w:val="24"/>
          <w:szCs w:val="24"/>
        </w:rPr>
        <w:t>F</w:t>
      </w:r>
      <w:r w:rsidRPr="00AA162A">
        <w:rPr>
          <w:rFonts w:ascii="Times New Roman" w:eastAsia="等线 Light" w:hAnsi="Times New Roman"/>
          <w:b/>
          <w:bCs/>
          <w:sz w:val="24"/>
          <w:szCs w:val="24"/>
          <w:vertAlign w:val="subscript"/>
        </w:rPr>
        <w:t>ST</w:t>
      </w:r>
      <w:r w:rsidRPr="00EB1341">
        <w:rPr>
          <w:rFonts w:ascii="Times New Roman" w:eastAsia="等线 Light" w:hAnsi="Times New Roman" w:hint="eastAsia"/>
          <w:b/>
          <w:bCs/>
          <w:sz w:val="24"/>
          <w:szCs w:val="24"/>
        </w:rPr>
        <w:t xml:space="preserve"> between </w:t>
      </w:r>
      <w:r w:rsidRPr="00EB1341">
        <w:rPr>
          <w:rFonts w:ascii="Times New Roman" w:eastAsia="等线 Light" w:hAnsi="Times New Roman"/>
          <w:b/>
          <w:bCs/>
          <w:sz w:val="24"/>
          <w:szCs w:val="24"/>
        </w:rPr>
        <w:t xml:space="preserve">the </w:t>
      </w:r>
      <w:r w:rsidRPr="00EB1341">
        <w:rPr>
          <w:rFonts w:ascii="Times New Roman" w:eastAsia="等线 Light" w:hAnsi="Times New Roman" w:hint="eastAsia"/>
          <w:b/>
          <w:bCs/>
          <w:sz w:val="24"/>
          <w:szCs w:val="24"/>
        </w:rPr>
        <w:t>wild and</w:t>
      </w:r>
      <w:r w:rsidRPr="00EB1341">
        <w:rPr>
          <w:rFonts w:ascii="Times New Roman" w:eastAsia="等线 Light" w:hAnsi="Times New Roman"/>
          <w:b/>
          <w:bCs/>
          <w:sz w:val="24"/>
          <w:szCs w:val="24"/>
        </w:rPr>
        <w:t xml:space="preserve"> the</w:t>
      </w:r>
      <w:r w:rsidRPr="00EB1341">
        <w:rPr>
          <w:rFonts w:ascii="Times New Roman" w:eastAsia="等线 Light" w:hAnsi="Times New Roman" w:hint="eastAsia"/>
          <w:b/>
          <w:bCs/>
          <w:sz w:val="24"/>
          <w:szCs w:val="24"/>
        </w:rPr>
        <w:t xml:space="preserve"> domestic </w:t>
      </w:r>
      <w:r w:rsidRPr="00EB1341">
        <w:rPr>
          <w:rFonts w:ascii="Times New Roman" w:eastAsia="等线 Light" w:hAnsi="Times New Roman"/>
          <w:b/>
          <w:bCs/>
          <w:sz w:val="24"/>
          <w:szCs w:val="24"/>
        </w:rPr>
        <w:t xml:space="preserve">duck </w:t>
      </w:r>
      <w:r w:rsidRPr="00EB1341">
        <w:rPr>
          <w:rFonts w:ascii="Times New Roman" w:eastAsia="等线 Light" w:hAnsi="Times New Roman" w:hint="eastAsia"/>
          <w:b/>
          <w:bCs/>
          <w:sz w:val="24"/>
          <w:szCs w:val="24"/>
        </w:rPr>
        <w:t xml:space="preserve">lineage, and Hp in </w:t>
      </w:r>
      <w:r w:rsidRPr="00EB1341">
        <w:rPr>
          <w:rFonts w:ascii="Times New Roman" w:eastAsia="等线 Light" w:hAnsi="Times New Roman"/>
          <w:b/>
          <w:bCs/>
          <w:sz w:val="24"/>
          <w:szCs w:val="24"/>
        </w:rPr>
        <w:t xml:space="preserve">the </w:t>
      </w:r>
      <w:r w:rsidRPr="00EB1341">
        <w:rPr>
          <w:rFonts w:ascii="Times New Roman" w:eastAsia="等线 Light" w:hAnsi="Times New Roman" w:hint="eastAsia"/>
          <w:b/>
          <w:bCs/>
          <w:sz w:val="24"/>
          <w:szCs w:val="24"/>
        </w:rPr>
        <w:t xml:space="preserve">domestic </w:t>
      </w:r>
      <w:r w:rsidRPr="00EB1341">
        <w:rPr>
          <w:rFonts w:ascii="Times New Roman" w:eastAsia="等线 Light" w:hAnsi="Times New Roman"/>
          <w:b/>
          <w:bCs/>
          <w:sz w:val="24"/>
          <w:szCs w:val="24"/>
        </w:rPr>
        <w:t xml:space="preserve">duck </w:t>
      </w:r>
      <w:r w:rsidRPr="00EB1341">
        <w:rPr>
          <w:rFonts w:ascii="Times New Roman" w:eastAsia="等线 Light" w:hAnsi="Times New Roman" w:hint="eastAsia"/>
          <w:b/>
          <w:bCs/>
          <w:sz w:val="24"/>
          <w:szCs w:val="24"/>
        </w:rPr>
        <w:t>lineage.</w:t>
      </w:r>
      <w:bookmarkEnd w:id="207"/>
      <w:r>
        <w:rPr>
          <w:rFonts w:ascii="Times New Roman" w:eastAsia="等线 Light" w:hAnsi="Times New Roman"/>
          <w:b/>
          <w:bCs/>
          <w:sz w:val="24"/>
          <w:szCs w:val="24"/>
        </w:rPr>
        <w:t xml:space="preserve"> </w:t>
      </w:r>
    </w:p>
    <w:p w14:paraId="5836D9DC" w14:textId="77777777" w:rsidR="00436E20" w:rsidRPr="00EB1341" w:rsidRDefault="00436E20" w:rsidP="00436E20">
      <w:pPr>
        <w:outlineLvl w:val="1"/>
        <w:rPr>
          <w:rFonts w:ascii="Times New Roman" w:eastAsia="等线 Light" w:hAnsi="Times New Roman"/>
          <w:b/>
          <w:bCs/>
          <w:sz w:val="24"/>
          <w:szCs w:val="24"/>
        </w:rPr>
      </w:pPr>
      <w:bookmarkStart w:id="208" w:name="_Toc28603940"/>
      <w:r w:rsidRPr="00214C5F">
        <w:rPr>
          <w:rFonts w:ascii="Times New Roman" w:eastAsia="等线 Light" w:hAnsi="Times New Roman"/>
          <w:bCs/>
          <w:sz w:val="24"/>
          <w:szCs w:val="24"/>
        </w:rPr>
        <w:t xml:space="preserve">Both </w:t>
      </w:r>
      <w:r w:rsidRPr="00214C5F">
        <w:rPr>
          <w:rFonts w:ascii="Times New Roman" w:eastAsia="等线 Light" w:hAnsi="Times New Roman"/>
          <w:bCs/>
          <w:i/>
          <w:sz w:val="24"/>
          <w:szCs w:val="24"/>
        </w:rPr>
        <w:t>F</w:t>
      </w:r>
      <w:r w:rsidRPr="00214C5F">
        <w:rPr>
          <w:rFonts w:ascii="Times New Roman" w:eastAsia="等线 Light" w:hAnsi="Times New Roman"/>
          <w:bCs/>
          <w:sz w:val="24"/>
          <w:szCs w:val="24"/>
          <w:vertAlign w:val="subscript"/>
        </w:rPr>
        <w:t>ST</w:t>
      </w:r>
      <w:r w:rsidRPr="00214C5F">
        <w:rPr>
          <w:rFonts w:ascii="Times New Roman" w:eastAsia="等线 Light" w:hAnsi="Times New Roman"/>
          <w:bCs/>
          <w:sz w:val="24"/>
          <w:szCs w:val="24"/>
        </w:rPr>
        <w:t xml:space="preserve"> and Hp were calculated in a 40 kb window with a sliding size of 20 </w:t>
      </w:r>
      <w:r w:rsidRPr="00214C5F">
        <w:rPr>
          <w:rFonts w:ascii="Times New Roman" w:eastAsia="等线 Light" w:hAnsi="Times New Roman" w:hint="eastAsia"/>
          <w:bCs/>
          <w:sz w:val="24"/>
          <w:szCs w:val="24"/>
        </w:rPr>
        <w:t>kb</w:t>
      </w:r>
      <w:r w:rsidRPr="00214C5F">
        <w:rPr>
          <w:rFonts w:ascii="Times New Roman" w:eastAsia="等线 Light" w:hAnsi="Times New Roman"/>
          <w:bCs/>
          <w:sz w:val="24"/>
          <w:szCs w:val="24"/>
        </w:rPr>
        <w:t xml:space="preserve"> along scaffolds </w:t>
      </w:r>
      <w:r w:rsidRPr="00214C5F">
        <w:rPr>
          <w:rFonts w:ascii="Times New Roman" w:eastAsia="等线 Light" w:hAnsi="Times New Roman" w:hint="eastAsia"/>
          <w:bCs/>
          <w:sz w:val="24"/>
          <w:szCs w:val="24"/>
        </w:rPr>
        <w:t>that</w:t>
      </w:r>
      <w:r w:rsidRPr="00214C5F">
        <w:rPr>
          <w:rFonts w:ascii="Times New Roman" w:eastAsia="等线 Light" w:hAnsi="Times New Roman"/>
          <w:bCs/>
          <w:sz w:val="24"/>
          <w:szCs w:val="24"/>
        </w:rPr>
        <w:t xml:space="preserve"> are arranged according their alignment to chicken autosomes and sex-chromosomes.</w:t>
      </w:r>
      <w:bookmarkEnd w:id="208"/>
    </w:p>
    <w:p w14:paraId="4B50AFFA" w14:textId="77777777" w:rsidR="00436E20" w:rsidRPr="00BD682C" w:rsidRDefault="00436E20" w:rsidP="00436E20">
      <w:pPr>
        <w:outlineLvl w:val="1"/>
        <w:rPr>
          <w:rFonts w:ascii="Times New Roman" w:hAnsi="Times New Roman"/>
          <w:b/>
          <w:sz w:val="24"/>
          <w:szCs w:val="24"/>
        </w:rPr>
      </w:pPr>
    </w:p>
    <w:p w14:paraId="717BE89A" w14:textId="15C71B82" w:rsidR="00436E20" w:rsidRDefault="00436E20" w:rsidP="00436E20">
      <w:pPr>
        <w:rPr>
          <w:rFonts w:ascii="Times New Roman" w:hAnsi="Times New Roman"/>
          <w:sz w:val="24"/>
          <w:szCs w:val="24"/>
        </w:rPr>
      </w:pPr>
      <w:r w:rsidRPr="00EB1341">
        <w:rPr>
          <w:rFonts w:ascii="Times New Roman" w:hAnsi="Times New Roman"/>
          <w:noProof/>
          <w:sz w:val="24"/>
          <w:szCs w:val="24"/>
        </w:rPr>
        <w:lastRenderedPageBreak/>
        <w:drawing>
          <wp:inline distT="0" distB="0" distL="0" distR="0" wp14:anchorId="19C5C7C8" wp14:editId="00E96B54">
            <wp:extent cx="2609850" cy="2867025"/>
            <wp:effectExtent l="0" t="0" r="0" b="952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6"/>
                    <pic:cNvPicPr>
                      <a:picLocks noChangeAspect="1" noChangeArrowheads="1"/>
                    </pic:cNvPicPr>
                  </pic:nvPicPr>
                  <pic:blipFill>
                    <a:blip r:embed="rId119">
                      <a:extLst>
                        <a:ext uri="{28A0092B-C50C-407E-A947-70E740481C1C}">
                          <a14:useLocalDpi xmlns:a14="http://schemas.microsoft.com/office/drawing/2010/main" val="0"/>
                        </a:ext>
                      </a:extLst>
                    </a:blip>
                    <a:srcRect l="2" t="3877" r="11716" b="5263"/>
                    <a:stretch>
                      <a:fillRect/>
                    </a:stretch>
                  </pic:blipFill>
                  <pic:spPr bwMode="auto">
                    <a:xfrm>
                      <a:off x="0" y="0"/>
                      <a:ext cx="2609850" cy="2867025"/>
                    </a:xfrm>
                    <a:prstGeom prst="rect">
                      <a:avLst/>
                    </a:prstGeom>
                    <a:noFill/>
                    <a:ln>
                      <a:noFill/>
                    </a:ln>
                  </pic:spPr>
                </pic:pic>
              </a:graphicData>
            </a:graphic>
          </wp:inline>
        </w:drawing>
      </w:r>
      <w:r w:rsidRPr="00EB1341">
        <w:rPr>
          <w:rFonts w:ascii="Times New Roman" w:hAnsi="Times New Roman"/>
          <w:noProof/>
          <w:sz w:val="24"/>
          <w:szCs w:val="24"/>
        </w:rPr>
        <w:drawing>
          <wp:inline distT="0" distB="0" distL="0" distR="0" wp14:anchorId="538E012C" wp14:editId="748F7801">
            <wp:extent cx="2609850" cy="2943225"/>
            <wp:effectExtent l="0" t="0" r="0" b="952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1"/>
                    <pic:cNvPicPr>
                      <a:picLocks noChangeAspect="1" noChangeArrowheads="1"/>
                    </pic:cNvPicPr>
                  </pic:nvPicPr>
                  <pic:blipFill>
                    <a:blip r:embed="rId120">
                      <a:extLst>
                        <a:ext uri="{28A0092B-C50C-407E-A947-70E740481C1C}">
                          <a14:useLocalDpi xmlns:a14="http://schemas.microsoft.com/office/drawing/2010/main" val="0"/>
                        </a:ext>
                      </a:extLst>
                    </a:blip>
                    <a:srcRect r="9142" b="3835"/>
                    <a:stretch>
                      <a:fillRect/>
                    </a:stretch>
                  </pic:blipFill>
                  <pic:spPr bwMode="auto">
                    <a:xfrm>
                      <a:off x="0" y="0"/>
                      <a:ext cx="2609850" cy="2943225"/>
                    </a:xfrm>
                    <a:prstGeom prst="rect">
                      <a:avLst/>
                    </a:prstGeom>
                    <a:noFill/>
                    <a:ln>
                      <a:noFill/>
                    </a:ln>
                  </pic:spPr>
                </pic:pic>
              </a:graphicData>
            </a:graphic>
          </wp:inline>
        </w:drawing>
      </w:r>
      <w:r w:rsidRPr="00EB1341">
        <w:rPr>
          <w:rFonts w:ascii="Times New Roman" w:hAnsi="Times New Roman"/>
          <w:noProof/>
          <w:sz w:val="24"/>
          <w:szCs w:val="24"/>
        </w:rPr>
        <w:drawing>
          <wp:inline distT="0" distB="0" distL="0" distR="0" wp14:anchorId="09CFD3B3" wp14:editId="67E61B2F">
            <wp:extent cx="2657475" cy="2609850"/>
            <wp:effectExtent l="0" t="0" r="9525"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5"/>
                    <pic:cNvPicPr>
                      <a:picLocks noChangeAspect="1" noChangeArrowheads="1"/>
                    </pic:cNvPicPr>
                  </pic:nvPicPr>
                  <pic:blipFill>
                    <a:blip r:embed="rId121">
                      <a:extLst>
                        <a:ext uri="{28A0092B-C50C-407E-A947-70E740481C1C}">
                          <a14:useLocalDpi xmlns:a14="http://schemas.microsoft.com/office/drawing/2010/main" val="0"/>
                        </a:ext>
                      </a:extLst>
                    </a:blip>
                    <a:srcRect l="-2" t="4083" r="5119" b="2451"/>
                    <a:stretch>
                      <a:fillRect/>
                    </a:stretch>
                  </pic:blipFill>
                  <pic:spPr bwMode="auto">
                    <a:xfrm>
                      <a:off x="0" y="0"/>
                      <a:ext cx="2657475" cy="2609850"/>
                    </a:xfrm>
                    <a:prstGeom prst="rect">
                      <a:avLst/>
                    </a:prstGeom>
                    <a:noFill/>
                    <a:ln>
                      <a:noFill/>
                    </a:ln>
                  </pic:spPr>
                </pic:pic>
              </a:graphicData>
            </a:graphic>
          </wp:inline>
        </w:drawing>
      </w:r>
      <w:r w:rsidRPr="00EB1341">
        <w:rPr>
          <w:rFonts w:ascii="Times New Roman" w:hAnsi="Times New Roman"/>
          <w:noProof/>
          <w:sz w:val="24"/>
          <w:szCs w:val="24"/>
        </w:rPr>
        <w:drawing>
          <wp:inline distT="0" distB="0" distL="0" distR="0" wp14:anchorId="04F91DEC" wp14:editId="2E26DD08">
            <wp:extent cx="2524125" cy="2600325"/>
            <wp:effectExtent l="0" t="0" r="9525" b="952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4"/>
                    <pic:cNvPicPr>
                      <a:picLocks noChangeAspect="1" noChangeArrowheads="1"/>
                    </pic:cNvPicPr>
                  </pic:nvPicPr>
                  <pic:blipFill>
                    <a:blip r:embed="rId122">
                      <a:extLst>
                        <a:ext uri="{28A0092B-C50C-407E-A947-70E740481C1C}">
                          <a14:useLocalDpi xmlns:a14="http://schemas.microsoft.com/office/drawing/2010/main" val="0"/>
                        </a:ext>
                      </a:extLst>
                    </a:blip>
                    <a:srcRect r="5727" b="2910"/>
                    <a:stretch>
                      <a:fillRect/>
                    </a:stretch>
                  </pic:blipFill>
                  <pic:spPr bwMode="auto">
                    <a:xfrm>
                      <a:off x="0" y="0"/>
                      <a:ext cx="2524125" cy="2600325"/>
                    </a:xfrm>
                    <a:prstGeom prst="rect">
                      <a:avLst/>
                    </a:prstGeom>
                    <a:noFill/>
                    <a:ln>
                      <a:noFill/>
                    </a:ln>
                  </pic:spPr>
                </pic:pic>
              </a:graphicData>
            </a:graphic>
          </wp:inline>
        </w:drawing>
      </w:r>
      <w:bookmarkStart w:id="209" w:name="_Toc482798092"/>
      <w:r w:rsidRPr="000079AC">
        <w:rPr>
          <w:rFonts w:ascii="Times New Roman" w:hAnsi="Times New Roman"/>
          <w:sz w:val="24"/>
          <w:szCs w:val="24"/>
        </w:rPr>
        <w:t xml:space="preserve"> </w:t>
      </w:r>
    </w:p>
    <w:p w14:paraId="39975388" w14:textId="77777777" w:rsidR="00436E20" w:rsidRPr="000079AC" w:rsidRDefault="00436E20" w:rsidP="00436E20">
      <w:pPr>
        <w:outlineLvl w:val="1"/>
        <w:rPr>
          <w:rFonts w:ascii="Times New Roman" w:hAnsi="Times New Roman"/>
          <w:sz w:val="24"/>
          <w:szCs w:val="24"/>
        </w:rPr>
      </w:pPr>
      <w:bookmarkStart w:id="210" w:name="_Toc28603941"/>
      <w:r w:rsidRPr="00EB1341">
        <w:rPr>
          <w:rFonts w:ascii="Times New Roman" w:eastAsia="等线 Light" w:hAnsi="Times New Roman"/>
          <w:b/>
          <w:bCs/>
          <w:sz w:val="24"/>
          <w:szCs w:val="24"/>
        </w:rPr>
        <w:t>Fig. S2</w:t>
      </w:r>
      <w:r>
        <w:rPr>
          <w:rFonts w:ascii="Times New Roman" w:eastAsia="等线 Light" w:hAnsi="Times New Roman" w:hint="eastAsia"/>
          <w:b/>
          <w:bCs/>
          <w:sz w:val="24"/>
          <w:szCs w:val="24"/>
        </w:rPr>
        <w:t>6</w:t>
      </w:r>
      <w:r w:rsidRPr="00EB1341">
        <w:rPr>
          <w:rFonts w:ascii="Times New Roman" w:eastAsia="等线 Light" w:hAnsi="Times New Roman"/>
          <w:b/>
          <w:bCs/>
          <w:sz w:val="24"/>
          <w:szCs w:val="24"/>
        </w:rPr>
        <w:t xml:space="preserve">. </w:t>
      </w:r>
      <w:r w:rsidRPr="00EB1341">
        <w:rPr>
          <w:rFonts w:ascii="Times New Roman" w:eastAsia="等线 Light" w:hAnsi="Times New Roman" w:hint="eastAsia"/>
          <w:b/>
          <w:bCs/>
          <w:sz w:val="24"/>
          <w:szCs w:val="24"/>
        </w:rPr>
        <w:t xml:space="preserve">Distribution of </w:t>
      </w:r>
      <w:r w:rsidRPr="00EB1341">
        <w:rPr>
          <w:rFonts w:ascii="Times New Roman" w:eastAsia="等线 Light" w:hAnsi="Times New Roman" w:hint="eastAsia"/>
          <w:b/>
          <w:bCs/>
          <w:i/>
          <w:sz w:val="24"/>
          <w:szCs w:val="24"/>
        </w:rPr>
        <w:t>F</w:t>
      </w:r>
      <w:r w:rsidRPr="00EB1341">
        <w:rPr>
          <w:rFonts w:ascii="Times New Roman" w:eastAsia="等线 Light" w:hAnsi="Times New Roman"/>
          <w:b/>
          <w:bCs/>
          <w:i/>
          <w:sz w:val="24"/>
          <w:szCs w:val="24"/>
          <w:vertAlign w:val="subscript"/>
        </w:rPr>
        <w:t>ST</w:t>
      </w:r>
      <w:r w:rsidRPr="00EB1341">
        <w:rPr>
          <w:rFonts w:ascii="Times New Roman" w:eastAsia="等线 Light" w:hAnsi="Times New Roman" w:hint="eastAsia"/>
          <w:b/>
          <w:bCs/>
          <w:sz w:val="24"/>
          <w:szCs w:val="24"/>
        </w:rPr>
        <w:t>/z</w:t>
      </w:r>
      <w:r w:rsidRPr="00EB1341">
        <w:rPr>
          <w:rFonts w:ascii="Times New Roman" w:eastAsia="等线 Light" w:hAnsi="Times New Roman" w:hint="eastAsia"/>
          <w:b/>
          <w:bCs/>
          <w:i/>
          <w:sz w:val="24"/>
          <w:szCs w:val="24"/>
        </w:rPr>
        <w:t>F</w:t>
      </w:r>
      <w:r w:rsidRPr="00EB1341">
        <w:rPr>
          <w:rFonts w:ascii="Times New Roman" w:eastAsia="等线 Light" w:hAnsi="Times New Roman" w:hint="eastAsia"/>
          <w:b/>
          <w:bCs/>
          <w:i/>
          <w:sz w:val="24"/>
          <w:szCs w:val="24"/>
          <w:vertAlign w:val="subscript"/>
        </w:rPr>
        <w:t>ST</w:t>
      </w:r>
      <w:r w:rsidRPr="00EB1341">
        <w:rPr>
          <w:rFonts w:ascii="Times New Roman" w:eastAsia="等线 Light" w:hAnsi="Times New Roman" w:hint="eastAsia"/>
          <w:b/>
          <w:bCs/>
          <w:sz w:val="24"/>
          <w:szCs w:val="24"/>
        </w:rPr>
        <w:t xml:space="preserve"> between </w:t>
      </w:r>
      <w:r w:rsidRPr="00EB1341">
        <w:rPr>
          <w:rFonts w:ascii="Times New Roman" w:eastAsia="等线 Light" w:hAnsi="Times New Roman"/>
          <w:b/>
          <w:bCs/>
          <w:sz w:val="24"/>
          <w:szCs w:val="24"/>
        </w:rPr>
        <w:t xml:space="preserve">the </w:t>
      </w:r>
      <w:r w:rsidRPr="00EB1341">
        <w:rPr>
          <w:rFonts w:ascii="Times New Roman" w:eastAsia="等线 Light" w:hAnsi="Times New Roman" w:hint="eastAsia"/>
          <w:b/>
          <w:bCs/>
          <w:sz w:val="24"/>
          <w:szCs w:val="24"/>
        </w:rPr>
        <w:t xml:space="preserve">wild and </w:t>
      </w:r>
      <w:r w:rsidRPr="00EB1341">
        <w:rPr>
          <w:rFonts w:ascii="Times New Roman" w:eastAsia="等线 Light" w:hAnsi="Times New Roman"/>
          <w:b/>
          <w:bCs/>
          <w:sz w:val="24"/>
          <w:szCs w:val="24"/>
        </w:rPr>
        <w:t xml:space="preserve">the </w:t>
      </w:r>
      <w:r w:rsidRPr="00EB1341">
        <w:rPr>
          <w:rFonts w:ascii="Times New Roman" w:eastAsia="等线 Light" w:hAnsi="Times New Roman" w:hint="eastAsia"/>
          <w:b/>
          <w:bCs/>
          <w:sz w:val="24"/>
          <w:szCs w:val="24"/>
        </w:rPr>
        <w:t>domestic</w:t>
      </w:r>
      <w:r w:rsidRPr="00EB1341">
        <w:rPr>
          <w:rFonts w:ascii="Times New Roman" w:eastAsia="等线 Light" w:hAnsi="Times New Roman"/>
          <w:b/>
          <w:bCs/>
          <w:sz w:val="24"/>
          <w:szCs w:val="24"/>
        </w:rPr>
        <w:t xml:space="preserve"> duck</w:t>
      </w:r>
      <w:r w:rsidRPr="00EB1341">
        <w:rPr>
          <w:rFonts w:ascii="Times New Roman" w:eastAsia="等线 Light" w:hAnsi="Times New Roman" w:hint="eastAsia"/>
          <w:b/>
          <w:bCs/>
          <w:sz w:val="24"/>
          <w:szCs w:val="24"/>
        </w:rPr>
        <w:t xml:space="preserve"> lineage.</w:t>
      </w:r>
      <w:bookmarkEnd w:id="209"/>
      <w:bookmarkEnd w:id="210"/>
    </w:p>
    <w:p w14:paraId="7D6C5E58" w14:textId="201041B4" w:rsidR="00436E20" w:rsidRDefault="00436E20" w:rsidP="00436E20">
      <w:pPr>
        <w:rPr>
          <w:rFonts w:ascii="Times New Roman" w:hAnsi="Times New Roman"/>
          <w:sz w:val="24"/>
          <w:szCs w:val="24"/>
        </w:rPr>
      </w:pPr>
      <w:r w:rsidRPr="00EB1341">
        <w:rPr>
          <w:rFonts w:ascii="Times New Roman" w:hAnsi="Times New Roman"/>
          <w:noProof/>
          <w:sz w:val="24"/>
          <w:szCs w:val="24"/>
        </w:rPr>
        <w:lastRenderedPageBreak/>
        <w:drawing>
          <wp:inline distT="0" distB="0" distL="0" distR="0" wp14:anchorId="63FD9A6F" wp14:editId="13D9A80A">
            <wp:extent cx="2543175" cy="2819400"/>
            <wp:effectExtent l="0" t="0" r="952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6"/>
                    <pic:cNvPicPr>
                      <a:picLocks noChangeAspect="1" noChangeArrowheads="1"/>
                    </pic:cNvPicPr>
                  </pic:nvPicPr>
                  <pic:blipFill>
                    <a:blip r:embed="rId123">
                      <a:extLst>
                        <a:ext uri="{28A0092B-C50C-407E-A947-70E740481C1C}">
                          <a14:useLocalDpi xmlns:a14="http://schemas.microsoft.com/office/drawing/2010/main" val="0"/>
                        </a:ext>
                      </a:extLst>
                    </a:blip>
                    <a:srcRect r="7317" b="4269"/>
                    <a:stretch>
                      <a:fillRect/>
                    </a:stretch>
                  </pic:blipFill>
                  <pic:spPr bwMode="auto">
                    <a:xfrm>
                      <a:off x="0" y="0"/>
                      <a:ext cx="2543175" cy="2819400"/>
                    </a:xfrm>
                    <a:prstGeom prst="rect">
                      <a:avLst/>
                    </a:prstGeom>
                    <a:noFill/>
                    <a:ln>
                      <a:noFill/>
                    </a:ln>
                  </pic:spPr>
                </pic:pic>
              </a:graphicData>
            </a:graphic>
          </wp:inline>
        </w:drawing>
      </w:r>
      <w:r w:rsidRPr="00EB1341">
        <w:rPr>
          <w:rFonts w:ascii="Times New Roman" w:hAnsi="Times New Roman"/>
          <w:noProof/>
          <w:sz w:val="24"/>
          <w:szCs w:val="24"/>
        </w:rPr>
        <w:drawing>
          <wp:inline distT="0" distB="0" distL="0" distR="0" wp14:anchorId="131A7AE7" wp14:editId="3EEE0643">
            <wp:extent cx="2543175" cy="2971800"/>
            <wp:effectExtent l="0" t="0" r="9525"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7"/>
                    <pic:cNvPicPr>
                      <a:picLocks noChangeAspect="1" noChangeArrowheads="1"/>
                    </pic:cNvPicPr>
                  </pic:nvPicPr>
                  <pic:blipFill>
                    <a:blip r:embed="rId124">
                      <a:extLst>
                        <a:ext uri="{28A0092B-C50C-407E-A947-70E740481C1C}">
                          <a14:useLocalDpi xmlns:a14="http://schemas.microsoft.com/office/drawing/2010/main" val="0"/>
                        </a:ext>
                      </a:extLst>
                    </a:blip>
                    <a:srcRect t="-2" r="10857" b="3024"/>
                    <a:stretch>
                      <a:fillRect/>
                    </a:stretch>
                  </pic:blipFill>
                  <pic:spPr bwMode="auto">
                    <a:xfrm>
                      <a:off x="0" y="0"/>
                      <a:ext cx="2543175" cy="2971800"/>
                    </a:xfrm>
                    <a:prstGeom prst="rect">
                      <a:avLst/>
                    </a:prstGeom>
                    <a:noFill/>
                    <a:ln>
                      <a:noFill/>
                    </a:ln>
                  </pic:spPr>
                </pic:pic>
              </a:graphicData>
            </a:graphic>
          </wp:inline>
        </w:drawing>
      </w:r>
      <w:r w:rsidRPr="00EB1341">
        <w:rPr>
          <w:rFonts w:ascii="Times New Roman" w:hAnsi="Times New Roman"/>
          <w:noProof/>
          <w:sz w:val="24"/>
          <w:szCs w:val="24"/>
        </w:rPr>
        <w:drawing>
          <wp:inline distT="0" distB="0" distL="0" distR="0" wp14:anchorId="79E9BCF1" wp14:editId="72A4A7AC">
            <wp:extent cx="2638425" cy="2790825"/>
            <wp:effectExtent l="0" t="0" r="9525" b="952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8"/>
                    <pic:cNvPicPr>
                      <a:picLocks noChangeAspect="1" noChangeArrowheads="1"/>
                    </pic:cNvPicPr>
                  </pic:nvPicPr>
                  <pic:blipFill>
                    <a:blip r:embed="rId125">
                      <a:extLst>
                        <a:ext uri="{28A0092B-C50C-407E-A947-70E740481C1C}">
                          <a14:useLocalDpi xmlns:a14="http://schemas.microsoft.com/office/drawing/2010/main" val="0"/>
                        </a:ext>
                      </a:extLst>
                    </a:blip>
                    <a:srcRect r="8510" b="2934"/>
                    <a:stretch>
                      <a:fillRect/>
                    </a:stretch>
                  </pic:blipFill>
                  <pic:spPr bwMode="auto">
                    <a:xfrm>
                      <a:off x="0" y="0"/>
                      <a:ext cx="2638425" cy="2790825"/>
                    </a:xfrm>
                    <a:prstGeom prst="rect">
                      <a:avLst/>
                    </a:prstGeom>
                    <a:noFill/>
                    <a:ln>
                      <a:noFill/>
                    </a:ln>
                  </pic:spPr>
                </pic:pic>
              </a:graphicData>
            </a:graphic>
          </wp:inline>
        </w:drawing>
      </w:r>
      <w:r w:rsidRPr="00EB1341">
        <w:rPr>
          <w:rFonts w:ascii="Times New Roman" w:hAnsi="Times New Roman"/>
          <w:noProof/>
          <w:sz w:val="24"/>
          <w:szCs w:val="24"/>
        </w:rPr>
        <w:lastRenderedPageBreak/>
        <w:drawing>
          <wp:inline distT="0" distB="0" distL="0" distR="0" wp14:anchorId="17025F44" wp14:editId="6ACBAF90">
            <wp:extent cx="2628900" cy="278130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9"/>
                    <pic:cNvPicPr>
                      <a:picLocks noChangeAspect="1" noChangeArrowheads="1"/>
                    </pic:cNvPicPr>
                  </pic:nvPicPr>
                  <pic:blipFill>
                    <a:blip r:embed="rId126">
                      <a:extLst>
                        <a:ext uri="{28A0092B-C50C-407E-A947-70E740481C1C}">
                          <a14:useLocalDpi xmlns:a14="http://schemas.microsoft.com/office/drawing/2010/main" val="0"/>
                        </a:ext>
                      </a:extLst>
                    </a:blip>
                    <a:srcRect r="8347" b="2934"/>
                    <a:stretch>
                      <a:fillRect/>
                    </a:stretch>
                  </pic:blipFill>
                  <pic:spPr bwMode="auto">
                    <a:xfrm>
                      <a:off x="0" y="0"/>
                      <a:ext cx="2628900" cy="2781300"/>
                    </a:xfrm>
                    <a:prstGeom prst="rect">
                      <a:avLst/>
                    </a:prstGeom>
                    <a:noFill/>
                    <a:ln>
                      <a:noFill/>
                    </a:ln>
                  </pic:spPr>
                </pic:pic>
              </a:graphicData>
            </a:graphic>
          </wp:inline>
        </w:drawing>
      </w:r>
      <w:bookmarkStart w:id="211" w:name="_Toc482798093"/>
    </w:p>
    <w:p w14:paraId="416C6349" w14:textId="77777777" w:rsidR="00436E20" w:rsidRPr="00EB1341" w:rsidRDefault="00436E20" w:rsidP="00436E20">
      <w:pPr>
        <w:outlineLvl w:val="1"/>
        <w:rPr>
          <w:rFonts w:ascii="Times New Roman" w:eastAsia="等线 Light" w:hAnsi="Times New Roman"/>
          <w:b/>
          <w:bCs/>
          <w:sz w:val="24"/>
          <w:szCs w:val="24"/>
        </w:rPr>
      </w:pPr>
      <w:bookmarkStart w:id="212" w:name="_Toc28603942"/>
      <w:r w:rsidRPr="00EB1341">
        <w:rPr>
          <w:rFonts w:ascii="Times New Roman" w:eastAsia="等线 Light" w:hAnsi="Times New Roman"/>
          <w:b/>
          <w:bCs/>
          <w:sz w:val="24"/>
          <w:szCs w:val="24"/>
        </w:rPr>
        <w:t>Fig. S2</w:t>
      </w:r>
      <w:r>
        <w:rPr>
          <w:rFonts w:ascii="Times New Roman" w:eastAsia="等线 Light" w:hAnsi="Times New Roman" w:hint="eastAsia"/>
          <w:b/>
          <w:bCs/>
          <w:sz w:val="24"/>
          <w:szCs w:val="24"/>
        </w:rPr>
        <w:t>7</w:t>
      </w:r>
      <w:r w:rsidRPr="00EB1341">
        <w:rPr>
          <w:rFonts w:ascii="Times New Roman" w:eastAsia="等线 Light" w:hAnsi="Times New Roman"/>
          <w:b/>
          <w:bCs/>
          <w:sz w:val="24"/>
          <w:szCs w:val="24"/>
        </w:rPr>
        <w:t xml:space="preserve">. </w:t>
      </w:r>
      <w:r w:rsidRPr="00EB1341">
        <w:rPr>
          <w:rFonts w:ascii="Times New Roman" w:eastAsia="等线 Light" w:hAnsi="Times New Roman" w:hint="eastAsia"/>
          <w:b/>
          <w:bCs/>
          <w:sz w:val="24"/>
          <w:szCs w:val="24"/>
        </w:rPr>
        <w:t xml:space="preserve">Distribution of Hp/zHp in </w:t>
      </w:r>
      <w:r w:rsidRPr="00EB1341">
        <w:rPr>
          <w:rFonts w:ascii="Times New Roman" w:eastAsia="等线 Light" w:hAnsi="Times New Roman"/>
          <w:b/>
          <w:bCs/>
          <w:sz w:val="24"/>
          <w:szCs w:val="24"/>
        </w:rPr>
        <w:t xml:space="preserve">the </w:t>
      </w:r>
      <w:r w:rsidRPr="00EB1341">
        <w:rPr>
          <w:rFonts w:ascii="Times New Roman" w:eastAsia="等线 Light" w:hAnsi="Times New Roman" w:hint="eastAsia"/>
          <w:b/>
          <w:bCs/>
          <w:sz w:val="24"/>
          <w:szCs w:val="24"/>
        </w:rPr>
        <w:t xml:space="preserve">domestic </w:t>
      </w:r>
      <w:r w:rsidRPr="00EB1341">
        <w:rPr>
          <w:rFonts w:ascii="Times New Roman" w:eastAsia="等线 Light" w:hAnsi="Times New Roman"/>
          <w:b/>
          <w:bCs/>
          <w:sz w:val="24"/>
          <w:szCs w:val="24"/>
        </w:rPr>
        <w:t xml:space="preserve">duck </w:t>
      </w:r>
      <w:r w:rsidRPr="00EB1341">
        <w:rPr>
          <w:rFonts w:ascii="Times New Roman" w:eastAsia="等线 Light" w:hAnsi="Times New Roman" w:hint="eastAsia"/>
          <w:b/>
          <w:bCs/>
          <w:sz w:val="24"/>
          <w:szCs w:val="24"/>
        </w:rPr>
        <w:t>lineage.</w:t>
      </w:r>
      <w:bookmarkEnd w:id="211"/>
      <w:bookmarkEnd w:id="212"/>
    </w:p>
    <w:p w14:paraId="7629B12C" w14:textId="27AD5D05" w:rsidR="00436E20" w:rsidRDefault="00436E20" w:rsidP="00436E20">
      <w:pPr>
        <w:rPr>
          <w:rFonts w:ascii="Times New Roman" w:hAnsi="Times New Roman"/>
          <w:b/>
          <w:sz w:val="24"/>
          <w:szCs w:val="24"/>
        </w:rPr>
      </w:pPr>
      <w:r>
        <w:rPr>
          <w:noProof/>
        </w:rPr>
        <mc:AlternateContent>
          <mc:Choice Requires="wpc">
            <w:drawing>
              <wp:anchor distT="0" distB="0" distL="114300" distR="114300" simplePos="0" relativeHeight="251665408" behindDoc="0" locked="0" layoutInCell="1" allowOverlap="1" wp14:anchorId="25B1E9E8" wp14:editId="132904E4">
                <wp:simplePos x="0" y="0"/>
                <wp:positionH relativeFrom="character">
                  <wp:posOffset>0</wp:posOffset>
                </wp:positionH>
                <wp:positionV relativeFrom="line">
                  <wp:posOffset>0</wp:posOffset>
                </wp:positionV>
                <wp:extent cx="6016625" cy="5486400"/>
                <wp:effectExtent l="0" t="0" r="3175" b="0"/>
                <wp:wrapNone/>
                <wp:docPr id="129" name="画布 12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86" name="文本框 2"/>
                        <wps:cNvSpPr txBox="1">
                          <a:spLocks noChangeArrowheads="1"/>
                        </wps:cNvSpPr>
                        <wps:spPr bwMode="auto">
                          <a:xfrm>
                            <a:off x="2500" y="0"/>
                            <a:ext cx="269901" cy="2329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E25B9A4" w14:textId="77777777" w:rsidR="00CE4C27" w:rsidRDefault="00CE4C27" w:rsidP="00436E20">
                              <w:r>
                                <w:t>A</w:t>
                              </w:r>
                            </w:p>
                          </w:txbxContent>
                        </wps:txbx>
                        <wps:bodyPr rot="0" vert="horz" wrap="square" lIns="91440" tIns="45720" rIns="91440" bIns="45720" anchor="t" anchorCtr="0" upright="1">
                          <a:noAutofit/>
                        </wps:bodyPr>
                      </wps:wsp>
                      <wps:wsp>
                        <wps:cNvPr id="187" name="文本框 109"/>
                        <wps:cNvSpPr txBox="1">
                          <a:spLocks noChangeArrowheads="1"/>
                        </wps:cNvSpPr>
                        <wps:spPr bwMode="auto">
                          <a:xfrm>
                            <a:off x="0" y="1181810"/>
                            <a:ext cx="269801" cy="2329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7FBD0A5" w14:textId="77777777" w:rsidR="00CE4C27" w:rsidRDefault="00CE4C27" w:rsidP="00436E20">
                              <w:r>
                                <w:t>B</w:t>
                              </w:r>
                            </w:p>
                          </w:txbxContent>
                        </wps:txbx>
                        <wps:bodyPr rot="0" vert="horz" wrap="square" lIns="91440" tIns="45720" rIns="91440" bIns="45720" anchor="t" anchorCtr="0" upright="1">
                          <a:noAutofit/>
                        </wps:bodyPr>
                      </wps:wsp>
                      <wps:wsp>
                        <wps:cNvPr id="188" name="文本框 116"/>
                        <wps:cNvSpPr txBox="1">
                          <a:spLocks noChangeArrowheads="1"/>
                        </wps:cNvSpPr>
                        <wps:spPr bwMode="auto">
                          <a:xfrm>
                            <a:off x="2500" y="2527522"/>
                            <a:ext cx="269901" cy="2329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C507A24" w14:textId="77777777" w:rsidR="00CE4C27" w:rsidRDefault="00CE4C27" w:rsidP="00436E20">
                              <w:r>
                                <w:t>C</w:t>
                              </w:r>
                            </w:p>
                          </w:txbxContent>
                        </wps:txbx>
                        <wps:bodyPr rot="0" vert="horz" wrap="square" lIns="91440" tIns="45720" rIns="91440" bIns="45720" anchor="t" anchorCtr="0" upright="1">
                          <a:noAutofit/>
                        </wps:bodyPr>
                      </wps:wsp>
                      <pic:pic xmlns:pic="http://schemas.openxmlformats.org/drawingml/2006/picture">
                        <pic:nvPicPr>
                          <pic:cNvPr id="189" name="图片 164"/>
                          <pic:cNvPicPr>
                            <a:picLocks noChangeAspect="1" noChangeArrowheads="1"/>
                          </pic:cNvPicPr>
                        </pic:nvPicPr>
                        <pic:blipFill>
                          <a:blip r:embed="rId127">
                            <a:extLst>
                              <a:ext uri="{28A0092B-C50C-407E-A947-70E740481C1C}">
                                <a14:useLocalDpi xmlns:a14="http://schemas.microsoft.com/office/drawing/2010/main" val="0"/>
                              </a:ext>
                            </a:extLst>
                          </a:blip>
                          <a:srcRect r="4886" b="12"/>
                          <a:stretch>
                            <a:fillRect/>
                          </a:stretch>
                        </pic:blipFill>
                        <pic:spPr bwMode="auto">
                          <a:xfrm>
                            <a:off x="0" y="0"/>
                            <a:ext cx="5597730" cy="2804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0" name="图片 167"/>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111415" y="2804359"/>
                            <a:ext cx="5609242" cy="26735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91" name="文本框 11"/>
                        <wps:cNvSpPr txBox="1">
                          <a:spLocks noChangeArrowheads="1"/>
                        </wps:cNvSpPr>
                        <wps:spPr bwMode="auto">
                          <a:xfrm>
                            <a:off x="0" y="16934"/>
                            <a:ext cx="269887" cy="3364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3CD1BF3" w14:textId="77777777" w:rsidR="00CE4C27" w:rsidRDefault="00CE4C27" w:rsidP="00436E20">
                              <w:r>
                                <w:rPr>
                                  <w:rFonts w:hint="eastAsia"/>
                                </w:rPr>
                                <w:t>a</w:t>
                              </w:r>
                            </w:p>
                          </w:txbxContent>
                        </wps:txbx>
                        <wps:bodyPr rot="0" vert="horz" wrap="square" lIns="91440" tIns="45720" rIns="91440" bIns="45720" anchor="t" anchorCtr="0" upright="1">
                          <a:noAutofit/>
                        </wps:bodyPr>
                      </wps:wsp>
                      <wps:wsp>
                        <wps:cNvPr id="128" name="文本框 96"/>
                        <wps:cNvSpPr txBox="1">
                          <a:spLocks noChangeArrowheads="1"/>
                        </wps:cNvSpPr>
                        <wps:spPr bwMode="auto">
                          <a:xfrm>
                            <a:off x="0" y="2622408"/>
                            <a:ext cx="269887" cy="3364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33D25D0" w14:textId="77777777" w:rsidR="00CE4C27" w:rsidRDefault="00CE4C27" w:rsidP="00436E20">
                              <w:r>
                                <w:rPr>
                                  <w:rFonts w:hint="eastAsia"/>
                                </w:rPr>
                                <w:t>b</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25B1E9E8" id="画布 129" o:spid="_x0000_s1064" editas="canvas" style="position:absolute;margin-left:0;margin-top:0;width:473.75pt;height:6in;z-index:251665408;mso-position-horizontal-relative:char;mso-position-vertical-relative:line" coordsize="60166,548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">
                <v:shape id="_x0000_s1065" type="#_x0000_t75" style="position:absolute;width:60166;height:54864;visibility:visible;mso-wrap-style:square">
                  <v:fill o:detectmouseclick="t"/>
                  <v:path o:connecttype="none"/>
                </v:shape>
                <v:shape id="文本框 2" o:spid="_x0000_s1066" type="#_x0000_t202" style="position:absolute;left:25;width:2699;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" filled="f" stroked="f" strokeweight=".5pt">
                  <v:textbox>
                    <w:txbxContent>
                      <w:p w14:paraId="6E25B9A4" w14:textId="77777777" w:rsidR="00CE4C27" w:rsidRDefault="00CE4C27" w:rsidP="00436E20">
                        <w:r>
                          <w:t>A</w:t>
                        </w:r>
                      </w:p>
                    </w:txbxContent>
                  </v:textbox>
                </v:shape>
                <v:shape id="文本框 109" o:spid="_x0000_s1067" type="#_x0000_t202" style="position:absolute;top:11818;width:2698;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" filled="f" stroked="f" strokeweight=".5pt">
                  <v:textbox>
                    <w:txbxContent>
                      <w:p w14:paraId="67FBD0A5" w14:textId="77777777" w:rsidR="00CE4C27" w:rsidRDefault="00CE4C27" w:rsidP="00436E20">
                        <w:r>
                          <w:t>B</w:t>
                        </w:r>
                      </w:p>
                    </w:txbxContent>
                  </v:textbox>
                </v:shape>
                <v:shape id="文本框 116" o:spid="_x0000_s1068" type="#_x0000_t202" style="position:absolute;left:25;top:25275;width:2699;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" filled="f" stroked="f" strokeweight=".5pt">
                  <v:textbox>
                    <w:txbxContent>
                      <w:p w14:paraId="4C507A24" w14:textId="77777777" w:rsidR="00CE4C27" w:rsidRDefault="00CE4C27" w:rsidP="00436E20">
                        <w:r>
                          <w:t>C</w:t>
                        </w:r>
                      </w:p>
                    </w:txbxContent>
                  </v:textbox>
                </v:shape>
                <v:shape id="图片 164" o:spid="_x0000_s1069" type="#_x0000_t75" style="position:absolute;width:55977;height:280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">
                  <v:imagedata r:id="rId129" o:title="" cropbottom="8f" cropright="3202f"/>
                </v:shape>
                <v:shape id="图片 167" o:spid="_x0000_s1070" type="#_x0000_t75" style="position:absolute;left:1114;top:28043;width:56092;height:26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">
                  <v:imagedata r:id="rId130" o:title=""/>
                </v:shape>
                <v:shape id="文本框 11" o:spid="_x0000_s1071" type="#_x0000_t202" style="position:absolute;top:169;width:2698;height:3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" filled="f" stroked="f" strokeweight=".5pt">
                  <v:textbox>
                    <w:txbxContent>
                      <w:p w14:paraId="03CD1BF3" w14:textId="77777777" w:rsidR="00CE4C27" w:rsidRDefault="00CE4C27" w:rsidP="00436E20">
                        <w:r>
                          <w:rPr>
                            <w:rFonts w:hint="eastAsia"/>
                          </w:rPr>
                          <w:t>a</w:t>
                        </w:r>
                      </w:p>
                    </w:txbxContent>
                  </v:textbox>
                </v:shape>
                <v:shape id="_x0000_s1072" type="#_x0000_t202" style="position:absolute;top:26224;width:2698;height:3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" filled="f" stroked="f" strokeweight=".5pt">
                  <v:textbox>
                    <w:txbxContent>
                      <w:p w14:paraId="533D25D0" w14:textId="77777777" w:rsidR="00CE4C27" w:rsidRDefault="00CE4C27" w:rsidP="00436E20">
                        <w:r>
                          <w:rPr>
                            <w:rFonts w:hint="eastAsia"/>
                          </w:rPr>
                          <w:t>b</w:t>
                        </w:r>
                      </w:p>
                    </w:txbxContent>
                  </v:textbox>
                </v:shape>
                <w10:wrap anchory="line"/>
              </v:group>
            </w:pict>
          </mc:Fallback>
        </mc:AlternateContent>
      </w:r>
      <w:r>
        <w:rPr>
          <w:noProof/>
        </w:rPr>
        <mc:AlternateContent>
          <mc:Choice Requires="wps">
            <w:drawing>
              <wp:inline distT="0" distB="0" distL="0" distR="0" wp14:anchorId="228DB0B9" wp14:editId="7630726B">
                <wp:extent cx="6019800" cy="5486400"/>
                <wp:effectExtent l="0" t="0" r="0" b="0"/>
                <wp:docPr id="26" name="矩形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019800" cy="548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8CC800" id="矩形 26" o:spid="_x0000_s1026" style="width:474pt;height: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" filled="f" stroked="f">
                <o:lock v:ext="edit" aspectratio="t"/>
                <w10:anchorlock/>
              </v:rect>
            </w:pict>
          </mc:Fallback>
        </mc:AlternateContent>
      </w:r>
    </w:p>
    <w:p w14:paraId="387ED407" w14:textId="77777777" w:rsidR="00436E20" w:rsidRPr="00F129D3" w:rsidRDefault="00436E20" w:rsidP="00436E20">
      <w:pPr>
        <w:pStyle w:val="2"/>
        <w:spacing w:before="0" w:after="0"/>
        <w:rPr>
          <w:rFonts w:ascii="Times New Roman" w:hAnsi="Times New Roman"/>
          <w:sz w:val="24"/>
          <w:szCs w:val="24"/>
        </w:rPr>
      </w:pPr>
      <w:bookmarkStart w:id="213" w:name="_Toc28603943"/>
      <w:r>
        <w:rPr>
          <w:rFonts w:ascii="Times New Roman" w:hAnsi="Times New Roman"/>
          <w:sz w:val="24"/>
          <w:szCs w:val="24"/>
        </w:rPr>
        <w:lastRenderedPageBreak/>
        <w:t>Fig.</w:t>
      </w:r>
      <w:r w:rsidRPr="00F129D3">
        <w:rPr>
          <w:rFonts w:ascii="Times New Roman" w:hAnsi="Times New Roman"/>
          <w:sz w:val="24"/>
          <w:szCs w:val="24"/>
        </w:rPr>
        <w:t xml:space="preserve"> </w:t>
      </w:r>
      <w:r>
        <w:rPr>
          <w:rFonts w:ascii="Times New Roman" w:hAnsi="Times New Roman"/>
          <w:sz w:val="24"/>
          <w:szCs w:val="24"/>
        </w:rPr>
        <w:t>S</w:t>
      </w:r>
      <w:r>
        <w:rPr>
          <w:rFonts w:ascii="Times New Roman" w:hAnsi="Times New Roman" w:hint="eastAsia"/>
          <w:sz w:val="24"/>
          <w:szCs w:val="24"/>
        </w:rPr>
        <w:t>28</w:t>
      </w:r>
      <w:r>
        <w:rPr>
          <w:rFonts w:ascii="Times New Roman" w:hAnsi="Times New Roman"/>
          <w:sz w:val="24"/>
          <w:szCs w:val="24"/>
        </w:rPr>
        <w:t>.</w:t>
      </w:r>
      <w:r w:rsidRPr="00F129D3">
        <w:rPr>
          <w:rFonts w:ascii="Times New Roman" w:hAnsi="Times New Roman" w:hint="eastAsia"/>
          <w:sz w:val="24"/>
          <w:szCs w:val="24"/>
        </w:rPr>
        <w:t xml:space="preserve"> Distribution of z</w:t>
      </w:r>
      <w:r w:rsidRPr="00EF59DC">
        <w:rPr>
          <w:rFonts w:ascii="Times New Roman" w:hAnsi="Times New Roman" w:hint="eastAsia"/>
          <w:i/>
          <w:sz w:val="24"/>
          <w:szCs w:val="24"/>
        </w:rPr>
        <w:t>F</w:t>
      </w:r>
      <w:r w:rsidRPr="00EF59DC">
        <w:rPr>
          <w:rFonts w:ascii="Times New Roman" w:hAnsi="Times New Roman"/>
          <w:i/>
          <w:sz w:val="24"/>
          <w:szCs w:val="24"/>
          <w:vertAlign w:val="subscript"/>
        </w:rPr>
        <w:t>ST</w:t>
      </w:r>
      <w:r w:rsidRPr="00F129D3">
        <w:rPr>
          <w:rFonts w:ascii="Times New Roman" w:hAnsi="Times New Roman" w:hint="eastAsia"/>
          <w:sz w:val="24"/>
          <w:szCs w:val="24"/>
        </w:rPr>
        <w:t xml:space="preserve"> and zHp in </w:t>
      </w:r>
      <w:r>
        <w:rPr>
          <w:rFonts w:ascii="Times New Roman" w:hAnsi="Times New Roman"/>
          <w:sz w:val="24"/>
          <w:szCs w:val="24"/>
        </w:rPr>
        <w:t>ducks.</w:t>
      </w:r>
      <w:bookmarkEnd w:id="213"/>
    </w:p>
    <w:p w14:paraId="7498F1DF" w14:textId="77777777" w:rsidR="00436E20" w:rsidRDefault="00436E20" w:rsidP="00436E20">
      <w:pPr>
        <w:rPr>
          <w:rFonts w:ascii="Times New Roman" w:hAnsi="Times New Roman"/>
          <w:sz w:val="24"/>
          <w:szCs w:val="24"/>
        </w:rPr>
      </w:pPr>
      <w:r w:rsidRPr="00F129D3">
        <w:rPr>
          <w:rFonts w:ascii="Times New Roman" w:hAnsi="Times New Roman" w:hint="eastAsia"/>
          <w:sz w:val="24"/>
          <w:szCs w:val="24"/>
        </w:rPr>
        <w:t>z</w:t>
      </w:r>
      <w:r w:rsidRPr="00EF59DC">
        <w:rPr>
          <w:rFonts w:ascii="Times New Roman" w:hAnsi="Times New Roman" w:hint="eastAsia"/>
          <w:i/>
          <w:sz w:val="24"/>
          <w:szCs w:val="24"/>
        </w:rPr>
        <w:t>F</w:t>
      </w:r>
      <w:r w:rsidRPr="00EF59DC">
        <w:rPr>
          <w:rFonts w:ascii="Times New Roman" w:hAnsi="Times New Roman"/>
          <w:i/>
          <w:sz w:val="24"/>
          <w:szCs w:val="24"/>
          <w:vertAlign w:val="subscript"/>
        </w:rPr>
        <w:t>ST</w:t>
      </w:r>
      <w:r w:rsidRPr="00F129D3">
        <w:rPr>
          <w:rFonts w:ascii="Times New Roman" w:hAnsi="Times New Roman" w:hint="eastAsia"/>
          <w:sz w:val="24"/>
          <w:szCs w:val="24"/>
        </w:rPr>
        <w:t xml:space="preserve"> and zHp</w:t>
      </w:r>
      <w:r>
        <w:rPr>
          <w:rFonts w:ascii="Times New Roman" w:hAnsi="Times New Roman"/>
          <w:sz w:val="24"/>
          <w:szCs w:val="24"/>
        </w:rPr>
        <w:t xml:space="preserve"> were counted with 40 kb window by a step size of 20 kb. (</w:t>
      </w:r>
      <w:r w:rsidRPr="00052C61">
        <w:rPr>
          <w:rFonts w:ascii="Times New Roman" w:hAnsi="Times New Roman"/>
          <w:b/>
          <w:sz w:val="24"/>
          <w:szCs w:val="24"/>
        </w:rPr>
        <w:t>a</w:t>
      </w:r>
      <w:r>
        <w:rPr>
          <w:rFonts w:ascii="Times New Roman" w:hAnsi="Times New Roman"/>
          <w:sz w:val="24"/>
          <w:szCs w:val="24"/>
        </w:rPr>
        <w:t>)</w:t>
      </w:r>
      <w:r w:rsidRPr="000079AC">
        <w:rPr>
          <w:rFonts w:ascii="Times New Roman" w:hAnsi="Times New Roman" w:hint="eastAsia"/>
          <w:sz w:val="24"/>
          <w:szCs w:val="24"/>
        </w:rPr>
        <w:t xml:space="preserve"> The positive end of the z</w:t>
      </w:r>
      <w:r w:rsidRPr="00EF59DC">
        <w:rPr>
          <w:rFonts w:ascii="Times New Roman" w:hAnsi="Times New Roman" w:hint="eastAsia"/>
          <w:i/>
          <w:sz w:val="24"/>
          <w:szCs w:val="24"/>
        </w:rPr>
        <w:t>F</w:t>
      </w:r>
      <w:r w:rsidRPr="00EF59DC">
        <w:rPr>
          <w:rFonts w:ascii="Times New Roman" w:hAnsi="Times New Roman" w:hint="eastAsia"/>
          <w:i/>
          <w:sz w:val="24"/>
          <w:szCs w:val="24"/>
          <w:vertAlign w:val="subscript"/>
        </w:rPr>
        <w:t>ST</w:t>
      </w:r>
      <w:r w:rsidRPr="000079AC">
        <w:rPr>
          <w:rFonts w:ascii="Times New Roman" w:hAnsi="Times New Roman" w:hint="eastAsia"/>
          <w:sz w:val="24"/>
          <w:szCs w:val="24"/>
          <w:vertAlign w:val="subscript"/>
        </w:rPr>
        <w:t xml:space="preserve"> </w:t>
      </w:r>
      <w:r w:rsidRPr="000079AC">
        <w:rPr>
          <w:rFonts w:ascii="Times New Roman" w:hAnsi="Times New Roman" w:hint="eastAsia"/>
          <w:sz w:val="24"/>
          <w:szCs w:val="24"/>
        </w:rPr>
        <w:t xml:space="preserve">between wild lineage and domestic lineage and negative end of zHp in domestic lineage distribution plotted along scaffolds. </w:t>
      </w:r>
      <w:r>
        <w:rPr>
          <w:rFonts w:ascii="Times New Roman" w:hAnsi="Times New Roman"/>
          <w:sz w:val="24"/>
          <w:szCs w:val="24"/>
        </w:rPr>
        <w:t>(</w:t>
      </w:r>
      <w:r w:rsidRPr="00052C61">
        <w:rPr>
          <w:rFonts w:ascii="Times New Roman" w:hAnsi="Times New Roman"/>
          <w:b/>
          <w:sz w:val="24"/>
          <w:szCs w:val="24"/>
        </w:rPr>
        <w:t>b</w:t>
      </w:r>
      <w:r>
        <w:rPr>
          <w:rFonts w:ascii="Times New Roman" w:hAnsi="Times New Roman"/>
          <w:sz w:val="24"/>
          <w:szCs w:val="24"/>
        </w:rPr>
        <w:t>)</w:t>
      </w:r>
      <w:r w:rsidRPr="000079AC">
        <w:rPr>
          <w:rFonts w:ascii="Times New Roman" w:hAnsi="Times New Roman" w:hint="eastAsia"/>
          <w:sz w:val="24"/>
          <w:szCs w:val="24"/>
        </w:rPr>
        <w:t xml:space="preserve"> Distribution of z</w:t>
      </w:r>
      <w:r w:rsidRPr="00EF59DC">
        <w:rPr>
          <w:rFonts w:ascii="Times New Roman" w:hAnsi="Times New Roman" w:hint="eastAsia"/>
          <w:i/>
          <w:sz w:val="24"/>
          <w:szCs w:val="24"/>
        </w:rPr>
        <w:t>F</w:t>
      </w:r>
      <w:r w:rsidRPr="00EF59DC">
        <w:rPr>
          <w:rFonts w:ascii="Times New Roman" w:hAnsi="Times New Roman" w:hint="eastAsia"/>
          <w:i/>
          <w:sz w:val="24"/>
          <w:szCs w:val="24"/>
          <w:vertAlign w:val="subscript"/>
        </w:rPr>
        <w:t>ST</w:t>
      </w:r>
      <w:r w:rsidRPr="000079AC">
        <w:rPr>
          <w:rFonts w:ascii="Times New Roman" w:hAnsi="Times New Roman" w:hint="eastAsia"/>
          <w:sz w:val="24"/>
          <w:szCs w:val="24"/>
        </w:rPr>
        <w:t xml:space="preserve"> and zHp. </w:t>
      </w:r>
      <w:r w:rsidRPr="000079AC">
        <w:rPr>
          <w:rFonts w:ascii="Times New Roman" w:hAnsi="Times New Roman"/>
          <w:sz w:val="24"/>
          <w:szCs w:val="24"/>
        </w:rPr>
        <w:t>R</w:t>
      </w:r>
      <w:r w:rsidRPr="000079AC">
        <w:rPr>
          <w:rFonts w:ascii="Times New Roman" w:hAnsi="Times New Roman" w:hint="eastAsia"/>
          <w:sz w:val="24"/>
          <w:szCs w:val="24"/>
        </w:rPr>
        <w:t xml:space="preserve">ed dash line </w:t>
      </w:r>
      <w:proofErr w:type="gramStart"/>
      <w:r w:rsidRPr="000079AC">
        <w:rPr>
          <w:rFonts w:ascii="Times New Roman" w:hAnsi="Times New Roman" w:hint="eastAsia"/>
          <w:sz w:val="24"/>
          <w:szCs w:val="24"/>
        </w:rPr>
        <w:t>indicate</w:t>
      </w:r>
      <w:proofErr w:type="gramEnd"/>
      <w:r w:rsidRPr="000079AC">
        <w:rPr>
          <w:rFonts w:ascii="Times New Roman" w:hAnsi="Times New Roman" w:hint="eastAsia"/>
          <w:sz w:val="24"/>
          <w:szCs w:val="24"/>
        </w:rPr>
        <w:t xml:space="preserve"> threshold and the windows identified as selection regions by both zHp and z</w:t>
      </w:r>
      <w:r w:rsidRPr="00EF59DC">
        <w:rPr>
          <w:rFonts w:ascii="Times New Roman" w:hAnsi="Times New Roman" w:hint="eastAsia"/>
          <w:i/>
          <w:sz w:val="24"/>
          <w:szCs w:val="24"/>
        </w:rPr>
        <w:t>F</w:t>
      </w:r>
      <w:r w:rsidRPr="00EF59DC">
        <w:rPr>
          <w:rFonts w:ascii="Times New Roman" w:hAnsi="Times New Roman" w:hint="eastAsia"/>
          <w:i/>
          <w:sz w:val="24"/>
          <w:szCs w:val="24"/>
          <w:vertAlign w:val="subscript"/>
        </w:rPr>
        <w:t>ST</w:t>
      </w:r>
      <w:r w:rsidRPr="000079AC">
        <w:rPr>
          <w:rFonts w:ascii="Times New Roman" w:hAnsi="Times New Roman" w:hint="eastAsia"/>
          <w:sz w:val="24"/>
          <w:szCs w:val="24"/>
          <w:vertAlign w:val="subscript"/>
        </w:rPr>
        <w:t xml:space="preserve"> </w:t>
      </w:r>
      <w:r w:rsidRPr="000079AC">
        <w:rPr>
          <w:rFonts w:ascii="Times New Roman" w:hAnsi="Times New Roman" w:hint="eastAsia"/>
          <w:sz w:val="24"/>
          <w:szCs w:val="24"/>
        </w:rPr>
        <w:t>were show in red dots.</w:t>
      </w:r>
      <w:r>
        <w:rPr>
          <w:rFonts w:ascii="Times New Roman" w:hAnsi="Times New Roman"/>
          <w:sz w:val="24"/>
          <w:szCs w:val="24"/>
        </w:rPr>
        <w:t xml:space="preserve"> (scaffolds homologous to chicken Z chromosome are not shown)</w:t>
      </w:r>
    </w:p>
    <w:p w14:paraId="2A83F658" w14:textId="1F922F34" w:rsidR="00436E20" w:rsidRDefault="00436E20" w:rsidP="00436E20">
      <w:pPr>
        <w:rPr>
          <w:rFonts w:ascii="Times New Roman" w:hAnsi="Times New Roman"/>
          <w:sz w:val="24"/>
          <w:szCs w:val="24"/>
        </w:rPr>
      </w:pPr>
      <w:r>
        <w:rPr>
          <w:rFonts w:ascii="Times New Roman" w:hAnsi="Times New Roman"/>
          <w:sz w:val="24"/>
          <w:szCs w:val="24"/>
        </w:rPr>
        <w:lastRenderedPageBreak/>
        <w:br w:type="page"/>
      </w:r>
      <w:r>
        <w:rPr>
          <w:noProof/>
        </w:rPr>
        <mc:AlternateContent>
          <mc:Choice Requires="wpc">
            <w:drawing>
              <wp:anchor distT="0" distB="0" distL="114300" distR="114300" simplePos="0" relativeHeight="251674624" behindDoc="0" locked="0" layoutInCell="1" allowOverlap="1" wp14:anchorId="35671CFC" wp14:editId="40EB57C0">
                <wp:simplePos x="0" y="0"/>
                <wp:positionH relativeFrom="margin">
                  <wp:posOffset>49530</wp:posOffset>
                </wp:positionH>
                <wp:positionV relativeFrom="margin">
                  <wp:posOffset>78105</wp:posOffset>
                </wp:positionV>
                <wp:extent cx="5270500" cy="8910955"/>
                <wp:effectExtent l="1905" t="1905" r="4445" b="2540"/>
                <wp:wrapSquare wrapText="bothSides"/>
                <wp:docPr id="185" name="画布 18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72" name="文本框 195"/>
                        <wps:cNvSpPr txBox="1">
                          <a:spLocks noChangeArrowheads="1"/>
                        </wps:cNvSpPr>
                        <wps:spPr bwMode="auto">
                          <a:xfrm>
                            <a:off x="1631450" y="0"/>
                            <a:ext cx="287716" cy="2371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D0E6063" w14:textId="77777777" w:rsidR="00CE4C27" w:rsidRDefault="00CE4C27" w:rsidP="00436E20"/>
                          </w:txbxContent>
                        </wps:txbx>
                        <wps:bodyPr rot="0" vert="horz" wrap="square" lIns="91440" tIns="45720" rIns="91440" bIns="45720" anchor="t" anchorCtr="0" upright="1">
                          <a:noAutofit/>
                        </wps:bodyPr>
                      </wps:wsp>
                      <pic:pic xmlns:pic="http://schemas.openxmlformats.org/drawingml/2006/picture">
                        <pic:nvPicPr>
                          <pic:cNvPr id="173" name="图片 101"/>
                          <pic:cNvPicPr>
                            <a:picLocks noChangeAspect="1" noChangeArrowheads="1"/>
                          </pic:cNvPicPr>
                        </pic:nvPicPr>
                        <pic:blipFill>
                          <a:blip r:embed="rId131">
                            <a:extLst>
                              <a:ext uri="{28A0092B-C50C-407E-A947-70E740481C1C}">
                                <a14:useLocalDpi xmlns:a14="http://schemas.microsoft.com/office/drawing/2010/main" val="0"/>
                              </a:ext>
                            </a:extLst>
                          </a:blip>
                          <a:srcRect l="2328" t="36140" r="17856" b="14"/>
                          <a:stretch>
                            <a:fillRect/>
                          </a:stretch>
                        </pic:blipFill>
                        <pic:spPr bwMode="auto">
                          <a:xfrm>
                            <a:off x="122481" y="103535"/>
                            <a:ext cx="2293052" cy="1834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4" name="图片 102"/>
                          <pic:cNvPicPr>
                            <a:picLocks noChangeAspect="1" noChangeArrowheads="1"/>
                          </pic:cNvPicPr>
                        </pic:nvPicPr>
                        <pic:blipFill>
                          <a:blip r:embed="rId132">
                            <a:extLst>
                              <a:ext uri="{28A0092B-C50C-407E-A947-70E740481C1C}">
                                <a14:useLocalDpi xmlns:a14="http://schemas.microsoft.com/office/drawing/2010/main" val="0"/>
                              </a:ext>
                            </a:extLst>
                          </a:blip>
                          <a:srcRect l="1534" t="36964" r="15103" b="11"/>
                          <a:stretch>
                            <a:fillRect/>
                          </a:stretch>
                        </pic:blipFill>
                        <pic:spPr bwMode="auto">
                          <a:xfrm>
                            <a:off x="2680527" y="103535"/>
                            <a:ext cx="2397970" cy="1813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5" name="文本框 121"/>
                        <wps:cNvSpPr txBox="1">
                          <a:spLocks noChangeArrowheads="1"/>
                        </wps:cNvSpPr>
                        <wps:spPr bwMode="auto">
                          <a:xfrm>
                            <a:off x="92637" y="0"/>
                            <a:ext cx="345417" cy="357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7F9E196" w14:textId="77777777" w:rsidR="00CE4C27" w:rsidRDefault="00CE4C27" w:rsidP="00436E20">
                              <w:pPr>
                                <w:pStyle w:val="af4"/>
                                <w:spacing w:before="0" w:beforeAutospacing="0" w:after="0" w:afterAutospacing="0"/>
                                <w:jc w:val="both"/>
                              </w:pPr>
                              <w:r>
                                <w:rPr>
                                  <w:rFonts w:ascii="Times New Roman" w:hAnsi="Times New Roman" w:hint="eastAsia"/>
                                  <w:color w:val="000000"/>
                                  <w:kern w:val="2"/>
                                  <w:sz w:val="21"/>
                                  <w:szCs w:val="21"/>
                                </w:rPr>
                                <w:t>a</w:t>
                              </w:r>
                            </w:p>
                          </w:txbxContent>
                        </wps:txbx>
                        <wps:bodyPr rot="0" vert="horz" wrap="square" lIns="91440" tIns="45720" rIns="91440" bIns="45720" anchor="t" anchorCtr="0" upright="1">
                          <a:noAutofit/>
                        </wps:bodyPr>
                      </wps:wsp>
                      <wps:wsp>
                        <wps:cNvPr id="176" name="文本框 195"/>
                        <wps:cNvSpPr txBox="1">
                          <a:spLocks noChangeArrowheads="1"/>
                        </wps:cNvSpPr>
                        <wps:spPr bwMode="auto">
                          <a:xfrm>
                            <a:off x="2619561" y="0"/>
                            <a:ext cx="433710" cy="357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020994B" w14:textId="77777777" w:rsidR="00CE4C27" w:rsidRDefault="00CE4C27" w:rsidP="00436E20">
                              <w:pPr>
                                <w:pStyle w:val="af4"/>
                                <w:spacing w:before="0" w:beforeAutospacing="0" w:after="0" w:afterAutospacing="0"/>
                                <w:jc w:val="both"/>
                              </w:pPr>
                              <w:r>
                                <w:rPr>
                                  <w:rFonts w:ascii="Times New Roman" w:hAnsi="Times New Roman" w:hint="eastAsia"/>
                                  <w:color w:val="000000"/>
                                  <w:kern w:val="2"/>
                                  <w:sz w:val="21"/>
                                  <w:szCs w:val="21"/>
                                </w:rPr>
                                <w:t>b</w:t>
                              </w:r>
                            </w:p>
                          </w:txbxContent>
                        </wps:txbx>
                        <wps:bodyPr rot="0" vert="horz" wrap="square" lIns="91440" tIns="45720" rIns="91440" bIns="45720" anchor="t" anchorCtr="0" upright="1">
                          <a:noAutofit/>
                        </wps:bodyPr>
                      </wps:wsp>
                      <pic:pic xmlns:pic="http://schemas.openxmlformats.org/drawingml/2006/picture">
                        <pic:nvPicPr>
                          <pic:cNvPr id="177" name="图片 105"/>
                          <pic:cNvPicPr>
                            <a:picLocks noChangeAspect="1" noChangeArrowheads="1"/>
                          </pic:cNvPicPr>
                        </pic:nvPicPr>
                        <pic:blipFill>
                          <a:blip r:embed="rId133" cstate="print">
                            <a:extLst>
                              <a:ext uri="{28A0092B-C50C-407E-A947-70E740481C1C}">
                                <a14:useLocalDpi xmlns:a14="http://schemas.microsoft.com/office/drawing/2010/main" val="0"/>
                              </a:ext>
                            </a:extLst>
                          </a:blip>
                          <a:srcRect l="1631" t="-14" r="3207" b="29"/>
                          <a:stretch>
                            <a:fillRect/>
                          </a:stretch>
                        </pic:blipFill>
                        <pic:spPr bwMode="auto">
                          <a:xfrm>
                            <a:off x="46385" y="1953922"/>
                            <a:ext cx="2659876" cy="22884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8" name="图片 106"/>
                          <pic:cNvPicPr>
                            <a:picLocks noChangeAspect="1" noChangeArrowheads="1"/>
                          </pic:cNvPicPr>
                        </pic:nvPicPr>
                        <pic:blipFill>
                          <a:blip r:embed="rId134" cstate="print">
                            <a:extLst>
                              <a:ext uri="{28A0092B-C50C-407E-A947-70E740481C1C}">
                                <a14:useLocalDpi xmlns:a14="http://schemas.microsoft.com/office/drawing/2010/main" val="0"/>
                              </a:ext>
                            </a:extLst>
                          </a:blip>
                          <a:srcRect l="-1073" t="3387" r="6451" b="1974"/>
                          <a:stretch>
                            <a:fillRect/>
                          </a:stretch>
                        </pic:blipFill>
                        <pic:spPr bwMode="auto">
                          <a:xfrm>
                            <a:off x="2688164" y="1879302"/>
                            <a:ext cx="2582336" cy="24865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9" name="图片 107"/>
                          <pic:cNvPicPr>
                            <a:picLocks noChangeAspect="1" noChangeArrowheads="1"/>
                          </pic:cNvPicPr>
                        </pic:nvPicPr>
                        <pic:blipFill>
                          <a:blip r:embed="rId135">
                            <a:extLst>
                              <a:ext uri="{28A0092B-C50C-407E-A947-70E740481C1C}">
                                <a14:useLocalDpi xmlns:a14="http://schemas.microsoft.com/office/drawing/2010/main" val="0"/>
                              </a:ext>
                            </a:extLst>
                          </a:blip>
                          <a:srcRect t="35159" r="16667" b="18"/>
                          <a:stretch>
                            <a:fillRect/>
                          </a:stretch>
                        </pic:blipFill>
                        <pic:spPr bwMode="auto">
                          <a:xfrm>
                            <a:off x="140261" y="4459860"/>
                            <a:ext cx="2145881" cy="16691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0" name="图片 108"/>
                          <pic:cNvPicPr>
                            <a:picLocks noChangeAspect="1" noChangeArrowheads="1"/>
                          </pic:cNvPicPr>
                        </pic:nvPicPr>
                        <pic:blipFill>
                          <a:blip r:embed="rId136">
                            <a:extLst>
                              <a:ext uri="{28A0092B-C50C-407E-A947-70E740481C1C}">
                                <a14:useLocalDpi xmlns:a14="http://schemas.microsoft.com/office/drawing/2010/main" val="0"/>
                              </a:ext>
                            </a:extLst>
                          </a:blip>
                          <a:srcRect l="2403" t="35327" r="17062" b="26"/>
                          <a:stretch>
                            <a:fillRect/>
                          </a:stretch>
                        </pic:blipFill>
                        <pic:spPr bwMode="auto">
                          <a:xfrm>
                            <a:off x="2729362" y="4425208"/>
                            <a:ext cx="2393056" cy="17760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1" name="图片 109" descr="N:\生物学院\项目\数据分析结果\2015年\detectselection\uniqmap\重做曼哈顿图\LYST.tif"/>
                          <pic:cNvPicPr>
                            <a:picLocks noChangeAspect="1" noChangeArrowheads="1"/>
                          </pic:cNvPicPr>
                        </pic:nvPicPr>
                        <pic:blipFill>
                          <a:blip r:embed="rId137" cstate="print">
                            <a:extLst>
                              <a:ext uri="{28A0092B-C50C-407E-A947-70E740481C1C}">
                                <a14:useLocalDpi xmlns:a14="http://schemas.microsoft.com/office/drawing/2010/main" val="0"/>
                              </a:ext>
                            </a:extLst>
                          </a:blip>
                          <a:srcRect l="4890" t="3566" r="11487" b="2487"/>
                          <a:stretch>
                            <a:fillRect/>
                          </a:stretch>
                        </pic:blipFill>
                        <pic:spPr bwMode="auto">
                          <a:xfrm>
                            <a:off x="30815" y="6124757"/>
                            <a:ext cx="2510984" cy="27132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2" name="图片 110" descr="N:\生物学院\项目\数据分析结果\2015年\detectselection\uniqmap\重做曼哈顿图\allheatmap\KB744477.1PER2_71 (2).tiff"/>
                          <pic:cNvPicPr>
                            <a:picLocks noChangeAspect="1" noChangeArrowheads="1"/>
                          </pic:cNvPicPr>
                        </pic:nvPicPr>
                        <pic:blipFill>
                          <a:blip r:embed="rId138" cstate="print">
                            <a:extLst>
                              <a:ext uri="{28A0092B-C50C-407E-A947-70E740481C1C}">
                                <a14:useLocalDpi xmlns:a14="http://schemas.microsoft.com/office/drawing/2010/main" val="0"/>
                              </a:ext>
                            </a:extLst>
                          </a:blip>
                          <a:srcRect l="2211" t="1582" r="9" b="12"/>
                          <a:stretch>
                            <a:fillRect/>
                          </a:stretch>
                        </pic:blipFill>
                        <pic:spPr bwMode="auto">
                          <a:xfrm>
                            <a:off x="2518751" y="6188591"/>
                            <a:ext cx="2751749" cy="26651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83" name="文本框 121"/>
                        <wps:cNvSpPr txBox="1">
                          <a:spLocks noChangeArrowheads="1"/>
                        </wps:cNvSpPr>
                        <wps:spPr bwMode="auto">
                          <a:xfrm>
                            <a:off x="2541799" y="4293404"/>
                            <a:ext cx="344805"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BC6EBA0" w14:textId="77777777" w:rsidR="00CE4C27" w:rsidRDefault="00CE4C27" w:rsidP="00436E20">
                              <w:pPr>
                                <w:pStyle w:val="af4"/>
                                <w:spacing w:before="0" w:beforeAutospacing="0" w:after="0" w:afterAutospacing="0"/>
                                <w:jc w:val="both"/>
                              </w:pPr>
                              <w:r>
                                <w:rPr>
                                  <w:rFonts w:ascii="Times New Roman" w:hAnsi="Times New Roman" w:hint="eastAsia"/>
                                  <w:color w:val="000000"/>
                                  <w:kern w:val="2"/>
                                  <w:sz w:val="21"/>
                                  <w:szCs w:val="21"/>
                                </w:rPr>
                                <w:t>d</w:t>
                              </w:r>
                            </w:p>
                          </w:txbxContent>
                        </wps:txbx>
                        <wps:bodyPr rot="0" vert="horz" wrap="square" lIns="91440" tIns="45720" rIns="91440" bIns="45720" anchor="t" anchorCtr="0" upright="1">
                          <a:noAutofit/>
                        </wps:bodyPr>
                      </wps:wsp>
                      <wps:wsp>
                        <wps:cNvPr id="184" name="文本框 121"/>
                        <wps:cNvSpPr txBox="1">
                          <a:spLocks noChangeArrowheads="1"/>
                        </wps:cNvSpPr>
                        <wps:spPr bwMode="auto">
                          <a:xfrm>
                            <a:off x="0" y="4300843"/>
                            <a:ext cx="344820" cy="3567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D1C5038" w14:textId="77777777" w:rsidR="00CE4C27" w:rsidRDefault="00CE4C27" w:rsidP="00436E20">
                              <w:pPr>
                                <w:pStyle w:val="af4"/>
                                <w:spacing w:before="0" w:beforeAutospacing="0" w:after="0" w:afterAutospacing="0"/>
                                <w:jc w:val="both"/>
                              </w:pPr>
                              <w:r>
                                <w:rPr>
                                  <w:rFonts w:ascii="Times New Roman" w:hAnsi="Times New Roman" w:hint="eastAsia"/>
                                  <w:color w:val="000000"/>
                                  <w:kern w:val="2"/>
                                  <w:sz w:val="21"/>
                                  <w:szCs w:val="21"/>
                                </w:rPr>
                                <w:t>c</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margin">
                  <wp14:pctHeight>0</wp14:pctHeight>
                </wp14:sizeRelV>
              </wp:anchor>
            </w:drawing>
          </mc:Choice>
          <mc:Fallback>
            <w:pict>
              <v:group w14:anchorId="35671CFC" id="画布 185" o:spid="_x0000_s1073" editas="canvas" style="position:absolute;margin-left:3.9pt;margin-top:6.15pt;width:415pt;height:701.65pt;z-index:251674624;mso-position-horizontal-relative:margin;mso-position-vertical-relative:margin;mso-height-relative:margin" coordsize="52705,891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">
                <v:shape id="_x0000_s1074" type="#_x0000_t75" style="position:absolute;width:52705;height:89109;visibility:visible;mso-wrap-style:square">
                  <v:fill o:detectmouseclick="t"/>
                  <v:path o:connecttype="none"/>
                </v:shape>
                <v:shape id="文本框 195" o:spid="_x0000_s1075" type="#_x0000_t202" style="position:absolute;left:16314;width:2877;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" filled="f" stroked="f" strokeweight=".5pt">
                  <v:textbox>
                    <w:txbxContent>
                      <w:p w14:paraId="1D0E6063" w14:textId="77777777" w:rsidR="00CE4C27" w:rsidRDefault="00CE4C27" w:rsidP="00436E20"/>
                    </w:txbxContent>
                  </v:textbox>
                </v:shape>
                <v:shape id="图片 101" o:spid="_x0000_s1076" type="#_x0000_t75" style="position:absolute;left:1224;top:1035;width:22931;height:183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">
                  <v:imagedata r:id="rId139" o:title="" croptop="23685f" cropbottom="9f" cropleft="1526f" cropright="11702f"/>
                </v:shape>
                <v:shape id="图片 102" o:spid="_x0000_s1077" type="#_x0000_t75" style="position:absolute;left:26805;top:1035;width:23979;height:18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">
                  <v:imagedata r:id="rId140" o:title="" croptop="24225f" cropbottom="7f" cropleft="1005f" cropright="9898f"/>
                </v:shape>
                <v:shape id="文本框 121" o:spid="_x0000_s1078" type="#_x0000_t202" style="position:absolute;left:926;width:3454;height:3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" filled="f" stroked="f" strokeweight=".5pt">
                  <v:textbox>
                    <w:txbxContent>
                      <w:p w14:paraId="17F9E196" w14:textId="77777777" w:rsidR="00CE4C27" w:rsidRDefault="00CE4C27" w:rsidP="00436E20">
                        <w:pPr>
                          <w:pStyle w:val="af4"/>
                          <w:spacing w:before="0" w:beforeAutospacing="0" w:after="0" w:afterAutospacing="0"/>
                          <w:jc w:val="both"/>
                        </w:pPr>
                        <w:r>
                          <w:rPr>
                            <w:rFonts w:ascii="Times New Roman" w:hAnsi="Times New Roman" w:hint="eastAsia"/>
                            <w:color w:val="000000"/>
                            <w:kern w:val="2"/>
                            <w:sz w:val="21"/>
                            <w:szCs w:val="21"/>
                          </w:rPr>
                          <w:t>a</w:t>
                        </w:r>
                      </w:p>
                    </w:txbxContent>
                  </v:textbox>
                </v:shape>
                <v:shape id="文本框 195" o:spid="_x0000_s1079" type="#_x0000_t202" style="position:absolute;left:26195;width:4337;height:3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" filled="f" stroked="f" strokeweight=".5pt">
                  <v:textbox>
                    <w:txbxContent>
                      <w:p w14:paraId="6020994B" w14:textId="77777777" w:rsidR="00CE4C27" w:rsidRDefault="00CE4C27" w:rsidP="00436E20">
                        <w:pPr>
                          <w:pStyle w:val="af4"/>
                          <w:spacing w:before="0" w:beforeAutospacing="0" w:after="0" w:afterAutospacing="0"/>
                          <w:jc w:val="both"/>
                        </w:pPr>
                        <w:r>
                          <w:rPr>
                            <w:rFonts w:ascii="Times New Roman" w:hAnsi="Times New Roman" w:hint="eastAsia"/>
                            <w:color w:val="000000"/>
                            <w:kern w:val="2"/>
                            <w:sz w:val="21"/>
                            <w:szCs w:val="21"/>
                          </w:rPr>
                          <w:t>b</w:t>
                        </w:r>
                      </w:p>
                    </w:txbxContent>
                  </v:textbox>
                </v:shape>
                <v:shape id="图片 105" o:spid="_x0000_s1080" type="#_x0000_t75" style="position:absolute;left:463;top:19539;width:26599;height:22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">
                  <v:imagedata r:id="rId141" o:title="" croptop="-9f" cropbottom="19f" cropleft="1069f" cropright="2102f"/>
                </v:shape>
                <v:shape id="图片 106" o:spid="_x0000_s1081" type="#_x0000_t75" style="position:absolute;left:26881;top:18793;width:25824;height:24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">
                  <v:imagedata r:id="rId142" o:title="" croptop="2220f" cropbottom="1294f" cropleft="-703f" cropright="4228f"/>
                </v:shape>
                <v:shape id="图片 107" o:spid="_x0000_s1082" type="#_x0000_t75" style="position:absolute;left:1402;top:44598;width:21459;height:16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">
                  <v:imagedata r:id="rId143" o:title="" croptop="23042f" cropbottom="12f" cropright="10923f"/>
                </v:shape>
                <v:shape id="图片 108" o:spid="_x0000_s1083" type="#_x0000_t75" style="position:absolute;left:27293;top:44252;width:23931;height:17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">
                  <v:imagedata r:id="rId144" o:title="" croptop="23152f" cropbottom="17f" cropleft="1575f" cropright="11182f"/>
                </v:shape>
                <v:shape id="图片 109" o:spid="_x0000_s1084" type="#_x0000_t75" style="position:absolute;left:308;top:61247;width:25109;height:27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">
                  <v:imagedata r:id="rId145" o:title="LYST" croptop="2337f" cropbottom="1630f" cropleft="3205f" cropright="7528f"/>
                </v:shape>
                <v:shape id="图片 110" o:spid="_x0000_s1085" type="#_x0000_t75" style="position:absolute;left:25187;top:61885;width:27518;height:26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">
                  <v:imagedata r:id="rId146" o:title="KB744477.1PER2_71 (2)" croptop="1037f" cropbottom="8f" cropleft="1449f" cropright="6f"/>
                </v:shape>
                <v:shape id="文本框 121" o:spid="_x0000_s1086" type="#_x0000_t202" style="position:absolute;left:25417;top:42934;width:3449;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" filled="f" stroked="f" strokeweight=".5pt">
                  <v:textbox>
                    <w:txbxContent>
                      <w:p w14:paraId="3BC6EBA0" w14:textId="77777777" w:rsidR="00CE4C27" w:rsidRDefault="00CE4C27" w:rsidP="00436E20">
                        <w:pPr>
                          <w:pStyle w:val="af4"/>
                          <w:spacing w:before="0" w:beforeAutospacing="0" w:after="0" w:afterAutospacing="0"/>
                          <w:jc w:val="both"/>
                        </w:pPr>
                        <w:r>
                          <w:rPr>
                            <w:rFonts w:ascii="Times New Roman" w:hAnsi="Times New Roman" w:hint="eastAsia"/>
                            <w:color w:val="000000"/>
                            <w:kern w:val="2"/>
                            <w:sz w:val="21"/>
                            <w:szCs w:val="21"/>
                          </w:rPr>
                          <w:t>d</w:t>
                        </w:r>
                      </w:p>
                    </w:txbxContent>
                  </v:textbox>
                </v:shape>
                <v:shape id="文本框 121" o:spid="_x0000_s1087" type="#_x0000_t202" style="position:absolute;top:43008;width:3448;height:3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" filled="f" stroked="f" strokeweight=".5pt">
                  <v:textbox>
                    <w:txbxContent>
                      <w:p w14:paraId="0D1C5038" w14:textId="77777777" w:rsidR="00CE4C27" w:rsidRDefault="00CE4C27" w:rsidP="00436E20">
                        <w:pPr>
                          <w:pStyle w:val="af4"/>
                          <w:spacing w:before="0" w:beforeAutospacing="0" w:after="0" w:afterAutospacing="0"/>
                          <w:jc w:val="both"/>
                        </w:pPr>
                        <w:r>
                          <w:rPr>
                            <w:rFonts w:ascii="Times New Roman" w:hAnsi="Times New Roman" w:hint="eastAsia"/>
                            <w:color w:val="000000"/>
                            <w:kern w:val="2"/>
                            <w:sz w:val="21"/>
                            <w:szCs w:val="21"/>
                          </w:rPr>
                          <w:t>c</w:t>
                        </w:r>
                      </w:p>
                    </w:txbxContent>
                  </v:textbox>
                </v:shape>
                <w10:wrap type="square" anchorx="margin" anchory="margin"/>
              </v:group>
            </w:pict>
          </mc:Fallback>
        </mc:AlternateContent>
      </w:r>
    </w:p>
    <w:p w14:paraId="238E4B0A" w14:textId="77777777" w:rsidR="00436E20" w:rsidRDefault="00436E20" w:rsidP="00436E20">
      <w:pPr>
        <w:pStyle w:val="2"/>
        <w:spacing w:beforeLines="100" w:before="312" w:after="0"/>
        <w:rPr>
          <w:rFonts w:ascii="Times New Roman" w:hAnsi="Times New Roman"/>
          <w:b w:val="0"/>
          <w:sz w:val="24"/>
          <w:szCs w:val="24"/>
        </w:rPr>
      </w:pPr>
      <w:bookmarkStart w:id="214" w:name="_Toc28603944"/>
      <w:r>
        <w:rPr>
          <w:rFonts w:ascii="Times New Roman" w:hAnsi="Times New Roman"/>
          <w:sz w:val="24"/>
          <w:szCs w:val="24"/>
        </w:rPr>
        <w:lastRenderedPageBreak/>
        <w:t>Fig.</w:t>
      </w:r>
      <w:r w:rsidRPr="000079AC">
        <w:rPr>
          <w:rFonts w:ascii="Times New Roman" w:hAnsi="Times New Roman"/>
          <w:sz w:val="24"/>
          <w:szCs w:val="24"/>
        </w:rPr>
        <w:t xml:space="preserve"> </w:t>
      </w:r>
      <w:r>
        <w:rPr>
          <w:rFonts w:ascii="Times New Roman" w:hAnsi="Times New Roman"/>
          <w:sz w:val="24"/>
          <w:szCs w:val="24"/>
        </w:rPr>
        <w:t>S</w:t>
      </w:r>
      <w:r>
        <w:rPr>
          <w:rFonts w:ascii="Times New Roman" w:hAnsi="Times New Roman" w:hint="eastAsia"/>
          <w:sz w:val="24"/>
          <w:szCs w:val="24"/>
        </w:rPr>
        <w:t>29</w:t>
      </w:r>
      <w:r>
        <w:rPr>
          <w:rFonts w:ascii="Times New Roman" w:hAnsi="Times New Roman"/>
          <w:sz w:val="24"/>
          <w:szCs w:val="24"/>
        </w:rPr>
        <w:t>.</w:t>
      </w:r>
      <w:r>
        <w:rPr>
          <w:rFonts w:ascii="Times New Roman" w:hAnsi="Times New Roman" w:hint="eastAsia"/>
          <w:sz w:val="24"/>
          <w:szCs w:val="24"/>
        </w:rPr>
        <w:t xml:space="preserve"> Details of four</w:t>
      </w:r>
      <w:r w:rsidRPr="000079AC">
        <w:rPr>
          <w:rFonts w:ascii="Times New Roman" w:hAnsi="Times New Roman" w:hint="eastAsia"/>
          <w:sz w:val="24"/>
          <w:szCs w:val="24"/>
        </w:rPr>
        <w:t xml:space="preserve"> </w:t>
      </w:r>
      <w:r>
        <w:rPr>
          <w:rFonts w:ascii="Times New Roman" w:hAnsi="Times New Roman"/>
          <w:sz w:val="24"/>
          <w:szCs w:val="24"/>
        </w:rPr>
        <w:t xml:space="preserve">putative selective sweep regions in the domestic duck </w:t>
      </w:r>
      <w:r w:rsidRPr="000079AC">
        <w:rPr>
          <w:rFonts w:ascii="Times New Roman" w:hAnsi="Times New Roman" w:hint="eastAsia"/>
          <w:sz w:val="24"/>
          <w:szCs w:val="24"/>
        </w:rPr>
        <w:t>lineage.</w:t>
      </w:r>
      <w:bookmarkEnd w:id="214"/>
    </w:p>
    <w:p w14:paraId="24E17389" w14:textId="77777777" w:rsidR="00436E20" w:rsidRDefault="00436E20" w:rsidP="00436E20">
      <w:pPr>
        <w:rPr>
          <w:rFonts w:ascii="Times New Roman" w:hAnsi="Times New Roman"/>
          <w:sz w:val="24"/>
          <w:szCs w:val="24"/>
        </w:rPr>
      </w:pPr>
      <w:r w:rsidRPr="00A7518A">
        <w:rPr>
          <w:rFonts w:ascii="Times New Roman" w:hAnsi="Times New Roman"/>
          <w:sz w:val="24"/>
          <w:szCs w:val="24"/>
        </w:rPr>
        <w:t>E</w:t>
      </w:r>
      <w:r w:rsidRPr="00A7518A">
        <w:rPr>
          <w:rFonts w:ascii="Times New Roman" w:hAnsi="Times New Roman" w:hint="eastAsia"/>
          <w:sz w:val="24"/>
          <w:szCs w:val="24"/>
        </w:rPr>
        <w:t xml:space="preserve">ach panel </w:t>
      </w:r>
      <w:r>
        <w:rPr>
          <w:rFonts w:ascii="Times New Roman" w:hAnsi="Times New Roman"/>
          <w:sz w:val="24"/>
          <w:szCs w:val="24"/>
        </w:rPr>
        <w:t xml:space="preserve">shows distribution of the hp value using </w:t>
      </w:r>
      <w:r w:rsidRPr="00A7518A">
        <w:rPr>
          <w:rFonts w:ascii="Times New Roman" w:hAnsi="Times New Roman" w:hint="eastAsia"/>
          <w:sz w:val="24"/>
          <w:szCs w:val="24"/>
        </w:rPr>
        <w:t>non-overlap 10 kb window</w:t>
      </w:r>
      <w:r>
        <w:rPr>
          <w:rFonts w:ascii="Times New Roman" w:hAnsi="Times New Roman"/>
          <w:sz w:val="24"/>
          <w:szCs w:val="24"/>
        </w:rPr>
        <w:t xml:space="preserve"> (upside</w:t>
      </w:r>
      <w:r w:rsidRPr="00A7518A">
        <w:rPr>
          <w:rFonts w:ascii="Times New Roman" w:hAnsi="Times New Roman" w:hint="eastAsia"/>
          <w:sz w:val="24"/>
          <w:szCs w:val="24"/>
        </w:rPr>
        <w:t xml:space="preserve">) and scores between pairwise comparisons in 20 kb non-overlap windows </w:t>
      </w:r>
      <w:r>
        <w:rPr>
          <w:rFonts w:ascii="Times New Roman" w:hAnsi="Times New Roman"/>
          <w:sz w:val="24"/>
          <w:szCs w:val="24"/>
        </w:rPr>
        <w:t>(downside</w:t>
      </w:r>
      <w:r w:rsidRPr="00A7518A">
        <w:rPr>
          <w:rFonts w:ascii="Times New Roman" w:hAnsi="Times New Roman" w:hint="eastAsia"/>
          <w:sz w:val="24"/>
          <w:szCs w:val="24"/>
        </w:rPr>
        <w:t xml:space="preserve">). </w:t>
      </w:r>
      <w:r>
        <w:rPr>
          <w:rFonts w:ascii="Times New Roman" w:hAnsi="Times New Roman"/>
          <w:sz w:val="24"/>
          <w:szCs w:val="24"/>
        </w:rPr>
        <w:t>(</w:t>
      </w:r>
      <w:r w:rsidRPr="001A13CF">
        <w:rPr>
          <w:rFonts w:ascii="Times New Roman" w:hAnsi="Times New Roman"/>
          <w:b/>
          <w:sz w:val="24"/>
          <w:szCs w:val="24"/>
        </w:rPr>
        <w:t>a</w:t>
      </w:r>
      <w:r>
        <w:rPr>
          <w:rFonts w:ascii="Times New Roman" w:hAnsi="Times New Roman"/>
          <w:sz w:val="24"/>
          <w:szCs w:val="24"/>
        </w:rPr>
        <w:t>)</w:t>
      </w:r>
      <w:r w:rsidRPr="00A7518A">
        <w:rPr>
          <w:rFonts w:ascii="Times New Roman" w:hAnsi="Times New Roman" w:hint="eastAsia"/>
          <w:sz w:val="24"/>
          <w:szCs w:val="24"/>
        </w:rPr>
        <w:t xml:space="preserve"> </w:t>
      </w:r>
      <w:r w:rsidRPr="00AC3989">
        <w:rPr>
          <w:rFonts w:ascii="Times New Roman" w:hAnsi="Times New Roman"/>
          <w:i/>
          <w:sz w:val="24"/>
          <w:szCs w:val="24"/>
        </w:rPr>
        <w:t>miR-3598-5p</w:t>
      </w:r>
      <w:r w:rsidRPr="00A7518A">
        <w:rPr>
          <w:rFonts w:ascii="Times New Roman" w:hAnsi="Times New Roman" w:hint="eastAsia"/>
          <w:sz w:val="24"/>
          <w:szCs w:val="24"/>
        </w:rPr>
        <w:t xml:space="preserve"> locus. </w:t>
      </w:r>
      <w:r>
        <w:rPr>
          <w:rFonts w:ascii="Times New Roman" w:hAnsi="Times New Roman"/>
          <w:sz w:val="24"/>
          <w:szCs w:val="24"/>
        </w:rPr>
        <w:t>(</w:t>
      </w:r>
      <w:r w:rsidRPr="001A13CF">
        <w:rPr>
          <w:rFonts w:ascii="Times New Roman" w:hAnsi="Times New Roman"/>
          <w:b/>
          <w:sz w:val="24"/>
          <w:szCs w:val="24"/>
        </w:rPr>
        <w:t>b</w:t>
      </w:r>
      <w:r>
        <w:rPr>
          <w:rFonts w:ascii="Times New Roman" w:hAnsi="Times New Roman"/>
          <w:sz w:val="24"/>
          <w:szCs w:val="24"/>
        </w:rPr>
        <w:t>)</w:t>
      </w:r>
      <w:r w:rsidRPr="00A7518A">
        <w:rPr>
          <w:rFonts w:ascii="Times New Roman" w:hAnsi="Times New Roman" w:hint="eastAsia"/>
          <w:sz w:val="24"/>
          <w:szCs w:val="24"/>
        </w:rPr>
        <w:t xml:space="preserve"> </w:t>
      </w:r>
      <w:r>
        <w:rPr>
          <w:rFonts w:ascii="Times New Roman" w:hAnsi="Times New Roman"/>
          <w:i/>
          <w:sz w:val="24"/>
          <w:szCs w:val="24"/>
        </w:rPr>
        <w:t>NLGN1</w:t>
      </w:r>
      <w:r w:rsidRPr="00A7518A">
        <w:rPr>
          <w:rFonts w:ascii="Times New Roman" w:hAnsi="Times New Roman" w:hint="eastAsia"/>
          <w:sz w:val="24"/>
          <w:szCs w:val="24"/>
        </w:rPr>
        <w:t xml:space="preserve"> locus. </w:t>
      </w:r>
      <w:r>
        <w:rPr>
          <w:rFonts w:ascii="Times New Roman" w:hAnsi="Times New Roman"/>
          <w:sz w:val="24"/>
          <w:szCs w:val="24"/>
        </w:rPr>
        <w:t>(</w:t>
      </w:r>
      <w:r w:rsidRPr="001A13CF">
        <w:rPr>
          <w:rFonts w:ascii="Times New Roman" w:hAnsi="Times New Roman"/>
          <w:b/>
          <w:sz w:val="24"/>
          <w:szCs w:val="24"/>
        </w:rPr>
        <w:t>c</w:t>
      </w:r>
      <w:r>
        <w:rPr>
          <w:rFonts w:ascii="Times New Roman" w:hAnsi="Times New Roman"/>
          <w:sz w:val="24"/>
          <w:szCs w:val="24"/>
        </w:rPr>
        <w:t>)</w:t>
      </w:r>
      <w:r w:rsidRPr="00A7518A">
        <w:rPr>
          <w:rFonts w:ascii="Times New Roman" w:hAnsi="Times New Roman" w:hint="eastAsia"/>
          <w:sz w:val="24"/>
          <w:szCs w:val="24"/>
        </w:rPr>
        <w:t xml:space="preserve"> </w:t>
      </w:r>
      <w:r>
        <w:rPr>
          <w:rFonts w:ascii="Times New Roman" w:hAnsi="Times New Roman"/>
          <w:i/>
          <w:sz w:val="24"/>
          <w:szCs w:val="24"/>
        </w:rPr>
        <w:t>LYST</w:t>
      </w:r>
      <w:r w:rsidRPr="00A7518A">
        <w:rPr>
          <w:rFonts w:ascii="Times New Roman" w:hAnsi="Times New Roman" w:hint="eastAsia"/>
          <w:sz w:val="24"/>
          <w:szCs w:val="24"/>
        </w:rPr>
        <w:t xml:space="preserve"> locus. </w:t>
      </w:r>
      <w:r>
        <w:rPr>
          <w:rFonts w:ascii="Times New Roman" w:hAnsi="Times New Roman"/>
          <w:sz w:val="24"/>
          <w:szCs w:val="24"/>
        </w:rPr>
        <w:t>(</w:t>
      </w:r>
      <w:r w:rsidRPr="001A13CF">
        <w:rPr>
          <w:rFonts w:ascii="Times New Roman" w:hAnsi="Times New Roman"/>
          <w:b/>
          <w:sz w:val="24"/>
          <w:szCs w:val="24"/>
        </w:rPr>
        <w:t>d</w:t>
      </w:r>
      <w:r>
        <w:rPr>
          <w:rFonts w:ascii="Times New Roman" w:hAnsi="Times New Roman"/>
          <w:sz w:val="24"/>
          <w:szCs w:val="24"/>
        </w:rPr>
        <w:t>)</w:t>
      </w:r>
      <w:r w:rsidRPr="00A7518A">
        <w:rPr>
          <w:rFonts w:ascii="Times New Roman" w:hAnsi="Times New Roman" w:hint="eastAsia"/>
          <w:sz w:val="24"/>
          <w:szCs w:val="24"/>
        </w:rPr>
        <w:t xml:space="preserve"> </w:t>
      </w:r>
      <w:r>
        <w:rPr>
          <w:rFonts w:ascii="Times New Roman" w:hAnsi="Times New Roman"/>
          <w:i/>
          <w:sz w:val="24"/>
          <w:szCs w:val="24"/>
        </w:rPr>
        <w:t>PER2</w:t>
      </w:r>
      <w:r w:rsidRPr="00A7518A">
        <w:rPr>
          <w:rFonts w:ascii="Times New Roman" w:hAnsi="Times New Roman" w:hint="eastAsia"/>
          <w:sz w:val="24"/>
          <w:szCs w:val="24"/>
        </w:rPr>
        <w:t xml:space="preserve"> locus.</w:t>
      </w:r>
    </w:p>
    <w:p w14:paraId="781A0B62" w14:textId="77777777" w:rsidR="00436E20" w:rsidRDefault="00436E20" w:rsidP="00436E20">
      <w:pPr>
        <w:rPr>
          <w:rFonts w:ascii="Times New Roman" w:hAnsi="Times New Roman"/>
          <w:sz w:val="24"/>
          <w:szCs w:val="24"/>
        </w:rPr>
      </w:pPr>
    </w:p>
    <w:p w14:paraId="1A33ACC9" w14:textId="3EFD0D90" w:rsidR="00436E20" w:rsidRDefault="00436E20" w:rsidP="00436E20">
      <w:pPr>
        <w:rPr>
          <w:rFonts w:ascii="Times New Roman" w:hAnsi="Times New Roman"/>
          <w:b/>
          <w:sz w:val="24"/>
          <w:szCs w:val="24"/>
        </w:rPr>
      </w:pPr>
      <w:r>
        <w:rPr>
          <w:noProof/>
        </w:rPr>
        <mc:AlternateContent>
          <mc:Choice Requires="wps">
            <w:drawing>
              <wp:anchor distT="0" distB="0" distL="114300" distR="114300" simplePos="0" relativeHeight="251719680" behindDoc="0" locked="0" layoutInCell="1" allowOverlap="1" wp14:anchorId="4FCFAFC3" wp14:editId="175F52ED">
                <wp:simplePos x="0" y="0"/>
                <wp:positionH relativeFrom="column">
                  <wp:posOffset>3967480</wp:posOffset>
                </wp:positionH>
                <wp:positionV relativeFrom="paragraph">
                  <wp:posOffset>1911350</wp:posOffset>
                </wp:positionV>
                <wp:extent cx="361950" cy="1678305"/>
                <wp:effectExtent l="14605" t="6350" r="61595" b="29845"/>
                <wp:wrapNone/>
                <wp:docPr id="171" name="直接箭头连接符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1950" cy="1678305"/>
                        </a:xfrm>
                        <a:prstGeom prst="straightConnector1">
                          <a:avLst/>
                        </a:prstGeom>
                        <a:noFill/>
                        <a:ln w="12700" cap="rnd">
                          <a:solidFill>
                            <a:srgbClr val="00B050"/>
                          </a:solidFill>
                          <a:prstDash val="sysDot"/>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F0DFA48" id="直接箭头连接符 171" o:spid="_x0000_s1026" type="#_x0000_t32" style="position:absolute;left:0;text-align:left;margin-left:312.4pt;margin-top:150.5pt;width:28.5pt;height:132.1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" strokecolor="#00b050" strokeweight="1pt">
                <v:stroke dashstyle="1 1" endarrow="block" endcap="round"/>
              </v:shape>
            </w:pict>
          </mc:Fallback>
        </mc:AlternateContent>
      </w:r>
      <w:r>
        <w:rPr>
          <w:noProof/>
        </w:rPr>
        <mc:AlternateContent>
          <mc:Choice Requires="wps">
            <w:drawing>
              <wp:anchor distT="0" distB="0" distL="114300" distR="114300" simplePos="0" relativeHeight="251718656" behindDoc="0" locked="0" layoutInCell="1" allowOverlap="1" wp14:anchorId="6D9698DD" wp14:editId="45BAD772">
                <wp:simplePos x="0" y="0"/>
                <wp:positionH relativeFrom="column">
                  <wp:posOffset>1811655</wp:posOffset>
                </wp:positionH>
                <wp:positionV relativeFrom="paragraph">
                  <wp:posOffset>2120900</wp:posOffset>
                </wp:positionV>
                <wp:extent cx="286385" cy="1377950"/>
                <wp:effectExtent l="11430" t="6350" r="64135" b="25400"/>
                <wp:wrapNone/>
                <wp:docPr id="170" name="直接箭头连接符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6385" cy="1377950"/>
                        </a:xfrm>
                        <a:prstGeom prst="straightConnector1">
                          <a:avLst/>
                        </a:prstGeom>
                        <a:noFill/>
                        <a:ln w="12700" cap="rnd">
                          <a:solidFill>
                            <a:srgbClr val="00B050"/>
                          </a:solidFill>
                          <a:prstDash val="sysDot"/>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B27CA0C" id="直接箭头连接符 170" o:spid="_x0000_s1026" type="#_x0000_t32" style="position:absolute;left:0;text-align:left;margin-left:142.65pt;margin-top:167pt;width:22.55pt;height:108.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" strokecolor="#00b050" strokeweight="1pt">
                <v:stroke dashstyle="1 1" endarrow="block" endcap="round"/>
              </v:shape>
            </w:pict>
          </mc:Fallback>
        </mc:AlternateContent>
      </w:r>
      <w:r>
        <w:rPr>
          <w:noProof/>
        </w:rPr>
        <mc:AlternateContent>
          <mc:Choice Requires="wps">
            <w:drawing>
              <wp:anchor distT="0" distB="0" distL="114300" distR="114300" simplePos="0" relativeHeight="251716608" behindDoc="0" locked="0" layoutInCell="1" allowOverlap="1" wp14:anchorId="45734BFF" wp14:editId="6FAA52EF">
                <wp:simplePos x="0" y="0"/>
                <wp:positionH relativeFrom="column">
                  <wp:posOffset>4391025</wp:posOffset>
                </wp:positionH>
                <wp:positionV relativeFrom="paragraph">
                  <wp:posOffset>122555</wp:posOffset>
                </wp:positionV>
                <wp:extent cx="923925" cy="1388110"/>
                <wp:effectExtent l="9525" t="8255" r="9525" b="13335"/>
                <wp:wrapNone/>
                <wp:docPr id="169" name="矩形: 圆角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3925" cy="1388110"/>
                        </a:xfrm>
                        <a:prstGeom prst="roundRect">
                          <a:avLst>
                            <a:gd name="adj" fmla="val 16667"/>
                          </a:avLst>
                        </a:prstGeom>
                        <a:solidFill>
                          <a:srgbClr val="00B050">
                            <a:alpha val="33000"/>
                          </a:srgbClr>
                        </a:solidFill>
                        <a:ln w="9525" algn="ctr">
                          <a:solidFill>
                            <a:srgbClr val="00B05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626AC1F" id="矩形: 圆角 169" o:spid="_x0000_s1026" style="position:absolute;left:0;text-align:left;margin-left:345.75pt;margin-top:9.65pt;width:72.75pt;height:109.3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" fillcolor="#00b050" strokecolor="#00b050">
                <v:fill opacity="21588f"/>
              </v:roundrect>
            </w:pict>
          </mc:Fallback>
        </mc:AlternateContent>
      </w:r>
      <w:r>
        <w:rPr>
          <w:noProof/>
        </w:rPr>
        <mc:AlternateContent>
          <mc:Choice Requires="wps">
            <w:drawing>
              <wp:anchor distT="0" distB="0" distL="114300" distR="114300" simplePos="0" relativeHeight="251715584" behindDoc="0" locked="0" layoutInCell="1" allowOverlap="1" wp14:anchorId="73375D42" wp14:editId="40EE6B66">
                <wp:simplePos x="0" y="0"/>
                <wp:positionH relativeFrom="column">
                  <wp:posOffset>1685925</wp:posOffset>
                </wp:positionH>
                <wp:positionV relativeFrom="paragraph">
                  <wp:posOffset>175260</wp:posOffset>
                </wp:positionV>
                <wp:extent cx="800100" cy="1857375"/>
                <wp:effectExtent l="9525" t="13335" r="9525" b="5715"/>
                <wp:wrapNone/>
                <wp:docPr id="168" name="矩形: 圆角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1857375"/>
                        </a:xfrm>
                        <a:prstGeom prst="roundRect">
                          <a:avLst>
                            <a:gd name="adj" fmla="val 16667"/>
                          </a:avLst>
                        </a:prstGeom>
                        <a:solidFill>
                          <a:srgbClr val="00B050">
                            <a:alpha val="33000"/>
                          </a:srgbClr>
                        </a:solidFill>
                        <a:ln w="9525" algn="ctr">
                          <a:solidFill>
                            <a:srgbClr val="00B05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1F9EDFB" id="矩形: 圆角 168" o:spid="_x0000_s1026" style="position:absolute;left:0;text-align:left;margin-left:132.75pt;margin-top:13.8pt;width:63pt;height:146.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" fillcolor="#00b050" strokecolor="#00b050">
                <v:fill opacity="21588f"/>
              </v:roundrect>
            </w:pict>
          </mc:Fallback>
        </mc:AlternateContent>
      </w:r>
      <w:r>
        <w:rPr>
          <w:noProof/>
        </w:rPr>
        <mc:AlternateContent>
          <mc:Choice Requires="wps">
            <w:drawing>
              <wp:anchor distT="0" distB="0" distL="114300" distR="114300" simplePos="0" relativeHeight="251693056" behindDoc="0" locked="0" layoutInCell="1" allowOverlap="1" wp14:anchorId="2E01B533" wp14:editId="7542E65A">
                <wp:simplePos x="0" y="0"/>
                <wp:positionH relativeFrom="column">
                  <wp:posOffset>2921000</wp:posOffset>
                </wp:positionH>
                <wp:positionV relativeFrom="paragraph">
                  <wp:posOffset>2494280</wp:posOffset>
                </wp:positionV>
                <wp:extent cx="3035300" cy="508000"/>
                <wp:effectExtent l="0" t="0" r="0" b="6350"/>
                <wp:wrapNone/>
                <wp:docPr id="158" name="文本框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35300" cy="508000"/>
                        </a:xfrm>
                        <a:prstGeom prst="rect">
                          <a:avLst/>
                        </a:prstGeom>
                        <a:noFill/>
                        <a:ln w="6350">
                          <a:noFill/>
                        </a:ln>
                      </wps:spPr>
                      <wps:txbx>
                        <w:txbxContent>
                          <w:p w14:paraId="75457810" w14:textId="77777777" w:rsidR="00CE4C27" w:rsidRPr="00BD682C" w:rsidRDefault="00CE4C27" w:rsidP="00436E20">
                            <w:pPr>
                              <w:rPr>
                                <w:sz w:val="18"/>
                                <w:szCs w:val="18"/>
                              </w:rPr>
                            </w:pPr>
                            <w:r>
                              <w:rPr>
                                <w:rFonts w:ascii="Times New Roman" w:hAnsi="Times New Roman"/>
                                <w:sz w:val="18"/>
                                <w:szCs w:val="18"/>
                              </w:rPr>
                              <w:t xml:space="preserve">Absolute </w:t>
                            </w:r>
                            <w:r w:rsidRPr="00BD682C">
                              <w:rPr>
                                <w:rFonts w:ascii="Times New Roman" w:hAnsi="Times New Roman"/>
                                <w:sz w:val="18"/>
                                <w:szCs w:val="18"/>
                              </w:rPr>
                              <w:t>ΔDAF between M and D</w:t>
                            </w:r>
                            <w:r>
                              <w:rPr>
                                <w:rFonts w:ascii="Times New Roman" w:hAnsi="Times New Roman"/>
                                <w:sz w:val="18"/>
                                <w:szCs w:val="18"/>
                              </w:rPr>
                              <w:t>;</w:t>
                            </w:r>
                            <w:r w:rsidRPr="00BD682C">
                              <w:rPr>
                                <w:rFonts w:ascii="Times New Roman" w:hAnsi="Times New Roman"/>
                                <w:sz w:val="18"/>
                                <w:szCs w:val="18"/>
                              </w:rPr>
                              <w:t xml:space="preserve"> or SP and D</w:t>
                            </w:r>
                            <w:r>
                              <w:rPr>
                                <w:rFonts w:ascii="Times New Roman" w:hAnsi="Times New Roman"/>
                                <w:sz w:val="18"/>
                                <w:szCs w:val="18"/>
                              </w:rPr>
                              <w:t>;</w:t>
                            </w:r>
                            <w:r w:rsidRPr="00BD682C">
                              <w:rPr>
                                <w:rFonts w:ascii="Times New Roman" w:hAnsi="Times New Roman"/>
                                <w:sz w:val="18"/>
                                <w:szCs w:val="18"/>
                              </w:rPr>
                              <w:t xml:space="preserve"> or M and SP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01B533" id="文本框 158" o:spid="_x0000_s1088" type="#_x0000_t202" style="position:absolute;margin-left:230pt;margin-top:196.4pt;width:239pt;height:40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" filled="f" stroked="f" strokeweight=".5pt">
                <v:textbox>
                  <w:txbxContent>
                    <w:p w14:paraId="75457810" w14:textId="77777777" w:rsidR="00CE4C27" w:rsidRPr="00BD682C" w:rsidRDefault="00CE4C27" w:rsidP="00436E20">
                      <w:pPr>
                        <w:rPr>
                          <w:sz w:val="18"/>
                          <w:szCs w:val="18"/>
                        </w:rPr>
                      </w:pPr>
                      <w:r>
                        <w:rPr>
                          <w:rFonts w:ascii="Times New Roman" w:hAnsi="Times New Roman"/>
                          <w:sz w:val="18"/>
                          <w:szCs w:val="18"/>
                        </w:rPr>
                        <w:t xml:space="preserve">Absolute </w:t>
                      </w:r>
                      <w:r w:rsidRPr="00BD682C">
                        <w:rPr>
                          <w:rFonts w:ascii="Times New Roman" w:hAnsi="Times New Roman"/>
                          <w:sz w:val="18"/>
                          <w:szCs w:val="18"/>
                        </w:rPr>
                        <w:t>ΔDAF between M and D</w:t>
                      </w:r>
                      <w:r>
                        <w:rPr>
                          <w:rFonts w:ascii="Times New Roman" w:hAnsi="Times New Roman"/>
                          <w:sz w:val="18"/>
                          <w:szCs w:val="18"/>
                        </w:rPr>
                        <w:t>;</w:t>
                      </w:r>
                      <w:r w:rsidRPr="00BD682C">
                        <w:rPr>
                          <w:rFonts w:ascii="Times New Roman" w:hAnsi="Times New Roman"/>
                          <w:sz w:val="18"/>
                          <w:szCs w:val="18"/>
                        </w:rPr>
                        <w:t xml:space="preserve"> or SP and D</w:t>
                      </w:r>
                      <w:r>
                        <w:rPr>
                          <w:rFonts w:ascii="Times New Roman" w:hAnsi="Times New Roman"/>
                          <w:sz w:val="18"/>
                          <w:szCs w:val="18"/>
                        </w:rPr>
                        <w:t>;</w:t>
                      </w:r>
                      <w:r w:rsidRPr="00BD682C">
                        <w:rPr>
                          <w:rFonts w:ascii="Times New Roman" w:hAnsi="Times New Roman"/>
                          <w:sz w:val="18"/>
                          <w:szCs w:val="18"/>
                        </w:rPr>
                        <w:t xml:space="preserve"> or M and SP </w:t>
                      </w:r>
                    </w:p>
                  </w:txbxContent>
                </v:textbox>
              </v:shape>
            </w:pict>
          </mc:Fallback>
        </mc:AlternateContent>
      </w:r>
      <w:r>
        <w:rPr>
          <w:noProof/>
        </w:rPr>
        <mc:AlternateContent>
          <mc:Choice Requires="wps">
            <w:drawing>
              <wp:anchor distT="0" distB="0" distL="114300" distR="114300" simplePos="0" relativeHeight="251692032" behindDoc="0" locked="0" layoutInCell="1" allowOverlap="1" wp14:anchorId="129121B3" wp14:editId="16E831A8">
                <wp:simplePos x="0" y="0"/>
                <wp:positionH relativeFrom="column">
                  <wp:posOffset>5715</wp:posOffset>
                </wp:positionH>
                <wp:positionV relativeFrom="paragraph">
                  <wp:posOffset>2494280</wp:posOffset>
                </wp:positionV>
                <wp:extent cx="2647950" cy="457200"/>
                <wp:effectExtent l="0" t="0" r="0" b="0"/>
                <wp:wrapNone/>
                <wp:docPr id="157" name="文本框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7950" cy="457200"/>
                        </a:xfrm>
                        <a:prstGeom prst="rect">
                          <a:avLst/>
                        </a:prstGeom>
                        <a:noFill/>
                        <a:ln w="6350">
                          <a:noFill/>
                        </a:ln>
                      </wps:spPr>
                      <wps:txbx>
                        <w:txbxContent>
                          <w:p w14:paraId="1B6E8DEA" w14:textId="77777777" w:rsidR="00CE4C27" w:rsidRPr="00BD682C" w:rsidRDefault="00CE4C27" w:rsidP="00436E20">
                            <w:pPr>
                              <w:rPr>
                                <w:sz w:val="18"/>
                                <w:szCs w:val="18"/>
                              </w:rPr>
                            </w:pPr>
                            <w:r w:rsidRPr="00BD682C">
                              <w:rPr>
                                <w:rFonts w:ascii="Times New Roman" w:hAnsi="Times New Roman"/>
                                <w:sz w:val="18"/>
                                <w:szCs w:val="18"/>
                              </w:rPr>
                              <w:t>ΔDAF between M and D</w:t>
                            </w:r>
                            <w:r>
                              <w:rPr>
                                <w:rFonts w:ascii="Times New Roman" w:hAnsi="Times New Roman"/>
                                <w:sz w:val="18"/>
                                <w:szCs w:val="18"/>
                              </w:rPr>
                              <w:t>;</w:t>
                            </w:r>
                            <w:r w:rsidRPr="00BD682C">
                              <w:rPr>
                                <w:rFonts w:ascii="Times New Roman" w:hAnsi="Times New Roman"/>
                                <w:sz w:val="18"/>
                                <w:szCs w:val="18"/>
                              </w:rPr>
                              <w:t xml:space="preserve"> or SP and D</w:t>
                            </w:r>
                            <w:r>
                              <w:rPr>
                                <w:rFonts w:ascii="Times New Roman" w:hAnsi="Times New Roman"/>
                                <w:sz w:val="18"/>
                                <w:szCs w:val="18"/>
                              </w:rPr>
                              <w:t>;</w:t>
                            </w:r>
                            <w:r w:rsidRPr="00BD682C">
                              <w:rPr>
                                <w:rFonts w:ascii="Times New Roman" w:hAnsi="Times New Roman"/>
                                <w:sz w:val="18"/>
                                <w:szCs w:val="18"/>
                              </w:rPr>
                              <w:t xml:space="preserve"> or M and SP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9121B3" id="文本框 157" o:spid="_x0000_s1089" type="#_x0000_t202" style="position:absolute;margin-left:.45pt;margin-top:196.4pt;width:208.5pt;height:3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" filled="f" stroked="f" strokeweight=".5pt">
                <v:textbox>
                  <w:txbxContent>
                    <w:p w14:paraId="1B6E8DEA" w14:textId="77777777" w:rsidR="00CE4C27" w:rsidRPr="00BD682C" w:rsidRDefault="00CE4C27" w:rsidP="00436E20">
                      <w:pPr>
                        <w:rPr>
                          <w:sz w:val="18"/>
                          <w:szCs w:val="18"/>
                        </w:rPr>
                      </w:pPr>
                      <w:r w:rsidRPr="00BD682C">
                        <w:rPr>
                          <w:rFonts w:ascii="Times New Roman" w:hAnsi="Times New Roman"/>
                          <w:sz w:val="18"/>
                          <w:szCs w:val="18"/>
                        </w:rPr>
                        <w:t>ΔDAF between M and D</w:t>
                      </w:r>
                      <w:r>
                        <w:rPr>
                          <w:rFonts w:ascii="Times New Roman" w:hAnsi="Times New Roman"/>
                          <w:sz w:val="18"/>
                          <w:szCs w:val="18"/>
                        </w:rPr>
                        <w:t>;</w:t>
                      </w:r>
                      <w:r w:rsidRPr="00BD682C">
                        <w:rPr>
                          <w:rFonts w:ascii="Times New Roman" w:hAnsi="Times New Roman"/>
                          <w:sz w:val="18"/>
                          <w:szCs w:val="18"/>
                        </w:rPr>
                        <w:t xml:space="preserve"> or SP and D</w:t>
                      </w:r>
                      <w:r>
                        <w:rPr>
                          <w:rFonts w:ascii="Times New Roman" w:hAnsi="Times New Roman"/>
                          <w:sz w:val="18"/>
                          <w:szCs w:val="18"/>
                        </w:rPr>
                        <w:t>;</w:t>
                      </w:r>
                      <w:r w:rsidRPr="00BD682C">
                        <w:rPr>
                          <w:rFonts w:ascii="Times New Roman" w:hAnsi="Times New Roman"/>
                          <w:sz w:val="18"/>
                          <w:szCs w:val="18"/>
                        </w:rPr>
                        <w:t xml:space="preserve"> or M and SP</w:t>
                      </w:r>
                    </w:p>
                  </w:txbxContent>
                </v:textbox>
              </v:shape>
            </w:pict>
          </mc:Fallback>
        </mc:AlternateContent>
      </w:r>
      <w:r>
        <w:rPr>
          <w:noProof/>
        </w:rPr>
        <mc:AlternateContent>
          <mc:Choice Requires="wps">
            <w:drawing>
              <wp:anchor distT="0" distB="0" distL="114300" distR="114300" simplePos="0" relativeHeight="251687936" behindDoc="0" locked="0" layoutInCell="1" allowOverlap="1" wp14:anchorId="64C67E08" wp14:editId="32BDDA70">
                <wp:simplePos x="0" y="0"/>
                <wp:positionH relativeFrom="column">
                  <wp:posOffset>-80010</wp:posOffset>
                </wp:positionH>
                <wp:positionV relativeFrom="paragraph">
                  <wp:posOffset>-212725</wp:posOffset>
                </wp:positionV>
                <wp:extent cx="498475" cy="742315"/>
                <wp:effectExtent l="0" t="0" r="0" b="635"/>
                <wp:wrapNone/>
                <wp:docPr id="151" name="文本框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8475" cy="742315"/>
                        </a:xfrm>
                        <a:prstGeom prst="rect">
                          <a:avLst/>
                        </a:prstGeom>
                        <a:noFill/>
                        <a:ln w="6350">
                          <a:noFill/>
                        </a:ln>
                      </wps:spPr>
                      <wps:txbx>
                        <w:txbxContent>
                          <w:p w14:paraId="6D912E8D" w14:textId="77777777" w:rsidR="00CE4C27" w:rsidRPr="00BD682C" w:rsidRDefault="00CE4C27" w:rsidP="00436E20">
                            <w:pPr>
                              <w:rPr>
                                <w:rFonts w:ascii="Times New Roman" w:hAnsi="Times New Roman"/>
                                <w:b/>
                                <w:sz w:val="24"/>
                                <w:szCs w:val="24"/>
                              </w:rPr>
                            </w:pPr>
                            <w:r w:rsidRPr="00BD682C">
                              <w:rPr>
                                <w:rFonts w:ascii="Times New Roman" w:hAnsi="Times New Roman"/>
                                <w:b/>
                                <w:sz w:val="24"/>
                                <w:szCs w:val="24"/>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C67E08" id="文本框 151" o:spid="_x0000_s1090" type="#_x0000_t202" style="position:absolute;margin-left:-6.3pt;margin-top:-16.75pt;width:39.25pt;height:58.4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" filled="f" stroked="f" strokeweight=".5pt">
                <v:textbox>
                  <w:txbxContent>
                    <w:p w14:paraId="6D912E8D" w14:textId="77777777" w:rsidR="00CE4C27" w:rsidRPr="00BD682C" w:rsidRDefault="00CE4C27" w:rsidP="00436E20">
                      <w:pPr>
                        <w:rPr>
                          <w:rFonts w:ascii="Times New Roman" w:hAnsi="Times New Roman"/>
                          <w:b/>
                          <w:sz w:val="24"/>
                          <w:szCs w:val="24"/>
                        </w:rPr>
                      </w:pPr>
                      <w:r w:rsidRPr="00BD682C">
                        <w:rPr>
                          <w:rFonts w:ascii="Times New Roman" w:hAnsi="Times New Roman"/>
                          <w:b/>
                          <w:sz w:val="24"/>
                          <w:szCs w:val="24"/>
                        </w:rPr>
                        <w:t>a</w:t>
                      </w: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2DDDE6FA" wp14:editId="2B8F71BA">
                <wp:simplePos x="0" y="0"/>
                <wp:positionH relativeFrom="column">
                  <wp:posOffset>-79375</wp:posOffset>
                </wp:positionH>
                <wp:positionV relativeFrom="paragraph">
                  <wp:posOffset>2724150</wp:posOffset>
                </wp:positionV>
                <wp:extent cx="561975" cy="381000"/>
                <wp:effectExtent l="0" t="0" r="0" b="0"/>
                <wp:wrapNone/>
                <wp:docPr id="154" name="文本框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975" cy="381000"/>
                        </a:xfrm>
                        <a:prstGeom prst="rect">
                          <a:avLst/>
                        </a:prstGeom>
                        <a:noFill/>
                        <a:ln w="6350">
                          <a:noFill/>
                        </a:ln>
                      </wps:spPr>
                      <wps:txbx>
                        <w:txbxContent>
                          <w:p w14:paraId="0F7EC0CC" w14:textId="77777777" w:rsidR="00CE4C27" w:rsidRPr="00BD682C" w:rsidRDefault="00CE4C27" w:rsidP="00436E20">
                            <w:pPr>
                              <w:rPr>
                                <w:rFonts w:ascii="Times New Roman" w:hAnsi="Times New Roman"/>
                                <w:b/>
                                <w:sz w:val="24"/>
                                <w:szCs w:val="24"/>
                              </w:rPr>
                            </w:pPr>
                            <w:r w:rsidRPr="00BD682C">
                              <w:rPr>
                                <w:rFonts w:ascii="Times New Roman" w:hAnsi="Times New Roman"/>
                                <w:b/>
                                <w:sz w:val="24"/>
                                <w:szCs w:val="24"/>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DDDE6FA" id="文本框 154" o:spid="_x0000_s1091" type="#_x0000_t202" style="position:absolute;margin-left:-6.25pt;margin-top:214.5pt;width:44.25pt;height:30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" filled="f" stroked="f" strokeweight=".5pt">
                <v:textbox>
                  <w:txbxContent>
                    <w:p w14:paraId="0F7EC0CC" w14:textId="77777777" w:rsidR="00CE4C27" w:rsidRPr="00BD682C" w:rsidRDefault="00CE4C27" w:rsidP="00436E20">
                      <w:pPr>
                        <w:rPr>
                          <w:rFonts w:ascii="Times New Roman" w:hAnsi="Times New Roman"/>
                          <w:b/>
                          <w:sz w:val="24"/>
                          <w:szCs w:val="24"/>
                        </w:rPr>
                      </w:pPr>
                      <w:r w:rsidRPr="00BD682C">
                        <w:rPr>
                          <w:rFonts w:ascii="Times New Roman" w:hAnsi="Times New Roman"/>
                          <w:b/>
                          <w:sz w:val="24"/>
                          <w:szCs w:val="24"/>
                        </w:rPr>
                        <w:t>b</w:t>
                      </w:r>
                    </w:p>
                  </w:txbxContent>
                </v:textbox>
              </v:shape>
            </w:pict>
          </mc:Fallback>
        </mc:AlternateContent>
      </w:r>
      <w:r>
        <w:rPr>
          <w:noProof/>
        </w:rPr>
        <mc:AlternateContent>
          <mc:Choice Requires="wps">
            <w:drawing>
              <wp:anchor distT="0" distB="0" distL="114300" distR="114300" simplePos="0" relativeHeight="251691008" behindDoc="0" locked="0" layoutInCell="1" allowOverlap="1" wp14:anchorId="34F2D824" wp14:editId="13AB2BB6">
                <wp:simplePos x="0" y="0"/>
                <wp:positionH relativeFrom="column">
                  <wp:posOffset>2933700</wp:posOffset>
                </wp:positionH>
                <wp:positionV relativeFrom="paragraph">
                  <wp:posOffset>-146050</wp:posOffset>
                </wp:positionV>
                <wp:extent cx="2851150" cy="254000"/>
                <wp:effectExtent l="0" t="0" r="0" b="0"/>
                <wp:wrapNone/>
                <wp:docPr id="156" name="文本框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1150" cy="254000"/>
                        </a:xfrm>
                        <a:prstGeom prst="rect">
                          <a:avLst/>
                        </a:prstGeom>
                        <a:noFill/>
                        <a:ln w="6350">
                          <a:noFill/>
                        </a:ln>
                      </wps:spPr>
                      <wps:txbx>
                        <w:txbxContent>
                          <w:p w14:paraId="63B1A4EC" w14:textId="77777777" w:rsidR="00CE4C27" w:rsidRPr="00BD682C" w:rsidRDefault="00CE4C27" w:rsidP="00436E20">
                            <w:pPr>
                              <w:rPr>
                                <w:rFonts w:ascii="Times New Roman" w:hAnsi="Times New Roman"/>
                                <w:b/>
                                <w:sz w:val="18"/>
                                <w:szCs w:val="18"/>
                              </w:rPr>
                            </w:pPr>
                            <w:r w:rsidRPr="00BD682C">
                              <w:rPr>
                                <w:rFonts w:ascii="Times New Roman" w:hAnsi="Times New Roman"/>
                                <w:b/>
                                <w:sz w:val="18"/>
                                <w:szCs w:val="18"/>
                              </w:rPr>
                              <w:t>Mean F</w:t>
                            </w:r>
                            <w:r w:rsidRPr="00BD682C">
                              <w:rPr>
                                <w:rFonts w:ascii="Times New Roman" w:hAnsi="Times New Roman"/>
                                <w:b/>
                                <w:sz w:val="18"/>
                                <w:szCs w:val="18"/>
                                <w:vertAlign w:val="subscript"/>
                              </w:rPr>
                              <w:t>ST</w:t>
                            </w:r>
                            <w:r w:rsidRPr="00BD682C">
                              <w:rPr>
                                <w:rFonts w:ascii="Times New Roman" w:hAnsi="Times New Roman"/>
                                <w:b/>
                                <w:sz w:val="18"/>
                                <w:szCs w:val="18"/>
                              </w:rPr>
                              <w:t>, dxy of windows stratified by abs ΔDAF bin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4F2D824" id="文本框 156" o:spid="_x0000_s1092" type="#_x0000_t202" style="position:absolute;margin-left:231pt;margin-top:-11.5pt;width:224.5pt;height:20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" filled="f" stroked="f" strokeweight=".5pt">
                <v:textbox>
                  <w:txbxContent>
                    <w:p w14:paraId="63B1A4EC" w14:textId="77777777" w:rsidR="00CE4C27" w:rsidRPr="00BD682C" w:rsidRDefault="00CE4C27" w:rsidP="00436E20">
                      <w:pPr>
                        <w:rPr>
                          <w:rFonts w:ascii="Times New Roman" w:hAnsi="Times New Roman"/>
                          <w:b/>
                          <w:sz w:val="18"/>
                          <w:szCs w:val="18"/>
                        </w:rPr>
                      </w:pPr>
                      <w:r w:rsidRPr="00BD682C">
                        <w:rPr>
                          <w:rFonts w:ascii="Times New Roman" w:hAnsi="Times New Roman"/>
                          <w:b/>
                          <w:sz w:val="18"/>
                          <w:szCs w:val="18"/>
                        </w:rPr>
                        <w:t>Mean F</w:t>
                      </w:r>
                      <w:r w:rsidRPr="00BD682C">
                        <w:rPr>
                          <w:rFonts w:ascii="Times New Roman" w:hAnsi="Times New Roman"/>
                          <w:b/>
                          <w:sz w:val="18"/>
                          <w:szCs w:val="18"/>
                          <w:vertAlign w:val="subscript"/>
                        </w:rPr>
                        <w:t>ST</w:t>
                      </w:r>
                      <w:r w:rsidRPr="00BD682C">
                        <w:rPr>
                          <w:rFonts w:ascii="Times New Roman" w:hAnsi="Times New Roman"/>
                          <w:b/>
                          <w:sz w:val="18"/>
                          <w:szCs w:val="18"/>
                        </w:rPr>
                        <w:t>, dxy of windows stratified by abs ΔDAF bin</w:t>
                      </w: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635AB651" wp14:editId="7F398E95">
                <wp:simplePos x="0" y="0"/>
                <wp:positionH relativeFrom="column">
                  <wp:posOffset>317500</wp:posOffset>
                </wp:positionH>
                <wp:positionV relativeFrom="paragraph">
                  <wp:posOffset>2734945</wp:posOffset>
                </wp:positionV>
                <wp:extent cx="2762250" cy="298450"/>
                <wp:effectExtent l="0" t="0" r="0" b="6350"/>
                <wp:wrapNone/>
                <wp:docPr id="159" name="文本框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2250" cy="298450"/>
                        </a:xfrm>
                        <a:prstGeom prst="rect">
                          <a:avLst/>
                        </a:prstGeom>
                        <a:noFill/>
                        <a:ln w="6350">
                          <a:noFill/>
                        </a:ln>
                      </wps:spPr>
                      <wps:txbx>
                        <w:txbxContent>
                          <w:p w14:paraId="6EDCBB5C" w14:textId="77777777" w:rsidR="00CE4C27" w:rsidRPr="00BD682C" w:rsidRDefault="00CE4C27" w:rsidP="00436E20">
                            <w:pPr>
                              <w:rPr>
                                <w:rFonts w:ascii="Times New Roman" w:hAnsi="Times New Roman"/>
                                <w:b/>
                                <w:sz w:val="18"/>
                                <w:szCs w:val="18"/>
                              </w:rPr>
                            </w:pPr>
                            <w:r w:rsidRPr="00BD682C">
                              <w:rPr>
                                <w:rFonts w:ascii="Times New Roman" w:hAnsi="Times New Roman"/>
                                <w:b/>
                                <w:sz w:val="18"/>
                                <w:szCs w:val="18"/>
                              </w:rPr>
                              <w:t>Mean F</w:t>
                            </w:r>
                            <w:r w:rsidRPr="00BD682C">
                              <w:rPr>
                                <w:rFonts w:ascii="Times New Roman" w:hAnsi="Times New Roman"/>
                                <w:b/>
                                <w:sz w:val="18"/>
                                <w:szCs w:val="18"/>
                                <w:vertAlign w:val="subscript"/>
                              </w:rPr>
                              <w:t xml:space="preserve">ST </w:t>
                            </w:r>
                            <w:r w:rsidRPr="00BD682C">
                              <w:rPr>
                                <w:rFonts w:ascii="Times New Roman" w:hAnsi="Times New Roman"/>
                                <w:b/>
                                <w:sz w:val="18"/>
                                <w:szCs w:val="18"/>
                              </w:rPr>
                              <w:t xml:space="preserve">of windows stratified by ΔDAF bin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5AB651" id="文本框 159" o:spid="_x0000_s1093" type="#_x0000_t202" style="position:absolute;margin-left:25pt;margin-top:215.35pt;width:217.5pt;height:23.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" filled="f" stroked="f" strokeweight=".5pt">
                <v:textbox>
                  <w:txbxContent>
                    <w:p w14:paraId="6EDCBB5C" w14:textId="77777777" w:rsidR="00CE4C27" w:rsidRPr="00BD682C" w:rsidRDefault="00CE4C27" w:rsidP="00436E20">
                      <w:pPr>
                        <w:rPr>
                          <w:rFonts w:ascii="Times New Roman" w:hAnsi="Times New Roman"/>
                          <w:b/>
                          <w:sz w:val="18"/>
                          <w:szCs w:val="18"/>
                        </w:rPr>
                      </w:pPr>
                      <w:r w:rsidRPr="00BD682C">
                        <w:rPr>
                          <w:rFonts w:ascii="Times New Roman" w:hAnsi="Times New Roman"/>
                          <w:b/>
                          <w:sz w:val="18"/>
                          <w:szCs w:val="18"/>
                        </w:rPr>
                        <w:t>Mean F</w:t>
                      </w:r>
                      <w:r w:rsidRPr="00BD682C">
                        <w:rPr>
                          <w:rFonts w:ascii="Times New Roman" w:hAnsi="Times New Roman"/>
                          <w:b/>
                          <w:sz w:val="18"/>
                          <w:szCs w:val="18"/>
                          <w:vertAlign w:val="subscript"/>
                        </w:rPr>
                        <w:t xml:space="preserve">ST </w:t>
                      </w:r>
                      <w:r w:rsidRPr="00BD682C">
                        <w:rPr>
                          <w:rFonts w:ascii="Times New Roman" w:hAnsi="Times New Roman"/>
                          <w:b/>
                          <w:sz w:val="18"/>
                          <w:szCs w:val="18"/>
                        </w:rPr>
                        <w:t xml:space="preserve">of windows stratified by ΔDAF bin </w:t>
                      </w:r>
                    </w:p>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2A112814" wp14:editId="1147BA4F">
                <wp:simplePos x="0" y="0"/>
                <wp:positionH relativeFrom="column">
                  <wp:posOffset>3378200</wp:posOffset>
                </wp:positionH>
                <wp:positionV relativeFrom="paragraph">
                  <wp:posOffset>2734945</wp:posOffset>
                </wp:positionV>
                <wp:extent cx="2762250" cy="298450"/>
                <wp:effectExtent l="0" t="0" r="0" b="6350"/>
                <wp:wrapNone/>
                <wp:docPr id="167" name="文本框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2250" cy="298450"/>
                        </a:xfrm>
                        <a:prstGeom prst="rect">
                          <a:avLst/>
                        </a:prstGeom>
                        <a:noFill/>
                        <a:ln w="6350">
                          <a:noFill/>
                        </a:ln>
                      </wps:spPr>
                      <wps:txbx>
                        <w:txbxContent>
                          <w:p w14:paraId="74E29A8F" w14:textId="77777777" w:rsidR="00CE4C27" w:rsidRPr="00BD682C" w:rsidRDefault="00CE4C27" w:rsidP="00436E20">
                            <w:pPr>
                              <w:jc w:val="center"/>
                              <w:rPr>
                                <w:rFonts w:ascii="Times New Roman" w:hAnsi="Times New Roman"/>
                                <w:b/>
                                <w:sz w:val="18"/>
                                <w:szCs w:val="18"/>
                              </w:rPr>
                            </w:pPr>
                            <w:r w:rsidRPr="00BD682C">
                              <w:rPr>
                                <w:rFonts w:ascii="Times New Roman" w:hAnsi="Times New Roman"/>
                                <w:b/>
                                <w:sz w:val="18"/>
                                <w:szCs w:val="18"/>
                              </w:rPr>
                              <w:t>Mean F</w:t>
                            </w:r>
                            <w:r w:rsidRPr="00BD682C">
                              <w:rPr>
                                <w:rFonts w:ascii="Times New Roman" w:hAnsi="Times New Roman"/>
                                <w:b/>
                                <w:sz w:val="18"/>
                                <w:szCs w:val="18"/>
                                <w:vertAlign w:val="subscript"/>
                              </w:rPr>
                              <w:t xml:space="preserve">ST </w:t>
                            </w:r>
                            <w:r w:rsidRPr="00BD682C">
                              <w:rPr>
                                <w:rFonts w:ascii="Times New Roman" w:hAnsi="Times New Roman"/>
                                <w:b/>
                                <w:sz w:val="18"/>
                                <w:szCs w:val="18"/>
                              </w:rPr>
                              <w:t>of windows stratified by ΔDAF bin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112814" id="文本框 167" o:spid="_x0000_s1094" type="#_x0000_t202" style="position:absolute;margin-left:266pt;margin-top:215.35pt;width:217.5pt;height:23.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" filled="f" stroked="f" strokeweight=".5pt">
                <v:textbox>
                  <w:txbxContent>
                    <w:p w14:paraId="74E29A8F" w14:textId="77777777" w:rsidR="00CE4C27" w:rsidRPr="00BD682C" w:rsidRDefault="00CE4C27" w:rsidP="00436E20">
                      <w:pPr>
                        <w:jc w:val="center"/>
                        <w:rPr>
                          <w:rFonts w:ascii="Times New Roman" w:hAnsi="Times New Roman"/>
                          <w:b/>
                          <w:sz w:val="18"/>
                          <w:szCs w:val="18"/>
                        </w:rPr>
                      </w:pPr>
                      <w:r w:rsidRPr="00BD682C">
                        <w:rPr>
                          <w:rFonts w:ascii="Times New Roman" w:hAnsi="Times New Roman"/>
                          <w:b/>
                          <w:sz w:val="18"/>
                          <w:szCs w:val="18"/>
                        </w:rPr>
                        <w:t>Mean F</w:t>
                      </w:r>
                      <w:r w:rsidRPr="00BD682C">
                        <w:rPr>
                          <w:rFonts w:ascii="Times New Roman" w:hAnsi="Times New Roman"/>
                          <w:b/>
                          <w:sz w:val="18"/>
                          <w:szCs w:val="18"/>
                          <w:vertAlign w:val="subscript"/>
                        </w:rPr>
                        <w:t xml:space="preserve">ST </w:t>
                      </w:r>
                      <w:r w:rsidRPr="00BD682C">
                        <w:rPr>
                          <w:rFonts w:ascii="Times New Roman" w:hAnsi="Times New Roman"/>
                          <w:b/>
                          <w:sz w:val="18"/>
                          <w:szCs w:val="18"/>
                        </w:rPr>
                        <w:t>of windows stratified by ΔDAF bin</w:t>
                      </w: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6F3B5B42" wp14:editId="78490397">
                <wp:simplePos x="0" y="0"/>
                <wp:positionH relativeFrom="column">
                  <wp:posOffset>107950</wp:posOffset>
                </wp:positionH>
                <wp:positionV relativeFrom="paragraph">
                  <wp:posOffset>-133350</wp:posOffset>
                </wp:positionV>
                <wp:extent cx="2641600" cy="254000"/>
                <wp:effectExtent l="0" t="0" r="0" b="0"/>
                <wp:wrapNone/>
                <wp:docPr id="155" name="文本框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1600" cy="254000"/>
                        </a:xfrm>
                        <a:prstGeom prst="rect">
                          <a:avLst/>
                        </a:prstGeom>
                        <a:noFill/>
                        <a:ln w="6350">
                          <a:noFill/>
                        </a:ln>
                      </wps:spPr>
                      <wps:txbx>
                        <w:txbxContent>
                          <w:p w14:paraId="0746CF5E" w14:textId="77777777" w:rsidR="00CE4C27" w:rsidRPr="00BD682C" w:rsidRDefault="00CE4C27" w:rsidP="00436E20">
                            <w:pPr>
                              <w:rPr>
                                <w:rFonts w:ascii="Times New Roman" w:hAnsi="Times New Roman"/>
                                <w:b/>
                                <w:sz w:val="18"/>
                                <w:szCs w:val="18"/>
                              </w:rPr>
                            </w:pPr>
                            <w:r w:rsidRPr="00BD682C">
                              <w:rPr>
                                <w:rFonts w:ascii="Times New Roman" w:hAnsi="Times New Roman"/>
                                <w:b/>
                                <w:sz w:val="18"/>
                                <w:szCs w:val="18"/>
                              </w:rPr>
                              <w:t>Mean F</w:t>
                            </w:r>
                            <w:r w:rsidRPr="00BD682C">
                              <w:rPr>
                                <w:rFonts w:ascii="Times New Roman" w:hAnsi="Times New Roman"/>
                                <w:b/>
                                <w:sz w:val="18"/>
                                <w:szCs w:val="18"/>
                                <w:vertAlign w:val="subscript"/>
                              </w:rPr>
                              <w:t>ST</w:t>
                            </w:r>
                            <w:r w:rsidRPr="00BD682C">
                              <w:rPr>
                                <w:rFonts w:ascii="Times New Roman" w:hAnsi="Times New Roman"/>
                                <w:b/>
                                <w:sz w:val="18"/>
                                <w:szCs w:val="18"/>
                              </w:rPr>
                              <w:t>, dxy of windows stratified by ΔDAF bin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F3B5B42" id="文本框 155" o:spid="_x0000_s1095" type="#_x0000_t202" style="position:absolute;margin-left:8.5pt;margin-top:-10.5pt;width:208pt;height:20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" filled="f" stroked="f" strokeweight=".5pt">
                <v:textbox>
                  <w:txbxContent>
                    <w:p w14:paraId="0746CF5E" w14:textId="77777777" w:rsidR="00CE4C27" w:rsidRPr="00BD682C" w:rsidRDefault="00CE4C27" w:rsidP="00436E20">
                      <w:pPr>
                        <w:rPr>
                          <w:rFonts w:ascii="Times New Roman" w:hAnsi="Times New Roman"/>
                          <w:b/>
                          <w:sz w:val="18"/>
                          <w:szCs w:val="18"/>
                        </w:rPr>
                      </w:pPr>
                      <w:r w:rsidRPr="00BD682C">
                        <w:rPr>
                          <w:rFonts w:ascii="Times New Roman" w:hAnsi="Times New Roman"/>
                          <w:b/>
                          <w:sz w:val="18"/>
                          <w:szCs w:val="18"/>
                        </w:rPr>
                        <w:t>Mean F</w:t>
                      </w:r>
                      <w:r w:rsidRPr="00BD682C">
                        <w:rPr>
                          <w:rFonts w:ascii="Times New Roman" w:hAnsi="Times New Roman"/>
                          <w:b/>
                          <w:sz w:val="18"/>
                          <w:szCs w:val="18"/>
                          <w:vertAlign w:val="subscript"/>
                        </w:rPr>
                        <w:t>ST</w:t>
                      </w:r>
                      <w:r w:rsidRPr="00BD682C">
                        <w:rPr>
                          <w:rFonts w:ascii="Times New Roman" w:hAnsi="Times New Roman"/>
                          <w:b/>
                          <w:sz w:val="18"/>
                          <w:szCs w:val="18"/>
                        </w:rPr>
                        <w:t>, dxy of windows stratified by ΔDAF bin</w:t>
                      </w:r>
                    </w:p>
                  </w:txbxContent>
                </v:textbox>
              </v:shape>
            </w:pict>
          </mc:Fallback>
        </mc:AlternateContent>
      </w:r>
      <w:r w:rsidRPr="00EB1341">
        <w:rPr>
          <w:rFonts w:ascii="Times New Roman" w:eastAsia="宋体" w:hAnsi="Times New Roman"/>
          <w:noProof/>
          <w:color w:val="000000"/>
          <w:szCs w:val="21"/>
        </w:rPr>
        <w:drawing>
          <wp:inline distT="0" distB="0" distL="0" distR="0" wp14:anchorId="510D74F7" wp14:editId="4C3FB537">
            <wp:extent cx="5274310" cy="2337435"/>
            <wp:effectExtent l="0" t="0" r="2540" b="571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pic:cNvPicPr>
                      <a:picLocks noChangeAspect="1" noChangeArrowheads="1"/>
                    </pic:cNvPicPr>
                  </pic:nvPicPr>
                  <pic:blipFill>
                    <a:blip r:embed="rId147">
                      <a:extLst>
                        <a:ext uri="{28A0092B-C50C-407E-A947-70E740481C1C}">
                          <a14:useLocalDpi xmlns:a14="http://schemas.microsoft.com/office/drawing/2010/main" val="0"/>
                        </a:ext>
                      </a:extLst>
                    </a:blip>
                    <a:srcRect l="-130" t="9865" r="9300" b="5505"/>
                    <a:stretch>
                      <a:fillRect/>
                    </a:stretch>
                  </pic:blipFill>
                  <pic:spPr bwMode="auto">
                    <a:xfrm>
                      <a:off x="0" y="0"/>
                      <a:ext cx="5274310" cy="2337435"/>
                    </a:xfrm>
                    <a:prstGeom prst="rect">
                      <a:avLst/>
                    </a:prstGeom>
                    <a:noFill/>
                    <a:ln>
                      <a:noFill/>
                    </a:ln>
                  </pic:spPr>
                </pic:pic>
              </a:graphicData>
            </a:graphic>
          </wp:inline>
        </w:drawing>
      </w:r>
    </w:p>
    <w:p w14:paraId="4B784A00" w14:textId="77777777" w:rsidR="00436E20" w:rsidRDefault="00436E20" w:rsidP="00436E20">
      <w:pPr>
        <w:outlineLvl w:val="1"/>
        <w:rPr>
          <w:rFonts w:ascii="Times New Roman" w:hAnsi="Times New Roman"/>
          <w:b/>
          <w:sz w:val="24"/>
          <w:szCs w:val="24"/>
        </w:rPr>
      </w:pPr>
    </w:p>
    <w:p w14:paraId="60BBB791" w14:textId="3513FDE7" w:rsidR="00436E20" w:rsidRDefault="00436E20" w:rsidP="00436E20">
      <w:pPr>
        <w:rPr>
          <w:rFonts w:ascii="Times New Roman" w:hAnsi="Times New Roman"/>
          <w:b/>
          <w:sz w:val="24"/>
          <w:szCs w:val="24"/>
        </w:rPr>
      </w:pPr>
      <w:r w:rsidRPr="004F2302">
        <w:rPr>
          <w:rFonts w:ascii="Times New Roman" w:eastAsia="宋体" w:hAnsi="Times New Roman"/>
          <w:noProof/>
          <w:color w:val="00B050"/>
          <w:szCs w:val="21"/>
        </w:rPr>
        <mc:AlternateContent>
          <mc:Choice Requires="wps">
            <w:drawing>
              <wp:anchor distT="0" distB="0" distL="114300" distR="114300" simplePos="0" relativeHeight="251720704" behindDoc="0" locked="0" layoutInCell="1" allowOverlap="1" wp14:anchorId="5328E491" wp14:editId="427F9F6D">
                <wp:simplePos x="0" y="0"/>
                <wp:positionH relativeFrom="column">
                  <wp:posOffset>5287010</wp:posOffset>
                </wp:positionH>
                <wp:positionV relativeFrom="paragraph">
                  <wp:posOffset>1173480</wp:posOffset>
                </wp:positionV>
                <wp:extent cx="546100" cy="491490"/>
                <wp:effectExtent l="10160" t="11430" r="5715" b="11430"/>
                <wp:wrapNone/>
                <wp:docPr id="166" name="椭圆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100" cy="491490"/>
                        </a:xfrm>
                        <a:prstGeom prst="ellipse">
                          <a:avLst/>
                        </a:prstGeom>
                        <a:solidFill>
                          <a:srgbClr val="FFFFFF">
                            <a:alpha val="0"/>
                          </a:srgbClr>
                        </a:solidFill>
                        <a:ln w="9525" algn="ctr">
                          <a:solidFill>
                            <a:srgbClr val="00B05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BBB1E94" id="椭圆 166" o:spid="_x0000_s1026" style="position:absolute;left:0;text-align:left;margin-left:416.3pt;margin-top:92.4pt;width:43pt;height:38.7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" strokecolor="#00b050">
                <v:fill opacity="0"/>
              </v:oval>
            </w:pict>
          </mc:Fallback>
        </mc:AlternateContent>
      </w:r>
      <w:r>
        <w:rPr>
          <w:rFonts w:ascii="Times New Roman" w:eastAsia="宋体" w:hAnsi="Times New Roman"/>
          <w:noProof/>
          <w:color w:val="000000"/>
          <w:szCs w:val="21"/>
        </w:rPr>
        <mc:AlternateContent>
          <mc:Choice Requires="wps">
            <w:drawing>
              <wp:anchor distT="0" distB="0" distL="114300" distR="114300" simplePos="0" relativeHeight="251717632" behindDoc="0" locked="0" layoutInCell="1" allowOverlap="1" wp14:anchorId="62D57699" wp14:editId="269B3E37">
                <wp:simplePos x="0" y="0"/>
                <wp:positionH relativeFrom="column">
                  <wp:posOffset>194310</wp:posOffset>
                </wp:positionH>
                <wp:positionV relativeFrom="paragraph">
                  <wp:posOffset>1428115</wp:posOffset>
                </wp:positionV>
                <wp:extent cx="5377180" cy="0"/>
                <wp:effectExtent l="13335" t="8890" r="10160" b="10160"/>
                <wp:wrapNone/>
                <wp:docPr id="164" name="直接箭头连接符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7180" cy="0"/>
                        </a:xfrm>
                        <a:prstGeom prst="straightConnector1">
                          <a:avLst/>
                        </a:prstGeom>
                        <a:noFill/>
                        <a:ln w="9525">
                          <a:solidFill>
                            <a:srgbClr val="00B05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B316274" id="直接箭头连接符 164" o:spid="_x0000_s1026" type="#_x0000_t32" style="position:absolute;left:0;text-align:left;margin-left:15.3pt;margin-top:112.45pt;width:423.4pt;height:0;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" strokecolor="#00b050">
                <v:stroke dashstyle="1 1"/>
              </v:shape>
            </w:pict>
          </mc:Fallback>
        </mc:AlternateContent>
      </w:r>
      <w:r>
        <w:rPr>
          <w:rFonts w:ascii="Times New Roman" w:eastAsia="宋体" w:hAnsi="Times New Roman"/>
          <w:noProof/>
          <w:color w:val="000000"/>
          <w:szCs w:val="21"/>
        </w:rPr>
        <mc:AlternateContent>
          <mc:Choice Requires="wps">
            <w:drawing>
              <wp:anchor distT="0" distB="0" distL="114300" distR="114300" simplePos="0" relativeHeight="251702272" behindDoc="0" locked="0" layoutInCell="1" allowOverlap="1" wp14:anchorId="3233C950" wp14:editId="181EB185">
                <wp:simplePos x="0" y="0"/>
                <wp:positionH relativeFrom="column">
                  <wp:posOffset>3529330</wp:posOffset>
                </wp:positionH>
                <wp:positionV relativeFrom="paragraph">
                  <wp:posOffset>2645410</wp:posOffset>
                </wp:positionV>
                <wp:extent cx="1985645" cy="318135"/>
                <wp:effectExtent l="0" t="0" r="0" b="0"/>
                <wp:wrapNone/>
                <wp:docPr id="160" name="文本框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5645" cy="3181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68DD8B" w14:textId="77777777" w:rsidR="00CE4C27" w:rsidRDefault="00CE4C27" w:rsidP="00436E20">
                            <w:r>
                              <w:rPr>
                                <w:rFonts w:ascii="Times New Roman" w:hAnsi="Times New Roman"/>
                                <w:sz w:val="18"/>
                                <w:szCs w:val="18"/>
                              </w:rPr>
                              <w:t xml:space="preserve">Absolute </w:t>
                            </w:r>
                            <w:r w:rsidRPr="00BD682C">
                              <w:rPr>
                                <w:rFonts w:ascii="Times New Roman" w:hAnsi="Times New Roman"/>
                                <w:sz w:val="18"/>
                                <w:szCs w:val="18"/>
                              </w:rPr>
                              <w:t>ΔDAF between</w:t>
                            </w:r>
                            <w:r>
                              <w:rPr>
                                <w:rFonts w:ascii="Times New Roman" w:hAnsi="Times New Roman"/>
                                <w:sz w:val="18"/>
                                <w:szCs w:val="18"/>
                              </w:rPr>
                              <w:t xml:space="preserve"> </w:t>
                            </w:r>
                            <w:r w:rsidRPr="00BD682C">
                              <w:rPr>
                                <w:rFonts w:ascii="Times New Roman" w:hAnsi="Times New Roman"/>
                                <w:sz w:val="18"/>
                                <w:szCs w:val="18"/>
                              </w:rPr>
                              <w:t>M and SP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33C950" id="文本框 160" o:spid="_x0000_s1096" type="#_x0000_t202" style="position:absolute;margin-left:277.9pt;margin-top:208.3pt;width:156.35pt;height:25.0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" stroked="f">
                <v:textbox>
                  <w:txbxContent>
                    <w:p w14:paraId="5E68DD8B" w14:textId="77777777" w:rsidR="00CE4C27" w:rsidRDefault="00CE4C27" w:rsidP="00436E20">
                      <w:r>
                        <w:rPr>
                          <w:rFonts w:ascii="Times New Roman" w:hAnsi="Times New Roman"/>
                          <w:sz w:val="18"/>
                          <w:szCs w:val="18"/>
                        </w:rPr>
                        <w:t xml:space="preserve">Absolute </w:t>
                      </w:r>
                      <w:r w:rsidRPr="00BD682C">
                        <w:rPr>
                          <w:rFonts w:ascii="Times New Roman" w:hAnsi="Times New Roman"/>
                          <w:sz w:val="18"/>
                          <w:szCs w:val="18"/>
                        </w:rPr>
                        <w:t>ΔDAF between</w:t>
                      </w:r>
                      <w:r>
                        <w:rPr>
                          <w:rFonts w:ascii="Times New Roman" w:hAnsi="Times New Roman"/>
                          <w:sz w:val="18"/>
                          <w:szCs w:val="18"/>
                        </w:rPr>
                        <w:t xml:space="preserve"> </w:t>
                      </w:r>
                      <w:r w:rsidRPr="00BD682C">
                        <w:rPr>
                          <w:rFonts w:ascii="Times New Roman" w:hAnsi="Times New Roman"/>
                          <w:sz w:val="18"/>
                          <w:szCs w:val="18"/>
                        </w:rPr>
                        <w:t>M and SP</w:t>
                      </w:r>
                    </w:p>
                  </w:txbxContent>
                </v:textbox>
              </v:shape>
            </w:pict>
          </mc:Fallback>
        </mc:AlternateContent>
      </w:r>
      <w:r>
        <w:rPr>
          <w:rFonts w:ascii="Times New Roman" w:eastAsia="宋体" w:hAnsi="Times New Roman"/>
          <w:noProof/>
          <w:color w:val="000000"/>
          <w:szCs w:val="21"/>
        </w:rPr>
        <mc:AlternateContent>
          <mc:Choice Requires="wps">
            <w:drawing>
              <wp:anchor distT="0" distB="0" distL="114300" distR="114300" simplePos="0" relativeHeight="251701248" behindDoc="0" locked="0" layoutInCell="1" allowOverlap="1" wp14:anchorId="07BED3F6" wp14:editId="73ECAFEA">
                <wp:simplePos x="0" y="0"/>
                <wp:positionH relativeFrom="column">
                  <wp:posOffset>892810</wp:posOffset>
                </wp:positionH>
                <wp:positionV relativeFrom="paragraph">
                  <wp:posOffset>2655570</wp:posOffset>
                </wp:positionV>
                <wp:extent cx="1438910" cy="318135"/>
                <wp:effectExtent l="0" t="0" r="1905" b="0"/>
                <wp:wrapNone/>
                <wp:docPr id="95" name="文本框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8910" cy="3181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B3C3E2" w14:textId="77777777" w:rsidR="00CE4C27" w:rsidRDefault="00CE4C27" w:rsidP="00436E20">
                            <w:r w:rsidRPr="00BD682C">
                              <w:rPr>
                                <w:rFonts w:ascii="Times New Roman" w:hAnsi="Times New Roman"/>
                                <w:sz w:val="18"/>
                                <w:szCs w:val="18"/>
                              </w:rPr>
                              <w:t>ΔDAF between</w:t>
                            </w:r>
                            <w:r>
                              <w:rPr>
                                <w:rFonts w:ascii="Times New Roman" w:hAnsi="Times New Roman"/>
                                <w:sz w:val="18"/>
                                <w:szCs w:val="18"/>
                              </w:rPr>
                              <w:t xml:space="preserve"> </w:t>
                            </w:r>
                            <w:r w:rsidRPr="00BD682C">
                              <w:rPr>
                                <w:rFonts w:ascii="Times New Roman" w:hAnsi="Times New Roman"/>
                                <w:sz w:val="18"/>
                                <w:szCs w:val="18"/>
                              </w:rPr>
                              <w:t>M and SP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BED3F6" id="文本框 95" o:spid="_x0000_s1097" type="#_x0000_t202" style="position:absolute;margin-left:70.3pt;margin-top:209.1pt;width:113.3pt;height:25.0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" stroked="f">
                <v:textbox>
                  <w:txbxContent>
                    <w:p w14:paraId="65B3C3E2" w14:textId="77777777" w:rsidR="00CE4C27" w:rsidRDefault="00CE4C27" w:rsidP="00436E20">
                      <w:r w:rsidRPr="00BD682C">
                        <w:rPr>
                          <w:rFonts w:ascii="Times New Roman" w:hAnsi="Times New Roman"/>
                          <w:sz w:val="18"/>
                          <w:szCs w:val="18"/>
                        </w:rPr>
                        <w:t>ΔDAF between</w:t>
                      </w:r>
                      <w:r>
                        <w:rPr>
                          <w:rFonts w:ascii="Times New Roman" w:hAnsi="Times New Roman"/>
                          <w:sz w:val="18"/>
                          <w:szCs w:val="18"/>
                        </w:rPr>
                        <w:t xml:space="preserve"> </w:t>
                      </w:r>
                      <w:r w:rsidRPr="00BD682C">
                        <w:rPr>
                          <w:rFonts w:ascii="Times New Roman" w:hAnsi="Times New Roman"/>
                          <w:sz w:val="18"/>
                          <w:szCs w:val="18"/>
                        </w:rPr>
                        <w:t>M and SP</w:t>
                      </w:r>
                    </w:p>
                  </w:txbxContent>
                </v:textbox>
              </v:shape>
            </w:pict>
          </mc:Fallback>
        </mc:AlternateContent>
      </w:r>
      <w:r w:rsidRPr="00EB1341">
        <w:rPr>
          <w:rFonts w:ascii="Times New Roman" w:eastAsia="宋体" w:hAnsi="Times New Roman"/>
          <w:noProof/>
          <w:color w:val="000000"/>
          <w:szCs w:val="21"/>
        </w:rPr>
        <w:drawing>
          <wp:inline distT="0" distB="0" distL="0" distR="0" wp14:anchorId="0C4D0997" wp14:editId="6E0CC631">
            <wp:extent cx="5274310" cy="2498090"/>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pic:cNvPicPr>
                      <a:picLocks noChangeAspect="1" noChangeArrowheads="1"/>
                    </pic:cNvPicPr>
                  </pic:nvPicPr>
                  <pic:blipFill>
                    <a:blip r:embed="rId148">
                      <a:extLst>
                        <a:ext uri="{28A0092B-C50C-407E-A947-70E740481C1C}">
                          <a14:useLocalDpi xmlns:a14="http://schemas.microsoft.com/office/drawing/2010/main" val="0"/>
                        </a:ext>
                      </a:extLst>
                    </a:blip>
                    <a:srcRect t="5899" r="484"/>
                    <a:stretch>
                      <a:fillRect/>
                    </a:stretch>
                  </pic:blipFill>
                  <pic:spPr bwMode="auto">
                    <a:xfrm>
                      <a:off x="0" y="0"/>
                      <a:ext cx="5274310" cy="2498090"/>
                    </a:xfrm>
                    <a:prstGeom prst="rect">
                      <a:avLst/>
                    </a:prstGeom>
                    <a:noFill/>
                    <a:ln>
                      <a:noFill/>
                    </a:ln>
                  </pic:spPr>
                </pic:pic>
              </a:graphicData>
            </a:graphic>
          </wp:inline>
        </w:drawing>
      </w:r>
    </w:p>
    <w:p w14:paraId="1C7E2027" w14:textId="77777777" w:rsidR="00436E20" w:rsidRDefault="00436E20" w:rsidP="00436E20">
      <w:pPr>
        <w:outlineLvl w:val="1"/>
        <w:rPr>
          <w:rFonts w:ascii="Times New Roman" w:hAnsi="Times New Roman"/>
          <w:b/>
          <w:sz w:val="24"/>
          <w:szCs w:val="24"/>
        </w:rPr>
      </w:pPr>
    </w:p>
    <w:p w14:paraId="2DA42FEB" w14:textId="77777777" w:rsidR="00436E20" w:rsidRDefault="00436E20" w:rsidP="00436E20">
      <w:pPr>
        <w:outlineLvl w:val="1"/>
        <w:rPr>
          <w:rFonts w:ascii="Times New Roman" w:hAnsi="Times New Roman"/>
          <w:b/>
          <w:sz w:val="24"/>
          <w:szCs w:val="24"/>
        </w:rPr>
      </w:pPr>
      <w:bookmarkStart w:id="215" w:name="_Toc28603945"/>
      <w:r>
        <w:rPr>
          <w:rFonts w:ascii="Times New Roman" w:hAnsi="Times New Roman"/>
          <w:b/>
          <w:sz w:val="24"/>
          <w:szCs w:val="24"/>
        </w:rPr>
        <w:t>Fig. S</w:t>
      </w:r>
      <w:r>
        <w:rPr>
          <w:rFonts w:ascii="Times New Roman" w:hAnsi="Times New Roman" w:hint="eastAsia"/>
          <w:b/>
          <w:sz w:val="24"/>
          <w:szCs w:val="24"/>
        </w:rPr>
        <w:t>30</w:t>
      </w:r>
      <w:r>
        <w:rPr>
          <w:rFonts w:ascii="Times New Roman" w:hAnsi="Times New Roman"/>
          <w:b/>
          <w:sz w:val="24"/>
          <w:szCs w:val="24"/>
        </w:rPr>
        <w:t xml:space="preserve">. Observation on genomic divergence values stratified by </w:t>
      </w:r>
      <w:r w:rsidRPr="00B416BD">
        <w:rPr>
          <w:rFonts w:ascii="Times New Roman" w:hAnsi="Times New Roman" w:hint="eastAsia"/>
          <w:b/>
          <w:sz w:val="24"/>
          <w:szCs w:val="24"/>
        </w:rPr>
        <w:t>Δ</w:t>
      </w:r>
      <w:r w:rsidRPr="00B416BD">
        <w:rPr>
          <w:rFonts w:ascii="Times New Roman" w:hAnsi="Times New Roman"/>
          <w:b/>
          <w:sz w:val="24"/>
          <w:szCs w:val="24"/>
        </w:rPr>
        <w:t>DAF</w:t>
      </w:r>
      <w:r>
        <w:rPr>
          <w:rFonts w:ascii="Times New Roman" w:hAnsi="Times New Roman"/>
          <w:b/>
          <w:sz w:val="24"/>
          <w:szCs w:val="24"/>
        </w:rPr>
        <w:t xml:space="preserve"> provide evidence of introgression between domestic and wild ducks</w:t>
      </w:r>
      <w:r>
        <w:rPr>
          <w:rFonts w:ascii="Times New Roman" w:hAnsi="Times New Roman"/>
          <w:b/>
          <w:sz w:val="24"/>
          <w:szCs w:val="24"/>
        </w:rPr>
        <w:t>.</w:t>
      </w:r>
      <w:bookmarkEnd w:id="215"/>
    </w:p>
    <w:p w14:paraId="0ECF033F" w14:textId="58CC06D8" w:rsidR="00436E20" w:rsidRPr="00BD682C" w:rsidRDefault="00436E20" w:rsidP="00436E20">
      <w:pPr>
        <w:rPr>
          <w:rFonts w:ascii="Times New Roman" w:hAnsi="Times New Roman"/>
          <w:sz w:val="24"/>
          <w:szCs w:val="24"/>
        </w:rPr>
      </w:pPr>
      <w:r w:rsidRPr="00BD682C">
        <w:rPr>
          <w:rFonts w:ascii="Times New Roman" w:hAnsi="Times New Roman"/>
          <w:b/>
          <w:sz w:val="24"/>
          <w:szCs w:val="24"/>
        </w:rPr>
        <w:t>(</w:t>
      </w:r>
      <w:r>
        <w:rPr>
          <w:rFonts w:ascii="Times New Roman" w:hAnsi="Times New Roman" w:hint="eastAsia"/>
          <w:b/>
          <w:sz w:val="24"/>
          <w:szCs w:val="24"/>
        </w:rPr>
        <w:t>a</w:t>
      </w:r>
      <w:r w:rsidRPr="00BD682C">
        <w:rPr>
          <w:rFonts w:ascii="Times New Roman" w:hAnsi="Times New Roman"/>
          <w:b/>
          <w:sz w:val="24"/>
          <w:szCs w:val="24"/>
        </w:rPr>
        <w:t>)</w:t>
      </w:r>
      <w:r>
        <w:rPr>
          <w:rFonts w:ascii="Times New Roman" w:hAnsi="Times New Roman"/>
          <w:sz w:val="24"/>
          <w:szCs w:val="24"/>
        </w:rPr>
        <w:t xml:space="preserve"> Mean F</w:t>
      </w:r>
      <w:r>
        <w:rPr>
          <w:rFonts w:ascii="Times New Roman" w:hAnsi="Times New Roman"/>
          <w:sz w:val="24"/>
          <w:szCs w:val="24"/>
          <w:vertAlign w:val="subscript"/>
        </w:rPr>
        <w:t xml:space="preserve">ST </w:t>
      </w:r>
      <w:r>
        <w:rPr>
          <w:rFonts w:ascii="Times New Roman" w:hAnsi="Times New Roman"/>
          <w:sz w:val="24"/>
          <w:szCs w:val="24"/>
        </w:rPr>
        <w:t xml:space="preserve">between domestic and wild duck populations decreased in high </w:t>
      </w:r>
      <w:r w:rsidRPr="00C013FE">
        <w:rPr>
          <w:rFonts w:ascii="Times New Roman" w:hAnsi="Times New Roman"/>
          <w:sz w:val="24"/>
          <w:szCs w:val="24"/>
        </w:rPr>
        <w:t>Δ</w:t>
      </w:r>
      <w:proofErr w:type="gramStart"/>
      <w:r w:rsidRPr="00C013FE">
        <w:rPr>
          <w:rFonts w:ascii="Times New Roman" w:hAnsi="Times New Roman"/>
          <w:sz w:val="24"/>
          <w:szCs w:val="24"/>
        </w:rPr>
        <w:t>DAF</w:t>
      </w:r>
      <w:r>
        <w:rPr>
          <w:rFonts w:ascii="Times New Roman" w:hAnsi="Times New Roman"/>
          <w:sz w:val="24"/>
          <w:szCs w:val="24"/>
        </w:rPr>
        <w:t xml:space="preserve">  bins</w:t>
      </w:r>
      <w:proofErr w:type="gramEnd"/>
      <w:r>
        <w:rPr>
          <w:rFonts w:ascii="Times New Roman" w:hAnsi="Times New Roman"/>
          <w:sz w:val="24"/>
          <w:szCs w:val="24"/>
        </w:rPr>
        <w:t xml:space="preserve"> may due to introgression. Blue lines (corresponding to purple line i</w:t>
      </w:r>
      <w:r>
        <w:rPr>
          <w:rFonts w:ascii="Times New Roman" w:hAnsi="Times New Roman" w:hint="eastAsia"/>
          <w:sz w:val="24"/>
          <w:szCs w:val="24"/>
        </w:rPr>
        <w:t>n</w:t>
      </w:r>
      <w:r>
        <w:rPr>
          <w:rFonts w:ascii="Times New Roman" w:hAnsi="Times New Roman"/>
          <w:sz w:val="24"/>
          <w:szCs w:val="24"/>
        </w:rPr>
        <w:t xml:space="preserve"> </w:t>
      </w:r>
      <w:r>
        <w:rPr>
          <w:rFonts w:ascii="Times New Roman" w:hAnsi="Times New Roman" w:hint="eastAsia"/>
          <w:sz w:val="24"/>
          <w:szCs w:val="24"/>
        </w:rPr>
        <w:t>(</w:t>
      </w:r>
      <w:r>
        <w:rPr>
          <w:rFonts w:ascii="Times New Roman" w:hAnsi="Times New Roman"/>
          <w:b/>
          <w:sz w:val="24"/>
          <w:szCs w:val="24"/>
        </w:rPr>
        <w:t>b</w:t>
      </w:r>
      <w:r>
        <w:rPr>
          <w:rFonts w:ascii="Times New Roman" w:hAnsi="Times New Roman"/>
          <w:sz w:val="24"/>
          <w:szCs w:val="24"/>
        </w:rPr>
        <w:t xml:space="preserve">)) </w:t>
      </w:r>
      <w:r w:rsidRPr="00C013FE">
        <w:rPr>
          <w:rFonts w:ascii="Times New Roman" w:hAnsi="Times New Roman"/>
          <w:sz w:val="24"/>
          <w:szCs w:val="24"/>
        </w:rPr>
        <w:t>Δ</w:t>
      </w:r>
      <w:r>
        <w:rPr>
          <w:rFonts w:ascii="Times New Roman" w:hAnsi="Times New Roman"/>
          <w:sz w:val="24"/>
          <w:szCs w:val="24"/>
        </w:rPr>
        <w:t>DAF measured between</w:t>
      </w:r>
      <w:r w:rsidRPr="00BC48B5">
        <w:rPr>
          <w:rFonts w:ascii="Times New Roman" w:hAnsi="Times New Roman"/>
          <w:sz w:val="24"/>
          <w:szCs w:val="24"/>
        </w:rPr>
        <w:t xml:space="preserve"> </w:t>
      </w:r>
      <w:r>
        <w:rPr>
          <w:rFonts w:ascii="Times New Roman" w:hAnsi="Times New Roman"/>
          <w:sz w:val="24"/>
          <w:szCs w:val="24"/>
        </w:rPr>
        <w:t xml:space="preserve">mallard and spot-billed indicate lack of introgression evidence, when comparing with introgression cases that </w:t>
      </w:r>
      <w:r w:rsidRPr="00C013FE">
        <w:rPr>
          <w:rFonts w:ascii="Times New Roman" w:hAnsi="Times New Roman"/>
          <w:sz w:val="24"/>
          <w:szCs w:val="24"/>
        </w:rPr>
        <w:t>Δ</w:t>
      </w:r>
      <w:r>
        <w:rPr>
          <w:rFonts w:ascii="Times New Roman" w:hAnsi="Times New Roman"/>
          <w:sz w:val="24"/>
          <w:szCs w:val="24"/>
        </w:rPr>
        <w:t xml:space="preserve">DAF measured between wild (red dash line: spot-billed, purple </w:t>
      </w:r>
      <w:r>
        <w:rPr>
          <w:rFonts w:ascii="Times New Roman" w:hAnsi="Times New Roman" w:hint="eastAsia"/>
          <w:sz w:val="24"/>
          <w:szCs w:val="24"/>
        </w:rPr>
        <w:t>line</w:t>
      </w:r>
      <w:r>
        <w:rPr>
          <w:rFonts w:ascii="Times New Roman" w:hAnsi="Times New Roman"/>
          <w:sz w:val="24"/>
          <w:szCs w:val="24"/>
        </w:rPr>
        <w:t xml:space="preserve">: mallard) and domestic ducks. “M”, “SP” and “D” indicate mallard, spot-billed and domestic duck, </w:t>
      </w:r>
      <w:r>
        <w:rPr>
          <w:noProof/>
        </w:rPr>
        <mc:AlternateContent>
          <mc:Choice Requires="wps">
            <w:drawing>
              <wp:anchor distT="0" distB="0" distL="114300" distR="114300" simplePos="0" relativeHeight="251699200" behindDoc="0" locked="0" layoutInCell="1" allowOverlap="1" wp14:anchorId="3ED64C4C" wp14:editId="22DECF86">
                <wp:simplePos x="0" y="0"/>
                <wp:positionH relativeFrom="column">
                  <wp:posOffset>-18415</wp:posOffset>
                </wp:positionH>
                <wp:positionV relativeFrom="paragraph">
                  <wp:posOffset>782320</wp:posOffset>
                </wp:positionV>
                <wp:extent cx="631190" cy="393065"/>
                <wp:effectExtent l="0" t="0" r="0" b="6985"/>
                <wp:wrapNone/>
                <wp:docPr id="161" name="文本框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 cy="393065"/>
                        </a:xfrm>
                        <a:prstGeom prst="rect">
                          <a:avLst/>
                        </a:prstGeom>
                        <a:noFill/>
                        <a:ln w="6350">
                          <a:noFill/>
                        </a:ln>
                      </wps:spPr>
                      <wps:txbx>
                        <w:txbxContent>
                          <w:p w14:paraId="7E2E4301" w14:textId="77777777" w:rsidR="00CE4C27" w:rsidRPr="00BD682C" w:rsidRDefault="00CE4C27" w:rsidP="00436E20">
                            <w:pPr>
                              <w:rPr>
                                <w:rFonts w:ascii="Times New Roman" w:hAnsi="Times New Roman"/>
                                <w:b/>
                                <w:sz w:val="24"/>
                                <w:szCs w:val="24"/>
                              </w:rPr>
                            </w:pPr>
                            <w:r w:rsidRPr="00BD682C">
                              <w:rPr>
                                <w:rFonts w:ascii="Times New Roman" w:hAnsi="Times New Roman"/>
                                <w:b/>
                                <w:sz w:val="24"/>
                                <w:szCs w:val="24"/>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ED64C4C" id="文本框 161" o:spid="_x0000_s1098" type="#_x0000_t202" style="position:absolute;margin-left:-1.45pt;margin-top:61.6pt;width:49.7pt;height:30.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" filled="f" stroked="f" strokeweight=".5pt">
                <v:textbox>
                  <w:txbxContent>
                    <w:p w14:paraId="7E2E4301" w14:textId="77777777" w:rsidR="00CE4C27" w:rsidRPr="00BD682C" w:rsidRDefault="00CE4C27" w:rsidP="00436E20">
                      <w:pPr>
                        <w:rPr>
                          <w:rFonts w:ascii="Times New Roman" w:hAnsi="Times New Roman"/>
                          <w:b/>
                          <w:sz w:val="24"/>
                          <w:szCs w:val="24"/>
                        </w:rPr>
                      </w:pPr>
                      <w:r w:rsidRPr="00BD682C">
                        <w:rPr>
                          <w:rFonts w:ascii="Times New Roman" w:hAnsi="Times New Roman"/>
                          <w:b/>
                          <w:sz w:val="24"/>
                          <w:szCs w:val="24"/>
                        </w:rPr>
                        <w:t>a</w:t>
                      </w:r>
                    </w:p>
                  </w:txbxContent>
                </v:textbox>
              </v:shape>
            </w:pict>
          </mc:Fallback>
        </mc:AlternateContent>
      </w:r>
      <w:r>
        <w:rPr>
          <w:rFonts w:ascii="Times New Roman" w:hAnsi="Times New Roman"/>
          <w:sz w:val="24"/>
          <w:szCs w:val="24"/>
        </w:rPr>
        <w:t>respectively.</w:t>
      </w:r>
      <w:r>
        <w:rPr>
          <w:rFonts w:ascii="Times New Roman" w:hAnsi="Times New Roman"/>
          <w:b/>
          <w:sz w:val="24"/>
          <w:szCs w:val="24"/>
        </w:rPr>
        <w:t xml:space="preserve"> (b)</w:t>
      </w:r>
      <w:r w:rsidRPr="00BD682C">
        <w:rPr>
          <w:rFonts w:ascii="Times New Roman" w:hAnsi="Times New Roman"/>
          <w:sz w:val="24"/>
          <w:szCs w:val="24"/>
        </w:rPr>
        <w:t xml:space="preserve"> Mean F</w:t>
      </w:r>
      <w:r w:rsidRPr="00A261FF">
        <w:rPr>
          <w:rFonts w:ascii="Times New Roman" w:hAnsi="Times New Roman"/>
          <w:sz w:val="24"/>
          <w:szCs w:val="24"/>
          <w:vertAlign w:val="subscript"/>
        </w:rPr>
        <w:t>ST</w:t>
      </w:r>
      <w:r w:rsidRPr="00BD682C">
        <w:rPr>
          <w:rFonts w:ascii="Times New Roman" w:hAnsi="Times New Roman"/>
          <w:sz w:val="24"/>
          <w:szCs w:val="24"/>
        </w:rPr>
        <w:t xml:space="preserve"> (purple</w:t>
      </w:r>
      <w:r>
        <w:rPr>
          <w:rFonts w:ascii="Times New Roman" w:hAnsi="Times New Roman"/>
          <w:sz w:val="24"/>
          <w:szCs w:val="24"/>
        </w:rPr>
        <w:t xml:space="preserve"> lines</w:t>
      </w:r>
      <w:r w:rsidRPr="00BD682C">
        <w:rPr>
          <w:rFonts w:ascii="Times New Roman" w:hAnsi="Times New Roman"/>
          <w:sz w:val="24"/>
          <w:szCs w:val="24"/>
        </w:rPr>
        <w:t>)</w:t>
      </w:r>
      <w:r w:rsidRPr="00A261FF">
        <w:rPr>
          <w:rFonts w:ascii="Times New Roman" w:hAnsi="Times New Roman"/>
          <w:sz w:val="24"/>
          <w:szCs w:val="24"/>
        </w:rPr>
        <w:t>, dxy</w:t>
      </w:r>
      <w:r>
        <w:rPr>
          <w:rFonts w:ascii="Times New Roman" w:hAnsi="Times New Roman"/>
          <w:sz w:val="24"/>
          <w:szCs w:val="24"/>
        </w:rPr>
        <w:t xml:space="preserve"> (red dash line)</w:t>
      </w:r>
      <w:r w:rsidRPr="00A261FF">
        <w:rPr>
          <w:rFonts w:ascii="Times New Roman" w:hAnsi="Times New Roman"/>
          <w:sz w:val="24"/>
          <w:szCs w:val="24"/>
        </w:rPr>
        <w:t xml:space="preserve"> of </w:t>
      </w:r>
      <w:r>
        <w:rPr>
          <w:rFonts w:ascii="Times New Roman" w:hAnsi="Times New Roman" w:hint="eastAsia"/>
          <w:sz w:val="24"/>
          <w:szCs w:val="24"/>
        </w:rPr>
        <w:t>wind</w:t>
      </w:r>
      <w:r>
        <w:rPr>
          <w:rFonts w:ascii="Times New Roman" w:hAnsi="Times New Roman"/>
          <w:sz w:val="24"/>
          <w:szCs w:val="24"/>
        </w:rPr>
        <w:t xml:space="preserve">ows stratified by </w:t>
      </w:r>
      <w:r w:rsidRPr="00C013FE">
        <w:rPr>
          <w:rFonts w:ascii="Times New Roman" w:hAnsi="Times New Roman"/>
          <w:sz w:val="24"/>
          <w:szCs w:val="24"/>
        </w:rPr>
        <w:t>ΔDAF</w:t>
      </w:r>
      <w:r>
        <w:rPr>
          <w:rFonts w:ascii="Times New Roman" w:hAnsi="Times New Roman"/>
          <w:sz w:val="24"/>
          <w:szCs w:val="24"/>
        </w:rPr>
        <w:t xml:space="preserve"> (absolute </w:t>
      </w:r>
      <w:r w:rsidRPr="00C013FE">
        <w:rPr>
          <w:rFonts w:ascii="Times New Roman" w:hAnsi="Times New Roman"/>
          <w:sz w:val="24"/>
          <w:szCs w:val="24"/>
        </w:rPr>
        <w:t>ΔDAF</w:t>
      </w:r>
      <w:r>
        <w:rPr>
          <w:rFonts w:ascii="Times New Roman" w:hAnsi="Times New Roman"/>
          <w:sz w:val="24"/>
          <w:szCs w:val="24"/>
        </w:rPr>
        <w:t xml:space="preserve"> in right) </w:t>
      </w:r>
      <w:r>
        <w:rPr>
          <w:rFonts w:ascii="Times New Roman" w:hAnsi="Times New Roman"/>
          <w:sz w:val="24"/>
          <w:szCs w:val="24"/>
        </w:rPr>
        <w:lastRenderedPageBreak/>
        <w:t>bins between mallard and spot-billed duck populations.</w:t>
      </w:r>
      <w:r>
        <w:rPr>
          <w:rFonts w:ascii="Times New Roman" w:hAnsi="Times New Roman"/>
          <w:b/>
          <w:sz w:val="24"/>
          <w:szCs w:val="24"/>
        </w:rPr>
        <w:t xml:space="preserve"> </w:t>
      </w:r>
      <w:r w:rsidRPr="00BD682C">
        <w:rPr>
          <w:rFonts w:ascii="Times New Roman" w:hAnsi="Times New Roman"/>
          <w:sz w:val="24"/>
          <w:szCs w:val="24"/>
        </w:rPr>
        <w:t>dxy</w:t>
      </w:r>
      <w:r>
        <w:rPr>
          <w:rFonts w:ascii="Times New Roman" w:hAnsi="Times New Roman"/>
          <w:sz w:val="24"/>
          <w:szCs w:val="24"/>
        </w:rPr>
        <w:t xml:space="preserve"> is not available in higher </w:t>
      </w:r>
      <w:bookmarkStart w:id="216" w:name="_Hlk525636906"/>
      <w:r w:rsidRPr="00C013FE">
        <w:rPr>
          <w:rFonts w:ascii="Times New Roman" w:hAnsi="Times New Roman"/>
          <w:sz w:val="24"/>
          <w:szCs w:val="24"/>
        </w:rPr>
        <w:t>ΔDAF</w:t>
      </w:r>
      <w:bookmarkEnd w:id="216"/>
      <w:r>
        <w:rPr>
          <w:rFonts w:ascii="Times New Roman" w:hAnsi="Times New Roman"/>
          <w:sz w:val="24"/>
          <w:szCs w:val="24"/>
        </w:rPr>
        <w:t xml:space="preserve"> bins due to </w:t>
      </w:r>
      <w:r>
        <w:rPr>
          <w:rFonts w:ascii="Times New Roman" w:hAnsi="Times New Roman" w:hint="eastAsia"/>
          <w:sz w:val="24"/>
          <w:szCs w:val="24"/>
        </w:rPr>
        <w:t>fix</w:t>
      </w:r>
      <w:r>
        <w:rPr>
          <w:rFonts w:ascii="Times New Roman" w:hAnsi="Times New Roman"/>
          <w:sz w:val="24"/>
          <w:szCs w:val="24"/>
        </w:rPr>
        <w:t xml:space="preserve">ed SNPs are exclude in dxy calculation. </w:t>
      </w:r>
    </w:p>
    <w:p w14:paraId="36BC3631" w14:textId="6F5A515F" w:rsidR="00436E20" w:rsidRDefault="00436E20" w:rsidP="00436E20">
      <w:pPr>
        <w:rPr>
          <w:rFonts w:ascii="Times New Roman" w:hAnsi="Times New Roman"/>
          <w:b/>
          <w:sz w:val="24"/>
          <w:szCs w:val="24"/>
        </w:rPr>
      </w:pPr>
      <w:r>
        <w:rPr>
          <w:noProof/>
        </w:rPr>
        <mc:AlternateContent>
          <mc:Choice Requires="wps">
            <w:drawing>
              <wp:anchor distT="0" distB="0" distL="114300" distR="114300" simplePos="0" relativeHeight="251696128" behindDoc="0" locked="0" layoutInCell="1" allowOverlap="1" wp14:anchorId="3E39E7D6" wp14:editId="670614D6">
                <wp:simplePos x="0" y="0"/>
                <wp:positionH relativeFrom="column">
                  <wp:posOffset>-114300</wp:posOffset>
                </wp:positionH>
                <wp:positionV relativeFrom="paragraph">
                  <wp:posOffset>2266950</wp:posOffset>
                </wp:positionV>
                <wp:extent cx="631825" cy="393700"/>
                <wp:effectExtent l="0" t="0" r="0" b="6350"/>
                <wp:wrapNone/>
                <wp:docPr id="162" name="文本框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825" cy="393700"/>
                        </a:xfrm>
                        <a:prstGeom prst="rect">
                          <a:avLst/>
                        </a:prstGeom>
                        <a:noFill/>
                        <a:ln w="6350">
                          <a:noFill/>
                        </a:ln>
                      </wps:spPr>
                      <wps:txbx>
                        <w:txbxContent>
                          <w:p w14:paraId="1945B634" w14:textId="77777777" w:rsidR="00CE4C27" w:rsidRPr="00BD682C" w:rsidRDefault="00CE4C27" w:rsidP="00436E20">
                            <w:pPr>
                              <w:rPr>
                                <w:rFonts w:ascii="Times New Roman" w:hAnsi="Times New Roman"/>
                                <w:b/>
                                <w:sz w:val="24"/>
                                <w:szCs w:val="24"/>
                              </w:rPr>
                            </w:pPr>
                            <w:r>
                              <w:rPr>
                                <w:rFonts w:ascii="Times New Roman" w:hAnsi="Times New Roman"/>
                                <w:b/>
                                <w:sz w:val="24"/>
                                <w:szCs w:val="24"/>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E39E7D6" id="文本框 162" o:spid="_x0000_s1099" type="#_x0000_t202" style="position:absolute;margin-left:-9pt;margin-top:178.5pt;width:49.75pt;height:31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" filled="f" stroked="f" strokeweight=".5pt">
                <v:textbox>
                  <w:txbxContent>
                    <w:p w14:paraId="1945B634" w14:textId="77777777" w:rsidR="00CE4C27" w:rsidRPr="00BD682C" w:rsidRDefault="00CE4C27" w:rsidP="00436E20">
                      <w:pPr>
                        <w:rPr>
                          <w:rFonts w:ascii="Times New Roman" w:hAnsi="Times New Roman"/>
                          <w:b/>
                          <w:sz w:val="24"/>
                          <w:szCs w:val="24"/>
                        </w:rPr>
                      </w:pPr>
                      <w:r>
                        <w:rPr>
                          <w:rFonts w:ascii="Times New Roman" w:hAnsi="Times New Roman"/>
                          <w:b/>
                          <w:sz w:val="24"/>
                          <w:szCs w:val="24"/>
                        </w:rPr>
                        <w:t>b</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4E7FC99E" wp14:editId="1394BEA9">
                <wp:simplePos x="0" y="0"/>
                <wp:positionH relativeFrom="column">
                  <wp:posOffset>107950</wp:posOffset>
                </wp:positionH>
                <wp:positionV relativeFrom="paragraph">
                  <wp:posOffset>1729105</wp:posOffset>
                </wp:positionV>
                <wp:extent cx="5238750" cy="1049655"/>
                <wp:effectExtent l="3175" t="0" r="0" b="2540"/>
                <wp:wrapNone/>
                <wp:docPr id="94" name="矩形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38750" cy="1049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lgn="ctr">
                              <a:solidFill>
                                <a:srgbClr val="000000"/>
                              </a:solidFill>
                              <a:miter lim="800000"/>
                              <a:headEnd/>
                              <a:tailEnd/>
                            </a14:hiddenLine>
                          </a:ext>
                        </a:extLst>
                      </wps:spPr>
                      <wps:txbx>
                        <w:txbxContent>
                          <w:p w14:paraId="1449801C" w14:textId="77777777" w:rsidR="00CE4C27" w:rsidRPr="00EB1341" w:rsidRDefault="00CE4C27" w:rsidP="00436E20">
                            <w:pPr>
                              <w:rPr>
                                <w:rFonts w:ascii="Times New Roman" w:hAnsi="Times New Roman"/>
                                <w:color w:val="000000"/>
                              </w:rPr>
                            </w:pPr>
                            <w:r w:rsidRPr="00EB1341">
                              <w:rPr>
                                <w:rFonts w:ascii="Times New Roman" w:hAnsi="Times New Roman"/>
                                <w:color w:val="000000"/>
                              </w:rPr>
                              <w:t>Number of sites supporting different tree:</w:t>
                            </w:r>
                          </w:p>
                          <w:p w14:paraId="62C46D10" w14:textId="77777777" w:rsidR="00CE4C27" w:rsidRPr="00A31994" w:rsidRDefault="00CE4C27" w:rsidP="00436E20">
                            <w:pPr>
                              <w:rPr>
                                <w:rFonts w:ascii="Times New Roman" w:hAnsi="Times New Roman"/>
                              </w:rPr>
                            </w:pPr>
                            <w:r w:rsidRPr="00EB1341">
                              <w:rPr>
                                <w:rFonts w:ascii="Times New Roman" w:hAnsi="Times New Roman"/>
                                <w:color w:val="000000"/>
                              </w:rPr>
                              <w:t>BBAA:117315 (49</w:t>
                            </w:r>
                            <w:proofErr w:type="gramStart"/>
                            <w:r w:rsidRPr="00EB1341">
                              <w:rPr>
                                <w:rFonts w:ascii="Times New Roman" w:hAnsi="Times New Roman"/>
                                <w:color w:val="000000"/>
                              </w:rPr>
                              <w:t xml:space="preserve">%)   </w:t>
                            </w:r>
                            <w:proofErr w:type="gramEnd"/>
                            <w:r w:rsidRPr="00EB1341">
                              <w:rPr>
                                <w:rFonts w:ascii="Times New Roman" w:hAnsi="Times New Roman"/>
                                <w:color w:val="000000"/>
                              </w:rPr>
                              <w:t xml:space="preserve">        BABA:70662 (29%)             ABBA:52500 (22%)</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E7FC99E" id="矩形 94" o:spid="_x0000_s1100" style="position:absolute;margin-left:8.5pt;margin-top:136.15pt;width:412.5pt;height:82.6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" filled="f" stroked="f" strokeweight="1pt">
                <v:textbox>
                  <w:txbxContent>
                    <w:p w14:paraId="1449801C" w14:textId="77777777" w:rsidR="00CE4C27" w:rsidRPr="00EB1341" w:rsidRDefault="00CE4C27" w:rsidP="00436E20">
                      <w:pPr>
                        <w:rPr>
                          <w:rFonts w:ascii="Times New Roman" w:hAnsi="Times New Roman"/>
                          <w:color w:val="000000"/>
                        </w:rPr>
                      </w:pPr>
                      <w:r w:rsidRPr="00EB1341">
                        <w:rPr>
                          <w:rFonts w:ascii="Times New Roman" w:hAnsi="Times New Roman"/>
                          <w:color w:val="000000"/>
                        </w:rPr>
                        <w:t>Number of sites supporting different tree:</w:t>
                      </w:r>
                    </w:p>
                    <w:p w14:paraId="62C46D10" w14:textId="77777777" w:rsidR="00CE4C27" w:rsidRPr="00A31994" w:rsidRDefault="00CE4C27" w:rsidP="00436E20">
                      <w:pPr>
                        <w:rPr>
                          <w:rFonts w:ascii="Times New Roman" w:hAnsi="Times New Roman"/>
                        </w:rPr>
                      </w:pPr>
                      <w:r w:rsidRPr="00EB1341">
                        <w:rPr>
                          <w:rFonts w:ascii="Times New Roman" w:hAnsi="Times New Roman"/>
                          <w:color w:val="000000"/>
                        </w:rPr>
                        <w:t>BBAA:117315 (49</w:t>
                      </w:r>
                      <w:proofErr w:type="gramStart"/>
                      <w:r w:rsidRPr="00EB1341">
                        <w:rPr>
                          <w:rFonts w:ascii="Times New Roman" w:hAnsi="Times New Roman"/>
                          <w:color w:val="000000"/>
                        </w:rPr>
                        <w:t xml:space="preserve">%)   </w:t>
                      </w:r>
                      <w:proofErr w:type="gramEnd"/>
                      <w:r w:rsidRPr="00EB1341">
                        <w:rPr>
                          <w:rFonts w:ascii="Times New Roman" w:hAnsi="Times New Roman"/>
                          <w:color w:val="000000"/>
                        </w:rPr>
                        <w:t xml:space="preserve">        BABA:70662 (29%)             ABBA:52500 (22%)</w:t>
                      </w:r>
                    </w:p>
                  </w:txbxContent>
                </v:textbox>
              </v:rect>
            </w:pict>
          </mc:Fallback>
        </mc:AlternateContent>
      </w:r>
      <w:r>
        <w:rPr>
          <w:noProof/>
        </w:rPr>
        <mc:AlternateContent>
          <mc:Choice Requires="wpc">
            <w:drawing>
              <wp:anchor distT="0" distB="0" distL="114300" distR="114300" simplePos="0" relativeHeight="251666432" behindDoc="0" locked="0" layoutInCell="1" allowOverlap="1" wp14:anchorId="17669A2D" wp14:editId="1DE2F5A3">
                <wp:simplePos x="0" y="0"/>
                <wp:positionH relativeFrom="character">
                  <wp:posOffset>0</wp:posOffset>
                </wp:positionH>
                <wp:positionV relativeFrom="line">
                  <wp:posOffset>0</wp:posOffset>
                </wp:positionV>
                <wp:extent cx="5274310" cy="2236470"/>
                <wp:effectExtent l="0" t="0" r="183515" b="1905"/>
                <wp:wrapNone/>
                <wp:docPr id="93" name="画布 9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78" name="直接连接符 38"/>
                        <wps:cNvCnPr>
                          <a:cxnSpLocks noChangeShapeType="1"/>
                        </wps:cNvCnPr>
                        <wps:spPr bwMode="auto">
                          <a:xfrm flipH="1">
                            <a:off x="342900" y="45816"/>
                            <a:ext cx="704850" cy="1229074"/>
                          </a:xfrm>
                          <a:prstGeom prst="line">
                            <a:avLst/>
                          </a:prstGeom>
                          <a:noFill/>
                          <a:ln w="6350" algn="ctr">
                            <a:solidFill>
                              <a:srgbClr val="4472C4"/>
                            </a:solidFill>
                            <a:miter lim="800000"/>
                            <a:headEnd/>
                            <a:tailEnd/>
                          </a:ln>
                          <a:extLst>
                            <a:ext uri="{909E8E84-426E-40DD-AFC4-6F175D3DCCD1}">
                              <a14:hiddenFill xmlns:a14="http://schemas.microsoft.com/office/drawing/2010/main">
                                <a:noFill/>
                              </a14:hiddenFill>
                            </a:ext>
                          </a:extLst>
                        </wps:spPr>
                        <wps:bodyPr/>
                      </wps:wsp>
                      <wps:wsp>
                        <wps:cNvPr id="79" name="直接连接符 40"/>
                        <wps:cNvCnPr>
                          <a:cxnSpLocks noChangeShapeType="1"/>
                        </wps:cNvCnPr>
                        <wps:spPr bwMode="auto">
                          <a:xfrm>
                            <a:off x="1057275" y="36288"/>
                            <a:ext cx="676275" cy="1257657"/>
                          </a:xfrm>
                          <a:prstGeom prst="line">
                            <a:avLst/>
                          </a:prstGeom>
                          <a:noFill/>
                          <a:ln w="6350" algn="ctr">
                            <a:solidFill>
                              <a:srgbClr val="4472C4"/>
                            </a:solidFill>
                            <a:miter lim="800000"/>
                            <a:headEnd/>
                            <a:tailEnd/>
                          </a:ln>
                          <a:extLst>
                            <a:ext uri="{909E8E84-426E-40DD-AFC4-6F175D3DCCD1}">
                              <a14:hiddenFill xmlns:a14="http://schemas.microsoft.com/office/drawing/2010/main">
                                <a:noFill/>
                              </a14:hiddenFill>
                            </a:ext>
                          </a:extLst>
                        </wps:spPr>
                        <wps:bodyPr/>
                      </wps:wsp>
                      <wps:wsp>
                        <wps:cNvPr id="80" name="直接连接符 41"/>
                        <wps:cNvCnPr>
                          <a:cxnSpLocks noChangeShapeType="1"/>
                        </wps:cNvCnPr>
                        <wps:spPr bwMode="auto">
                          <a:xfrm>
                            <a:off x="647700" y="731811"/>
                            <a:ext cx="352425" cy="552607"/>
                          </a:xfrm>
                          <a:prstGeom prst="line">
                            <a:avLst/>
                          </a:prstGeom>
                          <a:noFill/>
                          <a:ln w="6350" algn="ctr">
                            <a:solidFill>
                              <a:srgbClr val="4472C4"/>
                            </a:solidFill>
                            <a:miter lim="800000"/>
                            <a:headEnd/>
                            <a:tailEnd/>
                          </a:ln>
                          <a:extLst>
                            <a:ext uri="{909E8E84-426E-40DD-AFC4-6F175D3DCCD1}">
                              <a14:hiddenFill xmlns:a14="http://schemas.microsoft.com/office/drawing/2010/main">
                                <a:noFill/>
                              </a14:hiddenFill>
                            </a:ext>
                          </a:extLst>
                        </wps:spPr>
                        <wps:bodyPr/>
                      </wps:wsp>
                      <wps:wsp>
                        <wps:cNvPr id="81" name="星形: 四角 42"/>
                        <wps:cNvSpPr>
                          <a:spLocks noChangeArrowheads="1"/>
                        </wps:cNvSpPr>
                        <wps:spPr bwMode="auto">
                          <a:xfrm>
                            <a:off x="752475" y="350703"/>
                            <a:ext cx="123825" cy="161971"/>
                          </a:xfrm>
                          <a:prstGeom prst="star4">
                            <a:avLst>
                              <a:gd name="adj" fmla="val 12500"/>
                            </a:avLst>
                          </a:prstGeom>
                          <a:solidFill>
                            <a:srgbClr val="4472C4"/>
                          </a:solidFill>
                          <a:ln w="12700" algn="ctr">
                            <a:solidFill>
                              <a:srgbClr val="2F528F"/>
                            </a:solidFill>
                            <a:miter lim="800000"/>
                            <a:headEnd/>
                            <a:tailEnd/>
                          </a:ln>
                        </wps:spPr>
                        <wps:bodyPr rot="0" vert="horz" wrap="square" lIns="91440" tIns="45720" rIns="91440" bIns="45720" anchor="ctr" anchorCtr="0" upright="1">
                          <a:noAutofit/>
                        </wps:bodyPr>
                      </wps:wsp>
                      <wps:wsp>
                        <wps:cNvPr id="82" name="直接连接符 44"/>
                        <wps:cNvCnPr>
                          <a:cxnSpLocks noChangeShapeType="1"/>
                        </wps:cNvCnPr>
                        <wps:spPr bwMode="auto">
                          <a:xfrm flipH="1">
                            <a:off x="1981200" y="64871"/>
                            <a:ext cx="704850" cy="1229074"/>
                          </a:xfrm>
                          <a:prstGeom prst="line">
                            <a:avLst/>
                          </a:prstGeom>
                          <a:noFill/>
                          <a:ln w="6350" algn="ctr">
                            <a:solidFill>
                              <a:srgbClr val="4472C4"/>
                            </a:solidFill>
                            <a:miter lim="800000"/>
                            <a:headEnd/>
                            <a:tailEnd/>
                          </a:ln>
                          <a:extLst>
                            <a:ext uri="{909E8E84-426E-40DD-AFC4-6F175D3DCCD1}">
                              <a14:hiddenFill xmlns:a14="http://schemas.microsoft.com/office/drawing/2010/main">
                                <a:noFill/>
                              </a14:hiddenFill>
                            </a:ext>
                          </a:extLst>
                        </wps:spPr>
                        <wps:bodyPr/>
                      </wps:wsp>
                      <wps:wsp>
                        <wps:cNvPr id="83" name="直接连接符 51"/>
                        <wps:cNvCnPr>
                          <a:cxnSpLocks noChangeShapeType="1"/>
                        </wps:cNvCnPr>
                        <wps:spPr bwMode="auto">
                          <a:xfrm>
                            <a:off x="2695575" y="55344"/>
                            <a:ext cx="676275" cy="1257657"/>
                          </a:xfrm>
                          <a:prstGeom prst="line">
                            <a:avLst/>
                          </a:prstGeom>
                          <a:noFill/>
                          <a:ln w="6350" algn="ctr">
                            <a:solidFill>
                              <a:srgbClr val="4472C4"/>
                            </a:solidFill>
                            <a:miter lim="800000"/>
                            <a:headEnd/>
                            <a:tailEnd/>
                          </a:ln>
                          <a:extLst>
                            <a:ext uri="{909E8E84-426E-40DD-AFC4-6F175D3DCCD1}">
                              <a14:hiddenFill xmlns:a14="http://schemas.microsoft.com/office/drawing/2010/main">
                                <a:noFill/>
                              </a14:hiddenFill>
                            </a:ext>
                          </a:extLst>
                        </wps:spPr>
                        <wps:bodyPr/>
                      </wps:wsp>
                      <wps:wsp>
                        <wps:cNvPr id="84" name="直接连接符 52"/>
                        <wps:cNvCnPr>
                          <a:cxnSpLocks noChangeShapeType="1"/>
                        </wps:cNvCnPr>
                        <wps:spPr bwMode="auto">
                          <a:xfrm>
                            <a:off x="2286000" y="750866"/>
                            <a:ext cx="352425" cy="552607"/>
                          </a:xfrm>
                          <a:prstGeom prst="line">
                            <a:avLst/>
                          </a:prstGeom>
                          <a:noFill/>
                          <a:ln w="6350" algn="ctr">
                            <a:solidFill>
                              <a:srgbClr val="4472C4"/>
                            </a:solidFill>
                            <a:miter lim="800000"/>
                            <a:headEnd/>
                            <a:tailEnd/>
                          </a:ln>
                          <a:extLst>
                            <a:ext uri="{909E8E84-426E-40DD-AFC4-6F175D3DCCD1}">
                              <a14:hiddenFill xmlns:a14="http://schemas.microsoft.com/office/drawing/2010/main">
                                <a:noFill/>
                              </a14:hiddenFill>
                            </a:ext>
                          </a:extLst>
                        </wps:spPr>
                        <wps:bodyPr/>
                      </wps:wsp>
                      <wps:wsp>
                        <wps:cNvPr id="85" name="星形: 四角 53"/>
                        <wps:cNvSpPr>
                          <a:spLocks noChangeArrowheads="1"/>
                        </wps:cNvSpPr>
                        <wps:spPr bwMode="auto">
                          <a:xfrm>
                            <a:off x="2390775" y="369758"/>
                            <a:ext cx="123825" cy="161971"/>
                          </a:xfrm>
                          <a:prstGeom prst="star4">
                            <a:avLst>
                              <a:gd name="adj" fmla="val 12500"/>
                            </a:avLst>
                          </a:prstGeom>
                          <a:solidFill>
                            <a:srgbClr val="4472C4"/>
                          </a:solidFill>
                          <a:ln w="12700" algn="ctr">
                            <a:solidFill>
                              <a:srgbClr val="2F528F"/>
                            </a:solidFill>
                            <a:miter lim="800000"/>
                            <a:headEnd/>
                            <a:tailEnd/>
                          </a:ln>
                        </wps:spPr>
                        <wps:bodyPr rot="0" vert="horz" wrap="square" lIns="91440" tIns="45720" rIns="91440" bIns="45720" anchor="ctr" anchorCtr="0" upright="1">
                          <a:noAutofit/>
                        </wps:bodyPr>
                      </wps:wsp>
                      <wps:wsp>
                        <wps:cNvPr id="86" name="直接连接符 55"/>
                        <wps:cNvCnPr>
                          <a:cxnSpLocks noChangeShapeType="1"/>
                        </wps:cNvCnPr>
                        <wps:spPr bwMode="auto">
                          <a:xfrm flipH="1">
                            <a:off x="3695700" y="64871"/>
                            <a:ext cx="704850" cy="1229074"/>
                          </a:xfrm>
                          <a:prstGeom prst="line">
                            <a:avLst/>
                          </a:prstGeom>
                          <a:noFill/>
                          <a:ln w="6350" algn="ctr">
                            <a:solidFill>
                              <a:srgbClr val="4472C4"/>
                            </a:solidFill>
                            <a:miter lim="800000"/>
                            <a:headEnd/>
                            <a:tailEnd/>
                          </a:ln>
                          <a:extLst>
                            <a:ext uri="{909E8E84-426E-40DD-AFC4-6F175D3DCCD1}">
                              <a14:hiddenFill xmlns:a14="http://schemas.microsoft.com/office/drawing/2010/main">
                                <a:noFill/>
                              </a14:hiddenFill>
                            </a:ext>
                          </a:extLst>
                        </wps:spPr>
                        <wps:bodyPr/>
                      </wps:wsp>
                      <wps:wsp>
                        <wps:cNvPr id="87" name="直接连接符 58"/>
                        <wps:cNvCnPr>
                          <a:cxnSpLocks noChangeShapeType="1"/>
                        </wps:cNvCnPr>
                        <wps:spPr bwMode="auto">
                          <a:xfrm>
                            <a:off x="4410075" y="55344"/>
                            <a:ext cx="676275" cy="1257657"/>
                          </a:xfrm>
                          <a:prstGeom prst="line">
                            <a:avLst/>
                          </a:prstGeom>
                          <a:noFill/>
                          <a:ln w="6350" algn="ctr">
                            <a:solidFill>
                              <a:srgbClr val="4472C4"/>
                            </a:solidFill>
                            <a:miter lim="800000"/>
                            <a:headEnd/>
                            <a:tailEnd/>
                          </a:ln>
                          <a:extLst>
                            <a:ext uri="{909E8E84-426E-40DD-AFC4-6F175D3DCCD1}">
                              <a14:hiddenFill xmlns:a14="http://schemas.microsoft.com/office/drawing/2010/main">
                                <a:noFill/>
                              </a14:hiddenFill>
                            </a:ext>
                          </a:extLst>
                        </wps:spPr>
                        <wps:bodyPr/>
                      </wps:wsp>
                      <wps:wsp>
                        <wps:cNvPr id="88" name="直接连接符 59"/>
                        <wps:cNvCnPr>
                          <a:cxnSpLocks noChangeShapeType="1"/>
                        </wps:cNvCnPr>
                        <wps:spPr bwMode="auto">
                          <a:xfrm>
                            <a:off x="4000500" y="750866"/>
                            <a:ext cx="352425" cy="552607"/>
                          </a:xfrm>
                          <a:prstGeom prst="line">
                            <a:avLst/>
                          </a:prstGeom>
                          <a:noFill/>
                          <a:ln w="6350" algn="ctr">
                            <a:solidFill>
                              <a:srgbClr val="4472C4"/>
                            </a:solidFill>
                            <a:miter lim="800000"/>
                            <a:headEnd/>
                            <a:tailEnd/>
                          </a:ln>
                          <a:extLst>
                            <a:ext uri="{909E8E84-426E-40DD-AFC4-6F175D3DCCD1}">
                              <a14:hiddenFill xmlns:a14="http://schemas.microsoft.com/office/drawing/2010/main">
                                <a:noFill/>
                              </a14:hiddenFill>
                            </a:ext>
                          </a:extLst>
                        </wps:spPr>
                        <wps:bodyPr/>
                      </wps:wsp>
                      <wps:wsp>
                        <wps:cNvPr id="89" name="星形: 四角 63"/>
                        <wps:cNvSpPr>
                          <a:spLocks noChangeArrowheads="1"/>
                        </wps:cNvSpPr>
                        <wps:spPr bwMode="auto">
                          <a:xfrm>
                            <a:off x="4105275" y="369758"/>
                            <a:ext cx="123825" cy="161971"/>
                          </a:xfrm>
                          <a:prstGeom prst="star4">
                            <a:avLst>
                              <a:gd name="adj" fmla="val 12500"/>
                            </a:avLst>
                          </a:prstGeom>
                          <a:solidFill>
                            <a:srgbClr val="4472C4"/>
                          </a:solidFill>
                          <a:ln w="12700" algn="ctr">
                            <a:solidFill>
                              <a:srgbClr val="2F528F"/>
                            </a:solidFill>
                            <a:miter lim="800000"/>
                            <a:headEnd/>
                            <a:tailEnd/>
                          </a:ln>
                        </wps:spPr>
                        <wps:bodyPr rot="0" vert="horz" wrap="square" lIns="91440" tIns="45720" rIns="91440" bIns="45720" anchor="ctr" anchorCtr="0" upright="1">
                          <a:noAutofit/>
                        </wps:bodyPr>
                      </wps:wsp>
                      <wps:wsp>
                        <wps:cNvPr id="90" name="文本框 65"/>
                        <wps:cNvSpPr txBox="1">
                          <a:spLocks noChangeArrowheads="1"/>
                        </wps:cNvSpPr>
                        <wps:spPr bwMode="auto">
                          <a:xfrm>
                            <a:off x="161924" y="1350775"/>
                            <a:ext cx="1803353" cy="304887"/>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1B28DD63" w14:textId="77777777" w:rsidR="00CE4C27" w:rsidRPr="00A31994" w:rsidRDefault="00CE4C27" w:rsidP="00436E20">
                              <w:pPr>
                                <w:rPr>
                                  <w:rFonts w:ascii="Times New Roman" w:hAnsi="Times New Roman"/>
                                </w:rPr>
                              </w:pPr>
                              <w:r w:rsidRPr="00A31994">
                                <w:rPr>
                                  <w:rFonts w:ascii="Times New Roman" w:hAnsi="Times New Roman"/>
                                </w:rPr>
                                <w:t>M</w:t>
                              </w:r>
                              <w:r w:rsidRPr="00A31994">
                                <w:rPr>
                                  <w:rFonts w:ascii="Times New Roman" w:hAnsi="Times New Roman"/>
                                </w:rPr>
                                <w:tab/>
                              </w:r>
                              <w:proofErr w:type="gramStart"/>
                              <w:r w:rsidRPr="00A31994">
                                <w:rPr>
                                  <w:rFonts w:ascii="Times New Roman" w:hAnsi="Times New Roman"/>
                                </w:rPr>
                                <w:tab/>
                                <w:t xml:space="preserve">  SP</w:t>
                              </w:r>
                              <w:proofErr w:type="gramEnd"/>
                              <w:r w:rsidRPr="00A31994">
                                <w:rPr>
                                  <w:rFonts w:ascii="Times New Roman" w:hAnsi="Times New Roman"/>
                                </w:rPr>
                                <w:tab/>
                                <w:t xml:space="preserve">     D</w:t>
                              </w:r>
                            </w:p>
                          </w:txbxContent>
                        </wps:txbx>
                        <wps:bodyPr rot="0" vert="horz" wrap="square" lIns="91440" tIns="45720" rIns="91440" bIns="45720" anchor="t" anchorCtr="0" upright="1">
                          <a:noAutofit/>
                        </wps:bodyPr>
                      </wps:wsp>
                      <wps:wsp>
                        <wps:cNvPr id="91" name="文本框 66"/>
                        <wps:cNvSpPr txBox="1">
                          <a:spLocks noChangeArrowheads="1"/>
                        </wps:cNvSpPr>
                        <wps:spPr bwMode="auto">
                          <a:xfrm>
                            <a:off x="1867528" y="1351119"/>
                            <a:ext cx="1677051" cy="304887"/>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6F845EC0" w14:textId="77777777" w:rsidR="00CE4C27" w:rsidRPr="00A31994" w:rsidRDefault="00CE4C27" w:rsidP="00436E20">
                              <w:pPr>
                                <w:rPr>
                                  <w:rFonts w:ascii="Times New Roman" w:hAnsi="Times New Roman"/>
                                </w:rPr>
                              </w:pPr>
                              <w:r w:rsidRPr="00A31994">
                                <w:rPr>
                                  <w:rFonts w:ascii="Times New Roman" w:hAnsi="Times New Roman"/>
                                </w:rPr>
                                <w:t>M</w:t>
                              </w:r>
                              <w:r w:rsidRPr="00A31994">
                                <w:rPr>
                                  <w:rFonts w:ascii="Times New Roman" w:hAnsi="Times New Roman"/>
                                </w:rPr>
                                <w:tab/>
                              </w:r>
                              <w:proofErr w:type="gramStart"/>
                              <w:r w:rsidRPr="00A31994">
                                <w:rPr>
                                  <w:rFonts w:ascii="Times New Roman" w:hAnsi="Times New Roman"/>
                                </w:rPr>
                                <w:tab/>
                              </w:r>
                              <w:r>
                                <w:rPr>
                                  <w:rFonts w:ascii="Times New Roman" w:hAnsi="Times New Roman"/>
                                </w:rPr>
                                <w:t xml:space="preserve"> </w:t>
                              </w:r>
                              <w:r w:rsidRPr="00A31994">
                                <w:rPr>
                                  <w:rFonts w:ascii="Times New Roman" w:hAnsi="Times New Roman"/>
                                </w:rPr>
                                <w:t xml:space="preserve"> D</w:t>
                              </w:r>
                              <w:proofErr w:type="gramEnd"/>
                              <w:r w:rsidRPr="00A31994">
                                <w:rPr>
                                  <w:rFonts w:ascii="Times New Roman" w:hAnsi="Times New Roman"/>
                                </w:rPr>
                                <w:tab/>
                                <w:t xml:space="preserve">        SP</w:t>
                              </w:r>
                            </w:p>
                          </w:txbxContent>
                        </wps:txbx>
                        <wps:bodyPr rot="0" vert="horz" wrap="square" lIns="91440" tIns="45720" rIns="91440" bIns="45720" anchor="t" anchorCtr="0" upright="1">
                          <a:noAutofit/>
                        </wps:bodyPr>
                      </wps:wsp>
                      <wps:wsp>
                        <wps:cNvPr id="92" name="文本框 92"/>
                        <wps:cNvSpPr txBox="1">
                          <a:spLocks noChangeArrowheads="1"/>
                        </wps:cNvSpPr>
                        <wps:spPr bwMode="auto">
                          <a:xfrm>
                            <a:off x="3522266" y="1336450"/>
                            <a:ext cx="1936829" cy="304887"/>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13DC24D3" w14:textId="77777777" w:rsidR="00CE4C27" w:rsidRPr="00A31994" w:rsidRDefault="00CE4C27" w:rsidP="00436E20">
                              <w:pPr>
                                <w:rPr>
                                  <w:rFonts w:ascii="Times New Roman" w:hAnsi="Times New Roman"/>
                                </w:rPr>
                              </w:pPr>
                              <w:r w:rsidRPr="00A31994">
                                <w:rPr>
                                  <w:rFonts w:ascii="Times New Roman" w:hAnsi="Times New Roman"/>
                                </w:rPr>
                                <w:t>SP</w:t>
                              </w:r>
                              <w:r w:rsidRPr="00A31994">
                                <w:rPr>
                                  <w:rFonts w:ascii="Times New Roman" w:hAnsi="Times New Roman"/>
                                </w:rPr>
                                <w:tab/>
                              </w:r>
                              <w:r w:rsidRPr="00A31994">
                                <w:rPr>
                                  <w:rFonts w:ascii="Times New Roman" w:hAnsi="Times New Roman"/>
                                </w:rPr>
                                <w:tab/>
                                <w:t xml:space="preserve"> </w:t>
                              </w:r>
                              <w:r>
                                <w:rPr>
                                  <w:rFonts w:ascii="Times New Roman" w:hAnsi="Times New Roman"/>
                                </w:rPr>
                                <w:t xml:space="preserve"> </w:t>
                              </w:r>
                              <w:r w:rsidRPr="00A31994">
                                <w:rPr>
                                  <w:rFonts w:ascii="Times New Roman" w:hAnsi="Times New Roman"/>
                                </w:rPr>
                                <w:t xml:space="preserve"> D</w:t>
                              </w:r>
                              <w:r w:rsidRPr="00A31994">
                                <w:rPr>
                                  <w:rFonts w:ascii="Times New Roman" w:hAnsi="Times New Roman"/>
                                </w:rPr>
                                <w:tab/>
                              </w:r>
                              <w:proofErr w:type="gramStart"/>
                              <w:r w:rsidRPr="00A31994">
                                <w:rPr>
                                  <w:rFonts w:ascii="Times New Roman" w:hAnsi="Times New Roman"/>
                                </w:rPr>
                                <w:tab/>
                              </w:r>
                              <w:r>
                                <w:rPr>
                                  <w:rFonts w:ascii="Times New Roman" w:hAnsi="Times New Roman"/>
                                </w:rPr>
                                <w:t xml:space="preserve">  </w:t>
                              </w:r>
                              <w:r w:rsidRPr="00A31994">
                                <w:rPr>
                                  <w:rFonts w:ascii="Times New Roman" w:hAnsi="Times New Roman"/>
                                </w:rPr>
                                <w:t>M</w:t>
                              </w:r>
                              <w:proofErr w:type="gramEnd"/>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17669A2D" id="画布 93" o:spid="_x0000_s1101" editas="canvas" style="position:absolute;margin-left:0;margin-top:0;width:415.3pt;height:176.1pt;z-index:251666432;mso-position-horizontal-relative:char;mso-position-vertical-relative:line" coordsize="52743,22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">
                <v:shape id="_x0000_s1102" type="#_x0000_t75" style="position:absolute;width:52743;height:22364;visibility:visible;mso-wrap-style:square">
                  <v:fill o:detectmouseclick="t"/>
                  <v:path o:connecttype="none"/>
                </v:shape>
                <v:line id="直接连接符 38" o:spid="_x0000_s1103" style="position:absolute;flip:x;visibility:visible;mso-wrap-style:square" from="3429,458" to="10477,12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" strokecolor="#4472c4" strokeweight=".5pt">
                  <v:stroke joinstyle="miter"/>
                </v:line>
                <v:line id="直接连接符 40" o:spid="_x0000_s1104" style="position:absolute;visibility:visible;mso-wrap-style:square" from="10572,362" to="17335,12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" strokecolor="#4472c4" strokeweight=".5pt">
                  <v:stroke joinstyle="miter"/>
                </v:line>
                <v:line id="直接连接符 41" o:spid="_x0000_s1105" style="position:absolute;visibility:visible;mso-wrap-style:square" from="6477,7318" to="10001,12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" strokecolor="#4472c4" strokeweight=".5pt">
                  <v:stroke joinstyle="miter"/>
                </v:line>
                <v:shapetype id="_x0000_t187" coordsize="21600,21600" o:spt="187" adj="8100" path="m21600,10800l@2@3,10800,0@3@3,,10800@3@2,10800,21600@2@2xe">
                  <v:stroke joinstyle="miter"/>
                  <v:formulas>
                    <v:f eqn="sum 10800 0 #0"/>
                    <v:f eqn="prod @0 23170 32768"/>
                    <v:f eqn="sum @1 10800 0"/>
                    <v:f eqn="sum 10800 0 @1"/>
                  </v:formulas>
                  <v:path gradientshapeok="t" o:connecttype="rect" textboxrect="@3,@3,@2,@2"/>
                  <v:handles>
                    <v:h position="#0,center" xrange="0,10800"/>
                  </v:handles>
                </v:shapetype>
                <v:shape id="星形: 四角 42" o:spid="_x0000_s1106" type="#_x0000_t187" style="position:absolute;left:7524;top:3507;width:1239;height:1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" fillcolor="#4472c4" strokecolor="#2f528f" strokeweight="1pt"/>
                <v:line id="直接连接符 44" o:spid="_x0000_s1107" style="position:absolute;flip:x;visibility:visible;mso-wrap-style:square" from="19812,648" to="26860,12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" strokecolor="#4472c4" strokeweight=".5pt">
                  <v:stroke joinstyle="miter"/>
                </v:line>
                <v:line id="直接连接符 51" o:spid="_x0000_s1108" style="position:absolute;visibility:visible;mso-wrap-style:square" from="26955,553" to="33718,13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" strokecolor="#4472c4" strokeweight=".5pt">
                  <v:stroke joinstyle="miter"/>
                </v:line>
                <v:line id="直接连接符 52" o:spid="_x0000_s1109" style="position:absolute;visibility:visible;mso-wrap-style:square" from="22860,7508" to="26384,13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" strokecolor="#4472c4" strokeweight=".5pt">
                  <v:stroke joinstyle="miter"/>
                </v:line>
                <v:shape id="星形: 四角 53" o:spid="_x0000_s1110" type="#_x0000_t187" style="position:absolute;left:23907;top:3697;width:1239;height:1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" fillcolor="#4472c4" strokecolor="#2f528f" strokeweight="1pt"/>
                <v:line id="直接连接符 55" o:spid="_x0000_s1111" style="position:absolute;flip:x;visibility:visible;mso-wrap-style:square" from="36957,648" to="44005,12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" strokecolor="#4472c4" strokeweight=".5pt">
                  <v:stroke joinstyle="miter"/>
                </v:line>
                <v:line id="直接连接符 58" o:spid="_x0000_s1112" style="position:absolute;visibility:visible;mso-wrap-style:square" from="44100,553" to="50863,13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" strokecolor="#4472c4" strokeweight=".5pt">
                  <v:stroke joinstyle="miter"/>
                </v:line>
                <v:line id="直接连接符 59" o:spid="_x0000_s1113" style="position:absolute;visibility:visible;mso-wrap-style:square" from="40005,7508" to="43529,13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" strokecolor="#4472c4" strokeweight=".5pt">
                  <v:stroke joinstyle="miter"/>
                </v:line>
                <v:shape id="星形: 四角 63" o:spid="_x0000_s1114" type="#_x0000_t187" style="position:absolute;left:41052;top:3697;width:1239;height:1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" fillcolor="#4472c4" strokecolor="#2f528f" strokeweight="1pt"/>
                <v:shape id="文本框 65" o:spid="_x0000_s1115" type="#_x0000_t202" style="position:absolute;left:1619;top:13507;width:18033;height:3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" stroked="f" strokeweight=".5pt">
                  <v:textbox>
                    <w:txbxContent>
                      <w:p w14:paraId="1B28DD63" w14:textId="77777777" w:rsidR="00CE4C27" w:rsidRPr="00A31994" w:rsidRDefault="00CE4C27" w:rsidP="00436E20">
                        <w:pPr>
                          <w:rPr>
                            <w:rFonts w:ascii="Times New Roman" w:hAnsi="Times New Roman"/>
                          </w:rPr>
                        </w:pPr>
                        <w:r w:rsidRPr="00A31994">
                          <w:rPr>
                            <w:rFonts w:ascii="Times New Roman" w:hAnsi="Times New Roman"/>
                          </w:rPr>
                          <w:t>M</w:t>
                        </w:r>
                        <w:r w:rsidRPr="00A31994">
                          <w:rPr>
                            <w:rFonts w:ascii="Times New Roman" w:hAnsi="Times New Roman"/>
                          </w:rPr>
                          <w:tab/>
                        </w:r>
                        <w:proofErr w:type="gramStart"/>
                        <w:r w:rsidRPr="00A31994">
                          <w:rPr>
                            <w:rFonts w:ascii="Times New Roman" w:hAnsi="Times New Roman"/>
                          </w:rPr>
                          <w:tab/>
                          <w:t xml:space="preserve">  SP</w:t>
                        </w:r>
                        <w:proofErr w:type="gramEnd"/>
                        <w:r w:rsidRPr="00A31994">
                          <w:rPr>
                            <w:rFonts w:ascii="Times New Roman" w:hAnsi="Times New Roman"/>
                          </w:rPr>
                          <w:tab/>
                          <w:t xml:space="preserve">     D</w:t>
                        </w:r>
                      </w:p>
                    </w:txbxContent>
                  </v:textbox>
                </v:shape>
                <v:shape id="文本框 66" o:spid="_x0000_s1116" type="#_x0000_t202" style="position:absolute;left:18675;top:13511;width:16770;height:3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" stroked="f" strokeweight=".5pt">
                  <v:textbox>
                    <w:txbxContent>
                      <w:p w14:paraId="6F845EC0" w14:textId="77777777" w:rsidR="00CE4C27" w:rsidRPr="00A31994" w:rsidRDefault="00CE4C27" w:rsidP="00436E20">
                        <w:pPr>
                          <w:rPr>
                            <w:rFonts w:ascii="Times New Roman" w:hAnsi="Times New Roman"/>
                          </w:rPr>
                        </w:pPr>
                        <w:r w:rsidRPr="00A31994">
                          <w:rPr>
                            <w:rFonts w:ascii="Times New Roman" w:hAnsi="Times New Roman"/>
                          </w:rPr>
                          <w:t>M</w:t>
                        </w:r>
                        <w:r w:rsidRPr="00A31994">
                          <w:rPr>
                            <w:rFonts w:ascii="Times New Roman" w:hAnsi="Times New Roman"/>
                          </w:rPr>
                          <w:tab/>
                        </w:r>
                        <w:proofErr w:type="gramStart"/>
                        <w:r w:rsidRPr="00A31994">
                          <w:rPr>
                            <w:rFonts w:ascii="Times New Roman" w:hAnsi="Times New Roman"/>
                          </w:rPr>
                          <w:tab/>
                        </w:r>
                        <w:r>
                          <w:rPr>
                            <w:rFonts w:ascii="Times New Roman" w:hAnsi="Times New Roman"/>
                          </w:rPr>
                          <w:t xml:space="preserve"> </w:t>
                        </w:r>
                        <w:r w:rsidRPr="00A31994">
                          <w:rPr>
                            <w:rFonts w:ascii="Times New Roman" w:hAnsi="Times New Roman"/>
                          </w:rPr>
                          <w:t xml:space="preserve"> D</w:t>
                        </w:r>
                        <w:proofErr w:type="gramEnd"/>
                        <w:r w:rsidRPr="00A31994">
                          <w:rPr>
                            <w:rFonts w:ascii="Times New Roman" w:hAnsi="Times New Roman"/>
                          </w:rPr>
                          <w:tab/>
                          <w:t xml:space="preserve">        SP</w:t>
                        </w:r>
                      </w:p>
                    </w:txbxContent>
                  </v:textbox>
                </v:shape>
                <v:shape id="文本框 92" o:spid="_x0000_s1117" type="#_x0000_t202" style="position:absolute;left:35222;top:13364;width:19368;height:3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" stroked="f" strokeweight=".5pt">
                  <v:textbox>
                    <w:txbxContent>
                      <w:p w14:paraId="13DC24D3" w14:textId="77777777" w:rsidR="00CE4C27" w:rsidRPr="00A31994" w:rsidRDefault="00CE4C27" w:rsidP="00436E20">
                        <w:pPr>
                          <w:rPr>
                            <w:rFonts w:ascii="Times New Roman" w:hAnsi="Times New Roman"/>
                          </w:rPr>
                        </w:pPr>
                        <w:r w:rsidRPr="00A31994">
                          <w:rPr>
                            <w:rFonts w:ascii="Times New Roman" w:hAnsi="Times New Roman"/>
                          </w:rPr>
                          <w:t>SP</w:t>
                        </w:r>
                        <w:r w:rsidRPr="00A31994">
                          <w:rPr>
                            <w:rFonts w:ascii="Times New Roman" w:hAnsi="Times New Roman"/>
                          </w:rPr>
                          <w:tab/>
                        </w:r>
                        <w:r w:rsidRPr="00A31994">
                          <w:rPr>
                            <w:rFonts w:ascii="Times New Roman" w:hAnsi="Times New Roman"/>
                          </w:rPr>
                          <w:tab/>
                          <w:t xml:space="preserve"> </w:t>
                        </w:r>
                        <w:r>
                          <w:rPr>
                            <w:rFonts w:ascii="Times New Roman" w:hAnsi="Times New Roman"/>
                          </w:rPr>
                          <w:t xml:space="preserve"> </w:t>
                        </w:r>
                        <w:r w:rsidRPr="00A31994">
                          <w:rPr>
                            <w:rFonts w:ascii="Times New Roman" w:hAnsi="Times New Roman"/>
                          </w:rPr>
                          <w:t xml:space="preserve"> D</w:t>
                        </w:r>
                        <w:r w:rsidRPr="00A31994">
                          <w:rPr>
                            <w:rFonts w:ascii="Times New Roman" w:hAnsi="Times New Roman"/>
                          </w:rPr>
                          <w:tab/>
                        </w:r>
                        <w:proofErr w:type="gramStart"/>
                        <w:r w:rsidRPr="00A31994">
                          <w:rPr>
                            <w:rFonts w:ascii="Times New Roman" w:hAnsi="Times New Roman"/>
                          </w:rPr>
                          <w:tab/>
                        </w:r>
                        <w:r>
                          <w:rPr>
                            <w:rFonts w:ascii="Times New Roman" w:hAnsi="Times New Roman"/>
                          </w:rPr>
                          <w:t xml:space="preserve">  </w:t>
                        </w:r>
                        <w:r w:rsidRPr="00A31994">
                          <w:rPr>
                            <w:rFonts w:ascii="Times New Roman" w:hAnsi="Times New Roman"/>
                          </w:rPr>
                          <w:t>M</w:t>
                        </w:r>
                        <w:proofErr w:type="gramEnd"/>
                      </w:p>
                    </w:txbxContent>
                  </v:textbox>
                </v:shape>
                <w10:wrap anchory="line"/>
              </v:group>
            </w:pict>
          </mc:Fallback>
        </mc:AlternateContent>
      </w:r>
      <w:r>
        <w:rPr>
          <w:noProof/>
        </w:rPr>
        <mc:AlternateContent>
          <mc:Choice Requires="wps">
            <w:drawing>
              <wp:inline distT="0" distB="0" distL="0" distR="0" wp14:anchorId="30C17184" wp14:editId="49BF28CB">
                <wp:extent cx="5276850" cy="2238375"/>
                <wp:effectExtent l="0" t="0" r="0" b="0"/>
                <wp:docPr id="23" name="矩形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276850" cy="2238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8BDC4C" id="矩形 23" o:spid="_x0000_s1026" style="width:415.5pt;height:17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" filled="f" stroked="f">
                <o:lock v:ext="edit" aspectratio="t"/>
                <w10:anchorlock/>
              </v:rect>
            </w:pict>
          </mc:Fallback>
        </mc:AlternateContent>
      </w:r>
    </w:p>
    <w:p w14:paraId="6D77D961" w14:textId="52A9A276" w:rsidR="00436E20" w:rsidRDefault="00436E20" w:rsidP="00436E20">
      <w:pPr>
        <w:rPr>
          <w:rFonts w:ascii="Times New Roman" w:hAnsi="Times New Roman"/>
          <w:b/>
          <w:sz w:val="24"/>
          <w:szCs w:val="24"/>
        </w:rPr>
      </w:pPr>
      <w:r>
        <w:rPr>
          <w:noProof/>
        </w:rPr>
        <mc:AlternateContent>
          <mc:Choice Requires="wps">
            <w:drawing>
              <wp:anchor distT="0" distB="0" distL="114300" distR="114300" simplePos="0" relativeHeight="251697152" behindDoc="0" locked="0" layoutInCell="1" allowOverlap="1" wp14:anchorId="563579C7" wp14:editId="3D8FD9F7">
                <wp:simplePos x="0" y="0"/>
                <wp:positionH relativeFrom="column">
                  <wp:posOffset>123825</wp:posOffset>
                </wp:positionH>
                <wp:positionV relativeFrom="paragraph">
                  <wp:posOffset>2444115</wp:posOffset>
                </wp:positionV>
                <wp:extent cx="2647950" cy="314325"/>
                <wp:effectExtent l="0" t="0" r="0" b="0"/>
                <wp:wrapNone/>
                <wp:docPr id="163" name="文本框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7950" cy="314325"/>
                        </a:xfrm>
                        <a:prstGeom prst="rect">
                          <a:avLst/>
                        </a:prstGeom>
                        <a:noFill/>
                        <a:ln w="6350">
                          <a:noFill/>
                        </a:ln>
                      </wps:spPr>
                      <wps:txbx>
                        <w:txbxContent>
                          <w:p w14:paraId="0C3C09B4" w14:textId="77777777" w:rsidR="00CE4C27" w:rsidRPr="00BD682C" w:rsidRDefault="00CE4C27" w:rsidP="00436E20">
                            <w:pPr>
                              <w:rPr>
                                <w:sz w:val="18"/>
                                <w:szCs w:val="18"/>
                              </w:rPr>
                            </w:pPr>
                            <w:r w:rsidRPr="00BD682C">
                              <w:rPr>
                                <w:rFonts w:ascii="Times New Roman" w:hAnsi="Times New Roman"/>
                                <w:sz w:val="18"/>
                                <w:szCs w:val="18"/>
                              </w:rPr>
                              <w:t xml:space="preserve">ΔDAF between </w:t>
                            </w:r>
                            <w:r w:rsidRPr="00FC4093">
                              <w:rPr>
                                <w:rFonts w:ascii="Times New Roman" w:hAnsi="Times New Roman"/>
                                <w:sz w:val="18"/>
                                <w:szCs w:val="18"/>
                              </w:rPr>
                              <w:t>SP and D</w:t>
                            </w:r>
                            <w:r>
                              <w:rPr>
                                <w:rFonts w:ascii="Times New Roman" w:hAnsi="Times New Roman"/>
                                <w:sz w:val="18"/>
                                <w:szCs w:val="18"/>
                              </w:rPr>
                              <w:t xml:space="preserve"> or</w:t>
                            </w:r>
                            <w:r w:rsidRPr="00465FEB">
                              <w:rPr>
                                <w:rFonts w:ascii="Times New Roman" w:hAnsi="Times New Roman"/>
                                <w:sz w:val="18"/>
                                <w:szCs w:val="18"/>
                              </w:rPr>
                              <w:t xml:space="preserve"> </w:t>
                            </w:r>
                            <w:r w:rsidRPr="00BD682C">
                              <w:rPr>
                                <w:rFonts w:ascii="Times New Roman" w:hAnsi="Times New Roman"/>
                                <w:sz w:val="18"/>
                                <w:szCs w:val="18"/>
                              </w:rPr>
                              <w:t>M and D or M and SP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3579C7" id="文本框 163" o:spid="_x0000_s1118" type="#_x0000_t202" style="position:absolute;margin-left:9.75pt;margin-top:192.45pt;width:208.5pt;height:24.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" filled="f" stroked="f" strokeweight=".5pt">
                <v:textbox>
                  <w:txbxContent>
                    <w:p w14:paraId="0C3C09B4" w14:textId="77777777" w:rsidR="00CE4C27" w:rsidRPr="00BD682C" w:rsidRDefault="00CE4C27" w:rsidP="00436E20">
                      <w:pPr>
                        <w:rPr>
                          <w:sz w:val="18"/>
                          <w:szCs w:val="18"/>
                        </w:rPr>
                      </w:pPr>
                      <w:r w:rsidRPr="00BD682C">
                        <w:rPr>
                          <w:rFonts w:ascii="Times New Roman" w:hAnsi="Times New Roman"/>
                          <w:sz w:val="18"/>
                          <w:szCs w:val="18"/>
                        </w:rPr>
                        <w:t xml:space="preserve">ΔDAF between </w:t>
                      </w:r>
                      <w:r w:rsidRPr="00FC4093">
                        <w:rPr>
                          <w:rFonts w:ascii="Times New Roman" w:hAnsi="Times New Roman"/>
                          <w:sz w:val="18"/>
                          <w:szCs w:val="18"/>
                        </w:rPr>
                        <w:t>SP and D</w:t>
                      </w:r>
                      <w:r>
                        <w:rPr>
                          <w:rFonts w:ascii="Times New Roman" w:hAnsi="Times New Roman"/>
                          <w:sz w:val="18"/>
                          <w:szCs w:val="18"/>
                        </w:rPr>
                        <w:t xml:space="preserve"> or</w:t>
                      </w:r>
                      <w:r w:rsidRPr="00465FEB">
                        <w:rPr>
                          <w:rFonts w:ascii="Times New Roman" w:hAnsi="Times New Roman"/>
                          <w:sz w:val="18"/>
                          <w:szCs w:val="18"/>
                        </w:rPr>
                        <w:t xml:space="preserve"> </w:t>
                      </w:r>
                      <w:r w:rsidRPr="00BD682C">
                        <w:rPr>
                          <w:rFonts w:ascii="Times New Roman" w:hAnsi="Times New Roman"/>
                          <w:sz w:val="18"/>
                          <w:szCs w:val="18"/>
                        </w:rPr>
                        <w:t>M and D or M and SP</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5C8DA16E" wp14:editId="017169E4">
                <wp:simplePos x="0" y="0"/>
                <wp:positionH relativeFrom="column">
                  <wp:posOffset>2813685</wp:posOffset>
                </wp:positionH>
                <wp:positionV relativeFrom="paragraph">
                  <wp:posOffset>2444115</wp:posOffset>
                </wp:positionV>
                <wp:extent cx="2647950" cy="457200"/>
                <wp:effectExtent l="0" t="0" r="0" b="0"/>
                <wp:wrapNone/>
                <wp:docPr id="165" name="文本框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7950" cy="457200"/>
                        </a:xfrm>
                        <a:prstGeom prst="rect">
                          <a:avLst/>
                        </a:prstGeom>
                        <a:noFill/>
                        <a:ln w="6350">
                          <a:noFill/>
                        </a:ln>
                      </wps:spPr>
                      <wps:txbx>
                        <w:txbxContent>
                          <w:p w14:paraId="7FBCB0C4" w14:textId="77777777" w:rsidR="00CE4C27" w:rsidRPr="00BD682C" w:rsidRDefault="00CE4C27" w:rsidP="00436E20">
                            <w:pPr>
                              <w:rPr>
                                <w:sz w:val="18"/>
                                <w:szCs w:val="18"/>
                              </w:rPr>
                            </w:pPr>
                            <w:r w:rsidRPr="00BD682C">
                              <w:rPr>
                                <w:rFonts w:ascii="Times New Roman" w:hAnsi="Times New Roman"/>
                                <w:sz w:val="18"/>
                                <w:szCs w:val="18"/>
                              </w:rPr>
                              <w:t xml:space="preserve">ΔDAF between </w:t>
                            </w:r>
                            <w:r w:rsidRPr="00FC4093">
                              <w:rPr>
                                <w:rFonts w:ascii="Times New Roman" w:hAnsi="Times New Roman"/>
                                <w:sz w:val="18"/>
                                <w:szCs w:val="18"/>
                              </w:rPr>
                              <w:t>SP and D</w:t>
                            </w:r>
                            <w:r>
                              <w:rPr>
                                <w:rFonts w:ascii="Times New Roman" w:hAnsi="Times New Roman"/>
                                <w:sz w:val="18"/>
                                <w:szCs w:val="18"/>
                              </w:rPr>
                              <w:t xml:space="preserve"> or</w:t>
                            </w:r>
                            <w:r w:rsidRPr="00465FEB">
                              <w:rPr>
                                <w:rFonts w:ascii="Times New Roman" w:hAnsi="Times New Roman"/>
                                <w:sz w:val="18"/>
                                <w:szCs w:val="18"/>
                              </w:rPr>
                              <w:t xml:space="preserve"> </w:t>
                            </w:r>
                            <w:r w:rsidRPr="00BD682C">
                              <w:rPr>
                                <w:rFonts w:ascii="Times New Roman" w:hAnsi="Times New Roman"/>
                                <w:sz w:val="18"/>
                                <w:szCs w:val="18"/>
                              </w:rPr>
                              <w:t>M and D or M and SP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8DA16E" id="文本框 165" o:spid="_x0000_s1119" type="#_x0000_t202" style="position:absolute;margin-left:221.55pt;margin-top:192.45pt;width:208.5pt;height:3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" filled="f" stroked="f" strokeweight=".5pt">
                <v:textbox>
                  <w:txbxContent>
                    <w:p w14:paraId="7FBCB0C4" w14:textId="77777777" w:rsidR="00CE4C27" w:rsidRPr="00BD682C" w:rsidRDefault="00CE4C27" w:rsidP="00436E20">
                      <w:pPr>
                        <w:rPr>
                          <w:sz w:val="18"/>
                          <w:szCs w:val="18"/>
                        </w:rPr>
                      </w:pPr>
                      <w:r w:rsidRPr="00BD682C">
                        <w:rPr>
                          <w:rFonts w:ascii="Times New Roman" w:hAnsi="Times New Roman"/>
                          <w:sz w:val="18"/>
                          <w:szCs w:val="18"/>
                        </w:rPr>
                        <w:t xml:space="preserve">ΔDAF between </w:t>
                      </w:r>
                      <w:r w:rsidRPr="00FC4093">
                        <w:rPr>
                          <w:rFonts w:ascii="Times New Roman" w:hAnsi="Times New Roman"/>
                          <w:sz w:val="18"/>
                          <w:szCs w:val="18"/>
                        </w:rPr>
                        <w:t>SP and D</w:t>
                      </w:r>
                      <w:r>
                        <w:rPr>
                          <w:rFonts w:ascii="Times New Roman" w:hAnsi="Times New Roman"/>
                          <w:sz w:val="18"/>
                          <w:szCs w:val="18"/>
                        </w:rPr>
                        <w:t xml:space="preserve"> or</w:t>
                      </w:r>
                      <w:r w:rsidRPr="00465FEB">
                        <w:rPr>
                          <w:rFonts w:ascii="Times New Roman" w:hAnsi="Times New Roman"/>
                          <w:sz w:val="18"/>
                          <w:szCs w:val="18"/>
                        </w:rPr>
                        <w:t xml:space="preserve"> </w:t>
                      </w:r>
                      <w:r w:rsidRPr="00BD682C">
                        <w:rPr>
                          <w:rFonts w:ascii="Times New Roman" w:hAnsi="Times New Roman"/>
                          <w:sz w:val="18"/>
                          <w:szCs w:val="18"/>
                        </w:rPr>
                        <w:t>M and D or M and SP</w:t>
                      </w:r>
                    </w:p>
                  </w:txbxContent>
                </v:textbox>
              </v:shape>
            </w:pict>
          </mc:Fallback>
        </mc:AlternateContent>
      </w:r>
      <w:r w:rsidRPr="00EB1341">
        <w:rPr>
          <w:rFonts w:ascii="Times New Roman" w:eastAsia="宋体" w:hAnsi="Times New Roman"/>
          <w:noProof/>
          <w:color w:val="000000"/>
          <w:szCs w:val="21"/>
        </w:rPr>
        <w:drawing>
          <wp:inline distT="0" distB="0" distL="0" distR="0" wp14:anchorId="0275A1E1" wp14:editId="373A1075">
            <wp:extent cx="5274310" cy="2383155"/>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0"/>
                    <pic:cNvPicPr>
                      <a:picLocks noChangeAspect="1" noChangeArrowheads="1"/>
                    </pic:cNvPicPr>
                  </pic:nvPicPr>
                  <pic:blipFill>
                    <a:blip r:embed="rId149">
                      <a:extLst>
                        <a:ext uri="{28A0092B-C50C-407E-A947-70E740481C1C}">
                          <a14:useLocalDpi xmlns:a14="http://schemas.microsoft.com/office/drawing/2010/main" val="0"/>
                        </a:ext>
                      </a:extLst>
                    </a:blip>
                    <a:srcRect l="1350" t="948" r="417" b="5756"/>
                    <a:stretch>
                      <a:fillRect/>
                    </a:stretch>
                  </pic:blipFill>
                  <pic:spPr bwMode="auto">
                    <a:xfrm>
                      <a:off x="0" y="0"/>
                      <a:ext cx="5274310" cy="2383155"/>
                    </a:xfrm>
                    <a:prstGeom prst="rect">
                      <a:avLst/>
                    </a:prstGeom>
                    <a:noFill/>
                    <a:ln>
                      <a:noFill/>
                    </a:ln>
                  </pic:spPr>
                </pic:pic>
              </a:graphicData>
            </a:graphic>
          </wp:inline>
        </w:drawing>
      </w:r>
    </w:p>
    <w:p w14:paraId="29DB4770" w14:textId="77777777" w:rsidR="00436E20" w:rsidRDefault="00436E20" w:rsidP="00436E20">
      <w:pPr>
        <w:outlineLvl w:val="1"/>
        <w:rPr>
          <w:rFonts w:ascii="Times New Roman" w:hAnsi="Times New Roman"/>
          <w:b/>
          <w:sz w:val="24"/>
          <w:szCs w:val="24"/>
        </w:rPr>
      </w:pPr>
    </w:p>
    <w:p w14:paraId="5C506E6D" w14:textId="77777777" w:rsidR="00436E20" w:rsidRDefault="00436E20" w:rsidP="00436E20">
      <w:pPr>
        <w:outlineLvl w:val="1"/>
        <w:rPr>
          <w:rFonts w:ascii="Times New Roman" w:hAnsi="Times New Roman"/>
          <w:b/>
          <w:sz w:val="24"/>
          <w:szCs w:val="24"/>
        </w:rPr>
      </w:pPr>
      <w:bookmarkStart w:id="217" w:name="_Toc28603946"/>
      <w:r>
        <w:rPr>
          <w:rFonts w:ascii="Times New Roman" w:hAnsi="Times New Roman"/>
          <w:b/>
          <w:sz w:val="24"/>
          <w:szCs w:val="24"/>
        </w:rPr>
        <w:t>Fig. S3</w:t>
      </w:r>
      <w:r>
        <w:rPr>
          <w:rFonts w:ascii="Times New Roman" w:hAnsi="Times New Roman" w:hint="eastAsia"/>
          <w:b/>
          <w:sz w:val="24"/>
          <w:szCs w:val="24"/>
        </w:rPr>
        <w:t>1</w:t>
      </w:r>
      <w:r>
        <w:rPr>
          <w:rFonts w:ascii="Times New Roman" w:hAnsi="Times New Roman"/>
          <w:b/>
          <w:sz w:val="24"/>
          <w:szCs w:val="24"/>
        </w:rPr>
        <w:t>. Absent evidence of introgression between mallard duck and spo</w:t>
      </w:r>
      <w:bookmarkStart w:id="218" w:name="_Hlk525642632"/>
      <w:r>
        <w:rPr>
          <w:rFonts w:ascii="Times New Roman" w:hAnsi="Times New Roman"/>
          <w:b/>
          <w:sz w:val="24"/>
          <w:szCs w:val="24"/>
        </w:rPr>
        <w:t>t-bille</w:t>
      </w:r>
      <w:bookmarkEnd w:id="218"/>
      <w:r>
        <w:rPr>
          <w:rFonts w:ascii="Times New Roman" w:hAnsi="Times New Roman"/>
          <w:b/>
          <w:sz w:val="24"/>
          <w:szCs w:val="24"/>
        </w:rPr>
        <w:t xml:space="preserve">d duck population based on ABBA-BABA </w:t>
      </w:r>
      <w:r>
        <w:rPr>
          <w:rFonts w:ascii="Times New Roman" w:hAnsi="Times New Roman" w:hint="eastAsia"/>
          <w:b/>
          <w:sz w:val="24"/>
          <w:szCs w:val="24"/>
        </w:rPr>
        <w:t>anal</w:t>
      </w:r>
      <w:r>
        <w:rPr>
          <w:rFonts w:ascii="Times New Roman" w:hAnsi="Times New Roman"/>
          <w:b/>
          <w:sz w:val="24"/>
          <w:szCs w:val="24"/>
        </w:rPr>
        <w:t>ysis of mallard, spot-billed and domestic duck.</w:t>
      </w:r>
      <w:bookmarkEnd w:id="217"/>
      <w:r>
        <w:rPr>
          <w:rFonts w:ascii="Times New Roman" w:hAnsi="Times New Roman"/>
          <w:b/>
          <w:sz w:val="24"/>
          <w:szCs w:val="24"/>
        </w:rPr>
        <w:t xml:space="preserve"> </w:t>
      </w:r>
    </w:p>
    <w:p w14:paraId="14A9242A" w14:textId="77777777" w:rsidR="00436E20" w:rsidRPr="00621AD9" w:rsidRDefault="00436E20" w:rsidP="00436E20">
      <w:pPr>
        <w:outlineLvl w:val="1"/>
        <w:rPr>
          <w:rFonts w:ascii="Times New Roman" w:hAnsi="Times New Roman"/>
          <w:sz w:val="24"/>
          <w:szCs w:val="24"/>
        </w:rPr>
      </w:pPr>
      <w:bookmarkStart w:id="219" w:name="_Toc28603947"/>
      <w:r>
        <w:rPr>
          <w:rFonts w:ascii="Times New Roman" w:hAnsi="Times New Roman"/>
          <w:b/>
          <w:sz w:val="24"/>
          <w:szCs w:val="24"/>
        </w:rPr>
        <w:t xml:space="preserve">(a) </w:t>
      </w:r>
      <w:r w:rsidRPr="00BD682C">
        <w:rPr>
          <w:rFonts w:ascii="Times New Roman" w:hAnsi="Times New Roman"/>
          <w:sz w:val="24"/>
          <w:szCs w:val="24"/>
        </w:rPr>
        <w:t>Number of sites supporting different trees is indicated both as a percentage and as actual numbers.</w:t>
      </w:r>
      <w:r>
        <w:rPr>
          <w:rFonts w:ascii="Times New Roman" w:hAnsi="Times New Roman"/>
          <w:b/>
          <w:sz w:val="24"/>
          <w:szCs w:val="24"/>
        </w:rPr>
        <w:t xml:space="preserve"> (b) </w:t>
      </w:r>
      <w:r>
        <w:rPr>
          <w:rFonts w:ascii="Times New Roman" w:hAnsi="Times New Roman"/>
          <w:sz w:val="24"/>
          <w:szCs w:val="24"/>
        </w:rPr>
        <w:t xml:space="preserve">Left panel, number of ABBA, BABA and BBAA sites were stratified by </w:t>
      </w:r>
      <w:r w:rsidRPr="00C013FE">
        <w:rPr>
          <w:rFonts w:ascii="Times New Roman" w:hAnsi="Times New Roman"/>
          <w:sz w:val="24"/>
          <w:szCs w:val="24"/>
        </w:rPr>
        <w:t>ΔDAF</w:t>
      </w:r>
      <w:r>
        <w:rPr>
          <w:rFonts w:ascii="Times New Roman" w:hAnsi="Times New Roman"/>
          <w:sz w:val="24"/>
          <w:szCs w:val="24"/>
        </w:rPr>
        <w:t xml:space="preserve"> between spot-billed: domestic (purple line), mallard: domestic (blue line) and mallard: spot-billed (red line), respectively. Right panel, BBAA rate (red line) were measured as the BBAA counts divided by number of sites that derived allele present in either mallard or spot-billed population in each </w:t>
      </w:r>
      <w:proofErr w:type="gramStart"/>
      <w:r>
        <w:rPr>
          <w:rFonts w:ascii="Times New Roman" w:hAnsi="Times New Roman"/>
          <w:sz w:val="24"/>
          <w:szCs w:val="24"/>
        </w:rPr>
        <w:t>bins</w:t>
      </w:r>
      <w:proofErr w:type="gramEnd"/>
      <w:r>
        <w:rPr>
          <w:rFonts w:ascii="Times New Roman" w:hAnsi="Times New Roman"/>
          <w:sz w:val="24"/>
          <w:szCs w:val="24"/>
        </w:rPr>
        <w:t xml:space="preserve"> (ABBA (purple line), BABA (blue line) similarly). The red dash line is corresponding to right y-axis. “M”, “SP” and “D” indicate mallard, spot-billed and domestic duck, respectively.</w:t>
      </w:r>
      <w:bookmarkEnd w:id="219"/>
    </w:p>
    <w:p w14:paraId="37DD2D8F" w14:textId="77777777" w:rsidR="00436E20" w:rsidRPr="00BD682C" w:rsidRDefault="00436E20" w:rsidP="00436E20">
      <w:pPr>
        <w:outlineLvl w:val="1"/>
        <w:rPr>
          <w:rFonts w:ascii="Times New Roman" w:hAnsi="Times New Roman"/>
          <w:sz w:val="24"/>
          <w:szCs w:val="24"/>
        </w:rPr>
      </w:pPr>
    </w:p>
    <w:p w14:paraId="3B2999AC" w14:textId="77777777" w:rsidR="00436E20" w:rsidRDefault="00436E20" w:rsidP="00436E20">
      <w:pPr>
        <w:rPr>
          <w:rFonts w:ascii="Times New Roman" w:hAnsi="Times New Roman" w:hint="eastAsia"/>
          <w:sz w:val="24"/>
          <w:szCs w:val="24"/>
        </w:rPr>
        <w:sectPr w:rsidR="00436E20" w:rsidSect="00CE4C27">
          <w:footerReference w:type="default" r:id="rId150"/>
          <w:pgSz w:w="11906" w:h="16838"/>
          <w:pgMar w:top="1440" w:right="1800" w:bottom="1440" w:left="1800" w:header="851" w:footer="992" w:gutter="0"/>
          <w:lnNumType w:countBy="1" w:restart="continuous"/>
          <w:cols w:space="425"/>
          <w:docGrid w:type="lines" w:linePitch="312"/>
        </w:sectPr>
      </w:pPr>
    </w:p>
    <w:p w14:paraId="45F92357" w14:textId="66CAB63F" w:rsidR="00436E20" w:rsidRPr="00F507BF" w:rsidRDefault="00436E20" w:rsidP="00436E20">
      <w:pPr>
        <w:pStyle w:val="1"/>
        <w:rPr>
          <w:rFonts w:ascii="Times New Roman" w:hAnsi="Times New Roman"/>
          <w:sz w:val="24"/>
          <w:szCs w:val="24"/>
        </w:rPr>
      </w:pPr>
      <w:bookmarkStart w:id="220" w:name="_Toc482798099"/>
      <w:bookmarkStart w:id="221" w:name="_Toc28603948"/>
      <w:r>
        <w:rPr>
          <w:noProof/>
        </w:rPr>
        <w:lastRenderedPageBreak/>
        <mc:AlternateContent>
          <mc:Choice Requires="wps">
            <w:drawing>
              <wp:anchor distT="0" distB="0" distL="114300" distR="114300" simplePos="0" relativeHeight="251675648" behindDoc="0" locked="0" layoutInCell="1" allowOverlap="1" wp14:anchorId="4076E682" wp14:editId="6F4FE32A">
                <wp:simplePos x="0" y="0"/>
                <wp:positionH relativeFrom="column">
                  <wp:posOffset>-722630</wp:posOffset>
                </wp:positionH>
                <wp:positionV relativeFrom="paragraph">
                  <wp:posOffset>-6176645</wp:posOffset>
                </wp:positionV>
                <wp:extent cx="8568690" cy="5323205"/>
                <wp:effectExtent l="0" t="0" r="0" b="0"/>
                <wp:wrapNone/>
                <wp:docPr id="77" name="矩形 77"/>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568690" cy="5323205"/>
                        </a:xfrm>
                        <a:prstGeom prst="rect">
                          <a:avLst/>
                        </a:prstGeom>
                      </wps:spPr>
                      <wps:bodyPr vert="horz" lIns="91440" tIns="45720" rIns="91440" bIns="45720" rtlCol="0">
                        <a:noAutofit/>
                      </wps:bodyPr>
                    </wps:wsp>
                  </a:graphicData>
                </a:graphic>
                <wp14:sizeRelH relativeFrom="page">
                  <wp14:pctWidth>0</wp14:pctWidth>
                </wp14:sizeRelH>
                <wp14:sizeRelV relativeFrom="page">
                  <wp14:pctHeight>0</wp14:pctHeight>
                </wp14:sizeRelV>
              </wp:anchor>
            </w:drawing>
          </mc:Choice>
          <mc:Fallback>
            <w:pict>
              <v:rect w14:anchorId="508B135A" id="矩形 77" o:spid="_x0000_s1026" style="position:absolute;left:0;text-align:left;margin-left:-56.9pt;margin-top:-486.35pt;width:674.7pt;height:419.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" filled="f" stroked="f">
                <o:lock v:ext="edit" grouping="t"/>
              </v:rect>
            </w:pict>
          </mc:Fallback>
        </mc:AlternateContent>
      </w:r>
      <w:r>
        <w:rPr>
          <w:noProof/>
        </w:rPr>
        <mc:AlternateContent>
          <mc:Choice Requires="wps">
            <w:drawing>
              <wp:anchor distT="0" distB="0" distL="114300" distR="114300" simplePos="0" relativeHeight="251676672" behindDoc="0" locked="0" layoutInCell="1" allowOverlap="1" wp14:anchorId="2C75D222" wp14:editId="17AA45B3">
                <wp:simplePos x="0" y="0"/>
                <wp:positionH relativeFrom="column">
                  <wp:posOffset>7397750</wp:posOffset>
                </wp:positionH>
                <wp:positionV relativeFrom="paragraph">
                  <wp:posOffset>-4304665</wp:posOffset>
                </wp:positionV>
                <wp:extent cx="504190" cy="791845"/>
                <wp:effectExtent l="0" t="0" r="10160" b="27305"/>
                <wp:wrapNone/>
                <wp:docPr id="76" name="椭圆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190" cy="791845"/>
                        </a:xfrm>
                        <a:prstGeom prst="ellipse">
                          <a:avLst/>
                        </a:prstGeom>
                        <a:noFill/>
                        <a:ln w="12700" cap="flat" cmpd="sng" algn="ctr">
                          <a:solidFill>
                            <a:sysClr val="windowText" lastClr="000000"/>
                          </a:solidFill>
                          <a:prstDash val="solid"/>
                          <a:miter lim="800000"/>
                        </a:ln>
                        <a:effectLst/>
                      </wps:spPr>
                      <wps:bodyPr rtlCol="0" anchor="ctr"/>
                    </wps:wsp>
                  </a:graphicData>
                </a:graphic>
                <wp14:sizeRelH relativeFrom="page">
                  <wp14:pctWidth>0</wp14:pctWidth>
                </wp14:sizeRelH>
                <wp14:sizeRelV relativeFrom="page">
                  <wp14:pctHeight>0</wp14:pctHeight>
                </wp14:sizeRelV>
              </wp:anchor>
            </w:drawing>
          </mc:Choice>
          <mc:Fallback>
            <w:pict>
              <v:oval w14:anchorId="45BD2649" id="椭圆 76" o:spid="_x0000_s1026" style="position:absolute;left:0;text-align:left;margin-left:582.5pt;margin-top:-338.95pt;width:39.7pt;height:62.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" filled="f" strokecolor="windowText" strokeweight="1pt">
                <v:stroke joinstyle="miter"/>
                <v:path arrowok="t"/>
              </v:oval>
            </w:pict>
          </mc:Fallback>
        </mc:AlternateContent>
      </w:r>
      <w:bookmarkEnd w:id="220"/>
      <w:r>
        <w:rPr>
          <w:rFonts w:ascii="Times New Roman" w:hAnsi="Times New Roman"/>
          <w:sz w:val="24"/>
          <w:szCs w:val="24"/>
        </w:rPr>
        <w:t>Supplementary Tables</w:t>
      </w:r>
      <w:bookmarkEnd w:id="221"/>
    </w:p>
    <w:p w14:paraId="01CDA1DE" w14:textId="77777777" w:rsidR="00436E20" w:rsidRPr="000F40A5" w:rsidRDefault="00436E20" w:rsidP="00436E20">
      <w:pPr>
        <w:pStyle w:val="2"/>
        <w:spacing w:beforeLines="100" w:before="240" w:after="0"/>
        <w:rPr>
          <w:rFonts w:ascii="Times New Roman" w:hAnsi="Times New Roman"/>
          <w:sz w:val="24"/>
          <w:szCs w:val="24"/>
        </w:rPr>
      </w:pPr>
      <w:bookmarkStart w:id="222" w:name="_Toc482798100"/>
      <w:bookmarkStart w:id="223" w:name="_Toc28603949"/>
      <w:r>
        <w:rPr>
          <w:rFonts w:ascii="Times New Roman" w:hAnsi="Times New Roman"/>
          <w:sz w:val="24"/>
          <w:szCs w:val="24"/>
        </w:rPr>
        <w:t>Table S1:</w:t>
      </w:r>
      <w:r w:rsidRPr="000F40A5">
        <w:rPr>
          <w:rFonts w:ascii="Times New Roman" w:hAnsi="Times New Roman"/>
          <w:sz w:val="24"/>
          <w:szCs w:val="24"/>
        </w:rPr>
        <w:t xml:space="preserve"> Summary for whole-genome resequencing</w:t>
      </w:r>
      <w:bookmarkEnd w:id="223"/>
    </w:p>
    <w:tbl>
      <w:tblPr>
        <w:tblpPr w:leftFromText="180" w:rightFromText="180" w:vertAnchor="text" w:tblpY="1"/>
        <w:tblOverlap w:val="never"/>
        <w:tblW w:w="9203" w:type="dxa"/>
        <w:tblBorders>
          <w:top w:val="single" w:sz="4" w:space="0" w:color="auto"/>
          <w:bottom w:val="single" w:sz="4" w:space="0" w:color="auto"/>
        </w:tblBorders>
        <w:tblLook w:val="04A0" w:firstRow="1" w:lastRow="0" w:firstColumn="1" w:lastColumn="0" w:noHBand="0" w:noVBand="1"/>
      </w:tblPr>
      <w:tblGrid>
        <w:gridCol w:w="1403"/>
        <w:gridCol w:w="1643"/>
        <w:gridCol w:w="950"/>
        <w:gridCol w:w="1136"/>
        <w:gridCol w:w="756"/>
        <w:gridCol w:w="816"/>
        <w:gridCol w:w="1203"/>
        <w:gridCol w:w="1296"/>
      </w:tblGrid>
      <w:tr w:rsidR="00436E20" w:rsidRPr="00EB1341" w14:paraId="757EF0D2" w14:textId="77777777" w:rsidTr="00CE4C27">
        <w:tc>
          <w:tcPr>
            <w:tcW w:w="0" w:type="auto"/>
            <w:tcBorders>
              <w:top w:val="single" w:sz="8" w:space="0" w:color="auto"/>
              <w:bottom w:val="single" w:sz="6" w:space="0" w:color="auto"/>
            </w:tcBorders>
            <w:shd w:val="clear" w:color="auto" w:fill="auto"/>
            <w:vAlign w:val="center"/>
          </w:tcPr>
          <w:p w14:paraId="48C76C48" w14:textId="77777777" w:rsidR="00436E20" w:rsidRPr="00EB1341" w:rsidRDefault="00436E20" w:rsidP="00CE4C27">
            <w:pPr>
              <w:pStyle w:val="af5"/>
              <w:jc w:val="left"/>
              <w:rPr>
                <w:rFonts w:ascii="Times New Roman" w:eastAsia="宋体" w:hAnsi="Times New Roman"/>
                <w:sz w:val="24"/>
                <w:szCs w:val="24"/>
              </w:rPr>
            </w:pPr>
            <w:r w:rsidRPr="00EB1341">
              <w:rPr>
                <w:rFonts w:ascii="Times New Roman" w:eastAsia="宋体" w:hAnsi="Times New Roman"/>
                <w:sz w:val="24"/>
                <w:szCs w:val="24"/>
              </w:rPr>
              <w:t>Group</w:t>
            </w:r>
          </w:p>
        </w:tc>
        <w:tc>
          <w:tcPr>
            <w:tcW w:w="1643" w:type="dxa"/>
            <w:tcBorders>
              <w:top w:val="single" w:sz="8" w:space="0" w:color="auto"/>
              <w:bottom w:val="single" w:sz="6" w:space="0" w:color="auto"/>
            </w:tcBorders>
            <w:shd w:val="clear" w:color="auto" w:fill="auto"/>
            <w:vAlign w:val="center"/>
          </w:tcPr>
          <w:p w14:paraId="2591ED90"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Species/breeds</w:t>
            </w:r>
          </w:p>
        </w:tc>
        <w:tc>
          <w:tcPr>
            <w:tcW w:w="0" w:type="auto"/>
            <w:tcBorders>
              <w:top w:val="single" w:sz="8" w:space="0" w:color="auto"/>
              <w:bottom w:val="single" w:sz="6" w:space="0" w:color="auto"/>
            </w:tcBorders>
            <w:shd w:val="clear" w:color="auto" w:fill="auto"/>
            <w:vAlign w:val="center"/>
          </w:tcPr>
          <w:p w14:paraId="6A536AE7"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Sample number</w:t>
            </w:r>
          </w:p>
        </w:tc>
        <w:tc>
          <w:tcPr>
            <w:tcW w:w="0" w:type="auto"/>
            <w:tcBorders>
              <w:top w:val="single" w:sz="8" w:space="0" w:color="auto"/>
              <w:bottom w:val="single" w:sz="6" w:space="0" w:color="auto"/>
            </w:tcBorders>
            <w:shd w:val="clear" w:color="auto" w:fill="auto"/>
            <w:vAlign w:val="center"/>
          </w:tcPr>
          <w:p w14:paraId="1D390599"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Sequence depth</w:t>
            </w:r>
          </w:p>
        </w:tc>
        <w:tc>
          <w:tcPr>
            <w:tcW w:w="0" w:type="auto"/>
            <w:tcBorders>
              <w:top w:val="single" w:sz="8" w:space="0" w:color="auto"/>
              <w:bottom w:val="single" w:sz="6" w:space="0" w:color="auto"/>
            </w:tcBorders>
            <w:shd w:val="clear" w:color="auto" w:fill="auto"/>
            <w:vAlign w:val="center"/>
          </w:tcPr>
          <w:p w14:paraId="2F9884B7"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Total data (Gb)</w:t>
            </w:r>
          </w:p>
        </w:tc>
        <w:tc>
          <w:tcPr>
            <w:tcW w:w="0" w:type="auto"/>
            <w:tcBorders>
              <w:top w:val="single" w:sz="8" w:space="0" w:color="auto"/>
              <w:bottom w:val="single" w:sz="6" w:space="0" w:color="auto"/>
            </w:tcBorders>
            <w:shd w:val="clear" w:color="auto" w:fill="auto"/>
            <w:vAlign w:val="center"/>
          </w:tcPr>
          <w:p w14:paraId="09283AEC"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Read length</w:t>
            </w:r>
          </w:p>
        </w:tc>
        <w:tc>
          <w:tcPr>
            <w:tcW w:w="0" w:type="auto"/>
            <w:tcBorders>
              <w:top w:val="single" w:sz="8" w:space="0" w:color="auto"/>
              <w:bottom w:val="single" w:sz="6" w:space="0" w:color="auto"/>
            </w:tcBorders>
            <w:shd w:val="clear" w:color="auto" w:fill="auto"/>
            <w:vAlign w:val="center"/>
          </w:tcPr>
          <w:p w14:paraId="67692C6D" w14:textId="77777777" w:rsidR="00436E20" w:rsidRPr="00EB1341" w:rsidRDefault="00436E20" w:rsidP="00CE4C27">
            <w:pPr>
              <w:pStyle w:val="af5"/>
              <w:jc w:val="center"/>
              <w:rPr>
                <w:rFonts w:ascii="Times New Roman" w:hAnsi="Times New Roman"/>
                <w:sz w:val="24"/>
                <w:szCs w:val="24"/>
              </w:rPr>
            </w:pPr>
            <w:r w:rsidRPr="00EB1341">
              <w:rPr>
                <w:rFonts w:ascii="Times New Roman" w:hAnsi="Times New Roman"/>
                <w:sz w:val="24"/>
                <w:szCs w:val="24"/>
              </w:rPr>
              <w:t>Sequence strategy</w:t>
            </w:r>
          </w:p>
        </w:tc>
        <w:tc>
          <w:tcPr>
            <w:tcW w:w="0" w:type="auto"/>
            <w:tcBorders>
              <w:top w:val="single" w:sz="8" w:space="0" w:color="auto"/>
              <w:bottom w:val="single" w:sz="6" w:space="0" w:color="auto"/>
            </w:tcBorders>
            <w:shd w:val="clear" w:color="auto" w:fill="auto"/>
            <w:vAlign w:val="center"/>
          </w:tcPr>
          <w:p w14:paraId="48DA3062" w14:textId="77777777" w:rsidR="00436E20" w:rsidRPr="00EB1341" w:rsidRDefault="00436E20" w:rsidP="00CE4C27">
            <w:pPr>
              <w:pStyle w:val="af5"/>
              <w:jc w:val="center"/>
              <w:rPr>
                <w:rFonts w:ascii="Times New Roman" w:hAnsi="Times New Roman"/>
                <w:sz w:val="24"/>
                <w:szCs w:val="24"/>
              </w:rPr>
            </w:pPr>
            <w:r w:rsidRPr="00EB1341">
              <w:rPr>
                <w:rFonts w:ascii="Times New Roman" w:hAnsi="Times New Roman"/>
                <w:sz w:val="24"/>
                <w:szCs w:val="24"/>
              </w:rPr>
              <w:t>SNP number</w:t>
            </w:r>
          </w:p>
        </w:tc>
      </w:tr>
      <w:tr w:rsidR="00436E20" w:rsidRPr="00EB1341" w14:paraId="16270B1B" w14:textId="77777777" w:rsidTr="00CE4C27">
        <w:tc>
          <w:tcPr>
            <w:tcW w:w="0" w:type="auto"/>
            <w:vMerge w:val="restart"/>
            <w:tcBorders>
              <w:top w:val="single" w:sz="6" w:space="0" w:color="auto"/>
              <w:bottom w:val="single" w:sz="6" w:space="0" w:color="auto"/>
            </w:tcBorders>
            <w:shd w:val="clear" w:color="auto" w:fill="auto"/>
            <w:vAlign w:val="center"/>
          </w:tcPr>
          <w:p w14:paraId="21E9A499" w14:textId="77777777" w:rsidR="00436E20" w:rsidRPr="00EB1341" w:rsidRDefault="00436E20" w:rsidP="00CE4C27">
            <w:pPr>
              <w:pStyle w:val="af5"/>
              <w:jc w:val="center"/>
              <w:rPr>
                <w:rFonts w:ascii="Times New Roman" w:hAnsi="Times New Roman"/>
                <w:sz w:val="24"/>
                <w:szCs w:val="24"/>
              </w:rPr>
            </w:pPr>
            <w:r w:rsidRPr="00EB1341">
              <w:rPr>
                <w:rFonts w:ascii="Times New Roman" w:hAnsi="Times New Roman"/>
                <w:sz w:val="24"/>
                <w:szCs w:val="24"/>
              </w:rPr>
              <w:t>Wild duck</w:t>
            </w:r>
          </w:p>
        </w:tc>
        <w:tc>
          <w:tcPr>
            <w:tcW w:w="1643" w:type="dxa"/>
            <w:tcBorders>
              <w:top w:val="single" w:sz="6" w:space="0" w:color="auto"/>
              <w:bottom w:val="nil"/>
            </w:tcBorders>
            <w:shd w:val="clear" w:color="auto" w:fill="auto"/>
          </w:tcPr>
          <w:p w14:paraId="1B5C423F"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Mallard</w:t>
            </w:r>
          </w:p>
        </w:tc>
        <w:tc>
          <w:tcPr>
            <w:tcW w:w="0" w:type="auto"/>
            <w:tcBorders>
              <w:top w:val="single" w:sz="6" w:space="0" w:color="auto"/>
              <w:bottom w:val="nil"/>
            </w:tcBorders>
            <w:shd w:val="clear" w:color="auto" w:fill="auto"/>
          </w:tcPr>
          <w:p w14:paraId="3D663B5C"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14</w:t>
            </w:r>
          </w:p>
        </w:tc>
        <w:tc>
          <w:tcPr>
            <w:tcW w:w="0" w:type="auto"/>
            <w:tcBorders>
              <w:top w:val="single" w:sz="6" w:space="0" w:color="auto"/>
              <w:bottom w:val="nil"/>
            </w:tcBorders>
            <w:shd w:val="clear" w:color="auto" w:fill="auto"/>
          </w:tcPr>
          <w:p w14:paraId="16001569"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14.1×</w:t>
            </w:r>
          </w:p>
        </w:tc>
        <w:tc>
          <w:tcPr>
            <w:tcW w:w="0" w:type="auto"/>
            <w:tcBorders>
              <w:top w:val="single" w:sz="6" w:space="0" w:color="auto"/>
              <w:bottom w:val="nil"/>
            </w:tcBorders>
            <w:shd w:val="clear" w:color="auto" w:fill="auto"/>
          </w:tcPr>
          <w:p w14:paraId="1C422095"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218.2</w:t>
            </w:r>
          </w:p>
        </w:tc>
        <w:tc>
          <w:tcPr>
            <w:tcW w:w="0" w:type="auto"/>
            <w:tcBorders>
              <w:top w:val="single" w:sz="6" w:space="0" w:color="auto"/>
              <w:bottom w:val="nil"/>
            </w:tcBorders>
            <w:shd w:val="clear" w:color="auto" w:fill="auto"/>
          </w:tcPr>
          <w:p w14:paraId="2FE8B9E3"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125</w:t>
            </w:r>
          </w:p>
        </w:tc>
        <w:tc>
          <w:tcPr>
            <w:tcW w:w="0" w:type="auto"/>
            <w:tcBorders>
              <w:top w:val="single" w:sz="6" w:space="0" w:color="auto"/>
              <w:bottom w:val="nil"/>
            </w:tcBorders>
            <w:shd w:val="clear" w:color="auto" w:fill="auto"/>
          </w:tcPr>
          <w:p w14:paraId="0E30176E"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Individual</w:t>
            </w:r>
          </w:p>
        </w:tc>
        <w:tc>
          <w:tcPr>
            <w:tcW w:w="0" w:type="auto"/>
            <w:tcBorders>
              <w:top w:val="single" w:sz="6" w:space="0" w:color="auto"/>
              <w:bottom w:val="nil"/>
            </w:tcBorders>
            <w:shd w:val="clear" w:color="auto" w:fill="auto"/>
          </w:tcPr>
          <w:p w14:paraId="65FF81E5"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Times New Roman" w:hAnsi="Times New Roman"/>
                <w:sz w:val="24"/>
                <w:szCs w:val="24"/>
              </w:rPr>
              <w:t>32</w:t>
            </w:r>
            <w:r w:rsidRPr="00EB1341">
              <w:rPr>
                <w:rFonts w:ascii="Times New Roman" w:hAnsi="Times New Roman"/>
                <w:sz w:val="24"/>
                <w:szCs w:val="24"/>
              </w:rPr>
              <w:t>,</w:t>
            </w:r>
            <w:r w:rsidRPr="00EB1341">
              <w:rPr>
                <w:rFonts w:ascii="Times New Roman" w:eastAsia="Times New Roman" w:hAnsi="Times New Roman"/>
                <w:sz w:val="24"/>
                <w:szCs w:val="24"/>
              </w:rPr>
              <w:t>982</w:t>
            </w:r>
            <w:r w:rsidRPr="00EB1341">
              <w:rPr>
                <w:rFonts w:ascii="Times New Roman" w:hAnsi="Times New Roman"/>
                <w:sz w:val="24"/>
                <w:szCs w:val="24"/>
              </w:rPr>
              <w:t>,</w:t>
            </w:r>
            <w:r w:rsidRPr="00EB1341">
              <w:rPr>
                <w:rFonts w:ascii="Times New Roman" w:eastAsia="Times New Roman" w:hAnsi="Times New Roman"/>
                <w:sz w:val="24"/>
                <w:szCs w:val="24"/>
              </w:rPr>
              <w:t>331</w:t>
            </w:r>
          </w:p>
        </w:tc>
      </w:tr>
      <w:tr w:rsidR="00436E20" w:rsidRPr="00EB1341" w14:paraId="06A74063" w14:textId="77777777" w:rsidTr="00CE4C27">
        <w:tc>
          <w:tcPr>
            <w:tcW w:w="0" w:type="auto"/>
            <w:vMerge/>
            <w:tcBorders>
              <w:top w:val="nil"/>
              <w:bottom w:val="single" w:sz="6" w:space="0" w:color="auto"/>
            </w:tcBorders>
            <w:shd w:val="clear" w:color="auto" w:fill="auto"/>
          </w:tcPr>
          <w:p w14:paraId="72E1C746" w14:textId="77777777" w:rsidR="00436E20" w:rsidRPr="00EB1341" w:rsidRDefault="00436E20" w:rsidP="00CE4C27">
            <w:pPr>
              <w:pStyle w:val="af5"/>
              <w:jc w:val="center"/>
              <w:rPr>
                <w:rFonts w:ascii="Times New Roman" w:eastAsia="Times New Roman" w:hAnsi="Times New Roman"/>
                <w:sz w:val="24"/>
                <w:szCs w:val="24"/>
              </w:rPr>
            </w:pPr>
          </w:p>
        </w:tc>
        <w:tc>
          <w:tcPr>
            <w:tcW w:w="1643" w:type="dxa"/>
            <w:tcBorders>
              <w:top w:val="nil"/>
              <w:bottom w:val="nil"/>
            </w:tcBorders>
            <w:shd w:val="clear" w:color="auto" w:fill="auto"/>
          </w:tcPr>
          <w:p w14:paraId="5AA6B8AC"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Spot-billed</w:t>
            </w:r>
          </w:p>
        </w:tc>
        <w:tc>
          <w:tcPr>
            <w:tcW w:w="0" w:type="auto"/>
            <w:tcBorders>
              <w:top w:val="nil"/>
              <w:bottom w:val="nil"/>
            </w:tcBorders>
            <w:shd w:val="clear" w:color="auto" w:fill="auto"/>
          </w:tcPr>
          <w:p w14:paraId="49077C38"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13</w:t>
            </w:r>
          </w:p>
        </w:tc>
        <w:tc>
          <w:tcPr>
            <w:tcW w:w="0" w:type="auto"/>
            <w:tcBorders>
              <w:top w:val="nil"/>
              <w:bottom w:val="nil"/>
            </w:tcBorders>
            <w:shd w:val="clear" w:color="auto" w:fill="auto"/>
          </w:tcPr>
          <w:p w14:paraId="3F35531A"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14.5×</w:t>
            </w:r>
          </w:p>
        </w:tc>
        <w:tc>
          <w:tcPr>
            <w:tcW w:w="0" w:type="auto"/>
            <w:tcBorders>
              <w:top w:val="nil"/>
              <w:bottom w:val="nil"/>
            </w:tcBorders>
            <w:shd w:val="clear" w:color="auto" w:fill="auto"/>
          </w:tcPr>
          <w:p w14:paraId="7BC1CF5A"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209.5</w:t>
            </w:r>
          </w:p>
        </w:tc>
        <w:tc>
          <w:tcPr>
            <w:tcW w:w="0" w:type="auto"/>
            <w:tcBorders>
              <w:top w:val="nil"/>
              <w:bottom w:val="nil"/>
            </w:tcBorders>
            <w:shd w:val="clear" w:color="auto" w:fill="auto"/>
          </w:tcPr>
          <w:p w14:paraId="553CB7C4"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125</w:t>
            </w:r>
          </w:p>
        </w:tc>
        <w:tc>
          <w:tcPr>
            <w:tcW w:w="0" w:type="auto"/>
            <w:tcBorders>
              <w:top w:val="nil"/>
              <w:bottom w:val="nil"/>
            </w:tcBorders>
            <w:shd w:val="clear" w:color="auto" w:fill="auto"/>
          </w:tcPr>
          <w:p w14:paraId="1562AEA6"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Individual</w:t>
            </w:r>
          </w:p>
        </w:tc>
        <w:tc>
          <w:tcPr>
            <w:tcW w:w="0" w:type="auto"/>
            <w:tcBorders>
              <w:top w:val="nil"/>
              <w:bottom w:val="nil"/>
            </w:tcBorders>
            <w:shd w:val="clear" w:color="auto" w:fill="auto"/>
          </w:tcPr>
          <w:p w14:paraId="05D2E4FC"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Times New Roman" w:hAnsi="Times New Roman"/>
                <w:sz w:val="24"/>
                <w:szCs w:val="24"/>
              </w:rPr>
              <w:t>33</w:t>
            </w:r>
            <w:r w:rsidRPr="00EB1341">
              <w:rPr>
                <w:rFonts w:ascii="Times New Roman" w:hAnsi="Times New Roman"/>
                <w:sz w:val="24"/>
                <w:szCs w:val="24"/>
              </w:rPr>
              <w:t>,</w:t>
            </w:r>
            <w:r w:rsidRPr="00EB1341">
              <w:rPr>
                <w:rFonts w:ascii="Times New Roman" w:eastAsia="Times New Roman" w:hAnsi="Times New Roman"/>
                <w:sz w:val="24"/>
                <w:szCs w:val="24"/>
              </w:rPr>
              <w:t>581</w:t>
            </w:r>
            <w:r w:rsidRPr="00EB1341">
              <w:rPr>
                <w:rFonts w:ascii="Times New Roman" w:hAnsi="Times New Roman"/>
                <w:sz w:val="24"/>
                <w:szCs w:val="24"/>
              </w:rPr>
              <w:t>,</w:t>
            </w:r>
            <w:r w:rsidRPr="00EB1341">
              <w:rPr>
                <w:rFonts w:ascii="Times New Roman" w:eastAsia="Times New Roman" w:hAnsi="Times New Roman"/>
                <w:sz w:val="24"/>
                <w:szCs w:val="24"/>
              </w:rPr>
              <w:t>513</w:t>
            </w:r>
          </w:p>
        </w:tc>
      </w:tr>
      <w:tr w:rsidR="00436E20" w:rsidRPr="00EB1341" w14:paraId="499D7847" w14:textId="77777777" w:rsidTr="00CE4C27">
        <w:tc>
          <w:tcPr>
            <w:tcW w:w="0" w:type="auto"/>
            <w:vMerge/>
            <w:tcBorders>
              <w:top w:val="nil"/>
              <w:bottom w:val="single" w:sz="6" w:space="0" w:color="auto"/>
            </w:tcBorders>
            <w:shd w:val="clear" w:color="auto" w:fill="auto"/>
          </w:tcPr>
          <w:p w14:paraId="595DC937" w14:textId="77777777" w:rsidR="00436E20" w:rsidRPr="00EB1341" w:rsidRDefault="00436E20" w:rsidP="00CE4C27">
            <w:pPr>
              <w:pStyle w:val="af5"/>
              <w:jc w:val="center"/>
              <w:rPr>
                <w:rFonts w:ascii="Times New Roman" w:eastAsia="Times New Roman" w:hAnsi="Times New Roman"/>
                <w:sz w:val="24"/>
                <w:szCs w:val="24"/>
              </w:rPr>
            </w:pPr>
          </w:p>
        </w:tc>
        <w:tc>
          <w:tcPr>
            <w:tcW w:w="1643" w:type="dxa"/>
            <w:tcBorders>
              <w:top w:val="nil"/>
              <w:bottom w:val="nil"/>
            </w:tcBorders>
            <w:shd w:val="clear" w:color="auto" w:fill="auto"/>
          </w:tcPr>
          <w:p w14:paraId="7DFD261B"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Wigeon</w:t>
            </w:r>
          </w:p>
        </w:tc>
        <w:tc>
          <w:tcPr>
            <w:tcW w:w="0" w:type="auto"/>
            <w:tcBorders>
              <w:top w:val="nil"/>
              <w:bottom w:val="nil"/>
            </w:tcBorders>
            <w:shd w:val="clear" w:color="auto" w:fill="auto"/>
          </w:tcPr>
          <w:p w14:paraId="73ABE5EC"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3</w:t>
            </w:r>
          </w:p>
        </w:tc>
        <w:tc>
          <w:tcPr>
            <w:tcW w:w="0" w:type="auto"/>
            <w:tcBorders>
              <w:top w:val="nil"/>
              <w:bottom w:val="nil"/>
            </w:tcBorders>
            <w:shd w:val="clear" w:color="auto" w:fill="auto"/>
          </w:tcPr>
          <w:p w14:paraId="24A0825A"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20×</w:t>
            </w:r>
          </w:p>
        </w:tc>
        <w:tc>
          <w:tcPr>
            <w:tcW w:w="0" w:type="auto"/>
            <w:tcBorders>
              <w:top w:val="nil"/>
              <w:bottom w:val="nil"/>
            </w:tcBorders>
            <w:shd w:val="clear" w:color="auto" w:fill="auto"/>
          </w:tcPr>
          <w:p w14:paraId="3CB574A9"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75.6</w:t>
            </w:r>
          </w:p>
        </w:tc>
        <w:tc>
          <w:tcPr>
            <w:tcW w:w="0" w:type="auto"/>
            <w:tcBorders>
              <w:top w:val="nil"/>
              <w:bottom w:val="nil"/>
            </w:tcBorders>
            <w:shd w:val="clear" w:color="auto" w:fill="auto"/>
          </w:tcPr>
          <w:p w14:paraId="1849598E"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125</w:t>
            </w:r>
          </w:p>
        </w:tc>
        <w:tc>
          <w:tcPr>
            <w:tcW w:w="0" w:type="auto"/>
            <w:tcBorders>
              <w:top w:val="nil"/>
              <w:bottom w:val="nil"/>
            </w:tcBorders>
            <w:shd w:val="clear" w:color="auto" w:fill="auto"/>
          </w:tcPr>
          <w:p w14:paraId="50FD4E1D"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Individual</w:t>
            </w:r>
          </w:p>
        </w:tc>
        <w:tc>
          <w:tcPr>
            <w:tcW w:w="0" w:type="auto"/>
            <w:tcBorders>
              <w:top w:val="nil"/>
              <w:bottom w:val="nil"/>
            </w:tcBorders>
            <w:shd w:val="clear" w:color="auto" w:fill="auto"/>
          </w:tcPr>
          <w:p w14:paraId="20AA8AD9"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21,393,824</w:t>
            </w:r>
          </w:p>
        </w:tc>
      </w:tr>
      <w:tr w:rsidR="00436E20" w:rsidRPr="00EB1341" w14:paraId="4F47AAC8" w14:textId="77777777" w:rsidTr="00CE4C27">
        <w:tc>
          <w:tcPr>
            <w:tcW w:w="0" w:type="auto"/>
            <w:vMerge/>
            <w:tcBorders>
              <w:top w:val="nil"/>
              <w:bottom w:val="single" w:sz="6" w:space="0" w:color="auto"/>
            </w:tcBorders>
            <w:shd w:val="clear" w:color="auto" w:fill="auto"/>
          </w:tcPr>
          <w:p w14:paraId="391C26A4" w14:textId="77777777" w:rsidR="00436E20" w:rsidRPr="00EB1341" w:rsidRDefault="00436E20" w:rsidP="00CE4C27">
            <w:pPr>
              <w:pStyle w:val="af5"/>
              <w:jc w:val="center"/>
              <w:rPr>
                <w:rFonts w:ascii="Times New Roman" w:eastAsia="Times New Roman" w:hAnsi="Times New Roman"/>
                <w:sz w:val="24"/>
                <w:szCs w:val="24"/>
              </w:rPr>
            </w:pPr>
          </w:p>
        </w:tc>
        <w:tc>
          <w:tcPr>
            <w:tcW w:w="1643" w:type="dxa"/>
            <w:tcBorders>
              <w:top w:val="nil"/>
              <w:bottom w:val="nil"/>
            </w:tcBorders>
            <w:shd w:val="clear" w:color="auto" w:fill="auto"/>
          </w:tcPr>
          <w:p w14:paraId="08033C2C"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Gadwall</w:t>
            </w:r>
          </w:p>
        </w:tc>
        <w:tc>
          <w:tcPr>
            <w:tcW w:w="0" w:type="auto"/>
            <w:tcBorders>
              <w:top w:val="nil"/>
              <w:bottom w:val="nil"/>
            </w:tcBorders>
            <w:shd w:val="clear" w:color="auto" w:fill="auto"/>
          </w:tcPr>
          <w:p w14:paraId="7F28083F"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1</w:t>
            </w:r>
          </w:p>
        </w:tc>
        <w:tc>
          <w:tcPr>
            <w:tcW w:w="0" w:type="auto"/>
            <w:tcBorders>
              <w:top w:val="nil"/>
              <w:bottom w:val="nil"/>
            </w:tcBorders>
            <w:shd w:val="clear" w:color="auto" w:fill="auto"/>
          </w:tcPr>
          <w:p w14:paraId="3DD155CB"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20×</w:t>
            </w:r>
          </w:p>
        </w:tc>
        <w:tc>
          <w:tcPr>
            <w:tcW w:w="0" w:type="auto"/>
            <w:tcBorders>
              <w:top w:val="nil"/>
              <w:bottom w:val="nil"/>
            </w:tcBorders>
            <w:shd w:val="clear" w:color="auto" w:fill="auto"/>
          </w:tcPr>
          <w:p w14:paraId="22D51ECB"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17.0</w:t>
            </w:r>
          </w:p>
        </w:tc>
        <w:tc>
          <w:tcPr>
            <w:tcW w:w="0" w:type="auto"/>
            <w:tcBorders>
              <w:top w:val="nil"/>
              <w:bottom w:val="nil"/>
            </w:tcBorders>
            <w:shd w:val="clear" w:color="auto" w:fill="auto"/>
          </w:tcPr>
          <w:p w14:paraId="650B279D"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125</w:t>
            </w:r>
          </w:p>
        </w:tc>
        <w:tc>
          <w:tcPr>
            <w:tcW w:w="0" w:type="auto"/>
            <w:tcBorders>
              <w:top w:val="nil"/>
              <w:bottom w:val="nil"/>
            </w:tcBorders>
            <w:shd w:val="clear" w:color="auto" w:fill="auto"/>
          </w:tcPr>
          <w:p w14:paraId="77FB9204"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Individual</w:t>
            </w:r>
          </w:p>
        </w:tc>
        <w:tc>
          <w:tcPr>
            <w:tcW w:w="0" w:type="auto"/>
            <w:tcBorders>
              <w:top w:val="nil"/>
              <w:bottom w:val="nil"/>
            </w:tcBorders>
            <w:shd w:val="clear" w:color="auto" w:fill="auto"/>
          </w:tcPr>
          <w:p w14:paraId="091D9772"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10</w:t>
            </w:r>
            <w:r w:rsidRPr="00EB1341">
              <w:rPr>
                <w:rFonts w:ascii="Times New Roman" w:eastAsia="宋体" w:hAnsi="Times New Roman" w:hint="eastAsia"/>
                <w:sz w:val="24"/>
                <w:szCs w:val="24"/>
              </w:rPr>
              <w:t>,</w:t>
            </w:r>
            <w:r w:rsidRPr="00EB1341">
              <w:rPr>
                <w:rFonts w:ascii="Times New Roman" w:eastAsia="宋体" w:hAnsi="Times New Roman"/>
                <w:sz w:val="24"/>
                <w:szCs w:val="24"/>
              </w:rPr>
              <w:t>756</w:t>
            </w:r>
            <w:r w:rsidRPr="00EB1341">
              <w:rPr>
                <w:rFonts w:ascii="Times New Roman" w:eastAsia="宋体" w:hAnsi="Times New Roman" w:hint="eastAsia"/>
                <w:sz w:val="24"/>
                <w:szCs w:val="24"/>
              </w:rPr>
              <w:t>,</w:t>
            </w:r>
            <w:r w:rsidRPr="00EB1341">
              <w:rPr>
                <w:rFonts w:ascii="Times New Roman" w:eastAsia="宋体" w:hAnsi="Times New Roman"/>
                <w:sz w:val="24"/>
                <w:szCs w:val="24"/>
              </w:rPr>
              <w:t>767</w:t>
            </w:r>
          </w:p>
        </w:tc>
      </w:tr>
      <w:tr w:rsidR="00436E20" w:rsidRPr="00EB1341" w14:paraId="0A3236BF" w14:textId="77777777" w:rsidTr="00CE4C27">
        <w:tc>
          <w:tcPr>
            <w:tcW w:w="0" w:type="auto"/>
            <w:vMerge/>
            <w:tcBorders>
              <w:top w:val="nil"/>
              <w:bottom w:val="single" w:sz="6" w:space="0" w:color="auto"/>
            </w:tcBorders>
            <w:shd w:val="clear" w:color="auto" w:fill="auto"/>
          </w:tcPr>
          <w:p w14:paraId="0B6FA79B" w14:textId="77777777" w:rsidR="00436E20" w:rsidRPr="00EB1341" w:rsidRDefault="00436E20" w:rsidP="00CE4C27">
            <w:pPr>
              <w:pStyle w:val="af5"/>
              <w:jc w:val="center"/>
              <w:rPr>
                <w:rFonts w:ascii="Times New Roman" w:eastAsia="Times New Roman" w:hAnsi="Times New Roman"/>
                <w:sz w:val="24"/>
                <w:szCs w:val="24"/>
              </w:rPr>
            </w:pPr>
          </w:p>
        </w:tc>
        <w:tc>
          <w:tcPr>
            <w:tcW w:w="1643" w:type="dxa"/>
            <w:tcBorders>
              <w:top w:val="nil"/>
              <w:bottom w:val="nil"/>
            </w:tcBorders>
            <w:shd w:val="clear" w:color="auto" w:fill="auto"/>
          </w:tcPr>
          <w:p w14:paraId="557D9CD4"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Pintail</w:t>
            </w:r>
          </w:p>
        </w:tc>
        <w:tc>
          <w:tcPr>
            <w:tcW w:w="0" w:type="auto"/>
            <w:tcBorders>
              <w:top w:val="nil"/>
              <w:bottom w:val="nil"/>
            </w:tcBorders>
            <w:shd w:val="clear" w:color="auto" w:fill="auto"/>
          </w:tcPr>
          <w:p w14:paraId="4EF661B5"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1</w:t>
            </w:r>
          </w:p>
        </w:tc>
        <w:tc>
          <w:tcPr>
            <w:tcW w:w="0" w:type="auto"/>
            <w:tcBorders>
              <w:top w:val="nil"/>
              <w:bottom w:val="nil"/>
            </w:tcBorders>
            <w:shd w:val="clear" w:color="auto" w:fill="auto"/>
          </w:tcPr>
          <w:p w14:paraId="5D0F3DC9"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20×</w:t>
            </w:r>
          </w:p>
        </w:tc>
        <w:tc>
          <w:tcPr>
            <w:tcW w:w="0" w:type="auto"/>
            <w:tcBorders>
              <w:top w:val="nil"/>
              <w:bottom w:val="nil"/>
            </w:tcBorders>
            <w:shd w:val="clear" w:color="auto" w:fill="auto"/>
          </w:tcPr>
          <w:p w14:paraId="2CC22A7A"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25.7</w:t>
            </w:r>
          </w:p>
        </w:tc>
        <w:tc>
          <w:tcPr>
            <w:tcW w:w="0" w:type="auto"/>
            <w:tcBorders>
              <w:top w:val="nil"/>
              <w:bottom w:val="nil"/>
            </w:tcBorders>
            <w:shd w:val="clear" w:color="auto" w:fill="auto"/>
          </w:tcPr>
          <w:p w14:paraId="2FE457B9"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125</w:t>
            </w:r>
          </w:p>
        </w:tc>
        <w:tc>
          <w:tcPr>
            <w:tcW w:w="0" w:type="auto"/>
            <w:tcBorders>
              <w:top w:val="nil"/>
              <w:bottom w:val="nil"/>
            </w:tcBorders>
            <w:shd w:val="clear" w:color="auto" w:fill="auto"/>
          </w:tcPr>
          <w:p w14:paraId="66062008"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Individual</w:t>
            </w:r>
          </w:p>
        </w:tc>
        <w:tc>
          <w:tcPr>
            <w:tcW w:w="0" w:type="auto"/>
            <w:tcBorders>
              <w:top w:val="nil"/>
              <w:bottom w:val="nil"/>
            </w:tcBorders>
            <w:shd w:val="clear" w:color="auto" w:fill="auto"/>
          </w:tcPr>
          <w:p w14:paraId="1407CC38"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8</w:t>
            </w:r>
            <w:r w:rsidRPr="00EB1341">
              <w:rPr>
                <w:rFonts w:ascii="Times New Roman" w:eastAsia="宋体" w:hAnsi="Times New Roman" w:hint="eastAsia"/>
                <w:sz w:val="24"/>
                <w:szCs w:val="24"/>
              </w:rPr>
              <w:t>,</w:t>
            </w:r>
            <w:r w:rsidRPr="00EB1341">
              <w:rPr>
                <w:rFonts w:ascii="Times New Roman" w:eastAsia="宋体" w:hAnsi="Times New Roman"/>
                <w:sz w:val="24"/>
                <w:szCs w:val="24"/>
              </w:rPr>
              <w:t>551</w:t>
            </w:r>
            <w:r w:rsidRPr="00EB1341">
              <w:rPr>
                <w:rFonts w:ascii="Times New Roman" w:eastAsia="宋体" w:hAnsi="Times New Roman" w:hint="eastAsia"/>
                <w:sz w:val="24"/>
                <w:szCs w:val="24"/>
              </w:rPr>
              <w:t>,</w:t>
            </w:r>
            <w:r w:rsidRPr="00EB1341">
              <w:rPr>
                <w:rFonts w:ascii="Times New Roman" w:eastAsia="宋体" w:hAnsi="Times New Roman"/>
                <w:sz w:val="24"/>
                <w:szCs w:val="24"/>
              </w:rPr>
              <w:t>170</w:t>
            </w:r>
          </w:p>
        </w:tc>
      </w:tr>
      <w:tr w:rsidR="00436E20" w:rsidRPr="00EB1341" w14:paraId="0FCEBBAA" w14:textId="77777777" w:rsidTr="00CE4C27">
        <w:tc>
          <w:tcPr>
            <w:tcW w:w="0" w:type="auto"/>
            <w:vMerge/>
            <w:tcBorders>
              <w:top w:val="nil"/>
              <w:bottom w:val="single" w:sz="6" w:space="0" w:color="auto"/>
            </w:tcBorders>
            <w:shd w:val="clear" w:color="auto" w:fill="auto"/>
          </w:tcPr>
          <w:p w14:paraId="436AEBEB" w14:textId="77777777" w:rsidR="00436E20" w:rsidRPr="00EB1341" w:rsidRDefault="00436E20" w:rsidP="00CE4C27">
            <w:pPr>
              <w:pStyle w:val="af5"/>
              <w:jc w:val="center"/>
              <w:rPr>
                <w:rFonts w:ascii="Times New Roman" w:eastAsia="Times New Roman" w:hAnsi="Times New Roman"/>
                <w:sz w:val="24"/>
                <w:szCs w:val="24"/>
              </w:rPr>
            </w:pPr>
          </w:p>
        </w:tc>
        <w:tc>
          <w:tcPr>
            <w:tcW w:w="1643" w:type="dxa"/>
            <w:tcBorders>
              <w:top w:val="nil"/>
              <w:bottom w:val="nil"/>
            </w:tcBorders>
            <w:shd w:val="clear" w:color="auto" w:fill="auto"/>
          </w:tcPr>
          <w:p w14:paraId="77E9687D"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Falcata teal</w:t>
            </w:r>
          </w:p>
        </w:tc>
        <w:tc>
          <w:tcPr>
            <w:tcW w:w="0" w:type="auto"/>
            <w:tcBorders>
              <w:top w:val="nil"/>
              <w:bottom w:val="nil"/>
            </w:tcBorders>
            <w:shd w:val="clear" w:color="auto" w:fill="auto"/>
          </w:tcPr>
          <w:p w14:paraId="505A869C"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1</w:t>
            </w:r>
          </w:p>
        </w:tc>
        <w:tc>
          <w:tcPr>
            <w:tcW w:w="0" w:type="auto"/>
            <w:tcBorders>
              <w:top w:val="nil"/>
              <w:bottom w:val="nil"/>
            </w:tcBorders>
            <w:shd w:val="clear" w:color="auto" w:fill="auto"/>
          </w:tcPr>
          <w:p w14:paraId="3BEAEA9C"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20×</w:t>
            </w:r>
          </w:p>
        </w:tc>
        <w:tc>
          <w:tcPr>
            <w:tcW w:w="0" w:type="auto"/>
            <w:tcBorders>
              <w:top w:val="nil"/>
              <w:bottom w:val="nil"/>
            </w:tcBorders>
            <w:shd w:val="clear" w:color="auto" w:fill="auto"/>
          </w:tcPr>
          <w:p w14:paraId="3E3737A4"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22.3</w:t>
            </w:r>
          </w:p>
        </w:tc>
        <w:tc>
          <w:tcPr>
            <w:tcW w:w="0" w:type="auto"/>
            <w:tcBorders>
              <w:top w:val="nil"/>
              <w:bottom w:val="nil"/>
            </w:tcBorders>
            <w:shd w:val="clear" w:color="auto" w:fill="auto"/>
          </w:tcPr>
          <w:p w14:paraId="675E67AA"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125</w:t>
            </w:r>
          </w:p>
        </w:tc>
        <w:tc>
          <w:tcPr>
            <w:tcW w:w="0" w:type="auto"/>
            <w:tcBorders>
              <w:top w:val="nil"/>
              <w:bottom w:val="nil"/>
            </w:tcBorders>
            <w:shd w:val="clear" w:color="auto" w:fill="auto"/>
          </w:tcPr>
          <w:p w14:paraId="2BBBE3D6"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Individual</w:t>
            </w:r>
          </w:p>
        </w:tc>
        <w:tc>
          <w:tcPr>
            <w:tcW w:w="0" w:type="auto"/>
            <w:tcBorders>
              <w:top w:val="nil"/>
              <w:bottom w:val="nil"/>
            </w:tcBorders>
            <w:shd w:val="clear" w:color="auto" w:fill="auto"/>
          </w:tcPr>
          <w:p w14:paraId="622064FA"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7</w:t>
            </w:r>
            <w:r w:rsidRPr="00EB1341">
              <w:rPr>
                <w:rFonts w:ascii="Times New Roman" w:eastAsia="宋体" w:hAnsi="Times New Roman" w:hint="eastAsia"/>
                <w:sz w:val="24"/>
                <w:szCs w:val="24"/>
              </w:rPr>
              <w:t>,</w:t>
            </w:r>
            <w:r w:rsidRPr="00EB1341">
              <w:rPr>
                <w:rFonts w:ascii="Times New Roman" w:eastAsia="宋体" w:hAnsi="Times New Roman"/>
                <w:sz w:val="24"/>
                <w:szCs w:val="24"/>
              </w:rPr>
              <w:t>658</w:t>
            </w:r>
            <w:r w:rsidRPr="00EB1341">
              <w:rPr>
                <w:rFonts w:ascii="Times New Roman" w:eastAsia="宋体" w:hAnsi="Times New Roman" w:hint="eastAsia"/>
                <w:sz w:val="24"/>
                <w:szCs w:val="24"/>
              </w:rPr>
              <w:t>,</w:t>
            </w:r>
            <w:r w:rsidRPr="00EB1341">
              <w:rPr>
                <w:rFonts w:ascii="Times New Roman" w:eastAsia="宋体" w:hAnsi="Times New Roman"/>
                <w:sz w:val="24"/>
                <w:szCs w:val="24"/>
              </w:rPr>
              <w:t>519</w:t>
            </w:r>
          </w:p>
        </w:tc>
      </w:tr>
      <w:tr w:rsidR="00436E20" w:rsidRPr="00EB1341" w14:paraId="4B652904" w14:textId="77777777" w:rsidTr="00CE4C27">
        <w:tc>
          <w:tcPr>
            <w:tcW w:w="0" w:type="auto"/>
            <w:vMerge/>
            <w:tcBorders>
              <w:top w:val="nil"/>
              <w:bottom w:val="single" w:sz="6" w:space="0" w:color="auto"/>
            </w:tcBorders>
            <w:shd w:val="clear" w:color="auto" w:fill="auto"/>
          </w:tcPr>
          <w:p w14:paraId="0902315E" w14:textId="77777777" w:rsidR="00436E20" w:rsidRPr="00EB1341" w:rsidRDefault="00436E20" w:rsidP="00CE4C27">
            <w:pPr>
              <w:pStyle w:val="af5"/>
              <w:jc w:val="center"/>
              <w:rPr>
                <w:rFonts w:ascii="Times New Roman" w:eastAsia="Times New Roman" w:hAnsi="Times New Roman"/>
                <w:sz w:val="24"/>
                <w:szCs w:val="24"/>
              </w:rPr>
            </w:pPr>
          </w:p>
        </w:tc>
        <w:tc>
          <w:tcPr>
            <w:tcW w:w="1643" w:type="dxa"/>
            <w:tcBorders>
              <w:top w:val="nil"/>
              <w:bottom w:val="nil"/>
            </w:tcBorders>
            <w:shd w:val="clear" w:color="auto" w:fill="auto"/>
          </w:tcPr>
          <w:p w14:paraId="342C9700"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Common teal</w:t>
            </w:r>
          </w:p>
        </w:tc>
        <w:tc>
          <w:tcPr>
            <w:tcW w:w="0" w:type="auto"/>
            <w:tcBorders>
              <w:top w:val="nil"/>
              <w:bottom w:val="nil"/>
            </w:tcBorders>
            <w:shd w:val="clear" w:color="auto" w:fill="auto"/>
          </w:tcPr>
          <w:p w14:paraId="2DA9A927"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1</w:t>
            </w:r>
          </w:p>
        </w:tc>
        <w:tc>
          <w:tcPr>
            <w:tcW w:w="0" w:type="auto"/>
            <w:tcBorders>
              <w:top w:val="nil"/>
              <w:bottom w:val="nil"/>
            </w:tcBorders>
            <w:shd w:val="clear" w:color="auto" w:fill="auto"/>
          </w:tcPr>
          <w:p w14:paraId="60CB01F3"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20×</w:t>
            </w:r>
          </w:p>
        </w:tc>
        <w:tc>
          <w:tcPr>
            <w:tcW w:w="0" w:type="auto"/>
            <w:tcBorders>
              <w:top w:val="nil"/>
              <w:bottom w:val="nil"/>
            </w:tcBorders>
            <w:shd w:val="clear" w:color="auto" w:fill="auto"/>
          </w:tcPr>
          <w:p w14:paraId="6716BDBD"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22.1</w:t>
            </w:r>
          </w:p>
        </w:tc>
        <w:tc>
          <w:tcPr>
            <w:tcW w:w="0" w:type="auto"/>
            <w:tcBorders>
              <w:top w:val="nil"/>
              <w:bottom w:val="nil"/>
            </w:tcBorders>
            <w:shd w:val="clear" w:color="auto" w:fill="auto"/>
          </w:tcPr>
          <w:p w14:paraId="6E79DC2A"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125</w:t>
            </w:r>
          </w:p>
        </w:tc>
        <w:tc>
          <w:tcPr>
            <w:tcW w:w="0" w:type="auto"/>
            <w:tcBorders>
              <w:top w:val="nil"/>
              <w:bottom w:val="nil"/>
            </w:tcBorders>
            <w:shd w:val="clear" w:color="auto" w:fill="auto"/>
          </w:tcPr>
          <w:p w14:paraId="540035A9"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Individual</w:t>
            </w:r>
          </w:p>
        </w:tc>
        <w:tc>
          <w:tcPr>
            <w:tcW w:w="0" w:type="auto"/>
            <w:tcBorders>
              <w:top w:val="nil"/>
              <w:bottom w:val="nil"/>
            </w:tcBorders>
            <w:shd w:val="clear" w:color="auto" w:fill="auto"/>
          </w:tcPr>
          <w:p w14:paraId="27177EB8"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9</w:t>
            </w:r>
            <w:r w:rsidRPr="00EB1341">
              <w:rPr>
                <w:rFonts w:ascii="Times New Roman" w:eastAsia="宋体" w:hAnsi="Times New Roman" w:hint="eastAsia"/>
                <w:sz w:val="24"/>
                <w:szCs w:val="24"/>
              </w:rPr>
              <w:t>,</w:t>
            </w:r>
            <w:r w:rsidRPr="00EB1341">
              <w:rPr>
                <w:rFonts w:ascii="Times New Roman" w:eastAsia="宋体" w:hAnsi="Times New Roman"/>
                <w:sz w:val="24"/>
                <w:szCs w:val="24"/>
              </w:rPr>
              <w:t>146</w:t>
            </w:r>
            <w:r w:rsidRPr="00EB1341">
              <w:rPr>
                <w:rFonts w:ascii="Times New Roman" w:eastAsia="宋体" w:hAnsi="Times New Roman" w:hint="eastAsia"/>
                <w:sz w:val="24"/>
                <w:szCs w:val="24"/>
              </w:rPr>
              <w:t>,</w:t>
            </w:r>
            <w:r w:rsidRPr="00EB1341">
              <w:rPr>
                <w:rFonts w:ascii="Times New Roman" w:eastAsia="宋体" w:hAnsi="Times New Roman"/>
                <w:sz w:val="24"/>
                <w:szCs w:val="24"/>
              </w:rPr>
              <w:t>292</w:t>
            </w:r>
          </w:p>
        </w:tc>
      </w:tr>
      <w:tr w:rsidR="00436E20" w:rsidRPr="00EB1341" w14:paraId="7D452F12" w14:textId="77777777" w:rsidTr="00CE4C27">
        <w:tc>
          <w:tcPr>
            <w:tcW w:w="0" w:type="auto"/>
            <w:vMerge/>
            <w:tcBorders>
              <w:top w:val="nil"/>
              <w:bottom w:val="single" w:sz="6" w:space="0" w:color="auto"/>
            </w:tcBorders>
            <w:shd w:val="clear" w:color="auto" w:fill="auto"/>
          </w:tcPr>
          <w:p w14:paraId="02E365EF" w14:textId="77777777" w:rsidR="00436E20" w:rsidRPr="00EB1341" w:rsidRDefault="00436E20" w:rsidP="00CE4C27">
            <w:pPr>
              <w:pStyle w:val="af5"/>
              <w:jc w:val="center"/>
              <w:rPr>
                <w:rFonts w:ascii="Times New Roman" w:eastAsia="Times New Roman" w:hAnsi="Times New Roman"/>
                <w:sz w:val="24"/>
                <w:szCs w:val="24"/>
              </w:rPr>
            </w:pPr>
          </w:p>
        </w:tc>
        <w:tc>
          <w:tcPr>
            <w:tcW w:w="1643" w:type="dxa"/>
            <w:tcBorders>
              <w:top w:val="nil"/>
              <w:bottom w:val="single" w:sz="6" w:space="0" w:color="auto"/>
            </w:tcBorders>
            <w:shd w:val="clear" w:color="auto" w:fill="auto"/>
          </w:tcPr>
          <w:p w14:paraId="68CA2F61"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Baikal teal</w:t>
            </w:r>
          </w:p>
        </w:tc>
        <w:tc>
          <w:tcPr>
            <w:tcW w:w="0" w:type="auto"/>
            <w:tcBorders>
              <w:top w:val="nil"/>
              <w:bottom w:val="single" w:sz="6" w:space="0" w:color="auto"/>
            </w:tcBorders>
            <w:shd w:val="clear" w:color="auto" w:fill="auto"/>
          </w:tcPr>
          <w:p w14:paraId="2F8886DD"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1</w:t>
            </w:r>
          </w:p>
        </w:tc>
        <w:tc>
          <w:tcPr>
            <w:tcW w:w="0" w:type="auto"/>
            <w:tcBorders>
              <w:top w:val="nil"/>
              <w:bottom w:val="single" w:sz="6" w:space="0" w:color="auto"/>
            </w:tcBorders>
            <w:shd w:val="clear" w:color="auto" w:fill="auto"/>
          </w:tcPr>
          <w:p w14:paraId="23AAA8F9"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20×</w:t>
            </w:r>
          </w:p>
        </w:tc>
        <w:tc>
          <w:tcPr>
            <w:tcW w:w="0" w:type="auto"/>
            <w:tcBorders>
              <w:top w:val="nil"/>
              <w:bottom w:val="single" w:sz="6" w:space="0" w:color="auto"/>
            </w:tcBorders>
            <w:shd w:val="clear" w:color="auto" w:fill="auto"/>
          </w:tcPr>
          <w:p w14:paraId="65212661"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23.2</w:t>
            </w:r>
          </w:p>
        </w:tc>
        <w:tc>
          <w:tcPr>
            <w:tcW w:w="0" w:type="auto"/>
            <w:tcBorders>
              <w:top w:val="nil"/>
              <w:bottom w:val="single" w:sz="6" w:space="0" w:color="auto"/>
            </w:tcBorders>
            <w:shd w:val="clear" w:color="auto" w:fill="auto"/>
          </w:tcPr>
          <w:p w14:paraId="43CA53D8"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125</w:t>
            </w:r>
          </w:p>
        </w:tc>
        <w:tc>
          <w:tcPr>
            <w:tcW w:w="0" w:type="auto"/>
            <w:tcBorders>
              <w:top w:val="nil"/>
              <w:bottom w:val="single" w:sz="6" w:space="0" w:color="auto"/>
            </w:tcBorders>
            <w:shd w:val="clear" w:color="auto" w:fill="auto"/>
          </w:tcPr>
          <w:p w14:paraId="43FF61EE"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Individual</w:t>
            </w:r>
          </w:p>
        </w:tc>
        <w:tc>
          <w:tcPr>
            <w:tcW w:w="0" w:type="auto"/>
            <w:tcBorders>
              <w:top w:val="nil"/>
              <w:bottom w:val="single" w:sz="6" w:space="0" w:color="auto"/>
            </w:tcBorders>
            <w:shd w:val="clear" w:color="auto" w:fill="auto"/>
          </w:tcPr>
          <w:p w14:paraId="375CC6D8"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8</w:t>
            </w:r>
            <w:r w:rsidRPr="00EB1341">
              <w:rPr>
                <w:rFonts w:ascii="Times New Roman" w:eastAsia="宋体" w:hAnsi="Times New Roman" w:hint="eastAsia"/>
                <w:sz w:val="24"/>
                <w:szCs w:val="24"/>
              </w:rPr>
              <w:t>,</w:t>
            </w:r>
            <w:r w:rsidRPr="00EB1341">
              <w:rPr>
                <w:rFonts w:ascii="Times New Roman" w:eastAsia="宋体" w:hAnsi="Times New Roman"/>
                <w:sz w:val="24"/>
                <w:szCs w:val="24"/>
              </w:rPr>
              <w:t>500</w:t>
            </w:r>
            <w:r w:rsidRPr="00EB1341">
              <w:rPr>
                <w:rFonts w:ascii="Times New Roman" w:eastAsia="宋体" w:hAnsi="Times New Roman" w:hint="eastAsia"/>
                <w:sz w:val="24"/>
                <w:szCs w:val="24"/>
              </w:rPr>
              <w:t>,</w:t>
            </w:r>
            <w:r w:rsidRPr="00EB1341">
              <w:rPr>
                <w:rFonts w:ascii="Times New Roman" w:eastAsia="宋体" w:hAnsi="Times New Roman"/>
                <w:sz w:val="24"/>
                <w:szCs w:val="24"/>
              </w:rPr>
              <w:t>280</w:t>
            </w:r>
          </w:p>
        </w:tc>
      </w:tr>
      <w:tr w:rsidR="00436E20" w:rsidRPr="00EB1341" w14:paraId="0DCA11CD" w14:textId="77777777" w:rsidTr="00CE4C27">
        <w:tc>
          <w:tcPr>
            <w:tcW w:w="0" w:type="auto"/>
            <w:vMerge w:val="restart"/>
            <w:tcBorders>
              <w:top w:val="single" w:sz="6" w:space="0" w:color="auto"/>
              <w:bottom w:val="single" w:sz="6" w:space="0" w:color="auto"/>
            </w:tcBorders>
            <w:shd w:val="clear" w:color="auto" w:fill="auto"/>
            <w:vAlign w:val="center"/>
          </w:tcPr>
          <w:p w14:paraId="622BC73D" w14:textId="77777777" w:rsidR="00436E20" w:rsidRPr="00EB1341" w:rsidRDefault="00436E20" w:rsidP="00CE4C27">
            <w:pPr>
              <w:pStyle w:val="af5"/>
              <w:jc w:val="center"/>
              <w:rPr>
                <w:rFonts w:ascii="Times New Roman" w:hAnsi="Times New Roman"/>
                <w:sz w:val="24"/>
                <w:szCs w:val="24"/>
              </w:rPr>
            </w:pPr>
            <w:r w:rsidRPr="00EB1341">
              <w:rPr>
                <w:rFonts w:ascii="Times New Roman" w:hAnsi="Times New Roman"/>
                <w:sz w:val="24"/>
                <w:szCs w:val="24"/>
              </w:rPr>
              <w:t>Indigenous Chinese duck breeds</w:t>
            </w:r>
          </w:p>
        </w:tc>
        <w:tc>
          <w:tcPr>
            <w:tcW w:w="1643" w:type="dxa"/>
            <w:tcBorders>
              <w:top w:val="single" w:sz="6" w:space="0" w:color="auto"/>
              <w:bottom w:val="nil"/>
            </w:tcBorders>
            <w:shd w:val="clear" w:color="auto" w:fill="auto"/>
          </w:tcPr>
          <w:p w14:paraId="4487592F"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Beijing</w:t>
            </w:r>
          </w:p>
        </w:tc>
        <w:tc>
          <w:tcPr>
            <w:tcW w:w="0" w:type="auto"/>
            <w:tcBorders>
              <w:top w:val="single" w:sz="6" w:space="0" w:color="auto"/>
              <w:bottom w:val="nil"/>
            </w:tcBorders>
            <w:shd w:val="clear" w:color="auto" w:fill="auto"/>
          </w:tcPr>
          <w:p w14:paraId="17753ABE"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27</w:t>
            </w:r>
          </w:p>
        </w:tc>
        <w:tc>
          <w:tcPr>
            <w:tcW w:w="0" w:type="auto"/>
            <w:tcBorders>
              <w:top w:val="single" w:sz="6" w:space="0" w:color="auto"/>
              <w:bottom w:val="nil"/>
            </w:tcBorders>
            <w:shd w:val="clear" w:color="auto" w:fill="auto"/>
          </w:tcPr>
          <w:p w14:paraId="075B3643"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13.5×</w:t>
            </w:r>
          </w:p>
        </w:tc>
        <w:tc>
          <w:tcPr>
            <w:tcW w:w="0" w:type="auto"/>
            <w:tcBorders>
              <w:top w:val="single" w:sz="6" w:space="0" w:color="auto"/>
              <w:bottom w:val="nil"/>
            </w:tcBorders>
            <w:shd w:val="clear" w:color="auto" w:fill="auto"/>
          </w:tcPr>
          <w:p w14:paraId="513D5466"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400.7</w:t>
            </w:r>
          </w:p>
        </w:tc>
        <w:tc>
          <w:tcPr>
            <w:tcW w:w="0" w:type="auto"/>
            <w:tcBorders>
              <w:top w:val="single" w:sz="6" w:space="0" w:color="auto"/>
              <w:bottom w:val="nil"/>
            </w:tcBorders>
            <w:shd w:val="clear" w:color="auto" w:fill="auto"/>
          </w:tcPr>
          <w:p w14:paraId="38DB9F67"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125</w:t>
            </w:r>
          </w:p>
        </w:tc>
        <w:tc>
          <w:tcPr>
            <w:tcW w:w="0" w:type="auto"/>
            <w:tcBorders>
              <w:top w:val="single" w:sz="6" w:space="0" w:color="auto"/>
              <w:bottom w:val="nil"/>
            </w:tcBorders>
            <w:shd w:val="clear" w:color="auto" w:fill="auto"/>
          </w:tcPr>
          <w:p w14:paraId="5C7EFDCB"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Individual</w:t>
            </w:r>
          </w:p>
        </w:tc>
        <w:tc>
          <w:tcPr>
            <w:tcW w:w="0" w:type="auto"/>
            <w:tcBorders>
              <w:top w:val="single" w:sz="6" w:space="0" w:color="auto"/>
              <w:bottom w:val="nil"/>
            </w:tcBorders>
            <w:shd w:val="clear" w:color="auto" w:fill="auto"/>
          </w:tcPr>
          <w:p w14:paraId="0EDB4A9D"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Times New Roman" w:hAnsi="Times New Roman"/>
                <w:sz w:val="24"/>
                <w:szCs w:val="24"/>
              </w:rPr>
              <w:t>14</w:t>
            </w:r>
            <w:r w:rsidRPr="00EB1341">
              <w:rPr>
                <w:rFonts w:ascii="Times New Roman" w:hAnsi="Times New Roman"/>
                <w:sz w:val="24"/>
                <w:szCs w:val="24"/>
              </w:rPr>
              <w:t>,</w:t>
            </w:r>
            <w:r w:rsidRPr="00EB1341">
              <w:rPr>
                <w:rFonts w:ascii="Times New Roman" w:eastAsia="Times New Roman" w:hAnsi="Times New Roman"/>
                <w:sz w:val="24"/>
                <w:szCs w:val="24"/>
              </w:rPr>
              <w:t>748</w:t>
            </w:r>
            <w:r w:rsidRPr="00EB1341">
              <w:rPr>
                <w:rFonts w:ascii="Times New Roman" w:hAnsi="Times New Roman"/>
                <w:sz w:val="24"/>
                <w:szCs w:val="24"/>
              </w:rPr>
              <w:t>,</w:t>
            </w:r>
            <w:r w:rsidRPr="00EB1341">
              <w:rPr>
                <w:rFonts w:ascii="Times New Roman" w:eastAsia="Times New Roman" w:hAnsi="Times New Roman"/>
                <w:sz w:val="24"/>
                <w:szCs w:val="24"/>
              </w:rPr>
              <w:t>500</w:t>
            </w:r>
          </w:p>
        </w:tc>
      </w:tr>
      <w:tr w:rsidR="00436E20" w:rsidRPr="00EB1341" w14:paraId="29D5D0A9" w14:textId="77777777" w:rsidTr="00CE4C27">
        <w:tc>
          <w:tcPr>
            <w:tcW w:w="0" w:type="auto"/>
            <w:vMerge/>
            <w:tcBorders>
              <w:top w:val="nil"/>
              <w:bottom w:val="single" w:sz="6" w:space="0" w:color="auto"/>
            </w:tcBorders>
            <w:shd w:val="clear" w:color="auto" w:fill="auto"/>
          </w:tcPr>
          <w:p w14:paraId="1C1991C2" w14:textId="77777777" w:rsidR="00436E20" w:rsidRPr="00EB1341" w:rsidRDefault="00436E20" w:rsidP="00CE4C27">
            <w:pPr>
              <w:pStyle w:val="af5"/>
              <w:jc w:val="center"/>
              <w:rPr>
                <w:rFonts w:ascii="Times New Roman" w:eastAsia="Times New Roman" w:hAnsi="Times New Roman"/>
                <w:sz w:val="24"/>
                <w:szCs w:val="24"/>
              </w:rPr>
            </w:pPr>
          </w:p>
        </w:tc>
        <w:tc>
          <w:tcPr>
            <w:tcW w:w="1643" w:type="dxa"/>
            <w:tcBorders>
              <w:top w:val="nil"/>
              <w:bottom w:val="nil"/>
            </w:tcBorders>
            <w:shd w:val="clear" w:color="auto" w:fill="auto"/>
          </w:tcPr>
          <w:p w14:paraId="1BF9805E"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Shaoxing</w:t>
            </w:r>
          </w:p>
        </w:tc>
        <w:tc>
          <w:tcPr>
            <w:tcW w:w="0" w:type="auto"/>
            <w:tcBorders>
              <w:top w:val="nil"/>
              <w:bottom w:val="nil"/>
            </w:tcBorders>
            <w:shd w:val="clear" w:color="auto" w:fill="auto"/>
          </w:tcPr>
          <w:p w14:paraId="4DBE552A"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27</w:t>
            </w:r>
          </w:p>
        </w:tc>
        <w:tc>
          <w:tcPr>
            <w:tcW w:w="0" w:type="auto"/>
            <w:tcBorders>
              <w:top w:val="nil"/>
              <w:bottom w:val="nil"/>
            </w:tcBorders>
            <w:shd w:val="clear" w:color="auto" w:fill="auto"/>
          </w:tcPr>
          <w:p w14:paraId="19D5FCE2"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2~3.5×</w:t>
            </w:r>
          </w:p>
        </w:tc>
        <w:tc>
          <w:tcPr>
            <w:tcW w:w="0" w:type="auto"/>
            <w:tcBorders>
              <w:top w:val="nil"/>
              <w:bottom w:val="nil"/>
            </w:tcBorders>
            <w:shd w:val="clear" w:color="auto" w:fill="auto"/>
          </w:tcPr>
          <w:p w14:paraId="41532EA9"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95.1</w:t>
            </w:r>
          </w:p>
        </w:tc>
        <w:tc>
          <w:tcPr>
            <w:tcW w:w="0" w:type="auto"/>
            <w:tcBorders>
              <w:top w:val="nil"/>
              <w:bottom w:val="nil"/>
            </w:tcBorders>
            <w:shd w:val="clear" w:color="auto" w:fill="auto"/>
          </w:tcPr>
          <w:p w14:paraId="2F31EAF4"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100</w:t>
            </w:r>
          </w:p>
        </w:tc>
        <w:tc>
          <w:tcPr>
            <w:tcW w:w="0" w:type="auto"/>
            <w:tcBorders>
              <w:top w:val="nil"/>
              <w:bottom w:val="nil"/>
            </w:tcBorders>
            <w:shd w:val="clear" w:color="auto" w:fill="auto"/>
          </w:tcPr>
          <w:p w14:paraId="290F5926"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Individual</w:t>
            </w:r>
          </w:p>
        </w:tc>
        <w:tc>
          <w:tcPr>
            <w:tcW w:w="0" w:type="auto"/>
            <w:tcBorders>
              <w:top w:val="nil"/>
              <w:bottom w:val="nil"/>
            </w:tcBorders>
            <w:shd w:val="clear" w:color="auto" w:fill="auto"/>
          </w:tcPr>
          <w:p w14:paraId="4CDBDDB9"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Times New Roman" w:hAnsi="Times New Roman"/>
                <w:sz w:val="24"/>
                <w:szCs w:val="24"/>
              </w:rPr>
              <w:t>15</w:t>
            </w:r>
            <w:r w:rsidRPr="00EB1341">
              <w:rPr>
                <w:rFonts w:ascii="Times New Roman" w:hAnsi="Times New Roman"/>
                <w:sz w:val="24"/>
                <w:szCs w:val="24"/>
              </w:rPr>
              <w:t>,</w:t>
            </w:r>
            <w:r w:rsidRPr="00EB1341">
              <w:rPr>
                <w:rFonts w:ascii="Times New Roman" w:eastAsia="Times New Roman" w:hAnsi="Times New Roman"/>
                <w:sz w:val="24"/>
                <w:szCs w:val="24"/>
              </w:rPr>
              <w:t>414</w:t>
            </w:r>
            <w:r w:rsidRPr="00EB1341">
              <w:rPr>
                <w:rFonts w:ascii="Times New Roman" w:hAnsi="Times New Roman"/>
                <w:sz w:val="24"/>
                <w:szCs w:val="24"/>
              </w:rPr>
              <w:t>,</w:t>
            </w:r>
            <w:r w:rsidRPr="00EB1341">
              <w:rPr>
                <w:rFonts w:ascii="Times New Roman" w:eastAsia="Times New Roman" w:hAnsi="Times New Roman"/>
                <w:sz w:val="24"/>
                <w:szCs w:val="24"/>
              </w:rPr>
              <w:t>890</w:t>
            </w:r>
          </w:p>
        </w:tc>
      </w:tr>
      <w:tr w:rsidR="00436E20" w:rsidRPr="00EB1341" w14:paraId="25C8D65C" w14:textId="77777777" w:rsidTr="00CE4C27">
        <w:tc>
          <w:tcPr>
            <w:tcW w:w="0" w:type="auto"/>
            <w:vMerge/>
            <w:tcBorders>
              <w:top w:val="nil"/>
              <w:bottom w:val="single" w:sz="6" w:space="0" w:color="auto"/>
            </w:tcBorders>
            <w:shd w:val="clear" w:color="auto" w:fill="auto"/>
          </w:tcPr>
          <w:p w14:paraId="0AB29DB1" w14:textId="77777777" w:rsidR="00436E20" w:rsidRPr="00EB1341" w:rsidRDefault="00436E20" w:rsidP="00CE4C27">
            <w:pPr>
              <w:pStyle w:val="af5"/>
              <w:jc w:val="center"/>
              <w:rPr>
                <w:rFonts w:ascii="Times New Roman" w:eastAsia="Times New Roman" w:hAnsi="Times New Roman"/>
                <w:sz w:val="24"/>
                <w:szCs w:val="24"/>
              </w:rPr>
            </w:pPr>
          </w:p>
        </w:tc>
        <w:tc>
          <w:tcPr>
            <w:tcW w:w="1643" w:type="dxa"/>
            <w:tcBorders>
              <w:top w:val="nil"/>
              <w:bottom w:val="nil"/>
            </w:tcBorders>
            <w:shd w:val="clear" w:color="auto" w:fill="auto"/>
          </w:tcPr>
          <w:p w14:paraId="01584EEB"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Gaoyou</w:t>
            </w:r>
          </w:p>
        </w:tc>
        <w:tc>
          <w:tcPr>
            <w:tcW w:w="0" w:type="auto"/>
            <w:tcBorders>
              <w:top w:val="nil"/>
              <w:bottom w:val="nil"/>
            </w:tcBorders>
            <w:shd w:val="clear" w:color="auto" w:fill="auto"/>
          </w:tcPr>
          <w:p w14:paraId="33D84904"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10</w:t>
            </w:r>
          </w:p>
        </w:tc>
        <w:tc>
          <w:tcPr>
            <w:tcW w:w="0" w:type="auto"/>
            <w:tcBorders>
              <w:top w:val="nil"/>
              <w:bottom w:val="nil"/>
            </w:tcBorders>
            <w:shd w:val="clear" w:color="auto" w:fill="auto"/>
          </w:tcPr>
          <w:p w14:paraId="0B75E869"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4.7×</w:t>
            </w:r>
          </w:p>
        </w:tc>
        <w:tc>
          <w:tcPr>
            <w:tcW w:w="0" w:type="auto"/>
            <w:tcBorders>
              <w:top w:val="nil"/>
              <w:bottom w:val="nil"/>
            </w:tcBorders>
            <w:shd w:val="clear" w:color="auto" w:fill="auto"/>
          </w:tcPr>
          <w:p w14:paraId="4561CDD6"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56.9</w:t>
            </w:r>
          </w:p>
        </w:tc>
        <w:tc>
          <w:tcPr>
            <w:tcW w:w="0" w:type="auto"/>
            <w:tcBorders>
              <w:top w:val="nil"/>
              <w:bottom w:val="nil"/>
            </w:tcBorders>
            <w:shd w:val="clear" w:color="auto" w:fill="auto"/>
          </w:tcPr>
          <w:p w14:paraId="54226A16"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100</w:t>
            </w:r>
          </w:p>
        </w:tc>
        <w:tc>
          <w:tcPr>
            <w:tcW w:w="0" w:type="auto"/>
            <w:tcBorders>
              <w:top w:val="nil"/>
              <w:bottom w:val="nil"/>
            </w:tcBorders>
            <w:shd w:val="clear" w:color="auto" w:fill="auto"/>
          </w:tcPr>
          <w:p w14:paraId="474CC055"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Pooling</w:t>
            </w:r>
          </w:p>
        </w:tc>
        <w:tc>
          <w:tcPr>
            <w:tcW w:w="0" w:type="auto"/>
            <w:tcBorders>
              <w:top w:val="nil"/>
              <w:bottom w:val="nil"/>
            </w:tcBorders>
            <w:shd w:val="clear" w:color="auto" w:fill="auto"/>
          </w:tcPr>
          <w:p w14:paraId="667B5DC2"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Times New Roman" w:hAnsi="Times New Roman"/>
                <w:sz w:val="24"/>
                <w:szCs w:val="24"/>
              </w:rPr>
              <w:t>9</w:t>
            </w:r>
            <w:r w:rsidRPr="00EB1341">
              <w:rPr>
                <w:rFonts w:ascii="Times New Roman" w:hAnsi="Times New Roman"/>
                <w:sz w:val="24"/>
                <w:szCs w:val="24"/>
              </w:rPr>
              <w:t>,</w:t>
            </w:r>
            <w:r w:rsidRPr="00EB1341">
              <w:rPr>
                <w:rFonts w:ascii="Times New Roman" w:eastAsia="Times New Roman" w:hAnsi="Times New Roman"/>
                <w:sz w:val="24"/>
                <w:szCs w:val="24"/>
              </w:rPr>
              <w:t>190</w:t>
            </w:r>
            <w:r w:rsidRPr="00EB1341">
              <w:rPr>
                <w:rFonts w:ascii="Times New Roman" w:hAnsi="Times New Roman"/>
                <w:sz w:val="24"/>
                <w:szCs w:val="24"/>
              </w:rPr>
              <w:t>,</w:t>
            </w:r>
            <w:r w:rsidRPr="00EB1341">
              <w:rPr>
                <w:rFonts w:ascii="Times New Roman" w:eastAsia="Times New Roman" w:hAnsi="Times New Roman"/>
                <w:sz w:val="24"/>
                <w:szCs w:val="24"/>
              </w:rPr>
              <w:t>980</w:t>
            </w:r>
          </w:p>
        </w:tc>
      </w:tr>
      <w:tr w:rsidR="00436E20" w:rsidRPr="00EB1341" w14:paraId="5587792A" w14:textId="77777777" w:rsidTr="00CE4C27">
        <w:tc>
          <w:tcPr>
            <w:tcW w:w="0" w:type="auto"/>
            <w:vMerge/>
            <w:tcBorders>
              <w:top w:val="nil"/>
              <w:bottom w:val="single" w:sz="6" w:space="0" w:color="auto"/>
            </w:tcBorders>
            <w:shd w:val="clear" w:color="auto" w:fill="auto"/>
          </w:tcPr>
          <w:p w14:paraId="24D45D11" w14:textId="77777777" w:rsidR="00436E20" w:rsidRPr="00EB1341" w:rsidRDefault="00436E20" w:rsidP="00CE4C27">
            <w:pPr>
              <w:pStyle w:val="af5"/>
              <w:jc w:val="center"/>
              <w:rPr>
                <w:rFonts w:ascii="Times New Roman" w:eastAsia="Times New Roman" w:hAnsi="Times New Roman"/>
                <w:sz w:val="24"/>
                <w:szCs w:val="24"/>
              </w:rPr>
            </w:pPr>
          </w:p>
        </w:tc>
        <w:tc>
          <w:tcPr>
            <w:tcW w:w="1643" w:type="dxa"/>
            <w:tcBorders>
              <w:top w:val="nil"/>
              <w:bottom w:val="nil"/>
            </w:tcBorders>
            <w:shd w:val="clear" w:color="auto" w:fill="auto"/>
          </w:tcPr>
          <w:p w14:paraId="02032042"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Shanma</w:t>
            </w:r>
          </w:p>
        </w:tc>
        <w:tc>
          <w:tcPr>
            <w:tcW w:w="0" w:type="auto"/>
            <w:tcBorders>
              <w:top w:val="nil"/>
              <w:bottom w:val="nil"/>
            </w:tcBorders>
            <w:shd w:val="clear" w:color="auto" w:fill="auto"/>
          </w:tcPr>
          <w:p w14:paraId="4CF9379A"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10</w:t>
            </w:r>
          </w:p>
        </w:tc>
        <w:tc>
          <w:tcPr>
            <w:tcW w:w="0" w:type="auto"/>
            <w:tcBorders>
              <w:top w:val="nil"/>
              <w:bottom w:val="nil"/>
            </w:tcBorders>
            <w:shd w:val="clear" w:color="auto" w:fill="auto"/>
          </w:tcPr>
          <w:p w14:paraId="0FD6EE8F"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4.0×</w:t>
            </w:r>
          </w:p>
        </w:tc>
        <w:tc>
          <w:tcPr>
            <w:tcW w:w="0" w:type="auto"/>
            <w:tcBorders>
              <w:top w:val="nil"/>
              <w:bottom w:val="nil"/>
            </w:tcBorders>
            <w:shd w:val="clear" w:color="auto" w:fill="auto"/>
          </w:tcPr>
          <w:p w14:paraId="438AA5BD"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50.4</w:t>
            </w:r>
          </w:p>
        </w:tc>
        <w:tc>
          <w:tcPr>
            <w:tcW w:w="0" w:type="auto"/>
            <w:tcBorders>
              <w:top w:val="nil"/>
              <w:bottom w:val="nil"/>
            </w:tcBorders>
            <w:shd w:val="clear" w:color="auto" w:fill="auto"/>
          </w:tcPr>
          <w:p w14:paraId="39050992"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100</w:t>
            </w:r>
          </w:p>
        </w:tc>
        <w:tc>
          <w:tcPr>
            <w:tcW w:w="0" w:type="auto"/>
            <w:tcBorders>
              <w:top w:val="nil"/>
              <w:bottom w:val="nil"/>
            </w:tcBorders>
            <w:shd w:val="clear" w:color="auto" w:fill="auto"/>
          </w:tcPr>
          <w:p w14:paraId="114CEB93"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Pooling</w:t>
            </w:r>
          </w:p>
        </w:tc>
        <w:tc>
          <w:tcPr>
            <w:tcW w:w="0" w:type="auto"/>
            <w:tcBorders>
              <w:top w:val="nil"/>
              <w:bottom w:val="nil"/>
            </w:tcBorders>
            <w:shd w:val="clear" w:color="auto" w:fill="auto"/>
          </w:tcPr>
          <w:p w14:paraId="4EF62F75"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Times New Roman" w:hAnsi="Times New Roman"/>
                <w:sz w:val="24"/>
                <w:szCs w:val="24"/>
              </w:rPr>
              <w:t>10</w:t>
            </w:r>
            <w:r w:rsidRPr="00EB1341">
              <w:rPr>
                <w:rFonts w:ascii="Times New Roman" w:hAnsi="Times New Roman"/>
                <w:sz w:val="24"/>
                <w:szCs w:val="24"/>
              </w:rPr>
              <w:t>,</w:t>
            </w:r>
            <w:r w:rsidRPr="00EB1341">
              <w:rPr>
                <w:rFonts w:ascii="Times New Roman" w:eastAsia="Times New Roman" w:hAnsi="Times New Roman"/>
                <w:sz w:val="24"/>
                <w:szCs w:val="24"/>
              </w:rPr>
              <w:t>185</w:t>
            </w:r>
            <w:r w:rsidRPr="00EB1341">
              <w:rPr>
                <w:rFonts w:ascii="Times New Roman" w:hAnsi="Times New Roman"/>
                <w:sz w:val="24"/>
                <w:szCs w:val="24"/>
              </w:rPr>
              <w:t>,</w:t>
            </w:r>
            <w:r w:rsidRPr="00EB1341">
              <w:rPr>
                <w:rFonts w:ascii="Times New Roman" w:eastAsia="Times New Roman" w:hAnsi="Times New Roman"/>
                <w:sz w:val="24"/>
                <w:szCs w:val="24"/>
              </w:rPr>
              <w:t>166</w:t>
            </w:r>
          </w:p>
        </w:tc>
      </w:tr>
      <w:tr w:rsidR="00436E20" w:rsidRPr="00EB1341" w14:paraId="28809CE4" w14:textId="77777777" w:rsidTr="00CE4C27">
        <w:tc>
          <w:tcPr>
            <w:tcW w:w="0" w:type="auto"/>
            <w:vMerge/>
            <w:tcBorders>
              <w:top w:val="nil"/>
              <w:bottom w:val="single" w:sz="6" w:space="0" w:color="auto"/>
            </w:tcBorders>
            <w:shd w:val="clear" w:color="auto" w:fill="auto"/>
          </w:tcPr>
          <w:p w14:paraId="49401C0B" w14:textId="77777777" w:rsidR="00436E20" w:rsidRPr="00EB1341" w:rsidRDefault="00436E20" w:rsidP="00CE4C27">
            <w:pPr>
              <w:pStyle w:val="af5"/>
              <w:jc w:val="center"/>
              <w:rPr>
                <w:rFonts w:ascii="Times New Roman" w:eastAsia="Times New Roman" w:hAnsi="Times New Roman"/>
                <w:sz w:val="24"/>
                <w:szCs w:val="24"/>
              </w:rPr>
            </w:pPr>
          </w:p>
        </w:tc>
        <w:tc>
          <w:tcPr>
            <w:tcW w:w="1643" w:type="dxa"/>
            <w:tcBorders>
              <w:top w:val="nil"/>
              <w:bottom w:val="nil"/>
            </w:tcBorders>
            <w:shd w:val="clear" w:color="auto" w:fill="auto"/>
          </w:tcPr>
          <w:p w14:paraId="3B80BF64"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Lianchengbai</w:t>
            </w:r>
          </w:p>
        </w:tc>
        <w:tc>
          <w:tcPr>
            <w:tcW w:w="0" w:type="auto"/>
            <w:tcBorders>
              <w:top w:val="nil"/>
              <w:bottom w:val="nil"/>
            </w:tcBorders>
            <w:shd w:val="clear" w:color="auto" w:fill="auto"/>
          </w:tcPr>
          <w:p w14:paraId="553B40A9"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10</w:t>
            </w:r>
          </w:p>
        </w:tc>
        <w:tc>
          <w:tcPr>
            <w:tcW w:w="0" w:type="auto"/>
            <w:tcBorders>
              <w:top w:val="nil"/>
              <w:bottom w:val="nil"/>
            </w:tcBorders>
            <w:shd w:val="clear" w:color="auto" w:fill="auto"/>
          </w:tcPr>
          <w:p w14:paraId="5D2C6B5C"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4.7×</w:t>
            </w:r>
          </w:p>
        </w:tc>
        <w:tc>
          <w:tcPr>
            <w:tcW w:w="0" w:type="auto"/>
            <w:tcBorders>
              <w:top w:val="nil"/>
              <w:bottom w:val="nil"/>
            </w:tcBorders>
            <w:shd w:val="clear" w:color="auto" w:fill="auto"/>
          </w:tcPr>
          <w:p w14:paraId="0C1F8BB5"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57.6</w:t>
            </w:r>
          </w:p>
        </w:tc>
        <w:tc>
          <w:tcPr>
            <w:tcW w:w="0" w:type="auto"/>
            <w:tcBorders>
              <w:top w:val="nil"/>
              <w:bottom w:val="nil"/>
            </w:tcBorders>
            <w:shd w:val="clear" w:color="auto" w:fill="auto"/>
          </w:tcPr>
          <w:p w14:paraId="313F45B8"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100</w:t>
            </w:r>
          </w:p>
        </w:tc>
        <w:tc>
          <w:tcPr>
            <w:tcW w:w="0" w:type="auto"/>
            <w:tcBorders>
              <w:top w:val="nil"/>
              <w:bottom w:val="nil"/>
            </w:tcBorders>
            <w:shd w:val="clear" w:color="auto" w:fill="auto"/>
          </w:tcPr>
          <w:p w14:paraId="636268B3"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Pooling</w:t>
            </w:r>
          </w:p>
        </w:tc>
        <w:tc>
          <w:tcPr>
            <w:tcW w:w="0" w:type="auto"/>
            <w:tcBorders>
              <w:top w:val="nil"/>
              <w:bottom w:val="nil"/>
            </w:tcBorders>
            <w:shd w:val="clear" w:color="auto" w:fill="auto"/>
          </w:tcPr>
          <w:p w14:paraId="51579875"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Times New Roman" w:hAnsi="Times New Roman"/>
                <w:sz w:val="24"/>
                <w:szCs w:val="24"/>
              </w:rPr>
              <w:t>8</w:t>
            </w:r>
            <w:r w:rsidRPr="00EB1341">
              <w:rPr>
                <w:rFonts w:ascii="Times New Roman" w:hAnsi="Times New Roman"/>
                <w:sz w:val="24"/>
                <w:szCs w:val="24"/>
              </w:rPr>
              <w:t>,</w:t>
            </w:r>
            <w:r w:rsidRPr="00EB1341">
              <w:rPr>
                <w:rFonts w:ascii="Times New Roman" w:eastAsia="Times New Roman" w:hAnsi="Times New Roman"/>
                <w:sz w:val="24"/>
                <w:szCs w:val="24"/>
              </w:rPr>
              <w:t>978</w:t>
            </w:r>
            <w:r w:rsidRPr="00EB1341">
              <w:rPr>
                <w:rFonts w:ascii="Times New Roman" w:hAnsi="Times New Roman"/>
                <w:sz w:val="24"/>
                <w:szCs w:val="24"/>
              </w:rPr>
              <w:t>,</w:t>
            </w:r>
            <w:r w:rsidRPr="00EB1341">
              <w:rPr>
                <w:rFonts w:ascii="Times New Roman" w:eastAsia="Times New Roman" w:hAnsi="Times New Roman"/>
                <w:sz w:val="24"/>
                <w:szCs w:val="24"/>
              </w:rPr>
              <w:t>662</w:t>
            </w:r>
          </w:p>
        </w:tc>
      </w:tr>
      <w:tr w:rsidR="00436E20" w:rsidRPr="00EB1341" w14:paraId="0F8719D0" w14:textId="77777777" w:rsidTr="00CE4C27">
        <w:tc>
          <w:tcPr>
            <w:tcW w:w="0" w:type="auto"/>
            <w:vMerge/>
            <w:tcBorders>
              <w:top w:val="nil"/>
              <w:bottom w:val="single" w:sz="6" w:space="0" w:color="auto"/>
            </w:tcBorders>
            <w:shd w:val="clear" w:color="auto" w:fill="auto"/>
          </w:tcPr>
          <w:p w14:paraId="690FAF3E" w14:textId="77777777" w:rsidR="00436E20" w:rsidRPr="00EB1341" w:rsidRDefault="00436E20" w:rsidP="00CE4C27">
            <w:pPr>
              <w:pStyle w:val="af5"/>
              <w:jc w:val="center"/>
              <w:rPr>
                <w:rFonts w:ascii="Times New Roman" w:eastAsia="Times New Roman" w:hAnsi="Times New Roman"/>
                <w:sz w:val="24"/>
                <w:szCs w:val="24"/>
              </w:rPr>
            </w:pPr>
          </w:p>
        </w:tc>
        <w:tc>
          <w:tcPr>
            <w:tcW w:w="1643" w:type="dxa"/>
            <w:tcBorders>
              <w:top w:val="nil"/>
              <w:bottom w:val="single" w:sz="6" w:space="0" w:color="auto"/>
            </w:tcBorders>
            <w:shd w:val="clear" w:color="auto" w:fill="auto"/>
          </w:tcPr>
          <w:p w14:paraId="19C2C441"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Jinding</w:t>
            </w:r>
          </w:p>
        </w:tc>
        <w:tc>
          <w:tcPr>
            <w:tcW w:w="0" w:type="auto"/>
            <w:tcBorders>
              <w:top w:val="nil"/>
              <w:bottom w:val="single" w:sz="6" w:space="0" w:color="auto"/>
            </w:tcBorders>
            <w:shd w:val="clear" w:color="auto" w:fill="auto"/>
          </w:tcPr>
          <w:p w14:paraId="5FEFA636"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10</w:t>
            </w:r>
          </w:p>
        </w:tc>
        <w:tc>
          <w:tcPr>
            <w:tcW w:w="0" w:type="auto"/>
            <w:tcBorders>
              <w:top w:val="nil"/>
              <w:bottom w:val="single" w:sz="6" w:space="0" w:color="auto"/>
            </w:tcBorders>
            <w:shd w:val="clear" w:color="auto" w:fill="auto"/>
          </w:tcPr>
          <w:p w14:paraId="07C85317"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4.4×</w:t>
            </w:r>
          </w:p>
        </w:tc>
        <w:tc>
          <w:tcPr>
            <w:tcW w:w="0" w:type="auto"/>
            <w:tcBorders>
              <w:top w:val="nil"/>
              <w:bottom w:val="single" w:sz="6" w:space="0" w:color="auto"/>
            </w:tcBorders>
            <w:shd w:val="clear" w:color="auto" w:fill="auto"/>
          </w:tcPr>
          <w:p w14:paraId="2B285B4B"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55.5</w:t>
            </w:r>
          </w:p>
        </w:tc>
        <w:tc>
          <w:tcPr>
            <w:tcW w:w="0" w:type="auto"/>
            <w:tcBorders>
              <w:top w:val="nil"/>
              <w:bottom w:val="single" w:sz="6" w:space="0" w:color="auto"/>
            </w:tcBorders>
            <w:shd w:val="clear" w:color="auto" w:fill="auto"/>
          </w:tcPr>
          <w:p w14:paraId="46432017"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100</w:t>
            </w:r>
          </w:p>
        </w:tc>
        <w:tc>
          <w:tcPr>
            <w:tcW w:w="0" w:type="auto"/>
            <w:tcBorders>
              <w:top w:val="nil"/>
              <w:bottom w:val="single" w:sz="6" w:space="0" w:color="auto"/>
            </w:tcBorders>
            <w:shd w:val="clear" w:color="auto" w:fill="auto"/>
          </w:tcPr>
          <w:p w14:paraId="1832F603"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Pooling</w:t>
            </w:r>
          </w:p>
        </w:tc>
        <w:tc>
          <w:tcPr>
            <w:tcW w:w="0" w:type="auto"/>
            <w:tcBorders>
              <w:top w:val="nil"/>
              <w:bottom w:val="single" w:sz="6" w:space="0" w:color="auto"/>
            </w:tcBorders>
            <w:shd w:val="clear" w:color="auto" w:fill="auto"/>
          </w:tcPr>
          <w:p w14:paraId="76149AE4"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Times New Roman" w:hAnsi="Times New Roman"/>
                <w:sz w:val="24"/>
                <w:szCs w:val="24"/>
              </w:rPr>
              <w:t>8</w:t>
            </w:r>
            <w:r w:rsidRPr="00EB1341">
              <w:rPr>
                <w:rFonts w:ascii="Times New Roman" w:hAnsi="Times New Roman"/>
                <w:sz w:val="24"/>
                <w:szCs w:val="24"/>
              </w:rPr>
              <w:t>,</w:t>
            </w:r>
            <w:r w:rsidRPr="00EB1341">
              <w:rPr>
                <w:rFonts w:ascii="Times New Roman" w:eastAsia="Times New Roman" w:hAnsi="Times New Roman"/>
                <w:sz w:val="24"/>
                <w:szCs w:val="24"/>
              </w:rPr>
              <w:t>617</w:t>
            </w:r>
            <w:r w:rsidRPr="00EB1341">
              <w:rPr>
                <w:rFonts w:ascii="Times New Roman" w:hAnsi="Times New Roman"/>
                <w:sz w:val="24"/>
                <w:szCs w:val="24"/>
              </w:rPr>
              <w:t>,</w:t>
            </w:r>
            <w:r w:rsidRPr="00EB1341">
              <w:rPr>
                <w:rFonts w:ascii="Times New Roman" w:eastAsia="Times New Roman" w:hAnsi="Times New Roman"/>
                <w:sz w:val="24"/>
                <w:szCs w:val="24"/>
              </w:rPr>
              <w:t>344</w:t>
            </w:r>
          </w:p>
        </w:tc>
      </w:tr>
      <w:tr w:rsidR="00436E20" w:rsidRPr="00EB1341" w14:paraId="470D3958" w14:textId="77777777" w:rsidTr="00CE4C27">
        <w:tc>
          <w:tcPr>
            <w:tcW w:w="0" w:type="auto"/>
            <w:vMerge w:val="restart"/>
            <w:tcBorders>
              <w:top w:val="single" w:sz="6" w:space="0" w:color="auto"/>
              <w:bottom w:val="nil"/>
            </w:tcBorders>
            <w:shd w:val="clear" w:color="auto" w:fill="auto"/>
            <w:vAlign w:val="center"/>
          </w:tcPr>
          <w:p w14:paraId="4CF5F323" w14:textId="77777777" w:rsidR="00436E20" w:rsidRPr="00EB1341" w:rsidRDefault="00436E20" w:rsidP="00CE4C27">
            <w:pPr>
              <w:pStyle w:val="af5"/>
              <w:jc w:val="center"/>
              <w:rPr>
                <w:rFonts w:ascii="Times New Roman" w:hAnsi="Times New Roman"/>
                <w:sz w:val="24"/>
                <w:szCs w:val="24"/>
              </w:rPr>
            </w:pPr>
            <w:r w:rsidRPr="00EB1341">
              <w:rPr>
                <w:rFonts w:ascii="Times New Roman" w:hAnsi="Times New Roman"/>
                <w:sz w:val="24"/>
                <w:szCs w:val="24"/>
              </w:rPr>
              <w:t>Commercial breeds</w:t>
            </w:r>
          </w:p>
        </w:tc>
        <w:tc>
          <w:tcPr>
            <w:tcW w:w="1643" w:type="dxa"/>
            <w:tcBorders>
              <w:top w:val="single" w:sz="6" w:space="0" w:color="auto"/>
              <w:bottom w:val="nil"/>
            </w:tcBorders>
            <w:shd w:val="clear" w:color="auto" w:fill="auto"/>
          </w:tcPr>
          <w:p w14:paraId="127D76DC"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Cherry valley</w:t>
            </w:r>
          </w:p>
        </w:tc>
        <w:tc>
          <w:tcPr>
            <w:tcW w:w="0" w:type="auto"/>
            <w:tcBorders>
              <w:top w:val="single" w:sz="6" w:space="0" w:color="auto"/>
              <w:bottom w:val="nil"/>
            </w:tcBorders>
            <w:shd w:val="clear" w:color="auto" w:fill="auto"/>
          </w:tcPr>
          <w:p w14:paraId="72459409"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10</w:t>
            </w:r>
          </w:p>
        </w:tc>
        <w:tc>
          <w:tcPr>
            <w:tcW w:w="0" w:type="auto"/>
            <w:tcBorders>
              <w:top w:val="single" w:sz="6" w:space="0" w:color="auto"/>
              <w:bottom w:val="nil"/>
            </w:tcBorders>
            <w:shd w:val="clear" w:color="auto" w:fill="auto"/>
          </w:tcPr>
          <w:p w14:paraId="724D0D5C"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7.5×</w:t>
            </w:r>
          </w:p>
        </w:tc>
        <w:tc>
          <w:tcPr>
            <w:tcW w:w="0" w:type="auto"/>
            <w:tcBorders>
              <w:top w:val="single" w:sz="6" w:space="0" w:color="auto"/>
              <w:bottom w:val="nil"/>
            </w:tcBorders>
            <w:shd w:val="clear" w:color="auto" w:fill="auto"/>
          </w:tcPr>
          <w:p w14:paraId="11067870"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94.5</w:t>
            </w:r>
          </w:p>
        </w:tc>
        <w:tc>
          <w:tcPr>
            <w:tcW w:w="0" w:type="auto"/>
            <w:tcBorders>
              <w:top w:val="single" w:sz="6" w:space="0" w:color="auto"/>
              <w:bottom w:val="nil"/>
            </w:tcBorders>
            <w:shd w:val="clear" w:color="auto" w:fill="auto"/>
          </w:tcPr>
          <w:p w14:paraId="40471776"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100</w:t>
            </w:r>
          </w:p>
        </w:tc>
        <w:tc>
          <w:tcPr>
            <w:tcW w:w="0" w:type="auto"/>
            <w:tcBorders>
              <w:top w:val="single" w:sz="6" w:space="0" w:color="auto"/>
              <w:bottom w:val="nil"/>
            </w:tcBorders>
            <w:shd w:val="clear" w:color="auto" w:fill="auto"/>
          </w:tcPr>
          <w:p w14:paraId="025BDB3E"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Pooling</w:t>
            </w:r>
          </w:p>
        </w:tc>
        <w:tc>
          <w:tcPr>
            <w:tcW w:w="0" w:type="auto"/>
            <w:tcBorders>
              <w:top w:val="single" w:sz="6" w:space="0" w:color="auto"/>
              <w:bottom w:val="nil"/>
            </w:tcBorders>
            <w:shd w:val="clear" w:color="auto" w:fill="auto"/>
          </w:tcPr>
          <w:p w14:paraId="18F6970B"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Times New Roman" w:hAnsi="Times New Roman"/>
                <w:sz w:val="24"/>
                <w:szCs w:val="24"/>
              </w:rPr>
              <w:t>9</w:t>
            </w:r>
            <w:r w:rsidRPr="00EB1341">
              <w:rPr>
                <w:rFonts w:ascii="Times New Roman" w:hAnsi="Times New Roman"/>
                <w:sz w:val="24"/>
                <w:szCs w:val="24"/>
              </w:rPr>
              <w:t>,</w:t>
            </w:r>
            <w:r w:rsidRPr="00EB1341">
              <w:rPr>
                <w:rFonts w:ascii="Times New Roman" w:eastAsia="Times New Roman" w:hAnsi="Times New Roman"/>
                <w:sz w:val="24"/>
                <w:szCs w:val="24"/>
              </w:rPr>
              <w:t>615</w:t>
            </w:r>
            <w:r w:rsidRPr="00EB1341">
              <w:rPr>
                <w:rFonts w:ascii="Times New Roman" w:hAnsi="Times New Roman"/>
                <w:sz w:val="24"/>
                <w:szCs w:val="24"/>
              </w:rPr>
              <w:t>,</w:t>
            </w:r>
            <w:r w:rsidRPr="00EB1341">
              <w:rPr>
                <w:rFonts w:ascii="Times New Roman" w:eastAsia="Times New Roman" w:hAnsi="Times New Roman"/>
                <w:sz w:val="24"/>
                <w:szCs w:val="24"/>
              </w:rPr>
              <w:t>871</w:t>
            </w:r>
          </w:p>
        </w:tc>
      </w:tr>
      <w:tr w:rsidR="00436E20" w:rsidRPr="00EB1341" w14:paraId="15E24A99" w14:textId="77777777" w:rsidTr="00CE4C27">
        <w:tc>
          <w:tcPr>
            <w:tcW w:w="0" w:type="auto"/>
            <w:vMerge/>
            <w:tcBorders>
              <w:top w:val="nil"/>
              <w:bottom w:val="single" w:sz="6" w:space="0" w:color="auto"/>
            </w:tcBorders>
            <w:shd w:val="clear" w:color="auto" w:fill="auto"/>
          </w:tcPr>
          <w:p w14:paraId="615DC639" w14:textId="77777777" w:rsidR="00436E20" w:rsidRPr="00EB1341" w:rsidRDefault="00436E20" w:rsidP="00CE4C27">
            <w:pPr>
              <w:pStyle w:val="af5"/>
              <w:jc w:val="center"/>
              <w:rPr>
                <w:rFonts w:ascii="Times New Roman" w:eastAsia="Times New Roman" w:hAnsi="Times New Roman"/>
                <w:sz w:val="24"/>
                <w:szCs w:val="24"/>
              </w:rPr>
            </w:pPr>
          </w:p>
        </w:tc>
        <w:tc>
          <w:tcPr>
            <w:tcW w:w="1643" w:type="dxa"/>
            <w:tcBorders>
              <w:top w:val="nil"/>
              <w:bottom w:val="single" w:sz="6" w:space="0" w:color="auto"/>
            </w:tcBorders>
            <w:shd w:val="clear" w:color="auto" w:fill="auto"/>
          </w:tcPr>
          <w:p w14:paraId="658A7011"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Campbell</w:t>
            </w:r>
          </w:p>
        </w:tc>
        <w:tc>
          <w:tcPr>
            <w:tcW w:w="0" w:type="auto"/>
            <w:tcBorders>
              <w:top w:val="nil"/>
              <w:bottom w:val="single" w:sz="6" w:space="0" w:color="auto"/>
            </w:tcBorders>
            <w:shd w:val="clear" w:color="auto" w:fill="auto"/>
          </w:tcPr>
          <w:p w14:paraId="0AFA2395"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10</w:t>
            </w:r>
          </w:p>
        </w:tc>
        <w:tc>
          <w:tcPr>
            <w:tcW w:w="0" w:type="auto"/>
            <w:tcBorders>
              <w:top w:val="nil"/>
              <w:bottom w:val="single" w:sz="6" w:space="0" w:color="auto"/>
            </w:tcBorders>
            <w:shd w:val="clear" w:color="auto" w:fill="auto"/>
          </w:tcPr>
          <w:p w14:paraId="3933B1B8"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4.5×</w:t>
            </w:r>
          </w:p>
        </w:tc>
        <w:tc>
          <w:tcPr>
            <w:tcW w:w="0" w:type="auto"/>
            <w:tcBorders>
              <w:top w:val="nil"/>
              <w:bottom w:val="single" w:sz="6" w:space="0" w:color="auto"/>
            </w:tcBorders>
            <w:shd w:val="clear" w:color="auto" w:fill="auto"/>
          </w:tcPr>
          <w:p w14:paraId="0F35A83A"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57.3</w:t>
            </w:r>
          </w:p>
        </w:tc>
        <w:tc>
          <w:tcPr>
            <w:tcW w:w="0" w:type="auto"/>
            <w:tcBorders>
              <w:top w:val="nil"/>
              <w:bottom w:val="single" w:sz="6" w:space="0" w:color="auto"/>
            </w:tcBorders>
            <w:shd w:val="clear" w:color="auto" w:fill="auto"/>
          </w:tcPr>
          <w:p w14:paraId="18837E62"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100</w:t>
            </w:r>
          </w:p>
        </w:tc>
        <w:tc>
          <w:tcPr>
            <w:tcW w:w="0" w:type="auto"/>
            <w:tcBorders>
              <w:top w:val="nil"/>
              <w:bottom w:val="single" w:sz="6" w:space="0" w:color="auto"/>
            </w:tcBorders>
            <w:shd w:val="clear" w:color="auto" w:fill="auto"/>
          </w:tcPr>
          <w:p w14:paraId="079429C1"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Pooling</w:t>
            </w:r>
          </w:p>
        </w:tc>
        <w:tc>
          <w:tcPr>
            <w:tcW w:w="0" w:type="auto"/>
            <w:tcBorders>
              <w:top w:val="nil"/>
              <w:bottom w:val="single" w:sz="6" w:space="0" w:color="auto"/>
            </w:tcBorders>
            <w:shd w:val="clear" w:color="auto" w:fill="auto"/>
          </w:tcPr>
          <w:p w14:paraId="5A1294C6"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Times New Roman" w:hAnsi="Times New Roman"/>
                <w:sz w:val="24"/>
                <w:szCs w:val="24"/>
              </w:rPr>
              <w:t>9</w:t>
            </w:r>
            <w:r w:rsidRPr="00EB1341">
              <w:rPr>
                <w:rFonts w:ascii="Times New Roman" w:hAnsi="Times New Roman"/>
                <w:sz w:val="24"/>
                <w:szCs w:val="24"/>
              </w:rPr>
              <w:t>,</w:t>
            </w:r>
            <w:r w:rsidRPr="00EB1341">
              <w:rPr>
                <w:rFonts w:ascii="Times New Roman" w:eastAsia="Times New Roman" w:hAnsi="Times New Roman"/>
                <w:sz w:val="24"/>
                <w:szCs w:val="24"/>
              </w:rPr>
              <w:t>821</w:t>
            </w:r>
            <w:r w:rsidRPr="00EB1341">
              <w:rPr>
                <w:rFonts w:ascii="Times New Roman" w:hAnsi="Times New Roman"/>
                <w:sz w:val="24"/>
                <w:szCs w:val="24"/>
              </w:rPr>
              <w:t>,</w:t>
            </w:r>
            <w:r w:rsidRPr="00EB1341">
              <w:rPr>
                <w:rFonts w:ascii="Times New Roman" w:eastAsia="Times New Roman" w:hAnsi="Times New Roman"/>
                <w:sz w:val="24"/>
                <w:szCs w:val="24"/>
              </w:rPr>
              <w:t>965</w:t>
            </w:r>
          </w:p>
        </w:tc>
      </w:tr>
      <w:tr w:rsidR="00436E20" w:rsidRPr="00EB1341" w14:paraId="20121B19" w14:textId="77777777" w:rsidTr="00CE4C27">
        <w:tc>
          <w:tcPr>
            <w:tcW w:w="0" w:type="auto"/>
            <w:vMerge w:val="restart"/>
            <w:tcBorders>
              <w:top w:val="single" w:sz="6" w:space="0" w:color="auto"/>
              <w:bottom w:val="nil"/>
            </w:tcBorders>
            <w:shd w:val="clear" w:color="auto" w:fill="auto"/>
            <w:vAlign w:val="center"/>
          </w:tcPr>
          <w:p w14:paraId="25547AD1" w14:textId="77777777" w:rsidR="00436E20" w:rsidRPr="00EB1341" w:rsidRDefault="00436E20" w:rsidP="00CE4C27">
            <w:pPr>
              <w:pStyle w:val="af5"/>
              <w:jc w:val="center"/>
              <w:rPr>
                <w:rFonts w:ascii="Times New Roman" w:hAnsi="Times New Roman"/>
                <w:sz w:val="24"/>
                <w:szCs w:val="24"/>
              </w:rPr>
            </w:pPr>
            <w:r w:rsidRPr="00EB1341">
              <w:rPr>
                <w:rFonts w:ascii="Times New Roman" w:hAnsi="Times New Roman"/>
                <w:sz w:val="24"/>
                <w:szCs w:val="24"/>
              </w:rPr>
              <w:t>Outgroup</w:t>
            </w:r>
          </w:p>
        </w:tc>
        <w:tc>
          <w:tcPr>
            <w:tcW w:w="1643" w:type="dxa"/>
            <w:tcBorders>
              <w:top w:val="single" w:sz="6" w:space="0" w:color="auto"/>
              <w:bottom w:val="nil"/>
            </w:tcBorders>
            <w:shd w:val="clear" w:color="auto" w:fill="auto"/>
          </w:tcPr>
          <w:p w14:paraId="34F87659"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Muscovy</w:t>
            </w:r>
          </w:p>
        </w:tc>
        <w:tc>
          <w:tcPr>
            <w:tcW w:w="0" w:type="auto"/>
            <w:tcBorders>
              <w:top w:val="single" w:sz="6" w:space="0" w:color="auto"/>
              <w:bottom w:val="nil"/>
            </w:tcBorders>
            <w:shd w:val="clear" w:color="auto" w:fill="auto"/>
          </w:tcPr>
          <w:p w14:paraId="3AE106AE"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10</w:t>
            </w:r>
          </w:p>
        </w:tc>
        <w:tc>
          <w:tcPr>
            <w:tcW w:w="0" w:type="auto"/>
            <w:tcBorders>
              <w:top w:val="single" w:sz="6" w:space="0" w:color="auto"/>
              <w:bottom w:val="nil"/>
            </w:tcBorders>
            <w:shd w:val="clear" w:color="auto" w:fill="auto"/>
          </w:tcPr>
          <w:p w14:paraId="65CA0C96"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5.24×</w:t>
            </w:r>
          </w:p>
        </w:tc>
        <w:tc>
          <w:tcPr>
            <w:tcW w:w="0" w:type="auto"/>
            <w:tcBorders>
              <w:top w:val="single" w:sz="6" w:space="0" w:color="auto"/>
              <w:bottom w:val="nil"/>
            </w:tcBorders>
            <w:shd w:val="clear" w:color="auto" w:fill="auto"/>
          </w:tcPr>
          <w:p w14:paraId="1351CC5C"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57.9</w:t>
            </w:r>
          </w:p>
        </w:tc>
        <w:tc>
          <w:tcPr>
            <w:tcW w:w="0" w:type="auto"/>
            <w:tcBorders>
              <w:top w:val="single" w:sz="6" w:space="0" w:color="auto"/>
              <w:bottom w:val="nil"/>
            </w:tcBorders>
            <w:shd w:val="clear" w:color="auto" w:fill="auto"/>
          </w:tcPr>
          <w:p w14:paraId="44198E2F"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100</w:t>
            </w:r>
          </w:p>
        </w:tc>
        <w:tc>
          <w:tcPr>
            <w:tcW w:w="0" w:type="auto"/>
            <w:tcBorders>
              <w:top w:val="single" w:sz="6" w:space="0" w:color="auto"/>
              <w:bottom w:val="nil"/>
            </w:tcBorders>
            <w:shd w:val="clear" w:color="auto" w:fill="auto"/>
          </w:tcPr>
          <w:p w14:paraId="237073B9"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Pooling</w:t>
            </w:r>
          </w:p>
        </w:tc>
        <w:tc>
          <w:tcPr>
            <w:tcW w:w="0" w:type="auto"/>
            <w:tcBorders>
              <w:top w:val="single" w:sz="6" w:space="0" w:color="auto"/>
              <w:bottom w:val="nil"/>
            </w:tcBorders>
            <w:shd w:val="clear" w:color="auto" w:fill="auto"/>
          </w:tcPr>
          <w:p w14:paraId="2C144119"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w:t>
            </w:r>
          </w:p>
        </w:tc>
      </w:tr>
      <w:tr w:rsidR="00436E20" w:rsidRPr="00EB1341" w14:paraId="4ADF9704" w14:textId="77777777" w:rsidTr="00CE4C27">
        <w:tc>
          <w:tcPr>
            <w:tcW w:w="0" w:type="auto"/>
            <w:vMerge/>
            <w:tcBorders>
              <w:top w:val="nil"/>
              <w:bottom w:val="single" w:sz="8" w:space="0" w:color="auto"/>
            </w:tcBorders>
            <w:shd w:val="clear" w:color="auto" w:fill="auto"/>
          </w:tcPr>
          <w:p w14:paraId="71A65EB4" w14:textId="77777777" w:rsidR="00436E20" w:rsidRPr="00EB1341" w:rsidRDefault="00436E20" w:rsidP="00CE4C27">
            <w:pPr>
              <w:pStyle w:val="af5"/>
              <w:jc w:val="center"/>
              <w:rPr>
                <w:rFonts w:ascii="Times New Roman" w:eastAsia="Times New Roman" w:hAnsi="Times New Roman"/>
                <w:sz w:val="24"/>
                <w:szCs w:val="24"/>
              </w:rPr>
            </w:pPr>
          </w:p>
        </w:tc>
        <w:tc>
          <w:tcPr>
            <w:tcW w:w="1643" w:type="dxa"/>
            <w:tcBorders>
              <w:top w:val="nil"/>
              <w:bottom w:val="single" w:sz="8" w:space="0" w:color="auto"/>
            </w:tcBorders>
            <w:shd w:val="clear" w:color="auto" w:fill="auto"/>
          </w:tcPr>
          <w:p w14:paraId="168C0A51"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Taihu goose</w:t>
            </w:r>
          </w:p>
        </w:tc>
        <w:tc>
          <w:tcPr>
            <w:tcW w:w="0" w:type="auto"/>
            <w:tcBorders>
              <w:top w:val="nil"/>
              <w:bottom w:val="single" w:sz="8" w:space="0" w:color="auto"/>
            </w:tcBorders>
            <w:shd w:val="clear" w:color="auto" w:fill="auto"/>
          </w:tcPr>
          <w:p w14:paraId="157480B2"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10</w:t>
            </w:r>
          </w:p>
        </w:tc>
        <w:tc>
          <w:tcPr>
            <w:tcW w:w="0" w:type="auto"/>
            <w:tcBorders>
              <w:top w:val="nil"/>
              <w:bottom w:val="single" w:sz="8" w:space="0" w:color="auto"/>
            </w:tcBorders>
            <w:shd w:val="clear" w:color="auto" w:fill="auto"/>
          </w:tcPr>
          <w:p w14:paraId="3179FA24"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3.5×</w:t>
            </w:r>
          </w:p>
        </w:tc>
        <w:tc>
          <w:tcPr>
            <w:tcW w:w="0" w:type="auto"/>
            <w:tcBorders>
              <w:top w:val="nil"/>
              <w:bottom w:val="single" w:sz="8" w:space="0" w:color="auto"/>
            </w:tcBorders>
            <w:shd w:val="clear" w:color="auto" w:fill="auto"/>
          </w:tcPr>
          <w:p w14:paraId="2F7E09E0"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39.7</w:t>
            </w:r>
          </w:p>
        </w:tc>
        <w:tc>
          <w:tcPr>
            <w:tcW w:w="0" w:type="auto"/>
            <w:tcBorders>
              <w:top w:val="nil"/>
              <w:bottom w:val="single" w:sz="8" w:space="0" w:color="auto"/>
            </w:tcBorders>
            <w:shd w:val="clear" w:color="auto" w:fill="auto"/>
          </w:tcPr>
          <w:p w14:paraId="114DA534"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100</w:t>
            </w:r>
          </w:p>
        </w:tc>
        <w:tc>
          <w:tcPr>
            <w:tcW w:w="0" w:type="auto"/>
            <w:tcBorders>
              <w:top w:val="nil"/>
              <w:bottom w:val="single" w:sz="8" w:space="0" w:color="auto"/>
            </w:tcBorders>
            <w:shd w:val="clear" w:color="auto" w:fill="auto"/>
          </w:tcPr>
          <w:p w14:paraId="6AC772A9"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Pooling</w:t>
            </w:r>
          </w:p>
        </w:tc>
        <w:tc>
          <w:tcPr>
            <w:tcW w:w="0" w:type="auto"/>
            <w:tcBorders>
              <w:top w:val="nil"/>
              <w:bottom w:val="single" w:sz="8" w:space="0" w:color="auto"/>
            </w:tcBorders>
            <w:shd w:val="clear" w:color="auto" w:fill="auto"/>
          </w:tcPr>
          <w:p w14:paraId="0086B522" w14:textId="77777777" w:rsidR="00436E20" w:rsidRPr="00EB1341" w:rsidRDefault="00436E20" w:rsidP="00CE4C27">
            <w:pPr>
              <w:pStyle w:val="af5"/>
              <w:jc w:val="center"/>
              <w:rPr>
                <w:rFonts w:ascii="Times New Roman" w:eastAsia="宋体" w:hAnsi="Times New Roman"/>
                <w:sz w:val="24"/>
                <w:szCs w:val="24"/>
              </w:rPr>
            </w:pPr>
            <w:r w:rsidRPr="00EB1341">
              <w:rPr>
                <w:rFonts w:ascii="Times New Roman" w:eastAsia="宋体" w:hAnsi="Times New Roman"/>
                <w:sz w:val="24"/>
                <w:szCs w:val="24"/>
              </w:rPr>
              <w:t>--</w:t>
            </w:r>
          </w:p>
        </w:tc>
      </w:tr>
    </w:tbl>
    <w:p w14:paraId="7EB16119" w14:textId="77777777" w:rsidR="00436E20" w:rsidRPr="000F40A5" w:rsidRDefault="00436E20" w:rsidP="00436E20">
      <w:pPr>
        <w:pStyle w:val="2"/>
        <w:spacing w:beforeLines="100" w:before="240" w:after="0"/>
        <w:rPr>
          <w:rFonts w:ascii="Times New Roman" w:hAnsi="Times New Roman"/>
          <w:sz w:val="24"/>
          <w:szCs w:val="24"/>
        </w:rPr>
      </w:pPr>
      <w:bookmarkStart w:id="224" w:name="_Toc28603950"/>
      <w:r>
        <w:rPr>
          <w:rFonts w:ascii="Times New Roman" w:hAnsi="Times New Roman"/>
          <w:sz w:val="24"/>
          <w:szCs w:val="24"/>
        </w:rPr>
        <w:t>Table S2:</w:t>
      </w:r>
      <w:r w:rsidRPr="000F40A5">
        <w:rPr>
          <w:rFonts w:ascii="Times New Roman" w:hAnsi="Times New Roman"/>
          <w:sz w:val="24"/>
          <w:szCs w:val="24"/>
        </w:rPr>
        <w:t xml:space="preserve"> Statistics of the reads in </w:t>
      </w:r>
      <w:r>
        <w:rPr>
          <w:rFonts w:ascii="Times New Roman" w:hAnsi="Times New Roman"/>
          <w:sz w:val="24"/>
          <w:szCs w:val="24"/>
        </w:rPr>
        <w:t>m</w:t>
      </w:r>
      <w:r w:rsidRPr="000F40A5">
        <w:rPr>
          <w:rFonts w:ascii="Times New Roman" w:hAnsi="Times New Roman"/>
          <w:sz w:val="24"/>
          <w:szCs w:val="24"/>
        </w:rPr>
        <w:t xml:space="preserve">allard and </w:t>
      </w:r>
      <w:r>
        <w:rPr>
          <w:rFonts w:ascii="Times New Roman" w:hAnsi="Times New Roman"/>
          <w:sz w:val="24"/>
          <w:szCs w:val="24"/>
        </w:rPr>
        <w:t>s</w:t>
      </w:r>
      <w:r w:rsidRPr="000F40A5">
        <w:rPr>
          <w:rFonts w:ascii="Times New Roman" w:hAnsi="Times New Roman"/>
          <w:sz w:val="24"/>
          <w:szCs w:val="24"/>
        </w:rPr>
        <w:t>pot-billed genome assembl</w:t>
      </w:r>
      <w:r>
        <w:rPr>
          <w:rFonts w:ascii="Times New Roman" w:hAnsi="Times New Roman"/>
          <w:sz w:val="24"/>
          <w:szCs w:val="24"/>
        </w:rPr>
        <w:t>ies</w:t>
      </w:r>
      <w:bookmarkEnd w:id="222"/>
      <w:bookmarkEnd w:id="224"/>
    </w:p>
    <w:tbl>
      <w:tblPr>
        <w:tblW w:w="0" w:type="auto"/>
        <w:tblInd w:w="93" w:type="dxa"/>
        <w:tblBorders>
          <w:top w:val="single" w:sz="12" w:space="0" w:color="auto"/>
        </w:tblBorders>
        <w:tblLook w:val="04A0" w:firstRow="1" w:lastRow="0" w:firstColumn="1" w:lastColumn="0" w:noHBand="0" w:noVBand="1"/>
      </w:tblPr>
      <w:tblGrid>
        <w:gridCol w:w="1298"/>
        <w:gridCol w:w="1290"/>
        <w:gridCol w:w="1003"/>
        <w:gridCol w:w="1342"/>
        <w:gridCol w:w="875"/>
        <w:gridCol w:w="1150"/>
        <w:gridCol w:w="1255"/>
      </w:tblGrid>
      <w:tr w:rsidR="00436E20" w:rsidRPr="00EB1341" w14:paraId="00B2B54D" w14:textId="77777777" w:rsidTr="00CE4C27">
        <w:trPr>
          <w:trHeight w:val="300"/>
        </w:trPr>
        <w:tc>
          <w:tcPr>
            <w:tcW w:w="1300" w:type="dxa"/>
            <w:tcBorders>
              <w:top w:val="single" w:sz="8" w:space="0" w:color="auto"/>
              <w:bottom w:val="single" w:sz="6" w:space="0" w:color="auto"/>
            </w:tcBorders>
            <w:shd w:val="clear" w:color="auto" w:fill="auto"/>
            <w:noWrap/>
            <w:hideMark/>
          </w:tcPr>
          <w:p w14:paraId="75E6EFEB"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Paired-end libraries (bp)</w:t>
            </w:r>
          </w:p>
        </w:tc>
        <w:tc>
          <w:tcPr>
            <w:tcW w:w="1292" w:type="dxa"/>
            <w:tcBorders>
              <w:top w:val="single" w:sz="8" w:space="0" w:color="auto"/>
              <w:bottom w:val="single" w:sz="6" w:space="0" w:color="auto"/>
            </w:tcBorders>
            <w:shd w:val="clear" w:color="auto" w:fill="auto"/>
            <w:noWrap/>
            <w:hideMark/>
          </w:tcPr>
          <w:p w14:paraId="378F03AE"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Paired-end insert size</w:t>
            </w:r>
          </w:p>
        </w:tc>
        <w:tc>
          <w:tcPr>
            <w:tcW w:w="1004" w:type="dxa"/>
            <w:tcBorders>
              <w:top w:val="single" w:sz="8" w:space="0" w:color="auto"/>
              <w:bottom w:val="single" w:sz="6" w:space="0" w:color="auto"/>
            </w:tcBorders>
            <w:shd w:val="clear" w:color="auto" w:fill="auto"/>
            <w:noWrap/>
            <w:hideMark/>
          </w:tcPr>
          <w:p w14:paraId="048D070D"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Number of libraries</w:t>
            </w:r>
          </w:p>
        </w:tc>
        <w:tc>
          <w:tcPr>
            <w:tcW w:w="1344" w:type="dxa"/>
            <w:tcBorders>
              <w:top w:val="single" w:sz="8" w:space="0" w:color="auto"/>
              <w:bottom w:val="single" w:sz="6" w:space="0" w:color="auto"/>
            </w:tcBorders>
            <w:shd w:val="clear" w:color="auto" w:fill="auto"/>
            <w:noWrap/>
            <w:hideMark/>
          </w:tcPr>
          <w:p w14:paraId="31543339"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Average read length (bp)</w:t>
            </w:r>
          </w:p>
        </w:tc>
        <w:tc>
          <w:tcPr>
            <w:tcW w:w="864" w:type="dxa"/>
            <w:tcBorders>
              <w:top w:val="single" w:sz="8" w:space="0" w:color="auto"/>
              <w:bottom w:val="single" w:sz="6" w:space="0" w:color="auto"/>
            </w:tcBorders>
            <w:shd w:val="clear" w:color="auto" w:fill="auto"/>
            <w:noWrap/>
            <w:hideMark/>
          </w:tcPr>
          <w:p w14:paraId="063DDFB6"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Total data (Gb)</w:t>
            </w:r>
          </w:p>
        </w:tc>
        <w:tc>
          <w:tcPr>
            <w:tcW w:w="1152" w:type="dxa"/>
            <w:tcBorders>
              <w:top w:val="single" w:sz="8" w:space="0" w:color="auto"/>
              <w:bottom w:val="single" w:sz="6" w:space="0" w:color="auto"/>
            </w:tcBorders>
            <w:shd w:val="clear" w:color="auto" w:fill="auto"/>
            <w:noWrap/>
            <w:hideMark/>
          </w:tcPr>
          <w:p w14:paraId="0EBBFFF8"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Sequence coverage (X)</w:t>
            </w:r>
          </w:p>
        </w:tc>
        <w:tc>
          <w:tcPr>
            <w:tcW w:w="1257" w:type="dxa"/>
            <w:tcBorders>
              <w:top w:val="single" w:sz="8" w:space="0" w:color="auto"/>
              <w:bottom w:val="single" w:sz="6" w:space="0" w:color="auto"/>
            </w:tcBorders>
            <w:shd w:val="clear" w:color="auto" w:fill="auto"/>
            <w:noWrap/>
            <w:hideMark/>
          </w:tcPr>
          <w:p w14:paraId="5D577F12"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Physical coverage (X)</w:t>
            </w:r>
          </w:p>
        </w:tc>
      </w:tr>
      <w:tr w:rsidR="00436E20" w:rsidRPr="00EB1341" w14:paraId="23E6CF25" w14:textId="77777777" w:rsidTr="00CE4C27">
        <w:trPr>
          <w:trHeight w:val="300"/>
        </w:trPr>
        <w:tc>
          <w:tcPr>
            <w:tcW w:w="1300" w:type="dxa"/>
            <w:vMerge w:val="restart"/>
            <w:tcBorders>
              <w:top w:val="single" w:sz="6" w:space="0" w:color="auto"/>
            </w:tcBorders>
            <w:shd w:val="clear" w:color="auto" w:fill="auto"/>
            <w:noWrap/>
            <w:hideMark/>
          </w:tcPr>
          <w:p w14:paraId="62E203B1"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mallard</w:t>
            </w:r>
          </w:p>
        </w:tc>
        <w:tc>
          <w:tcPr>
            <w:tcW w:w="1292" w:type="dxa"/>
            <w:tcBorders>
              <w:top w:val="single" w:sz="6" w:space="0" w:color="auto"/>
            </w:tcBorders>
            <w:shd w:val="clear" w:color="auto" w:fill="auto"/>
            <w:noWrap/>
            <w:hideMark/>
          </w:tcPr>
          <w:p w14:paraId="13B48A67"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250bp</w:t>
            </w:r>
          </w:p>
        </w:tc>
        <w:tc>
          <w:tcPr>
            <w:tcW w:w="1004" w:type="dxa"/>
            <w:tcBorders>
              <w:top w:val="single" w:sz="6" w:space="0" w:color="auto"/>
            </w:tcBorders>
            <w:shd w:val="clear" w:color="auto" w:fill="auto"/>
            <w:noWrap/>
            <w:hideMark/>
          </w:tcPr>
          <w:p w14:paraId="102E3BFB"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3</w:t>
            </w:r>
          </w:p>
        </w:tc>
        <w:tc>
          <w:tcPr>
            <w:tcW w:w="1344" w:type="dxa"/>
            <w:tcBorders>
              <w:top w:val="single" w:sz="6" w:space="0" w:color="auto"/>
            </w:tcBorders>
            <w:shd w:val="clear" w:color="auto" w:fill="auto"/>
            <w:hideMark/>
          </w:tcPr>
          <w:p w14:paraId="58BFC640"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150_150</w:t>
            </w:r>
          </w:p>
        </w:tc>
        <w:tc>
          <w:tcPr>
            <w:tcW w:w="864" w:type="dxa"/>
            <w:tcBorders>
              <w:top w:val="single" w:sz="6" w:space="0" w:color="auto"/>
            </w:tcBorders>
            <w:shd w:val="clear" w:color="auto" w:fill="auto"/>
            <w:hideMark/>
          </w:tcPr>
          <w:p w14:paraId="50257CAF"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89.76</w:t>
            </w:r>
          </w:p>
        </w:tc>
        <w:tc>
          <w:tcPr>
            <w:tcW w:w="1152" w:type="dxa"/>
            <w:tcBorders>
              <w:top w:val="single" w:sz="6" w:space="0" w:color="auto"/>
            </w:tcBorders>
            <w:shd w:val="clear" w:color="auto" w:fill="auto"/>
            <w:hideMark/>
          </w:tcPr>
          <w:p w14:paraId="492D33F1"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70.81</w:t>
            </w:r>
          </w:p>
        </w:tc>
        <w:tc>
          <w:tcPr>
            <w:tcW w:w="1257" w:type="dxa"/>
            <w:tcBorders>
              <w:top w:val="single" w:sz="6" w:space="0" w:color="auto"/>
            </w:tcBorders>
            <w:shd w:val="clear" w:color="auto" w:fill="auto"/>
            <w:hideMark/>
          </w:tcPr>
          <w:p w14:paraId="662E93BE"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59.01</w:t>
            </w:r>
          </w:p>
        </w:tc>
      </w:tr>
      <w:tr w:rsidR="00436E20" w:rsidRPr="00EB1341" w14:paraId="32A384DA" w14:textId="77777777" w:rsidTr="00CE4C27">
        <w:trPr>
          <w:trHeight w:val="300"/>
        </w:trPr>
        <w:tc>
          <w:tcPr>
            <w:tcW w:w="1300" w:type="dxa"/>
            <w:vMerge/>
            <w:shd w:val="clear" w:color="auto" w:fill="auto"/>
            <w:hideMark/>
          </w:tcPr>
          <w:p w14:paraId="68A5803A" w14:textId="77777777" w:rsidR="00436E20" w:rsidRPr="00EB1341" w:rsidRDefault="00436E20" w:rsidP="00CE4C27">
            <w:pPr>
              <w:rPr>
                <w:rFonts w:ascii="Times New Roman" w:eastAsia="Times New Roman" w:hAnsi="Times New Roman"/>
                <w:sz w:val="24"/>
                <w:szCs w:val="24"/>
              </w:rPr>
            </w:pPr>
          </w:p>
        </w:tc>
        <w:tc>
          <w:tcPr>
            <w:tcW w:w="1292" w:type="dxa"/>
            <w:shd w:val="clear" w:color="auto" w:fill="auto"/>
            <w:noWrap/>
            <w:hideMark/>
          </w:tcPr>
          <w:p w14:paraId="30351D58"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500bp</w:t>
            </w:r>
          </w:p>
        </w:tc>
        <w:tc>
          <w:tcPr>
            <w:tcW w:w="1004" w:type="dxa"/>
            <w:shd w:val="clear" w:color="auto" w:fill="auto"/>
            <w:noWrap/>
            <w:hideMark/>
          </w:tcPr>
          <w:p w14:paraId="00B37E82"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2</w:t>
            </w:r>
          </w:p>
        </w:tc>
        <w:tc>
          <w:tcPr>
            <w:tcW w:w="1344" w:type="dxa"/>
            <w:shd w:val="clear" w:color="auto" w:fill="auto"/>
            <w:hideMark/>
          </w:tcPr>
          <w:p w14:paraId="0108E3EC"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100_100</w:t>
            </w:r>
          </w:p>
        </w:tc>
        <w:tc>
          <w:tcPr>
            <w:tcW w:w="864" w:type="dxa"/>
            <w:shd w:val="clear" w:color="auto" w:fill="auto"/>
            <w:hideMark/>
          </w:tcPr>
          <w:p w14:paraId="4D1C8C08"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46.18</w:t>
            </w:r>
          </w:p>
        </w:tc>
        <w:tc>
          <w:tcPr>
            <w:tcW w:w="1152" w:type="dxa"/>
            <w:shd w:val="clear" w:color="auto" w:fill="auto"/>
            <w:hideMark/>
          </w:tcPr>
          <w:p w14:paraId="5B34F631"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36.94</w:t>
            </w:r>
          </w:p>
        </w:tc>
        <w:tc>
          <w:tcPr>
            <w:tcW w:w="1257" w:type="dxa"/>
            <w:shd w:val="clear" w:color="auto" w:fill="auto"/>
            <w:hideMark/>
          </w:tcPr>
          <w:p w14:paraId="19D59AE2"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92.35</w:t>
            </w:r>
          </w:p>
        </w:tc>
      </w:tr>
      <w:tr w:rsidR="00436E20" w:rsidRPr="00EB1341" w14:paraId="0684A725" w14:textId="77777777" w:rsidTr="00CE4C27">
        <w:trPr>
          <w:trHeight w:val="300"/>
        </w:trPr>
        <w:tc>
          <w:tcPr>
            <w:tcW w:w="1300" w:type="dxa"/>
            <w:vMerge/>
            <w:shd w:val="clear" w:color="auto" w:fill="auto"/>
            <w:hideMark/>
          </w:tcPr>
          <w:p w14:paraId="462C743D" w14:textId="77777777" w:rsidR="00436E20" w:rsidRPr="00EB1341" w:rsidRDefault="00436E20" w:rsidP="00CE4C27">
            <w:pPr>
              <w:rPr>
                <w:rFonts w:ascii="Times New Roman" w:eastAsia="Times New Roman" w:hAnsi="Times New Roman"/>
                <w:sz w:val="24"/>
                <w:szCs w:val="24"/>
              </w:rPr>
            </w:pPr>
          </w:p>
        </w:tc>
        <w:tc>
          <w:tcPr>
            <w:tcW w:w="1292" w:type="dxa"/>
            <w:shd w:val="clear" w:color="auto" w:fill="auto"/>
            <w:noWrap/>
            <w:hideMark/>
          </w:tcPr>
          <w:p w14:paraId="32742838"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800bp</w:t>
            </w:r>
          </w:p>
        </w:tc>
        <w:tc>
          <w:tcPr>
            <w:tcW w:w="1004" w:type="dxa"/>
            <w:shd w:val="clear" w:color="auto" w:fill="auto"/>
            <w:noWrap/>
            <w:hideMark/>
          </w:tcPr>
          <w:p w14:paraId="2D37C0F0"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2</w:t>
            </w:r>
          </w:p>
        </w:tc>
        <w:tc>
          <w:tcPr>
            <w:tcW w:w="1344" w:type="dxa"/>
            <w:shd w:val="clear" w:color="auto" w:fill="auto"/>
            <w:hideMark/>
          </w:tcPr>
          <w:p w14:paraId="4EF193CC"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100_100</w:t>
            </w:r>
          </w:p>
        </w:tc>
        <w:tc>
          <w:tcPr>
            <w:tcW w:w="864" w:type="dxa"/>
            <w:shd w:val="clear" w:color="auto" w:fill="auto"/>
            <w:hideMark/>
          </w:tcPr>
          <w:p w14:paraId="24BFE66F"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57.4</w:t>
            </w:r>
          </w:p>
        </w:tc>
        <w:tc>
          <w:tcPr>
            <w:tcW w:w="1152" w:type="dxa"/>
            <w:shd w:val="clear" w:color="auto" w:fill="auto"/>
            <w:hideMark/>
          </w:tcPr>
          <w:p w14:paraId="70F7E452"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45.92</w:t>
            </w:r>
          </w:p>
        </w:tc>
        <w:tc>
          <w:tcPr>
            <w:tcW w:w="1257" w:type="dxa"/>
            <w:shd w:val="clear" w:color="auto" w:fill="auto"/>
            <w:hideMark/>
          </w:tcPr>
          <w:p w14:paraId="70FF203D"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183.68</w:t>
            </w:r>
          </w:p>
        </w:tc>
      </w:tr>
      <w:tr w:rsidR="00436E20" w:rsidRPr="00EB1341" w14:paraId="421752AF" w14:textId="77777777" w:rsidTr="00CE4C27">
        <w:trPr>
          <w:trHeight w:val="300"/>
        </w:trPr>
        <w:tc>
          <w:tcPr>
            <w:tcW w:w="1300" w:type="dxa"/>
            <w:vMerge/>
            <w:shd w:val="clear" w:color="auto" w:fill="auto"/>
            <w:hideMark/>
          </w:tcPr>
          <w:p w14:paraId="2A0CE7F8" w14:textId="77777777" w:rsidR="00436E20" w:rsidRPr="00EB1341" w:rsidRDefault="00436E20" w:rsidP="00CE4C27">
            <w:pPr>
              <w:rPr>
                <w:rFonts w:ascii="Times New Roman" w:eastAsia="Times New Roman" w:hAnsi="Times New Roman"/>
                <w:sz w:val="24"/>
                <w:szCs w:val="24"/>
              </w:rPr>
            </w:pPr>
          </w:p>
        </w:tc>
        <w:tc>
          <w:tcPr>
            <w:tcW w:w="1292" w:type="dxa"/>
            <w:shd w:val="clear" w:color="auto" w:fill="auto"/>
            <w:noWrap/>
            <w:hideMark/>
          </w:tcPr>
          <w:p w14:paraId="4C2BF168"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2K</w:t>
            </w:r>
          </w:p>
        </w:tc>
        <w:tc>
          <w:tcPr>
            <w:tcW w:w="1004" w:type="dxa"/>
            <w:shd w:val="clear" w:color="auto" w:fill="auto"/>
            <w:noWrap/>
            <w:hideMark/>
          </w:tcPr>
          <w:p w14:paraId="4CD8F43A"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3</w:t>
            </w:r>
          </w:p>
        </w:tc>
        <w:tc>
          <w:tcPr>
            <w:tcW w:w="1344" w:type="dxa"/>
            <w:shd w:val="clear" w:color="auto" w:fill="auto"/>
            <w:hideMark/>
          </w:tcPr>
          <w:p w14:paraId="3A1E3FEB"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49_49</w:t>
            </w:r>
          </w:p>
        </w:tc>
        <w:tc>
          <w:tcPr>
            <w:tcW w:w="864" w:type="dxa"/>
            <w:shd w:val="clear" w:color="auto" w:fill="auto"/>
            <w:hideMark/>
          </w:tcPr>
          <w:p w14:paraId="3586F4F6"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27.37</w:t>
            </w:r>
          </w:p>
        </w:tc>
        <w:tc>
          <w:tcPr>
            <w:tcW w:w="1152" w:type="dxa"/>
            <w:shd w:val="clear" w:color="auto" w:fill="auto"/>
            <w:hideMark/>
          </w:tcPr>
          <w:p w14:paraId="15704C00"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21.9</w:t>
            </w:r>
          </w:p>
        </w:tc>
        <w:tc>
          <w:tcPr>
            <w:tcW w:w="1257" w:type="dxa"/>
            <w:shd w:val="clear" w:color="auto" w:fill="auto"/>
            <w:hideMark/>
          </w:tcPr>
          <w:p w14:paraId="10204C2F"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446.94</w:t>
            </w:r>
          </w:p>
        </w:tc>
      </w:tr>
      <w:tr w:rsidR="00436E20" w:rsidRPr="00EB1341" w14:paraId="430C6E54" w14:textId="77777777" w:rsidTr="00CE4C27">
        <w:trPr>
          <w:trHeight w:val="300"/>
        </w:trPr>
        <w:tc>
          <w:tcPr>
            <w:tcW w:w="1300" w:type="dxa"/>
            <w:vMerge/>
            <w:shd w:val="clear" w:color="auto" w:fill="auto"/>
            <w:hideMark/>
          </w:tcPr>
          <w:p w14:paraId="13CBD27A" w14:textId="77777777" w:rsidR="00436E20" w:rsidRPr="00EB1341" w:rsidRDefault="00436E20" w:rsidP="00CE4C27">
            <w:pPr>
              <w:rPr>
                <w:rFonts w:ascii="Times New Roman" w:eastAsia="Times New Roman" w:hAnsi="Times New Roman"/>
                <w:sz w:val="24"/>
                <w:szCs w:val="24"/>
              </w:rPr>
            </w:pPr>
          </w:p>
        </w:tc>
        <w:tc>
          <w:tcPr>
            <w:tcW w:w="1292" w:type="dxa"/>
            <w:shd w:val="clear" w:color="auto" w:fill="auto"/>
            <w:noWrap/>
            <w:hideMark/>
          </w:tcPr>
          <w:p w14:paraId="0D565011"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5K</w:t>
            </w:r>
          </w:p>
        </w:tc>
        <w:tc>
          <w:tcPr>
            <w:tcW w:w="1004" w:type="dxa"/>
            <w:shd w:val="clear" w:color="auto" w:fill="auto"/>
            <w:noWrap/>
            <w:hideMark/>
          </w:tcPr>
          <w:p w14:paraId="434A4310"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2</w:t>
            </w:r>
          </w:p>
        </w:tc>
        <w:tc>
          <w:tcPr>
            <w:tcW w:w="1344" w:type="dxa"/>
            <w:shd w:val="clear" w:color="auto" w:fill="auto"/>
            <w:hideMark/>
          </w:tcPr>
          <w:p w14:paraId="12FBA112"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49_49</w:t>
            </w:r>
          </w:p>
        </w:tc>
        <w:tc>
          <w:tcPr>
            <w:tcW w:w="864" w:type="dxa"/>
            <w:shd w:val="clear" w:color="auto" w:fill="auto"/>
            <w:hideMark/>
          </w:tcPr>
          <w:p w14:paraId="5A5EE45D"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16.32</w:t>
            </w:r>
          </w:p>
        </w:tc>
        <w:tc>
          <w:tcPr>
            <w:tcW w:w="1152" w:type="dxa"/>
            <w:shd w:val="clear" w:color="auto" w:fill="auto"/>
            <w:hideMark/>
          </w:tcPr>
          <w:p w14:paraId="056B9FCD"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13.06</w:t>
            </w:r>
          </w:p>
        </w:tc>
        <w:tc>
          <w:tcPr>
            <w:tcW w:w="1257" w:type="dxa"/>
            <w:shd w:val="clear" w:color="auto" w:fill="auto"/>
            <w:hideMark/>
          </w:tcPr>
          <w:p w14:paraId="0CDE310D"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666.33</w:t>
            </w:r>
          </w:p>
        </w:tc>
      </w:tr>
      <w:tr w:rsidR="00436E20" w:rsidRPr="00EB1341" w14:paraId="12803067" w14:textId="77777777" w:rsidTr="00CE4C27">
        <w:trPr>
          <w:trHeight w:val="300"/>
        </w:trPr>
        <w:tc>
          <w:tcPr>
            <w:tcW w:w="1300" w:type="dxa"/>
            <w:vMerge/>
            <w:shd w:val="clear" w:color="auto" w:fill="auto"/>
            <w:hideMark/>
          </w:tcPr>
          <w:p w14:paraId="4EF1659B" w14:textId="77777777" w:rsidR="00436E20" w:rsidRPr="00EB1341" w:rsidRDefault="00436E20" w:rsidP="00CE4C27">
            <w:pPr>
              <w:rPr>
                <w:rFonts w:ascii="Times New Roman" w:eastAsia="Times New Roman" w:hAnsi="Times New Roman"/>
                <w:sz w:val="24"/>
                <w:szCs w:val="24"/>
              </w:rPr>
            </w:pPr>
          </w:p>
        </w:tc>
        <w:tc>
          <w:tcPr>
            <w:tcW w:w="1292" w:type="dxa"/>
            <w:shd w:val="clear" w:color="auto" w:fill="auto"/>
            <w:noWrap/>
            <w:hideMark/>
          </w:tcPr>
          <w:p w14:paraId="1DD3C407"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10K</w:t>
            </w:r>
          </w:p>
        </w:tc>
        <w:tc>
          <w:tcPr>
            <w:tcW w:w="1004" w:type="dxa"/>
            <w:shd w:val="clear" w:color="auto" w:fill="auto"/>
            <w:noWrap/>
            <w:hideMark/>
          </w:tcPr>
          <w:p w14:paraId="6013F66A"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3</w:t>
            </w:r>
          </w:p>
        </w:tc>
        <w:tc>
          <w:tcPr>
            <w:tcW w:w="1344" w:type="dxa"/>
            <w:shd w:val="clear" w:color="auto" w:fill="auto"/>
            <w:hideMark/>
          </w:tcPr>
          <w:p w14:paraId="78E13159"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49_49</w:t>
            </w:r>
          </w:p>
        </w:tc>
        <w:tc>
          <w:tcPr>
            <w:tcW w:w="864" w:type="dxa"/>
            <w:shd w:val="clear" w:color="auto" w:fill="auto"/>
            <w:hideMark/>
          </w:tcPr>
          <w:p w14:paraId="722F124C"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11.67</w:t>
            </w:r>
          </w:p>
        </w:tc>
        <w:tc>
          <w:tcPr>
            <w:tcW w:w="1152" w:type="dxa"/>
            <w:shd w:val="clear" w:color="auto" w:fill="auto"/>
            <w:hideMark/>
          </w:tcPr>
          <w:p w14:paraId="12DDEE44"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9.34</w:t>
            </w:r>
          </w:p>
        </w:tc>
        <w:tc>
          <w:tcPr>
            <w:tcW w:w="1257" w:type="dxa"/>
            <w:shd w:val="clear" w:color="auto" w:fill="auto"/>
            <w:hideMark/>
          </w:tcPr>
          <w:p w14:paraId="670A5588"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953.06</w:t>
            </w:r>
          </w:p>
        </w:tc>
      </w:tr>
      <w:tr w:rsidR="00436E20" w:rsidRPr="00EB1341" w14:paraId="34F627AA" w14:textId="77777777" w:rsidTr="00CE4C27">
        <w:trPr>
          <w:trHeight w:val="300"/>
        </w:trPr>
        <w:tc>
          <w:tcPr>
            <w:tcW w:w="1300" w:type="dxa"/>
            <w:vMerge/>
            <w:shd w:val="clear" w:color="auto" w:fill="auto"/>
            <w:hideMark/>
          </w:tcPr>
          <w:p w14:paraId="5ACDABC5" w14:textId="77777777" w:rsidR="00436E20" w:rsidRPr="00EB1341" w:rsidRDefault="00436E20" w:rsidP="00CE4C27">
            <w:pPr>
              <w:rPr>
                <w:rFonts w:ascii="Times New Roman" w:eastAsia="Times New Roman" w:hAnsi="Times New Roman"/>
                <w:sz w:val="24"/>
                <w:szCs w:val="24"/>
              </w:rPr>
            </w:pPr>
          </w:p>
        </w:tc>
        <w:tc>
          <w:tcPr>
            <w:tcW w:w="1292" w:type="dxa"/>
            <w:shd w:val="clear" w:color="auto" w:fill="auto"/>
            <w:noWrap/>
            <w:hideMark/>
          </w:tcPr>
          <w:p w14:paraId="1F4381EE"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20K</w:t>
            </w:r>
          </w:p>
        </w:tc>
        <w:tc>
          <w:tcPr>
            <w:tcW w:w="1004" w:type="dxa"/>
            <w:shd w:val="clear" w:color="auto" w:fill="auto"/>
            <w:noWrap/>
            <w:hideMark/>
          </w:tcPr>
          <w:p w14:paraId="7BDC475F"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2</w:t>
            </w:r>
          </w:p>
        </w:tc>
        <w:tc>
          <w:tcPr>
            <w:tcW w:w="1344" w:type="dxa"/>
            <w:shd w:val="clear" w:color="auto" w:fill="auto"/>
            <w:hideMark/>
          </w:tcPr>
          <w:p w14:paraId="4CAB0564"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49_49</w:t>
            </w:r>
          </w:p>
        </w:tc>
        <w:tc>
          <w:tcPr>
            <w:tcW w:w="864" w:type="dxa"/>
            <w:shd w:val="clear" w:color="auto" w:fill="auto"/>
            <w:hideMark/>
          </w:tcPr>
          <w:p w14:paraId="57FAAD29"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13.75</w:t>
            </w:r>
          </w:p>
        </w:tc>
        <w:tc>
          <w:tcPr>
            <w:tcW w:w="1152" w:type="dxa"/>
            <w:shd w:val="clear" w:color="auto" w:fill="auto"/>
            <w:hideMark/>
          </w:tcPr>
          <w:p w14:paraId="46D1E3F2"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11</w:t>
            </w:r>
          </w:p>
        </w:tc>
        <w:tc>
          <w:tcPr>
            <w:tcW w:w="1257" w:type="dxa"/>
            <w:shd w:val="clear" w:color="auto" w:fill="auto"/>
            <w:hideMark/>
          </w:tcPr>
          <w:p w14:paraId="7D22A3E3"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2,244.90</w:t>
            </w:r>
          </w:p>
        </w:tc>
      </w:tr>
      <w:tr w:rsidR="00436E20" w:rsidRPr="00EB1341" w14:paraId="09CDE6F3" w14:textId="77777777" w:rsidTr="00CE4C27">
        <w:trPr>
          <w:trHeight w:val="300"/>
        </w:trPr>
        <w:tc>
          <w:tcPr>
            <w:tcW w:w="1300" w:type="dxa"/>
            <w:shd w:val="clear" w:color="auto" w:fill="auto"/>
            <w:noWrap/>
            <w:hideMark/>
          </w:tcPr>
          <w:p w14:paraId="625C6352"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Total</w:t>
            </w:r>
          </w:p>
        </w:tc>
        <w:tc>
          <w:tcPr>
            <w:tcW w:w="1292" w:type="dxa"/>
            <w:shd w:val="clear" w:color="auto" w:fill="auto"/>
            <w:noWrap/>
            <w:hideMark/>
          </w:tcPr>
          <w:p w14:paraId="0D5B3455"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w:t>
            </w:r>
          </w:p>
        </w:tc>
        <w:tc>
          <w:tcPr>
            <w:tcW w:w="1004" w:type="dxa"/>
            <w:shd w:val="clear" w:color="auto" w:fill="auto"/>
            <w:noWrap/>
            <w:hideMark/>
          </w:tcPr>
          <w:p w14:paraId="7EF357CC"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17</w:t>
            </w:r>
          </w:p>
        </w:tc>
        <w:tc>
          <w:tcPr>
            <w:tcW w:w="1344" w:type="dxa"/>
            <w:shd w:val="clear" w:color="auto" w:fill="auto"/>
            <w:noWrap/>
            <w:hideMark/>
          </w:tcPr>
          <w:p w14:paraId="587C32C8"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w:t>
            </w:r>
          </w:p>
        </w:tc>
        <w:tc>
          <w:tcPr>
            <w:tcW w:w="864" w:type="dxa"/>
            <w:shd w:val="clear" w:color="auto" w:fill="auto"/>
            <w:hideMark/>
          </w:tcPr>
          <w:p w14:paraId="2FB4FE4B"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262.45</w:t>
            </w:r>
          </w:p>
        </w:tc>
        <w:tc>
          <w:tcPr>
            <w:tcW w:w="1152" w:type="dxa"/>
            <w:shd w:val="clear" w:color="auto" w:fill="auto"/>
            <w:hideMark/>
          </w:tcPr>
          <w:p w14:paraId="4D8C62B4"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208.97</w:t>
            </w:r>
          </w:p>
        </w:tc>
        <w:tc>
          <w:tcPr>
            <w:tcW w:w="1257" w:type="dxa"/>
            <w:shd w:val="clear" w:color="auto" w:fill="auto"/>
            <w:hideMark/>
          </w:tcPr>
          <w:p w14:paraId="1DB37CF8"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4,646.27</w:t>
            </w:r>
          </w:p>
        </w:tc>
      </w:tr>
      <w:tr w:rsidR="00436E20" w:rsidRPr="00EB1341" w14:paraId="62AC6E52" w14:textId="77777777" w:rsidTr="00CE4C27">
        <w:trPr>
          <w:trHeight w:val="285"/>
        </w:trPr>
        <w:tc>
          <w:tcPr>
            <w:tcW w:w="1300" w:type="dxa"/>
            <w:shd w:val="clear" w:color="auto" w:fill="auto"/>
            <w:noWrap/>
            <w:hideMark/>
          </w:tcPr>
          <w:p w14:paraId="3B21BC3D" w14:textId="77777777" w:rsidR="00436E20" w:rsidRPr="00EB1341" w:rsidRDefault="00436E20" w:rsidP="00CE4C27">
            <w:pPr>
              <w:rPr>
                <w:rFonts w:ascii="Times New Roman" w:eastAsia="Times New Roman" w:hAnsi="Times New Roman"/>
                <w:sz w:val="24"/>
                <w:szCs w:val="24"/>
              </w:rPr>
            </w:pPr>
          </w:p>
        </w:tc>
        <w:tc>
          <w:tcPr>
            <w:tcW w:w="1292" w:type="dxa"/>
            <w:shd w:val="clear" w:color="auto" w:fill="auto"/>
            <w:noWrap/>
            <w:hideMark/>
          </w:tcPr>
          <w:p w14:paraId="183F4056" w14:textId="77777777" w:rsidR="00436E20" w:rsidRPr="00EB1341" w:rsidRDefault="00436E20" w:rsidP="00CE4C27">
            <w:pPr>
              <w:rPr>
                <w:rFonts w:ascii="Times New Roman" w:eastAsia="Times New Roman" w:hAnsi="Times New Roman"/>
                <w:sz w:val="24"/>
                <w:szCs w:val="24"/>
              </w:rPr>
            </w:pPr>
          </w:p>
        </w:tc>
        <w:tc>
          <w:tcPr>
            <w:tcW w:w="1004" w:type="dxa"/>
            <w:shd w:val="clear" w:color="auto" w:fill="auto"/>
            <w:noWrap/>
            <w:hideMark/>
          </w:tcPr>
          <w:p w14:paraId="4D93E45B" w14:textId="77777777" w:rsidR="00436E20" w:rsidRPr="00EB1341" w:rsidRDefault="00436E20" w:rsidP="00CE4C27">
            <w:pPr>
              <w:rPr>
                <w:rFonts w:ascii="Times New Roman" w:eastAsia="Times New Roman" w:hAnsi="Times New Roman"/>
                <w:sz w:val="24"/>
                <w:szCs w:val="24"/>
              </w:rPr>
            </w:pPr>
          </w:p>
        </w:tc>
        <w:tc>
          <w:tcPr>
            <w:tcW w:w="1344" w:type="dxa"/>
            <w:shd w:val="clear" w:color="auto" w:fill="auto"/>
            <w:noWrap/>
            <w:hideMark/>
          </w:tcPr>
          <w:p w14:paraId="3DAC4AFB" w14:textId="77777777" w:rsidR="00436E20" w:rsidRPr="00EB1341" w:rsidRDefault="00436E20" w:rsidP="00CE4C27">
            <w:pPr>
              <w:rPr>
                <w:rFonts w:ascii="Times New Roman" w:eastAsia="Times New Roman" w:hAnsi="Times New Roman"/>
                <w:sz w:val="24"/>
                <w:szCs w:val="24"/>
              </w:rPr>
            </w:pPr>
          </w:p>
        </w:tc>
        <w:tc>
          <w:tcPr>
            <w:tcW w:w="864" w:type="dxa"/>
            <w:shd w:val="clear" w:color="auto" w:fill="auto"/>
            <w:noWrap/>
            <w:hideMark/>
          </w:tcPr>
          <w:p w14:paraId="15C54372" w14:textId="77777777" w:rsidR="00436E20" w:rsidRPr="00EB1341" w:rsidRDefault="00436E20" w:rsidP="00CE4C27">
            <w:pPr>
              <w:rPr>
                <w:rFonts w:ascii="Times New Roman" w:eastAsia="Times New Roman" w:hAnsi="Times New Roman"/>
                <w:sz w:val="24"/>
                <w:szCs w:val="24"/>
              </w:rPr>
            </w:pPr>
          </w:p>
        </w:tc>
        <w:tc>
          <w:tcPr>
            <w:tcW w:w="1152" w:type="dxa"/>
            <w:shd w:val="clear" w:color="auto" w:fill="auto"/>
            <w:noWrap/>
            <w:hideMark/>
          </w:tcPr>
          <w:p w14:paraId="4BB93219" w14:textId="77777777" w:rsidR="00436E20" w:rsidRPr="00EB1341" w:rsidRDefault="00436E20" w:rsidP="00CE4C27">
            <w:pPr>
              <w:rPr>
                <w:rFonts w:ascii="Times New Roman" w:eastAsia="Times New Roman" w:hAnsi="Times New Roman"/>
                <w:sz w:val="24"/>
                <w:szCs w:val="24"/>
              </w:rPr>
            </w:pPr>
          </w:p>
        </w:tc>
        <w:tc>
          <w:tcPr>
            <w:tcW w:w="1257" w:type="dxa"/>
            <w:shd w:val="clear" w:color="auto" w:fill="auto"/>
            <w:noWrap/>
            <w:hideMark/>
          </w:tcPr>
          <w:p w14:paraId="1AC3C014" w14:textId="77777777" w:rsidR="00436E20" w:rsidRPr="00EB1341" w:rsidRDefault="00436E20" w:rsidP="00CE4C27">
            <w:pPr>
              <w:rPr>
                <w:rFonts w:ascii="Times New Roman" w:eastAsia="Times New Roman" w:hAnsi="Times New Roman"/>
                <w:sz w:val="24"/>
                <w:szCs w:val="24"/>
              </w:rPr>
            </w:pPr>
          </w:p>
        </w:tc>
      </w:tr>
      <w:tr w:rsidR="00436E20" w:rsidRPr="00EB1341" w14:paraId="45F447D8" w14:textId="77777777" w:rsidTr="00CE4C27">
        <w:trPr>
          <w:trHeight w:val="300"/>
        </w:trPr>
        <w:tc>
          <w:tcPr>
            <w:tcW w:w="1300" w:type="dxa"/>
            <w:vMerge w:val="restart"/>
            <w:shd w:val="clear" w:color="auto" w:fill="auto"/>
            <w:noWrap/>
            <w:hideMark/>
          </w:tcPr>
          <w:p w14:paraId="0C111C54"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spot-billed</w:t>
            </w:r>
          </w:p>
        </w:tc>
        <w:tc>
          <w:tcPr>
            <w:tcW w:w="1292" w:type="dxa"/>
            <w:shd w:val="clear" w:color="auto" w:fill="auto"/>
            <w:noWrap/>
            <w:hideMark/>
          </w:tcPr>
          <w:p w14:paraId="07788282"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250bp</w:t>
            </w:r>
          </w:p>
        </w:tc>
        <w:tc>
          <w:tcPr>
            <w:tcW w:w="1004" w:type="dxa"/>
            <w:shd w:val="clear" w:color="auto" w:fill="auto"/>
            <w:noWrap/>
            <w:hideMark/>
          </w:tcPr>
          <w:p w14:paraId="35336D59"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3</w:t>
            </w:r>
          </w:p>
        </w:tc>
        <w:tc>
          <w:tcPr>
            <w:tcW w:w="1344" w:type="dxa"/>
            <w:shd w:val="clear" w:color="auto" w:fill="auto"/>
            <w:hideMark/>
          </w:tcPr>
          <w:p w14:paraId="10F6CB0C"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150_150</w:t>
            </w:r>
          </w:p>
        </w:tc>
        <w:tc>
          <w:tcPr>
            <w:tcW w:w="864" w:type="dxa"/>
            <w:shd w:val="clear" w:color="auto" w:fill="auto"/>
            <w:hideMark/>
          </w:tcPr>
          <w:p w14:paraId="66D84B6C"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95.64</w:t>
            </w:r>
          </w:p>
        </w:tc>
        <w:tc>
          <w:tcPr>
            <w:tcW w:w="1152" w:type="dxa"/>
            <w:shd w:val="clear" w:color="auto" w:fill="auto"/>
            <w:hideMark/>
          </w:tcPr>
          <w:p w14:paraId="12D253B1"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76.51</w:t>
            </w:r>
          </w:p>
        </w:tc>
        <w:tc>
          <w:tcPr>
            <w:tcW w:w="1257" w:type="dxa"/>
            <w:shd w:val="clear" w:color="auto" w:fill="auto"/>
            <w:hideMark/>
          </w:tcPr>
          <w:p w14:paraId="29E15E88"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63.76</w:t>
            </w:r>
          </w:p>
        </w:tc>
      </w:tr>
      <w:tr w:rsidR="00436E20" w:rsidRPr="00EB1341" w14:paraId="524C9EF3" w14:textId="77777777" w:rsidTr="00CE4C27">
        <w:trPr>
          <w:trHeight w:val="300"/>
        </w:trPr>
        <w:tc>
          <w:tcPr>
            <w:tcW w:w="1300" w:type="dxa"/>
            <w:vMerge/>
            <w:shd w:val="clear" w:color="auto" w:fill="auto"/>
            <w:hideMark/>
          </w:tcPr>
          <w:p w14:paraId="47750B66" w14:textId="77777777" w:rsidR="00436E20" w:rsidRPr="00EB1341" w:rsidRDefault="00436E20" w:rsidP="00CE4C27">
            <w:pPr>
              <w:rPr>
                <w:rFonts w:ascii="Times New Roman" w:eastAsia="Times New Roman" w:hAnsi="Times New Roman"/>
                <w:sz w:val="24"/>
                <w:szCs w:val="24"/>
              </w:rPr>
            </w:pPr>
          </w:p>
        </w:tc>
        <w:tc>
          <w:tcPr>
            <w:tcW w:w="1292" w:type="dxa"/>
            <w:shd w:val="clear" w:color="auto" w:fill="auto"/>
            <w:noWrap/>
            <w:hideMark/>
          </w:tcPr>
          <w:p w14:paraId="70433167"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500bp</w:t>
            </w:r>
          </w:p>
        </w:tc>
        <w:tc>
          <w:tcPr>
            <w:tcW w:w="1004" w:type="dxa"/>
            <w:shd w:val="clear" w:color="auto" w:fill="auto"/>
            <w:noWrap/>
            <w:hideMark/>
          </w:tcPr>
          <w:p w14:paraId="5CCB2517"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2</w:t>
            </w:r>
          </w:p>
        </w:tc>
        <w:tc>
          <w:tcPr>
            <w:tcW w:w="1344" w:type="dxa"/>
            <w:shd w:val="clear" w:color="auto" w:fill="auto"/>
            <w:hideMark/>
          </w:tcPr>
          <w:p w14:paraId="785ADA1D"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100_100</w:t>
            </w:r>
          </w:p>
        </w:tc>
        <w:tc>
          <w:tcPr>
            <w:tcW w:w="864" w:type="dxa"/>
            <w:shd w:val="clear" w:color="auto" w:fill="auto"/>
            <w:hideMark/>
          </w:tcPr>
          <w:p w14:paraId="506E86EA"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63.39</w:t>
            </w:r>
          </w:p>
        </w:tc>
        <w:tc>
          <w:tcPr>
            <w:tcW w:w="1152" w:type="dxa"/>
            <w:shd w:val="clear" w:color="auto" w:fill="auto"/>
            <w:hideMark/>
          </w:tcPr>
          <w:p w14:paraId="3B3AACEE"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50.71</w:t>
            </w:r>
          </w:p>
        </w:tc>
        <w:tc>
          <w:tcPr>
            <w:tcW w:w="1257" w:type="dxa"/>
            <w:shd w:val="clear" w:color="auto" w:fill="auto"/>
            <w:hideMark/>
          </w:tcPr>
          <w:p w14:paraId="5508EBD8"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126.78</w:t>
            </w:r>
          </w:p>
        </w:tc>
      </w:tr>
      <w:tr w:rsidR="00436E20" w:rsidRPr="00EB1341" w14:paraId="6ECC20EB" w14:textId="77777777" w:rsidTr="00CE4C27">
        <w:trPr>
          <w:trHeight w:val="300"/>
        </w:trPr>
        <w:tc>
          <w:tcPr>
            <w:tcW w:w="1300" w:type="dxa"/>
            <w:vMerge/>
            <w:shd w:val="clear" w:color="auto" w:fill="auto"/>
            <w:hideMark/>
          </w:tcPr>
          <w:p w14:paraId="607AB62E" w14:textId="77777777" w:rsidR="00436E20" w:rsidRPr="00EB1341" w:rsidRDefault="00436E20" w:rsidP="00CE4C27">
            <w:pPr>
              <w:rPr>
                <w:rFonts w:ascii="Times New Roman" w:eastAsia="Times New Roman" w:hAnsi="Times New Roman"/>
                <w:sz w:val="24"/>
                <w:szCs w:val="24"/>
              </w:rPr>
            </w:pPr>
          </w:p>
        </w:tc>
        <w:tc>
          <w:tcPr>
            <w:tcW w:w="1292" w:type="dxa"/>
            <w:shd w:val="clear" w:color="auto" w:fill="auto"/>
            <w:noWrap/>
            <w:hideMark/>
          </w:tcPr>
          <w:p w14:paraId="5EABDDBF"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800bp</w:t>
            </w:r>
          </w:p>
        </w:tc>
        <w:tc>
          <w:tcPr>
            <w:tcW w:w="1004" w:type="dxa"/>
            <w:shd w:val="clear" w:color="auto" w:fill="auto"/>
            <w:noWrap/>
            <w:hideMark/>
          </w:tcPr>
          <w:p w14:paraId="0266DCD4"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2</w:t>
            </w:r>
          </w:p>
        </w:tc>
        <w:tc>
          <w:tcPr>
            <w:tcW w:w="1344" w:type="dxa"/>
            <w:shd w:val="clear" w:color="auto" w:fill="auto"/>
            <w:hideMark/>
          </w:tcPr>
          <w:p w14:paraId="3F326ED5"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100_100</w:t>
            </w:r>
          </w:p>
        </w:tc>
        <w:tc>
          <w:tcPr>
            <w:tcW w:w="864" w:type="dxa"/>
            <w:shd w:val="clear" w:color="auto" w:fill="auto"/>
            <w:hideMark/>
          </w:tcPr>
          <w:p w14:paraId="0CD2B59B"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45.31</w:t>
            </w:r>
          </w:p>
        </w:tc>
        <w:tc>
          <w:tcPr>
            <w:tcW w:w="1152" w:type="dxa"/>
            <w:shd w:val="clear" w:color="auto" w:fill="auto"/>
            <w:hideMark/>
          </w:tcPr>
          <w:p w14:paraId="0A8DA5B9"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36.25</w:t>
            </w:r>
          </w:p>
        </w:tc>
        <w:tc>
          <w:tcPr>
            <w:tcW w:w="1257" w:type="dxa"/>
            <w:shd w:val="clear" w:color="auto" w:fill="auto"/>
            <w:hideMark/>
          </w:tcPr>
          <w:p w14:paraId="771B5656"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145</w:t>
            </w:r>
          </w:p>
        </w:tc>
      </w:tr>
      <w:tr w:rsidR="00436E20" w:rsidRPr="00EB1341" w14:paraId="17D074B1" w14:textId="77777777" w:rsidTr="00CE4C27">
        <w:trPr>
          <w:trHeight w:val="300"/>
        </w:trPr>
        <w:tc>
          <w:tcPr>
            <w:tcW w:w="1300" w:type="dxa"/>
            <w:vMerge/>
            <w:shd w:val="clear" w:color="auto" w:fill="auto"/>
            <w:hideMark/>
          </w:tcPr>
          <w:p w14:paraId="2817C4FE" w14:textId="77777777" w:rsidR="00436E20" w:rsidRPr="00EB1341" w:rsidRDefault="00436E20" w:rsidP="00CE4C27">
            <w:pPr>
              <w:rPr>
                <w:rFonts w:ascii="Times New Roman" w:eastAsia="Times New Roman" w:hAnsi="Times New Roman"/>
                <w:sz w:val="24"/>
                <w:szCs w:val="24"/>
              </w:rPr>
            </w:pPr>
          </w:p>
        </w:tc>
        <w:tc>
          <w:tcPr>
            <w:tcW w:w="1292" w:type="dxa"/>
            <w:shd w:val="clear" w:color="auto" w:fill="auto"/>
            <w:noWrap/>
            <w:hideMark/>
          </w:tcPr>
          <w:p w14:paraId="32ED1439"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2K</w:t>
            </w:r>
          </w:p>
        </w:tc>
        <w:tc>
          <w:tcPr>
            <w:tcW w:w="1004" w:type="dxa"/>
            <w:shd w:val="clear" w:color="auto" w:fill="auto"/>
            <w:noWrap/>
            <w:hideMark/>
          </w:tcPr>
          <w:p w14:paraId="4C2DA147"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3</w:t>
            </w:r>
          </w:p>
        </w:tc>
        <w:tc>
          <w:tcPr>
            <w:tcW w:w="1344" w:type="dxa"/>
            <w:shd w:val="clear" w:color="auto" w:fill="auto"/>
            <w:hideMark/>
          </w:tcPr>
          <w:p w14:paraId="0D910114"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49_49</w:t>
            </w:r>
          </w:p>
        </w:tc>
        <w:tc>
          <w:tcPr>
            <w:tcW w:w="864" w:type="dxa"/>
            <w:shd w:val="clear" w:color="auto" w:fill="auto"/>
            <w:hideMark/>
          </w:tcPr>
          <w:p w14:paraId="0EE31F68"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26.2</w:t>
            </w:r>
          </w:p>
        </w:tc>
        <w:tc>
          <w:tcPr>
            <w:tcW w:w="1152" w:type="dxa"/>
            <w:shd w:val="clear" w:color="auto" w:fill="auto"/>
            <w:hideMark/>
          </w:tcPr>
          <w:p w14:paraId="3A3882AB"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20.96</w:t>
            </w:r>
          </w:p>
        </w:tc>
        <w:tc>
          <w:tcPr>
            <w:tcW w:w="1257" w:type="dxa"/>
            <w:shd w:val="clear" w:color="auto" w:fill="auto"/>
            <w:hideMark/>
          </w:tcPr>
          <w:p w14:paraId="24F9A234"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427.76</w:t>
            </w:r>
          </w:p>
        </w:tc>
      </w:tr>
      <w:tr w:rsidR="00436E20" w:rsidRPr="00EB1341" w14:paraId="53BCA5DC" w14:textId="77777777" w:rsidTr="00CE4C27">
        <w:trPr>
          <w:trHeight w:val="300"/>
        </w:trPr>
        <w:tc>
          <w:tcPr>
            <w:tcW w:w="1300" w:type="dxa"/>
            <w:vMerge/>
            <w:shd w:val="clear" w:color="auto" w:fill="auto"/>
            <w:hideMark/>
          </w:tcPr>
          <w:p w14:paraId="33196EF0" w14:textId="77777777" w:rsidR="00436E20" w:rsidRPr="00EB1341" w:rsidRDefault="00436E20" w:rsidP="00CE4C27">
            <w:pPr>
              <w:rPr>
                <w:rFonts w:ascii="Times New Roman" w:eastAsia="Times New Roman" w:hAnsi="Times New Roman"/>
                <w:sz w:val="24"/>
                <w:szCs w:val="24"/>
              </w:rPr>
            </w:pPr>
          </w:p>
        </w:tc>
        <w:tc>
          <w:tcPr>
            <w:tcW w:w="1292" w:type="dxa"/>
            <w:shd w:val="clear" w:color="auto" w:fill="auto"/>
            <w:noWrap/>
            <w:hideMark/>
          </w:tcPr>
          <w:p w14:paraId="71C1AF59"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5K</w:t>
            </w:r>
          </w:p>
        </w:tc>
        <w:tc>
          <w:tcPr>
            <w:tcW w:w="1004" w:type="dxa"/>
            <w:shd w:val="clear" w:color="auto" w:fill="auto"/>
            <w:noWrap/>
            <w:hideMark/>
          </w:tcPr>
          <w:p w14:paraId="2E70D215"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2</w:t>
            </w:r>
          </w:p>
        </w:tc>
        <w:tc>
          <w:tcPr>
            <w:tcW w:w="1344" w:type="dxa"/>
            <w:shd w:val="clear" w:color="auto" w:fill="auto"/>
            <w:hideMark/>
          </w:tcPr>
          <w:p w14:paraId="39384712"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49_49</w:t>
            </w:r>
          </w:p>
        </w:tc>
        <w:tc>
          <w:tcPr>
            <w:tcW w:w="864" w:type="dxa"/>
            <w:shd w:val="clear" w:color="auto" w:fill="auto"/>
            <w:hideMark/>
          </w:tcPr>
          <w:p w14:paraId="3F0B5668"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17.11</w:t>
            </w:r>
          </w:p>
        </w:tc>
        <w:tc>
          <w:tcPr>
            <w:tcW w:w="1152" w:type="dxa"/>
            <w:shd w:val="clear" w:color="auto" w:fill="auto"/>
            <w:hideMark/>
          </w:tcPr>
          <w:p w14:paraId="30FE9798"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13.69</w:t>
            </w:r>
          </w:p>
        </w:tc>
        <w:tc>
          <w:tcPr>
            <w:tcW w:w="1257" w:type="dxa"/>
            <w:shd w:val="clear" w:color="auto" w:fill="auto"/>
            <w:hideMark/>
          </w:tcPr>
          <w:p w14:paraId="320A6475"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698.47</w:t>
            </w:r>
          </w:p>
        </w:tc>
      </w:tr>
      <w:tr w:rsidR="00436E20" w:rsidRPr="00EB1341" w14:paraId="5FE8F056" w14:textId="77777777" w:rsidTr="00CE4C27">
        <w:trPr>
          <w:trHeight w:val="300"/>
        </w:trPr>
        <w:tc>
          <w:tcPr>
            <w:tcW w:w="1300" w:type="dxa"/>
            <w:vMerge/>
            <w:shd w:val="clear" w:color="auto" w:fill="auto"/>
            <w:hideMark/>
          </w:tcPr>
          <w:p w14:paraId="0733BC19" w14:textId="77777777" w:rsidR="00436E20" w:rsidRPr="00EB1341" w:rsidRDefault="00436E20" w:rsidP="00CE4C27">
            <w:pPr>
              <w:rPr>
                <w:rFonts w:ascii="Times New Roman" w:eastAsia="Times New Roman" w:hAnsi="Times New Roman"/>
                <w:sz w:val="24"/>
                <w:szCs w:val="24"/>
              </w:rPr>
            </w:pPr>
          </w:p>
        </w:tc>
        <w:tc>
          <w:tcPr>
            <w:tcW w:w="1292" w:type="dxa"/>
            <w:shd w:val="clear" w:color="auto" w:fill="auto"/>
            <w:noWrap/>
            <w:hideMark/>
          </w:tcPr>
          <w:p w14:paraId="66C3B005"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10K</w:t>
            </w:r>
          </w:p>
        </w:tc>
        <w:tc>
          <w:tcPr>
            <w:tcW w:w="1004" w:type="dxa"/>
            <w:shd w:val="clear" w:color="auto" w:fill="auto"/>
            <w:noWrap/>
            <w:hideMark/>
          </w:tcPr>
          <w:p w14:paraId="7C449EB5"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3</w:t>
            </w:r>
          </w:p>
        </w:tc>
        <w:tc>
          <w:tcPr>
            <w:tcW w:w="1344" w:type="dxa"/>
            <w:shd w:val="clear" w:color="auto" w:fill="auto"/>
            <w:hideMark/>
          </w:tcPr>
          <w:p w14:paraId="6F897F5C"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49_49</w:t>
            </w:r>
          </w:p>
        </w:tc>
        <w:tc>
          <w:tcPr>
            <w:tcW w:w="864" w:type="dxa"/>
            <w:shd w:val="clear" w:color="auto" w:fill="auto"/>
            <w:hideMark/>
          </w:tcPr>
          <w:p w14:paraId="08E7E523"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15.37</w:t>
            </w:r>
          </w:p>
        </w:tc>
        <w:tc>
          <w:tcPr>
            <w:tcW w:w="1152" w:type="dxa"/>
            <w:shd w:val="clear" w:color="auto" w:fill="auto"/>
            <w:hideMark/>
          </w:tcPr>
          <w:p w14:paraId="434E14CE"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12.3</w:t>
            </w:r>
          </w:p>
        </w:tc>
        <w:tc>
          <w:tcPr>
            <w:tcW w:w="1257" w:type="dxa"/>
            <w:shd w:val="clear" w:color="auto" w:fill="auto"/>
            <w:hideMark/>
          </w:tcPr>
          <w:p w14:paraId="2580F94E"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1,255.10</w:t>
            </w:r>
          </w:p>
        </w:tc>
      </w:tr>
      <w:tr w:rsidR="00436E20" w:rsidRPr="00EB1341" w14:paraId="28AC7BC2" w14:textId="77777777" w:rsidTr="00CE4C27">
        <w:trPr>
          <w:trHeight w:val="300"/>
        </w:trPr>
        <w:tc>
          <w:tcPr>
            <w:tcW w:w="1300" w:type="dxa"/>
            <w:vMerge/>
            <w:tcBorders>
              <w:bottom w:val="nil"/>
            </w:tcBorders>
            <w:shd w:val="clear" w:color="auto" w:fill="auto"/>
            <w:hideMark/>
          </w:tcPr>
          <w:p w14:paraId="06590CA1" w14:textId="77777777" w:rsidR="00436E20" w:rsidRPr="00EB1341" w:rsidRDefault="00436E20" w:rsidP="00CE4C27">
            <w:pPr>
              <w:rPr>
                <w:rFonts w:ascii="Times New Roman" w:eastAsia="Times New Roman" w:hAnsi="Times New Roman"/>
                <w:sz w:val="24"/>
                <w:szCs w:val="24"/>
              </w:rPr>
            </w:pPr>
          </w:p>
        </w:tc>
        <w:tc>
          <w:tcPr>
            <w:tcW w:w="1292" w:type="dxa"/>
            <w:tcBorders>
              <w:bottom w:val="nil"/>
            </w:tcBorders>
            <w:shd w:val="clear" w:color="auto" w:fill="auto"/>
            <w:noWrap/>
            <w:hideMark/>
          </w:tcPr>
          <w:p w14:paraId="214639DB"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20K</w:t>
            </w:r>
          </w:p>
        </w:tc>
        <w:tc>
          <w:tcPr>
            <w:tcW w:w="1004" w:type="dxa"/>
            <w:tcBorders>
              <w:bottom w:val="nil"/>
            </w:tcBorders>
            <w:shd w:val="clear" w:color="auto" w:fill="auto"/>
            <w:noWrap/>
            <w:hideMark/>
          </w:tcPr>
          <w:p w14:paraId="1E265755"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2</w:t>
            </w:r>
          </w:p>
        </w:tc>
        <w:tc>
          <w:tcPr>
            <w:tcW w:w="1344" w:type="dxa"/>
            <w:tcBorders>
              <w:bottom w:val="nil"/>
            </w:tcBorders>
            <w:shd w:val="clear" w:color="auto" w:fill="auto"/>
            <w:hideMark/>
          </w:tcPr>
          <w:p w14:paraId="3FF12A60"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49_49</w:t>
            </w:r>
          </w:p>
        </w:tc>
        <w:tc>
          <w:tcPr>
            <w:tcW w:w="864" w:type="dxa"/>
            <w:tcBorders>
              <w:bottom w:val="nil"/>
            </w:tcBorders>
            <w:shd w:val="clear" w:color="auto" w:fill="auto"/>
            <w:hideMark/>
          </w:tcPr>
          <w:p w14:paraId="21F37E31"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12.17</w:t>
            </w:r>
          </w:p>
        </w:tc>
        <w:tc>
          <w:tcPr>
            <w:tcW w:w="1152" w:type="dxa"/>
            <w:tcBorders>
              <w:bottom w:val="nil"/>
            </w:tcBorders>
            <w:shd w:val="clear" w:color="auto" w:fill="auto"/>
            <w:hideMark/>
          </w:tcPr>
          <w:p w14:paraId="153CE50F"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9.74</w:t>
            </w:r>
          </w:p>
        </w:tc>
        <w:tc>
          <w:tcPr>
            <w:tcW w:w="1257" w:type="dxa"/>
            <w:tcBorders>
              <w:bottom w:val="nil"/>
            </w:tcBorders>
            <w:shd w:val="clear" w:color="auto" w:fill="auto"/>
            <w:hideMark/>
          </w:tcPr>
          <w:p w14:paraId="5C2C4052"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1,987.76</w:t>
            </w:r>
          </w:p>
        </w:tc>
      </w:tr>
      <w:tr w:rsidR="00436E20" w:rsidRPr="00EB1341" w14:paraId="05BD927D" w14:textId="77777777" w:rsidTr="00CE4C27">
        <w:trPr>
          <w:trHeight w:val="300"/>
        </w:trPr>
        <w:tc>
          <w:tcPr>
            <w:tcW w:w="1300" w:type="dxa"/>
            <w:tcBorders>
              <w:top w:val="nil"/>
              <w:bottom w:val="single" w:sz="8" w:space="0" w:color="auto"/>
            </w:tcBorders>
            <w:shd w:val="clear" w:color="auto" w:fill="auto"/>
            <w:noWrap/>
            <w:hideMark/>
          </w:tcPr>
          <w:p w14:paraId="7C147F84"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lastRenderedPageBreak/>
              <w:t>Total</w:t>
            </w:r>
          </w:p>
        </w:tc>
        <w:tc>
          <w:tcPr>
            <w:tcW w:w="1292" w:type="dxa"/>
            <w:tcBorders>
              <w:top w:val="nil"/>
              <w:bottom w:val="single" w:sz="8" w:space="0" w:color="auto"/>
            </w:tcBorders>
            <w:shd w:val="clear" w:color="auto" w:fill="auto"/>
            <w:noWrap/>
            <w:hideMark/>
          </w:tcPr>
          <w:p w14:paraId="396CD414"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w:t>
            </w:r>
          </w:p>
        </w:tc>
        <w:tc>
          <w:tcPr>
            <w:tcW w:w="1004" w:type="dxa"/>
            <w:tcBorders>
              <w:top w:val="nil"/>
              <w:bottom w:val="single" w:sz="8" w:space="0" w:color="auto"/>
            </w:tcBorders>
            <w:shd w:val="clear" w:color="auto" w:fill="auto"/>
            <w:noWrap/>
            <w:hideMark/>
          </w:tcPr>
          <w:p w14:paraId="1F10D71D"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17</w:t>
            </w:r>
          </w:p>
        </w:tc>
        <w:tc>
          <w:tcPr>
            <w:tcW w:w="1344" w:type="dxa"/>
            <w:tcBorders>
              <w:top w:val="nil"/>
              <w:bottom w:val="single" w:sz="8" w:space="0" w:color="auto"/>
            </w:tcBorders>
            <w:shd w:val="clear" w:color="auto" w:fill="auto"/>
            <w:noWrap/>
            <w:hideMark/>
          </w:tcPr>
          <w:p w14:paraId="641930D3"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w:t>
            </w:r>
          </w:p>
        </w:tc>
        <w:tc>
          <w:tcPr>
            <w:tcW w:w="864" w:type="dxa"/>
            <w:tcBorders>
              <w:top w:val="nil"/>
              <w:bottom w:val="single" w:sz="8" w:space="0" w:color="auto"/>
            </w:tcBorders>
            <w:shd w:val="clear" w:color="auto" w:fill="auto"/>
            <w:hideMark/>
          </w:tcPr>
          <w:p w14:paraId="3572FED2"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275.19</w:t>
            </w:r>
          </w:p>
        </w:tc>
        <w:tc>
          <w:tcPr>
            <w:tcW w:w="1152" w:type="dxa"/>
            <w:tcBorders>
              <w:top w:val="nil"/>
              <w:bottom w:val="single" w:sz="8" w:space="0" w:color="auto"/>
            </w:tcBorders>
            <w:shd w:val="clear" w:color="auto" w:fill="auto"/>
            <w:hideMark/>
          </w:tcPr>
          <w:p w14:paraId="17A694E9"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220.16</w:t>
            </w:r>
          </w:p>
        </w:tc>
        <w:tc>
          <w:tcPr>
            <w:tcW w:w="1257" w:type="dxa"/>
            <w:tcBorders>
              <w:top w:val="nil"/>
              <w:bottom w:val="single" w:sz="8" w:space="0" w:color="auto"/>
            </w:tcBorders>
            <w:shd w:val="clear" w:color="auto" w:fill="auto"/>
            <w:hideMark/>
          </w:tcPr>
          <w:p w14:paraId="6CAB6138" w14:textId="77777777" w:rsidR="00436E20" w:rsidRPr="00EB1341" w:rsidRDefault="00436E20" w:rsidP="00CE4C27">
            <w:pPr>
              <w:rPr>
                <w:rFonts w:ascii="Times New Roman" w:eastAsia="Times New Roman" w:hAnsi="Times New Roman"/>
                <w:sz w:val="24"/>
                <w:szCs w:val="24"/>
              </w:rPr>
            </w:pPr>
            <w:r w:rsidRPr="00EB1341">
              <w:rPr>
                <w:rFonts w:ascii="Times New Roman" w:hAnsi="Times New Roman"/>
                <w:sz w:val="24"/>
                <w:szCs w:val="24"/>
              </w:rPr>
              <w:t>4,704.63</w:t>
            </w:r>
          </w:p>
        </w:tc>
      </w:tr>
    </w:tbl>
    <w:p w14:paraId="54A983AD" w14:textId="77777777" w:rsidR="00436E20" w:rsidRPr="00570DDB" w:rsidRDefault="00436E20" w:rsidP="00436E20">
      <w:pPr>
        <w:pStyle w:val="2"/>
        <w:spacing w:beforeLines="100" w:before="240" w:after="0"/>
        <w:rPr>
          <w:rFonts w:ascii="Times New Roman" w:hAnsi="Times New Roman"/>
          <w:sz w:val="24"/>
          <w:szCs w:val="24"/>
        </w:rPr>
      </w:pPr>
      <w:bookmarkStart w:id="225" w:name="_Toc482798101"/>
      <w:bookmarkStart w:id="226" w:name="_Toc28603951"/>
      <w:r>
        <w:rPr>
          <w:rFonts w:ascii="Times New Roman" w:hAnsi="Times New Roman"/>
          <w:sz w:val="24"/>
          <w:szCs w:val="24"/>
        </w:rPr>
        <w:t>Table S3:</w:t>
      </w:r>
      <w:r w:rsidRPr="000F40A5">
        <w:rPr>
          <w:rFonts w:ascii="Times New Roman" w:hAnsi="Times New Roman"/>
          <w:sz w:val="24"/>
          <w:szCs w:val="24"/>
        </w:rPr>
        <w:t xml:space="preserve"> </w:t>
      </w:r>
      <w:r>
        <w:rPr>
          <w:rFonts w:ascii="Times New Roman" w:hAnsi="Times New Roman"/>
          <w:sz w:val="24"/>
          <w:szCs w:val="24"/>
        </w:rPr>
        <w:t xml:space="preserve">Statistics of the three </w:t>
      </w:r>
      <w:r>
        <w:rPr>
          <w:rFonts w:ascii="Times New Roman" w:hAnsi="Times New Roman"/>
          <w:i/>
          <w:sz w:val="24"/>
          <w:szCs w:val="24"/>
        </w:rPr>
        <w:t>de novo</w:t>
      </w:r>
      <w:r>
        <w:rPr>
          <w:rFonts w:ascii="Times New Roman" w:hAnsi="Times New Roman"/>
          <w:sz w:val="24"/>
          <w:szCs w:val="24"/>
        </w:rPr>
        <w:t xml:space="preserve"> </w:t>
      </w:r>
      <w:proofErr w:type="gramStart"/>
      <w:r>
        <w:rPr>
          <w:rFonts w:ascii="Times New Roman" w:hAnsi="Times New Roman"/>
          <w:sz w:val="24"/>
          <w:szCs w:val="24"/>
        </w:rPr>
        <w:t>ducks</w:t>
      </w:r>
      <w:proofErr w:type="gramEnd"/>
      <w:r>
        <w:rPr>
          <w:rFonts w:ascii="Times New Roman" w:hAnsi="Times New Roman"/>
          <w:sz w:val="24"/>
          <w:szCs w:val="24"/>
        </w:rPr>
        <w:t xml:space="preserve"> assemblies</w:t>
      </w:r>
      <w:bookmarkEnd w:id="225"/>
      <w:bookmarkEnd w:id="226"/>
    </w:p>
    <w:tbl>
      <w:tblPr>
        <w:tblW w:w="0" w:type="auto"/>
        <w:tblBorders>
          <w:top w:val="single" w:sz="4" w:space="0" w:color="auto"/>
          <w:bottom w:val="single" w:sz="4" w:space="0" w:color="auto"/>
        </w:tblBorders>
        <w:tblLook w:val="04A0" w:firstRow="1" w:lastRow="0" w:firstColumn="1" w:lastColumn="0" w:noHBand="0" w:noVBand="1"/>
      </w:tblPr>
      <w:tblGrid>
        <w:gridCol w:w="1276"/>
        <w:gridCol w:w="1094"/>
        <w:gridCol w:w="1185"/>
        <w:gridCol w:w="1185"/>
        <w:gridCol w:w="1185"/>
        <w:gridCol w:w="1185"/>
        <w:gridCol w:w="1186"/>
      </w:tblGrid>
      <w:tr w:rsidR="00436E20" w:rsidRPr="00EB1341" w14:paraId="7EAC7A27" w14:textId="77777777" w:rsidTr="00CE4C27">
        <w:trPr>
          <w:trHeight w:val="520"/>
        </w:trPr>
        <w:tc>
          <w:tcPr>
            <w:tcW w:w="1276" w:type="dxa"/>
            <w:vMerge w:val="restart"/>
            <w:tcBorders>
              <w:top w:val="single" w:sz="4" w:space="0" w:color="auto"/>
              <w:left w:val="nil"/>
              <w:bottom w:val="single" w:sz="4" w:space="0" w:color="auto"/>
              <w:right w:val="nil"/>
            </w:tcBorders>
            <w:shd w:val="clear" w:color="auto" w:fill="auto"/>
            <w:vAlign w:val="center"/>
            <w:hideMark/>
          </w:tcPr>
          <w:p w14:paraId="062D5B85"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Category</w:t>
            </w:r>
          </w:p>
        </w:tc>
        <w:tc>
          <w:tcPr>
            <w:tcW w:w="3464" w:type="dxa"/>
            <w:gridSpan w:val="3"/>
            <w:tcBorders>
              <w:top w:val="single" w:sz="4" w:space="0" w:color="auto"/>
              <w:left w:val="nil"/>
              <w:bottom w:val="single" w:sz="4" w:space="0" w:color="auto"/>
              <w:right w:val="nil"/>
            </w:tcBorders>
            <w:shd w:val="clear" w:color="auto" w:fill="auto"/>
            <w:vAlign w:val="center"/>
            <w:hideMark/>
          </w:tcPr>
          <w:p w14:paraId="151C9E5D"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Contig</w:t>
            </w:r>
          </w:p>
        </w:tc>
        <w:tc>
          <w:tcPr>
            <w:tcW w:w="3556" w:type="dxa"/>
            <w:gridSpan w:val="3"/>
            <w:tcBorders>
              <w:top w:val="single" w:sz="4" w:space="0" w:color="auto"/>
              <w:left w:val="nil"/>
              <w:bottom w:val="single" w:sz="4" w:space="0" w:color="auto"/>
              <w:right w:val="nil"/>
            </w:tcBorders>
            <w:shd w:val="clear" w:color="auto" w:fill="auto"/>
            <w:vAlign w:val="center"/>
            <w:hideMark/>
          </w:tcPr>
          <w:p w14:paraId="05F40D3C"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Scaffold</w:t>
            </w:r>
          </w:p>
        </w:tc>
      </w:tr>
      <w:tr w:rsidR="00436E20" w:rsidRPr="00EB1341" w14:paraId="219277E6" w14:textId="77777777" w:rsidTr="00CE4C27">
        <w:tc>
          <w:tcPr>
            <w:tcW w:w="0" w:type="auto"/>
            <w:vMerge/>
            <w:tcBorders>
              <w:top w:val="single" w:sz="4" w:space="0" w:color="auto"/>
              <w:left w:val="nil"/>
              <w:bottom w:val="single" w:sz="4" w:space="0" w:color="auto"/>
              <w:right w:val="nil"/>
            </w:tcBorders>
            <w:shd w:val="clear" w:color="auto" w:fill="auto"/>
            <w:vAlign w:val="center"/>
            <w:hideMark/>
          </w:tcPr>
          <w:p w14:paraId="39D735AF" w14:textId="77777777" w:rsidR="00436E20" w:rsidRPr="00EB1341" w:rsidRDefault="00436E20" w:rsidP="00CE4C27">
            <w:pPr>
              <w:rPr>
                <w:rFonts w:ascii="Times New Roman" w:hAnsi="Times New Roman"/>
              </w:rPr>
            </w:pPr>
          </w:p>
        </w:tc>
        <w:tc>
          <w:tcPr>
            <w:tcW w:w="1094" w:type="dxa"/>
            <w:tcBorders>
              <w:top w:val="single" w:sz="4" w:space="0" w:color="auto"/>
              <w:left w:val="nil"/>
              <w:bottom w:val="single" w:sz="4" w:space="0" w:color="auto"/>
              <w:right w:val="nil"/>
            </w:tcBorders>
            <w:shd w:val="clear" w:color="auto" w:fill="auto"/>
            <w:vAlign w:val="center"/>
            <w:hideMark/>
          </w:tcPr>
          <w:p w14:paraId="10335CCF"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Beijing Duck</w:t>
            </w:r>
          </w:p>
        </w:tc>
        <w:tc>
          <w:tcPr>
            <w:tcW w:w="1185" w:type="dxa"/>
            <w:tcBorders>
              <w:top w:val="single" w:sz="4" w:space="0" w:color="auto"/>
              <w:left w:val="nil"/>
              <w:bottom w:val="single" w:sz="4" w:space="0" w:color="auto"/>
              <w:right w:val="nil"/>
            </w:tcBorders>
            <w:shd w:val="clear" w:color="auto" w:fill="auto"/>
            <w:vAlign w:val="center"/>
            <w:hideMark/>
          </w:tcPr>
          <w:p w14:paraId="1D7C29B3"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Mallard</w:t>
            </w:r>
          </w:p>
        </w:tc>
        <w:tc>
          <w:tcPr>
            <w:tcW w:w="1185" w:type="dxa"/>
            <w:tcBorders>
              <w:top w:val="single" w:sz="4" w:space="0" w:color="auto"/>
              <w:left w:val="nil"/>
              <w:bottom w:val="single" w:sz="4" w:space="0" w:color="auto"/>
              <w:right w:val="nil"/>
            </w:tcBorders>
            <w:shd w:val="clear" w:color="auto" w:fill="auto"/>
            <w:vAlign w:val="center"/>
            <w:hideMark/>
          </w:tcPr>
          <w:p w14:paraId="3F5869DB"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Spot-billed</w:t>
            </w:r>
          </w:p>
        </w:tc>
        <w:tc>
          <w:tcPr>
            <w:tcW w:w="1185" w:type="dxa"/>
            <w:tcBorders>
              <w:top w:val="single" w:sz="4" w:space="0" w:color="auto"/>
              <w:left w:val="nil"/>
              <w:bottom w:val="single" w:sz="4" w:space="0" w:color="auto"/>
              <w:right w:val="nil"/>
            </w:tcBorders>
            <w:shd w:val="clear" w:color="auto" w:fill="auto"/>
            <w:vAlign w:val="center"/>
            <w:hideMark/>
          </w:tcPr>
          <w:p w14:paraId="3DE1C861"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Beijing Duck</w:t>
            </w:r>
          </w:p>
        </w:tc>
        <w:tc>
          <w:tcPr>
            <w:tcW w:w="1185" w:type="dxa"/>
            <w:tcBorders>
              <w:top w:val="single" w:sz="4" w:space="0" w:color="auto"/>
              <w:left w:val="nil"/>
              <w:bottom w:val="single" w:sz="4" w:space="0" w:color="auto"/>
              <w:right w:val="nil"/>
            </w:tcBorders>
            <w:shd w:val="clear" w:color="auto" w:fill="auto"/>
            <w:vAlign w:val="center"/>
            <w:hideMark/>
          </w:tcPr>
          <w:p w14:paraId="19D11891"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Mallard</w:t>
            </w:r>
          </w:p>
        </w:tc>
        <w:tc>
          <w:tcPr>
            <w:tcW w:w="1186" w:type="dxa"/>
            <w:tcBorders>
              <w:top w:val="single" w:sz="4" w:space="0" w:color="auto"/>
              <w:left w:val="nil"/>
              <w:bottom w:val="single" w:sz="4" w:space="0" w:color="auto"/>
              <w:right w:val="nil"/>
            </w:tcBorders>
            <w:shd w:val="clear" w:color="auto" w:fill="auto"/>
            <w:vAlign w:val="center"/>
            <w:hideMark/>
          </w:tcPr>
          <w:p w14:paraId="05A838AA"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Spot-billed</w:t>
            </w:r>
          </w:p>
        </w:tc>
      </w:tr>
      <w:tr w:rsidR="00436E20" w:rsidRPr="00EB1341" w14:paraId="50E24717" w14:textId="77777777" w:rsidTr="00CE4C27">
        <w:tc>
          <w:tcPr>
            <w:tcW w:w="1276" w:type="dxa"/>
            <w:tcBorders>
              <w:top w:val="single" w:sz="4" w:space="0" w:color="auto"/>
              <w:left w:val="nil"/>
              <w:bottom w:val="nil"/>
              <w:right w:val="nil"/>
            </w:tcBorders>
            <w:shd w:val="clear" w:color="auto" w:fill="auto"/>
            <w:vAlign w:val="center"/>
            <w:hideMark/>
          </w:tcPr>
          <w:p w14:paraId="0B0E777E" w14:textId="77777777" w:rsidR="00436E20" w:rsidRPr="00EB1341" w:rsidRDefault="00436E20" w:rsidP="00CE4C27">
            <w:pPr>
              <w:spacing w:line="60" w:lineRule="auto"/>
              <w:jc w:val="center"/>
              <w:rPr>
                <w:rFonts w:ascii="Times New Roman" w:eastAsia="Times New Roman" w:hAnsi="Times New Roman"/>
              </w:rPr>
            </w:pPr>
            <w:r w:rsidRPr="00EB1341">
              <w:rPr>
                <w:rFonts w:ascii="Times New Roman" w:eastAsia="Times New Roman" w:hAnsi="Times New Roman"/>
              </w:rPr>
              <w:t>Total length(kb)</w:t>
            </w:r>
          </w:p>
        </w:tc>
        <w:tc>
          <w:tcPr>
            <w:tcW w:w="1094" w:type="dxa"/>
            <w:tcBorders>
              <w:top w:val="single" w:sz="4" w:space="0" w:color="auto"/>
              <w:left w:val="nil"/>
              <w:bottom w:val="nil"/>
              <w:right w:val="nil"/>
            </w:tcBorders>
            <w:shd w:val="clear" w:color="auto" w:fill="auto"/>
            <w:vAlign w:val="center"/>
            <w:hideMark/>
          </w:tcPr>
          <w:p w14:paraId="450AD472"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1,069,961</w:t>
            </w:r>
          </w:p>
        </w:tc>
        <w:tc>
          <w:tcPr>
            <w:tcW w:w="1185" w:type="dxa"/>
            <w:tcBorders>
              <w:top w:val="single" w:sz="4" w:space="0" w:color="auto"/>
              <w:left w:val="nil"/>
              <w:bottom w:val="nil"/>
              <w:right w:val="nil"/>
            </w:tcBorders>
            <w:shd w:val="clear" w:color="auto" w:fill="auto"/>
            <w:vAlign w:val="center"/>
            <w:hideMark/>
          </w:tcPr>
          <w:p w14:paraId="4B84F1AE"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1,176,969</w:t>
            </w:r>
          </w:p>
        </w:tc>
        <w:tc>
          <w:tcPr>
            <w:tcW w:w="1185" w:type="dxa"/>
            <w:tcBorders>
              <w:top w:val="single" w:sz="4" w:space="0" w:color="auto"/>
              <w:left w:val="nil"/>
              <w:bottom w:val="nil"/>
              <w:right w:val="nil"/>
            </w:tcBorders>
            <w:shd w:val="clear" w:color="auto" w:fill="auto"/>
            <w:vAlign w:val="center"/>
            <w:hideMark/>
          </w:tcPr>
          <w:p w14:paraId="46387900"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1,187,333</w:t>
            </w:r>
          </w:p>
        </w:tc>
        <w:tc>
          <w:tcPr>
            <w:tcW w:w="1185" w:type="dxa"/>
            <w:tcBorders>
              <w:top w:val="single" w:sz="4" w:space="0" w:color="auto"/>
              <w:left w:val="nil"/>
              <w:bottom w:val="nil"/>
              <w:right w:val="nil"/>
            </w:tcBorders>
            <w:shd w:val="clear" w:color="auto" w:fill="auto"/>
            <w:vAlign w:val="center"/>
            <w:hideMark/>
          </w:tcPr>
          <w:p w14:paraId="7F86D834"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1,105,049</w:t>
            </w:r>
          </w:p>
        </w:tc>
        <w:tc>
          <w:tcPr>
            <w:tcW w:w="1185" w:type="dxa"/>
            <w:tcBorders>
              <w:top w:val="single" w:sz="4" w:space="0" w:color="auto"/>
              <w:left w:val="nil"/>
              <w:bottom w:val="nil"/>
              <w:right w:val="nil"/>
            </w:tcBorders>
            <w:shd w:val="clear" w:color="auto" w:fill="auto"/>
            <w:vAlign w:val="center"/>
            <w:hideMark/>
          </w:tcPr>
          <w:p w14:paraId="73212F9C"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1,270,808</w:t>
            </w:r>
          </w:p>
        </w:tc>
        <w:tc>
          <w:tcPr>
            <w:tcW w:w="1186" w:type="dxa"/>
            <w:tcBorders>
              <w:top w:val="single" w:sz="4" w:space="0" w:color="auto"/>
              <w:left w:val="nil"/>
              <w:bottom w:val="nil"/>
              <w:right w:val="nil"/>
            </w:tcBorders>
            <w:shd w:val="clear" w:color="auto" w:fill="auto"/>
            <w:vAlign w:val="center"/>
            <w:hideMark/>
          </w:tcPr>
          <w:p w14:paraId="5B2C6317"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1,317,385</w:t>
            </w:r>
          </w:p>
        </w:tc>
      </w:tr>
      <w:tr w:rsidR="00436E20" w:rsidRPr="00EB1341" w14:paraId="124CC43B" w14:textId="77777777" w:rsidTr="00CE4C27">
        <w:tc>
          <w:tcPr>
            <w:tcW w:w="1276" w:type="dxa"/>
            <w:tcBorders>
              <w:top w:val="nil"/>
              <w:left w:val="nil"/>
              <w:bottom w:val="nil"/>
              <w:right w:val="nil"/>
            </w:tcBorders>
            <w:shd w:val="clear" w:color="auto" w:fill="auto"/>
            <w:vAlign w:val="center"/>
            <w:hideMark/>
          </w:tcPr>
          <w:p w14:paraId="13CE201D" w14:textId="77777777" w:rsidR="00436E20" w:rsidRPr="00EB1341" w:rsidRDefault="00436E20" w:rsidP="00CE4C27">
            <w:pPr>
              <w:spacing w:line="60" w:lineRule="auto"/>
              <w:jc w:val="center"/>
              <w:rPr>
                <w:rFonts w:ascii="Times New Roman" w:eastAsia="Times New Roman" w:hAnsi="Times New Roman"/>
              </w:rPr>
            </w:pPr>
            <w:r w:rsidRPr="00EB1341">
              <w:rPr>
                <w:rFonts w:ascii="Times New Roman" w:eastAsia="Times New Roman" w:hAnsi="Times New Roman"/>
              </w:rPr>
              <w:t>Total number</w:t>
            </w:r>
          </w:p>
        </w:tc>
        <w:tc>
          <w:tcPr>
            <w:tcW w:w="1094" w:type="dxa"/>
            <w:tcBorders>
              <w:top w:val="nil"/>
              <w:left w:val="nil"/>
              <w:bottom w:val="nil"/>
              <w:right w:val="nil"/>
            </w:tcBorders>
            <w:shd w:val="clear" w:color="auto" w:fill="auto"/>
            <w:vAlign w:val="center"/>
            <w:hideMark/>
          </w:tcPr>
          <w:p w14:paraId="65B2BB72"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227,597</w:t>
            </w:r>
          </w:p>
        </w:tc>
        <w:tc>
          <w:tcPr>
            <w:tcW w:w="1185" w:type="dxa"/>
            <w:tcBorders>
              <w:top w:val="nil"/>
              <w:left w:val="nil"/>
              <w:bottom w:val="nil"/>
              <w:right w:val="nil"/>
            </w:tcBorders>
            <w:shd w:val="clear" w:color="auto" w:fill="auto"/>
            <w:vAlign w:val="center"/>
            <w:hideMark/>
          </w:tcPr>
          <w:p w14:paraId="14CDE620"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172,189</w:t>
            </w:r>
          </w:p>
        </w:tc>
        <w:tc>
          <w:tcPr>
            <w:tcW w:w="1185" w:type="dxa"/>
            <w:tcBorders>
              <w:top w:val="nil"/>
              <w:left w:val="nil"/>
              <w:bottom w:val="nil"/>
              <w:right w:val="nil"/>
            </w:tcBorders>
            <w:shd w:val="clear" w:color="auto" w:fill="auto"/>
            <w:vAlign w:val="center"/>
            <w:hideMark/>
          </w:tcPr>
          <w:p w14:paraId="3A0207B5"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194,934</w:t>
            </w:r>
          </w:p>
        </w:tc>
        <w:tc>
          <w:tcPr>
            <w:tcW w:w="1185" w:type="dxa"/>
            <w:tcBorders>
              <w:top w:val="nil"/>
              <w:left w:val="nil"/>
              <w:bottom w:val="nil"/>
              <w:right w:val="nil"/>
            </w:tcBorders>
            <w:shd w:val="clear" w:color="auto" w:fill="auto"/>
            <w:vAlign w:val="center"/>
            <w:hideMark/>
          </w:tcPr>
          <w:p w14:paraId="7AEE796D"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78,487</w:t>
            </w:r>
          </w:p>
        </w:tc>
        <w:tc>
          <w:tcPr>
            <w:tcW w:w="1185" w:type="dxa"/>
            <w:tcBorders>
              <w:top w:val="nil"/>
              <w:left w:val="nil"/>
              <w:bottom w:val="nil"/>
              <w:right w:val="nil"/>
            </w:tcBorders>
            <w:shd w:val="clear" w:color="auto" w:fill="auto"/>
            <w:vAlign w:val="center"/>
            <w:hideMark/>
          </w:tcPr>
          <w:p w14:paraId="29B54029"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61,591</w:t>
            </w:r>
          </w:p>
        </w:tc>
        <w:tc>
          <w:tcPr>
            <w:tcW w:w="1186" w:type="dxa"/>
            <w:tcBorders>
              <w:top w:val="nil"/>
              <w:left w:val="nil"/>
              <w:bottom w:val="nil"/>
              <w:right w:val="nil"/>
            </w:tcBorders>
            <w:shd w:val="clear" w:color="auto" w:fill="auto"/>
            <w:vAlign w:val="center"/>
            <w:hideMark/>
          </w:tcPr>
          <w:p w14:paraId="296B3E96"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67,685</w:t>
            </w:r>
          </w:p>
        </w:tc>
      </w:tr>
      <w:tr w:rsidR="00436E20" w:rsidRPr="00EB1341" w14:paraId="6EB8D4E3" w14:textId="77777777" w:rsidTr="00CE4C27">
        <w:tc>
          <w:tcPr>
            <w:tcW w:w="1276" w:type="dxa"/>
            <w:tcBorders>
              <w:top w:val="nil"/>
              <w:left w:val="nil"/>
              <w:bottom w:val="nil"/>
              <w:right w:val="nil"/>
            </w:tcBorders>
            <w:shd w:val="clear" w:color="auto" w:fill="auto"/>
            <w:vAlign w:val="center"/>
            <w:hideMark/>
          </w:tcPr>
          <w:p w14:paraId="2610C6B4" w14:textId="77777777" w:rsidR="00436E20" w:rsidRPr="00EB1341" w:rsidRDefault="00436E20" w:rsidP="00CE4C27">
            <w:pPr>
              <w:spacing w:line="60" w:lineRule="auto"/>
              <w:jc w:val="center"/>
              <w:rPr>
                <w:rFonts w:ascii="Times New Roman" w:eastAsia="Times New Roman" w:hAnsi="Times New Roman"/>
              </w:rPr>
            </w:pPr>
            <w:r w:rsidRPr="00EB1341">
              <w:rPr>
                <w:rFonts w:ascii="Times New Roman" w:eastAsia="Times New Roman" w:hAnsi="Times New Roman"/>
              </w:rPr>
              <w:t>Longest size(bp)</w:t>
            </w:r>
          </w:p>
        </w:tc>
        <w:tc>
          <w:tcPr>
            <w:tcW w:w="1094" w:type="dxa"/>
            <w:tcBorders>
              <w:top w:val="nil"/>
              <w:left w:val="nil"/>
              <w:bottom w:val="nil"/>
              <w:right w:val="nil"/>
            </w:tcBorders>
            <w:shd w:val="clear" w:color="auto" w:fill="auto"/>
            <w:vAlign w:val="center"/>
            <w:hideMark/>
          </w:tcPr>
          <w:p w14:paraId="6CA3B4DD"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263,737</w:t>
            </w:r>
          </w:p>
        </w:tc>
        <w:tc>
          <w:tcPr>
            <w:tcW w:w="1185" w:type="dxa"/>
            <w:tcBorders>
              <w:top w:val="nil"/>
              <w:left w:val="nil"/>
              <w:bottom w:val="nil"/>
              <w:right w:val="nil"/>
            </w:tcBorders>
            <w:shd w:val="clear" w:color="auto" w:fill="auto"/>
            <w:vAlign w:val="center"/>
            <w:hideMark/>
          </w:tcPr>
          <w:p w14:paraId="5F5E7B71"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484,574</w:t>
            </w:r>
          </w:p>
        </w:tc>
        <w:tc>
          <w:tcPr>
            <w:tcW w:w="1185" w:type="dxa"/>
            <w:tcBorders>
              <w:top w:val="nil"/>
              <w:left w:val="nil"/>
              <w:bottom w:val="nil"/>
              <w:right w:val="nil"/>
            </w:tcBorders>
            <w:shd w:val="clear" w:color="auto" w:fill="auto"/>
            <w:vAlign w:val="center"/>
            <w:hideMark/>
          </w:tcPr>
          <w:p w14:paraId="46B29350"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673,122</w:t>
            </w:r>
          </w:p>
        </w:tc>
        <w:tc>
          <w:tcPr>
            <w:tcW w:w="1185" w:type="dxa"/>
            <w:tcBorders>
              <w:top w:val="nil"/>
              <w:left w:val="nil"/>
              <w:bottom w:val="nil"/>
              <w:right w:val="nil"/>
            </w:tcBorders>
            <w:shd w:val="clear" w:color="auto" w:fill="auto"/>
            <w:vAlign w:val="center"/>
            <w:hideMark/>
          </w:tcPr>
          <w:p w14:paraId="4BCA482B"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5,998,093</w:t>
            </w:r>
          </w:p>
        </w:tc>
        <w:tc>
          <w:tcPr>
            <w:tcW w:w="1185" w:type="dxa"/>
            <w:tcBorders>
              <w:top w:val="nil"/>
              <w:left w:val="nil"/>
              <w:bottom w:val="nil"/>
              <w:right w:val="nil"/>
            </w:tcBorders>
            <w:shd w:val="clear" w:color="auto" w:fill="auto"/>
            <w:vAlign w:val="center"/>
            <w:hideMark/>
          </w:tcPr>
          <w:p w14:paraId="2A3F66E0"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17,658,973</w:t>
            </w:r>
          </w:p>
        </w:tc>
        <w:tc>
          <w:tcPr>
            <w:tcW w:w="1186" w:type="dxa"/>
            <w:tcBorders>
              <w:top w:val="nil"/>
              <w:left w:val="nil"/>
              <w:bottom w:val="nil"/>
              <w:right w:val="nil"/>
            </w:tcBorders>
            <w:shd w:val="clear" w:color="auto" w:fill="auto"/>
            <w:vAlign w:val="center"/>
            <w:hideMark/>
          </w:tcPr>
          <w:p w14:paraId="5D5A5D44"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25,320,044</w:t>
            </w:r>
          </w:p>
        </w:tc>
      </w:tr>
      <w:tr w:rsidR="00436E20" w:rsidRPr="00EB1341" w14:paraId="1CEC8F7C" w14:textId="77777777" w:rsidTr="00CE4C27">
        <w:tc>
          <w:tcPr>
            <w:tcW w:w="1276" w:type="dxa"/>
            <w:tcBorders>
              <w:top w:val="nil"/>
              <w:left w:val="nil"/>
              <w:bottom w:val="nil"/>
              <w:right w:val="nil"/>
            </w:tcBorders>
            <w:shd w:val="clear" w:color="auto" w:fill="auto"/>
            <w:vAlign w:val="center"/>
            <w:hideMark/>
          </w:tcPr>
          <w:p w14:paraId="43CC0AD7" w14:textId="77777777" w:rsidR="00436E20" w:rsidRPr="00EB1341" w:rsidRDefault="00436E20" w:rsidP="00CE4C27">
            <w:pPr>
              <w:spacing w:line="60" w:lineRule="auto"/>
              <w:jc w:val="center"/>
              <w:rPr>
                <w:rFonts w:ascii="Times New Roman" w:eastAsia="Times New Roman" w:hAnsi="Times New Roman"/>
              </w:rPr>
            </w:pPr>
            <w:r w:rsidRPr="00EB1341">
              <w:rPr>
                <w:rFonts w:ascii="Times New Roman" w:eastAsia="Times New Roman" w:hAnsi="Times New Roman"/>
              </w:rPr>
              <w:t>N50 size(bp)</w:t>
            </w:r>
          </w:p>
        </w:tc>
        <w:tc>
          <w:tcPr>
            <w:tcW w:w="1094" w:type="dxa"/>
            <w:tcBorders>
              <w:top w:val="nil"/>
              <w:left w:val="nil"/>
              <w:bottom w:val="nil"/>
              <w:right w:val="nil"/>
            </w:tcBorders>
            <w:shd w:val="clear" w:color="auto" w:fill="auto"/>
            <w:vAlign w:val="center"/>
            <w:hideMark/>
          </w:tcPr>
          <w:p w14:paraId="05C8B60C"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26,138</w:t>
            </w:r>
          </w:p>
        </w:tc>
        <w:tc>
          <w:tcPr>
            <w:tcW w:w="1185" w:type="dxa"/>
            <w:tcBorders>
              <w:top w:val="nil"/>
              <w:left w:val="nil"/>
              <w:bottom w:val="nil"/>
              <w:right w:val="nil"/>
            </w:tcBorders>
            <w:shd w:val="clear" w:color="auto" w:fill="auto"/>
            <w:vAlign w:val="center"/>
            <w:hideMark/>
          </w:tcPr>
          <w:p w14:paraId="7FFC98F6"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38,271</w:t>
            </w:r>
          </w:p>
        </w:tc>
        <w:tc>
          <w:tcPr>
            <w:tcW w:w="1185" w:type="dxa"/>
            <w:tcBorders>
              <w:top w:val="nil"/>
              <w:left w:val="nil"/>
              <w:bottom w:val="nil"/>
              <w:right w:val="nil"/>
            </w:tcBorders>
            <w:shd w:val="clear" w:color="auto" w:fill="auto"/>
            <w:vAlign w:val="center"/>
            <w:hideMark/>
          </w:tcPr>
          <w:p w14:paraId="188514D3"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33,061</w:t>
            </w:r>
          </w:p>
        </w:tc>
        <w:tc>
          <w:tcPr>
            <w:tcW w:w="1185" w:type="dxa"/>
            <w:tcBorders>
              <w:top w:val="nil"/>
              <w:left w:val="nil"/>
              <w:bottom w:val="nil"/>
              <w:right w:val="nil"/>
            </w:tcBorders>
            <w:shd w:val="clear" w:color="auto" w:fill="auto"/>
            <w:vAlign w:val="center"/>
            <w:hideMark/>
          </w:tcPr>
          <w:p w14:paraId="447C9514"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1,233,631</w:t>
            </w:r>
          </w:p>
        </w:tc>
        <w:tc>
          <w:tcPr>
            <w:tcW w:w="1185" w:type="dxa"/>
            <w:tcBorders>
              <w:top w:val="nil"/>
              <w:left w:val="nil"/>
              <w:bottom w:val="nil"/>
              <w:right w:val="nil"/>
            </w:tcBorders>
            <w:shd w:val="clear" w:color="auto" w:fill="auto"/>
            <w:vAlign w:val="center"/>
            <w:hideMark/>
          </w:tcPr>
          <w:p w14:paraId="7A700378"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2,489,142</w:t>
            </w:r>
          </w:p>
        </w:tc>
        <w:tc>
          <w:tcPr>
            <w:tcW w:w="1186" w:type="dxa"/>
            <w:tcBorders>
              <w:top w:val="nil"/>
              <w:left w:val="nil"/>
              <w:bottom w:val="nil"/>
              <w:right w:val="nil"/>
            </w:tcBorders>
            <w:shd w:val="clear" w:color="auto" w:fill="auto"/>
            <w:vAlign w:val="center"/>
            <w:hideMark/>
          </w:tcPr>
          <w:p w14:paraId="3641FF51"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2,054,876</w:t>
            </w:r>
          </w:p>
        </w:tc>
      </w:tr>
      <w:tr w:rsidR="00436E20" w:rsidRPr="00EB1341" w14:paraId="686FDC7A" w14:textId="77777777" w:rsidTr="00CE4C27">
        <w:tc>
          <w:tcPr>
            <w:tcW w:w="1276" w:type="dxa"/>
            <w:tcBorders>
              <w:top w:val="nil"/>
              <w:left w:val="nil"/>
              <w:bottom w:val="nil"/>
              <w:right w:val="nil"/>
            </w:tcBorders>
            <w:shd w:val="clear" w:color="auto" w:fill="auto"/>
            <w:vAlign w:val="center"/>
            <w:hideMark/>
          </w:tcPr>
          <w:p w14:paraId="3A493F58" w14:textId="77777777" w:rsidR="00436E20" w:rsidRPr="00EB1341" w:rsidRDefault="00436E20" w:rsidP="00CE4C27">
            <w:pPr>
              <w:spacing w:line="60" w:lineRule="auto"/>
              <w:jc w:val="center"/>
              <w:rPr>
                <w:rFonts w:ascii="Times New Roman" w:eastAsia="Times New Roman" w:hAnsi="Times New Roman"/>
              </w:rPr>
            </w:pPr>
            <w:r w:rsidRPr="00EB1341">
              <w:rPr>
                <w:rFonts w:ascii="Times New Roman" w:eastAsia="Times New Roman" w:hAnsi="Times New Roman"/>
              </w:rPr>
              <w:t>N50 number</w:t>
            </w:r>
          </w:p>
        </w:tc>
        <w:tc>
          <w:tcPr>
            <w:tcW w:w="1094" w:type="dxa"/>
            <w:tcBorders>
              <w:top w:val="nil"/>
              <w:left w:val="nil"/>
              <w:bottom w:val="nil"/>
              <w:right w:val="nil"/>
            </w:tcBorders>
            <w:shd w:val="clear" w:color="auto" w:fill="auto"/>
            <w:vAlign w:val="center"/>
            <w:hideMark/>
          </w:tcPr>
          <w:p w14:paraId="270FEEC2"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11,193</w:t>
            </w:r>
          </w:p>
        </w:tc>
        <w:tc>
          <w:tcPr>
            <w:tcW w:w="1185" w:type="dxa"/>
            <w:tcBorders>
              <w:top w:val="nil"/>
              <w:left w:val="nil"/>
              <w:bottom w:val="nil"/>
              <w:right w:val="nil"/>
            </w:tcBorders>
            <w:shd w:val="clear" w:color="auto" w:fill="auto"/>
            <w:vAlign w:val="center"/>
            <w:hideMark/>
          </w:tcPr>
          <w:p w14:paraId="29474F83"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7,876</w:t>
            </w:r>
          </w:p>
        </w:tc>
        <w:tc>
          <w:tcPr>
            <w:tcW w:w="1185" w:type="dxa"/>
            <w:tcBorders>
              <w:top w:val="nil"/>
              <w:left w:val="nil"/>
              <w:bottom w:val="nil"/>
              <w:right w:val="nil"/>
            </w:tcBorders>
            <w:shd w:val="clear" w:color="auto" w:fill="auto"/>
            <w:vAlign w:val="center"/>
            <w:hideMark/>
          </w:tcPr>
          <w:p w14:paraId="2FC20F8F"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9,194</w:t>
            </w:r>
          </w:p>
        </w:tc>
        <w:tc>
          <w:tcPr>
            <w:tcW w:w="1185" w:type="dxa"/>
            <w:tcBorders>
              <w:top w:val="nil"/>
              <w:left w:val="nil"/>
              <w:bottom w:val="nil"/>
              <w:right w:val="nil"/>
            </w:tcBorders>
            <w:shd w:val="clear" w:color="auto" w:fill="auto"/>
            <w:vAlign w:val="center"/>
            <w:hideMark/>
          </w:tcPr>
          <w:p w14:paraId="42DBB8EA"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268</w:t>
            </w:r>
          </w:p>
        </w:tc>
        <w:tc>
          <w:tcPr>
            <w:tcW w:w="1185" w:type="dxa"/>
            <w:tcBorders>
              <w:top w:val="nil"/>
              <w:left w:val="nil"/>
              <w:bottom w:val="nil"/>
              <w:right w:val="nil"/>
            </w:tcBorders>
            <w:shd w:val="clear" w:color="auto" w:fill="auto"/>
            <w:vAlign w:val="center"/>
            <w:hideMark/>
          </w:tcPr>
          <w:p w14:paraId="0251CC4B"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125</w:t>
            </w:r>
          </w:p>
        </w:tc>
        <w:tc>
          <w:tcPr>
            <w:tcW w:w="1186" w:type="dxa"/>
            <w:tcBorders>
              <w:top w:val="nil"/>
              <w:left w:val="nil"/>
              <w:bottom w:val="nil"/>
              <w:right w:val="nil"/>
            </w:tcBorders>
            <w:shd w:val="clear" w:color="auto" w:fill="auto"/>
            <w:vAlign w:val="center"/>
            <w:hideMark/>
          </w:tcPr>
          <w:p w14:paraId="17170036"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154</w:t>
            </w:r>
          </w:p>
        </w:tc>
      </w:tr>
      <w:tr w:rsidR="00436E20" w:rsidRPr="00EB1341" w14:paraId="11A2FF6A" w14:textId="77777777" w:rsidTr="00CE4C27">
        <w:tc>
          <w:tcPr>
            <w:tcW w:w="1276" w:type="dxa"/>
            <w:tcBorders>
              <w:top w:val="nil"/>
              <w:left w:val="nil"/>
              <w:bottom w:val="nil"/>
              <w:right w:val="nil"/>
            </w:tcBorders>
            <w:shd w:val="clear" w:color="auto" w:fill="auto"/>
            <w:vAlign w:val="center"/>
            <w:hideMark/>
          </w:tcPr>
          <w:p w14:paraId="266A2264" w14:textId="77777777" w:rsidR="00436E20" w:rsidRPr="00EB1341" w:rsidRDefault="00436E20" w:rsidP="00CE4C27">
            <w:pPr>
              <w:spacing w:line="60" w:lineRule="auto"/>
              <w:jc w:val="center"/>
              <w:rPr>
                <w:rFonts w:ascii="Times New Roman" w:eastAsia="Times New Roman" w:hAnsi="Times New Roman"/>
              </w:rPr>
            </w:pPr>
            <w:r w:rsidRPr="00EB1341">
              <w:rPr>
                <w:rFonts w:ascii="Times New Roman" w:eastAsia="Times New Roman" w:hAnsi="Times New Roman"/>
              </w:rPr>
              <w:t>N90 size(bp)</w:t>
            </w:r>
          </w:p>
        </w:tc>
        <w:tc>
          <w:tcPr>
            <w:tcW w:w="1094" w:type="dxa"/>
            <w:tcBorders>
              <w:top w:val="nil"/>
              <w:left w:val="nil"/>
              <w:bottom w:val="nil"/>
              <w:right w:val="nil"/>
            </w:tcBorders>
            <w:shd w:val="clear" w:color="auto" w:fill="auto"/>
            <w:vAlign w:val="center"/>
            <w:hideMark/>
          </w:tcPr>
          <w:p w14:paraId="50B629A6"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3,085</w:t>
            </w:r>
          </w:p>
        </w:tc>
        <w:tc>
          <w:tcPr>
            <w:tcW w:w="1185" w:type="dxa"/>
            <w:tcBorders>
              <w:top w:val="nil"/>
              <w:left w:val="nil"/>
              <w:bottom w:val="nil"/>
              <w:right w:val="nil"/>
            </w:tcBorders>
            <w:shd w:val="clear" w:color="auto" w:fill="auto"/>
            <w:vAlign w:val="center"/>
            <w:hideMark/>
          </w:tcPr>
          <w:p w14:paraId="77689E8B"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5,381</w:t>
            </w:r>
          </w:p>
        </w:tc>
        <w:tc>
          <w:tcPr>
            <w:tcW w:w="1185" w:type="dxa"/>
            <w:tcBorders>
              <w:top w:val="nil"/>
              <w:left w:val="nil"/>
              <w:bottom w:val="nil"/>
              <w:right w:val="nil"/>
            </w:tcBorders>
            <w:shd w:val="clear" w:color="auto" w:fill="auto"/>
            <w:vAlign w:val="center"/>
            <w:hideMark/>
          </w:tcPr>
          <w:p w14:paraId="03972127"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4,386</w:t>
            </w:r>
          </w:p>
        </w:tc>
        <w:tc>
          <w:tcPr>
            <w:tcW w:w="1185" w:type="dxa"/>
            <w:tcBorders>
              <w:top w:val="nil"/>
              <w:left w:val="nil"/>
              <w:bottom w:val="nil"/>
              <w:right w:val="nil"/>
            </w:tcBorders>
            <w:shd w:val="clear" w:color="auto" w:fill="auto"/>
            <w:vAlign w:val="center"/>
            <w:hideMark/>
          </w:tcPr>
          <w:p w14:paraId="57DF82F3"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195,458</w:t>
            </w:r>
          </w:p>
        </w:tc>
        <w:tc>
          <w:tcPr>
            <w:tcW w:w="1185" w:type="dxa"/>
            <w:tcBorders>
              <w:top w:val="nil"/>
              <w:left w:val="nil"/>
              <w:bottom w:val="nil"/>
              <w:right w:val="nil"/>
            </w:tcBorders>
            <w:shd w:val="clear" w:color="auto" w:fill="auto"/>
            <w:vAlign w:val="center"/>
            <w:hideMark/>
          </w:tcPr>
          <w:p w14:paraId="34AF7D71"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145,390</w:t>
            </w:r>
          </w:p>
        </w:tc>
        <w:tc>
          <w:tcPr>
            <w:tcW w:w="1186" w:type="dxa"/>
            <w:tcBorders>
              <w:top w:val="nil"/>
              <w:left w:val="nil"/>
              <w:bottom w:val="nil"/>
              <w:right w:val="nil"/>
            </w:tcBorders>
            <w:shd w:val="clear" w:color="auto" w:fill="auto"/>
            <w:vAlign w:val="center"/>
            <w:hideMark/>
          </w:tcPr>
          <w:p w14:paraId="4B6C37BC"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102,224</w:t>
            </w:r>
          </w:p>
        </w:tc>
      </w:tr>
      <w:tr w:rsidR="00436E20" w:rsidRPr="00EB1341" w14:paraId="020F9A47" w14:textId="77777777" w:rsidTr="00CE4C27">
        <w:tc>
          <w:tcPr>
            <w:tcW w:w="1276" w:type="dxa"/>
            <w:tcBorders>
              <w:top w:val="nil"/>
              <w:left w:val="nil"/>
              <w:bottom w:val="single" w:sz="4" w:space="0" w:color="auto"/>
              <w:right w:val="nil"/>
            </w:tcBorders>
            <w:shd w:val="clear" w:color="auto" w:fill="auto"/>
            <w:vAlign w:val="center"/>
            <w:hideMark/>
          </w:tcPr>
          <w:p w14:paraId="352D505D" w14:textId="77777777" w:rsidR="00436E20" w:rsidRPr="00EB1341" w:rsidRDefault="00436E20" w:rsidP="00CE4C27">
            <w:pPr>
              <w:spacing w:line="60" w:lineRule="auto"/>
              <w:jc w:val="center"/>
              <w:rPr>
                <w:rFonts w:ascii="Times New Roman" w:eastAsia="Times New Roman" w:hAnsi="Times New Roman"/>
              </w:rPr>
            </w:pPr>
            <w:r w:rsidRPr="00EB1341">
              <w:rPr>
                <w:rFonts w:ascii="Times New Roman" w:eastAsia="Times New Roman" w:hAnsi="Times New Roman"/>
              </w:rPr>
              <w:t>N90 number</w:t>
            </w:r>
          </w:p>
        </w:tc>
        <w:tc>
          <w:tcPr>
            <w:tcW w:w="1094" w:type="dxa"/>
            <w:tcBorders>
              <w:top w:val="nil"/>
              <w:left w:val="nil"/>
              <w:bottom w:val="single" w:sz="4" w:space="0" w:color="auto"/>
              <w:right w:val="nil"/>
            </w:tcBorders>
            <w:shd w:val="clear" w:color="auto" w:fill="auto"/>
            <w:vAlign w:val="center"/>
            <w:hideMark/>
          </w:tcPr>
          <w:p w14:paraId="2670C4DF"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53,850</w:t>
            </w:r>
          </w:p>
        </w:tc>
        <w:tc>
          <w:tcPr>
            <w:tcW w:w="1185" w:type="dxa"/>
            <w:tcBorders>
              <w:top w:val="nil"/>
              <w:left w:val="nil"/>
              <w:bottom w:val="single" w:sz="4" w:space="0" w:color="auto"/>
              <w:right w:val="nil"/>
            </w:tcBorders>
            <w:shd w:val="clear" w:color="auto" w:fill="auto"/>
            <w:vAlign w:val="center"/>
            <w:hideMark/>
          </w:tcPr>
          <w:p w14:paraId="4F3D649F"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38,114</w:t>
            </w:r>
          </w:p>
        </w:tc>
        <w:tc>
          <w:tcPr>
            <w:tcW w:w="1185" w:type="dxa"/>
            <w:tcBorders>
              <w:top w:val="nil"/>
              <w:left w:val="nil"/>
              <w:bottom w:val="single" w:sz="4" w:space="0" w:color="auto"/>
              <w:right w:val="nil"/>
            </w:tcBorders>
            <w:shd w:val="clear" w:color="auto" w:fill="auto"/>
            <w:vAlign w:val="center"/>
            <w:hideMark/>
          </w:tcPr>
          <w:p w14:paraId="0149F7CA"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45,269</w:t>
            </w:r>
          </w:p>
        </w:tc>
        <w:tc>
          <w:tcPr>
            <w:tcW w:w="1185" w:type="dxa"/>
            <w:tcBorders>
              <w:top w:val="nil"/>
              <w:left w:val="nil"/>
              <w:bottom w:val="single" w:sz="4" w:space="0" w:color="auto"/>
              <w:right w:val="nil"/>
            </w:tcBorders>
            <w:shd w:val="clear" w:color="auto" w:fill="auto"/>
            <w:vAlign w:val="center"/>
            <w:hideMark/>
          </w:tcPr>
          <w:p w14:paraId="0DB3B390"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1,097</w:t>
            </w:r>
          </w:p>
        </w:tc>
        <w:tc>
          <w:tcPr>
            <w:tcW w:w="1185" w:type="dxa"/>
            <w:tcBorders>
              <w:top w:val="nil"/>
              <w:left w:val="nil"/>
              <w:bottom w:val="single" w:sz="4" w:space="0" w:color="auto"/>
              <w:right w:val="nil"/>
            </w:tcBorders>
            <w:shd w:val="clear" w:color="auto" w:fill="auto"/>
            <w:vAlign w:val="center"/>
            <w:hideMark/>
          </w:tcPr>
          <w:p w14:paraId="41FC511D"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870</w:t>
            </w:r>
          </w:p>
        </w:tc>
        <w:tc>
          <w:tcPr>
            <w:tcW w:w="1186" w:type="dxa"/>
            <w:tcBorders>
              <w:top w:val="nil"/>
              <w:left w:val="nil"/>
              <w:bottom w:val="single" w:sz="4" w:space="0" w:color="auto"/>
              <w:right w:val="nil"/>
            </w:tcBorders>
            <w:shd w:val="clear" w:color="auto" w:fill="auto"/>
            <w:vAlign w:val="center"/>
            <w:hideMark/>
          </w:tcPr>
          <w:p w14:paraId="07C0948D" w14:textId="77777777" w:rsidR="00436E20" w:rsidRPr="00EB1341" w:rsidRDefault="00436E20" w:rsidP="00CE4C27">
            <w:pPr>
              <w:jc w:val="center"/>
              <w:rPr>
                <w:rFonts w:ascii="Times New Roman" w:eastAsia="Times New Roman" w:hAnsi="Times New Roman"/>
              </w:rPr>
            </w:pPr>
            <w:r w:rsidRPr="00EB1341">
              <w:rPr>
                <w:rFonts w:ascii="Times New Roman" w:eastAsia="Times New Roman" w:hAnsi="Times New Roman"/>
              </w:rPr>
              <w:t>1,035</w:t>
            </w:r>
          </w:p>
        </w:tc>
      </w:tr>
    </w:tbl>
    <w:p w14:paraId="2B9E39FC" w14:textId="77777777" w:rsidR="00436E20" w:rsidRDefault="00436E20" w:rsidP="00436E20">
      <w:pPr>
        <w:pStyle w:val="2"/>
        <w:spacing w:beforeLines="100" w:before="240" w:after="0"/>
        <w:rPr>
          <w:rFonts w:ascii="Times New Roman" w:hAnsi="Times New Roman"/>
          <w:sz w:val="24"/>
          <w:szCs w:val="24"/>
        </w:rPr>
      </w:pPr>
    </w:p>
    <w:p w14:paraId="7023481F" w14:textId="77777777" w:rsidR="00436E20" w:rsidRPr="000F40A5" w:rsidRDefault="00436E20" w:rsidP="00436E20">
      <w:pPr>
        <w:pStyle w:val="2"/>
        <w:spacing w:beforeLines="100" w:before="240" w:after="0"/>
        <w:rPr>
          <w:rFonts w:ascii="Times New Roman" w:hAnsi="Times New Roman"/>
          <w:sz w:val="24"/>
          <w:szCs w:val="24"/>
        </w:rPr>
      </w:pPr>
      <w:bookmarkStart w:id="227" w:name="_Toc482798103"/>
      <w:bookmarkStart w:id="228" w:name="_Toc28603952"/>
      <w:r>
        <w:rPr>
          <w:rFonts w:ascii="Times New Roman" w:hAnsi="Times New Roman"/>
          <w:sz w:val="24"/>
          <w:szCs w:val="24"/>
        </w:rPr>
        <w:t>Table S4:</w:t>
      </w:r>
      <w:r w:rsidRPr="000F40A5">
        <w:rPr>
          <w:rFonts w:ascii="Times New Roman" w:hAnsi="Times New Roman"/>
          <w:sz w:val="24"/>
          <w:szCs w:val="24"/>
        </w:rPr>
        <w:t xml:space="preserve"> Comparison in length and coverage </w:t>
      </w:r>
      <w:r>
        <w:rPr>
          <w:rFonts w:ascii="Times New Roman" w:hAnsi="Times New Roman"/>
          <w:sz w:val="24"/>
          <w:szCs w:val="24"/>
        </w:rPr>
        <w:t>of</w:t>
      </w:r>
      <w:r w:rsidRPr="000F40A5">
        <w:rPr>
          <w:rFonts w:ascii="Times New Roman" w:hAnsi="Times New Roman"/>
          <w:sz w:val="24"/>
          <w:szCs w:val="24"/>
        </w:rPr>
        <w:t xml:space="preserve"> </w:t>
      </w:r>
      <w:r>
        <w:rPr>
          <w:rFonts w:ascii="Times New Roman" w:hAnsi="Times New Roman"/>
          <w:sz w:val="24"/>
          <w:szCs w:val="24"/>
        </w:rPr>
        <w:t xml:space="preserve">the </w:t>
      </w:r>
      <w:r w:rsidRPr="000F40A5">
        <w:rPr>
          <w:rFonts w:ascii="Times New Roman" w:hAnsi="Times New Roman"/>
          <w:sz w:val="24"/>
          <w:szCs w:val="24"/>
        </w:rPr>
        <w:t xml:space="preserve">mallard and </w:t>
      </w:r>
      <w:r>
        <w:rPr>
          <w:rFonts w:ascii="Times New Roman" w:hAnsi="Times New Roman"/>
          <w:sz w:val="24"/>
          <w:szCs w:val="24"/>
        </w:rPr>
        <w:t xml:space="preserve">the </w:t>
      </w:r>
      <w:r w:rsidRPr="000F40A5">
        <w:rPr>
          <w:rFonts w:ascii="Times New Roman" w:hAnsi="Times New Roman"/>
          <w:sz w:val="24"/>
          <w:szCs w:val="24"/>
        </w:rPr>
        <w:t xml:space="preserve">spot-billed genome </w:t>
      </w:r>
      <w:r>
        <w:rPr>
          <w:rFonts w:ascii="Times New Roman" w:hAnsi="Times New Roman"/>
          <w:sz w:val="24"/>
          <w:szCs w:val="24"/>
        </w:rPr>
        <w:t>using</w:t>
      </w:r>
      <w:r w:rsidRPr="000F40A5">
        <w:rPr>
          <w:rFonts w:ascii="Times New Roman" w:hAnsi="Times New Roman"/>
          <w:sz w:val="24"/>
          <w:szCs w:val="24"/>
        </w:rPr>
        <w:t xml:space="preserve"> seven Beijing duck BAC</w:t>
      </w:r>
      <w:bookmarkEnd w:id="227"/>
      <w:r>
        <w:rPr>
          <w:rFonts w:ascii="Times New Roman" w:hAnsi="Times New Roman"/>
          <w:sz w:val="24"/>
          <w:szCs w:val="24"/>
        </w:rPr>
        <w:t xml:space="preserve"> sequences</w:t>
      </w:r>
      <w:bookmarkEnd w:id="228"/>
    </w:p>
    <w:tbl>
      <w:tblPr>
        <w:tblW w:w="0" w:type="auto"/>
        <w:tblInd w:w="93" w:type="dxa"/>
        <w:tblBorders>
          <w:top w:val="single" w:sz="4" w:space="0" w:color="auto"/>
        </w:tblBorders>
        <w:tblLook w:val="04A0" w:firstRow="1" w:lastRow="0" w:firstColumn="1" w:lastColumn="0" w:noHBand="0" w:noVBand="1"/>
      </w:tblPr>
      <w:tblGrid>
        <w:gridCol w:w="1736"/>
        <w:gridCol w:w="2542"/>
        <w:gridCol w:w="1925"/>
        <w:gridCol w:w="2010"/>
      </w:tblGrid>
      <w:tr w:rsidR="00436E20" w:rsidRPr="00EB1341" w14:paraId="750266C1" w14:textId="77777777" w:rsidTr="00CE4C27">
        <w:trPr>
          <w:trHeight w:val="300"/>
        </w:trPr>
        <w:tc>
          <w:tcPr>
            <w:tcW w:w="1736" w:type="dxa"/>
            <w:tcBorders>
              <w:top w:val="single" w:sz="8" w:space="0" w:color="auto"/>
              <w:bottom w:val="single" w:sz="6" w:space="0" w:color="auto"/>
            </w:tcBorders>
            <w:shd w:val="clear" w:color="auto" w:fill="auto"/>
            <w:noWrap/>
            <w:hideMark/>
          </w:tcPr>
          <w:p w14:paraId="1492BA5C"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BACs name</w:t>
            </w:r>
          </w:p>
        </w:tc>
        <w:tc>
          <w:tcPr>
            <w:tcW w:w="2542" w:type="dxa"/>
            <w:tcBorders>
              <w:top w:val="single" w:sz="8" w:space="0" w:color="auto"/>
              <w:bottom w:val="single" w:sz="6" w:space="0" w:color="auto"/>
            </w:tcBorders>
            <w:shd w:val="clear" w:color="auto" w:fill="auto"/>
            <w:noWrap/>
            <w:hideMark/>
          </w:tcPr>
          <w:p w14:paraId="5C0420E1"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Length of BACs (bp)</w:t>
            </w:r>
          </w:p>
        </w:tc>
        <w:tc>
          <w:tcPr>
            <w:tcW w:w="1925" w:type="dxa"/>
            <w:tcBorders>
              <w:top w:val="single" w:sz="8" w:space="0" w:color="auto"/>
              <w:bottom w:val="single" w:sz="6" w:space="0" w:color="auto"/>
            </w:tcBorders>
            <w:shd w:val="clear" w:color="auto" w:fill="auto"/>
            <w:noWrap/>
            <w:hideMark/>
          </w:tcPr>
          <w:p w14:paraId="256E4031" w14:textId="77777777" w:rsidR="00436E20" w:rsidRPr="00EB1341" w:rsidRDefault="00436E20" w:rsidP="00CE4C27">
            <w:pPr>
              <w:jc w:val="center"/>
              <w:rPr>
                <w:rFonts w:ascii="Times New Roman" w:eastAsia="Times New Roman" w:hAnsi="Times New Roman"/>
                <w:bCs/>
                <w:sz w:val="24"/>
                <w:szCs w:val="24"/>
              </w:rPr>
            </w:pPr>
            <w:r w:rsidRPr="00EB1341">
              <w:rPr>
                <w:rFonts w:ascii="Times New Roman" w:hAnsi="Times New Roman"/>
                <w:bCs/>
                <w:sz w:val="24"/>
                <w:szCs w:val="24"/>
              </w:rPr>
              <w:t>mallard coverage</w:t>
            </w:r>
          </w:p>
        </w:tc>
        <w:tc>
          <w:tcPr>
            <w:tcW w:w="2181" w:type="dxa"/>
            <w:tcBorders>
              <w:top w:val="single" w:sz="8" w:space="0" w:color="auto"/>
              <w:bottom w:val="single" w:sz="6" w:space="0" w:color="auto"/>
            </w:tcBorders>
            <w:shd w:val="clear" w:color="auto" w:fill="auto"/>
            <w:hideMark/>
          </w:tcPr>
          <w:p w14:paraId="11A15339" w14:textId="77777777" w:rsidR="00436E20" w:rsidRPr="00EB1341" w:rsidRDefault="00436E20" w:rsidP="00CE4C27">
            <w:pPr>
              <w:jc w:val="center"/>
              <w:rPr>
                <w:rFonts w:ascii="Times New Roman" w:eastAsia="Times New Roman" w:hAnsi="Times New Roman"/>
                <w:bCs/>
                <w:sz w:val="24"/>
                <w:szCs w:val="24"/>
              </w:rPr>
            </w:pPr>
            <w:r w:rsidRPr="00EB1341">
              <w:rPr>
                <w:rFonts w:ascii="Times New Roman" w:hAnsi="Times New Roman"/>
                <w:bCs/>
                <w:sz w:val="24"/>
                <w:szCs w:val="24"/>
              </w:rPr>
              <w:t>spot-billed coverage</w:t>
            </w:r>
          </w:p>
        </w:tc>
      </w:tr>
      <w:tr w:rsidR="00436E20" w:rsidRPr="00EB1341" w14:paraId="09CD3C85" w14:textId="77777777" w:rsidTr="00CE4C27">
        <w:trPr>
          <w:trHeight w:val="300"/>
        </w:trPr>
        <w:tc>
          <w:tcPr>
            <w:tcW w:w="1736" w:type="dxa"/>
            <w:tcBorders>
              <w:top w:val="single" w:sz="6" w:space="0" w:color="auto"/>
            </w:tcBorders>
            <w:shd w:val="clear" w:color="auto" w:fill="auto"/>
            <w:noWrap/>
            <w:hideMark/>
          </w:tcPr>
          <w:p w14:paraId="782CEB07"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ndae_TLR1</w:t>
            </w:r>
          </w:p>
        </w:tc>
        <w:tc>
          <w:tcPr>
            <w:tcW w:w="2542" w:type="dxa"/>
            <w:tcBorders>
              <w:top w:val="single" w:sz="6" w:space="0" w:color="auto"/>
            </w:tcBorders>
            <w:shd w:val="clear" w:color="auto" w:fill="auto"/>
            <w:noWrap/>
            <w:hideMark/>
          </w:tcPr>
          <w:p w14:paraId="6E41618D"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67,954</w:t>
            </w:r>
          </w:p>
        </w:tc>
        <w:tc>
          <w:tcPr>
            <w:tcW w:w="1925" w:type="dxa"/>
            <w:tcBorders>
              <w:top w:val="single" w:sz="6" w:space="0" w:color="auto"/>
            </w:tcBorders>
            <w:shd w:val="clear" w:color="auto" w:fill="auto"/>
            <w:noWrap/>
            <w:hideMark/>
          </w:tcPr>
          <w:p w14:paraId="5D4861B8"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85.91%</w:t>
            </w:r>
          </w:p>
        </w:tc>
        <w:tc>
          <w:tcPr>
            <w:tcW w:w="2181" w:type="dxa"/>
            <w:tcBorders>
              <w:top w:val="single" w:sz="6" w:space="0" w:color="auto"/>
            </w:tcBorders>
            <w:shd w:val="clear" w:color="auto" w:fill="auto"/>
            <w:hideMark/>
          </w:tcPr>
          <w:p w14:paraId="3CD9C7A8"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70.03%</w:t>
            </w:r>
          </w:p>
        </w:tc>
      </w:tr>
      <w:tr w:rsidR="00436E20" w:rsidRPr="00EB1341" w14:paraId="634A081E" w14:textId="77777777" w:rsidTr="00CE4C27">
        <w:trPr>
          <w:trHeight w:val="300"/>
        </w:trPr>
        <w:tc>
          <w:tcPr>
            <w:tcW w:w="1736" w:type="dxa"/>
            <w:tcBorders>
              <w:top w:val="nil"/>
            </w:tcBorders>
            <w:shd w:val="clear" w:color="auto" w:fill="auto"/>
            <w:noWrap/>
            <w:hideMark/>
          </w:tcPr>
          <w:p w14:paraId="21976E8B"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ndbaa_TLR15</w:t>
            </w:r>
          </w:p>
        </w:tc>
        <w:tc>
          <w:tcPr>
            <w:tcW w:w="2542" w:type="dxa"/>
            <w:tcBorders>
              <w:top w:val="nil"/>
            </w:tcBorders>
            <w:shd w:val="clear" w:color="auto" w:fill="auto"/>
            <w:noWrap/>
            <w:hideMark/>
          </w:tcPr>
          <w:p w14:paraId="49789520"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79,704</w:t>
            </w:r>
          </w:p>
        </w:tc>
        <w:tc>
          <w:tcPr>
            <w:tcW w:w="1925" w:type="dxa"/>
            <w:tcBorders>
              <w:top w:val="nil"/>
            </w:tcBorders>
            <w:shd w:val="clear" w:color="auto" w:fill="auto"/>
            <w:noWrap/>
            <w:hideMark/>
          </w:tcPr>
          <w:p w14:paraId="31FDC32B"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98.50%</w:t>
            </w:r>
          </w:p>
        </w:tc>
        <w:tc>
          <w:tcPr>
            <w:tcW w:w="2181" w:type="dxa"/>
            <w:tcBorders>
              <w:top w:val="nil"/>
            </w:tcBorders>
            <w:shd w:val="clear" w:color="auto" w:fill="auto"/>
            <w:hideMark/>
          </w:tcPr>
          <w:p w14:paraId="6F351A97"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98.25%</w:t>
            </w:r>
          </w:p>
        </w:tc>
      </w:tr>
      <w:tr w:rsidR="00436E20" w:rsidRPr="00EB1341" w14:paraId="2E6F4CEC" w14:textId="77777777" w:rsidTr="00CE4C27">
        <w:trPr>
          <w:trHeight w:val="300"/>
        </w:trPr>
        <w:tc>
          <w:tcPr>
            <w:tcW w:w="1736" w:type="dxa"/>
            <w:tcBorders>
              <w:top w:val="nil"/>
            </w:tcBorders>
            <w:shd w:val="clear" w:color="auto" w:fill="auto"/>
            <w:noWrap/>
            <w:hideMark/>
          </w:tcPr>
          <w:p w14:paraId="2A264B14"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ndbab_TLR5</w:t>
            </w:r>
          </w:p>
        </w:tc>
        <w:tc>
          <w:tcPr>
            <w:tcW w:w="2542" w:type="dxa"/>
            <w:tcBorders>
              <w:top w:val="nil"/>
            </w:tcBorders>
            <w:shd w:val="clear" w:color="auto" w:fill="auto"/>
            <w:noWrap/>
            <w:hideMark/>
          </w:tcPr>
          <w:p w14:paraId="1A1B127D"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72,128</w:t>
            </w:r>
          </w:p>
        </w:tc>
        <w:tc>
          <w:tcPr>
            <w:tcW w:w="1925" w:type="dxa"/>
            <w:tcBorders>
              <w:top w:val="nil"/>
            </w:tcBorders>
            <w:shd w:val="clear" w:color="auto" w:fill="auto"/>
            <w:noWrap/>
            <w:hideMark/>
          </w:tcPr>
          <w:p w14:paraId="1BA0FF2F"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98.41%</w:t>
            </w:r>
          </w:p>
        </w:tc>
        <w:tc>
          <w:tcPr>
            <w:tcW w:w="2181" w:type="dxa"/>
            <w:tcBorders>
              <w:top w:val="nil"/>
            </w:tcBorders>
            <w:shd w:val="clear" w:color="auto" w:fill="auto"/>
            <w:hideMark/>
          </w:tcPr>
          <w:p w14:paraId="0A6A6347"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98.32%</w:t>
            </w:r>
          </w:p>
        </w:tc>
      </w:tr>
      <w:tr w:rsidR="00436E20" w:rsidRPr="00EB1341" w14:paraId="26E0AC55" w14:textId="77777777" w:rsidTr="00CE4C27">
        <w:trPr>
          <w:trHeight w:val="300"/>
        </w:trPr>
        <w:tc>
          <w:tcPr>
            <w:tcW w:w="1736" w:type="dxa"/>
            <w:tcBorders>
              <w:top w:val="nil"/>
            </w:tcBorders>
            <w:shd w:val="clear" w:color="auto" w:fill="auto"/>
            <w:noWrap/>
            <w:hideMark/>
          </w:tcPr>
          <w:p w14:paraId="7EE6C110"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ndbac_1_TLR3</w:t>
            </w:r>
          </w:p>
        </w:tc>
        <w:tc>
          <w:tcPr>
            <w:tcW w:w="2542" w:type="dxa"/>
            <w:tcBorders>
              <w:top w:val="nil"/>
            </w:tcBorders>
            <w:shd w:val="clear" w:color="auto" w:fill="auto"/>
            <w:noWrap/>
            <w:hideMark/>
          </w:tcPr>
          <w:p w14:paraId="75898004"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76,489</w:t>
            </w:r>
          </w:p>
        </w:tc>
        <w:tc>
          <w:tcPr>
            <w:tcW w:w="1925" w:type="dxa"/>
            <w:tcBorders>
              <w:top w:val="nil"/>
            </w:tcBorders>
            <w:shd w:val="clear" w:color="auto" w:fill="auto"/>
            <w:noWrap/>
            <w:hideMark/>
          </w:tcPr>
          <w:p w14:paraId="37010760"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97.53%</w:t>
            </w:r>
          </w:p>
        </w:tc>
        <w:tc>
          <w:tcPr>
            <w:tcW w:w="2181" w:type="dxa"/>
            <w:tcBorders>
              <w:top w:val="nil"/>
            </w:tcBorders>
            <w:shd w:val="clear" w:color="auto" w:fill="auto"/>
            <w:hideMark/>
          </w:tcPr>
          <w:p w14:paraId="3D84B356"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96.49%</w:t>
            </w:r>
          </w:p>
        </w:tc>
      </w:tr>
      <w:tr w:rsidR="00436E20" w:rsidRPr="00EB1341" w14:paraId="6018EEF9" w14:textId="77777777" w:rsidTr="00CE4C27">
        <w:trPr>
          <w:trHeight w:val="300"/>
        </w:trPr>
        <w:tc>
          <w:tcPr>
            <w:tcW w:w="1736" w:type="dxa"/>
            <w:tcBorders>
              <w:top w:val="nil"/>
            </w:tcBorders>
            <w:shd w:val="clear" w:color="auto" w:fill="auto"/>
            <w:noWrap/>
            <w:hideMark/>
          </w:tcPr>
          <w:p w14:paraId="143FF44D"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ndbad_2_TLR7</w:t>
            </w:r>
          </w:p>
        </w:tc>
        <w:tc>
          <w:tcPr>
            <w:tcW w:w="2542" w:type="dxa"/>
            <w:tcBorders>
              <w:top w:val="nil"/>
            </w:tcBorders>
            <w:shd w:val="clear" w:color="auto" w:fill="auto"/>
            <w:noWrap/>
            <w:hideMark/>
          </w:tcPr>
          <w:p w14:paraId="748BE305"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97,799</w:t>
            </w:r>
          </w:p>
        </w:tc>
        <w:tc>
          <w:tcPr>
            <w:tcW w:w="1925" w:type="dxa"/>
            <w:tcBorders>
              <w:top w:val="nil"/>
            </w:tcBorders>
            <w:shd w:val="clear" w:color="auto" w:fill="auto"/>
            <w:noWrap/>
            <w:hideMark/>
          </w:tcPr>
          <w:p w14:paraId="359127BC"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95.64%</w:t>
            </w:r>
          </w:p>
        </w:tc>
        <w:tc>
          <w:tcPr>
            <w:tcW w:w="2181" w:type="dxa"/>
            <w:tcBorders>
              <w:top w:val="nil"/>
            </w:tcBorders>
            <w:shd w:val="clear" w:color="auto" w:fill="auto"/>
            <w:hideMark/>
          </w:tcPr>
          <w:p w14:paraId="1CAE26F3"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87.51%</w:t>
            </w:r>
          </w:p>
        </w:tc>
      </w:tr>
      <w:tr w:rsidR="00436E20" w:rsidRPr="00EB1341" w14:paraId="08EB2FA9" w14:textId="77777777" w:rsidTr="00CE4C27">
        <w:trPr>
          <w:trHeight w:val="300"/>
        </w:trPr>
        <w:tc>
          <w:tcPr>
            <w:tcW w:w="1736" w:type="dxa"/>
            <w:tcBorders>
              <w:top w:val="nil"/>
              <w:bottom w:val="nil"/>
            </w:tcBorders>
            <w:shd w:val="clear" w:color="auto" w:fill="auto"/>
            <w:noWrap/>
            <w:hideMark/>
          </w:tcPr>
          <w:p w14:paraId="3794B73A"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ndbae_TLR2</w:t>
            </w:r>
          </w:p>
        </w:tc>
        <w:tc>
          <w:tcPr>
            <w:tcW w:w="2542" w:type="dxa"/>
            <w:tcBorders>
              <w:top w:val="nil"/>
              <w:bottom w:val="nil"/>
            </w:tcBorders>
            <w:shd w:val="clear" w:color="auto" w:fill="auto"/>
            <w:noWrap/>
            <w:hideMark/>
          </w:tcPr>
          <w:p w14:paraId="5F45EDB5"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75,080</w:t>
            </w:r>
          </w:p>
        </w:tc>
        <w:tc>
          <w:tcPr>
            <w:tcW w:w="1925" w:type="dxa"/>
            <w:tcBorders>
              <w:top w:val="nil"/>
              <w:bottom w:val="nil"/>
            </w:tcBorders>
            <w:shd w:val="clear" w:color="auto" w:fill="auto"/>
            <w:noWrap/>
            <w:hideMark/>
          </w:tcPr>
          <w:p w14:paraId="18BD1717"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98.82%</w:t>
            </w:r>
          </w:p>
        </w:tc>
        <w:tc>
          <w:tcPr>
            <w:tcW w:w="2181" w:type="dxa"/>
            <w:tcBorders>
              <w:top w:val="nil"/>
              <w:bottom w:val="nil"/>
            </w:tcBorders>
            <w:shd w:val="clear" w:color="auto" w:fill="auto"/>
            <w:hideMark/>
          </w:tcPr>
          <w:p w14:paraId="292B9B22"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93.59%</w:t>
            </w:r>
          </w:p>
        </w:tc>
      </w:tr>
      <w:tr w:rsidR="00436E20" w:rsidRPr="00EB1341" w14:paraId="75DC2342" w14:textId="77777777" w:rsidTr="00CE4C27">
        <w:trPr>
          <w:trHeight w:val="300"/>
        </w:trPr>
        <w:tc>
          <w:tcPr>
            <w:tcW w:w="1736" w:type="dxa"/>
            <w:tcBorders>
              <w:top w:val="nil"/>
              <w:bottom w:val="single" w:sz="8" w:space="0" w:color="auto"/>
            </w:tcBorders>
            <w:shd w:val="clear" w:color="auto" w:fill="auto"/>
            <w:noWrap/>
            <w:hideMark/>
          </w:tcPr>
          <w:p w14:paraId="419024BC"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ndbag_TLR4</w:t>
            </w:r>
          </w:p>
        </w:tc>
        <w:tc>
          <w:tcPr>
            <w:tcW w:w="2542" w:type="dxa"/>
            <w:tcBorders>
              <w:top w:val="nil"/>
              <w:bottom w:val="single" w:sz="8" w:space="0" w:color="auto"/>
            </w:tcBorders>
            <w:shd w:val="clear" w:color="auto" w:fill="auto"/>
            <w:noWrap/>
            <w:hideMark/>
          </w:tcPr>
          <w:p w14:paraId="51DE1EEE"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77,042</w:t>
            </w:r>
          </w:p>
        </w:tc>
        <w:tc>
          <w:tcPr>
            <w:tcW w:w="1925" w:type="dxa"/>
            <w:tcBorders>
              <w:top w:val="nil"/>
              <w:bottom w:val="single" w:sz="8" w:space="0" w:color="auto"/>
            </w:tcBorders>
            <w:shd w:val="clear" w:color="auto" w:fill="auto"/>
            <w:noWrap/>
            <w:hideMark/>
          </w:tcPr>
          <w:p w14:paraId="51557A1C"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97.79%</w:t>
            </w:r>
          </w:p>
        </w:tc>
        <w:tc>
          <w:tcPr>
            <w:tcW w:w="2181" w:type="dxa"/>
            <w:tcBorders>
              <w:top w:val="nil"/>
              <w:bottom w:val="single" w:sz="8" w:space="0" w:color="auto"/>
            </w:tcBorders>
            <w:shd w:val="clear" w:color="auto" w:fill="auto"/>
            <w:hideMark/>
          </w:tcPr>
          <w:p w14:paraId="573A625B"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97.98%</w:t>
            </w:r>
          </w:p>
        </w:tc>
      </w:tr>
    </w:tbl>
    <w:p w14:paraId="194191E4" w14:textId="77777777" w:rsidR="00436E20" w:rsidRPr="000F40A5" w:rsidRDefault="00436E20" w:rsidP="00436E20">
      <w:pPr>
        <w:pStyle w:val="2"/>
        <w:spacing w:beforeLines="100" w:before="240" w:after="0"/>
        <w:rPr>
          <w:rFonts w:ascii="Times New Roman" w:hAnsi="Times New Roman"/>
          <w:sz w:val="24"/>
          <w:szCs w:val="24"/>
        </w:rPr>
      </w:pPr>
      <w:bookmarkStart w:id="229" w:name="_Toc482798104"/>
      <w:bookmarkStart w:id="230" w:name="_Toc28603953"/>
      <w:r>
        <w:rPr>
          <w:rFonts w:ascii="Times New Roman" w:hAnsi="Times New Roman"/>
          <w:sz w:val="24"/>
          <w:szCs w:val="24"/>
        </w:rPr>
        <w:t>Table S5:</w:t>
      </w:r>
      <w:r w:rsidRPr="000F40A5">
        <w:rPr>
          <w:rFonts w:ascii="Times New Roman" w:hAnsi="Times New Roman"/>
          <w:sz w:val="24"/>
          <w:szCs w:val="24"/>
        </w:rPr>
        <w:t xml:space="preserve"> Evaluati</w:t>
      </w:r>
      <w:r>
        <w:rPr>
          <w:rFonts w:ascii="Times New Roman" w:hAnsi="Times New Roman"/>
          <w:sz w:val="24"/>
          <w:szCs w:val="24"/>
        </w:rPr>
        <w:t>on of the mallard genome coverage using</w:t>
      </w:r>
      <w:r w:rsidRPr="000F40A5">
        <w:rPr>
          <w:rFonts w:ascii="Times New Roman" w:hAnsi="Times New Roman"/>
          <w:sz w:val="24"/>
          <w:szCs w:val="24"/>
        </w:rPr>
        <w:t xml:space="preserve"> </w:t>
      </w:r>
      <w:r>
        <w:rPr>
          <w:rFonts w:ascii="Times New Roman" w:hAnsi="Times New Roman"/>
          <w:sz w:val="24"/>
          <w:szCs w:val="24"/>
        </w:rPr>
        <w:t xml:space="preserve">duck </w:t>
      </w:r>
      <w:r w:rsidRPr="000F40A5">
        <w:rPr>
          <w:rFonts w:ascii="Times New Roman" w:hAnsi="Times New Roman"/>
          <w:sz w:val="24"/>
          <w:szCs w:val="24"/>
        </w:rPr>
        <w:t>EST sequence</w:t>
      </w:r>
      <w:bookmarkEnd w:id="229"/>
      <w:r>
        <w:rPr>
          <w:rFonts w:ascii="Times New Roman" w:hAnsi="Times New Roman"/>
          <w:sz w:val="24"/>
          <w:szCs w:val="24"/>
        </w:rPr>
        <w:t>s</w:t>
      </w:r>
      <w:bookmarkEnd w:id="230"/>
    </w:p>
    <w:tbl>
      <w:tblPr>
        <w:tblW w:w="9124" w:type="dxa"/>
        <w:jc w:val="center"/>
        <w:tblBorders>
          <w:top w:val="single" w:sz="12" w:space="0" w:color="auto"/>
          <w:bottom w:val="single" w:sz="12" w:space="0" w:color="auto"/>
        </w:tblBorders>
        <w:tblLook w:val="0000" w:firstRow="0" w:lastRow="0" w:firstColumn="0" w:lastColumn="0" w:noHBand="0" w:noVBand="0"/>
      </w:tblPr>
      <w:tblGrid>
        <w:gridCol w:w="1072"/>
        <w:gridCol w:w="1003"/>
        <w:gridCol w:w="1370"/>
        <w:gridCol w:w="1325"/>
        <w:gridCol w:w="1080"/>
        <w:gridCol w:w="1097"/>
        <w:gridCol w:w="1080"/>
        <w:gridCol w:w="1097"/>
      </w:tblGrid>
      <w:tr w:rsidR="00436E20" w:rsidRPr="00EB1341" w14:paraId="3FB217DF" w14:textId="77777777" w:rsidTr="00CE4C27">
        <w:trPr>
          <w:trHeight w:val="556"/>
          <w:tblHeader/>
          <w:jc w:val="center"/>
        </w:trPr>
        <w:tc>
          <w:tcPr>
            <w:tcW w:w="0" w:type="auto"/>
            <w:vMerge w:val="restart"/>
            <w:tcBorders>
              <w:top w:val="single" w:sz="8" w:space="0" w:color="auto"/>
              <w:bottom w:val="single" w:sz="6" w:space="0" w:color="auto"/>
            </w:tcBorders>
            <w:vAlign w:val="center"/>
          </w:tcPr>
          <w:p w14:paraId="03869580" w14:textId="77777777" w:rsidR="00436E20" w:rsidRPr="00EB1341" w:rsidRDefault="00436E20" w:rsidP="00CE4C27">
            <w:pPr>
              <w:snapToGrid w:val="0"/>
              <w:jc w:val="center"/>
              <w:rPr>
                <w:rFonts w:ascii="Times New Roman" w:hAnsi="Times New Roman"/>
                <w:sz w:val="24"/>
                <w:szCs w:val="24"/>
                <w:lang w:eastAsia="ar-SA"/>
              </w:rPr>
            </w:pPr>
            <w:r w:rsidRPr="00EB1341">
              <w:rPr>
                <w:rFonts w:ascii="Times New Roman" w:hAnsi="Times New Roman"/>
                <w:sz w:val="24"/>
                <w:szCs w:val="24"/>
                <w:lang w:eastAsia="ar-SA"/>
              </w:rPr>
              <w:t>Dataset</w:t>
            </w:r>
          </w:p>
        </w:tc>
        <w:tc>
          <w:tcPr>
            <w:tcW w:w="0" w:type="auto"/>
            <w:vMerge w:val="restart"/>
            <w:tcBorders>
              <w:top w:val="single" w:sz="8" w:space="0" w:color="auto"/>
              <w:bottom w:val="single" w:sz="6" w:space="0" w:color="auto"/>
            </w:tcBorders>
            <w:vAlign w:val="center"/>
          </w:tcPr>
          <w:p w14:paraId="5D21EF6B" w14:textId="77777777" w:rsidR="00436E20" w:rsidRPr="00EB1341" w:rsidRDefault="00436E20" w:rsidP="00CE4C27">
            <w:pPr>
              <w:snapToGrid w:val="0"/>
              <w:jc w:val="center"/>
              <w:rPr>
                <w:rFonts w:ascii="Times New Roman" w:hAnsi="Times New Roman"/>
                <w:sz w:val="24"/>
                <w:szCs w:val="24"/>
                <w:lang w:eastAsia="ar-SA"/>
              </w:rPr>
            </w:pPr>
            <w:r w:rsidRPr="00EB1341">
              <w:rPr>
                <w:rFonts w:ascii="Times New Roman" w:hAnsi="Times New Roman"/>
                <w:sz w:val="24"/>
                <w:szCs w:val="24"/>
                <w:lang w:eastAsia="ar-SA"/>
              </w:rPr>
              <w:t>Number</w:t>
            </w:r>
          </w:p>
        </w:tc>
        <w:tc>
          <w:tcPr>
            <w:tcW w:w="0" w:type="auto"/>
            <w:vMerge w:val="restart"/>
            <w:tcBorders>
              <w:top w:val="single" w:sz="8" w:space="0" w:color="auto"/>
              <w:bottom w:val="single" w:sz="6" w:space="0" w:color="auto"/>
            </w:tcBorders>
            <w:vAlign w:val="center"/>
          </w:tcPr>
          <w:p w14:paraId="79EAC43E" w14:textId="77777777" w:rsidR="00436E20" w:rsidRPr="00EB1341" w:rsidRDefault="00436E20" w:rsidP="00CE4C27">
            <w:pPr>
              <w:snapToGrid w:val="0"/>
              <w:jc w:val="center"/>
              <w:rPr>
                <w:rFonts w:ascii="Times New Roman" w:hAnsi="Times New Roman"/>
                <w:sz w:val="24"/>
                <w:szCs w:val="24"/>
                <w:lang w:eastAsia="ar-SA"/>
              </w:rPr>
            </w:pPr>
            <w:r w:rsidRPr="00EB1341">
              <w:rPr>
                <w:rFonts w:ascii="Times New Roman" w:hAnsi="Times New Roman"/>
                <w:sz w:val="24"/>
                <w:szCs w:val="24"/>
                <w:lang w:eastAsia="ar-SA"/>
              </w:rPr>
              <w:t>Total length (bp)</w:t>
            </w:r>
          </w:p>
        </w:tc>
        <w:tc>
          <w:tcPr>
            <w:tcW w:w="0" w:type="auto"/>
            <w:vMerge w:val="restart"/>
            <w:tcBorders>
              <w:top w:val="single" w:sz="8" w:space="0" w:color="auto"/>
              <w:bottom w:val="single" w:sz="6" w:space="0" w:color="auto"/>
            </w:tcBorders>
            <w:vAlign w:val="center"/>
          </w:tcPr>
          <w:p w14:paraId="3E777FB3" w14:textId="77777777" w:rsidR="00436E20" w:rsidRPr="00EB1341" w:rsidRDefault="00436E20" w:rsidP="00CE4C27">
            <w:pPr>
              <w:snapToGrid w:val="0"/>
              <w:jc w:val="center"/>
              <w:rPr>
                <w:rFonts w:ascii="Times New Roman" w:hAnsi="Times New Roman"/>
                <w:sz w:val="24"/>
                <w:szCs w:val="24"/>
                <w:lang w:eastAsia="ar-SA"/>
              </w:rPr>
            </w:pPr>
            <w:r w:rsidRPr="00EB1341">
              <w:rPr>
                <w:rFonts w:ascii="Times New Roman" w:hAnsi="Times New Roman"/>
                <w:sz w:val="24"/>
                <w:szCs w:val="24"/>
                <w:lang w:eastAsia="ar-SA"/>
              </w:rPr>
              <w:t>Covered by assembly (%)</w:t>
            </w:r>
          </w:p>
        </w:tc>
        <w:tc>
          <w:tcPr>
            <w:tcW w:w="0" w:type="auto"/>
            <w:gridSpan w:val="2"/>
            <w:tcBorders>
              <w:top w:val="single" w:sz="8" w:space="0" w:color="auto"/>
              <w:bottom w:val="single" w:sz="6" w:space="0" w:color="auto"/>
            </w:tcBorders>
            <w:vAlign w:val="center"/>
          </w:tcPr>
          <w:p w14:paraId="096AD591" w14:textId="77777777" w:rsidR="00436E20" w:rsidRPr="00EB1341" w:rsidRDefault="00436E20" w:rsidP="00CE4C27">
            <w:pPr>
              <w:snapToGrid w:val="0"/>
              <w:jc w:val="center"/>
              <w:rPr>
                <w:rFonts w:ascii="Times New Roman" w:hAnsi="Times New Roman"/>
                <w:sz w:val="24"/>
                <w:szCs w:val="24"/>
                <w:lang w:eastAsia="ar-SA"/>
              </w:rPr>
            </w:pPr>
            <w:r w:rsidRPr="00EB1341">
              <w:rPr>
                <w:rFonts w:ascii="Times New Roman" w:hAnsi="Times New Roman"/>
                <w:sz w:val="24"/>
                <w:szCs w:val="24"/>
                <w:lang w:eastAsia="ar-SA"/>
              </w:rPr>
              <w:t>with &gt;90% sequence in one scaffold</w:t>
            </w:r>
          </w:p>
        </w:tc>
        <w:tc>
          <w:tcPr>
            <w:tcW w:w="0" w:type="auto"/>
            <w:gridSpan w:val="2"/>
            <w:tcBorders>
              <w:top w:val="single" w:sz="8" w:space="0" w:color="auto"/>
              <w:bottom w:val="single" w:sz="6" w:space="0" w:color="auto"/>
            </w:tcBorders>
            <w:vAlign w:val="center"/>
          </w:tcPr>
          <w:p w14:paraId="628FBF7D" w14:textId="77777777" w:rsidR="00436E20" w:rsidRPr="00EB1341" w:rsidRDefault="00436E20" w:rsidP="00CE4C27">
            <w:pPr>
              <w:snapToGrid w:val="0"/>
              <w:jc w:val="center"/>
              <w:rPr>
                <w:rFonts w:ascii="Times New Roman" w:hAnsi="Times New Roman"/>
                <w:sz w:val="24"/>
                <w:szCs w:val="24"/>
                <w:lang w:eastAsia="ar-SA"/>
              </w:rPr>
            </w:pPr>
            <w:r w:rsidRPr="00EB1341">
              <w:rPr>
                <w:rFonts w:ascii="Times New Roman" w:hAnsi="Times New Roman"/>
                <w:sz w:val="24"/>
                <w:szCs w:val="24"/>
                <w:lang w:eastAsia="ar-SA"/>
              </w:rPr>
              <w:t>with &gt;50% sequence in one scaffold</w:t>
            </w:r>
          </w:p>
        </w:tc>
      </w:tr>
      <w:tr w:rsidR="00436E20" w:rsidRPr="00EB1341" w14:paraId="3B4A225D" w14:textId="77777777" w:rsidTr="00CE4C27">
        <w:trPr>
          <w:trHeight w:val="309"/>
          <w:tblHeader/>
          <w:jc w:val="center"/>
        </w:trPr>
        <w:tc>
          <w:tcPr>
            <w:tcW w:w="0" w:type="auto"/>
            <w:vMerge/>
            <w:tcBorders>
              <w:top w:val="nil"/>
              <w:bottom w:val="single" w:sz="6" w:space="0" w:color="auto"/>
            </w:tcBorders>
            <w:vAlign w:val="center"/>
          </w:tcPr>
          <w:p w14:paraId="2E4A8A59" w14:textId="77777777" w:rsidR="00436E20" w:rsidRPr="00EB1341" w:rsidRDefault="00436E20" w:rsidP="00CE4C27">
            <w:pPr>
              <w:snapToGrid w:val="0"/>
              <w:jc w:val="center"/>
              <w:rPr>
                <w:rFonts w:ascii="Times New Roman" w:hAnsi="Times New Roman"/>
                <w:sz w:val="24"/>
                <w:szCs w:val="24"/>
                <w:lang w:eastAsia="ar-SA"/>
              </w:rPr>
            </w:pPr>
          </w:p>
        </w:tc>
        <w:tc>
          <w:tcPr>
            <w:tcW w:w="0" w:type="auto"/>
            <w:vMerge/>
            <w:tcBorders>
              <w:top w:val="nil"/>
              <w:bottom w:val="single" w:sz="6" w:space="0" w:color="auto"/>
            </w:tcBorders>
            <w:vAlign w:val="center"/>
          </w:tcPr>
          <w:p w14:paraId="7CAA44FB" w14:textId="77777777" w:rsidR="00436E20" w:rsidRPr="00EB1341" w:rsidRDefault="00436E20" w:rsidP="00CE4C27">
            <w:pPr>
              <w:snapToGrid w:val="0"/>
              <w:jc w:val="center"/>
              <w:rPr>
                <w:rFonts w:ascii="Times New Roman" w:hAnsi="Times New Roman"/>
                <w:sz w:val="24"/>
                <w:szCs w:val="24"/>
                <w:lang w:eastAsia="ar-SA"/>
              </w:rPr>
            </w:pPr>
          </w:p>
        </w:tc>
        <w:tc>
          <w:tcPr>
            <w:tcW w:w="0" w:type="auto"/>
            <w:vMerge/>
            <w:tcBorders>
              <w:top w:val="nil"/>
              <w:bottom w:val="single" w:sz="6" w:space="0" w:color="auto"/>
            </w:tcBorders>
            <w:vAlign w:val="center"/>
          </w:tcPr>
          <w:p w14:paraId="2B254A6B" w14:textId="77777777" w:rsidR="00436E20" w:rsidRPr="00EB1341" w:rsidRDefault="00436E20" w:rsidP="00CE4C27">
            <w:pPr>
              <w:snapToGrid w:val="0"/>
              <w:jc w:val="center"/>
              <w:rPr>
                <w:rFonts w:ascii="Times New Roman" w:hAnsi="Times New Roman"/>
                <w:sz w:val="24"/>
                <w:szCs w:val="24"/>
                <w:lang w:eastAsia="ar-SA"/>
              </w:rPr>
            </w:pPr>
          </w:p>
        </w:tc>
        <w:tc>
          <w:tcPr>
            <w:tcW w:w="0" w:type="auto"/>
            <w:vMerge/>
            <w:tcBorders>
              <w:top w:val="nil"/>
              <w:bottom w:val="single" w:sz="6" w:space="0" w:color="auto"/>
            </w:tcBorders>
            <w:vAlign w:val="center"/>
          </w:tcPr>
          <w:p w14:paraId="50A4C0D0" w14:textId="77777777" w:rsidR="00436E20" w:rsidRPr="00EB1341" w:rsidRDefault="00436E20" w:rsidP="00CE4C27">
            <w:pPr>
              <w:snapToGrid w:val="0"/>
              <w:jc w:val="center"/>
              <w:rPr>
                <w:rFonts w:ascii="Times New Roman" w:hAnsi="Times New Roman"/>
                <w:sz w:val="24"/>
                <w:szCs w:val="24"/>
                <w:lang w:eastAsia="ar-SA"/>
              </w:rPr>
            </w:pPr>
          </w:p>
        </w:tc>
        <w:tc>
          <w:tcPr>
            <w:tcW w:w="0" w:type="auto"/>
            <w:tcBorders>
              <w:top w:val="single" w:sz="6" w:space="0" w:color="auto"/>
              <w:bottom w:val="single" w:sz="6" w:space="0" w:color="auto"/>
            </w:tcBorders>
            <w:vAlign w:val="center"/>
          </w:tcPr>
          <w:p w14:paraId="5B85D283" w14:textId="77777777" w:rsidR="00436E20" w:rsidRPr="00EB1341" w:rsidRDefault="00436E20" w:rsidP="00CE4C27">
            <w:pPr>
              <w:snapToGrid w:val="0"/>
              <w:jc w:val="center"/>
              <w:rPr>
                <w:rFonts w:ascii="Times New Roman" w:hAnsi="Times New Roman"/>
                <w:sz w:val="24"/>
                <w:szCs w:val="24"/>
                <w:lang w:eastAsia="ar-SA"/>
              </w:rPr>
            </w:pPr>
            <w:r w:rsidRPr="00EB1341">
              <w:rPr>
                <w:rFonts w:ascii="Times New Roman" w:hAnsi="Times New Roman"/>
                <w:sz w:val="24"/>
                <w:szCs w:val="24"/>
                <w:lang w:eastAsia="ar-SA"/>
              </w:rPr>
              <w:t>Number</w:t>
            </w:r>
          </w:p>
        </w:tc>
        <w:tc>
          <w:tcPr>
            <w:tcW w:w="0" w:type="auto"/>
            <w:tcBorders>
              <w:top w:val="single" w:sz="6" w:space="0" w:color="auto"/>
              <w:bottom w:val="single" w:sz="6" w:space="0" w:color="auto"/>
            </w:tcBorders>
            <w:vAlign w:val="center"/>
          </w:tcPr>
          <w:p w14:paraId="37E9DB75" w14:textId="77777777" w:rsidR="00436E20" w:rsidRPr="00EB1341" w:rsidRDefault="00436E20" w:rsidP="00CE4C27">
            <w:pPr>
              <w:snapToGrid w:val="0"/>
              <w:jc w:val="center"/>
              <w:rPr>
                <w:rFonts w:ascii="Times New Roman" w:hAnsi="Times New Roman"/>
                <w:sz w:val="24"/>
                <w:szCs w:val="24"/>
                <w:lang w:eastAsia="ar-SA"/>
              </w:rPr>
            </w:pPr>
            <w:r w:rsidRPr="00EB1341">
              <w:rPr>
                <w:rFonts w:ascii="Times New Roman" w:hAnsi="Times New Roman"/>
                <w:sz w:val="24"/>
                <w:szCs w:val="24"/>
                <w:lang w:eastAsia="ar-SA"/>
              </w:rPr>
              <w:t>Percent (%)</w:t>
            </w:r>
          </w:p>
        </w:tc>
        <w:tc>
          <w:tcPr>
            <w:tcW w:w="0" w:type="auto"/>
            <w:tcBorders>
              <w:top w:val="single" w:sz="6" w:space="0" w:color="auto"/>
              <w:bottom w:val="single" w:sz="6" w:space="0" w:color="auto"/>
            </w:tcBorders>
            <w:vAlign w:val="center"/>
          </w:tcPr>
          <w:p w14:paraId="2194F89D" w14:textId="77777777" w:rsidR="00436E20" w:rsidRPr="00EB1341" w:rsidRDefault="00436E20" w:rsidP="00CE4C27">
            <w:pPr>
              <w:snapToGrid w:val="0"/>
              <w:jc w:val="center"/>
              <w:rPr>
                <w:rFonts w:ascii="Times New Roman" w:hAnsi="Times New Roman"/>
                <w:sz w:val="24"/>
                <w:szCs w:val="24"/>
                <w:lang w:eastAsia="ar-SA"/>
              </w:rPr>
            </w:pPr>
            <w:r w:rsidRPr="00EB1341">
              <w:rPr>
                <w:rFonts w:ascii="Times New Roman" w:hAnsi="Times New Roman"/>
                <w:sz w:val="24"/>
                <w:szCs w:val="24"/>
                <w:lang w:eastAsia="ar-SA"/>
              </w:rPr>
              <w:t>Number</w:t>
            </w:r>
          </w:p>
        </w:tc>
        <w:tc>
          <w:tcPr>
            <w:tcW w:w="0" w:type="auto"/>
            <w:tcBorders>
              <w:top w:val="single" w:sz="6" w:space="0" w:color="auto"/>
              <w:bottom w:val="single" w:sz="6" w:space="0" w:color="auto"/>
            </w:tcBorders>
            <w:vAlign w:val="center"/>
          </w:tcPr>
          <w:p w14:paraId="6B126218" w14:textId="77777777" w:rsidR="00436E20" w:rsidRPr="00EB1341" w:rsidRDefault="00436E20" w:rsidP="00CE4C27">
            <w:pPr>
              <w:snapToGrid w:val="0"/>
              <w:jc w:val="center"/>
              <w:rPr>
                <w:rFonts w:ascii="Times New Roman" w:hAnsi="Times New Roman"/>
                <w:sz w:val="24"/>
                <w:szCs w:val="24"/>
                <w:lang w:eastAsia="ar-SA"/>
              </w:rPr>
            </w:pPr>
            <w:r w:rsidRPr="00EB1341">
              <w:rPr>
                <w:rFonts w:ascii="Times New Roman" w:hAnsi="Times New Roman"/>
                <w:sz w:val="24"/>
                <w:szCs w:val="24"/>
                <w:lang w:eastAsia="ar-SA"/>
              </w:rPr>
              <w:t>Percent (%)</w:t>
            </w:r>
          </w:p>
        </w:tc>
      </w:tr>
      <w:tr w:rsidR="00436E20" w:rsidRPr="00EB1341" w14:paraId="4D37C6B0" w14:textId="77777777" w:rsidTr="00CE4C27">
        <w:trPr>
          <w:trHeight w:val="295"/>
          <w:jc w:val="center"/>
        </w:trPr>
        <w:tc>
          <w:tcPr>
            <w:tcW w:w="0" w:type="auto"/>
            <w:tcBorders>
              <w:top w:val="single" w:sz="6" w:space="0" w:color="auto"/>
            </w:tcBorders>
            <w:vAlign w:val="center"/>
          </w:tcPr>
          <w:p w14:paraId="26151624"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&gt;0bp</w:t>
            </w:r>
          </w:p>
        </w:tc>
        <w:tc>
          <w:tcPr>
            <w:tcW w:w="0" w:type="auto"/>
            <w:tcBorders>
              <w:top w:val="single" w:sz="6" w:space="0" w:color="auto"/>
            </w:tcBorders>
            <w:vAlign w:val="center"/>
          </w:tcPr>
          <w:p w14:paraId="11FF1A14"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319,996</w:t>
            </w:r>
          </w:p>
        </w:tc>
        <w:tc>
          <w:tcPr>
            <w:tcW w:w="0" w:type="auto"/>
            <w:tcBorders>
              <w:top w:val="single" w:sz="6" w:space="0" w:color="auto"/>
            </w:tcBorders>
            <w:vAlign w:val="center"/>
          </w:tcPr>
          <w:p w14:paraId="0298312F"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98,257,350</w:t>
            </w:r>
          </w:p>
        </w:tc>
        <w:tc>
          <w:tcPr>
            <w:tcW w:w="0" w:type="auto"/>
            <w:tcBorders>
              <w:top w:val="single" w:sz="6" w:space="0" w:color="auto"/>
            </w:tcBorders>
            <w:vAlign w:val="center"/>
          </w:tcPr>
          <w:p w14:paraId="23A3893B"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99.02</w:t>
            </w:r>
          </w:p>
        </w:tc>
        <w:tc>
          <w:tcPr>
            <w:tcW w:w="0" w:type="auto"/>
            <w:tcBorders>
              <w:top w:val="single" w:sz="6" w:space="0" w:color="auto"/>
            </w:tcBorders>
            <w:vAlign w:val="center"/>
          </w:tcPr>
          <w:p w14:paraId="53D455E8"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294,845</w:t>
            </w:r>
          </w:p>
        </w:tc>
        <w:tc>
          <w:tcPr>
            <w:tcW w:w="0" w:type="auto"/>
            <w:tcBorders>
              <w:top w:val="single" w:sz="6" w:space="0" w:color="auto"/>
            </w:tcBorders>
            <w:vAlign w:val="center"/>
          </w:tcPr>
          <w:p w14:paraId="13F07BFA"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92.14</w:t>
            </w:r>
          </w:p>
        </w:tc>
        <w:tc>
          <w:tcPr>
            <w:tcW w:w="0" w:type="auto"/>
            <w:tcBorders>
              <w:top w:val="single" w:sz="6" w:space="0" w:color="auto"/>
            </w:tcBorders>
            <w:vAlign w:val="center"/>
          </w:tcPr>
          <w:p w14:paraId="0BD0DF5E"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315,689</w:t>
            </w:r>
          </w:p>
        </w:tc>
        <w:tc>
          <w:tcPr>
            <w:tcW w:w="0" w:type="auto"/>
            <w:tcBorders>
              <w:top w:val="single" w:sz="6" w:space="0" w:color="auto"/>
            </w:tcBorders>
            <w:vAlign w:val="center"/>
          </w:tcPr>
          <w:p w14:paraId="6715DFCE"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98.65</w:t>
            </w:r>
          </w:p>
        </w:tc>
      </w:tr>
      <w:tr w:rsidR="00436E20" w:rsidRPr="00EB1341" w14:paraId="68291A08" w14:textId="77777777" w:rsidTr="00CE4C27">
        <w:trPr>
          <w:trHeight w:val="295"/>
          <w:jc w:val="center"/>
        </w:trPr>
        <w:tc>
          <w:tcPr>
            <w:tcW w:w="0" w:type="auto"/>
            <w:vAlign w:val="center"/>
          </w:tcPr>
          <w:p w14:paraId="6FCE3A82"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&gt;200bp</w:t>
            </w:r>
          </w:p>
        </w:tc>
        <w:tc>
          <w:tcPr>
            <w:tcW w:w="0" w:type="auto"/>
            <w:vAlign w:val="center"/>
          </w:tcPr>
          <w:p w14:paraId="55A76EA2"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144,337</w:t>
            </w:r>
          </w:p>
        </w:tc>
        <w:tc>
          <w:tcPr>
            <w:tcW w:w="0" w:type="auto"/>
            <w:vAlign w:val="center"/>
          </w:tcPr>
          <w:p w14:paraId="134C1BCA"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73,939,509</w:t>
            </w:r>
          </w:p>
        </w:tc>
        <w:tc>
          <w:tcPr>
            <w:tcW w:w="0" w:type="auto"/>
            <w:vAlign w:val="center"/>
          </w:tcPr>
          <w:p w14:paraId="69D2CD2D"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99.53</w:t>
            </w:r>
          </w:p>
        </w:tc>
        <w:tc>
          <w:tcPr>
            <w:tcW w:w="0" w:type="auto"/>
            <w:vAlign w:val="center"/>
          </w:tcPr>
          <w:p w14:paraId="57162B69"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135,799</w:t>
            </w:r>
          </w:p>
        </w:tc>
        <w:tc>
          <w:tcPr>
            <w:tcW w:w="0" w:type="auto"/>
            <w:vAlign w:val="center"/>
          </w:tcPr>
          <w:p w14:paraId="088C42D9"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94.08</w:t>
            </w:r>
          </w:p>
        </w:tc>
        <w:tc>
          <w:tcPr>
            <w:tcW w:w="0" w:type="auto"/>
            <w:vAlign w:val="center"/>
          </w:tcPr>
          <w:p w14:paraId="07ED414C"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143,128</w:t>
            </w:r>
          </w:p>
        </w:tc>
        <w:tc>
          <w:tcPr>
            <w:tcW w:w="0" w:type="auto"/>
            <w:vAlign w:val="center"/>
          </w:tcPr>
          <w:p w14:paraId="33EEB882"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99.16</w:t>
            </w:r>
          </w:p>
        </w:tc>
      </w:tr>
      <w:tr w:rsidR="00436E20" w:rsidRPr="00EB1341" w14:paraId="6E618D38" w14:textId="77777777" w:rsidTr="00CE4C27">
        <w:trPr>
          <w:trHeight w:val="309"/>
          <w:jc w:val="center"/>
        </w:trPr>
        <w:tc>
          <w:tcPr>
            <w:tcW w:w="0" w:type="auto"/>
            <w:tcBorders>
              <w:bottom w:val="nil"/>
            </w:tcBorders>
            <w:vAlign w:val="center"/>
          </w:tcPr>
          <w:p w14:paraId="0BD897B3"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&gt;500bp</w:t>
            </w:r>
          </w:p>
        </w:tc>
        <w:tc>
          <w:tcPr>
            <w:tcW w:w="0" w:type="auto"/>
            <w:tcBorders>
              <w:bottom w:val="nil"/>
            </w:tcBorders>
            <w:vAlign w:val="center"/>
          </w:tcPr>
          <w:p w14:paraId="0F406BFF"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43,896</w:t>
            </w:r>
          </w:p>
        </w:tc>
        <w:tc>
          <w:tcPr>
            <w:tcW w:w="0" w:type="auto"/>
            <w:tcBorders>
              <w:bottom w:val="nil"/>
            </w:tcBorders>
            <w:vAlign w:val="center"/>
          </w:tcPr>
          <w:p w14:paraId="357BD16E"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43,155,260</w:t>
            </w:r>
          </w:p>
        </w:tc>
        <w:tc>
          <w:tcPr>
            <w:tcW w:w="0" w:type="auto"/>
            <w:tcBorders>
              <w:bottom w:val="nil"/>
            </w:tcBorders>
            <w:vAlign w:val="center"/>
          </w:tcPr>
          <w:p w14:paraId="6A1E40D9"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99.84</w:t>
            </w:r>
          </w:p>
        </w:tc>
        <w:tc>
          <w:tcPr>
            <w:tcW w:w="0" w:type="auto"/>
            <w:tcBorders>
              <w:bottom w:val="nil"/>
            </w:tcBorders>
            <w:vAlign w:val="center"/>
          </w:tcPr>
          <w:p w14:paraId="25AAC782"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41,595</w:t>
            </w:r>
          </w:p>
        </w:tc>
        <w:tc>
          <w:tcPr>
            <w:tcW w:w="0" w:type="auto"/>
            <w:tcBorders>
              <w:bottom w:val="nil"/>
            </w:tcBorders>
            <w:vAlign w:val="center"/>
          </w:tcPr>
          <w:p w14:paraId="23B497AD"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94.76</w:t>
            </w:r>
          </w:p>
        </w:tc>
        <w:tc>
          <w:tcPr>
            <w:tcW w:w="0" w:type="auto"/>
            <w:tcBorders>
              <w:bottom w:val="nil"/>
            </w:tcBorders>
            <w:vAlign w:val="center"/>
          </w:tcPr>
          <w:p w14:paraId="622B8C55"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43,687</w:t>
            </w:r>
          </w:p>
        </w:tc>
        <w:tc>
          <w:tcPr>
            <w:tcW w:w="0" w:type="auto"/>
            <w:tcBorders>
              <w:bottom w:val="nil"/>
            </w:tcBorders>
            <w:vAlign w:val="center"/>
          </w:tcPr>
          <w:p w14:paraId="3BB37378"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99.52</w:t>
            </w:r>
          </w:p>
        </w:tc>
      </w:tr>
      <w:tr w:rsidR="00436E20" w:rsidRPr="00EB1341" w14:paraId="1D96BE9F" w14:textId="77777777" w:rsidTr="00CE4C27">
        <w:trPr>
          <w:trHeight w:val="309"/>
          <w:jc w:val="center"/>
        </w:trPr>
        <w:tc>
          <w:tcPr>
            <w:tcW w:w="0" w:type="auto"/>
            <w:tcBorders>
              <w:top w:val="nil"/>
              <w:bottom w:val="single" w:sz="8" w:space="0" w:color="auto"/>
            </w:tcBorders>
            <w:vAlign w:val="center"/>
          </w:tcPr>
          <w:p w14:paraId="2F739A40"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&gt;1000bp</w:t>
            </w:r>
          </w:p>
        </w:tc>
        <w:tc>
          <w:tcPr>
            <w:tcW w:w="0" w:type="auto"/>
            <w:tcBorders>
              <w:top w:val="nil"/>
              <w:bottom w:val="single" w:sz="8" w:space="0" w:color="auto"/>
            </w:tcBorders>
            <w:vAlign w:val="center"/>
          </w:tcPr>
          <w:p w14:paraId="00F15B4D"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13,652</w:t>
            </w:r>
          </w:p>
        </w:tc>
        <w:tc>
          <w:tcPr>
            <w:tcW w:w="0" w:type="auto"/>
            <w:tcBorders>
              <w:top w:val="nil"/>
              <w:bottom w:val="single" w:sz="8" w:space="0" w:color="auto"/>
            </w:tcBorders>
            <w:vAlign w:val="center"/>
          </w:tcPr>
          <w:p w14:paraId="4648487A"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22,939,026</w:t>
            </w:r>
          </w:p>
        </w:tc>
        <w:tc>
          <w:tcPr>
            <w:tcW w:w="0" w:type="auto"/>
            <w:tcBorders>
              <w:top w:val="nil"/>
              <w:bottom w:val="single" w:sz="8" w:space="0" w:color="auto"/>
            </w:tcBorders>
            <w:vAlign w:val="center"/>
          </w:tcPr>
          <w:p w14:paraId="5E11504E"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99.99</w:t>
            </w:r>
          </w:p>
        </w:tc>
        <w:tc>
          <w:tcPr>
            <w:tcW w:w="0" w:type="auto"/>
            <w:tcBorders>
              <w:top w:val="nil"/>
              <w:bottom w:val="single" w:sz="8" w:space="0" w:color="auto"/>
            </w:tcBorders>
            <w:vAlign w:val="center"/>
          </w:tcPr>
          <w:p w14:paraId="5942996D"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12,831</w:t>
            </w:r>
          </w:p>
        </w:tc>
        <w:tc>
          <w:tcPr>
            <w:tcW w:w="0" w:type="auto"/>
            <w:tcBorders>
              <w:top w:val="nil"/>
              <w:bottom w:val="single" w:sz="8" w:space="0" w:color="auto"/>
            </w:tcBorders>
            <w:vAlign w:val="center"/>
          </w:tcPr>
          <w:p w14:paraId="6B04C34F"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93.99</w:t>
            </w:r>
          </w:p>
        </w:tc>
        <w:tc>
          <w:tcPr>
            <w:tcW w:w="0" w:type="auto"/>
            <w:tcBorders>
              <w:top w:val="nil"/>
              <w:bottom w:val="single" w:sz="8" w:space="0" w:color="auto"/>
            </w:tcBorders>
            <w:vAlign w:val="center"/>
          </w:tcPr>
          <w:p w14:paraId="30C5B04D"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13,613</w:t>
            </w:r>
          </w:p>
        </w:tc>
        <w:tc>
          <w:tcPr>
            <w:tcW w:w="0" w:type="auto"/>
            <w:tcBorders>
              <w:top w:val="nil"/>
              <w:bottom w:val="single" w:sz="8" w:space="0" w:color="auto"/>
            </w:tcBorders>
            <w:vAlign w:val="center"/>
          </w:tcPr>
          <w:p w14:paraId="2B094487"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99.71</w:t>
            </w:r>
          </w:p>
        </w:tc>
      </w:tr>
    </w:tbl>
    <w:p w14:paraId="3B1B897E" w14:textId="77777777" w:rsidR="00436E20" w:rsidRPr="000F40A5" w:rsidRDefault="00436E20" w:rsidP="00436E20">
      <w:pPr>
        <w:pStyle w:val="2"/>
        <w:spacing w:beforeLines="100" w:before="240" w:after="0"/>
        <w:rPr>
          <w:rFonts w:ascii="Times New Roman" w:hAnsi="Times New Roman"/>
          <w:sz w:val="24"/>
          <w:szCs w:val="24"/>
        </w:rPr>
      </w:pPr>
      <w:bookmarkStart w:id="231" w:name="_Toc28603954"/>
      <w:r>
        <w:rPr>
          <w:rFonts w:ascii="Times New Roman" w:hAnsi="Times New Roman"/>
          <w:sz w:val="24"/>
          <w:szCs w:val="24"/>
        </w:rPr>
        <w:t>Table S6:</w:t>
      </w:r>
      <w:r w:rsidRPr="000F40A5">
        <w:rPr>
          <w:rFonts w:ascii="Times New Roman" w:hAnsi="Times New Roman"/>
          <w:sz w:val="24"/>
          <w:szCs w:val="24"/>
        </w:rPr>
        <w:t xml:space="preserve"> Evaluation of </w:t>
      </w:r>
      <w:r>
        <w:rPr>
          <w:rFonts w:ascii="Times New Roman" w:hAnsi="Times New Roman"/>
          <w:sz w:val="24"/>
          <w:szCs w:val="24"/>
        </w:rPr>
        <w:t>the s</w:t>
      </w:r>
      <w:r w:rsidRPr="000F40A5">
        <w:rPr>
          <w:rFonts w:ascii="Times New Roman" w:hAnsi="Times New Roman"/>
          <w:sz w:val="24"/>
          <w:szCs w:val="24"/>
        </w:rPr>
        <w:t xml:space="preserve">pot-billed genome coverage </w:t>
      </w:r>
      <w:r>
        <w:rPr>
          <w:rFonts w:ascii="Times New Roman" w:hAnsi="Times New Roman"/>
          <w:sz w:val="24"/>
          <w:szCs w:val="24"/>
        </w:rPr>
        <w:t>using</w:t>
      </w:r>
      <w:r w:rsidRPr="000F40A5">
        <w:rPr>
          <w:rFonts w:ascii="Times New Roman" w:hAnsi="Times New Roman"/>
          <w:sz w:val="24"/>
          <w:szCs w:val="24"/>
        </w:rPr>
        <w:t xml:space="preserve"> </w:t>
      </w:r>
      <w:r>
        <w:rPr>
          <w:rFonts w:ascii="Times New Roman" w:hAnsi="Times New Roman"/>
          <w:sz w:val="24"/>
          <w:szCs w:val="24"/>
        </w:rPr>
        <w:t xml:space="preserve">duck </w:t>
      </w:r>
      <w:r w:rsidRPr="000F40A5">
        <w:rPr>
          <w:rFonts w:ascii="Times New Roman" w:hAnsi="Times New Roman"/>
          <w:sz w:val="24"/>
          <w:szCs w:val="24"/>
        </w:rPr>
        <w:t>EST sequence</w:t>
      </w:r>
      <w:r>
        <w:rPr>
          <w:rFonts w:ascii="Times New Roman" w:hAnsi="Times New Roman"/>
          <w:sz w:val="24"/>
          <w:szCs w:val="24"/>
        </w:rPr>
        <w:t>s</w:t>
      </w:r>
      <w:bookmarkEnd w:id="231"/>
    </w:p>
    <w:tbl>
      <w:tblPr>
        <w:tblW w:w="9112" w:type="dxa"/>
        <w:jc w:val="center"/>
        <w:tblBorders>
          <w:top w:val="single" w:sz="12" w:space="0" w:color="auto"/>
          <w:bottom w:val="single" w:sz="12" w:space="0" w:color="auto"/>
        </w:tblBorders>
        <w:tblLook w:val="0000" w:firstRow="0" w:lastRow="0" w:firstColumn="0" w:lastColumn="0" w:noHBand="0" w:noVBand="0"/>
      </w:tblPr>
      <w:tblGrid>
        <w:gridCol w:w="1072"/>
        <w:gridCol w:w="1003"/>
        <w:gridCol w:w="1369"/>
        <w:gridCol w:w="1322"/>
        <w:gridCol w:w="1079"/>
        <w:gridCol w:w="1094"/>
        <w:gridCol w:w="1079"/>
        <w:gridCol w:w="1094"/>
      </w:tblGrid>
      <w:tr w:rsidR="00436E20" w:rsidRPr="00EB1341" w14:paraId="6E38D041" w14:textId="77777777" w:rsidTr="00CE4C27">
        <w:trPr>
          <w:trHeight w:val="500"/>
          <w:tblHeader/>
          <w:jc w:val="center"/>
        </w:trPr>
        <w:tc>
          <w:tcPr>
            <w:tcW w:w="0" w:type="auto"/>
            <w:vMerge w:val="restart"/>
            <w:tcBorders>
              <w:top w:val="single" w:sz="8" w:space="0" w:color="auto"/>
              <w:bottom w:val="single" w:sz="6" w:space="0" w:color="auto"/>
            </w:tcBorders>
            <w:vAlign w:val="center"/>
          </w:tcPr>
          <w:p w14:paraId="2A76754D" w14:textId="77777777" w:rsidR="00436E20" w:rsidRPr="00EB1341" w:rsidRDefault="00436E20" w:rsidP="00CE4C27">
            <w:pPr>
              <w:snapToGrid w:val="0"/>
              <w:jc w:val="center"/>
              <w:rPr>
                <w:rFonts w:ascii="Times New Roman" w:hAnsi="Times New Roman"/>
                <w:sz w:val="24"/>
                <w:szCs w:val="24"/>
                <w:lang w:eastAsia="ar-SA"/>
              </w:rPr>
            </w:pPr>
            <w:r w:rsidRPr="00EB1341">
              <w:rPr>
                <w:rFonts w:ascii="Times New Roman" w:hAnsi="Times New Roman"/>
                <w:sz w:val="24"/>
                <w:szCs w:val="24"/>
                <w:lang w:eastAsia="ar-SA"/>
              </w:rPr>
              <w:t>Dataset</w:t>
            </w:r>
          </w:p>
        </w:tc>
        <w:tc>
          <w:tcPr>
            <w:tcW w:w="0" w:type="auto"/>
            <w:vMerge w:val="restart"/>
            <w:tcBorders>
              <w:top w:val="single" w:sz="8" w:space="0" w:color="auto"/>
              <w:bottom w:val="single" w:sz="6" w:space="0" w:color="auto"/>
            </w:tcBorders>
            <w:vAlign w:val="center"/>
          </w:tcPr>
          <w:p w14:paraId="1D7ECC3D" w14:textId="77777777" w:rsidR="00436E20" w:rsidRPr="00EB1341" w:rsidRDefault="00436E20" w:rsidP="00CE4C27">
            <w:pPr>
              <w:snapToGrid w:val="0"/>
              <w:jc w:val="center"/>
              <w:rPr>
                <w:rFonts w:ascii="Times New Roman" w:hAnsi="Times New Roman"/>
                <w:sz w:val="24"/>
                <w:szCs w:val="24"/>
                <w:lang w:eastAsia="ar-SA"/>
              </w:rPr>
            </w:pPr>
            <w:r w:rsidRPr="00EB1341">
              <w:rPr>
                <w:rFonts w:ascii="Times New Roman" w:hAnsi="Times New Roman"/>
                <w:sz w:val="24"/>
                <w:szCs w:val="24"/>
                <w:lang w:eastAsia="ar-SA"/>
              </w:rPr>
              <w:t>Number</w:t>
            </w:r>
          </w:p>
        </w:tc>
        <w:tc>
          <w:tcPr>
            <w:tcW w:w="0" w:type="auto"/>
            <w:vMerge w:val="restart"/>
            <w:tcBorders>
              <w:top w:val="single" w:sz="8" w:space="0" w:color="auto"/>
              <w:bottom w:val="single" w:sz="6" w:space="0" w:color="auto"/>
            </w:tcBorders>
            <w:vAlign w:val="center"/>
          </w:tcPr>
          <w:p w14:paraId="246DFBA8" w14:textId="77777777" w:rsidR="00436E20" w:rsidRPr="00EB1341" w:rsidRDefault="00436E20" w:rsidP="00CE4C27">
            <w:pPr>
              <w:snapToGrid w:val="0"/>
              <w:jc w:val="center"/>
              <w:rPr>
                <w:rFonts w:ascii="Times New Roman" w:hAnsi="Times New Roman"/>
                <w:sz w:val="24"/>
                <w:szCs w:val="24"/>
                <w:lang w:eastAsia="ar-SA"/>
              </w:rPr>
            </w:pPr>
            <w:r w:rsidRPr="00EB1341">
              <w:rPr>
                <w:rFonts w:ascii="Times New Roman" w:hAnsi="Times New Roman"/>
                <w:sz w:val="24"/>
                <w:szCs w:val="24"/>
                <w:lang w:eastAsia="ar-SA"/>
              </w:rPr>
              <w:t>Total length (bp)</w:t>
            </w:r>
          </w:p>
        </w:tc>
        <w:tc>
          <w:tcPr>
            <w:tcW w:w="0" w:type="auto"/>
            <w:vMerge w:val="restart"/>
            <w:tcBorders>
              <w:top w:val="single" w:sz="8" w:space="0" w:color="auto"/>
              <w:bottom w:val="single" w:sz="6" w:space="0" w:color="auto"/>
            </w:tcBorders>
            <w:vAlign w:val="center"/>
          </w:tcPr>
          <w:p w14:paraId="2A5C180D" w14:textId="77777777" w:rsidR="00436E20" w:rsidRPr="00EB1341" w:rsidRDefault="00436E20" w:rsidP="00CE4C27">
            <w:pPr>
              <w:snapToGrid w:val="0"/>
              <w:jc w:val="center"/>
              <w:rPr>
                <w:rFonts w:ascii="Times New Roman" w:hAnsi="Times New Roman"/>
                <w:sz w:val="24"/>
                <w:szCs w:val="24"/>
                <w:lang w:eastAsia="ar-SA"/>
              </w:rPr>
            </w:pPr>
            <w:r w:rsidRPr="00EB1341">
              <w:rPr>
                <w:rFonts w:ascii="Times New Roman" w:hAnsi="Times New Roman"/>
                <w:sz w:val="24"/>
                <w:szCs w:val="24"/>
                <w:lang w:eastAsia="ar-SA"/>
              </w:rPr>
              <w:t>Covered by assembly (%)</w:t>
            </w:r>
          </w:p>
        </w:tc>
        <w:tc>
          <w:tcPr>
            <w:tcW w:w="0" w:type="auto"/>
            <w:gridSpan w:val="2"/>
            <w:tcBorders>
              <w:top w:val="single" w:sz="8" w:space="0" w:color="auto"/>
              <w:bottom w:val="single" w:sz="6" w:space="0" w:color="auto"/>
            </w:tcBorders>
            <w:vAlign w:val="center"/>
          </w:tcPr>
          <w:p w14:paraId="2A137128" w14:textId="77777777" w:rsidR="00436E20" w:rsidRPr="00EB1341" w:rsidRDefault="00436E20" w:rsidP="00CE4C27">
            <w:pPr>
              <w:snapToGrid w:val="0"/>
              <w:jc w:val="center"/>
              <w:rPr>
                <w:rFonts w:ascii="Times New Roman" w:hAnsi="Times New Roman"/>
                <w:sz w:val="24"/>
                <w:szCs w:val="24"/>
                <w:lang w:eastAsia="ar-SA"/>
              </w:rPr>
            </w:pPr>
            <w:r w:rsidRPr="00EB1341">
              <w:rPr>
                <w:rFonts w:ascii="Times New Roman" w:hAnsi="Times New Roman"/>
                <w:sz w:val="24"/>
                <w:szCs w:val="24"/>
                <w:lang w:eastAsia="ar-SA"/>
              </w:rPr>
              <w:t>with &gt;90% sequence in one scaffold</w:t>
            </w:r>
          </w:p>
        </w:tc>
        <w:tc>
          <w:tcPr>
            <w:tcW w:w="0" w:type="auto"/>
            <w:gridSpan w:val="2"/>
            <w:tcBorders>
              <w:top w:val="single" w:sz="8" w:space="0" w:color="auto"/>
              <w:bottom w:val="single" w:sz="6" w:space="0" w:color="auto"/>
            </w:tcBorders>
            <w:vAlign w:val="center"/>
          </w:tcPr>
          <w:p w14:paraId="46E8DB7B" w14:textId="77777777" w:rsidR="00436E20" w:rsidRPr="00EB1341" w:rsidRDefault="00436E20" w:rsidP="00CE4C27">
            <w:pPr>
              <w:snapToGrid w:val="0"/>
              <w:jc w:val="center"/>
              <w:rPr>
                <w:rFonts w:ascii="Times New Roman" w:hAnsi="Times New Roman"/>
                <w:sz w:val="24"/>
                <w:szCs w:val="24"/>
                <w:lang w:eastAsia="ar-SA"/>
              </w:rPr>
            </w:pPr>
            <w:r w:rsidRPr="00EB1341">
              <w:rPr>
                <w:rFonts w:ascii="Times New Roman" w:hAnsi="Times New Roman"/>
                <w:sz w:val="24"/>
                <w:szCs w:val="24"/>
                <w:lang w:eastAsia="ar-SA"/>
              </w:rPr>
              <w:t>with &gt;50% sequence in one scaffold</w:t>
            </w:r>
          </w:p>
        </w:tc>
      </w:tr>
      <w:tr w:rsidR="00436E20" w:rsidRPr="00EB1341" w14:paraId="31E053FD" w14:textId="77777777" w:rsidTr="00CE4C27">
        <w:trPr>
          <w:trHeight w:val="278"/>
          <w:tblHeader/>
          <w:jc w:val="center"/>
        </w:trPr>
        <w:tc>
          <w:tcPr>
            <w:tcW w:w="0" w:type="auto"/>
            <w:vMerge/>
            <w:tcBorders>
              <w:top w:val="nil"/>
              <w:bottom w:val="single" w:sz="6" w:space="0" w:color="auto"/>
            </w:tcBorders>
            <w:vAlign w:val="center"/>
          </w:tcPr>
          <w:p w14:paraId="149A2DE6" w14:textId="77777777" w:rsidR="00436E20" w:rsidRPr="00EB1341" w:rsidRDefault="00436E20" w:rsidP="00CE4C27">
            <w:pPr>
              <w:snapToGrid w:val="0"/>
              <w:jc w:val="center"/>
              <w:rPr>
                <w:rFonts w:ascii="Times New Roman" w:hAnsi="Times New Roman"/>
                <w:sz w:val="24"/>
                <w:szCs w:val="24"/>
                <w:lang w:eastAsia="ar-SA"/>
              </w:rPr>
            </w:pPr>
          </w:p>
        </w:tc>
        <w:tc>
          <w:tcPr>
            <w:tcW w:w="0" w:type="auto"/>
            <w:vMerge/>
            <w:tcBorders>
              <w:top w:val="nil"/>
              <w:bottom w:val="single" w:sz="6" w:space="0" w:color="auto"/>
            </w:tcBorders>
            <w:vAlign w:val="center"/>
          </w:tcPr>
          <w:p w14:paraId="79DF93C3" w14:textId="77777777" w:rsidR="00436E20" w:rsidRPr="00EB1341" w:rsidRDefault="00436E20" w:rsidP="00CE4C27">
            <w:pPr>
              <w:snapToGrid w:val="0"/>
              <w:jc w:val="center"/>
              <w:rPr>
                <w:rFonts w:ascii="Times New Roman" w:hAnsi="Times New Roman"/>
                <w:sz w:val="24"/>
                <w:szCs w:val="24"/>
                <w:lang w:eastAsia="ar-SA"/>
              </w:rPr>
            </w:pPr>
          </w:p>
        </w:tc>
        <w:tc>
          <w:tcPr>
            <w:tcW w:w="0" w:type="auto"/>
            <w:vMerge/>
            <w:tcBorders>
              <w:top w:val="nil"/>
              <w:bottom w:val="single" w:sz="6" w:space="0" w:color="auto"/>
            </w:tcBorders>
            <w:vAlign w:val="center"/>
          </w:tcPr>
          <w:p w14:paraId="11349D6C" w14:textId="77777777" w:rsidR="00436E20" w:rsidRPr="00EB1341" w:rsidRDefault="00436E20" w:rsidP="00CE4C27">
            <w:pPr>
              <w:snapToGrid w:val="0"/>
              <w:jc w:val="center"/>
              <w:rPr>
                <w:rFonts w:ascii="Times New Roman" w:hAnsi="Times New Roman"/>
                <w:sz w:val="24"/>
                <w:szCs w:val="24"/>
                <w:lang w:eastAsia="ar-SA"/>
              </w:rPr>
            </w:pPr>
          </w:p>
        </w:tc>
        <w:tc>
          <w:tcPr>
            <w:tcW w:w="0" w:type="auto"/>
            <w:vMerge/>
            <w:tcBorders>
              <w:top w:val="nil"/>
              <w:bottom w:val="single" w:sz="6" w:space="0" w:color="auto"/>
            </w:tcBorders>
            <w:vAlign w:val="center"/>
          </w:tcPr>
          <w:p w14:paraId="2A87FC32" w14:textId="77777777" w:rsidR="00436E20" w:rsidRPr="00EB1341" w:rsidRDefault="00436E20" w:rsidP="00CE4C27">
            <w:pPr>
              <w:snapToGrid w:val="0"/>
              <w:jc w:val="center"/>
              <w:rPr>
                <w:rFonts w:ascii="Times New Roman" w:hAnsi="Times New Roman"/>
                <w:sz w:val="24"/>
                <w:szCs w:val="24"/>
                <w:lang w:eastAsia="ar-SA"/>
              </w:rPr>
            </w:pPr>
          </w:p>
        </w:tc>
        <w:tc>
          <w:tcPr>
            <w:tcW w:w="0" w:type="auto"/>
            <w:tcBorders>
              <w:top w:val="single" w:sz="6" w:space="0" w:color="auto"/>
              <w:bottom w:val="single" w:sz="6" w:space="0" w:color="auto"/>
            </w:tcBorders>
            <w:vAlign w:val="center"/>
          </w:tcPr>
          <w:p w14:paraId="3DE2DA56" w14:textId="77777777" w:rsidR="00436E20" w:rsidRPr="00EB1341" w:rsidRDefault="00436E20" w:rsidP="00CE4C27">
            <w:pPr>
              <w:snapToGrid w:val="0"/>
              <w:jc w:val="center"/>
              <w:rPr>
                <w:rFonts w:ascii="Times New Roman" w:hAnsi="Times New Roman"/>
                <w:sz w:val="24"/>
                <w:szCs w:val="24"/>
                <w:lang w:eastAsia="ar-SA"/>
              </w:rPr>
            </w:pPr>
            <w:r w:rsidRPr="00EB1341">
              <w:rPr>
                <w:rFonts w:ascii="Times New Roman" w:hAnsi="Times New Roman"/>
                <w:sz w:val="24"/>
                <w:szCs w:val="24"/>
                <w:lang w:eastAsia="ar-SA"/>
              </w:rPr>
              <w:t>Number</w:t>
            </w:r>
          </w:p>
        </w:tc>
        <w:tc>
          <w:tcPr>
            <w:tcW w:w="0" w:type="auto"/>
            <w:tcBorders>
              <w:top w:val="single" w:sz="6" w:space="0" w:color="auto"/>
              <w:bottom w:val="single" w:sz="6" w:space="0" w:color="auto"/>
            </w:tcBorders>
            <w:vAlign w:val="center"/>
          </w:tcPr>
          <w:p w14:paraId="42DEFCB8" w14:textId="77777777" w:rsidR="00436E20" w:rsidRPr="00EB1341" w:rsidRDefault="00436E20" w:rsidP="00CE4C27">
            <w:pPr>
              <w:snapToGrid w:val="0"/>
              <w:jc w:val="center"/>
              <w:rPr>
                <w:rFonts w:ascii="Times New Roman" w:hAnsi="Times New Roman"/>
                <w:sz w:val="24"/>
                <w:szCs w:val="24"/>
                <w:lang w:eastAsia="ar-SA"/>
              </w:rPr>
            </w:pPr>
            <w:r w:rsidRPr="00EB1341">
              <w:rPr>
                <w:rFonts w:ascii="Times New Roman" w:hAnsi="Times New Roman"/>
                <w:sz w:val="24"/>
                <w:szCs w:val="24"/>
                <w:lang w:eastAsia="ar-SA"/>
              </w:rPr>
              <w:t>Percent (%)</w:t>
            </w:r>
          </w:p>
        </w:tc>
        <w:tc>
          <w:tcPr>
            <w:tcW w:w="0" w:type="auto"/>
            <w:tcBorders>
              <w:top w:val="single" w:sz="6" w:space="0" w:color="auto"/>
              <w:bottom w:val="single" w:sz="6" w:space="0" w:color="auto"/>
            </w:tcBorders>
            <w:vAlign w:val="center"/>
          </w:tcPr>
          <w:p w14:paraId="7F91F2C3" w14:textId="77777777" w:rsidR="00436E20" w:rsidRPr="00EB1341" w:rsidRDefault="00436E20" w:rsidP="00CE4C27">
            <w:pPr>
              <w:snapToGrid w:val="0"/>
              <w:jc w:val="center"/>
              <w:rPr>
                <w:rFonts w:ascii="Times New Roman" w:hAnsi="Times New Roman"/>
                <w:sz w:val="24"/>
                <w:szCs w:val="24"/>
                <w:lang w:eastAsia="ar-SA"/>
              </w:rPr>
            </w:pPr>
            <w:r w:rsidRPr="00EB1341">
              <w:rPr>
                <w:rFonts w:ascii="Times New Roman" w:hAnsi="Times New Roman"/>
                <w:sz w:val="24"/>
                <w:szCs w:val="24"/>
                <w:lang w:eastAsia="ar-SA"/>
              </w:rPr>
              <w:t>Number</w:t>
            </w:r>
          </w:p>
        </w:tc>
        <w:tc>
          <w:tcPr>
            <w:tcW w:w="0" w:type="auto"/>
            <w:tcBorders>
              <w:top w:val="single" w:sz="6" w:space="0" w:color="auto"/>
              <w:bottom w:val="single" w:sz="6" w:space="0" w:color="auto"/>
            </w:tcBorders>
            <w:vAlign w:val="center"/>
          </w:tcPr>
          <w:p w14:paraId="1D1B0D77" w14:textId="77777777" w:rsidR="00436E20" w:rsidRPr="00EB1341" w:rsidRDefault="00436E20" w:rsidP="00CE4C27">
            <w:pPr>
              <w:snapToGrid w:val="0"/>
              <w:jc w:val="center"/>
              <w:rPr>
                <w:rFonts w:ascii="Times New Roman" w:hAnsi="Times New Roman"/>
                <w:sz w:val="24"/>
                <w:szCs w:val="24"/>
                <w:lang w:eastAsia="ar-SA"/>
              </w:rPr>
            </w:pPr>
            <w:r w:rsidRPr="00EB1341">
              <w:rPr>
                <w:rFonts w:ascii="Times New Roman" w:hAnsi="Times New Roman"/>
                <w:sz w:val="24"/>
                <w:szCs w:val="24"/>
                <w:lang w:eastAsia="ar-SA"/>
              </w:rPr>
              <w:t>Percent (%)</w:t>
            </w:r>
          </w:p>
        </w:tc>
      </w:tr>
      <w:tr w:rsidR="00436E20" w:rsidRPr="00EB1341" w14:paraId="4B462634" w14:textId="77777777" w:rsidTr="00CE4C27">
        <w:trPr>
          <w:trHeight w:val="263"/>
          <w:jc w:val="center"/>
        </w:trPr>
        <w:tc>
          <w:tcPr>
            <w:tcW w:w="0" w:type="auto"/>
            <w:tcBorders>
              <w:top w:val="single" w:sz="6" w:space="0" w:color="auto"/>
            </w:tcBorders>
            <w:vAlign w:val="center"/>
          </w:tcPr>
          <w:p w14:paraId="0602EEE0"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&gt;0bp</w:t>
            </w:r>
          </w:p>
        </w:tc>
        <w:tc>
          <w:tcPr>
            <w:tcW w:w="0" w:type="auto"/>
            <w:tcBorders>
              <w:top w:val="single" w:sz="6" w:space="0" w:color="auto"/>
            </w:tcBorders>
            <w:vAlign w:val="center"/>
          </w:tcPr>
          <w:p w14:paraId="3992B24F"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319,996</w:t>
            </w:r>
          </w:p>
        </w:tc>
        <w:tc>
          <w:tcPr>
            <w:tcW w:w="0" w:type="auto"/>
            <w:tcBorders>
              <w:top w:val="single" w:sz="6" w:space="0" w:color="auto"/>
            </w:tcBorders>
            <w:vAlign w:val="center"/>
          </w:tcPr>
          <w:p w14:paraId="4BCF5D9C"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98,257,350</w:t>
            </w:r>
          </w:p>
        </w:tc>
        <w:tc>
          <w:tcPr>
            <w:tcW w:w="0" w:type="auto"/>
            <w:tcBorders>
              <w:top w:val="single" w:sz="6" w:space="0" w:color="auto"/>
            </w:tcBorders>
            <w:vAlign w:val="center"/>
          </w:tcPr>
          <w:p w14:paraId="6D470C80"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99.01</w:t>
            </w:r>
          </w:p>
        </w:tc>
        <w:tc>
          <w:tcPr>
            <w:tcW w:w="0" w:type="auto"/>
            <w:tcBorders>
              <w:top w:val="single" w:sz="6" w:space="0" w:color="auto"/>
            </w:tcBorders>
            <w:vAlign w:val="center"/>
          </w:tcPr>
          <w:p w14:paraId="59B77ABE"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294,324</w:t>
            </w:r>
          </w:p>
        </w:tc>
        <w:tc>
          <w:tcPr>
            <w:tcW w:w="0" w:type="auto"/>
            <w:tcBorders>
              <w:top w:val="single" w:sz="6" w:space="0" w:color="auto"/>
            </w:tcBorders>
            <w:vAlign w:val="center"/>
          </w:tcPr>
          <w:p w14:paraId="6EECA8C2"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91.98</w:t>
            </w:r>
          </w:p>
        </w:tc>
        <w:tc>
          <w:tcPr>
            <w:tcW w:w="0" w:type="auto"/>
            <w:tcBorders>
              <w:top w:val="single" w:sz="6" w:space="0" w:color="auto"/>
            </w:tcBorders>
            <w:vAlign w:val="center"/>
          </w:tcPr>
          <w:p w14:paraId="0812FD3C"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315,566</w:t>
            </w:r>
          </w:p>
        </w:tc>
        <w:tc>
          <w:tcPr>
            <w:tcW w:w="0" w:type="auto"/>
            <w:tcBorders>
              <w:top w:val="single" w:sz="6" w:space="0" w:color="auto"/>
            </w:tcBorders>
            <w:vAlign w:val="center"/>
          </w:tcPr>
          <w:p w14:paraId="5B89A9DB"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98.62</w:t>
            </w:r>
          </w:p>
        </w:tc>
      </w:tr>
      <w:tr w:rsidR="00436E20" w:rsidRPr="00EB1341" w14:paraId="02CC54D5" w14:textId="77777777" w:rsidTr="00CE4C27">
        <w:trPr>
          <w:trHeight w:val="263"/>
          <w:jc w:val="center"/>
        </w:trPr>
        <w:tc>
          <w:tcPr>
            <w:tcW w:w="0" w:type="auto"/>
            <w:vAlign w:val="center"/>
          </w:tcPr>
          <w:p w14:paraId="5D346517"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&gt;200bp</w:t>
            </w:r>
          </w:p>
        </w:tc>
        <w:tc>
          <w:tcPr>
            <w:tcW w:w="0" w:type="auto"/>
            <w:vAlign w:val="center"/>
          </w:tcPr>
          <w:p w14:paraId="3E171925"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144,337</w:t>
            </w:r>
          </w:p>
        </w:tc>
        <w:tc>
          <w:tcPr>
            <w:tcW w:w="0" w:type="auto"/>
            <w:vAlign w:val="center"/>
          </w:tcPr>
          <w:p w14:paraId="172C689A"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73,939,509</w:t>
            </w:r>
          </w:p>
        </w:tc>
        <w:tc>
          <w:tcPr>
            <w:tcW w:w="0" w:type="auto"/>
            <w:vAlign w:val="center"/>
          </w:tcPr>
          <w:p w14:paraId="1DB58C5A"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99.53</w:t>
            </w:r>
          </w:p>
        </w:tc>
        <w:tc>
          <w:tcPr>
            <w:tcW w:w="0" w:type="auto"/>
            <w:vAlign w:val="center"/>
          </w:tcPr>
          <w:p w14:paraId="58D61935"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135,565</w:t>
            </w:r>
          </w:p>
        </w:tc>
        <w:tc>
          <w:tcPr>
            <w:tcW w:w="0" w:type="auto"/>
            <w:vAlign w:val="center"/>
          </w:tcPr>
          <w:p w14:paraId="2891EF28"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93.92</w:t>
            </w:r>
          </w:p>
        </w:tc>
        <w:tc>
          <w:tcPr>
            <w:tcW w:w="0" w:type="auto"/>
            <w:vAlign w:val="center"/>
          </w:tcPr>
          <w:p w14:paraId="01909066"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143,053</w:t>
            </w:r>
          </w:p>
        </w:tc>
        <w:tc>
          <w:tcPr>
            <w:tcW w:w="0" w:type="auto"/>
            <w:vAlign w:val="center"/>
          </w:tcPr>
          <w:p w14:paraId="22005BBE"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99.11</w:t>
            </w:r>
          </w:p>
        </w:tc>
      </w:tr>
      <w:tr w:rsidR="00436E20" w:rsidRPr="00EB1341" w14:paraId="564482EF" w14:textId="77777777" w:rsidTr="00CE4C27">
        <w:trPr>
          <w:trHeight w:val="278"/>
          <w:jc w:val="center"/>
        </w:trPr>
        <w:tc>
          <w:tcPr>
            <w:tcW w:w="0" w:type="auto"/>
            <w:tcBorders>
              <w:bottom w:val="nil"/>
            </w:tcBorders>
            <w:vAlign w:val="center"/>
          </w:tcPr>
          <w:p w14:paraId="73DF0EF5"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lastRenderedPageBreak/>
              <w:t>&gt;500bp</w:t>
            </w:r>
          </w:p>
        </w:tc>
        <w:tc>
          <w:tcPr>
            <w:tcW w:w="0" w:type="auto"/>
            <w:tcBorders>
              <w:bottom w:val="nil"/>
            </w:tcBorders>
            <w:vAlign w:val="center"/>
          </w:tcPr>
          <w:p w14:paraId="4F4DCF91"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43,896</w:t>
            </w:r>
          </w:p>
        </w:tc>
        <w:tc>
          <w:tcPr>
            <w:tcW w:w="0" w:type="auto"/>
            <w:tcBorders>
              <w:bottom w:val="nil"/>
            </w:tcBorders>
            <w:vAlign w:val="center"/>
          </w:tcPr>
          <w:p w14:paraId="7720DEE4"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43,155,260</w:t>
            </w:r>
          </w:p>
        </w:tc>
        <w:tc>
          <w:tcPr>
            <w:tcW w:w="0" w:type="auto"/>
            <w:tcBorders>
              <w:bottom w:val="nil"/>
            </w:tcBorders>
            <w:vAlign w:val="center"/>
          </w:tcPr>
          <w:p w14:paraId="4313BC47"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99.85</w:t>
            </w:r>
          </w:p>
        </w:tc>
        <w:tc>
          <w:tcPr>
            <w:tcW w:w="0" w:type="auto"/>
            <w:tcBorders>
              <w:bottom w:val="nil"/>
            </w:tcBorders>
            <w:vAlign w:val="center"/>
          </w:tcPr>
          <w:p w14:paraId="672AB58D"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41,531</w:t>
            </w:r>
          </w:p>
        </w:tc>
        <w:tc>
          <w:tcPr>
            <w:tcW w:w="0" w:type="auto"/>
            <w:tcBorders>
              <w:bottom w:val="nil"/>
            </w:tcBorders>
            <w:vAlign w:val="center"/>
          </w:tcPr>
          <w:p w14:paraId="6C83C02E"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94.61</w:t>
            </w:r>
          </w:p>
        </w:tc>
        <w:tc>
          <w:tcPr>
            <w:tcW w:w="0" w:type="auto"/>
            <w:tcBorders>
              <w:bottom w:val="nil"/>
            </w:tcBorders>
            <w:vAlign w:val="center"/>
          </w:tcPr>
          <w:p w14:paraId="15709C60"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43,670</w:t>
            </w:r>
          </w:p>
        </w:tc>
        <w:tc>
          <w:tcPr>
            <w:tcW w:w="0" w:type="auto"/>
            <w:tcBorders>
              <w:bottom w:val="nil"/>
            </w:tcBorders>
            <w:vAlign w:val="center"/>
          </w:tcPr>
          <w:p w14:paraId="1C2BC580"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99.49</w:t>
            </w:r>
          </w:p>
        </w:tc>
      </w:tr>
      <w:tr w:rsidR="00436E20" w:rsidRPr="00EB1341" w14:paraId="1DEE0A03" w14:textId="77777777" w:rsidTr="00CE4C27">
        <w:trPr>
          <w:trHeight w:val="278"/>
          <w:jc w:val="center"/>
        </w:trPr>
        <w:tc>
          <w:tcPr>
            <w:tcW w:w="0" w:type="auto"/>
            <w:tcBorders>
              <w:top w:val="nil"/>
              <w:bottom w:val="single" w:sz="8" w:space="0" w:color="auto"/>
            </w:tcBorders>
            <w:vAlign w:val="center"/>
          </w:tcPr>
          <w:p w14:paraId="1D5FF6F3"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&gt;1000bp</w:t>
            </w:r>
          </w:p>
        </w:tc>
        <w:tc>
          <w:tcPr>
            <w:tcW w:w="0" w:type="auto"/>
            <w:tcBorders>
              <w:top w:val="nil"/>
              <w:bottom w:val="single" w:sz="8" w:space="0" w:color="auto"/>
            </w:tcBorders>
            <w:vAlign w:val="center"/>
          </w:tcPr>
          <w:p w14:paraId="05917FE1"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13,652</w:t>
            </w:r>
          </w:p>
        </w:tc>
        <w:tc>
          <w:tcPr>
            <w:tcW w:w="0" w:type="auto"/>
            <w:tcBorders>
              <w:top w:val="nil"/>
              <w:bottom w:val="single" w:sz="8" w:space="0" w:color="auto"/>
            </w:tcBorders>
            <w:vAlign w:val="center"/>
          </w:tcPr>
          <w:p w14:paraId="39E385AC"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22,939,026</w:t>
            </w:r>
          </w:p>
        </w:tc>
        <w:tc>
          <w:tcPr>
            <w:tcW w:w="0" w:type="auto"/>
            <w:tcBorders>
              <w:top w:val="nil"/>
              <w:bottom w:val="single" w:sz="8" w:space="0" w:color="auto"/>
            </w:tcBorders>
            <w:vAlign w:val="center"/>
          </w:tcPr>
          <w:p w14:paraId="688BF465"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99.99</w:t>
            </w:r>
          </w:p>
        </w:tc>
        <w:tc>
          <w:tcPr>
            <w:tcW w:w="0" w:type="auto"/>
            <w:tcBorders>
              <w:top w:val="nil"/>
              <w:bottom w:val="single" w:sz="8" w:space="0" w:color="auto"/>
            </w:tcBorders>
            <w:vAlign w:val="center"/>
          </w:tcPr>
          <w:p w14:paraId="5C2BA985"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12,802</w:t>
            </w:r>
          </w:p>
        </w:tc>
        <w:tc>
          <w:tcPr>
            <w:tcW w:w="0" w:type="auto"/>
            <w:tcBorders>
              <w:top w:val="nil"/>
              <w:bottom w:val="single" w:sz="8" w:space="0" w:color="auto"/>
            </w:tcBorders>
            <w:vAlign w:val="center"/>
          </w:tcPr>
          <w:p w14:paraId="12134390"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93.77</w:t>
            </w:r>
          </w:p>
        </w:tc>
        <w:tc>
          <w:tcPr>
            <w:tcW w:w="0" w:type="auto"/>
            <w:tcBorders>
              <w:top w:val="nil"/>
              <w:bottom w:val="single" w:sz="8" w:space="0" w:color="auto"/>
            </w:tcBorders>
            <w:vAlign w:val="center"/>
          </w:tcPr>
          <w:p w14:paraId="0813A28A"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13,606</w:t>
            </w:r>
          </w:p>
        </w:tc>
        <w:tc>
          <w:tcPr>
            <w:tcW w:w="0" w:type="auto"/>
            <w:tcBorders>
              <w:top w:val="nil"/>
              <w:bottom w:val="single" w:sz="8" w:space="0" w:color="auto"/>
            </w:tcBorders>
            <w:vAlign w:val="center"/>
          </w:tcPr>
          <w:p w14:paraId="744F3696" w14:textId="77777777" w:rsidR="00436E20" w:rsidRPr="00EB1341" w:rsidRDefault="00436E20" w:rsidP="00CE4C27">
            <w:pPr>
              <w:snapToGrid w:val="0"/>
              <w:jc w:val="center"/>
              <w:rPr>
                <w:rFonts w:ascii="Times New Roman" w:hAnsi="Times New Roman"/>
                <w:sz w:val="24"/>
                <w:szCs w:val="24"/>
              </w:rPr>
            </w:pPr>
            <w:r w:rsidRPr="00EB1341">
              <w:rPr>
                <w:rFonts w:ascii="Times New Roman" w:hAnsi="Times New Roman"/>
                <w:sz w:val="24"/>
                <w:szCs w:val="24"/>
              </w:rPr>
              <w:t>99.66</w:t>
            </w:r>
          </w:p>
        </w:tc>
      </w:tr>
    </w:tbl>
    <w:p w14:paraId="5002CFC2" w14:textId="77777777" w:rsidR="00436E20" w:rsidRPr="000F40A5" w:rsidRDefault="00436E20" w:rsidP="00436E20">
      <w:pPr>
        <w:pStyle w:val="2"/>
        <w:spacing w:beforeLines="100" w:before="240" w:after="0"/>
        <w:rPr>
          <w:rFonts w:ascii="Times New Roman" w:hAnsi="Times New Roman"/>
          <w:sz w:val="24"/>
          <w:szCs w:val="24"/>
        </w:rPr>
      </w:pPr>
      <w:bookmarkStart w:id="232" w:name="_Toc482798106"/>
      <w:bookmarkStart w:id="233" w:name="_Toc28603955"/>
      <w:r>
        <w:rPr>
          <w:rFonts w:ascii="Times New Roman" w:hAnsi="Times New Roman"/>
          <w:sz w:val="24"/>
          <w:szCs w:val="24"/>
        </w:rPr>
        <w:t>Table S7:</w:t>
      </w:r>
      <w:r w:rsidRPr="000F40A5">
        <w:rPr>
          <w:rFonts w:ascii="Times New Roman" w:hAnsi="Times New Roman"/>
          <w:sz w:val="24"/>
          <w:szCs w:val="24"/>
        </w:rPr>
        <w:t xml:space="preserve"> Type and proportion of transposable </w:t>
      </w:r>
      <w:proofErr w:type="gramStart"/>
      <w:r w:rsidRPr="000F40A5">
        <w:rPr>
          <w:rFonts w:ascii="Times New Roman" w:hAnsi="Times New Roman"/>
          <w:sz w:val="24"/>
          <w:szCs w:val="24"/>
        </w:rPr>
        <w:t>elements(</w:t>
      </w:r>
      <w:proofErr w:type="gramEnd"/>
      <w:r w:rsidRPr="000F40A5">
        <w:rPr>
          <w:rFonts w:ascii="Times New Roman" w:hAnsi="Times New Roman"/>
          <w:sz w:val="24"/>
          <w:szCs w:val="24"/>
        </w:rPr>
        <w:t>TEs) in the Mallard, Spot-billed, Beijing duck and chicken genome</w:t>
      </w:r>
      <w:bookmarkEnd w:id="232"/>
      <w:bookmarkEnd w:id="233"/>
    </w:p>
    <w:tbl>
      <w:tblPr>
        <w:tblW w:w="10611" w:type="dxa"/>
        <w:tblInd w:w="-661" w:type="dxa"/>
        <w:tblLook w:val="04A0" w:firstRow="1" w:lastRow="0" w:firstColumn="1" w:lastColumn="0" w:noHBand="0" w:noVBand="1"/>
      </w:tblPr>
      <w:tblGrid>
        <w:gridCol w:w="1163"/>
        <w:gridCol w:w="1416"/>
        <w:gridCol w:w="976"/>
        <w:gridCol w:w="1416"/>
        <w:gridCol w:w="976"/>
        <w:gridCol w:w="1296"/>
        <w:gridCol w:w="976"/>
        <w:gridCol w:w="1416"/>
        <w:gridCol w:w="976"/>
      </w:tblGrid>
      <w:tr w:rsidR="00436E20" w:rsidRPr="00EB1341" w14:paraId="0424FBBE" w14:textId="77777777" w:rsidTr="00CE4C27">
        <w:trPr>
          <w:trHeight w:val="312"/>
        </w:trPr>
        <w:tc>
          <w:tcPr>
            <w:tcW w:w="1163" w:type="dxa"/>
            <w:vMerge w:val="restart"/>
            <w:tcBorders>
              <w:top w:val="single" w:sz="8" w:space="0" w:color="auto"/>
              <w:left w:val="nil"/>
              <w:bottom w:val="single" w:sz="6" w:space="0" w:color="auto"/>
              <w:right w:val="nil"/>
            </w:tcBorders>
            <w:shd w:val="clear" w:color="auto" w:fill="auto"/>
            <w:noWrap/>
            <w:vAlign w:val="center"/>
            <w:hideMark/>
          </w:tcPr>
          <w:p w14:paraId="16E927EF"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TE type</w:t>
            </w:r>
          </w:p>
        </w:tc>
        <w:tc>
          <w:tcPr>
            <w:tcW w:w="1416" w:type="dxa"/>
            <w:vMerge w:val="restart"/>
            <w:tcBorders>
              <w:top w:val="single" w:sz="8" w:space="0" w:color="auto"/>
              <w:left w:val="nil"/>
              <w:bottom w:val="single" w:sz="6" w:space="0" w:color="auto"/>
              <w:right w:val="nil"/>
            </w:tcBorders>
            <w:shd w:val="clear" w:color="auto" w:fill="auto"/>
            <w:vAlign w:val="center"/>
            <w:hideMark/>
          </w:tcPr>
          <w:p w14:paraId="09ADC93B" w14:textId="77777777" w:rsidR="00436E20" w:rsidRPr="000F40A5" w:rsidRDefault="00436E20" w:rsidP="00CE4C27">
            <w:pPr>
              <w:jc w:val="center"/>
              <w:rPr>
                <w:rFonts w:ascii="Times New Roman" w:hAnsi="Times New Roman"/>
                <w:color w:val="000000"/>
                <w:sz w:val="24"/>
                <w:szCs w:val="24"/>
              </w:rPr>
            </w:pPr>
            <w:r>
              <w:rPr>
                <w:rFonts w:ascii="Times New Roman" w:hAnsi="Times New Roman"/>
                <w:color w:val="000000"/>
                <w:sz w:val="24"/>
                <w:szCs w:val="24"/>
              </w:rPr>
              <w:t xml:space="preserve">mallard </w:t>
            </w:r>
            <w:r w:rsidRPr="000F40A5">
              <w:rPr>
                <w:rFonts w:ascii="Times New Roman" w:hAnsi="Times New Roman"/>
                <w:color w:val="000000"/>
                <w:sz w:val="24"/>
                <w:szCs w:val="24"/>
              </w:rPr>
              <w:t>l</w:t>
            </w:r>
            <w:r>
              <w:rPr>
                <w:rFonts w:ascii="Times New Roman" w:hAnsi="Times New Roman"/>
                <w:color w:val="000000"/>
                <w:sz w:val="24"/>
                <w:szCs w:val="24"/>
              </w:rPr>
              <w:t>ength (</w:t>
            </w:r>
            <w:r w:rsidRPr="000F40A5">
              <w:rPr>
                <w:rFonts w:ascii="Times New Roman" w:hAnsi="Times New Roman"/>
                <w:color w:val="000000"/>
                <w:sz w:val="24"/>
                <w:szCs w:val="24"/>
              </w:rPr>
              <w:t>b</w:t>
            </w:r>
            <w:r>
              <w:rPr>
                <w:rFonts w:ascii="Times New Roman" w:hAnsi="Times New Roman" w:hint="eastAsia"/>
                <w:color w:val="000000"/>
                <w:sz w:val="24"/>
                <w:szCs w:val="24"/>
              </w:rPr>
              <w:t>p</w:t>
            </w:r>
            <w:r w:rsidRPr="000F40A5">
              <w:rPr>
                <w:rFonts w:ascii="Times New Roman" w:hAnsi="Times New Roman"/>
                <w:color w:val="000000"/>
                <w:sz w:val="24"/>
                <w:szCs w:val="24"/>
              </w:rPr>
              <w:t>)</w:t>
            </w:r>
          </w:p>
        </w:tc>
        <w:tc>
          <w:tcPr>
            <w:tcW w:w="976" w:type="dxa"/>
            <w:vMerge w:val="restart"/>
            <w:tcBorders>
              <w:top w:val="single" w:sz="8" w:space="0" w:color="auto"/>
              <w:left w:val="nil"/>
              <w:bottom w:val="single" w:sz="6" w:space="0" w:color="auto"/>
              <w:right w:val="nil"/>
            </w:tcBorders>
            <w:shd w:val="clear" w:color="auto" w:fill="auto"/>
            <w:noWrap/>
            <w:vAlign w:val="center"/>
            <w:hideMark/>
          </w:tcPr>
          <w:p w14:paraId="6B0D81E5"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 genome</w:t>
            </w:r>
          </w:p>
        </w:tc>
        <w:tc>
          <w:tcPr>
            <w:tcW w:w="1416" w:type="dxa"/>
            <w:vMerge w:val="restart"/>
            <w:tcBorders>
              <w:top w:val="single" w:sz="8" w:space="0" w:color="auto"/>
              <w:left w:val="nil"/>
              <w:bottom w:val="single" w:sz="6" w:space="0" w:color="auto"/>
              <w:right w:val="nil"/>
            </w:tcBorders>
            <w:shd w:val="clear" w:color="auto" w:fill="auto"/>
            <w:vAlign w:val="center"/>
            <w:hideMark/>
          </w:tcPr>
          <w:p w14:paraId="003D2781"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Spot-billed length (b</w:t>
            </w:r>
            <w:r>
              <w:rPr>
                <w:rFonts w:ascii="Times New Roman" w:hAnsi="Times New Roman"/>
                <w:color w:val="000000"/>
                <w:sz w:val="24"/>
                <w:szCs w:val="24"/>
              </w:rPr>
              <w:t>p</w:t>
            </w:r>
            <w:r w:rsidRPr="000F40A5">
              <w:rPr>
                <w:rFonts w:ascii="Times New Roman" w:hAnsi="Times New Roman"/>
                <w:color w:val="000000"/>
                <w:sz w:val="24"/>
                <w:szCs w:val="24"/>
              </w:rPr>
              <w:t>)</w:t>
            </w:r>
          </w:p>
        </w:tc>
        <w:tc>
          <w:tcPr>
            <w:tcW w:w="976" w:type="dxa"/>
            <w:vMerge w:val="restart"/>
            <w:tcBorders>
              <w:top w:val="single" w:sz="8" w:space="0" w:color="auto"/>
              <w:left w:val="nil"/>
              <w:bottom w:val="single" w:sz="6" w:space="0" w:color="auto"/>
              <w:right w:val="nil"/>
            </w:tcBorders>
            <w:shd w:val="clear" w:color="auto" w:fill="auto"/>
            <w:noWrap/>
            <w:vAlign w:val="center"/>
            <w:hideMark/>
          </w:tcPr>
          <w:p w14:paraId="45213656"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 genome</w:t>
            </w:r>
          </w:p>
        </w:tc>
        <w:tc>
          <w:tcPr>
            <w:tcW w:w="1296" w:type="dxa"/>
            <w:vMerge w:val="restart"/>
            <w:tcBorders>
              <w:top w:val="single" w:sz="8" w:space="0" w:color="auto"/>
              <w:left w:val="nil"/>
              <w:bottom w:val="single" w:sz="6" w:space="0" w:color="auto"/>
              <w:right w:val="nil"/>
            </w:tcBorders>
            <w:shd w:val="clear" w:color="auto" w:fill="auto"/>
            <w:vAlign w:val="center"/>
            <w:hideMark/>
          </w:tcPr>
          <w:p w14:paraId="262E5D1C"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Beijing duck l</w:t>
            </w:r>
            <w:r>
              <w:rPr>
                <w:rFonts w:ascii="Times New Roman" w:hAnsi="Times New Roman"/>
                <w:color w:val="000000"/>
                <w:sz w:val="24"/>
                <w:szCs w:val="24"/>
              </w:rPr>
              <w:t>ength (</w:t>
            </w:r>
            <w:r w:rsidRPr="000F40A5">
              <w:rPr>
                <w:rFonts w:ascii="Times New Roman" w:hAnsi="Times New Roman"/>
                <w:color w:val="000000"/>
                <w:sz w:val="24"/>
                <w:szCs w:val="24"/>
              </w:rPr>
              <w:t>b</w:t>
            </w:r>
            <w:r>
              <w:rPr>
                <w:rFonts w:ascii="Times New Roman" w:hAnsi="Times New Roman"/>
                <w:color w:val="000000"/>
                <w:sz w:val="24"/>
                <w:szCs w:val="24"/>
              </w:rPr>
              <w:t>p</w:t>
            </w:r>
            <w:r w:rsidRPr="000F40A5">
              <w:rPr>
                <w:rFonts w:ascii="Times New Roman" w:hAnsi="Times New Roman"/>
                <w:color w:val="000000"/>
                <w:sz w:val="24"/>
                <w:szCs w:val="24"/>
              </w:rPr>
              <w:t>)</w:t>
            </w:r>
          </w:p>
        </w:tc>
        <w:tc>
          <w:tcPr>
            <w:tcW w:w="976" w:type="dxa"/>
            <w:vMerge w:val="restart"/>
            <w:tcBorders>
              <w:top w:val="single" w:sz="8" w:space="0" w:color="auto"/>
              <w:left w:val="nil"/>
              <w:bottom w:val="single" w:sz="6" w:space="0" w:color="auto"/>
              <w:right w:val="nil"/>
            </w:tcBorders>
            <w:shd w:val="clear" w:color="auto" w:fill="auto"/>
            <w:noWrap/>
            <w:vAlign w:val="center"/>
            <w:hideMark/>
          </w:tcPr>
          <w:p w14:paraId="5BB6B132"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 genome</w:t>
            </w:r>
          </w:p>
        </w:tc>
        <w:tc>
          <w:tcPr>
            <w:tcW w:w="1416" w:type="dxa"/>
            <w:vMerge w:val="restart"/>
            <w:tcBorders>
              <w:top w:val="single" w:sz="8" w:space="0" w:color="auto"/>
              <w:left w:val="nil"/>
              <w:bottom w:val="single" w:sz="6" w:space="0" w:color="auto"/>
              <w:right w:val="nil"/>
            </w:tcBorders>
            <w:shd w:val="clear" w:color="auto" w:fill="auto"/>
            <w:vAlign w:val="center"/>
            <w:hideMark/>
          </w:tcPr>
          <w:p w14:paraId="0AB8A395"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Chicken l</w:t>
            </w:r>
            <w:r>
              <w:rPr>
                <w:rFonts w:ascii="Times New Roman" w:hAnsi="Times New Roman"/>
                <w:color w:val="000000"/>
                <w:sz w:val="24"/>
                <w:szCs w:val="24"/>
              </w:rPr>
              <w:t>ength (</w:t>
            </w:r>
            <w:r w:rsidRPr="000F40A5">
              <w:rPr>
                <w:rFonts w:ascii="Times New Roman" w:hAnsi="Times New Roman"/>
                <w:color w:val="000000"/>
                <w:sz w:val="24"/>
                <w:szCs w:val="24"/>
              </w:rPr>
              <w:t>b</w:t>
            </w:r>
            <w:r>
              <w:rPr>
                <w:rFonts w:ascii="Times New Roman" w:hAnsi="Times New Roman"/>
                <w:color w:val="000000"/>
                <w:sz w:val="24"/>
                <w:szCs w:val="24"/>
              </w:rPr>
              <w:t>p</w:t>
            </w:r>
            <w:r w:rsidRPr="000F40A5">
              <w:rPr>
                <w:rFonts w:ascii="Times New Roman" w:hAnsi="Times New Roman"/>
                <w:color w:val="000000"/>
                <w:sz w:val="24"/>
                <w:szCs w:val="24"/>
              </w:rPr>
              <w:t>)</w:t>
            </w:r>
          </w:p>
        </w:tc>
        <w:tc>
          <w:tcPr>
            <w:tcW w:w="976" w:type="dxa"/>
            <w:vMerge w:val="restart"/>
            <w:tcBorders>
              <w:top w:val="single" w:sz="8" w:space="0" w:color="auto"/>
              <w:left w:val="nil"/>
              <w:bottom w:val="single" w:sz="6" w:space="0" w:color="auto"/>
              <w:right w:val="nil"/>
            </w:tcBorders>
            <w:shd w:val="clear" w:color="auto" w:fill="auto"/>
            <w:noWrap/>
            <w:vAlign w:val="center"/>
            <w:hideMark/>
          </w:tcPr>
          <w:p w14:paraId="68684B7D"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 genome</w:t>
            </w:r>
          </w:p>
        </w:tc>
      </w:tr>
      <w:tr w:rsidR="00436E20" w:rsidRPr="00EB1341" w14:paraId="0EB7D924" w14:textId="77777777" w:rsidTr="00CE4C27">
        <w:trPr>
          <w:trHeight w:val="312"/>
        </w:trPr>
        <w:tc>
          <w:tcPr>
            <w:tcW w:w="1163" w:type="dxa"/>
            <w:vMerge/>
            <w:tcBorders>
              <w:left w:val="nil"/>
              <w:bottom w:val="single" w:sz="6" w:space="0" w:color="auto"/>
              <w:right w:val="nil"/>
            </w:tcBorders>
            <w:vAlign w:val="center"/>
            <w:hideMark/>
          </w:tcPr>
          <w:p w14:paraId="19DA48C5" w14:textId="77777777" w:rsidR="00436E20" w:rsidRPr="000F40A5" w:rsidRDefault="00436E20" w:rsidP="00CE4C27">
            <w:pPr>
              <w:rPr>
                <w:rFonts w:ascii="Times New Roman" w:hAnsi="Times New Roman"/>
                <w:color w:val="000000"/>
                <w:sz w:val="24"/>
                <w:szCs w:val="24"/>
              </w:rPr>
            </w:pPr>
          </w:p>
        </w:tc>
        <w:tc>
          <w:tcPr>
            <w:tcW w:w="1416" w:type="dxa"/>
            <w:vMerge/>
            <w:tcBorders>
              <w:left w:val="nil"/>
              <w:bottom w:val="single" w:sz="6" w:space="0" w:color="auto"/>
              <w:right w:val="nil"/>
            </w:tcBorders>
            <w:vAlign w:val="center"/>
            <w:hideMark/>
          </w:tcPr>
          <w:p w14:paraId="66266F80" w14:textId="77777777" w:rsidR="00436E20" w:rsidRPr="000F40A5" w:rsidRDefault="00436E20" w:rsidP="00CE4C27">
            <w:pPr>
              <w:rPr>
                <w:rFonts w:ascii="Times New Roman" w:hAnsi="Times New Roman"/>
                <w:color w:val="000000"/>
                <w:sz w:val="24"/>
                <w:szCs w:val="24"/>
              </w:rPr>
            </w:pPr>
          </w:p>
        </w:tc>
        <w:tc>
          <w:tcPr>
            <w:tcW w:w="976" w:type="dxa"/>
            <w:vMerge/>
            <w:tcBorders>
              <w:left w:val="nil"/>
              <w:bottom w:val="single" w:sz="6" w:space="0" w:color="auto"/>
              <w:right w:val="nil"/>
            </w:tcBorders>
            <w:vAlign w:val="center"/>
            <w:hideMark/>
          </w:tcPr>
          <w:p w14:paraId="6B907BB5" w14:textId="77777777" w:rsidR="00436E20" w:rsidRPr="000F40A5" w:rsidRDefault="00436E20" w:rsidP="00CE4C27">
            <w:pPr>
              <w:rPr>
                <w:rFonts w:ascii="Times New Roman" w:hAnsi="Times New Roman"/>
                <w:color w:val="000000"/>
                <w:sz w:val="24"/>
                <w:szCs w:val="24"/>
              </w:rPr>
            </w:pPr>
          </w:p>
        </w:tc>
        <w:tc>
          <w:tcPr>
            <w:tcW w:w="1416" w:type="dxa"/>
            <w:vMerge/>
            <w:tcBorders>
              <w:left w:val="nil"/>
              <w:bottom w:val="single" w:sz="6" w:space="0" w:color="auto"/>
              <w:right w:val="nil"/>
            </w:tcBorders>
            <w:vAlign w:val="center"/>
            <w:hideMark/>
          </w:tcPr>
          <w:p w14:paraId="20E6B269" w14:textId="77777777" w:rsidR="00436E20" w:rsidRPr="000F40A5" w:rsidRDefault="00436E20" w:rsidP="00CE4C27">
            <w:pPr>
              <w:rPr>
                <w:rFonts w:ascii="Times New Roman" w:hAnsi="Times New Roman"/>
                <w:color w:val="000000"/>
                <w:sz w:val="24"/>
                <w:szCs w:val="24"/>
              </w:rPr>
            </w:pPr>
          </w:p>
        </w:tc>
        <w:tc>
          <w:tcPr>
            <w:tcW w:w="976" w:type="dxa"/>
            <w:vMerge/>
            <w:tcBorders>
              <w:left w:val="nil"/>
              <w:bottom w:val="single" w:sz="6" w:space="0" w:color="auto"/>
              <w:right w:val="nil"/>
            </w:tcBorders>
            <w:vAlign w:val="center"/>
            <w:hideMark/>
          </w:tcPr>
          <w:p w14:paraId="4D573019" w14:textId="77777777" w:rsidR="00436E20" w:rsidRPr="000F40A5" w:rsidRDefault="00436E20" w:rsidP="00CE4C27">
            <w:pPr>
              <w:rPr>
                <w:rFonts w:ascii="Times New Roman" w:hAnsi="Times New Roman"/>
                <w:color w:val="000000"/>
                <w:sz w:val="24"/>
                <w:szCs w:val="24"/>
              </w:rPr>
            </w:pPr>
          </w:p>
        </w:tc>
        <w:tc>
          <w:tcPr>
            <w:tcW w:w="1296" w:type="dxa"/>
            <w:vMerge/>
            <w:tcBorders>
              <w:left w:val="nil"/>
              <w:bottom w:val="single" w:sz="6" w:space="0" w:color="auto"/>
              <w:right w:val="nil"/>
            </w:tcBorders>
            <w:vAlign w:val="center"/>
            <w:hideMark/>
          </w:tcPr>
          <w:p w14:paraId="24DD13A3" w14:textId="77777777" w:rsidR="00436E20" w:rsidRPr="000F40A5" w:rsidRDefault="00436E20" w:rsidP="00CE4C27">
            <w:pPr>
              <w:rPr>
                <w:rFonts w:ascii="Times New Roman" w:hAnsi="Times New Roman"/>
                <w:color w:val="000000"/>
                <w:sz w:val="24"/>
                <w:szCs w:val="24"/>
              </w:rPr>
            </w:pPr>
          </w:p>
        </w:tc>
        <w:tc>
          <w:tcPr>
            <w:tcW w:w="976" w:type="dxa"/>
            <w:vMerge/>
            <w:tcBorders>
              <w:left w:val="nil"/>
              <w:bottom w:val="single" w:sz="6" w:space="0" w:color="auto"/>
              <w:right w:val="nil"/>
            </w:tcBorders>
            <w:vAlign w:val="center"/>
            <w:hideMark/>
          </w:tcPr>
          <w:p w14:paraId="504724E9" w14:textId="77777777" w:rsidR="00436E20" w:rsidRPr="000F40A5" w:rsidRDefault="00436E20" w:rsidP="00CE4C27">
            <w:pPr>
              <w:rPr>
                <w:rFonts w:ascii="Times New Roman" w:hAnsi="Times New Roman"/>
                <w:color w:val="000000"/>
                <w:sz w:val="24"/>
                <w:szCs w:val="24"/>
              </w:rPr>
            </w:pPr>
          </w:p>
        </w:tc>
        <w:tc>
          <w:tcPr>
            <w:tcW w:w="1416" w:type="dxa"/>
            <w:vMerge/>
            <w:tcBorders>
              <w:left w:val="nil"/>
              <w:bottom w:val="single" w:sz="6" w:space="0" w:color="auto"/>
              <w:right w:val="nil"/>
            </w:tcBorders>
            <w:vAlign w:val="center"/>
            <w:hideMark/>
          </w:tcPr>
          <w:p w14:paraId="545FF089" w14:textId="77777777" w:rsidR="00436E20" w:rsidRPr="000F40A5" w:rsidRDefault="00436E20" w:rsidP="00CE4C27">
            <w:pPr>
              <w:rPr>
                <w:rFonts w:ascii="Times New Roman" w:hAnsi="Times New Roman"/>
                <w:color w:val="000000"/>
                <w:sz w:val="24"/>
                <w:szCs w:val="24"/>
              </w:rPr>
            </w:pPr>
          </w:p>
        </w:tc>
        <w:tc>
          <w:tcPr>
            <w:tcW w:w="976" w:type="dxa"/>
            <w:vMerge/>
            <w:tcBorders>
              <w:left w:val="nil"/>
              <w:bottom w:val="single" w:sz="6" w:space="0" w:color="auto"/>
              <w:right w:val="nil"/>
            </w:tcBorders>
            <w:vAlign w:val="center"/>
            <w:hideMark/>
          </w:tcPr>
          <w:p w14:paraId="7F9B9534" w14:textId="77777777" w:rsidR="00436E20" w:rsidRPr="000F40A5" w:rsidRDefault="00436E20" w:rsidP="00CE4C27">
            <w:pPr>
              <w:rPr>
                <w:rFonts w:ascii="Times New Roman" w:hAnsi="Times New Roman"/>
                <w:color w:val="000000"/>
                <w:sz w:val="24"/>
                <w:szCs w:val="24"/>
              </w:rPr>
            </w:pPr>
          </w:p>
        </w:tc>
      </w:tr>
      <w:tr w:rsidR="00436E20" w:rsidRPr="00EB1341" w14:paraId="620A4251" w14:textId="77777777" w:rsidTr="00CE4C27">
        <w:trPr>
          <w:trHeight w:val="234"/>
        </w:trPr>
        <w:tc>
          <w:tcPr>
            <w:tcW w:w="1163" w:type="dxa"/>
            <w:tcBorders>
              <w:top w:val="single" w:sz="6" w:space="0" w:color="auto"/>
              <w:left w:val="nil"/>
              <w:bottom w:val="nil"/>
              <w:right w:val="nil"/>
            </w:tcBorders>
            <w:shd w:val="clear" w:color="auto" w:fill="auto"/>
            <w:noWrap/>
            <w:vAlign w:val="center"/>
            <w:hideMark/>
          </w:tcPr>
          <w:p w14:paraId="3E11E743" w14:textId="77777777" w:rsidR="00436E20" w:rsidRPr="000F40A5" w:rsidRDefault="00436E20" w:rsidP="00CE4C27">
            <w:pPr>
              <w:rPr>
                <w:rFonts w:ascii="Times New Roman" w:hAnsi="Times New Roman"/>
                <w:color w:val="000000"/>
                <w:sz w:val="24"/>
                <w:szCs w:val="24"/>
              </w:rPr>
            </w:pPr>
            <w:r w:rsidRPr="000F40A5">
              <w:rPr>
                <w:rFonts w:ascii="Times New Roman" w:hAnsi="Times New Roman"/>
                <w:color w:val="000000"/>
                <w:sz w:val="24"/>
                <w:szCs w:val="24"/>
              </w:rPr>
              <w:t>DNA</w:t>
            </w:r>
          </w:p>
        </w:tc>
        <w:tc>
          <w:tcPr>
            <w:tcW w:w="1416" w:type="dxa"/>
            <w:tcBorders>
              <w:top w:val="single" w:sz="6" w:space="0" w:color="auto"/>
              <w:left w:val="nil"/>
              <w:bottom w:val="nil"/>
              <w:right w:val="nil"/>
            </w:tcBorders>
            <w:shd w:val="clear" w:color="auto" w:fill="auto"/>
            <w:vAlign w:val="center"/>
            <w:hideMark/>
          </w:tcPr>
          <w:p w14:paraId="4FE1BD1F"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9,479,699</w:t>
            </w:r>
          </w:p>
        </w:tc>
        <w:tc>
          <w:tcPr>
            <w:tcW w:w="976" w:type="dxa"/>
            <w:tcBorders>
              <w:top w:val="single" w:sz="6" w:space="0" w:color="auto"/>
              <w:left w:val="nil"/>
              <w:bottom w:val="nil"/>
              <w:right w:val="nil"/>
            </w:tcBorders>
            <w:shd w:val="clear" w:color="auto" w:fill="auto"/>
            <w:vAlign w:val="center"/>
            <w:hideMark/>
          </w:tcPr>
          <w:p w14:paraId="2221288D"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0.75</w:t>
            </w:r>
          </w:p>
        </w:tc>
        <w:tc>
          <w:tcPr>
            <w:tcW w:w="1416" w:type="dxa"/>
            <w:tcBorders>
              <w:top w:val="single" w:sz="6" w:space="0" w:color="auto"/>
              <w:left w:val="nil"/>
              <w:bottom w:val="nil"/>
              <w:right w:val="nil"/>
            </w:tcBorders>
            <w:shd w:val="clear" w:color="auto" w:fill="auto"/>
            <w:vAlign w:val="center"/>
            <w:hideMark/>
          </w:tcPr>
          <w:p w14:paraId="6D1D7E57"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9,438,606</w:t>
            </w:r>
          </w:p>
        </w:tc>
        <w:tc>
          <w:tcPr>
            <w:tcW w:w="976" w:type="dxa"/>
            <w:tcBorders>
              <w:top w:val="single" w:sz="6" w:space="0" w:color="auto"/>
              <w:left w:val="nil"/>
              <w:bottom w:val="nil"/>
              <w:right w:val="nil"/>
            </w:tcBorders>
            <w:shd w:val="clear" w:color="auto" w:fill="auto"/>
            <w:vAlign w:val="center"/>
            <w:hideMark/>
          </w:tcPr>
          <w:p w14:paraId="1F84B6A2"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0.71</w:t>
            </w:r>
          </w:p>
        </w:tc>
        <w:tc>
          <w:tcPr>
            <w:tcW w:w="1296" w:type="dxa"/>
            <w:tcBorders>
              <w:top w:val="single" w:sz="6" w:space="0" w:color="auto"/>
              <w:left w:val="nil"/>
              <w:bottom w:val="nil"/>
              <w:right w:val="nil"/>
            </w:tcBorders>
            <w:shd w:val="clear" w:color="auto" w:fill="auto"/>
            <w:vAlign w:val="center"/>
            <w:hideMark/>
          </w:tcPr>
          <w:p w14:paraId="415F3566"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5,590,903</w:t>
            </w:r>
          </w:p>
        </w:tc>
        <w:tc>
          <w:tcPr>
            <w:tcW w:w="976" w:type="dxa"/>
            <w:tcBorders>
              <w:top w:val="single" w:sz="6" w:space="0" w:color="auto"/>
              <w:left w:val="nil"/>
              <w:bottom w:val="nil"/>
              <w:right w:val="nil"/>
            </w:tcBorders>
            <w:shd w:val="clear" w:color="auto" w:fill="auto"/>
            <w:vAlign w:val="center"/>
            <w:hideMark/>
          </w:tcPr>
          <w:p w14:paraId="7C906E01"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0.51</w:t>
            </w:r>
          </w:p>
        </w:tc>
        <w:tc>
          <w:tcPr>
            <w:tcW w:w="1416" w:type="dxa"/>
            <w:tcBorders>
              <w:top w:val="single" w:sz="6" w:space="0" w:color="auto"/>
              <w:left w:val="nil"/>
              <w:bottom w:val="nil"/>
              <w:right w:val="nil"/>
            </w:tcBorders>
            <w:shd w:val="clear" w:color="auto" w:fill="auto"/>
            <w:vAlign w:val="center"/>
            <w:hideMark/>
          </w:tcPr>
          <w:p w14:paraId="4BD92867"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13,872,990</w:t>
            </w:r>
          </w:p>
        </w:tc>
        <w:tc>
          <w:tcPr>
            <w:tcW w:w="976" w:type="dxa"/>
            <w:tcBorders>
              <w:top w:val="single" w:sz="6" w:space="0" w:color="auto"/>
              <w:left w:val="nil"/>
              <w:bottom w:val="nil"/>
              <w:right w:val="nil"/>
            </w:tcBorders>
            <w:shd w:val="clear" w:color="auto" w:fill="auto"/>
            <w:vAlign w:val="center"/>
            <w:hideMark/>
          </w:tcPr>
          <w:p w14:paraId="64EFE3FD"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1.33</w:t>
            </w:r>
          </w:p>
        </w:tc>
      </w:tr>
      <w:tr w:rsidR="00436E20" w:rsidRPr="00EB1341" w14:paraId="2556C445" w14:textId="77777777" w:rsidTr="00CE4C27">
        <w:trPr>
          <w:trHeight w:val="234"/>
        </w:trPr>
        <w:tc>
          <w:tcPr>
            <w:tcW w:w="1163" w:type="dxa"/>
            <w:tcBorders>
              <w:top w:val="nil"/>
              <w:left w:val="nil"/>
              <w:bottom w:val="nil"/>
              <w:right w:val="nil"/>
            </w:tcBorders>
            <w:shd w:val="clear" w:color="auto" w:fill="auto"/>
            <w:noWrap/>
            <w:vAlign w:val="center"/>
            <w:hideMark/>
          </w:tcPr>
          <w:p w14:paraId="3E9EFC5C" w14:textId="77777777" w:rsidR="00436E20" w:rsidRPr="000F40A5" w:rsidRDefault="00436E20" w:rsidP="00CE4C27">
            <w:pPr>
              <w:rPr>
                <w:rFonts w:ascii="Times New Roman" w:hAnsi="Times New Roman"/>
                <w:color w:val="000000"/>
                <w:sz w:val="24"/>
                <w:szCs w:val="24"/>
              </w:rPr>
            </w:pPr>
            <w:r w:rsidRPr="000F40A5">
              <w:rPr>
                <w:rFonts w:ascii="Times New Roman" w:hAnsi="Times New Roman"/>
                <w:color w:val="000000"/>
                <w:sz w:val="24"/>
                <w:szCs w:val="24"/>
              </w:rPr>
              <w:t>LINE</w:t>
            </w:r>
          </w:p>
        </w:tc>
        <w:tc>
          <w:tcPr>
            <w:tcW w:w="1416" w:type="dxa"/>
            <w:tcBorders>
              <w:top w:val="nil"/>
              <w:left w:val="nil"/>
              <w:bottom w:val="nil"/>
              <w:right w:val="nil"/>
            </w:tcBorders>
            <w:shd w:val="clear" w:color="auto" w:fill="auto"/>
            <w:vAlign w:val="center"/>
            <w:hideMark/>
          </w:tcPr>
          <w:p w14:paraId="74443494"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98,060,422</w:t>
            </w:r>
          </w:p>
        </w:tc>
        <w:tc>
          <w:tcPr>
            <w:tcW w:w="976" w:type="dxa"/>
            <w:tcBorders>
              <w:top w:val="nil"/>
              <w:left w:val="nil"/>
              <w:bottom w:val="nil"/>
              <w:right w:val="nil"/>
            </w:tcBorders>
            <w:shd w:val="clear" w:color="auto" w:fill="auto"/>
            <w:vAlign w:val="center"/>
            <w:hideMark/>
          </w:tcPr>
          <w:p w14:paraId="77A205D4"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7.71</w:t>
            </w:r>
          </w:p>
        </w:tc>
        <w:tc>
          <w:tcPr>
            <w:tcW w:w="1416" w:type="dxa"/>
            <w:tcBorders>
              <w:top w:val="nil"/>
              <w:left w:val="nil"/>
              <w:bottom w:val="nil"/>
              <w:right w:val="nil"/>
            </w:tcBorders>
            <w:shd w:val="clear" w:color="auto" w:fill="auto"/>
            <w:vAlign w:val="center"/>
            <w:hideMark/>
          </w:tcPr>
          <w:p w14:paraId="1DC67DCB"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101,177,399</w:t>
            </w:r>
          </w:p>
        </w:tc>
        <w:tc>
          <w:tcPr>
            <w:tcW w:w="976" w:type="dxa"/>
            <w:tcBorders>
              <w:top w:val="nil"/>
              <w:left w:val="nil"/>
              <w:bottom w:val="nil"/>
              <w:right w:val="nil"/>
            </w:tcBorders>
            <w:shd w:val="clear" w:color="auto" w:fill="auto"/>
            <w:vAlign w:val="center"/>
            <w:hideMark/>
          </w:tcPr>
          <w:p w14:paraId="62D49E40"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7.68</w:t>
            </w:r>
          </w:p>
        </w:tc>
        <w:tc>
          <w:tcPr>
            <w:tcW w:w="1296" w:type="dxa"/>
            <w:tcBorders>
              <w:top w:val="nil"/>
              <w:left w:val="nil"/>
              <w:bottom w:val="nil"/>
              <w:right w:val="nil"/>
            </w:tcBorders>
            <w:shd w:val="clear" w:color="auto" w:fill="auto"/>
            <w:vAlign w:val="center"/>
            <w:hideMark/>
          </w:tcPr>
          <w:p w14:paraId="11C7DE5C"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63,146,176</w:t>
            </w:r>
          </w:p>
        </w:tc>
        <w:tc>
          <w:tcPr>
            <w:tcW w:w="976" w:type="dxa"/>
            <w:tcBorders>
              <w:top w:val="nil"/>
              <w:left w:val="nil"/>
              <w:bottom w:val="nil"/>
              <w:right w:val="nil"/>
            </w:tcBorders>
            <w:shd w:val="clear" w:color="auto" w:fill="auto"/>
            <w:vAlign w:val="center"/>
            <w:hideMark/>
          </w:tcPr>
          <w:p w14:paraId="3BAA327C"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5.71</w:t>
            </w:r>
          </w:p>
        </w:tc>
        <w:tc>
          <w:tcPr>
            <w:tcW w:w="1416" w:type="dxa"/>
            <w:tcBorders>
              <w:top w:val="nil"/>
              <w:left w:val="nil"/>
              <w:bottom w:val="nil"/>
              <w:right w:val="nil"/>
            </w:tcBorders>
            <w:shd w:val="clear" w:color="auto" w:fill="auto"/>
            <w:vAlign w:val="center"/>
            <w:hideMark/>
          </w:tcPr>
          <w:p w14:paraId="0B5F8855"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116,778,031</w:t>
            </w:r>
          </w:p>
        </w:tc>
        <w:tc>
          <w:tcPr>
            <w:tcW w:w="976" w:type="dxa"/>
            <w:tcBorders>
              <w:top w:val="nil"/>
              <w:left w:val="nil"/>
              <w:bottom w:val="nil"/>
              <w:right w:val="nil"/>
            </w:tcBorders>
            <w:shd w:val="clear" w:color="auto" w:fill="auto"/>
            <w:vAlign w:val="center"/>
            <w:hideMark/>
          </w:tcPr>
          <w:p w14:paraId="6AFDCAB7"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11.15</w:t>
            </w:r>
          </w:p>
        </w:tc>
      </w:tr>
      <w:tr w:rsidR="00436E20" w:rsidRPr="00EB1341" w14:paraId="168999EB" w14:textId="77777777" w:rsidTr="00CE4C27">
        <w:trPr>
          <w:trHeight w:val="234"/>
        </w:trPr>
        <w:tc>
          <w:tcPr>
            <w:tcW w:w="1163" w:type="dxa"/>
            <w:tcBorders>
              <w:top w:val="nil"/>
              <w:left w:val="nil"/>
              <w:bottom w:val="nil"/>
              <w:right w:val="nil"/>
            </w:tcBorders>
            <w:shd w:val="clear" w:color="auto" w:fill="auto"/>
            <w:noWrap/>
            <w:vAlign w:val="center"/>
            <w:hideMark/>
          </w:tcPr>
          <w:p w14:paraId="0CB4533A" w14:textId="77777777" w:rsidR="00436E20" w:rsidRPr="000F40A5" w:rsidRDefault="00436E20" w:rsidP="00CE4C27">
            <w:pPr>
              <w:rPr>
                <w:rFonts w:ascii="Times New Roman" w:hAnsi="Times New Roman"/>
                <w:color w:val="000000"/>
                <w:sz w:val="24"/>
                <w:szCs w:val="24"/>
              </w:rPr>
            </w:pPr>
            <w:r w:rsidRPr="000F40A5">
              <w:rPr>
                <w:rFonts w:ascii="Times New Roman" w:hAnsi="Times New Roman"/>
                <w:color w:val="000000"/>
                <w:sz w:val="24"/>
                <w:szCs w:val="24"/>
              </w:rPr>
              <w:t>SINE</w:t>
            </w:r>
          </w:p>
        </w:tc>
        <w:tc>
          <w:tcPr>
            <w:tcW w:w="1416" w:type="dxa"/>
            <w:tcBorders>
              <w:top w:val="nil"/>
              <w:left w:val="nil"/>
              <w:bottom w:val="nil"/>
              <w:right w:val="nil"/>
            </w:tcBorders>
            <w:shd w:val="clear" w:color="auto" w:fill="auto"/>
            <w:vAlign w:val="center"/>
            <w:hideMark/>
          </w:tcPr>
          <w:p w14:paraId="7CE98878"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1,389,649</w:t>
            </w:r>
          </w:p>
        </w:tc>
        <w:tc>
          <w:tcPr>
            <w:tcW w:w="976" w:type="dxa"/>
            <w:tcBorders>
              <w:top w:val="nil"/>
              <w:left w:val="nil"/>
              <w:bottom w:val="nil"/>
              <w:right w:val="nil"/>
            </w:tcBorders>
            <w:shd w:val="clear" w:color="auto" w:fill="auto"/>
            <w:vAlign w:val="center"/>
            <w:hideMark/>
          </w:tcPr>
          <w:p w14:paraId="262570D6"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0.1</w:t>
            </w:r>
          </w:p>
        </w:tc>
        <w:tc>
          <w:tcPr>
            <w:tcW w:w="1416" w:type="dxa"/>
            <w:tcBorders>
              <w:top w:val="nil"/>
              <w:left w:val="nil"/>
              <w:bottom w:val="nil"/>
              <w:right w:val="nil"/>
            </w:tcBorders>
            <w:shd w:val="clear" w:color="auto" w:fill="auto"/>
            <w:vAlign w:val="center"/>
            <w:hideMark/>
          </w:tcPr>
          <w:p w14:paraId="0566845B"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1,274,941</w:t>
            </w:r>
          </w:p>
        </w:tc>
        <w:tc>
          <w:tcPr>
            <w:tcW w:w="976" w:type="dxa"/>
            <w:tcBorders>
              <w:top w:val="nil"/>
              <w:left w:val="nil"/>
              <w:bottom w:val="nil"/>
              <w:right w:val="nil"/>
            </w:tcBorders>
            <w:shd w:val="clear" w:color="auto" w:fill="auto"/>
            <w:vAlign w:val="center"/>
            <w:hideMark/>
          </w:tcPr>
          <w:p w14:paraId="48F05CE4"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0.09</w:t>
            </w:r>
          </w:p>
        </w:tc>
        <w:tc>
          <w:tcPr>
            <w:tcW w:w="1296" w:type="dxa"/>
            <w:tcBorders>
              <w:top w:val="nil"/>
              <w:left w:val="nil"/>
              <w:bottom w:val="nil"/>
              <w:right w:val="nil"/>
            </w:tcBorders>
            <w:shd w:val="clear" w:color="auto" w:fill="auto"/>
            <w:vAlign w:val="center"/>
            <w:hideMark/>
          </w:tcPr>
          <w:p w14:paraId="48287BC2"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892,886</w:t>
            </w:r>
          </w:p>
        </w:tc>
        <w:tc>
          <w:tcPr>
            <w:tcW w:w="976" w:type="dxa"/>
            <w:tcBorders>
              <w:top w:val="nil"/>
              <w:left w:val="nil"/>
              <w:bottom w:val="nil"/>
              <w:right w:val="nil"/>
            </w:tcBorders>
            <w:shd w:val="clear" w:color="auto" w:fill="auto"/>
            <w:vAlign w:val="center"/>
            <w:hideMark/>
          </w:tcPr>
          <w:p w14:paraId="54208EA7"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0.08</w:t>
            </w:r>
          </w:p>
        </w:tc>
        <w:tc>
          <w:tcPr>
            <w:tcW w:w="1416" w:type="dxa"/>
            <w:tcBorders>
              <w:top w:val="nil"/>
              <w:left w:val="nil"/>
              <w:bottom w:val="nil"/>
              <w:right w:val="nil"/>
            </w:tcBorders>
            <w:shd w:val="clear" w:color="auto" w:fill="auto"/>
            <w:vAlign w:val="center"/>
            <w:hideMark/>
          </w:tcPr>
          <w:p w14:paraId="000D79F5"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573,610</w:t>
            </w:r>
          </w:p>
        </w:tc>
        <w:tc>
          <w:tcPr>
            <w:tcW w:w="976" w:type="dxa"/>
            <w:tcBorders>
              <w:top w:val="nil"/>
              <w:left w:val="nil"/>
              <w:bottom w:val="nil"/>
              <w:right w:val="nil"/>
            </w:tcBorders>
            <w:shd w:val="clear" w:color="auto" w:fill="auto"/>
            <w:vAlign w:val="center"/>
            <w:hideMark/>
          </w:tcPr>
          <w:p w14:paraId="200C64F4"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0.05</w:t>
            </w:r>
          </w:p>
        </w:tc>
      </w:tr>
      <w:tr w:rsidR="00436E20" w:rsidRPr="00EB1341" w14:paraId="255ADFD1" w14:textId="77777777" w:rsidTr="00CE4C27">
        <w:trPr>
          <w:trHeight w:val="234"/>
        </w:trPr>
        <w:tc>
          <w:tcPr>
            <w:tcW w:w="1163" w:type="dxa"/>
            <w:tcBorders>
              <w:top w:val="nil"/>
              <w:left w:val="nil"/>
              <w:bottom w:val="nil"/>
              <w:right w:val="nil"/>
            </w:tcBorders>
            <w:shd w:val="clear" w:color="auto" w:fill="auto"/>
            <w:noWrap/>
            <w:vAlign w:val="center"/>
            <w:hideMark/>
          </w:tcPr>
          <w:p w14:paraId="37E2931B" w14:textId="77777777" w:rsidR="00436E20" w:rsidRPr="000F40A5" w:rsidRDefault="00436E20" w:rsidP="00CE4C27">
            <w:pPr>
              <w:rPr>
                <w:rFonts w:ascii="Times New Roman" w:hAnsi="Times New Roman"/>
                <w:color w:val="000000"/>
                <w:sz w:val="24"/>
                <w:szCs w:val="24"/>
              </w:rPr>
            </w:pPr>
            <w:r w:rsidRPr="000F40A5">
              <w:rPr>
                <w:rFonts w:ascii="Times New Roman" w:hAnsi="Times New Roman"/>
                <w:color w:val="000000"/>
                <w:sz w:val="24"/>
                <w:szCs w:val="24"/>
              </w:rPr>
              <w:t>LTR</w:t>
            </w:r>
          </w:p>
        </w:tc>
        <w:tc>
          <w:tcPr>
            <w:tcW w:w="1416" w:type="dxa"/>
            <w:tcBorders>
              <w:top w:val="nil"/>
              <w:left w:val="nil"/>
              <w:bottom w:val="nil"/>
              <w:right w:val="nil"/>
            </w:tcBorders>
            <w:shd w:val="clear" w:color="auto" w:fill="auto"/>
            <w:vAlign w:val="center"/>
            <w:hideMark/>
          </w:tcPr>
          <w:p w14:paraId="0A323845"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52,195,974</w:t>
            </w:r>
          </w:p>
        </w:tc>
        <w:tc>
          <w:tcPr>
            <w:tcW w:w="976" w:type="dxa"/>
            <w:tcBorders>
              <w:top w:val="nil"/>
              <w:left w:val="nil"/>
              <w:bottom w:val="nil"/>
              <w:right w:val="nil"/>
            </w:tcBorders>
            <w:shd w:val="clear" w:color="auto" w:fill="auto"/>
            <w:vAlign w:val="center"/>
            <w:hideMark/>
          </w:tcPr>
          <w:p w14:paraId="43A57127"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4.1</w:t>
            </w:r>
          </w:p>
        </w:tc>
        <w:tc>
          <w:tcPr>
            <w:tcW w:w="1416" w:type="dxa"/>
            <w:tcBorders>
              <w:top w:val="nil"/>
              <w:left w:val="nil"/>
              <w:bottom w:val="nil"/>
              <w:right w:val="nil"/>
            </w:tcBorders>
            <w:shd w:val="clear" w:color="auto" w:fill="auto"/>
            <w:vAlign w:val="center"/>
            <w:hideMark/>
          </w:tcPr>
          <w:p w14:paraId="3CF2C6F3"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48,381,075</w:t>
            </w:r>
          </w:p>
        </w:tc>
        <w:tc>
          <w:tcPr>
            <w:tcW w:w="976" w:type="dxa"/>
            <w:tcBorders>
              <w:top w:val="nil"/>
              <w:left w:val="nil"/>
              <w:bottom w:val="nil"/>
              <w:right w:val="nil"/>
            </w:tcBorders>
            <w:shd w:val="clear" w:color="auto" w:fill="auto"/>
            <w:vAlign w:val="center"/>
            <w:hideMark/>
          </w:tcPr>
          <w:p w14:paraId="48C733B1"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3.67</w:t>
            </w:r>
          </w:p>
        </w:tc>
        <w:tc>
          <w:tcPr>
            <w:tcW w:w="1296" w:type="dxa"/>
            <w:tcBorders>
              <w:top w:val="nil"/>
              <w:left w:val="nil"/>
              <w:bottom w:val="nil"/>
              <w:right w:val="nil"/>
            </w:tcBorders>
            <w:shd w:val="clear" w:color="auto" w:fill="auto"/>
            <w:vAlign w:val="center"/>
            <w:hideMark/>
          </w:tcPr>
          <w:p w14:paraId="1D16D7DB"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21,255,312</w:t>
            </w:r>
          </w:p>
        </w:tc>
        <w:tc>
          <w:tcPr>
            <w:tcW w:w="976" w:type="dxa"/>
            <w:tcBorders>
              <w:top w:val="nil"/>
              <w:left w:val="nil"/>
              <w:bottom w:val="nil"/>
              <w:right w:val="nil"/>
            </w:tcBorders>
            <w:shd w:val="clear" w:color="auto" w:fill="auto"/>
            <w:vAlign w:val="center"/>
            <w:hideMark/>
          </w:tcPr>
          <w:p w14:paraId="1063BC23"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1.92</w:t>
            </w:r>
          </w:p>
        </w:tc>
        <w:tc>
          <w:tcPr>
            <w:tcW w:w="1416" w:type="dxa"/>
            <w:tcBorders>
              <w:top w:val="nil"/>
              <w:left w:val="nil"/>
              <w:bottom w:val="nil"/>
              <w:right w:val="nil"/>
            </w:tcBorders>
            <w:shd w:val="clear" w:color="auto" w:fill="auto"/>
            <w:vAlign w:val="center"/>
            <w:hideMark/>
          </w:tcPr>
          <w:p w14:paraId="5D353A71"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47,374,647</w:t>
            </w:r>
          </w:p>
        </w:tc>
        <w:tc>
          <w:tcPr>
            <w:tcW w:w="976" w:type="dxa"/>
            <w:tcBorders>
              <w:top w:val="nil"/>
              <w:left w:val="nil"/>
              <w:bottom w:val="nil"/>
              <w:right w:val="nil"/>
            </w:tcBorders>
            <w:shd w:val="clear" w:color="auto" w:fill="auto"/>
            <w:vAlign w:val="center"/>
            <w:hideMark/>
          </w:tcPr>
          <w:p w14:paraId="5E0FF5F0"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4.53</w:t>
            </w:r>
          </w:p>
        </w:tc>
      </w:tr>
      <w:tr w:rsidR="00436E20" w:rsidRPr="00EB1341" w14:paraId="46500DFD" w14:textId="77777777" w:rsidTr="00CE4C27">
        <w:trPr>
          <w:trHeight w:val="234"/>
        </w:trPr>
        <w:tc>
          <w:tcPr>
            <w:tcW w:w="1163" w:type="dxa"/>
            <w:tcBorders>
              <w:top w:val="nil"/>
              <w:left w:val="nil"/>
              <w:bottom w:val="nil"/>
              <w:right w:val="nil"/>
            </w:tcBorders>
            <w:shd w:val="clear" w:color="auto" w:fill="auto"/>
            <w:noWrap/>
            <w:vAlign w:val="center"/>
            <w:hideMark/>
          </w:tcPr>
          <w:p w14:paraId="2A49106C" w14:textId="77777777" w:rsidR="00436E20" w:rsidRPr="000F40A5" w:rsidRDefault="00436E20" w:rsidP="00CE4C27">
            <w:pPr>
              <w:rPr>
                <w:rFonts w:ascii="Times New Roman" w:hAnsi="Times New Roman"/>
                <w:color w:val="000000"/>
                <w:sz w:val="24"/>
                <w:szCs w:val="24"/>
              </w:rPr>
            </w:pPr>
            <w:r w:rsidRPr="000F40A5">
              <w:rPr>
                <w:rFonts w:ascii="Times New Roman" w:hAnsi="Times New Roman"/>
                <w:color w:val="000000"/>
                <w:sz w:val="24"/>
                <w:szCs w:val="24"/>
              </w:rPr>
              <w:t>Other</w:t>
            </w:r>
          </w:p>
        </w:tc>
        <w:tc>
          <w:tcPr>
            <w:tcW w:w="1416" w:type="dxa"/>
            <w:tcBorders>
              <w:top w:val="nil"/>
              <w:left w:val="nil"/>
              <w:bottom w:val="nil"/>
              <w:right w:val="nil"/>
            </w:tcBorders>
            <w:shd w:val="clear" w:color="auto" w:fill="auto"/>
            <w:vAlign w:val="center"/>
            <w:hideMark/>
          </w:tcPr>
          <w:p w14:paraId="5007BB40"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21,136</w:t>
            </w:r>
          </w:p>
        </w:tc>
        <w:tc>
          <w:tcPr>
            <w:tcW w:w="976" w:type="dxa"/>
            <w:tcBorders>
              <w:top w:val="nil"/>
              <w:left w:val="nil"/>
              <w:bottom w:val="nil"/>
              <w:right w:val="nil"/>
            </w:tcBorders>
            <w:shd w:val="clear" w:color="auto" w:fill="auto"/>
            <w:vAlign w:val="center"/>
            <w:hideMark/>
          </w:tcPr>
          <w:p w14:paraId="53A7730C"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0</w:t>
            </w:r>
          </w:p>
        </w:tc>
        <w:tc>
          <w:tcPr>
            <w:tcW w:w="1416" w:type="dxa"/>
            <w:tcBorders>
              <w:top w:val="nil"/>
              <w:left w:val="nil"/>
              <w:bottom w:val="nil"/>
              <w:right w:val="nil"/>
            </w:tcBorders>
            <w:shd w:val="clear" w:color="auto" w:fill="auto"/>
            <w:vAlign w:val="center"/>
            <w:hideMark/>
          </w:tcPr>
          <w:p w14:paraId="59F5634E"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12,303</w:t>
            </w:r>
          </w:p>
        </w:tc>
        <w:tc>
          <w:tcPr>
            <w:tcW w:w="976" w:type="dxa"/>
            <w:tcBorders>
              <w:top w:val="nil"/>
              <w:left w:val="nil"/>
              <w:bottom w:val="nil"/>
              <w:right w:val="nil"/>
            </w:tcBorders>
            <w:shd w:val="clear" w:color="auto" w:fill="auto"/>
            <w:vAlign w:val="center"/>
            <w:hideMark/>
          </w:tcPr>
          <w:p w14:paraId="35EFA045"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0</w:t>
            </w:r>
          </w:p>
        </w:tc>
        <w:tc>
          <w:tcPr>
            <w:tcW w:w="1296" w:type="dxa"/>
            <w:tcBorders>
              <w:top w:val="nil"/>
              <w:left w:val="nil"/>
              <w:bottom w:val="nil"/>
              <w:right w:val="nil"/>
            </w:tcBorders>
            <w:shd w:val="clear" w:color="auto" w:fill="auto"/>
            <w:vAlign w:val="center"/>
            <w:hideMark/>
          </w:tcPr>
          <w:p w14:paraId="44E45759"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3,201</w:t>
            </w:r>
          </w:p>
        </w:tc>
        <w:tc>
          <w:tcPr>
            <w:tcW w:w="976" w:type="dxa"/>
            <w:tcBorders>
              <w:top w:val="nil"/>
              <w:left w:val="nil"/>
              <w:bottom w:val="nil"/>
              <w:right w:val="nil"/>
            </w:tcBorders>
            <w:shd w:val="clear" w:color="auto" w:fill="auto"/>
            <w:vAlign w:val="center"/>
            <w:hideMark/>
          </w:tcPr>
          <w:p w14:paraId="06F7DAD6"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0</w:t>
            </w:r>
          </w:p>
        </w:tc>
        <w:tc>
          <w:tcPr>
            <w:tcW w:w="1416" w:type="dxa"/>
            <w:tcBorders>
              <w:top w:val="nil"/>
              <w:left w:val="nil"/>
              <w:bottom w:val="nil"/>
              <w:right w:val="nil"/>
            </w:tcBorders>
            <w:shd w:val="clear" w:color="auto" w:fill="auto"/>
            <w:vAlign w:val="center"/>
            <w:hideMark/>
          </w:tcPr>
          <w:p w14:paraId="6D92EDA0"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3,338</w:t>
            </w:r>
          </w:p>
        </w:tc>
        <w:tc>
          <w:tcPr>
            <w:tcW w:w="976" w:type="dxa"/>
            <w:tcBorders>
              <w:top w:val="nil"/>
              <w:left w:val="nil"/>
              <w:bottom w:val="nil"/>
              <w:right w:val="nil"/>
            </w:tcBorders>
            <w:shd w:val="clear" w:color="auto" w:fill="auto"/>
            <w:vAlign w:val="center"/>
            <w:hideMark/>
          </w:tcPr>
          <w:p w14:paraId="38B30192"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0</w:t>
            </w:r>
          </w:p>
        </w:tc>
      </w:tr>
      <w:tr w:rsidR="00436E20" w:rsidRPr="00EB1341" w14:paraId="0845C451" w14:textId="77777777" w:rsidTr="00CE4C27">
        <w:trPr>
          <w:trHeight w:val="234"/>
        </w:trPr>
        <w:tc>
          <w:tcPr>
            <w:tcW w:w="1163" w:type="dxa"/>
            <w:tcBorders>
              <w:top w:val="nil"/>
              <w:left w:val="nil"/>
              <w:right w:val="nil"/>
            </w:tcBorders>
            <w:shd w:val="clear" w:color="auto" w:fill="auto"/>
            <w:noWrap/>
            <w:vAlign w:val="center"/>
            <w:hideMark/>
          </w:tcPr>
          <w:p w14:paraId="0835757C" w14:textId="77777777" w:rsidR="00436E20" w:rsidRPr="000F40A5" w:rsidRDefault="00436E20" w:rsidP="00CE4C27">
            <w:pPr>
              <w:rPr>
                <w:rFonts w:ascii="Times New Roman" w:hAnsi="Times New Roman"/>
                <w:color w:val="000000"/>
                <w:sz w:val="24"/>
                <w:szCs w:val="24"/>
              </w:rPr>
            </w:pPr>
            <w:r w:rsidRPr="000F40A5">
              <w:rPr>
                <w:rFonts w:ascii="Times New Roman" w:hAnsi="Times New Roman"/>
                <w:color w:val="000000"/>
                <w:sz w:val="24"/>
                <w:szCs w:val="24"/>
              </w:rPr>
              <w:t>Unknown</w:t>
            </w:r>
          </w:p>
        </w:tc>
        <w:tc>
          <w:tcPr>
            <w:tcW w:w="1416" w:type="dxa"/>
            <w:tcBorders>
              <w:top w:val="nil"/>
              <w:left w:val="nil"/>
              <w:right w:val="nil"/>
            </w:tcBorders>
            <w:shd w:val="clear" w:color="auto" w:fill="auto"/>
            <w:vAlign w:val="center"/>
            <w:hideMark/>
          </w:tcPr>
          <w:p w14:paraId="05E8CFF8"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1,100,812</w:t>
            </w:r>
          </w:p>
        </w:tc>
        <w:tc>
          <w:tcPr>
            <w:tcW w:w="976" w:type="dxa"/>
            <w:tcBorders>
              <w:top w:val="nil"/>
              <w:left w:val="nil"/>
              <w:right w:val="nil"/>
            </w:tcBorders>
            <w:shd w:val="clear" w:color="auto" w:fill="auto"/>
            <w:vAlign w:val="center"/>
            <w:hideMark/>
          </w:tcPr>
          <w:p w14:paraId="4F7F203B"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0.08</w:t>
            </w:r>
          </w:p>
        </w:tc>
        <w:tc>
          <w:tcPr>
            <w:tcW w:w="1416" w:type="dxa"/>
            <w:tcBorders>
              <w:top w:val="nil"/>
              <w:left w:val="nil"/>
              <w:right w:val="nil"/>
            </w:tcBorders>
            <w:shd w:val="clear" w:color="auto" w:fill="auto"/>
            <w:vAlign w:val="center"/>
            <w:hideMark/>
          </w:tcPr>
          <w:p w14:paraId="5B0447AE"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3,402,377</w:t>
            </w:r>
          </w:p>
        </w:tc>
        <w:tc>
          <w:tcPr>
            <w:tcW w:w="976" w:type="dxa"/>
            <w:tcBorders>
              <w:top w:val="nil"/>
              <w:left w:val="nil"/>
              <w:right w:val="nil"/>
            </w:tcBorders>
            <w:shd w:val="clear" w:color="auto" w:fill="auto"/>
            <w:vAlign w:val="center"/>
            <w:hideMark/>
          </w:tcPr>
          <w:p w14:paraId="4E3ECCA8"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0.25</w:t>
            </w:r>
          </w:p>
        </w:tc>
        <w:tc>
          <w:tcPr>
            <w:tcW w:w="1296" w:type="dxa"/>
            <w:tcBorders>
              <w:top w:val="nil"/>
              <w:left w:val="nil"/>
              <w:right w:val="nil"/>
            </w:tcBorders>
            <w:shd w:val="clear" w:color="auto" w:fill="auto"/>
            <w:vAlign w:val="center"/>
            <w:hideMark/>
          </w:tcPr>
          <w:p w14:paraId="5A3E18D4"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4,600,535</w:t>
            </w:r>
          </w:p>
        </w:tc>
        <w:tc>
          <w:tcPr>
            <w:tcW w:w="976" w:type="dxa"/>
            <w:tcBorders>
              <w:top w:val="nil"/>
              <w:left w:val="nil"/>
              <w:right w:val="nil"/>
            </w:tcBorders>
            <w:shd w:val="clear" w:color="auto" w:fill="auto"/>
            <w:vAlign w:val="center"/>
            <w:hideMark/>
          </w:tcPr>
          <w:p w14:paraId="1B4B6804"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0.41</w:t>
            </w:r>
          </w:p>
        </w:tc>
        <w:tc>
          <w:tcPr>
            <w:tcW w:w="1416" w:type="dxa"/>
            <w:tcBorders>
              <w:top w:val="nil"/>
              <w:left w:val="nil"/>
              <w:right w:val="nil"/>
            </w:tcBorders>
            <w:shd w:val="clear" w:color="auto" w:fill="auto"/>
            <w:vAlign w:val="center"/>
            <w:hideMark/>
          </w:tcPr>
          <w:p w14:paraId="36E2239E"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3,351,756</w:t>
            </w:r>
          </w:p>
        </w:tc>
        <w:tc>
          <w:tcPr>
            <w:tcW w:w="976" w:type="dxa"/>
            <w:tcBorders>
              <w:top w:val="nil"/>
              <w:left w:val="nil"/>
              <w:right w:val="nil"/>
            </w:tcBorders>
            <w:shd w:val="clear" w:color="auto" w:fill="auto"/>
            <w:vAlign w:val="center"/>
            <w:hideMark/>
          </w:tcPr>
          <w:p w14:paraId="1C7D26CA"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0.32</w:t>
            </w:r>
          </w:p>
        </w:tc>
      </w:tr>
      <w:tr w:rsidR="00436E20" w:rsidRPr="00EB1341" w14:paraId="70836127" w14:textId="77777777" w:rsidTr="00CE4C27">
        <w:trPr>
          <w:trHeight w:val="234"/>
        </w:trPr>
        <w:tc>
          <w:tcPr>
            <w:tcW w:w="1163" w:type="dxa"/>
            <w:tcBorders>
              <w:top w:val="nil"/>
              <w:left w:val="nil"/>
              <w:bottom w:val="single" w:sz="8" w:space="0" w:color="auto"/>
              <w:right w:val="nil"/>
            </w:tcBorders>
            <w:shd w:val="clear" w:color="auto" w:fill="auto"/>
            <w:noWrap/>
            <w:vAlign w:val="center"/>
            <w:hideMark/>
          </w:tcPr>
          <w:p w14:paraId="7788FBFD" w14:textId="77777777" w:rsidR="00436E20" w:rsidRPr="000F40A5" w:rsidRDefault="00436E20" w:rsidP="00CE4C27">
            <w:pPr>
              <w:rPr>
                <w:rFonts w:ascii="Times New Roman" w:hAnsi="Times New Roman"/>
                <w:color w:val="000000"/>
                <w:sz w:val="24"/>
                <w:szCs w:val="24"/>
              </w:rPr>
            </w:pPr>
            <w:r w:rsidRPr="000F40A5">
              <w:rPr>
                <w:rFonts w:ascii="Times New Roman" w:hAnsi="Times New Roman"/>
                <w:color w:val="000000"/>
                <w:sz w:val="24"/>
                <w:szCs w:val="24"/>
              </w:rPr>
              <w:t>Total</w:t>
            </w:r>
          </w:p>
        </w:tc>
        <w:tc>
          <w:tcPr>
            <w:tcW w:w="1416" w:type="dxa"/>
            <w:tcBorders>
              <w:top w:val="nil"/>
              <w:left w:val="nil"/>
              <w:bottom w:val="single" w:sz="8" w:space="0" w:color="auto"/>
              <w:right w:val="nil"/>
            </w:tcBorders>
            <w:shd w:val="clear" w:color="auto" w:fill="auto"/>
            <w:vAlign w:val="center"/>
            <w:hideMark/>
          </w:tcPr>
          <w:p w14:paraId="5D380B53"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136,134,153</w:t>
            </w:r>
          </w:p>
        </w:tc>
        <w:tc>
          <w:tcPr>
            <w:tcW w:w="976" w:type="dxa"/>
            <w:tcBorders>
              <w:top w:val="nil"/>
              <w:left w:val="nil"/>
              <w:bottom w:val="single" w:sz="8" w:space="0" w:color="auto"/>
              <w:right w:val="nil"/>
            </w:tcBorders>
            <w:shd w:val="clear" w:color="auto" w:fill="auto"/>
            <w:vAlign w:val="center"/>
            <w:hideMark/>
          </w:tcPr>
          <w:p w14:paraId="4A175714"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10.71</w:t>
            </w:r>
          </w:p>
        </w:tc>
        <w:tc>
          <w:tcPr>
            <w:tcW w:w="1416" w:type="dxa"/>
            <w:tcBorders>
              <w:top w:val="nil"/>
              <w:left w:val="nil"/>
              <w:bottom w:val="single" w:sz="8" w:space="0" w:color="auto"/>
              <w:right w:val="nil"/>
            </w:tcBorders>
            <w:shd w:val="clear" w:color="auto" w:fill="auto"/>
            <w:vAlign w:val="center"/>
            <w:hideMark/>
          </w:tcPr>
          <w:p w14:paraId="7C7471A1"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139,051,537</w:t>
            </w:r>
          </w:p>
        </w:tc>
        <w:tc>
          <w:tcPr>
            <w:tcW w:w="976" w:type="dxa"/>
            <w:tcBorders>
              <w:top w:val="nil"/>
              <w:left w:val="nil"/>
              <w:bottom w:val="single" w:sz="8" w:space="0" w:color="auto"/>
              <w:right w:val="nil"/>
            </w:tcBorders>
            <w:shd w:val="clear" w:color="auto" w:fill="auto"/>
            <w:vAlign w:val="center"/>
            <w:hideMark/>
          </w:tcPr>
          <w:p w14:paraId="1A3825C0"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10.55</w:t>
            </w:r>
          </w:p>
        </w:tc>
        <w:tc>
          <w:tcPr>
            <w:tcW w:w="1296" w:type="dxa"/>
            <w:tcBorders>
              <w:top w:val="nil"/>
              <w:left w:val="nil"/>
              <w:bottom w:val="single" w:sz="8" w:space="0" w:color="auto"/>
              <w:right w:val="nil"/>
            </w:tcBorders>
            <w:shd w:val="clear" w:color="auto" w:fill="auto"/>
            <w:vAlign w:val="center"/>
            <w:hideMark/>
          </w:tcPr>
          <w:p w14:paraId="770CFEC1"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80,740,993</w:t>
            </w:r>
          </w:p>
        </w:tc>
        <w:tc>
          <w:tcPr>
            <w:tcW w:w="976" w:type="dxa"/>
            <w:tcBorders>
              <w:top w:val="nil"/>
              <w:left w:val="nil"/>
              <w:bottom w:val="single" w:sz="8" w:space="0" w:color="auto"/>
              <w:right w:val="nil"/>
            </w:tcBorders>
            <w:shd w:val="clear" w:color="auto" w:fill="auto"/>
            <w:vAlign w:val="center"/>
            <w:hideMark/>
          </w:tcPr>
          <w:p w14:paraId="4896214F"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7.31</w:t>
            </w:r>
          </w:p>
        </w:tc>
        <w:tc>
          <w:tcPr>
            <w:tcW w:w="1416" w:type="dxa"/>
            <w:tcBorders>
              <w:top w:val="nil"/>
              <w:left w:val="nil"/>
              <w:bottom w:val="single" w:sz="8" w:space="0" w:color="auto"/>
              <w:right w:val="nil"/>
            </w:tcBorders>
            <w:shd w:val="clear" w:color="auto" w:fill="auto"/>
            <w:vAlign w:val="center"/>
            <w:hideMark/>
          </w:tcPr>
          <w:p w14:paraId="42889C74"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149,208,388</w:t>
            </w:r>
          </w:p>
        </w:tc>
        <w:tc>
          <w:tcPr>
            <w:tcW w:w="976" w:type="dxa"/>
            <w:tcBorders>
              <w:top w:val="nil"/>
              <w:left w:val="nil"/>
              <w:bottom w:val="single" w:sz="8" w:space="0" w:color="auto"/>
              <w:right w:val="nil"/>
            </w:tcBorders>
            <w:shd w:val="clear" w:color="auto" w:fill="auto"/>
            <w:vAlign w:val="center"/>
            <w:hideMark/>
          </w:tcPr>
          <w:p w14:paraId="0DE6F64B" w14:textId="77777777" w:rsidR="00436E20" w:rsidRPr="000F40A5" w:rsidRDefault="00436E20" w:rsidP="00CE4C27">
            <w:pPr>
              <w:jc w:val="center"/>
              <w:rPr>
                <w:rFonts w:ascii="Times New Roman" w:hAnsi="Times New Roman"/>
                <w:color w:val="000000"/>
                <w:sz w:val="24"/>
                <w:szCs w:val="24"/>
              </w:rPr>
            </w:pPr>
            <w:r w:rsidRPr="000F40A5">
              <w:rPr>
                <w:rFonts w:ascii="Times New Roman" w:hAnsi="Times New Roman"/>
                <w:color w:val="000000"/>
                <w:sz w:val="24"/>
                <w:szCs w:val="24"/>
              </w:rPr>
              <w:t>14.25</w:t>
            </w:r>
          </w:p>
        </w:tc>
      </w:tr>
    </w:tbl>
    <w:p w14:paraId="7B330110" w14:textId="77777777" w:rsidR="00436E20" w:rsidRPr="000F40A5" w:rsidRDefault="00436E20" w:rsidP="00436E20">
      <w:pPr>
        <w:pStyle w:val="2"/>
        <w:spacing w:beforeLines="100" w:before="240" w:after="0"/>
        <w:rPr>
          <w:rFonts w:ascii="Times New Roman" w:hAnsi="Times New Roman"/>
          <w:sz w:val="24"/>
          <w:szCs w:val="24"/>
        </w:rPr>
      </w:pPr>
      <w:bookmarkStart w:id="234" w:name="_Toc482798107"/>
      <w:bookmarkStart w:id="235" w:name="_Toc28603956"/>
      <w:r>
        <w:rPr>
          <w:rFonts w:ascii="Times New Roman" w:hAnsi="Times New Roman"/>
          <w:sz w:val="24"/>
          <w:szCs w:val="24"/>
        </w:rPr>
        <w:t>Table S8:</w:t>
      </w:r>
      <w:r w:rsidRPr="000F40A5">
        <w:rPr>
          <w:rFonts w:ascii="Times New Roman" w:hAnsi="Times New Roman"/>
          <w:sz w:val="24"/>
          <w:szCs w:val="24"/>
        </w:rPr>
        <w:t xml:space="preserve"> </w:t>
      </w:r>
      <w:r>
        <w:rPr>
          <w:rFonts w:ascii="Times New Roman" w:hAnsi="Times New Roman"/>
          <w:sz w:val="24"/>
          <w:szCs w:val="24"/>
        </w:rPr>
        <w:t>Gene</w:t>
      </w:r>
      <w:r w:rsidRPr="000F40A5">
        <w:rPr>
          <w:rFonts w:ascii="Times New Roman" w:hAnsi="Times New Roman"/>
          <w:sz w:val="24"/>
          <w:szCs w:val="24"/>
        </w:rPr>
        <w:t xml:space="preserve"> annotation </w:t>
      </w:r>
      <w:r>
        <w:rPr>
          <w:rFonts w:ascii="Times New Roman" w:hAnsi="Times New Roman"/>
          <w:sz w:val="24"/>
          <w:szCs w:val="24"/>
        </w:rPr>
        <w:t>of the mallard and spot-billed reference gene sets using</w:t>
      </w:r>
      <w:r w:rsidRPr="000F40A5">
        <w:rPr>
          <w:rFonts w:ascii="Times New Roman" w:hAnsi="Times New Roman"/>
          <w:sz w:val="24"/>
          <w:szCs w:val="24"/>
        </w:rPr>
        <w:t xml:space="preserve"> </w:t>
      </w:r>
      <w:r>
        <w:rPr>
          <w:rFonts w:ascii="Times New Roman" w:hAnsi="Times New Roman"/>
          <w:sz w:val="24"/>
          <w:szCs w:val="24"/>
        </w:rPr>
        <w:t>five</w:t>
      </w:r>
      <w:r w:rsidRPr="000F40A5">
        <w:rPr>
          <w:rFonts w:ascii="Times New Roman" w:hAnsi="Times New Roman"/>
          <w:sz w:val="24"/>
          <w:szCs w:val="24"/>
        </w:rPr>
        <w:t xml:space="preserve"> protein databases</w:t>
      </w:r>
      <w:bookmarkEnd w:id="234"/>
      <w:bookmarkEnd w:id="235"/>
    </w:p>
    <w:tbl>
      <w:tblPr>
        <w:tblW w:w="5113" w:type="pct"/>
        <w:jc w:val="center"/>
        <w:tblLook w:val="04A0" w:firstRow="1" w:lastRow="0" w:firstColumn="1" w:lastColumn="0" w:noHBand="0" w:noVBand="1"/>
      </w:tblPr>
      <w:tblGrid>
        <w:gridCol w:w="1516"/>
        <w:gridCol w:w="1708"/>
        <w:gridCol w:w="1784"/>
        <w:gridCol w:w="1702"/>
        <w:gridCol w:w="1784"/>
      </w:tblGrid>
      <w:tr w:rsidR="00436E20" w:rsidRPr="00EB1341" w14:paraId="70074704" w14:textId="77777777" w:rsidTr="00CE4C27">
        <w:trPr>
          <w:trHeight w:val="288"/>
          <w:jc w:val="center"/>
        </w:trPr>
        <w:tc>
          <w:tcPr>
            <w:tcW w:w="892" w:type="pct"/>
            <w:vMerge w:val="restart"/>
            <w:tcBorders>
              <w:top w:val="single" w:sz="8" w:space="0" w:color="auto"/>
              <w:left w:val="nil"/>
              <w:bottom w:val="single" w:sz="6" w:space="0" w:color="auto"/>
              <w:right w:val="nil"/>
            </w:tcBorders>
            <w:shd w:val="clear" w:color="auto" w:fill="auto"/>
            <w:noWrap/>
            <w:vAlign w:val="center"/>
            <w:hideMark/>
          </w:tcPr>
          <w:p w14:paraId="6EBCB23A" w14:textId="77777777" w:rsidR="00436E20" w:rsidRPr="000F40A5" w:rsidRDefault="00436E20" w:rsidP="00CE4C27">
            <w:pPr>
              <w:jc w:val="center"/>
              <w:rPr>
                <w:rFonts w:ascii="Times New Roman" w:eastAsia="宋体" w:hAnsi="Times New Roman"/>
                <w:sz w:val="24"/>
                <w:szCs w:val="24"/>
              </w:rPr>
            </w:pPr>
            <w:r w:rsidRPr="00EB1341">
              <w:rPr>
                <w:rFonts w:ascii="Times New Roman" w:hAnsi="Times New Roman"/>
                <w:color w:val="000000"/>
                <w:sz w:val="24"/>
                <w:szCs w:val="24"/>
              </w:rPr>
              <w:t>Database</w:t>
            </w:r>
          </w:p>
        </w:tc>
        <w:tc>
          <w:tcPr>
            <w:tcW w:w="2056" w:type="pct"/>
            <w:gridSpan w:val="2"/>
            <w:tcBorders>
              <w:top w:val="single" w:sz="8" w:space="0" w:color="auto"/>
              <w:left w:val="nil"/>
              <w:bottom w:val="single" w:sz="6" w:space="0" w:color="auto"/>
              <w:right w:val="nil"/>
            </w:tcBorders>
            <w:shd w:val="clear" w:color="auto" w:fill="auto"/>
            <w:noWrap/>
            <w:vAlign w:val="center"/>
            <w:hideMark/>
          </w:tcPr>
          <w:p w14:paraId="580E5F2B" w14:textId="77777777" w:rsidR="00436E20" w:rsidRPr="000F40A5" w:rsidRDefault="00436E20" w:rsidP="00CE4C27">
            <w:pPr>
              <w:jc w:val="center"/>
              <w:rPr>
                <w:rFonts w:ascii="Times New Roman" w:eastAsia="宋体" w:hAnsi="Times New Roman"/>
                <w:color w:val="000000"/>
                <w:sz w:val="24"/>
                <w:szCs w:val="24"/>
              </w:rPr>
            </w:pPr>
            <w:r w:rsidRPr="00EB1341">
              <w:rPr>
                <w:rFonts w:ascii="Times New Roman" w:hAnsi="Times New Roman"/>
                <w:color w:val="000000"/>
                <w:sz w:val="24"/>
                <w:szCs w:val="24"/>
              </w:rPr>
              <w:t>Mallard</w:t>
            </w:r>
          </w:p>
        </w:tc>
        <w:tc>
          <w:tcPr>
            <w:tcW w:w="2052" w:type="pct"/>
            <w:gridSpan w:val="2"/>
            <w:tcBorders>
              <w:top w:val="single" w:sz="8" w:space="0" w:color="auto"/>
              <w:left w:val="nil"/>
              <w:bottom w:val="single" w:sz="6" w:space="0" w:color="auto"/>
              <w:right w:val="nil"/>
            </w:tcBorders>
            <w:shd w:val="clear" w:color="auto" w:fill="auto"/>
            <w:noWrap/>
            <w:vAlign w:val="center"/>
            <w:hideMark/>
          </w:tcPr>
          <w:p w14:paraId="3A65D774" w14:textId="77777777" w:rsidR="00436E20" w:rsidRPr="000F40A5" w:rsidRDefault="00436E20" w:rsidP="00CE4C27">
            <w:pPr>
              <w:jc w:val="center"/>
              <w:rPr>
                <w:rFonts w:ascii="Times New Roman" w:eastAsia="宋体" w:hAnsi="Times New Roman"/>
                <w:color w:val="000000"/>
                <w:sz w:val="24"/>
                <w:szCs w:val="24"/>
              </w:rPr>
            </w:pPr>
            <w:r w:rsidRPr="00EB1341">
              <w:rPr>
                <w:rFonts w:ascii="Times New Roman" w:hAnsi="Times New Roman"/>
                <w:color w:val="000000"/>
                <w:sz w:val="24"/>
                <w:szCs w:val="24"/>
              </w:rPr>
              <w:t>Spot-billed</w:t>
            </w:r>
          </w:p>
        </w:tc>
      </w:tr>
      <w:tr w:rsidR="00436E20" w:rsidRPr="00EB1341" w14:paraId="65FD4D18" w14:textId="77777777" w:rsidTr="00CE4C27">
        <w:trPr>
          <w:trHeight w:val="288"/>
          <w:jc w:val="center"/>
        </w:trPr>
        <w:tc>
          <w:tcPr>
            <w:tcW w:w="892" w:type="pct"/>
            <w:vMerge/>
            <w:tcBorders>
              <w:top w:val="single" w:sz="6" w:space="0" w:color="auto"/>
              <w:left w:val="nil"/>
              <w:bottom w:val="single" w:sz="6" w:space="0" w:color="auto"/>
              <w:right w:val="nil"/>
            </w:tcBorders>
            <w:shd w:val="clear" w:color="auto" w:fill="auto"/>
            <w:noWrap/>
            <w:vAlign w:val="center"/>
            <w:hideMark/>
          </w:tcPr>
          <w:p w14:paraId="623C6866" w14:textId="77777777" w:rsidR="00436E20" w:rsidRPr="00EB1341" w:rsidRDefault="00436E20" w:rsidP="00CE4C27">
            <w:pPr>
              <w:jc w:val="center"/>
              <w:rPr>
                <w:rFonts w:ascii="Times New Roman" w:hAnsi="Times New Roman"/>
                <w:color w:val="000000"/>
                <w:sz w:val="24"/>
                <w:szCs w:val="24"/>
              </w:rPr>
            </w:pPr>
          </w:p>
        </w:tc>
        <w:tc>
          <w:tcPr>
            <w:tcW w:w="1006" w:type="pct"/>
            <w:tcBorders>
              <w:top w:val="single" w:sz="6" w:space="0" w:color="auto"/>
              <w:left w:val="nil"/>
              <w:bottom w:val="single" w:sz="6" w:space="0" w:color="auto"/>
              <w:right w:val="nil"/>
            </w:tcBorders>
            <w:shd w:val="clear" w:color="auto" w:fill="auto"/>
            <w:noWrap/>
            <w:vAlign w:val="center"/>
            <w:hideMark/>
          </w:tcPr>
          <w:p w14:paraId="427E0C50"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Number</w:t>
            </w:r>
          </w:p>
        </w:tc>
        <w:tc>
          <w:tcPr>
            <w:tcW w:w="1050" w:type="pct"/>
            <w:tcBorders>
              <w:top w:val="single" w:sz="6" w:space="0" w:color="auto"/>
              <w:left w:val="nil"/>
              <w:bottom w:val="single" w:sz="6" w:space="0" w:color="auto"/>
              <w:right w:val="nil"/>
            </w:tcBorders>
            <w:shd w:val="clear" w:color="auto" w:fill="auto"/>
            <w:noWrap/>
            <w:vAlign w:val="center"/>
            <w:hideMark/>
          </w:tcPr>
          <w:p w14:paraId="78AB2B2E"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Percent (%)</w:t>
            </w:r>
          </w:p>
        </w:tc>
        <w:tc>
          <w:tcPr>
            <w:tcW w:w="1002" w:type="pct"/>
            <w:tcBorders>
              <w:top w:val="single" w:sz="6" w:space="0" w:color="auto"/>
              <w:left w:val="nil"/>
              <w:bottom w:val="single" w:sz="6" w:space="0" w:color="auto"/>
              <w:right w:val="nil"/>
            </w:tcBorders>
            <w:shd w:val="clear" w:color="auto" w:fill="auto"/>
            <w:noWrap/>
            <w:vAlign w:val="center"/>
            <w:hideMark/>
          </w:tcPr>
          <w:p w14:paraId="59A486E9"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Number</w:t>
            </w:r>
          </w:p>
        </w:tc>
        <w:tc>
          <w:tcPr>
            <w:tcW w:w="1050" w:type="pct"/>
            <w:tcBorders>
              <w:top w:val="single" w:sz="6" w:space="0" w:color="auto"/>
              <w:left w:val="nil"/>
              <w:bottom w:val="single" w:sz="6" w:space="0" w:color="auto"/>
              <w:right w:val="nil"/>
            </w:tcBorders>
            <w:shd w:val="clear" w:color="auto" w:fill="auto"/>
            <w:noWrap/>
            <w:vAlign w:val="center"/>
            <w:hideMark/>
          </w:tcPr>
          <w:p w14:paraId="17D87496"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Percent</w:t>
            </w:r>
            <w:r>
              <w:rPr>
                <w:rFonts w:ascii="Times New Roman" w:eastAsia="宋体" w:hAnsi="Times New Roman"/>
                <w:color w:val="000000"/>
                <w:sz w:val="24"/>
                <w:szCs w:val="24"/>
              </w:rPr>
              <w:t xml:space="preserve"> </w:t>
            </w:r>
            <w:r w:rsidRPr="000F40A5">
              <w:rPr>
                <w:rFonts w:ascii="Times New Roman" w:eastAsia="宋体" w:hAnsi="Times New Roman"/>
                <w:color w:val="000000"/>
                <w:sz w:val="24"/>
                <w:szCs w:val="24"/>
              </w:rPr>
              <w:t>(%)</w:t>
            </w:r>
          </w:p>
        </w:tc>
      </w:tr>
      <w:tr w:rsidR="00436E20" w:rsidRPr="00EB1341" w14:paraId="58032950" w14:textId="77777777" w:rsidTr="00CE4C27">
        <w:trPr>
          <w:trHeight w:val="288"/>
          <w:jc w:val="center"/>
        </w:trPr>
        <w:tc>
          <w:tcPr>
            <w:tcW w:w="892" w:type="pct"/>
            <w:tcBorders>
              <w:top w:val="single" w:sz="6" w:space="0" w:color="auto"/>
              <w:left w:val="nil"/>
              <w:bottom w:val="nil"/>
              <w:right w:val="nil"/>
            </w:tcBorders>
            <w:shd w:val="clear" w:color="auto" w:fill="auto"/>
            <w:noWrap/>
            <w:vAlign w:val="center"/>
            <w:hideMark/>
          </w:tcPr>
          <w:p w14:paraId="4183912C"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Total</w:t>
            </w:r>
          </w:p>
        </w:tc>
        <w:tc>
          <w:tcPr>
            <w:tcW w:w="1006" w:type="pct"/>
            <w:tcBorders>
              <w:top w:val="single" w:sz="6" w:space="0" w:color="auto"/>
              <w:left w:val="nil"/>
              <w:bottom w:val="nil"/>
              <w:right w:val="nil"/>
            </w:tcBorders>
            <w:shd w:val="clear" w:color="auto" w:fill="auto"/>
            <w:noWrap/>
            <w:vAlign w:val="center"/>
            <w:hideMark/>
          </w:tcPr>
          <w:p w14:paraId="6F651DB2"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21,056</w:t>
            </w:r>
          </w:p>
        </w:tc>
        <w:tc>
          <w:tcPr>
            <w:tcW w:w="1050" w:type="pct"/>
            <w:tcBorders>
              <w:top w:val="single" w:sz="6" w:space="0" w:color="auto"/>
              <w:left w:val="nil"/>
              <w:bottom w:val="nil"/>
              <w:right w:val="nil"/>
            </w:tcBorders>
            <w:shd w:val="clear" w:color="auto" w:fill="auto"/>
            <w:noWrap/>
            <w:vAlign w:val="center"/>
            <w:hideMark/>
          </w:tcPr>
          <w:p w14:paraId="15313844"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100</w:t>
            </w:r>
          </w:p>
        </w:tc>
        <w:tc>
          <w:tcPr>
            <w:tcW w:w="1002" w:type="pct"/>
            <w:tcBorders>
              <w:top w:val="single" w:sz="6" w:space="0" w:color="auto"/>
              <w:left w:val="nil"/>
              <w:bottom w:val="nil"/>
              <w:right w:val="nil"/>
            </w:tcBorders>
            <w:shd w:val="clear" w:color="auto" w:fill="auto"/>
            <w:noWrap/>
            <w:vAlign w:val="center"/>
            <w:hideMark/>
          </w:tcPr>
          <w:p w14:paraId="1C485342"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21,123</w:t>
            </w:r>
          </w:p>
        </w:tc>
        <w:tc>
          <w:tcPr>
            <w:tcW w:w="1050" w:type="pct"/>
            <w:tcBorders>
              <w:top w:val="single" w:sz="6" w:space="0" w:color="auto"/>
              <w:left w:val="nil"/>
              <w:bottom w:val="nil"/>
              <w:right w:val="nil"/>
            </w:tcBorders>
            <w:shd w:val="clear" w:color="auto" w:fill="auto"/>
            <w:noWrap/>
            <w:vAlign w:val="center"/>
            <w:hideMark/>
          </w:tcPr>
          <w:p w14:paraId="1DAEDA8E"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100</w:t>
            </w:r>
          </w:p>
        </w:tc>
      </w:tr>
      <w:tr w:rsidR="00436E20" w:rsidRPr="00EB1341" w14:paraId="7801E715" w14:textId="77777777" w:rsidTr="00CE4C27">
        <w:trPr>
          <w:trHeight w:val="288"/>
          <w:jc w:val="center"/>
        </w:trPr>
        <w:tc>
          <w:tcPr>
            <w:tcW w:w="892" w:type="pct"/>
            <w:tcBorders>
              <w:top w:val="nil"/>
              <w:left w:val="nil"/>
              <w:bottom w:val="nil"/>
              <w:right w:val="nil"/>
            </w:tcBorders>
            <w:shd w:val="clear" w:color="auto" w:fill="auto"/>
            <w:noWrap/>
            <w:vAlign w:val="center"/>
            <w:hideMark/>
          </w:tcPr>
          <w:p w14:paraId="0C54D6F4"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InterPro</w:t>
            </w:r>
          </w:p>
        </w:tc>
        <w:tc>
          <w:tcPr>
            <w:tcW w:w="1006" w:type="pct"/>
            <w:tcBorders>
              <w:top w:val="nil"/>
              <w:left w:val="nil"/>
              <w:bottom w:val="nil"/>
              <w:right w:val="nil"/>
            </w:tcBorders>
            <w:shd w:val="clear" w:color="auto" w:fill="auto"/>
            <w:noWrap/>
            <w:vAlign w:val="center"/>
            <w:hideMark/>
          </w:tcPr>
          <w:p w14:paraId="2DC70FE8"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15,335</w:t>
            </w:r>
          </w:p>
        </w:tc>
        <w:tc>
          <w:tcPr>
            <w:tcW w:w="1050" w:type="pct"/>
            <w:tcBorders>
              <w:top w:val="nil"/>
              <w:left w:val="nil"/>
              <w:bottom w:val="nil"/>
              <w:right w:val="nil"/>
            </w:tcBorders>
            <w:shd w:val="clear" w:color="auto" w:fill="auto"/>
            <w:noWrap/>
            <w:vAlign w:val="center"/>
            <w:hideMark/>
          </w:tcPr>
          <w:p w14:paraId="48B9F2C6"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72.83</w:t>
            </w:r>
          </w:p>
        </w:tc>
        <w:tc>
          <w:tcPr>
            <w:tcW w:w="1002" w:type="pct"/>
            <w:tcBorders>
              <w:top w:val="nil"/>
              <w:left w:val="nil"/>
              <w:bottom w:val="nil"/>
              <w:right w:val="nil"/>
            </w:tcBorders>
            <w:shd w:val="clear" w:color="auto" w:fill="auto"/>
            <w:noWrap/>
            <w:vAlign w:val="center"/>
            <w:hideMark/>
          </w:tcPr>
          <w:p w14:paraId="20A37850"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15,308</w:t>
            </w:r>
          </w:p>
        </w:tc>
        <w:tc>
          <w:tcPr>
            <w:tcW w:w="1050" w:type="pct"/>
            <w:tcBorders>
              <w:top w:val="nil"/>
              <w:left w:val="nil"/>
              <w:bottom w:val="nil"/>
              <w:right w:val="nil"/>
            </w:tcBorders>
            <w:shd w:val="clear" w:color="auto" w:fill="auto"/>
            <w:noWrap/>
            <w:vAlign w:val="center"/>
            <w:hideMark/>
          </w:tcPr>
          <w:p w14:paraId="3A4B5B7F"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72.47</w:t>
            </w:r>
          </w:p>
        </w:tc>
      </w:tr>
      <w:tr w:rsidR="00436E20" w:rsidRPr="00EB1341" w14:paraId="7B8B9B35" w14:textId="77777777" w:rsidTr="00CE4C27">
        <w:trPr>
          <w:trHeight w:val="288"/>
          <w:jc w:val="center"/>
        </w:trPr>
        <w:tc>
          <w:tcPr>
            <w:tcW w:w="892" w:type="pct"/>
            <w:tcBorders>
              <w:top w:val="nil"/>
              <w:left w:val="nil"/>
              <w:bottom w:val="nil"/>
              <w:right w:val="nil"/>
            </w:tcBorders>
            <w:shd w:val="clear" w:color="auto" w:fill="auto"/>
            <w:noWrap/>
            <w:vAlign w:val="center"/>
            <w:hideMark/>
          </w:tcPr>
          <w:p w14:paraId="7C0B098F"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GO</w:t>
            </w:r>
          </w:p>
        </w:tc>
        <w:tc>
          <w:tcPr>
            <w:tcW w:w="1006" w:type="pct"/>
            <w:tcBorders>
              <w:top w:val="nil"/>
              <w:left w:val="nil"/>
              <w:bottom w:val="nil"/>
              <w:right w:val="nil"/>
            </w:tcBorders>
            <w:shd w:val="clear" w:color="auto" w:fill="auto"/>
            <w:noWrap/>
            <w:vAlign w:val="center"/>
            <w:hideMark/>
          </w:tcPr>
          <w:p w14:paraId="4E7AB9BF"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12,817</w:t>
            </w:r>
          </w:p>
        </w:tc>
        <w:tc>
          <w:tcPr>
            <w:tcW w:w="1050" w:type="pct"/>
            <w:tcBorders>
              <w:top w:val="nil"/>
              <w:left w:val="nil"/>
              <w:bottom w:val="nil"/>
              <w:right w:val="nil"/>
            </w:tcBorders>
            <w:shd w:val="clear" w:color="auto" w:fill="auto"/>
            <w:noWrap/>
            <w:vAlign w:val="center"/>
            <w:hideMark/>
          </w:tcPr>
          <w:p w14:paraId="5534A588"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60.87</w:t>
            </w:r>
          </w:p>
        </w:tc>
        <w:tc>
          <w:tcPr>
            <w:tcW w:w="1002" w:type="pct"/>
            <w:tcBorders>
              <w:top w:val="nil"/>
              <w:left w:val="nil"/>
              <w:bottom w:val="nil"/>
              <w:right w:val="nil"/>
            </w:tcBorders>
            <w:shd w:val="clear" w:color="auto" w:fill="auto"/>
            <w:noWrap/>
            <w:vAlign w:val="center"/>
            <w:hideMark/>
          </w:tcPr>
          <w:p w14:paraId="5FBF47BE"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12,815</w:t>
            </w:r>
          </w:p>
        </w:tc>
        <w:tc>
          <w:tcPr>
            <w:tcW w:w="1050" w:type="pct"/>
            <w:tcBorders>
              <w:top w:val="nil"/>
              <w:left w:val="nil"/>
              <w:bottom w:val="nil"/>
              <w:right w:val="nil"/>
            </w:tcBorders>
            <w:shd w:val="clear" w:color="auto" w:fill="auto"/>
            <w:noWrap/>
            <w:vAlign w:val="center"/>
            <w:hideMark/>
          </w:tcPr>
          <w:p w14:paraId="48302F19"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60.67</w:t>
            </w:r>
          </w:p>
        </w:tc>
      </w:tr>
      <w:tr w:rsidR="00436E20" w:rsidRPr="00EB1341" w14:paraId="69500737" w14:textId="77777777" w:rsidTr="00CE4C27">
        <w:trPr>
          <w:trHeight w:val="288"/>
          <w:jc w:val="center"/>
        </w:trPr>
        <w:tc>
          <w:tcPr>
            <w:tcW w:w="892" w:type="pct"/>
            <w:tcBorders>
              <w:top w:val="nil"/>
              <w:left w:val="nil"/>
              <w:bottom w:val="nil"/>
              <w:right w:val="nil"/>
            </w:tcBorders>
            <w:shd w:val="clear" w:color="auto" w:fill="auto"/>
            <w:noWrap/>
            <w:vAlign w:val="center"/>
            <w:hideMark/>
          </w:tcPr>
          <w:p w14:paraId="35CE4B3F"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KEGG</w:t>
            </w:r>
          </w:p>
        </w:tc>
        <w:tc>
          <w:tcPr>
            <w:tcW w:w="1006" w:type="pct"/>
            <w:tcBorders>
              <w:top w:val="nil"/>
              <w:left w:val="nil"/>
              <w:bottom w:val="nil"/>
              <w:right w:val="nil"/>
            </w:tcBorders>
            <w:shd w:val="clear" w:color="auto" w:fill="auto"/>
            <w:noWrap/>
            <w:vAlign w:val="center"/>
            <w:hideMark/>
          </w:tcPr>
          <w:p w14:paraId="462987A1"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15,878</w:t>
            </w:r>
          </w:p>
        </w:tc>
        <w:tc>
          <w:tcPr>
            <w:tcW w:w="1050" w:type="pct"/>
            <w:tcBorders>
              <w:top w:val="nil"/>
              <w:left w:val="nil"/>
              <w:bottom w:val="nil"/>
              <w:right w:val="nil"/>
            </w:tcBorders>
            <w:shd w:val="clear" w:color="auto" w:fill="auto"/>
            <w:noWrap/>
            <w:vAlign w:val="center"/>
            <w:hideMark/>
          </w:tcPr>
          <w:p w14:paraId="4244F9DD"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75.41</w:t>
            </w:r>
          </w:p>
        </w:tc>
        <w:tc>
          <w:tcPr>
            <w:tcW w:w="1002" w:type="pct"/>
            <w:tcBorders>
              <w:top w:val="nil"/>
              <w:left w:val="nil"/>
              <w:bottom w:val="nil"/>
              <w:right w:val="nil"/>
            </w:tcBorders>
            <w:shd w:val="clear" w:color="auto" w:fill="auto"/>
            <w:noWrap/>
            <w:vAlign w:val="center"/>
            <w:hideMark/>
          </w:tcPr>
          <w:p w14:paraId="6B326CF9"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15,803</w:t>
            </w:r>
          </w:p>
        </w:tc>
        <w:tc>
          <w:tcPr>
            <w:tcW w:w="1050" w:type="pct"/>
            <w:tcBorders>
              <w:top w:val="nil"/>
              <w:left w:val="nil"/>
              <w:bottom w:val="nil"/>
              <w:right w:val="nil"/>
            </w:tcBorders>
            <w:shd w:val="clear" w:color="auto" w:fill="auto"/>
            <w:noWrap/>
            <w:vAlign w:val="center"/>
            <w:hideMark/>
          </w:tcPr>
          <w:p w14:paraId="088B768F"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74.81</w:t>
            </w:r>
          </w:p>
        </w:tc>
      </w:tr>
      <w:tr w:rsidR="00436E20" w:rsidRPr="00EB1341" w14:paraId="043A99F5" w14:textId="77777777" w:rsidTr="00CE4C27">
        <w:trPr>
          <w:trHeight w:val="288"/>
          <w:jc w:val="center"/>
        </w:trPr>
        <w:tc>
          <w:tcPr>
            <w:tcW w:w="892" w:type="pct"/>
            <w:tcBorders>
              <w:top w:val="nil"/>
              <w:left w:val="nil"/>
              <w:bottom w:val="nil"/>
              <w:right w:val="nil"/>
            </w:tcBorders>
            <w:shd w:val="clear" w:color="auto" w:fill="auto"/>
            <w:noWrap/>
            <w:vAlign w:val="center"/>
            <w:hideMark/>
          </w:tcPr>
          <w:p w14:paraId="3E31BCD2"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Swissprot</w:t>
            </w:r>
          </w:p>
        </w:tc>
        <w:tc>
          <w:tcPr>
            <w:tcW w:w="1006" w:type="pct"/>
            <w:tcBorders>
              <w:top w:val="nil"/>
              <w:left w:val="nil"/>
              <w:bottom w:val="nil"/>
              <w:right w:val="nil"/>
            </w:tcBorders>
            <w:shd w:val="clear" w:color="auto" w:fill="auto"/>
            <w:noWrap/>
            <w:vAlign w:val="center"/>
            <w:hideMark/>
          </w:tcPr>
          <w:p w14:paraId="15259716"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17,551</w:t>
            </w:r>
          </w:p>
        </w:tc>
        <w:tc>
          <w:tcPr>
            <w:tcW w:w="1050" w:type="pct"/>
            <w:tcBorders>
              <w:top w:val="nil"/>
              <w:left w:val="nil"/>
              <w:bottom w:val="nil"/>
              <w:right w:val="nil"/>
            </w:tcBorders>
            <w:shd w:val="clear" w:color="auto" w:fill="auto"/>
            <w:noWrap/>
            <w:vAlign w:val="center"/>
            <w:hideMark/>
          </w:tcPr>
          <w:p w14:paraId="5E21F5D1"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83.35</w:t>
            </w:r>
          </w:p>
        </w:tc>
        <w:tc>
          <w:tcPr>
            <w:tcW w:w="1002" w:type="pct"/>
            <w:tcBorders>
              <w:top w:val="nil"/>
              <w:left w:val="nil"/>
              <w:bottom w:val="nil"/>
              <w:right w:val="nil"/>
            </w:tcBorders>
            <w:shd w:val="clear" w:color="auto" w:fill="auto"/>
            <w:noWrap/>
            <w:vAlign w:val="center"/>
            <w:hideMark/>
          </w:tcPr>
          <w:p w14:paraId="57E0300F"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17,531</w:t>
            </w:r>
          </w:p>
        </w:tc>
        <w:tc>
          <w:tcPr>
            <w:tcW w:w="1050" w:type="pct"/>
            <w:tcBorders>
              <w:top w:val="nil"/>
              <w:left w:val="nil"/>
              <w:bottom w:val="nil"/>
              <w:right w:val="nil"/>
            </w:tcBorders>
            <w:shd w:val="clear" w:color="auto" w:fill="auto"/>
            <w:noWrap/>
            <w:vAlign w:val="center"/>
            <w:hideMark/>
          </w:tcPr>
          <w:p w14:paraId="4EA0A72F"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82.99</w:t>
            </w:r>
          </w:p>
        </w:tc>
      </w:tr>
      <w:tr w:rsidR="00436E20" w:rsidRPr="00EB1341" w14:paraId="53EAAABD" w14:textId="77777777" w:rsidTr="00CE4C27">
        <w:trPr>
          <w:trHeight w:val="288"/>
          <w:jc w:val="center"/>
        </w:trPr>
        <w:tc>
          <w:tcPr>
            <w:tcW w:w="892" w:type="pct"/>
            <w:tcBorders>
              <w:top w:val="nil"/>
              <w:left w:val="nil"/>
              <w:bottom w:val="nil"/>
              <w:right w:val="nil"/>
            </w:tcBorders>
            <w:shd w:val="clear" w:color="auto" w:fill="auto"/>
            <w:noWrap/>
            <w:vAlign w:val="center"/>
            <w:hideMark/>
          </w:tcPr>
          <w:p w14:paraId="57310459"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TrEMBL</w:t>
            </w:r>
          </w:p>
        </w:tc>
        <w:tc>
          <w:tcPr>
            <w:tcW w:w="1006" w:type="pct"/>
            <w:tcBorders>
              <w:top w:val="nil"/>
              <w:left w:val="nil"/>
              <w:bottom w:val="nil"/>
              <w:right w:val="nil"/>
            </w:tcBorders>
            <w:shd w:val="clear" w:color="auto" w:fill="auto"/>
            <w:noWrap/>
            <w:vAlign w:val="center"/>
            <w:hideMark/>
          </w:tcPr>
          <w:p w14:paraId="0E80BAF4"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18,371</w:t>
            </w:r>
          </w:p>
        </w:tc>
        <w:tc>
          <w:tcPr>
            <w:tcW w:w="1050" w:type="pct"/>
            <w:tcBorders>
              <w:top w:val="nil"/>
              <w:left w:val="nil"/>
              <w:bottom w:val="nil"/>
              <w:right w:val="nil"/>
            </w:tcBorders>
            <w:shd w:val="clear" w:color="auto" w:fill="auto"/>
            <w:noWrap/>
            <w:vAlign w:val="center"/>
            <w:hideMark/>
          </w:tcPr>
          <w:p w14:paraId="7B90D656"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87.25</w:t>
            </w:r>
          </w:p>
        </w:tc>
        <w:tc>
          <w:tcPr>
            <w:tcW w:w="1002" w:type="pct"/>
            <w:tcBorders>
              <w:top w:val="nil"/>
              <w:left w:val="nil"/>
              <w:bottom w:val="nil"/>
              <w:right w:val="nil"/>
            </w:tcBorders>
            <w:shd w:val="clear" w:color="auto" w:fill="auto"/>
            <w:noWrap/>
            <w:vAlign w:val="center"/>
            <w:hideMark/>
          </w:tcPr>
          <w:p w14:paraId="7E7BAE2E"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18,327</w:t>
            </w:r>
          </w:p>
        </w:tc>
        <w:tc>
          <w:tcPr>
            <w:tcW w:w="1050" w:type="pct"/>
            <w:tcBorders>
              <w:top w:val="nil"/>
              <w:left w:val="nil"/>
              <w:bottom w:val="nil"/>
              <w:right w:val="nil"/>
            </w:tcBorders>
            <w:shd w:val="clear" w:color="auto" w:fill="auto"/>
            <w:noWrap/>
            <w:vAlign w:val="center"/>
            <w:hideMark/>
          </w:tcPr>
          <w:p w14:paraId="69D60E2C"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86.76</w:t>
            </w:r>
          </w:p>
        </w:tc>
      </w:tr>
      <w:tr w:rsidR="00436E20" w:rsidRPr="00EB1341" w14:paraId="2FC6D408" w14:textId="77777777" w:rsidTr="00CE4C27">
        <w:trPr>
          <w:trHeight w:val="288"/>
          <w:jc w:val="center"/>
        </w:trPr>
        <w:tc>
          <w:tcPr>
            <w:tcW w:w="892" w:type="pct"/>
            <w:tcBorders>
              <w:top w:val="nil"/>
              <w:left w:val="nil"/>
              <w:right w:val="nil"/>
            </w:tcBorders>
            <w:shd w:val="clear" w:color="auto" w:fill="auto"/>
            <w:noWrap/>
            <w:vAlign w:val="center"/>
            <w:hideMark/>
          </w:tcPr>
          <w:p w14:paraId="6CA4FF0E"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All annotated</w:t>
            </w:r>
          </w:p>
        </w:tc>
        <w:tc>
          <w:tcPr>
            <w:tcW w:w="1006" w:type="pct"/>
            <w:tcBorders>
              <w:top w:val="nil"/>
              <w:left w:val="nil"/>
              <w:right w:val="nil"/>
            </w:tcBorders>
            <w:shd w:val="clear" w:color="auto" w:fill="auto"/>
            <w:noWrap/>
            <w:vAlign w:val="center"/>
            <w:hideMark/>
          </w:tcPr>
          <w:p w14:paraId="10D9B998"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18,467</w:t>
            </w:r>
          </w:p>
        </w:tc>
        <w:tc>
          <w:tcPr>
            <w:tcW w:w="1050" w:type="pct"/>
            <w:tcBorders>
              <w:top w:val="nil"/>
              <w:left w:val="nil"/>
              <w:right w:val="nil"/>
            </w:tcBorders>
            <w:shd w:val="clear" w:color="auto" w:fill="auto"/>
            <w:noWrap/>
            <w:vAlign w:val="center"/>
            <w:hideMark/>
          </w:tcPr>
          <w:p w14:paraId="0BB1B94A"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87.70</w:t>
            </w:r>
          </w:p>
        </w:tc>
        <w:tc>
          <w:tcPr>
            <w:tcW w:w="1002" w:type="pct"/>
            <w:tcBorders>
              <w:top w:val="nil"/>
              <w:left w:val="nil"/>
              <w:right w:val="nil"/>
            </w:tcBorders>
            <w:shd w:val="clear" w:color="auto" w:fill="auto"/>
            <w:noWrap/>
            <w:vAlign w:val="center"/>
            <w:hideMark/>
          </w:tcPr>
          <w:p w14:paraId="3C1E00C8"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18,426</w:t>
            </w:r>
          </w:p>
        </w:tc>
        <w:tc>
          <w:tcPr>
            <w:tcW w:w="1050" w:type="pct"/>
            <w:tcBorders>
              <w:top w:val="nil"/>
              <w:left w:val="nil"/>
              <w:right w:val="nil"/>
            </w:tcBorders>
            <w:shd w:val="clear" w:color="auto" w:fill="auto"/>
            <w:noWrap/>
            <w:vAlign w:val="center"/>
            <w:hideMark/>
          </w:tcPr>
          <w:p w14:paraId="6610DBA2"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87.23</w:t>
            </w:r>
          </w:p>
        </w:tc>
      </w:tr>
      <w:tr w:rsidR="00436E20" w:rsidRPr="00EB1341" w14:paraId="3B1E15BD" w14:textId="77777777" w:rsidTr="00CE4C27">
        <w:trPr>
          <w:trHeight w:val="288"/>
          <w:jc w:val="center"/>
        </w:trPr>
        <w:tc>
          <w:tcPr>
            <w:tcW w:w="892" w:type="pct"/>
            <w:tcBorders>
              <w:top w:val="nil"/>
              <w:left w:val="nil"/>
              <w:bottom w:val="single" w:sz="8" w:space="0" w:color="auto"/>
              <w:right w:val="nil"/>
            </w:tcBorders>
            <w:shd w:val="clear" w:color="auto" w:fill="auto"/>
            <w:noWrap/>
            <w:vAlign w:val="center"/>
            <w:hideMark/>
          </w:tcPr>
          <w:p w14:paraId="79C10C3F"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Unannotated</w:t>
            </w:r>
          </w:p>
        </w:tc>
        <w:tc>
          <w:tcPr>
            <w:tcW w:w="1006" w:type="pct"/>
            <w:tcBorders>
              <w:top w:val="nil"/>
              <w:left w:val="nil"/>
              <w:bottom w:val="single" w:sz="8" w:space="0" w:color="auto"/>
              <w:right w:val="nil"/>
            </w:tcBorders>
            <w:shd w:val="clear" w:color="auto" w:fill="auto"/>
            <w:noWrap/>
            <w:vAlign w:val="center"/>
            <w:hideMark/>
          </w:tcPr>
          <w:p w14:paraId="7DFFC8D1"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2,589</w:t>
            </w:r>
          </w:p>
        </w:tc>
        <w:tc>
          <w:tcPr>
            <w:tcW w:w="1050" w:type="pct"/>
            <w:tcBorders>
              <w:top w:val="nil"/>
              <w:left w:val="nil"/>
              <w:bottom w:val="single" w:sz="8" w:space="0" w:color="auto"/>
              <w:right w:val="nil"/>
            </w:tcBorders>
            <w:shd w:val="clear" w:color="auto" w:fill="auto"/>
            <w:noWrap/>
            <w:vAlign w:val="center"/>
            <w:hideMark/>
          </w:tcPr>
          <w:p w14:paraId="58C7E48C"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12.29</w:t>
            </w:r>
          </w:p>
        </w:tc>
        <w:tc>
          <w:tcPr>
            <w:tcW w:w="1002" w:type="pct"/>
            <w:tcBorders>
              <w:top w:val="nil"/>
              <w:left w:val="nil"/>
              <w:bottom w:val="single" w:sz="8" w:space="0" w:color="auto"/>
              <w:right w:val="nil"/>
            </w:tcBorders>
            <w:shd w:val="clear" w:color="auto" w:fill="auto"/>
            <w:noWrap/>
            <w:vAlign w:val="center"/>
            <w:hideMark/>
          </w:tcPr>
          <w:p w14:paraId="0797BAFC"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2,697</w:t>
            </w:r>
          </w:p>
        </w:tc>
        <w:tc>
          <w:tcPr>
            <w:tcW w:w="1050" w:type="pct"/>
            <w:tcBorders>
              <w:top w:val="nil"/>
              <w:left w:val="nil"/>
              <w:bottom w:val="single" w:sz="8" w:space="0" w:color="auto"/>
              <w:right w:val="nil"/>
            </w:tcBorders>
            <w:shd w:val="clear" w:color="auto" w:fill="auto"/>
            <w:noWrap/>
            <w:vAlign w:val="center"/>
            <w:hideMark/>
          </w:tcPr>
          <w:p w14:paraId="62ED0D24" w14:textId="77777777" w:rsidR="00436E20" w:rsidRPr="00EB1341" w:rsidRDefault="00436E20" w:rsidP="00CE4C27">
            <w:pPr>
              <w:jc w:val="center"/>
              <w:rPr>
                <w:rFonts w:ascii="Times New Roman" w:hAnsi="Times New Roman"/>
                <w:color w:val="000000"/>
                <w:sz w:val="24"/>
                <w:szCs w:val="24"/>
              </w:rPr>
            </w:pPr>
            <w:r w:rsidRPr="00EB1341">
              <w:rPr>
                <w:rFonts w:ascii="Times New Roman" w:hAnsi="Times New Roman"/>
                <w:color w:val="000000"/>
                <w:sz w:val="24"/>
                <w:szCs w:val="24"/>
              </w:rPr>
              <w:t>12.77</w:t>
            </w:r>
          </w:p>
        </w:tc>
      </w:tr>
    </w:tbl>
    <w:p w14:paraId="0C34D093" w14:textId="77777777" w:rsidR="00436E20" w:rsidRPr="009073FE" w:rsidRDefault="00436E20" w:rsidP="00436E20">
      <w:bookmarkStart w:id="236" w:name="_Toc482798108"/>
    </w:p>
    <w:p w14:paraId="613253DE" w14:textId="77777777" w:rsidR="00436E20" w:rsidRPr="000F40A5" w:rsidRDefault="00436E20" w:rsidP="00436E20">
      <w:pPr>
        <w:pStyle w:val="2"/>
        <w:spacing w:beforeLines="100" w:before="240" w:after="0"/>
        <w:rPr>
          <w:rFonts w:ascii="Times New Roman" w:hAnsi="Times New Roman"/>
          <w:sz w:val="24"/>
          <w:szCs w:val="24"/>
        </w:rPr>
      </w:pPr>
      <w:bookmarkStart w:id="237" w:name="_Toc28603957"/>
      <w:r w:rsidRPr="000F40A5">
        <w:rPr>
          <w:rFonts w:ascii="Times New Roman" w:hAnsi="Times New Roman"/>
          <w:sz w:val="24"/>
          <w:szCs w:val="24"/>
        </w:rPr>
        <w:t xml:space="preserve">Table </w:t>
      </w:r>
      <w:r>
        <w:rPr>
          <w:rFonts w:ascii="Times New Roman" w:hAnsi="Times New Roman"/>
          <w:sz w:val="24"/>
          <w:szCs w:val="24"/>
        </w:rPr>
        <w:t>S9:</w:t>
      </w:r>
      <w:r w:rsidRPr="000F40A5">
        <w:rPr>
          <w:rFonts w:ascii="Times New Roman" w:hAnsi="Times New Roman"/>
          <w:sz w:val="24"/>
          <w:szCs w:val="24"/>
        </w:rPr>
        <w:t xml:space="preserve"> Gene family</w:t>
      </w:r>
      <w:r>
        <w:rPr>
          <w:rFonts w:ascii="Times New Roman" w:hAnsi="Times New Roman"/>
          <w:sz w:val="24"/>
          <w:szCs w:val="24"/>
        </w:rPr>
        <w:t xml:space="preserve"> of two mammals and seven birds</w:t>
      </w:r>
      <w:r w:rsidRPr="000F40A5">
        <w:rPr>
          <w:rFonts w:ascii="Times New Roman" w:hAnsi="Times New Roman"/>
          <w:sz w:val="24"/>
          <w:szCs w:val="24"/>
        </w:rPr>
        <w:t xml:space="preserve"> clustering by TreeFam</w:t>
      </w:r>
      <w:bookmarkEnd w:id="236"/>
      <w:bookmarkEnd w:id="237"/>
    </w:p>
    <w:tbl>
      <w:tblPr>
        <w:tblW w:w="5000" w:type="pct"/>
        <w:jc w:val="center"/>
        <w:tblLayout w:type="fixed"/>
        <w:tblLook w:val="04A0" w:firstRow="1" w:lastRow="0" w:firstColumn="1" w:lastColumn="0" w:noHBand="0" w:noVBand="1"/>
      </w:tblPr>
      <w:tblGrid>
        <w:gridCol w:w="1985"/>
        <w:gridCol w:w="993"/>
        <w:gridCol w:w="1558"/>
        <w:gridCol w:w="1276"/>
        <w:gridCol w:w="1133"/>
        <w:gridCol w:w="1361"/>
      </w:tblGrid>
      <w:tr w:rsidR="00436E20" w:rsidRPr="00EB1341" w14:paraId="0104CFA4" w14:textId="77777777" w:rsidTr="00CE4C27">
        <w:trPr>
          <w:trHeight w:val="270"/>
          <w:jc w:val="center"/>
        </w:trPr>
        <w:tc>
          <w:tcPr>
            <w:tcW w:w="1195" w:type="pct"/>
            <w:tcBorders>
              <w:top w:val="single" w:sz="8" w:space="0" w:color="auto"/>
              <w:left w:val="nil"/>
              <w:bottom w:val="single" w:sz="6" w:space="0" w:color="auto"/>
              <w:right w:val="nil"/>
            </w:tcBorders>
            <w:shd w:val="clear" w:color="auto" w:fill="auto"/>
            <w:noWrap/>
            <w:vAlign w:val="center"/>
            <w:hideMark/>
          </w:tcPr>
          <w:p w14:paraId="62C85BE4"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Species</w:t>
            </w:r>
          </w:p>
        </w:tc>
        <w:tc>
          <w:tcPr>
            <w:tcW w:w="598" w:type="pct"/>
            <w:tcBorders>
              <w:top w:val="single" w:sz="8" w:space="0" w:color="auto"/>
              <w:left w:val="nil"/>
              <w:bottom w:val="single" w:sz="6" w:space="0" w:color="auto"/>
              <w:right w:val="nil"/>
            </w:tcBorders>
            <w:shd w:val="clear" w:color="auto" w:fill="auto"/>
            <w:noWrap/>
            <w:vAlign w:val="center"/>
            <w:hideMark/>
          </w:tcPr>
          <w:p w14:paraId="3B7A176A"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Total genes</w:t>
            </w:r>
          </w:p>
        </w:tc>
        <w:tc>
          <w:tcPr>
            <w:tcW w:w="938" w:type="pct"/>
            <w:tcBorders>
              <w:top w:val="single" w:sz="8" w:space="0" w:color="auto"/>
              <w:left w:val="nil"/>
              <w:bottom w:val="single" w:sz="6" w:space="0" w:color="auto"/>
              <w:right w:val="nil"/>
            </w:tcBorders>
            <w:shd w:val="clear" w:color="auto" w:fill="auto"/>
            <w:noWrap/>
            <w:vAlign w:val="center"/>
            <w:hideMark/>
          </w:tcPr>
          <w:p w14:paraId="55E11253"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Unclustered genes</w:t>
            </w:r>
          </w:p>
        </w:tc>
        <w:tc>
          <w:tcPr>
            <w:tcW w:w="768" w:type="pct"/>
            <w:tcBorders>
              <w:top w:val="single" w:sz="8" w:space="0" w:color="auto"/>
              <w:left w:val="nil"/>
              <w:bottom w:val="single" w:sz="6" w:space="0" w:color="auto"/>
              <w:right w:val="nil"/>
            </w:tcBorders>
            <w:shd w:val="clear" w:color="auto" w:fill="auto"/>
            <w:noWrap/>
            <w:vAlign w:val="center"/>
            <w:hideMark/>
          </w:tcPr>
          <w:p w14:paraId="3688EBAB"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Families</w:t>
            </w:r>
          </w:p>
        </w:tc>
        <w:tc>
          <w:tcPr>
            <w:tcW w:w="682" w:type="pct"/>
            <w:tcBorders>
              <w:top w:val="single" w:sz="8" w:space="0" w:color="auto"/>
              <w:left w:val="nil"/>
              <w:bottom w:val="single" w:sz="6" w:space="0" w:color="auto"/>
              <w:right w:val="nil"/>
            </w:tcBorders>
            <w:shd w:val="clear" w:color="auto" w:fill="auto"/>
            <w:noWrap/>
            <w:vAlign w:val="center"/>
            <w:hideMark/>
          </w:tcPr>
          <w:p w14:paraId="3DC5E014"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Unique families</w:t>
            </w:r>
          </w:p>
        </w:tc>
        <w:tc>
          <w:tcPr>
            <w:tcW w:w="819" w:type="pct"/>
            <w:tcBorders>
              <w:top w:val="single" w:sz="8" w:space="0" w:color="auto"/>
              <w:left w:val="nil"/>
              <w:bottom w:val="single" w:sz="6" w:space="0" w:color="auto"/>
              <w:right w:val="nil"/>
            </w:tcBorders>
            <w:shd w:val="clear" w:color="auto" w:fill="auto"/>
            <w:noWrap/>
            <w:vAlign w:val="center"/>
            <w:hideMark/>
          </w:tcPr>
          <w:p w14:paraId="6B323AC0"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Ave. genes per family</w:t>
            </w:r>
          </w:p>
        </w:tc>
      </w:tr>
      <w:tr w:rsidR="00436E20" w:rsidRPr="00EB1341" w14:paraId="2B458133" w14:textId="77777777" w:rsidTr="00CE4C27">
        <w:trPr>
          <w:trHeight w:val="270"/>
          <w:jc w:val="center"/>
        </w:trPr>
        <w:tc>
          <w:tcPr>
            <w:tcW w:w="1195" w:type="pct"/>
            <w:tcBorders>
              <w:top w:val="single" w:sz="6" w:space="0" w:color="auto"/>
              <w:left w:val="nil"/>
              <w:bottom w:val="nil"/>
              <w:right w:val="nil"/>
            </w:tcBorders>
            <w:shd w:val="clear" w:color="auto" w:fill="auto"/>
            <w:noWrap/>
            <w:vAlign w:val="center"/>
            <w:hideMark/>
          </w:tcPr>
          <w:p w14:paraId="309E6BAB" w14:textId="77777777" w:rsidR="00436E20" w:rsidRPr="000F40A5" w:rsidRDefault="00436E20" w:rsidP="00CE4C27">
            <w:pPr>
              <w:jc w:val="center"/>
              <w:rPr>
                <w:rFonts w:ascii="Times New Roman" w:eastAsia="宋体" w:hAnsi="Times New Roman"/>
                <w:color w:val="000000"/>
                <w:sz w:val="24"/>
                <w:szCs w:val="24"/>
              </w:rPr>
            </w:pPr>
            <w:r w:rsidRPr="00EB1341">
              <w:rPr>
                <w:rFonts w:ascii="Times New Roman" w:hAnsi="Times New Roman"/>
                <w:color w:val="000000"/>
                <w:sz w:val="24"/>
                <w:szCs w:val="24"/>
              </w:rPr>
              <w:t>mallard</w:t>
            </w:r>
            <w:r w:rsidRPr="000F40A5">
              <w:rPr>
                <w:rFonts w:ascii="Times New Roman" w:eastAsia="宋体" w:hAnsi="Times New Roman"/>
                <w:color w:val="000000"/>
                <w:sz w:val="24"/>
                <w:szCs w:val="24"/>
              </w:rPr>
              <w:t xml:space="preserve"> </w:t>
            </w:r>
          </w:p>
        </w:tc>
        <w:tc>
          <w:tcPr>
            <w:tcW w:w="598" w:type="pct"/>
            <w:tcBorders>
              <w:top w:val="single" w:sz="6" w:space="0" w:color="auto"/>
              <w:left w:val="nil"/>
              <w:bottom w:val="nil"/>
              <w:right w:val="nil"/>
            </w:tcBorders>
            <w:shd w:val="clear" w:color="auto" w:fill="auto"/>
            <w:noWrap/>
            <w:vAlign w:val="center"/>
            <w:hideMark/>
          </w:tcPr>
          <w:p w14:paraId="48955597"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21,056</w:t>
            </w:r>
          </w:p>
        </w:tc>
        <w:tc>
          <w:tcPr>
            <w:tcW w:w="938" w:type="pct"/>
            <w:tcBorders>
              <w:top w:val="single" w:sz="6" w:space="0" w:color="auto"/>
              <w:left w:val="nil"/>
              <w:bottom w:val="nil"/>
              <w:right w:val="nil"/>
            </w:tcBorders>
            <w:shd w:val="clear" w:color="auto" w:fill="auto"/>
            <w:noWrap/>
            <w:vAlign w:val="center"/>
            <w:hideMark/>
          </w:tcPr>
          <w:p w14:paraId="2401585D"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2,478</w:t>
            </w:r>
          </w:p>
        </w:tc>
        <w:tc>
          <w:tcPr>
            <w:tcW w:w="768" w:type="pct"/>
            <w:tcBorders>
              <w:top w:val="single" w:sz="6" w:space="0" w:color="auto"/>
              <w:left w:val="nil"/>
              <w:bottom w:val="nil"/>
              <w:right w:val="nil"/>
            </w:tcBorders>
            <w:shd w:val="clear" w:color="auto" w:fill="auto"/>
            <w:noWrap/>
            <w:vAlign w:val="center"/>
            <w:hideMark/>
          </w:tcPr>
          <w:p w14:paraId="62A7A320"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14,541</w:t>
            </w:r>
          </w:p>
        </w:tc>
        <w:tc>
          <w:tcPr>
            <w:tcW w:w="682" w:type="pct"/>
            <w:tcBorders>
              <w:top w:val="single" w:sz="6" w:space="0" w:color="auto"/>
              <w:left w:val="nil"/>
              <w:bottom w:val="nil"/>
              <w:right w:val="nil"/>
            </w:tcBorders>
            <w:shd w:val="clear" w:color="auto" w:fill="auto"/>
            <w:noWrap/>
            <w:vAlign w:val="center"/>
            <w:hideMark/>
          </w:tcPr>
          <w:p w14:paraId="5429FD6E"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30</w:t>
            </w:r>
          </w:p>
        </w:tc>
        <w:tc>
          <w:tcPr>
            <w:tcW w:w="819" w:type="pct"/>
            <w:tcBorders>
              <w:top w:val="single" w:sz="6" w:space="0" w:color="auto"/>
              <w:left w:val="nil"/>
              <w:bottom w:val="nil"/>
              <w:right w:val="nil"/>
            </w:tcBorders>
            <w:shd w:val="clear" w:color="auto" w:fill="auto"/>
            <w:noWrap/>
            <w:vAlign w:val="center"/>
            <w:hideMark/>
          </w:tcPr>
          <w:p w14:paraId="69EC59FF"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1.28</w:t>
            </w:r>
          </w:p>
        </w:tc>
      </w:tr>
      <w:tr w:rsidR="00436E20" w:rsidRPr="00EB1341" w14:paraId="149A140A" w14:textId="77777777" w:rsidTr="00CE4C27">
        <w:trPr>
          <w:trHeight w:val="270"/>
          <w:jc w:val="center"/>
        </w:trPr>
        <w:tc>
          <w:tcPr>
            <w:tcW w:w="1195" w:type="pct"/>
            <w:tcBorders>
              <w:top w:val="nil"/>
              <w:left w:val="nil"/>
              <w:bottom w:val="nil"/>
              <w:right w:val="nil"/>
            </w:tcBorders>
            <w:shd w:val="clear" w:color="auto" w:fill="auto"/>
            <w:noWrap/>
            <w:vAlign w:val="center"/>
            <w:hideMark/>
          </w:tcPr>
          <w:p w14:paraId="247A5B25" w14:textId="77777777" w:rsidR="00436E20" w:rsidRPr="000F40A5" w:rsidRDefault="00436E20" w:rsidP="00CE4C27">
            <w:pPr>
              <w:jc w:val="center"/>
              <w:rPr>
                <w:rFonts w:ascii="Times New Roman" w:eastAsia="宋体" w:hAnsi="Times New Roman"/>
                <w:color w:val="000000"/>
                <w:sz w:val="24"/>
                <w:szCs w:val="24"/>
              </w:rPr>
            </w:pPr>
            <w:r w:rsidRPr="00EB1341">
              <w:rPr>
                <w:rFonts w:ascii="Times New Roman" w:hAnsi="Times New Roman"/>
                <w:color w:val="000000"/>
                <w:sz w:val="24"/>
                <w:szCs w:val="24"/>
              </w:rPr>
              <w:t>Spot-billed</w:t>
            </w:r>
            <w:r w:rsidRPr="000F40A5">
              <w:rPr>
                <w:rFonts w:ascii="Times New Roman" w:eastAsia="宋体" w:hAnsi="Times New Roman"/>
                <w:color w:val="000000"/>
                <w:sz w:val="24"/>
                <w:szCs w:val="24"/>
              </w:rPr>
              <w:t xml:space="preserve"> </w:t>
            </w:r>
          </w:p>
        </w:tc>
        <w:tc>
          <w:tcPr>
            <w:tcW w:w="598" w:type="pct"/>
            <w:tcBorders>
              <w:top w:val="nil"/>
              <w:left w:val="nil"/>
              <w:bottom w:val="nil"/>
              <w:right w:val="nil"/>
            </w:tcBorders>
            <w:shd w:val="clear" w:color="auto" w:fill="auto"/>
            <w:noWrap/>
            <w:vAlign w:val="center"/>
            <w:hideMark/>
          </w:tcPr>
          <w:p w14:paraId="05075736"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21,123</w:t>
            </w:r>
          </w:p>
        </w:tc>
        <w:tc>
          <w:tcPr>
            <w:tcW w:w="938" w:type="pct"/>
            <w:tcBorders>
              <w:top w:val="nil"/>
              <w:left w:val="nil"/>
              <w:bottom w:val="nil"/>
              <w:right w:val="nil"/>
            </w:tcBorders>
            <w:shd w:val="clear" w:color="auto" w:fill="auto"/>
            <w:noWrap/>
            <w:vAlign w:val="center"/>
            <w:hideMark/>
          </w:tcPr>
          <w:p w14:paraId="05A97203"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2,604</w:t>
            </w:r>
          </w:p>
        </w:tc>
        <w:tc>
          <w:tcPr>
            <w:tcW w:w="768" w:type="pct"/>
            <w:tcBorders>
              <w:top w:val="nil"/>
              <w:left w:val="nil"/>
              <w:bottom w:val="nil"/>
              <w:right w:val="nil"/>
            </w:tcBorders>
            <w:shd w:val="clear" w:color="auto" w:fill="auto"/>
            <w:noWrap/>
            <w:vAlign w:val="center"/>
            <w:hideMark/>
          </w:tcPr>
          <w:p w14:paraId="508783D4"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14,530</w:t>
            </w:r>
          </w:p>
        </w:tc>
        <w:tc>
          <w:tcPr>
            <w:tcW w:w="682" w:type="pct"/>
            <w:tcBorders>
              <w:top w:val="nil"/>
              <w:left w:val="nil"/>
              <w:bottom w:val="nil"/>
              <w:right w:val="nil"/>
            </w:tcBorders>
            <w:shd w:val="clear" w:color="auto" w:fill="auto"/>
            <w:noWrap/>
            <w:vAlign w:val="center"/>
            <w:hideMark/>
          </w:tcPr>
          <w:p w14:paraId="79D93254"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42</w:t>
            </w:r>
          </w:p>
        </w:tc>
        <w:tc>
          <w:tcPr>
            <w:tcW w:w="819" w:type="pct"/>
            <w:tcBorders>
              <w:top w:val="nil"/>
              <w:left w:val="nil"/>
              <w:bottom w:val="nil"/>
              <w:right w:val="nil"/>
            </w:tcBorders>
            <w:shd w:val="clear" w:color="auto" w:fill="auto"/>
            <w:noWrap/>
            <w:vAlign w:val="center"/>
            <w:hideMark/>
          </w:tcPr>
          <w:p w14:paraId="1C6CCA50"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1.27</w:t>
            </w:r>
          </w:p>
        </w:tc>
      </w:tr>
      <w:tr w:rsidR="00436E20" w:rsidRPr="00EB1341" w14:paraId="5929826D" w14:textId="77777777" w:rsidTr="00CE4C27">
        <w:trPr>
          <w:trHeight w:val="270"/>
          <w:jc w:val="center"/>
        </w:trPr>
        <w:tc>
          <w:tcPr>
            <w:tcW w:w="1195" w:type="pct"/>
            <w:tcBorders>
              <w:top w:val="nil"/>
              <w:left w:val="nil"/>
              <w:bottom w:val="nil"/>
              <w:right w:val="nil"/>
            </w:tcBorders>
            <w:shd w:val="clear" w:color="auto" w:fill="auto"/>
            <w:noWrap/>
            <w:vAlign w:val="center"/>
            <w:hideMark/>
          </w:tcPr>
          <w:p w14:paraId="75FF8737"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Beijing duck</w:t>
            </w:r>
          </w:p>
        </w:tc>
        <w:tc>
          <w:tcPr>
            <w:tcW w:w="598" w:type="pct"/>
            <w:tcBorders>
              <w:top w:val="nil"/>
              <w:left w:val="nil"/>
              <w:bottom w:val="nil"/>
              <w:right w:val="nil"/>
            </w:tcBorders>
            <w:shd w:val="clear" w:color="auto" w:fill="auto"/>
            <w:noWrap/>
            <w:vAlign w:val="center"/>
            <w:hideMark/>
          </w:tcPr>
          <w:p w14:paraId="66F34309"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20,629</w:t>
            </w:r>
          </w:p>
        </w:tc>
        <w:tc>
          <w:tcPr>
            <w:tcW w:w="938" w:type="pct"/>
            <w:tcBorders>
              <w:top w:val="nil"/>
              <w:left w:val="nil"/>
              <w:bottom w:val="nil"/>
              <w:right w:val="nil"/>
            </w:tcBorders>
            <w:shd w:val="clear" w:color="auto" w:fill="auto"/>
            <w:noWrap/>
            <w:vAlign w:val="center"/>
            <w:hideMark/>
          </w:tcPr>
          <w:p w14:paraId="1D5FAC6E"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5,381</w:t>
            </w:r>
          </w:p>
        </w:tc>
        <w:tc>
          <w:tcPr>
            <w:tcW w:w="768" w:type="pct"/>
            <w:tcBorders>
              <w:top w:val="nil"/>
              <w:left w:val="nil"/>
              <w:bottom w:val="nil"/>
              <w:right w:val="nil"/>
            </w:tcBorders>
            <w:shd w:val="clear" w:color="auto" w:fill="auto"/>
            <w:noWrap/>
            <w:vAlign w:val="center"/>
            <w:hideMark/>
          </w:tcPr>
          <w:p w14:paraId="7A66AA9C"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13,498</w:t>
            </w:r>
          </w:p>
        </w:tc>
        <w:tc>
          <w:tcPr>
            <w:tcW w:w="682" w:type="pct"/>
            <w:tcBorders>
              <w:top w:val="nil"/>
              <w:left w:val="nil"/>
              <w:bottom w:val="nil"/>
              <w:right w:val="nil"/>
            </w:tcBorders>
            <w:shd w:val="clear" w:color="auto" w:fill="auto"/>
            <w:noWrap/>
            <w:vAlign w:val="center"/>
            <w:hideMark/>
          </w:tcPr>
          <w:p w14:paraId="4FAC1AC8"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18</w:t>
            </w:r>
          </w:p>
        </w:tc>
        <w:tc>
          <w:tcPr>
            <w:tcW w:w="819" w:type="pct"/>
            <w:tcBorders>
              <w:top w:val="nil"/>
              <w:left w:val="nil"/>
              <w:bottom w:val="nil"/>
              <w:right w:val="nil"/>
            </w:tcBorders>
            <w:shd w:val="clear" w:color="auto" w:fill="auto"/>
            <w:noWrap/>
            <w:vAlign w:val="center"/>
            <w:hideMark/>
          </w:tcPr>
          <w:p w14:paraId="188C4B17"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1.13</w:t>
            </w:r>
          </w:p>
        </w:tc>
      </w:tr>
      <w:tr w:rsidR="00436E20" w:rsidRPr="00EB1341" w14:paraId="4C6F4EB5" w14:textId="77777777" w:rsidTr="00CE4C27">
        <w:trPr>
          <w:trHeight w:val="270"/>
          <w:jc w:val="center"/>
        </w:trPr>
        <w:tc>
          <w:tcPr>
            <w:tcW w:w="1195" w:type="pct"/>
            <w:tcBorders>
              <w:top w:val="nil"/>
              <w:left w:val="nil"/>
              <w:bottom w:val="nil"/>
              <w:right w:val="nil"/>
            </w:tcBorders>
            <w:shd w:val="clear" w:color="auto" w:fill="auto"/>
            <w:noWrap/>
            <w:vAlign w:val="center"/>
            <w:hideMark/>
          </w:tcPr>
          <w:p w14:paraId="287D7DF8" w14:textId="77777777" w:rsidR="00436E20" w:rsidRPr="000F40A5" w:rsidRDefault="00436E20" w:rsidP="00CE4C27">
            <w:pPr>
              <w:jc w:val="center"/>
              <w:rPr>
                <w:rFonts w:ascii="Times New Roman" w:eastAsia="宋体" w:hAnsi="Times New Roman"/>
                <w:i/>
                <w:color w:val="000000"/>
                <w:sz w:val="24"/>
                <w:szCs w:val="24"/>
              </w:rPr>
            </w:pPr>
            <w:r w:rsidRPr="000F40A5">
              <w:rPr>
                <w:rFonts w:ascii="Times New Roman" w:eastAsia="宋体" w:hAnsi="Times New Roman"/>
                <w:i/>
                <w:color w:val="000000"/>
                <w:sz w:val="24"/>
                <w:szCs w:val="24"/>
              </w:rPr>
              <w:t>G. gallus</w:t>
            </w:r>
          </w:p>
        </w:tc>
        <w:tc>
          <w:tcPr>
            <w:tcW w:w="598" w:type="pct"/>
            <w:tcBorders>
              <w:top w:val="nil"/>
              <w:left w:val="nil"/>
              <w:bottom w:val="nil"/>
              <w:right w:val="nil"/>
            </w:tcBorders>
            <w:shd w:val="clear" w:color="auto" w:fill="auto"/>
            <w:noWrap/>
            <w:vAlign w:val="center"/>
            <w:hideMark/>
          </w:tcPr>
          <w:p w14:paraId="71565BEC"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15,508</w:t>
            </w:r>
          </w:p>
        </w:tc>
        <w:tc>
          <w:tcPr>
            <w:tcW w:w="938" w:type="pct"/>
            <w:tcBorders>
              <w:top w:val="nil"/>
              <w:left w:val="nil"/>
              <w:bottom w:val="nil"/>
              <w:right w:val="nil"/>
            </w:tcBorders>
            <w:shd w:val="clear" w:color="auto" w:fill="auto"/>
            <w:noWrap/>
            <w:vAlign w:val="center"/>
            <w:hideMark/>
          </w:tcPr>
          <w:p w14:paraId="19115BDB"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493</w:t>
            </w:r>
          </w:p>
        </w:tc>
        <w:tc>
          <w:tcPr>
            <w:tcW w:w="768" w:type="pct"/>
            <w:tcBorders>
              <w:top w:val="nil"/>
              <w:left w:val="nil"/>
              <w:bottom w:val="nil"/>
              <w:right w:val="nil"/>
            </w:tcBorders>
            <w:shd w:val="clear" w:color="auto" w:fill="auto"/>
            <w:noWrap/>
            <w:vAlign w:val="center"/>
            <w:hideMark/>
          </w:tcPr>
          <w:p w14:paraId="49FDA26C"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13,351</w:t>
            </w:r>
          </w:p>
        </w:tc>
        <w:tc>
          <w:tcPr>
            <w:tcW w:w="682" w:type="pct"/>
            <w:tcBorders>
              <w:top w:val="nil"/>
              <w:left w:val="nil"/>
              <w:bottom w:val="nil"/>
              <w:right w:val="nil"/>
            </w:tcBorders>
            <w:shd w:val="clear" w:color="auto" w:fill="auto"/>
            <w:noWrap/>
            <w:vAlign w:val="center"/>
            <w:hideMark/>
          </w:tcPr>
          <w:p w14:paraId="224CD61D"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6</w:t>
            </w:r>
          </w:p>
        </w:tc>
        <w:tc>
          <w:tcPr>
            <w:tcW w:w="819" w:type="pct"/>
            <w:tcBorders>
              <w:top w:val="nil"/>
              <w:left w:val="nil"/>
              <w:bottom w:val="nil"/>
              <w:right w:val="nil"/>
            </w:tcBorders>
            <w:shd w:val="clear" w:color="auto" w:fill="auto"/>
            <w:noWrap/>
            <w:vAlign w:val="center"/>
            <w:hideMark/>
          </w:tcPr>
          <w:p w14:paraId="78BED7F2"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1.12</w:t>
            </w:r>
          </w:p>
        </w:tc>
      </w:tr>
      <w:tr w:rsidR="00436E20" w:rsidRPr="00EB1341" w14:paraId="24072E94" w14:textId="77777777" w:rsidTr="00CE4C27">
        <w:trPr>
          <w:trHeight w:val="270"/>
          <w:jc w:val="center"/>
        </w:trPr>
        <w:tc>
          <w:tcPr>
            <w:tcW w:w="1195" w:type="pct"/>
            <w:tcBorders>
              <w:top w:val="nil"/>
              <w:left w:val="nil"/>
              <w:bottom w:val="nil"/>
              <w:right w:val="nil"/>
            </w:tcBorders>
            <w:shd w:val="clear" w:color="auto" w:fill="auto"/>
            <w:noWrap/>
            <w:vAlign w:val="center"/>
            <w:hideMark/>
          </w:tcPr>
          <w:p w14:paraId="652B4FE4" w14:textId="77777777" w:rsidR="00436E20" w:rsidRPr="000F40A5" w:rsidRDefault="00436E20" w:rsidP="00CE4C27">
            <w:pPr>
              <w:jc w:val="center"/>
              <w:rPr>
                <w:rFonts w:ascii="Times New Roman" w:eastAsia="宋体" w:hAnsi="Times New Roman"/>
                <w:i/>
                <w:color w:val="000000"/>
                <w:sz w:val="24"/>
                <w:szCs w:val="24"/>
              </w:rPr>
            </w:pPr>
            <w:r w:rsidRPr="000F40A5">
              <w:rPr>
                <w:rFonts w:ascii="Times New Roman" w:eastAsia="宋体" w:hAnsi="Times New Roman"/>
                <w:i/>
                <w:color w:val="000000"/>
                <w:sz w:val="24"/>
                <w:szCs w:val="24"/>
              </w:rPr>
              <w:t>S. camelus</w:t>
            </w:r>
          </w:p>
        </w:tc>
        <w:tc>
          <w:tcPr>
            <w:tcW w:w="598" w:type="pct"/>
            <w:tcBorders>
              <w:top w:val="nil"/>
              <w:left w:val="nil"/>
              <w:bottom w:val="nil"/>
              <w:right w:val="nil"/>
            </w:tcBorders>
            <w:shd w:val="clear" w:color="auto" w:fill="auto"/>
            <w:noWrap/>
            <w:vAlign w:val="center"/>
            <w:hideMark/>
          </w:tcPr>
          <w:p w14:paraId="49A4CB5F"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16,178</w:t>
            </w:r>
          </w:p>
        </w:tc>
        <w:tc>
          <w:tcPr>
            <w:tcW w:w="938" w:type="pct"/>
            <w:tcBorders>
              <w:top w:val="nil"/>
              <w:left w:val="nil"/>
              <w:bottom w:val="nil"/>
              <w:right w:val="nil"/>
            </w:tcBorders>
            <w:shd w:val="clear" w:color="auto" w:fill="auto"/>
            <w:noWrap/>
            <w:vAlign w:val="center"/>
            <w:hideMark/>
          </w:tcPr>
          <w:p w14:paraId="521AEAC8"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326</w:t>
            </w:r>
          </w:p>
        </w:tc>
        <w:tc>
          <w:tcPr>
            <w:tcW w:w="768" w:type="pct"/>
            <w:tcBorders>
              <w:top w:val="nil"/>
              <w:left w:val="nil"/>
              <w:bottom w:val="nil"/>
              <w:right w:val="nil"/>
            </w:tcBorders>
            <w:shd w:val="clear" w:color="auto" w:fill="auto"/>
            <w:noWrap/>
            <w:vAlign w:val="center"/>
            <w:hideMark/>
          </w:tcPr>
          <w:p w14:paraId="6DADCA61"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11,579</w:t>
            </w:r>
          </w:p>
        </w:tc>
        <w:tc>
          <w:tcPr>
            <w:tcW w:w="682" w:type="pct"/>
            <w:tcBorders>
              <w:top w:val="nil"/>
              <w:left w:val="nil"/>
              <w:bottom w:val="nil"/>
              <w:right w:val="nil"/>
            </w:tcBorders>
            <w:shd w:val="clear" w:color="auto" w:fill="auto"/>
            <w:noWrap/>
            <w:vAlign w:val="center"/>
            <w:hideMark/>
          </w:tcPr>
          <w:p w14:paraId="3F39CF45"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105</w:t>
            </w:r>
          </w:p>
        </w:tc>
        <w:tc>
          <w:tcPr>
            <w:tcW w:w="819" w:type="pct"/>
            <w:tcBorders>
              <w:top w:val="nil"/>
              <w:left w:val="nil"/>
              <w:bottom w:val="nil"/>
              <w:right w:val="nil"/>
            </w:tcBorders>
            <w:shd w:val="clear" w:color="auto" w:fill="auto"/>
            <w:noWrap/>
            <w:vAlign w:val="center"/>
            <w:hideMark/>
          </w:tcPr>
          <w:p w14:paraId="27D1506D"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1.37</w:t>
            </w:r>
          </w:p>
        </w:tc>
      </w:tr>
      <w:tr w:rsidR="00436E20" w:rsidRPr="00EB1341" w14:paraId="3A54F5E5" w14:textId="77777777" w:rsidTr="00CE4C27">
        <w:trPr>
          <w:trHeight w:val="270"/>
          <w:jc w:val="center"/>
        </w:trPr>
        <w:tc>
          <w:tcPr>
            <w:tcW w:w="1195" w:type="pct"/>
            <w:tcBorders>
              <w:top w:val="nil"/>
              <w:left w:val="nil"/>
              <w:bottom w:val="nil"/>
              <w:right w:val="nil"/>
            </w:tcBorders>
            <w:shd w:val="clear" w:color="auto" w:fill="auto"/>
            <w:noWrap/>
            <w:vAlign w:val="center"/>
            <w:hideMark/>
          </w:tcPr>
          <w:p w14:paraId="4292BA75" w14:textId="77777777" w:rsidR="00436E20" w:rsidRPr="000F40A5" w:rsidRDefault="00436E20" w:rsidP="00CE4C27">
            <w:pPr>
              <w:jc w:val="center"/>
              <w:rPr>
                <w:rFonts w:ascii="Times New Roman" w:eastAsia="宋体" w:hAnsi="Times New Roman"/>
                <w:i/>
                <w:color w:val="000000"/>
                <w:sz w:val="24"/>
                <w:szCs w:val="24"/>
              </w:rPr>
            </w:pPr>
            <w:r w:rsidRPr="000F40A5">
              <w:rPr>
                <w:rFonts w:ascii="Times New Roman" w:eastAsia="宋体" w:hAnsi="Times New Roman"/>
                <w:i/>
                <w:color w:val="000000"/>
                <w:sz w:val="24"/>
                <w:szCs w:val="24"/>
              </w:rPr>
              <w:t>M. gallopavo</w:t>
            </w:r>
          </w:p>
        </w:tc>
        <w:tc>
          <w:tcPr>
            <w:tcW w:w="598" w:type="pct"/>
            <w:tcBorders>
              <w:top w:val="nil"/>
              <w:left w:val="nil"/>
              <w:bottom w:val="nil"/>
              <w:right w:val="nil"/>
            </w:tcBorders>
            <w:shd w:val="clear" w:color="auto" w:fill="auto"/>
            <w:noWrap/>
            <w:vAlign w:val="center"/>
            <w:hideMark/>
          </w:tcPr>
          <w:p w14:paraId="1207FA6A"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14,123</w:t>
            </w:r>
          </w:p>
        </w:tc>
        <w:tc>
          <w:tcPr>
            <w:tcW w:w="938" w:type="pct"/>
            <w:tcBorders>
              <w:top w:val="nil"/>
              <w:left w:val="nil"/>
              <w:bottom w:val="nil"/>
              <w:right w:val="nil"/>
            </w:tcBorders>
            <w:shd w:val="clear" w:color="auto" w:fill="auto"/>
            <w:noWrap/>
            <w:vAlign w:val="center"/>
            <w:hideMark/>
          </w:tcPr>
          <w:p w14:paraId="571E7B2A"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455</w:t>
            </w:r>
          </w:p>
        </w:tc>
        <w:tc>
          <w:tcPr>
            <w:tcW w:w="768" w:type="pct"/>
            <w:tcBorders>
              <w:top w:val="nil"/>
              <w:left w:val="nil"/>
              <w:bottom w:val="nil"/>
              <w:right w:val="nil"/>
            </w:tcBorders>
            <w:shd w:val="clear" w:color="auto" w:fill="auto"/>
            <w:noWrap/>
            <w:vAlign w:val="center"/>
            <w:hideMark/>
          </w:tcPr>
          <w:p w14:paraId="4767DF1C"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12,414</w:t>
            </w:r>
          </w:p>
        </w:tc>
        <w:tc>
          <w:tcPr>
            <w:tcW w:w="682" w:type="pct"/>
            <w:tcBorders>
              <w:top w:val="nil"/>
              <w:left w:val="nil"/>
              <w:bottom w:val="nil"/>
              <w:right w:val="nil"/>
            </w:tcBorders>
            <w:shd w:val="clear" w:color="auto" w:fill="auto"/>
            <w:noWrap/>
            <w:vAlign w:val="center"/>
            <w:hideMark/>
          </w:tcPr>
          <w:p w14:paraId="76E721BD"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7</w:t>
            </w:r>
          </w:p>
        </w:tc>
        <w:tc>
          <w:tcPr>
            <w:tcW w:w="819" w:type="pct"/>
            <w:tcBorders>
              <w:top w:val="nil"/>
              <w:left w:val="nil"/>
              <w:bottom w:val="nil"/>
              <w:right w:val="nil"/>
            </w:tcBorders>
            <w:shd w:val="clear" w:color="auto" w:fill="auto"/>
            <w:noWrap/>
            <w:vAlign w:val="center"/>
            <w:hideMark/>
          </w:tcPr>
          <w:p w14:paraId="1C06576F"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1.10</w:t>
            </w:r>
          </w:p>
        </w:tc>
      </w:tr>
      <w:tr w:rsidR="00436E20" w:rsidRPr="00EB1341" w14:paraId="04E11FFF" w14:textId="77777777" w:rsidTr="00CE4C27">
        <w:trPr>
          <w:trHeight w:val="270"/>
          <w:jc w:val="center"/>
        </w:trPr>
        <w:tc>
          <w:tcPr>
            <w:tcW w:w="1195" w:type="pct"/>
            <w:tcBorders>
              <w:top w:val="nil"/>
              <w:left w:val="nil"/>
              <w:bottom w:val="nil"/>
              <w:right w:val="nil"/>
            </w:tcBorders>
            <w:shd w:val="clear" w:color="auto" w:fill="auto"/>
            <w:noWrap/>
            <w:vAlign w:val="center"/>
            <w:hideMark/>
          </w:tcPr>
          <w:p w14:paraId="686A3159" w14:textId="77777777" w:rsidR="00436E20" w:rsidRPr="000F40A5" w:rsidRDefault="00436E20" w:rsidP="00CE4C27">
            <w:pPr>
              <w:jc w:val="center"/>
              <w:rPr>
                <w:rFonts w:ascii="Times New Roman" w:eastAsia="宋体" w:hAnsi="Times New Roman"/>
                <w:i/>
                <w:color w:val="000000"/>
                <w:sz w:val="24"/>
                <w:szCs w:val="24"/>
              </w:rPr>
            </w:pPr>
            <w:r w:rsidRPr="000F40A5">
              <w:rPr>
                <w:rFonts w:ascii="Times New Roman" w:eastAsia="宋体" w:hAnsi="Times New Roman"/>
                <w:i/>
                <w:color w:val="000000"/>
                <w:sz w:val="24"/>
                <w:szCs w:val="24"/>
              </w:rPr>
              <w:t>F. albico</w:t>
            </w:r>
          </w:p>
        </w:tc>
        <w:tc>
          <w:tcPr>
            <w:tcW w:w="598" w:type="pct"/>
            <w:tcBorders>
              <w:top w:val="nil"/>
              <w:left w:val="nil"/>
              <w:bottom w:val="nil"/>
              <w:right w:val="nil"/>
            </w:tcBorders>
            <w:shd w:val="clear" w:color="auto" w:fill="auto"/>
            <w:noWrap/>
            <w:vAlign w:val="center"/>
            <w:hideMark/>
          </w:tcPr>
          <w:p w14:paraId="4CF41765"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15,303</w:t>
            </w:r>
          </w:p>
        </w:tc>
        <w:tc>
          <w:tcPr>
            <w:tcW w:w="938" w:type="pct"/>
            <w:tcBorders>
              <w:top w:val="nil"/>
              <w:left w:val="nil"/>
              <w:bottom w:val="nil"/>
              <w:right w:val="nil"/>
            </w:tcBorders>
            <w:shd w:val="clear" w:color="auto" w:fill="auto"/>
            <w:noWrap/>
            <w:vAlign w:val="center"/>
            <w:hideMark/>
          </w:tcPr>
          <w:p w14:paraId="4B326564"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716</w:t>
            </w:r>
          </w:p>
        </w:tc>
        <w:tc>
          <w:tcPr>
            <w:tcW w:w="768" w:type="pct"/>
            <w:tcBorders>
              <w:top w:val="nil"/>
              <w:left w:val="nil"/>
              <w:bottom w:val="nil"/>
              <w:right w:val="nil"/>
            </w:tcBorders>
            <w:shd w:val="clear" w:color="auto" w:fill="auto"/>
            <w:noWrap/>
            <w:vAlign w:val="center"/>
            <w:hideMark/>
          </w:tcPr>
          <w:p w14:paraId="67689627"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13,284</w:t>
            </w:r>
          </w:p>
        </w:tc>
        <w:tc>
          <w:tcPr>
            <w:tcW w:w="682" w:type="pct"/>
            <w:tcBorders>
              <w:top w:val="nil"/>
              <w:left w:val="nil"/>
              <w:bottom w:val="nil"/>
              <w:right w:val="nil"/>
            </w:tcBorders>
            <w:shd w:val="clear" w:color="auto" w:fill="auto"/>
            <w:noWrap/>
            <w:vAlign w:val="center"/>
            <w:hideMark/>
          </w:tcPr>
          <w:p w14:paraId="3255346E"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33</w:t>
            </w:r>
          </w:p>
        </w:tc>
        <w:tc>
          <w:tcPr>
            <w:tcW w:w="819" w:type="pct"/>
            <w:tcBorders>
              <w:top w:val="nil"/>
              <w:left w:val="nil"/>
              <w:bottom w:val="nil"/>
              <w:right w:val="nil"/>
            </w:tcBorders>
            <w:shd w:val="clear" w:color="auto" w:fill="auto"/>
            <w:noWrap/>
            <w:vAlign w:val="center"/>
            <w:hideMark/>
          </w:tcPr>
          <w:p w14:paraId="09C926C6"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1.10</w:t>
            </w:r>
          </w:p>
        </w:tc>
      </w:tr>
      <w:tr w:rsidR="00436E20" w:rsidRPr="00EB1341" w14:paraId="1D7615B4" w14:textId="77777777" w:rsidTr="00CE4C27">
        <w:trPr>
          <w:trHeight w:val="270"/>
          <w:jc w:val="center"/>
        </w:trPr>
        <w:tc>
          <w:tcPr>
            <w:tcW w:w="1195" w:type="pct"/>
            <w:tcBorders>
              <w:top w:val="nil"/>
              <w:left w:val="nil"/>
              <w:right w:val="nil"/>
            </w:tcBorders>
            <w:shd w:val="clear" w:color="auto" w:fill="auto"/>
            <w:noWrap/>
            <w:vAlign w:val="center"/>
            <w:hideMark/>
          </w:tcPr>
          <w:p w14:paraId="4B95379A" w14:textId="77777777" w:rsidR="00436E20" w:rsidRPr="000F40A5" w:rsidRDefault="00436E20" w:rsidP="00CE4C27">
            <w:pPr>
              <w:jc w:val="center"/>
              <w:rPr>
                <w:rFonts w:ascii="Times New Roman" w:eastAsia="宋体" w:hAnsi="Times New Roman"/>
                <w:i/>
                <w:color w:val="000000"/>
                <w:sz w:val="24"/>
                <w:szCs w:val="24"/>
              </w:rPr>
            </w:pPr>
            <w:r w:rsidRPr="000F40A5">
              <w:rPr>
                <w:rFonts w:ascii="Times New Roman" w:eastAsia="宋体" w:hAnsi="Times New Roman"/>
                <w:i/>
                <w:color w:val="000000"/>
                <w:sz w:val="24"/>
                <w:szCs w:val="24"/>
              </w:rPr>
              <w:t>H. sapiens</w:t>
            </w:r>
          </w:p>
        </w:tc>
        <w:tc>
          <w:tcPr>
            <w:tcW w:w="598" w:type="pct"/>
            <w:tcBorders>
              <w:top w:val="nil"/>
              <w:left w:val="nil"/>
              <w:right w:val="nil"/>
            </w:tcBorders>
            <w:shd w:val="clear" w:color="auto" w:fill="auto"/>
            <w:noWrap/>
            <w:vAlign w:val="center"/>
            <w:hideMark/>
          </w:tcPr>
          <w:p w14:paraId="3682F11A"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20,238</w:t>
            </w:r>
          </w:p>
        </w:tc>
        <w:tc>
          <w:tcPr>
            <w:tcW w:w="938" w:type="pct"/>
            <w:tcBorders>
              <w:top w:val="nil"/>
              <w:left w:val="nil"/>
              <w:right w:val="nil"/>
            </w:tcBorders>
            <w:shd w:val="clear" w:color="auto" w:fill="auto"/>
            <w:noWrap/>
            <w:vAlign w:val="center"/>
            <w:hideMark/>
          </w:tcPr>
          <w:p w14:paraId="58684A56"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1,825</w:t>
            </w:r>
          </w:p>
        </w:tc>
        <w:tc>
          <w:tcPr>
            <w:tcW w:w="768" w:type="pct"/>
            <w:tcBorders>
              <w:top w:val="nil"/>
              <w:left w:val="nil"/>
              <w:right w:val="nil"/>
            </w:tcBorders>
            <w:shd w:val="clear" w:color="auto" w:fill="auto"/>
            <w:noWrap/>
            <w:vAlign w:val="center"/>
            <w:hideMark/>
          </w:tcPr>
          <w:p w14:paraId="33F8A18E"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15,036</w:t>
            </w:r>
          </w:p>
        </w:tc>
        <w:tc>
          <w:tcPr>
            <w:tcW w:w="682" w:type="pct"/>
            <w:tcBorders>
              <w:top w:val="nil"/>
              <w:left w:val="nil"/>
              <w:right w:val="nil"/>
            </w:tcBorders>
            <w:shd w:val="clear" w:color="auto" w:fill="auto"/>
            <w:noWrap/>
            <w:vAlign w:val="center"/>
            <w:hideMark/>
          </w:tcPr>
          <w:p w14:paraId="645A9608"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117</w:t>
            </w:r>
          </w:p>
        </w:tc>
        <w:tc>
          <w:tcPr>
            <w:tcW w:w="819" w:type="pct"/>
            <w:tcBorders>
              <w:top w:val="nil"/>
              <w:left w:val="nil"/>
              <w:right w:val="nil"/>
            </w:tcBorders>
            <w:shd w:val="clear" w:color="auto" w:fill="auto"/>
            <w:noWrap/>
            <w:vAlign w:val="center"/>
            <w:hideMark/>
          </w:tcPr>
          <w:p w14:paraId="023A9BC2"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1.22</w:t>
            </w:r>
          </w:p>
        </w:tc>
      </w:tr>
      <w:tr w:rsidR="00436E20" w:rsidRPr="00EB1341" w14:paraId="04562EEF" w14:textId="77777777" w:rsidTr="00CE4C27">
        <w:trPr>
          <w:trHeight w:val="270"/>
          <w:jc w:val="center"/>
        </w:trPr>
        <w:tc>
          <w:tcPr>
            <w:tcW w:w="1195" w:type="pct"/>
            <w:tcBorders>
              <w:top w:val="nil"/>
              <w:left w:val="nil"/>
              <w:bottom w:val="single" w:sz="8" w:space="0" w:color="auto"/>
              <w:right w:val="nil"/>
            </w:tcBorders>
            <w:shd w:val="clear" w:color="auto" w:fill="auto"/>
            <w:noWrap/>
            <w:vAlign w:val="center"/>
            <w:hideMark/>
          </w:tcPr>
          <w:p w14:paraId="562B6505" w14:textId="77777777" w:rsidR="00436E20" w:rsidRPr="000F40A5" w:rsidRDefault="00436E20" w:rsidP="00CE4C27">
            <w:pPr>
              <w:jc w:val="center"/>
              <w:rPr>
                <w:rFonts w:ascii="Times New Roman" w:eastAsia="宋体" w:hAnsi="Times New Roman"/>
                <w:i/>
                <w:color w:val="000000"/>
                <w:sz w:val="24"/>
                <w:szCs w:val="24"/>
              </w:rPr>
            </w:pPr>
            <w:r w:rsidRPr="000F40A5">
              <w:rPr>
                <w:rFonts w:ascii="Times New Roman" w:eastAsia="宋体" w:hAnsi="Times New Roman"/>
                <w:i/>
                <w:color w:val="000000"/>
                <w:sz w:val="24"/>
                <w:szCs w:val="24"/>
              </w:rPr>
              <w:t>M. musculus</w:t>
            </w:r>
          </w:p>
        </w:tc>
        <w:tc>
          <w:tcPr>
            <w:tcW w:w="598" w:type="pct"/>
            <w:tcBorders>
              <w:top w:val="nil"/>
              <w:left w:val="nil"/>
              <w:bottom w:val="single" w:sz="8" w:space="0" w:color="auto"/>
              <w:right w:val="nil"/>
            </w:tcBorders>
            <w:shd w:val="clear" w:color="auto" w:fill="auto"/>
            <w:noWrap/>
            <w:vAlign w:val="center"/>
            <w:hideMark/>
          </w:tcPr>
          <w:p w14:paraId="59CF5E5C"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22,627</w:t>
            </w:r>
          </w:p>
        </w:tc>
        <w:tc>
          <w:tcPr>
            <w:tcW w:w="938" w:type="pct"/>
            <w:tcBorders>
              <w:top w:val="nil"/>
              <w:left w:val="nil"/>
              <w:bottom w:val="single" w:sz="8" w:space="0" w:color="auto"/>
              <w:right w:val="nil"/>
            </w:tcBorders>
            <w:shd w:val="clear" w:color="auto" w:fill="auto"/>
            <w:noWrap/>
            <w:vAlign w:val="center"/>
            <w:hideMark/>
          </w:tcPr>
          <w:p w14:paraId="0363DEB2"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1,549</w:t>
            </w:r>
          </w:p>
        </w:tc>
        <w:tc>
          <w:tcPr>
            <w:tcW w:w="768" w:type="pct"/>
            <w:tcBorders>
              <w:top w:val="nil"/>
              <w:left w:val="nil"/>
              <w:bottom w:val="single" w:sz="8" w:space="0" w:color="auto"/>
              <w:right w:val="nil"/>
            </w:tcBorders>
            <w:shd w:val="clear" w:color="auto" w:fill="auto"/>
            <w:noWrap/>
            <w:vAlign w:val="center"/>
            <w:hideMark/>
          </w:tcPr>
          <w:p w14:paraId="2962FC07"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15,407</w:t>
            </w:r>
          </w:p>
        </w:tc>
        <w:tc>
          <w:tcPr>
            <w:tcW w:w="682" w:type="pct"/>
            <w:tcBorders>
              <w:top w:val="nil"/>
              <w:left w:val="nil"/>
              <w:bottom w:val="single" w:sz="8" w:space="0" w:color="auto"/>
              <w:right w:val="nil"/>
            </w:tcBorders>
            <w:shd w:val="clear" w:color="auto" w:fill="auto"/>
            <w:noWrap/>
            <w:vAlign w:val="center"/>
            <w:hideMark/>
          </w:tcPr>
          <w:p w14:paraId="556B5635"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139</w:t>
            </w:r>
          </w:p>
        </w:tc>
        <w:tc>
          <w:tcPr>
            <w:tcW w:w="819" w:type="pct"/>
            <w:tcBorders>
              <w:top w:val="nil"/>
              <w:left w:val="nil"/>
              <w:bottom w:val="single" w:sz="8" w:space="0" w:color="auto"/>
              <w:right w:val="nil"/>
            </w:tcBorders>
            <w:shd w:val="clear" w:color="auto" w:fill="auto"/>
            <w:noWrap/>
            <w:vAlign w:val="center"/>
            <w:hideMark/>
          </w:tcPr>
          <w:p w14:paraId="11D71BE7" w14:textId="77777777" w:rsidR="00436E20" w:rsidRPr="000F40A5" w:rsidRDefault="00436E20" w:rsidP="00CE4C27">
            <w:pPr>
              <w:jc w:val="center"/>
              <w:rPr>
                <w:rFonts w:ascii="Times New Roman" w:eastAsia="宋体" w:hAnsi="Times New Roman"/>
                <w:color w:val="000000"/>
                <w:sz w:val="24"/>
                <w:szCs w:val="24"/>
              </w:rPr>
            </w:pPr>
            <w:r w:rsidRPr="000F40A5">
              <w:rPr>
                <w:rFonts w:ascii="Times New Roman" w:eastAsia="宋体" w:hAnsi="Times New Roman"/>
                <w:color w:val="000000"/>
                <w:sz w:val="24"/>
                <w:szCs w:val="24"/>
              </w:rPr>
              <w:t>1.37</w:t>
            </w:r>
          </w:p>
        </w:tc>
      </w:tr>
    </w:tbl>
    <w:p w14:paraId="79533B45" w14:textId="77777777" w:rsidR="00436E20" w:rsidRDefault="00436E20" w:rsidP="00436E20">
      <w:pPr>
        <w:pStyle w:val="2"/>
        <w:spacing w:beforeLines="100" w:before="240" w:after="0"/>
        <w:rPr>
          <w:rFonts w:ascii="Times New Roman" w:hAnsi="Times New Roman"/>
          <w:sz w:val="24"/>
          <w:szCs w:val="24"/>
        </w:rPr>
      </w:pPr>
      <w:bookmarkStart w:id="238" w:name="_Toc482798109"/>
      <w:bookmarkStart w:id="239" w:name="_Toc28603958"/>
      <w:r w:rsidRPr="000F40A5">
        <w:rPr>
          <w:rFonts w:ascii="Times New Roman" w:hAnsi="Times New Roman"/>
          <w:sz w:val="24"/>
          <w:szCs w:val="24"/>
        </w:rPr>
        <w:lastRenderedPageBreak/>
        <w:t xml:space="preserve">Table </w:t>
      </w:r>
      <w:r>
        <w:rPr>
          <w:rFonts w:ascii="Times New Roman" w:hAnsi="Times New Roman"/>
          <w:sz w:val="24"/>
          <w:szCs w:val="24"/>
        </w:rPr>
        <w:t>S10:</w:t>
      </w:r>
      <w:r w:rsidRPr="000F40A5">
        <w:rPr>
          <w:rFonts w:ascii="Times New Roman" w:hAnsi="Times New Roman"/>
          <w:sz w:val="24"/>
          <w:szCs w:val="24"/>
        </w:rPr>
        <w:t xml:space="preserve"> </w:t>
      </w:r>
      <w:r w:rsidRPr="000C1C45">
        <w:rPr>
          <w:rFonts w:ascii="Times New Roman" w:hAnsi="Times New Roman"/>
          <w:sz w:val="24"/>
          <w:szCs w:val="24"/>
        </w:rPr>
        <w:t>Over represented GO terms (p</w:t>
      </w:r>
      <w:r>
        <w:rPr>
          <w:rFonts w:ascii="Times New Roman" w:hAnsi="Times New Roman"/>
          <w:sz w:val="24"/>
          <w:szCs w:val="24"/>
        </w:rPr>
        <w:t>-</w:t>
      </w:r>
      <w:r w:rsidRPr="000C1C45">
        <w:rPr>
          <w:rFonts w:ascii="Times New Roman" w:hAnsi="Times New Roman"/>
          <w:sz w:val="24"/>
          <w:szCs w:val="24"/>
        </w:rPr>
        <w:t xml:space="preserve">value </w:t>
      </w:r>
      <w:r>
        <w:rPr>
          <w:rFonts w:ascii="Times New Roman" w:hAnsi="Times New Roman"/>
          <w:sz w:val="24"/>
          <w:szCs w:val="24"/>
        </w:rPr>
        <w:t>&lt;</w:t>
      </w:r>
      <w:r w:rsidRPr="000C1C45">
        <w:rPr>
          <w:rFonts w:ascii="Times New Roman" w:hAnsi="Times New Roman"/>
          <w:sz w:val="24"/>
          <w:szCs w:val="24"/>
        </w:rPr>
        <w:t>0.001) of wild duck expanded gene families</w:t>
      </w:r>
      <w:bookmarkEnd w:id="238"/>
      <w:bookmarkEnd w:id="239"/>
    </w:p>
    <w:p w14:paraId="0915CBF8" w14:textId="77777777" w:rsidR="00436E20" w:rsidRPr="00CE2DFF" w:rsidRDefault="00436E20" w:rsidP="00436E20">
      <w:pPr>
        <w:rPr>
          <w:rFonts w:ascii="Times New Roman" w:hAnsi="Times New Roman"/>
          <w:sz w:val="24"/>
          <w:szCs w:val="24"/>
        </w:rPr>
      </w:pPr>
      <w:r w:rsidRPr="00CE2DFF">
        <w:rPr>
          <w:rFonts w:ascii="Times New Roman" w:hAnsi="Times New Roman"/>
          <w:sz w:val="24"/>
          <w:szCs w:val="24"/>
        </w:rPr>
        <w:t>See file “Table_S</w:t>
      </w:r>
      <w:r>
        <w:rPr>
          <w:rFonts w:ascii="Times New Roman" w:hAnsi="Times New Roman" w:hint="eastAsia"/>
          <w:sz w:val="24"/>
          <w:szCs w:val="24"/>
        </w:rPr>
        <w:t>9</w:t>
      </w:r>
      <w:r w:rsidRPr="00CE2DFF">
        <w:rPr>
          <w:rFonts w:ascii="Times New Roman" w:hAnsi="Times New Roman"/>
          <w:sz w:val="24"/>
          <w:szCs w:val="24"/>
        </w:rPr>
        <w:t>.xlsx”</w:t>
      </w:r>
    </w:p>
    <w:p w14:paraId="243E8CFD" w14:textId="77777777" w:rsidR="00436E20" w:rsidRPr="000F40A5" w:rsidRDefault="00436E20" w:rsidP="00436E20">
      <w:pPr>
        <w:pStyle w:val="2"/>
        <w:spacing w:beforeLines="100" w:before="240" w:after="0"/>
        <w:rPr>
          <w:rFonts w:ascii="Times New Roman" w:hAnsi="Times New Roman"/>
          <w:sz w:val="24"/>
          <w:szCs w:val="24"/>
        </w:rPr>
      </w:pPr>
      <w:bookmarkStart w:id="240" w:name="_Toc482798111"/>
      <w:bookmarkStart w:id="241" w:name="_Toc28603959"/>
      <w:r>
        <w:rPr>
          <w:rFonts w:ascii="Times New Roman" w:hAnsi="Times New Roman"/>
          <w:sz w:val="24"/>
          <w:szCs w:val="24"/>
        </w:rPr>
        <w:t>Table S1</w:t>
      </w:r>
      <w:r>
        <w:rPr>
          <w:rFonts w:ascii="Times New Roman" w:hAnsi="Times New Roman" w:hint="eastAsia"/>
          <w:sz w:val="24"/>
          <w:szCs w:val="24"/>
        </w:rPr>
        <w:t>1</w:t>
      </w:r>
      <w:r>
        <w:rPr>
          <w:rFonts w:ascii="Times New Roman" w:hAnsi="Times New Roman"/>
          <w:sz w:val="24"/>
          <w:szCs w:val="24"/>
        </w:rPr>
        <w:t>:</w:t>
      </w:r>
      <w:r w:rsidRPr="000F40A5">
        <w:rPr>
          <w:rFonts w:ascii="Times New Roman" w:hAnsi="Times New Roman"/>
          <w:sz w:val="24"/>
          <w:szCs w:val="24"/>
        </w:rPr>
        <w:t xml:space="preserve"> </w:t>
      </w:r>
      <w:r>
        <w:rPr>
          <w:rFonts w:ascii="Times New Roman" w:hAnsi="Times New Roman"/>
          <w:sz w:val="24"/>
          <w:szCs w:val="24"/>
        </w:rPr>
        <w:t>T</w:t>
      </w:r>
      <w:r w:rsidRPr="000F40A5">
        <w:rPr>
          <w:rFonts w:ascii="Times New Roman" w:hAnsi="Times New Roman"/>
          <w:sz w:val="24"/>
          <w:szCs w:val="24"/>
        </w:rPr>
        <w:t>ests for population mixture of mallard, spot-billed, Beijing and Shaoxing ducks</w:t>
      </w:r>
      <w:bookmarkEnd w:id="240"/>
      <w:bookmarkEnd w:id="241"/>
    </w:p>
    <w:tbl>
      <w:tblPr>
        <w:tblW w:w="9294" w:type="dxa"/>
        <w:tblBorders>
          <w:top w:val="single" w:sz="4" w:space="0" w:color="auto"/>
          <w:bottom w:val="single" w:sz="4" w:space="0" w:color="auto"/>
        </w:tblBorders>
        <w:tblLook w:val="04A0" w:firstRow="1" w:lastRow="0" w:firstColumn="1" w:lastColumn="0" w:noHBand="0" w:noVBand="1"/>
      </w:tblPr>
      <w:tblGrid>
        <w:gridCol w:w="1323"/>
        <w:gridCol w:w="1654"/>
        <w:gridCol w:w="1385"/>
        <w:gridCol w:w="1116"/>
        <w:gridCol w:w="1764"/>
        <w:gridCol w:w="876"/>
        <w:gridCol w:w="1176"/>
      </w:tblGrid>
      <w:tr w:rsidR="00436E20" w:rsidRPr="00EB1341" w14:paraId="5ECDB64B" w14:textId="77777777" w:rsidTr="00CE4C27">
        <w:tc>
          <w:tcPr>
            <w:tcW w:w="0" w:type="auto"/>
            <w:tcBorders>
              <w:top w:val="single" w:sz="8" w:space="0" w:color="auto"/>
              <w:bottom w:val="single" w:sz="6" w:space="0" w:color="auto"/>
            </w:tcBorders>
            <w:shd w:val="clear" w:color="auto" w:fill="auto"/>
            <w:hideMark/>
          </w:tcPr>
          <w:p w14:paraId="0EB3799D"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Source 1</w:t>
            </w:r>
          </w:p>
        </w:tc>
        <w:tc>
          <w:tcPr>
            <w:tcW w:w="1654" w:type="dxa"/>
            <w:tcBorders>
              <w:top w:val="single" w:sz="8" w:space="0" w:color="auto"/>
              <w:bottom w:val="single" w:sz="6" w:space="0" w:color="auto"/>
            </w:tcBorders>
            <w:shd w:val="clear" w:color="auto" w:fill="auto"/>
            <w:hideMark/>
          </w:tcPr>
          <w:p w14:paraId="164D3C40"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Source 2</w:t>
            </w:r>
          </w:p>
        </w:tc>
        <w:tc>
          <w:tcPr>
            <w:tcW w:w="0" w:type="auto"/>
            <w:tcBorders>
              <w:top w:val="single" w:sz="8" w:space="0" w:color="auto"/>
              <w:bottom w:val="single" w:sz="6" w:space="0" w:color="auto"/>
            </w:tcBorders>
            <w:shd w:val="clear" w:color="auto" w:fill="auto"/>
            <w:hideMark/>
          </w:tcPr>
          <w:p w14:paraId="2C0D3047"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Target</w:t>
            </w:r>
          </w:p>
        </w:tc>
        <w:tc>
          <w:tcPr>
            <w:tcW w:w="0" w:type="auto"/>
            <w:tcBorders>
              <w:top w:val="single" w:sz="8" w:space="0" w:color="auto"/>
              <w:bottom w:val="single" w:sz="6" w:space="0" w:color="auto"/>
            </w:tcBorders>
            <w:shd w:val="clear" w:color="auto" w:fill="auto"/>
            <w:hideMark/>
          </w:tcPr>
          <w:p w14:paraId="1101E325"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f3</w:t>
            </w:r>
          </w:p>
        </w:tc>
        <w:tc>
          <w:tcPr>
            <w:tcW w:w="1764" w:type="dxa"/>
            <w:tcBorders>
              <w:top w:val="single" w:sz="8" w:space="0" w:color="auto"/>
              <w:bottom w:val="single" w:sz="6" w:space="0" w:color="auto"/>
            </w:tcBorders>
            <w:shd w:val="clear" w:color="auto" w:fill="auto"/>
            <w:hideMark/>
          </w:tcPr>
          <w:p w14:paraId="1073C3A2"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Standard error</w:t>
            </w:r>
          </w:p>
        </w:tc>
        <w:tc>
          <w:tcPr>
            <w:tcW w:w="0" w:type="auto"/>
            <w:tcBorders>
              <w:top w:val="single" w:sz="8" w:space="0" w:color="auto"/>
              <w:bottom w:val="single" w:sz="6" w:space="0" w:color="auto"/>
            </w:tcBorders>
            <w:shd w:val="clear" w:color="auto" w:fill="auto"/>
            <w:hideMark/>
          </w:tcPr>
          <w:p w14:paraId="4424D260"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Z</w:t>
            </w:r>
          </w:p>
        </w:tc>
        <w:tc>
          <w:tcPr>
            <w:tcW w:w="0" w:type="auto"/>
            <w:tcBorders>
              <w:top w:val="single" w:sz="8" w:space="0" w:color="auto"/>
              <w:bottom w:val="single" w:sz="6" w:space="0" w:color="auto"/>
            </w:tcBorders>
            <w:shd w:val="clear" w:color="auto" w:fill="auto"/>
            <w:hideMark/>
          </w:tcPr>
          <w:p w14:paraId="53A79360"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SNPs</w:t>
            </w:r>
          </w:p>
        </w:tc>
      </w:tr>
      <w:tr w:rsidR="00436E20" w:rsidRPr="00EB1341" w14:paraId="3D1EC060" w14:textId="77777777" w:rsidTr="00CE4C27">
        <w:tc>
          <w:tcPr>
            <w:tcW w:w="0" w:type="auto"/>
            <w:tcBorders>
              <w:top w:val="single" w:sz="6" w:space="0" w:color="auto"/>
              <w:bottom w:val="nil"/>
            </w:tcBorders>
            <w:shd w:val="clear" w:color="auto" w:fill="auto"/>
            <w:hideMark/>
          </w:tcPr>
          <w:p w14:paraId="14D75515"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Mallard</w:t>
            </w:r>
          </w:p>
        </w:tc>
        <w:tc>
          <w:tcPr>
            <w:tcW w:w="1654" w:type="dxa"/>
            <w:tcBorders>
              <w:top w:val="single" w:sz="6" w:space="0" w:color="auto"/>
              <w:bottom w:val="nil"/>
            </w:tcBorders>
            <w:shd w:val="clear" w:color="auto" w:fill="auto"/>
            <w:hideMark/>
          </w:tcPr>
          <w:p w14:paraId="23E7C772"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Spot-billed</w:t>
            </w:r>
          </w:p>
        </w:tc>
        <w:tc>
          <w:tcPr>
            <w:tcW w:w="0" w:type="auto"/>
            <w:tcBorders>
              <w:top w:val="single" w:sz="6" w:space="0" w:color="auto"/>
              <w:bottom w:val="nil"/>
            </w:tcBorders>
            <w:shd w:val="clear" w:color="auto" w:fill="auto"/>
            <w:hideMark/>
          </w:tcPr>
          <w:p w14:paraId="0DDB1877"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Beijing</w:t>
            </w:r>
          </w:p>
        </w:tc>
        <w:tc>
          <w:tcPr>
            <w:tcW w:w="0" w:type="auto"/>
            <w:tcBorders>
              <w:top w:val="single" w:sz="6" w:space="0" w:color="auto"/>
              <w:bottom w:val="nil"/>
            </w:tcBorders>
            <w:shd w:val="clear" w:color="auto" w:fill="auto"/>
            <w:hideMark/>
          </w:tcPr>
          <w:p w14:paraId="29463B9D"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0.007886</w:t>
            </w:r>
          </w:p>
        </w:tc>
        <w:tc>
          <w:tcPr>
            <w:tcW w:w="1764" w:type="dxa"/>
            <w:tcBorders>
              <w:top w:val="single" w:sz="6" w:space="0" w:color="auto"/>
              <w:bottom w:val="nil"/>
            </w:tcBorders>
            <w:shd w:val="clear" w:color="auto" w:fill="auto"/>
            <w:hideMark/>
          </w:tcPr>
          <w:p w14:paraId="0669BA39"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0.000748</w:t>
            </w:r>
          </w:p>
        </w:tc>
        <w:tc>
          <w:tcPr>
            <w:tcW w:w="0" w:type="auto"/>
            <w:tcBorders>
              <w:top w:val="single" w:sz="6" w:space="0" w:color="auto"/>
              <w:bottom w:val="nil"/>
            </w:tcBorders>
            <w:shd w:val="clear" w:color="auto" w:fill="auto"/>
            <w:hideMark/>
          </w:tcPr>
          <w:p w14:paraId="2119DB6D"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10.546</w:t>
            </w:r>
          </w:p>
        </w:tc>
        <w:tc>
          <w:tcPr>
            <w:tcW w:w="0" w:type="auto"/>
            <w:tcBorders>
              <w:top w:val="single" w:sz="6" w:space="0" w:color="auto"/>
              <w:bottom w:val="nil"/>
            </w:tcBorders>
            <w:shd w:val="clear" w:color="auto" w:fill="auto"/>
            <w:hideMark/>
          </w:tcPr>
          <w:p w14:paraId="78039958"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9,997</w:t>
            </w:r>
          </w:p>
        </w:tc>
      </w:tr>
      <w:tr w:rsidR="00436E20" w:rsidRPr="00EB1341" w14:paraId="6F84F653" w14:textId="77777777" w:rsidTr="00CE4C27">
        <w:tc>
          <w:tcPr>
            <w:tcW w:w="0" w:type="auto"/>
            <w:tcBorders>
              <w:top w:val="nil"/>
            </w:tcBorders>
            <w:shd w:val="clear" w:color="auto" w:fill="auto"/>
            <w:hideMark/>
          </w:tcPr>
          <w:p w14:paraId="5FC70302"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Mallard</w:t>
            </w:r>
          </w:p>
        </w:tc>
        <w:tc>
          <w:tcPr>
            <w:tcW w:w="1654" w:type="dxa"/>
            <w:tcBorders>
              <w:top w:val="nil"/>
            </w:tcBorders>
            <w:shd w:val="clear" w:color="auto" w:fill="auto"/>
            <w:hideMark/>
          </w:tcPr>
          <w:p w14:paraId="70CB3F49"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Spot-billed</w:t>
            </w:r>
          </w:p>
        </w:tc>
        <w:tc>
          <w:tcPr>
            <w:tcW w:w="0" w:type="auto"/>
            <w:tcBorders>
              <w:top w:val="nil"/>
            </w:tcBorders>
            <w:shd w:val="clear" w:color="auto" w:fill="auto"/>
            <w:hideMark/>
          </w:tcPr>
          <w:p w14:paraId="4047D260"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Shaoxing</w:t>
            </w:r>
          </w:p>
        </w:tc>
        <w:tc>
          <w:tcPr>
            <w:tcW w:w="0" w:type="auto"/>
            <w:tcBorders>
              <w:top w:val="nil"/>
            </w:tcBorders>
            <w:shd w:val="clear" w:color="auto" w:fill="auto"/>
            <w:hideMark/>
          </w:tcPr>
          <w:p w14:paraId="1E5E7449" w14:textId="77777777" w:rsidR="00436E20" w:rsidRPr="00EB1341" w:rsidRDefault="00436E20" w:rsidP="00CE4C27">
            <w:pPr>
              <w:tabs>
                <w:tab w:val="left" w:pos="513"/>
              </w:tabs>
              <w:jc w:val="center"/>
              <w:rPr>
                <w:rFonts w:ascii="Times New Roman" w:eastAsia="宋体" w:hAnsi="Times New Roman"/>
                <w:sz w:val="24"/>
                <w:szCs w:val="24"/>
              </w:rPr>
            </w:pPr>
            <w:r w:rsidRPr="00EB1341">
              <w:rPr>
                <w:rFonts w:ascii="Times New Roman" w:eastAsia="宋体" w:hAnsi="Times New Roman"/>
                <w:sz w:val="24"/>
                <w:szCs w:val="24"/>
              </w:rPr>
              <w:t>0.008662</w:t>
            </w:r>
          </w:p>
        </w:tc>
        <w:tc>
          <w:tcPr>
            <w:tcW w:w="1764" w:type="dxa"/>
            <w:tcBorders>
              <w:top w:val="nil"/>
            </w:tcBorders>
            <w:shd w:val="clear" w:color="auto" w:fill="auto"/>
            <w:hideMark/>
          </w:tcPr>
          <w:p w14:paraId="289FCBF8"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0.000814</w:t>
            </w:r>
          </w:p>
        </w:tc>
        <w:tc>
          <w:tcPr>
            <w:tcW w:w="0" w:type="auto"/>
            <w:tcBorders>
              <w:top w:val="nil"/>
            </w:tcBorders>
            <w:shd w:val="clear" w:color="auto" w:fill="auto"/>
            <w:hideMark/>
          </w:tcPr>
          <w:p w14:paraId="1560AC75"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10.643</w:t>
            </w:r>
          </w:p>
        </w:tc>
        <w:tc>
          <w:tcPr>
            <w:tcW w:w="0" w:type="auto"/>
            <w:tcBorders>
              <w:top w:val="nil"/>
            </w:tcBorders>
            <w:shd w:val="clear" w:color="auto" w:fill="auto"/>
            <w:hideMark/>
          </w:tcPr>
          <w:p w14:paraId="38C4C34B"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9,943</w:t>
            </w:r>
          </w:p>
        </w:tc>
      </w:tr>
      <w:tr w:rsidR="00436E20" w:rsidRPr="00EB1341" w14:paraId="2E597CC3" w14:textId="77777777" w:rsidTr="00CE4C27">
        <w:tc>
          <w:tcPr>
            <w:tcW w:w="0" w:type="auto"/>
            <w:shd w:val="clear" w:color="auto" w:fill="auto"/>
            <w:hideMark/>
          </w:tcPr>
          <w:p w14:paraId="5AEAC570"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Mallard</w:t>
            </w:r>
          </w:p>
        </w:tc>
        <w:tc>
          <w:tcPr>
            <w:tcW w:w="1654" w:type="dxa"/>
            <w:shd w:val="clear" w:color="auto" w:fill="auto"/>
            <w:hideMark/>
          </w:tcPr>
          <w:p w14:paraId="7BA53A1E"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Spot-billed</w:t>
            </w:r>
          </w:p>
        </w:tc>
        <w:tc>
          <w:tcPr>
            <w:tcW w:w="0" w:type="auto"/>
            <w:shd w:val="clear" w:color="auto" w:fill="auto"/>
            <w:hideMark/>
          </w:tcPr>
          <w:p w14:paraId="0CB38856"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Mix Beijing, Shaoxing</w:t>
            </w:r>
          </w:p>
        </w:tc>
        <w:tc>
          <w:tcPr>
            <w:tcW w:w="0" w:type="auto"/>
            <w:shd w:val="clear" w:color="auto" w:fill="auto"/>
            <w:hideMark/>
          </w:tcPr>
          <w:p w14:paraId="5E821366"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0.007279</w:t>
            </w:r>
          </w:p>
        </w:tc>
        <w:tc>
          <w:tcPr>
            <w:tcW w:w="1764" w:type="dxa"/>
            <w:shd w:val="clear" w:color="auto" w:fill="auto"/>
            <w:hideMark/>
          </w:tcPr>
          <w:p w14:paraId="3F2F06D2"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0.000305</w:t>
            </w:r>
          </w:p>
        </w:tc>
        <w:tc>
          <w:tcPr>
            <w:tcW w:w="0" w:type="auto"/>
            <w:shd w:val="clear" w:color="auto" w:fill="auto"/>
          </w:tcPr>
          <w:p w14:paraId="0A258D2B"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23.834</w:t>
            </w:r>
          </w:p>
        </w:tc>
        <w:tc>
          <w:tcPr>
            <w:tcW w:w="0" w:type="auto"/>
            <w:shd w:val="clear" w:color="auto" w:fill="auto"/>
          </w:tcPr>
          <w:p w14:paraId="5DA56D28" w14:textId="77777777" w:rsidR="00436E20" w:rsidRPr="00EB1341" w:rsidRDefault="00436E20" w:rsidP="00CE4C27">
            <w:pPr>
              <w:jc w:val="right"/>
              <w:rPr>
                <w:rFonts w:ascii="Times New Roman" w:eastAsia="宋体" w:hAnsi="Times New Roman"/>
                <w:sz w:val="24"/>
                <w:szCs w:val="24"/>
              </w:rPr>
            </w:pPr>
            <w:r w:rsidRPr="00EB1341">
              <w:rPr>
                <w:rFonts w:ascii="Times New Roman" w:eastAsia="宋体" w:hAnsi="Times New Roman"/>
                <w:sz w:val="24"/>
                <w:szCs w:val="24"/>
              </w:rPr>
              <w:t>2,930,914</w:t>
            </w:r>
          </w:p>
        </w:tc>
      </w:tr>
      <w:tr w:rsidR="00436E20" w:rsidRPr="00EB1341" w14:paraId="716EFAA4" w14:textId="77777777" w:rsidTr="00CE4C27">
        <w:tc>
          <w:tcPr>
            <w:tcW w:w="0" w:type="auto"/>
            <w:shd w:val="clear" w:color="auto" w:fill="auto"/>
            <w:hideMark/>
          </w:tcPr>
          <w:p w14:paraId="3A140787"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Mallard_hz</w:t>
            </w:r>
          </w:p>
        </w:tc>
        <w:tc>
          <w:tcPr>
            <w:tcW w:w="1654" w:type="dxa"/>
            <w:shd w:val="clear" w:color="auto" w:fill="auto"/>
            <w:hideMark/>
          </w:tcPr>
          <w:p w14:paraId="2D7192D9"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Spot-billed_hz</w:t>
            </w:r>
          </w:p>
        </w:tc>
        <w:tc>
          <w:tcPr>
            <w:tcW w:w="0" w:type="auto"/>
            <w:shd w:val="clear" w:color="auto" w:fill="auto"/>
            <w:hideMark/>
          </w:tcPr>
          <w:p w14:paraId="791B4946"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Beijing</w:t>
            </w:r>
          </w:p>
        </w:tc>
        <w:tc>
          <w:tcPr>
            <w:tcW w:w="0" w:type="auto"/>
            <w:shd w:val="clear" w:color="auto" w:fill="auto"/>
            <w:hideMark/>
          </w:tcPr>
          <w:p w14:paraId="26D6F658"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0.008656</w:t>
            </w:r>
          </w:p>
        </w:tc>
        <w:tc>
          <w:tcPr>
            <w:tcW w:w="1764" w:type="dxa"/>
            <w:shd w:val="clear" w:color="auto" w:fill="auto"/>
            <w:hideMark/>
          </w:tcPr>
          <w:p w14:paraId="1FB567CF"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0.001076</w:t>
            </w:r>
          </w:p>
        </w:tc>
        <w:tc>
          <w:tcPr>
            <w:tcW w:w="0" w:type="auto"/>
            <w:shd w:val="clear" w:color="auto" w:fill="auto"/>
            <w:hideMark/>
          </w:tcPr>
          <w:p w14:paraId="0D5C41E0"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8.045</w:t>
            </w:r>
          </w:p>
        </w:tc>
        <w:tc>
          <w:tcPr>
            <w:tcW w:w="0" w:type="auto"/>
            <w:shd w:val="clear" w:color="auto" w:fill="auto"/>
            <w:hideMark/>
          </w:tcPr>
          <w:p w14:paraId="2757E167"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9,975</w:t>
            </w:r>
          </w:p>
        </w:tc>
      </w:tr>
      <w:tr w:rsidR="00436E20" w:rsidRPr="00EB1341" w14:paraId="57ED016C" w14:textId="77777777" w:rsidTr="00CE4C27">
        <w:tc>
          <w:tcPr>
            <w:tcW w:w="0" w:type="auto"/>
            <w:shd w:val="clear" w:color="auto" w:fill="auto"/>
            <w:hideMark/>
          </w:tcPr>
          <w:p w14:paraId="499257B2"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Mallard_hz</w:t>
            </w:r>
          </w:p>
        </w:tc>
        <w:tc>
          <w:tcPr>
            <w:tcW w:w="1654" w:type="dxa"/>
            <w:shd w:val="clear" w:color="auto" w:fill="auto"/>
            <w:hideMark/>
          </w:tcPr>
          <w:p w14:paraId="0E3B13B8"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Spot-billed_hz</w:t>
            </w:r>
          </w:p>
        </w:tc>
        <w:tc>
          <w:tcPr>
            <w:tcW w:w="0" w:type="auto"/>
            <w:shd w:val="clear" w:color="auto" w:fill="auto"/>
            <w:hideMark/>
          </w:tcPr>
          <w:p w14:paraId="0B703B56"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Shaoxing</w:t>
            </w:r>
          </w:p>
        </w:tc>
        <w:tc>
          <w:tcPr>
            <w:tcW w:w="0" w:type="auto"/>
            <w:shd w:val="clear" w:color="auto" w:fill="auto"/>
            <w:hideMark/>
          </w:tcPr>
          <w:p w14:paraId="6BA0FC46"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0.010200</w:t>
            </w:r>
          </w:p>
        </w:tc>
        <w:tc>
          <w:tcPr>
            <w:tcW w:w="1764" w:type="dxa"/>
            <w:shd w:val="clear" w:color="auto" w:fill="auto"/>
            <w:hideMark/>
          </w:tcPr>
          <w:p w14:paraId="19FB05D0"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0.000683</w:t>
            </w:r>
          </w:p>
        </w:tc>
        <w:tc>
          <w:tcPr>
            <w:tcW w:w="0" w:type="auto"/>
            <w:shd w:val="clear" w:color="auto" w:fill="auto"/>
            <w:hideMark/>
          </w:tcPr>
          <w:p w14:paraId="4E1AC41E"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14.930</w:t>
            </w:r>
          </w:p>
        </w:tc>
        <w:tc>
          <w:tcPr>
            <w:tcW w:w="0" w:type="auto"/>
            <w:shd w:val="clear" w:color="auto" w:fill="auto"/>
            <w:hideMark/>
          </w:tcPr>
          <w:p w14:paraId="73E29EA4"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9,907</w:t>
            </w:r>
          </w:p>
        </w:tc>
      </w:tr>
      <w:tr w:rsidR="00436E20" w:rsidRPr="00EB1341" w14:paraId="3B6FD782" w14:textId="77777777" w:rsidTr="00CE4C27">
        <w:tc>
          <w:tcPr>
            <w:tcW w:w="0" w:type="auto"/>
            <w:tcBorders>
              <w:bottom w:val="nil"/>
            </w:tcBorders>
            <w:shd w:val="clear" w:color="auto" w:fill="auto"/>
            <w:hideMark/>
          </w:tcPr>
          <w:p w14:paraId="3A5C7236"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Mallard_fh</w:t>
            </w:r>
          </w:p>
        </w:tc>
        <w:tc>
          <w:tcPr>
            <w:tcW w:w="1654" w:type="dxa"/>
            <w:tcBorders>
              <w:bottom w:val="nil"/>
            </w:tcBorders>
            <w:shd w:val="clear" w:color="auto" w:fill="auto"/>
            <w:hideMark/>
          </w:tcPr>
          <w:p w14:paraId="079663A1"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Spot-billed_fh</w:t>
            </w:r>
          </w:p>
        </w:tc>
        <w:tc>
          <w:tcPr>
            <w:tcW w:w="0" w:type="auto"/>
            <w:tcBorders>
              <w:bottom w:val="nil"/>
            </w:tcBorders>
            <w:shd w:val="clear" w:color="auto" w:fill="auto"/>
            <w:hideMark/>
          </w:tcPr>
          <w:p w14:paraId="2F78BB15"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Beijing</w:t>
            </w:r>
          </w:p>
        </w:tc>
        <w:tc>
          <w:tcPr>
            <w:tcW w:w="0" w:type="auto"/>
            <w:tcBorders>
              <w:bottom w:val="nil"/>
            </w:tcBorders>
            <w:shd w:val="clear" w:color="auto" w:fill="auto"/>
            <w:hideMark/>
          </w:tcPr>
          <w:p w14:paraId="45ADD2D2"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0.007320</w:t>
            </w:r>
          </w:p>
        </w:tc>
        <w:tc>
          <w:tcPr>
            <w:tcW w:w="1764" w:type="dxa"/>
            <w:tcBorders>
              <w:bottom w:val="nil"/>
            </w:tcBorders>
            <w:shd w:val="clear" w:color="auto" w:fill="auto"/>
            <w:hideMark/>
          </w:tcPr>
          <w:p w14:paraId="387D92FD"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0.000603</w:t>
            </w:r>
          </w:p>
        </w:tc>
        <w:tc>
          <w:tcPr>
            <w:tcW w:w="0" w:type="auto"/>
            <w:tcBorders>
              <w:bottom w:val="nil"/>
            </w:tcBorders>
            <w:shd w:val="clear" w:color="auto" w:fill="auto"/>
            <w:hideMark/>
          </w:tcPr>
          <w:p w14:paraId="447CBF70"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12.147</w:t>
            </w:r>
          </w:p>
        </w:tc>
        <w:tc>
          <w:tcPr>
            <w:tcW w:w="0" w:type="auto"/>
            <w:tcBorders>
              <w:bottom w:val="nil"/>
            </w:tcBorders>
            <w:shd w:val="clear" w:color="auto" w:fill="auto"/>
            <w:hideMark/>
          </w:tcPr>
          <w:p w14:paraId="00C90921"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9,986</w:t>
            </w:r>
          </w:p>
        </w:tc>
      </w:tr>
      <w:tr w:rsidR="00436E20" w:rsidRPr="00EB1341" w14:paraId="63A95A7A" w14:textId="77777777" w:rsidTr="00CE4C27">
        <w:tc>
          <w:tcPr>
            <w:tcW w:w="0" w:type="auto"/>
            <w:tcBorders>
              <w:top w:val="nil"/>
              <w:bottom w:val="single" w:sz="8" w:space="0" w:color="auto"/>
            </w:tcBorders>
            <w:shd w:val="clear" w:color="auto" w:fill="auto"/>
            <w:hideMark/>
          </w:tcPr>
          <w:p w14:paraId="4CAB699F"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Mallard_fh</w:t>
            </w:r>
          </w:p>
        </w:tc>
        <w:tc>
          <w:tcPr>
            <w:tcW w:w="1654" w:type="dxa"/>
            <w:tcBorders>
              <w:top w:val="nil"/>
              <w:bottom w:val="single" w:sz="8" w:space="0" w:color="auto"/>
            </w:tcBorders>
            <w:shd w:val="clear" w:color="auto" w:fill="auto"/>
            <w:hideMark/>
          </w:tcPr>
          <w:p w14:paraId="66FFE46E"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Spot-billed_fh</w:t>
            </w:r>
          </w:p>
        </w:tc>
        <w:tc>
          <w:tcPr>
            <w:tcW w:w="0" w:type="auto"/>
            <w:tcBorders>
              <w:top w:val="nil"/>
              <w:bottom w:val="single" w:sz="8" w:space="0" w:color="auto"/>
            </w:tcBorders>
            <w:shd w:val="clear" w:color="auto" w:fill="auto"/>
            <w:hideMark/>
          </w:tcPr>
          <w:p w14:paraId="01EB50D7"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Shaoxing</w:t>
            </w:r>
          </w:p>
        </w:tc>
        <w:tc>
          <w:tcPr>
            <w:tcW w:w="0" w:type="auto"/>
            <w:tcBorders>
              <w:top w:val="nil"/>
              <w:bottom w:val="single" w:sz="8" w:space="0" w:color="auto"/>
            </w:tcBorders>
            <w:shd w:val="clear" w:color="auto" w:fill="auto"/>
            <w:hideMark/>
          </w:tcPr>
          <w:p w14:paraId="3B890BC4"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0.007380</w:t>
            </w:r>
          </w:p>
        </w:tc>
        <w:tc>
          <w:tcPr>
            <w:tcW w:w="1764" w:type="dxa"/>
            <w:tcBorders>
              <w:top w:val="nil"/>
              <w:bottom w:val="single" w:sz="8" w:space="0" w:color="auto"/>
            </w:tcBorders>
            <w:shd w:val="clear" w:color="auto" w:fill="auto"/>
            <w:hideMark/>
          </w:tcPr>
          <w:p w14:paraId="139538DF"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0.000988</w:t>
            </w:r>
          </w:p>
        </w:tc>
        <w:tc>
          <w:tcPr>
            <w:tcW w:w="0" w:type="auto"/>
            <w:tcBorders>
              <w:top w:val="nil"/>
              <w:bottom w:val="single" w:sz="8" w:space="0" w:color="auto"/>
            </w:tcBorders>
            <w:shd w:val="clear" w:color="auto" w:fill="auto"/>
            <w:hideMark/>
          </w:tcPr>
          <w:p w14:paraId="5EB3853F"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7.470</w:t>
            </w:r>
          </w:p>
        </w:tc>
        <w:tc>
          <w:tcPr>
            <w:tcW w:w="0" w:type="auto"/>
            <w:tcBorders>
              <w:top w:val="nil"/>
              <w:bottom w:val="single" w:sz="8" w:space="0" w:color="auto"/>
            </w:tcBorders>
            <w:shd w:val="clear" w:color="auto" w:fill="auto"/>
            <w:hideMark/>
          </w:tcPr>
          <w:p w14:paraId="280BB19B" w14:textId="77777777" w:rsidR="00436E20" w:rsidRPr="00EB1341" w:rsidRDefault="00436E20" w:rsidP="00CE4C27">
            <w:pPr>
              <w:jc w:val="center"/>
              <w:rPr>
                <w:rFonts w:ascii="Times New Roman" w:eastAsia="宋体" w:hAnsi="Times New Roman"/>
                <w:sz w:val="24"/>
                <w:szCs w:val="24"/>
              </w:rPr>
            </w:pPr>
            <w:r w:rsidRPr="00EB1341">
              <w:rPr>
                <w:rFonts w:ascii="Times New Roman" w:eastAsia="宋体" w:hAnsi="Times New Roman"/>
                <w:sz w:val="24"/>
                <w:szCs w:val="24"/>
              </w:rPr>
              <w:t>9,921</w:t>
            </w:r>
          </w:p>
        </w:tc>
      </w:tr>
    </w:tbl>
    <w:p w14:paraId="7300EBFC" w14:textId="77777777" w:rsidR="00436E20" w:rsidRPr="00104A2F" w:rsidRDefault="00436E20" w:rsidP="00436E20">
      <w:pPr>
        <w:rPr>
          <w:rFonts w:ascii="Times New Roman" w:eastAsia="宋体" w:hAnsi="Times New Roman"/>
          <w:szCs w:val="21"/>
        </w:rPr>
      </w:pPr>
      <w:r>
        <w:rPr>
          <w:rFonts w:ascii="Times New Roman" w:eastAsia="宋体" w:hAnsi="Times New Roman"/>
          <w:szCs w:val="21"/>
        </w:rPr>
        <w:t>C</w:t>
      </w:r>
      <w:r w:rsidRPr="000F40A5">
        <w:rPr>
          <w:rFonts w:ascii="Times New Roman" w:eastAsia="宋体" w:hAnsi="Times New Roman"/>
          <w:szCs w:val="21"/>
        </w:rPr>
        <w:t>onsidering the extensive substructure exist in wild ducks which reflect those individuals may trace their recent ancestry to different populations even species, we assum</w:t>
      </w:r>
      <w:r>
        <w:rPr>
          <w:rFonts w:ascii="Times New Roman" w:eastAsia="宋体" w:hAnsi="Times New Roman"/>
          <w:szCs w:val="21"/>
        </w:rPr>
        <w:t>e</w:t>
      </w:r>
      <w:r w:rsidRPr="000F40A5">
        <w:rPr>
          <w:rFonts w:ascii="Times New Roman" w:eastAsia="宋体" w:hAnsi="Times New Roman"/>
          <w:szCs w:val="21"/>
        </w:rPr>
        <w:t xml:space="preserve"> different clusters combinations to source 1 and source 2, and combine different domestic breeds to one target population, to minimize the population effect. All the Z were significantly greater than zero.</w:t>
      </w:r>
    </w:p>
    <w:p w14:paraId="056A1172" w14:textId="77777777" w:rsidR="00436E20" w:rsidRDefault="00436E20" w:rsidP="00436E20">
      <w:pPr>
        <w:pStyle w:val="2"/>
        <w:spacing w:beforeLines="100" w:before="240" w:after="0"/>
        <w:rPr>
          <w:rFonts w:ascii="Times New Roman" w:hAnsi="Times New Roman"/>
          <w:sz w:val="24"/>
          <w:szCs w:val="24"/>
        </w:rPr>
      </w:pPr>
      <w:bookmarkStart w:id="242" w:name="_Toc28603960"/>
      <w:r>
        <w:rPr>
          <w:rFonts w:ascii="Times New Roman" w:hAnsi="Times New Roman"/>
          <w:sz w:val="24"/>
          <w:szCs w:val="24"/>
        </w:rPr>
        <w:t>Table S12:</w:t>
      </w:r>
      <w:r w:rsidRPr="000F40A5">
        <w:rPr>
          <w:rFonts w:ascii="Times New Roman" w:hAnsi="Times New Roman"/>
          <w:sz w:val="24"/>
          <w:szCs w:val="24"/>
        </w:rPr>
        <w:t xml:space="preserve"> </w:t>
      </w:r>
      <w:r>
        <w:rPr>
          <w:rFonts w:ascii="Times New Roman" w:hAnsi="Times New Roman"/>
          <w:sz w:val="24"/>
          <w:szCs w:val="24"/>
        </w:rPr>
        <w:t>Divergence without migration inferred parameters.</w:t>
      </w:r>
      <w:bookmarkEnd w:id="24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417"/>
        <w:gridCol w:w="1983"/>
        <w:gridCol w:w="2250"/>
        <w:gridCol w:w="1091"/>
      </w:tblGrid>
      <w:tr w:rsidR="00436E20" w:rsidRPr="00EB1341" w14:paraId="6D730963" w14:textId="77777777" w:rsidTr="00CE4C27">
        <w:tc>
          <w:tcPr>
            <w:tcW w:w="1555" w:type="dxa"/>
            <w:shd w:val="clear" w:color="auto" w:fill="auto"/>
          </w:tcPr>
          <w:p w14:paraId="512BEF4C" w14:textId="77777777" w:rsidR="00436E20" w:rsidRPr="00EB1341" w:rsidRDefault="00436E20" w:rsidP="00CE4C27">
            <w:pPr>
              <w:rPr>
                <w:rFonts w:ascii="Times New Roman" w:hAnsi="Times New Roman"/>
              </w:rPr>
            </w:pPr>
            <w:r w:rsidRPr="00EB1341">
              <w:rPr>
                <w:rFonts w:ascii="Times New Roman" w:hAnsi="Times New Roman"/>
              </w:rPr>
              <w:t>combinations</w:t>
            </w:r>
          </w:p>
        </w:tc>
        <w:tc>
          <w:tcPr>
            <w:tcW w:w="1417" w:type="dxa"/>
            <w:shd w:val="clear" w:color="auto" w:fill="auto"/>
          </w:tcPr>
          <w:p w14:paraId="1D8808E2" w14:textId="77777777" w:rsidR="00436E20" w:rsidRPr="00EB1341" w:rsidRDefault="00436E20" w:rsidP="00CE4C27">
            <w:pPr>
              <w:rPr>
                <w:rFonts w:ascii="Times New Roman" w:hAnsi="Times New Roman"/>
                <w:vertAlign w:val="superscript"/>
              </w:rPr>
            </w:pPr>
            <w:r w:rsidRPr="00EB1341">
              <w:rPr>
                <w:rFonts w:ascii="Times New Roman" w:hAnsi="Times New Roman"/>
              </w:rPr>
              <w:t>Parameter</w:t>
            </w:r>
            <w:r w:rsidRPr="00EB1341">
              <w:rPr>
                <w:rFonts w:ascii="Times New Roman" w:hAnsi="Times New Roman"/>
                <w:sz w:val="24"/>
                <w:szCs w:val="24"/>
                <w:vertAlign w:val="superscript"/>
              </w:rPr>
              <w:t>a</w:t>
            </w:r>
          </w:p>
        </w:tc>
        <w:tc>
          <w:tcPr>
            <w:tcW w:w="1983" w:type="dxa"/>
            <w:shd w:val="clear" w:color="auto" w:fill="auto"/>
          </w:tcPr>
          <w:p w14:paraId="06C98A84" w14:textId="77777777" w:rsidR="00436E20" w:rsidRPr="00EB1341" w:rsidRDefault="00436E20" w:rsidP="00CE4C27">
            <w:pPr>
              <w:ind w:leftChars="-53" w:left="-106"/>
              <w:rPr>
                <w:rFonts w:ascii="Times New Roman" w:hAnsi="Times New Roman"/>
              </w:rPr>
            </w:pPr>
            <w:r w:rsidRPr="00EB1341">
              <w:rPr>
                <w:rFonts w:ascii="Times New Roman" w:hAnsi="Times New Roman"/>
              </w:rPr>
              <w:t xml:space="preserve">Conventional bootstrap 95% confidence interval </w:t>
            </w:r>
          </w:p>
        </w:tc>
        <w:tc>
          <w:tcPr>
            <w:tcW w:w="2250" w:type="dxa"/>
            <w:shd w:val="clear" w:color="auto" w:fill="auto"/>
          </w:tcPr>
          <w:p w14:paraId="7CD39735" w14:textId="77777777" w:rsidR="00436E20" w:rsidRPr="00EB1341" w:rsidRDefault="00436E20" w:rsidP="00CE4C27">
            <w:pPr>
              <w:rPr>
                <w:rFonts w:ascii="Times New Roman" w:eastAsia="Times New Roman" w:hAnsi="Times New Roman"/>
              </w:rPr>
            </w:pPr>
            <w:r w:rsidRPr="00EB1341">
              <w:rPr>
                <w:rFonts w:ascii="Times New Roman" w:hAnsi="Times New Roman"/>
              </w:rPr>
              <w:t>Conventional bootstrap 95% confidence interval (convert to real)</w:t>
            </w:r>
          </w:p>
        </w:tc>
        <w:tc>
          <w:tcPr>
            <w:tcW w:w="1091" w:type="dxa"/>
            <w:shd w:val="clear" w:color="auto" w:fill="auto"/>
          </w:tcPr>
          <w:p w14:paraId="5C5CC15E" w14:textId="77777777" w:rsidR="00436E20" w:rsidRPr="00EB1341" w:rsidRDefault="00436E20" w:rsidP="00CE4C27">
            <w:pPr>
              <w:rPr>
                <w:rFonts w:ascii="Times New Roman" w:hAnsi="Times New Roman"/>
              </w:rPr>
            </w:pPr>
            <w:r w:rsidRPr="00EB1341">
              <w:rPr>
                <w:rFonts w:ascii="Times New Roman" w:hAnsi="Times New Roman"/>
              </w:rPr>
              <w:t>Maximum likelihood</w:t>
            </w:r>
          </w:p>
        </w:tc>
      </w:tr>
      <w:tr w:rsidR="00436E20" w:rsidRPr="00EB1341" w14:paraId="2EB7D47B" w14:textId="77777777" w:rsidTr="00CE4C27">
        <w:tc>
          <w:tcPr>
            <w:tcW w:w="1555" w:type="dxa"/>
            <w:vMerge w:val="restart"/>
            <w:shd w:val="clear" w:color="auto" w:fill="auto"/>
          </w:tcPr>
          <w:p w14:paraId="713C1DC9" w14:textId="77777777" w:rsidR="00436E20" w:rsidRPr="00EB1341" w:rsidRDefault="00436E20" w:rsidP="00CE4C27">
            <w:pPr>
              <w:rPr>
                <w:rFonts w:ascii="Times New Roman" w:hAnsi="Times New Roman"/>
              </w:rPr>
            </w:pPr>
            <w:r w:rsidRPr="00EB1341">
              <w:rPr>
                <w:rFonts w:ascii="Times New Roman" w:hAnsi="Times New Roman"/>
              </w:rPr>
              <w:t>Domestic, mallard duck</w:t>
            </w:r>
          </w:p>
        </w:tc>
        <w:tc>
          <w:tcPr>
            <w:tcW w:w="1417" w:type="dxa"/>
            <w:shd w:val="clear" w:color="auto" w:fill="auto"/>
          </w:tcPr>
          <w:p w14:paraId="2A4FADEB" w14:textId="77777777" w:rsidR="00436E20" w:rsidRPr="00EB1341" w:rsidRDefault="00436E20" w:rsidP="00CE4C27">
            <w:pPr>
              <w:rPr>
                <w:rFonts w:ascii="Times New Roman" w:hAnsi="Times New Roman"/>
              </w:rPr>
            </w:pPr>
            <w:r w:rsidRPr="00EB1341">
              <w:rPr>
                <w:rFonts w:ascii="Times New Roman" w:hAnsi="Times New Roman"/>
              </w:rPr>
              <w:t>s (Nmallard)</w:t>
            </w:r>
          </w:p>
        </w:tc>
        <w:tc>
          <w:tcPr>
            <w:tcW w:w="1983" w:type="dxa"/>
            <w:shd w:val="clear" w:color="auto" w:fill="auto"/>
          </w:tcPr>
          <w:p w14:paraId="4DCFDAA0" w14:textId="77777777" w:rsidR="00436E20" w:rsidRPr="00EB1341" w:rsidRDefault="00436E20" w:rsidP="00CE4C27">
            <w:pPr>
              <w:rPr>
                <w:rFonts w:ascii="Times New Roman" w:hAnsi="Times New Roman"/>
              </w:rPr>
            </w:pPr>
            <w:r w:rsidRPr="00EB1341">
              <w:rPr>
                <w:rFonts w:ascii="Times New Roman" w:hAnsi="Times New Roman"/>
              </w:rPr>
              <w:t>0.85658-0.874169</w:t>
            </w:r>
          </w:p>
        </w:tc>
        <w:tc>
          <w:tcPr>
            <w:tcW w:w="2250" w:type="dxa"/>
            <w:shd w:val="clear" w:color="auto" w:fill="auto"/>
          </w:tcPr>
          <w:p w14:paraId="3A030631" w14:textId="77777777" w:rsidR="00436E20" w:rsidRPr="00EB1341" w:rsidRDefault="00436E20" w:rsidP="00CE4C27">
            <w:pPr>
              <w:rPr>
                <w:rFonts w:ascii="Times New Roman" w:hAnsi="Times New Roman"/>
              </w:rPr>
            </w:pPr>
            <w:r w:rsidRPr="00EB1341">
              <w:rPr>
                <w:rFonts w:ascii="Times New Roman" w:hAnsi="Times New Roman"/>
              </w:rPr>
              <w:t>1567694-1637111</w:t>
            </w:r>
          </w:p>
        </w:tc>
        <w:tc>
          <w:tcPr>
            <w:tcW w:w="1091" w:type="dxa"/>
            <w:shd w:val="clear" w:color="auto" w:fill="auto"/>
          </w:tcPr>
          <w:p w14:paraId="21114604" w14:textId="77777777" w:rsidR="00436E20" w:rsidRPr="00EB1341" w:rsidRDefault="00436E20" w:rsidP="00CE4C27">
            <w:pPr>
              <w:rPr>
                <w:rFonts w:ascii="Times New Roman" w:eastAsia="Times New Roman" w:hAnsi="Times New Roman"/>
              </w:rPr>
            </w:pPr>
            <w:r w:rsidRPr="00EB1341">
              <w:rPr>
                <w:rFonts w:ascii="Times New Roman" w:eastAsia="Times New Roman" w:hAnsi="Times New Roman"/>
              </w:rPr>
              <w:t>1595689</w:t>
            </w:r>
          </w:p>
        </w:tc>
      </w:tr>
      <w:tr w:rsidR="00436E20" w:rsidRPr="00EB1341" w14:paraId="3BEF9E29" w14:textId="77777777" w:rsidTr="00CE4C27">
        <w:tc>
          <w:tcPr>
            <w:tcW w:w="1555" w:type="dxa"/>
            <w:vMerge/>
            <w:shd w:val="clear" w:color="auto" w:fill="auto"/>
          </w:tcPr>
          <w:p w14:paraId="5D5F4208" w14:textId="77777777" w:rsidR="00436E20" w:rsidRPr="00EB1341" w:rsidRDefault="00436E20" w:rsidP="00CE4C27">
            <w:pPr>
              <w:rPr>
                <w:rFonts w:ascii="Times New Roman" w:eastAsia="Times New Roman" w:hAnsi="Times New Roman"/>
              </w:rPr>
            </w:pPr>
          </w:p>
        </w:tc>
        <w:tc>
          <w:tcPr>
            <w:tcW w:w="1417" w:type="dxa"/>
            <w:shd w:val="clear" w:color="auto" w:fill="auto"/>
          </w:tcPr>
          <w:p w14:paraId="2A751475" w14:textId="77777777" w:rsidR="00436E20" w:rsidRPr="00EB1341" w:rsidRDefault="00436E20" w:rsidP="00CE4C27">
            <w:pPr>
              <w:ind w:leftChars="-49" w:left="-98" w:rightChars="-53" w:right="-106"/>
              <w:rPr>
                <w:rFonts w:ascii="Times New Roman" w:hAnsi="Times New Roman"/>
              </w:rPr>
            </w:pPr>
            <w:r w:rsidRPr="00EB1341">
              <w:rPr>
                <w:rFonts w:ascii="Times New Roman" w:hAnsi="Times New Roman"/>
              </w:rPr>
              <w:t>1-s(Ndomestic)</w:t>
            </w:r>
          </w:p>
        </w:tc>
        <w:tc>
          <w:tcPr>
            <w:tcW w:w="1983" w:type="dxa"/>
            <w:shd w:val="clear" w:color="auto" w:fill="auto"/>
          </w:tcPr>
          <w:p w14:paraId="689EA764" w14:textId="77777777" w:rsidR="00436E20" w:rsidRPr="00EB1341" w:rsidRDefault="00436E20" w:rsidP="00CE4C27">
            <w:pPr>
              <w:rPr>
                <w:rFonts w:ascii="Times New Roman" w:hAnsi="Times New Roman"/>
              </w:rPr>
            </w:pPr>
            <w:r w:rsidRPr="00EB1341">
              <w:rPr>
                <w:rFonts w:ascii="Times New Roman" w:hAnsi="Times New Roman"/>
              </w:rPr>
              <w:t>0.125831-0.143419</w:t>
            </w:r>
          </w:p>
        </w:tc>
        <w:tc>
          <w:tcPr>
            <w:tcW w:w="2250" w:type="dxa"/>
            <w:shd w:val="clear" w:color="auto" w:fill="auto"/>
          </w:tcPr>
          <w:p w14:paraId="29888DD5" w14:textId="77777777" w:rsidR="00436E20" w:rsidRPr="00EB1341" w:rsidRDefault="00436E20" w:rsidP="00CE4C27">
            <w:pPr>
              <w:rPr>
                <w:rFonts w:ascii="Times New Roman" w:hAnsi="Times New Roman"/>
              </w:rPr>
            </w:pPr>
            <w:r w:rsidRPr="00EB1341">
              <w:rPr>
                <w:rFonts w:ascii="Times New Roman" w:hAnsi="Times New Roman"/>
              </w:rPr>
              <w:t>233297-265236</w:t>
            </w:r>
          </w:p>
        </w:tc>
        <w:tc>
          <w:tcPr>
            <w:tcW w:w="1091" w:type="dxa"/>
            <w:shd w:val="clear" w:color="auto" w:fill="auto"/>
          </w:tcPr>
          <w:p w14:paraId="76B5EA6F" w14:textId="77777777" w:rsidR="00436E20" w:rsidRPr="00EB1341" w:rsidRDefault="00436E20" w:rsidP="00CE4C27">
            <w:pPr>
              <w:jc w:val="center"/>
              <w:rPr>
                <w:rFonts w:ascii="Times New Roman" w:hAnsi="Times New Roman"/>
              </w:rPr>
            </w:pPr>
            <w:r w:rsidRPr="00EB1341">
              <w:rPr>
                <w:rFonts w:ascii="Times New Roman" w:hAnsi="Times New Roman"/>
              </w:rPr>
              <w:t>-</w:t>
            </w:r>
          </w:p>
        </w:tc>
      </w:tr>
      <w:tr w:rsidR="00436E20" w:rsidRPr="00EB1341" w14:paraId="0391E244" w14:textId="77777777" w:rsidTr="00CE4C27">
        <w:tc>
          <w:tcPr>
            <w:tcW w:w="1555" w:type="dxa"/>
            <w:vMerge/>
            <w:shd w:val="clear" w:color="auto" w:fill="auto"/>
          </w:tcPr>
          <w:p w14:paraId="72934BDB" w14:textId="77777777" w:rsidR="00436E20" w:rsidRPr="00EB1341" w:rsidRDefault="00436E20" w:rsidP="00CE4C27">
            <w:pPr>
              <w:rPr>
                <w:rFonts w:ascii="Times New Roman" w:eastAsia="Times New Roman" w:hAnsi="Times New Roman"/>
              </w:rPr>
            </w:pPr>
          </w:p>
        </w:tc>
        <w:tc>
          <w:tcPr>
            <w:tcW w:w="1417" w:type="dxa"/>
            <w:shd w:val="clear" w:color="auto" w:fill="auto"/>
          </w:tcPr>
          <w:p w14:paraId="17D1FCE8" w14:textId="77777777" w:rsidR="00436E20" w:rsidRPr="00EB1341" w:rsidRDefault="00436E20" w:rsidP="00CE4C27">
            <w:pPr>
              <w:rPr>
                <w:rFonts w:ascii="Times New Roman" w:hAnsi="Times New Roman"/>
              </w:rPr>
            </w:pPr>
            <w:r w:rsidRPr="00EB1341">
              <w:rPr>
                <w:rFonts w:ascii="Times New Roman" w:hAnsi="Times New Roman"/>
              </w:rPr>
              <w:t>Ts</w:t>
            </w:r>
          </w:p>
        </w:tc>
        <w:tc>
          <w:tcPr>
            <w:tcW w:w="1983" w:type="dxa"/>
            <w:shd w:val="clear" w:color="auto" w:fill="auto"/>
          </w:tcPr>
          <w:p w14:paraId="6DE01CEE" w14:textId="77777777" w:rsidR="00436E20" w:rsidRPr="00EB1341" w:rsidRDefault="00436E20" w:rsidP="00CE4C27">
            <w:pPr>
              <w:rPr>
                <w:rFonts w:ascii="Times New Roman" w:hAnsi="Times New Roman"/>
              </w:rPr>
            </w:pPr>
            <w:r w:rsidRPr="00EB1341">
              <w:rPr>
                <w:rFonts w:ascii="Times New Roman" w:hAnsi="Times New Roman"/>
              </w:rPr>
              <w:t>0.0272-0.031008</w:t>
            </w:r>
          </w:p>
        </w:tc>
        <w:tc>
          <w:tcPr>
            <w:tcW w:w="2250" w:type="dxa"/>
            <w:shd w:val="clear" w:color="auto" w:fill="auto"/>
          </w:tcPr>
          <w:p w14:paraId="49C2CFB2" w14:textId="77777777" w:rsidR="00436E20" w:rsidRPr="00EB1341" w:rsidRDefault="00436E20" w:rsidP="00CE4C27">
            <w:pPr>
              <w:rPr>
                <w:rFonts w:ascii="Times New Roman" w:hAnsi="Times New Roman"/>
              </w:rPr>
            </w:pPr>
            <w:r w:rsidRPr="00EB1341">
              <w:rPr>
                <w:rFonts w:ascii="Times New Roman" w:hAnsi="Times New Roman"/>
              </w:rPr>
              <w:t>100818-114733</w:t>
            </w:r>
          </w:p>
        </w:tc>
        <w:tc>
          <w:tcPr>
            <w:tcW w:w="1091" w:type="dxa"/>
            <w:shd w:val="clear" w:color="auto" w:fill="auto"/>
          </w:tcPr>
          <w:p w14:paraId="51A6B59B" w14:textId="77777777" w:rsidR="00436E20" w:rsidRPr="00EB1341" w:rsidRDefault="00436E20" w:rsidP="00CE4C27">
            <w:pPr>
              <w:rPr>
                <w:rFonts w:ascii="Times New Roman" w:hAnsi="Times New Roman"/>
              </w:rPr>
            </w:pPr>
            <w:r w:rsidRPr="00EB1341">
              <w:rPr>
                <w:rFonts w:ascii="Times New Roman" w:hAnsi="Times New Roman"/>
              </w:rPr>
              <w:t>102427</w:t>
            </w:r>
          </w:p>
        </w:tc>
      </w:tr>
      <w:tr w:rsidR="00436E20" w:rsidRPr="00EB1341" w14:paraId="18737DE1" w14:textId="77777777" w:rsidTr="00CE4C27">
        <w:tc>
          <w:tcPr>
            <w:tcW w:w="1555" w:type="dxa"/>
            <w:vMerge w:val="restart"/>
            <w:shd w:val="clear" w:color="auto" w:fill="auto"/>
          </w:tcPr>
          <w:p w14:paraId="0EA1EDD9" w14:textId="77777777" w:rsidR="00436E20" w:rsidRPr="00EB1341" w:rsidRDefault="00436E20" w:rsidP="00CE4C27">
            <w:pPr>
              <w:rPr>
                <w:rFonts w:ascii="Times New Roman" w:hAnsi="Times New Roman"/>
              </w:rPr>
            </w:pPr>
            <w:r w:rsidRPr="00EB1341">
              <w:rPr>
                <w:rFonts w:ascii="Times New Roman" w:hAnsi="Times New Roman"/>
              </w:rPr>
              <w:t>Domestic, spot-billed duck</w:t>
            </w:r>
          </w:p>
        </w:tc>
        <w:tc>
          <w:tcPr>
            <w:tcW w:w="1417" w:type="dxa"/>
            <w:shd w:val="clear" w:color="auto" w:fill="auto"/>
          </w:tcPr>
          <w:p w14:paraId="752E5893" w14:textId="77777777" w:rsidR="00436E20" w:rsidRPr="00EB1341" w:rsidRDefault="00436E20" w:rsidP="00CE4C27">
            <w:pPr>
              <w:rPr>
                <w:rFonts w:ascii="Times New Roman" w:hAnsi="Times New Roman"/>
              </w:rPr>
            </w:pPr>
            <w:r w:rsidRPr="00EB1341">
              <w:rPr>
                <w:rFonts w:ascii="Times New Roman" w:hAnsi="Times New Roman"/>
              </w:rPr>
              <w:t>s(Nspot-bill)</w:t>
            </w:r>
          </w:p>
        </w:tc>
        <w:tc>
          <w:tcPr>
            <w:tcW w:w="1983" w:type="dxa"/>
            <w:shd w:val="clear" w:color="auto" w:fill="auto"/>
          </w:tcPr>
          <w:p w14:paraId="0E08E8D4" w14:textId="77777777" w:rsidR="00436E20" w:rsidRPr="00EB1341" w:rsidRDefault="00436E20" w:rsidP="00CE4C27">
            <w:pPr>
              <w:rPr>
                <w:rFonts w:ascii="Times New Roman" w:eastAsia="Times New Roman" w:hAnsi="Times New Roman"/>
              </w:rPr>
            </w:pPr>
            <w:r w:rsidRPr="00EB1341">
              <w:rPr>
                <w:rFonts w:ascii="Times New Roman" w:eastAsia="Times New Roman" w:hAnsi="Times New Roman"/>
              </w:rPr>
              <w:t>0.8776821-0.893130</w:t>
            </w:r>
          </w:p>
        </w:tc>
        <w:tc>
          <w:tcPr>
            <w:tcW w:w="2250" w:type="dxa"/>
            <w:shd w:val="clear" w:color="auto" w:fill="auto"/>
          </w:tcPr>
          <w:p w14:paraId="06D8D660" w14:textId="77777777" w:rsidR="00436E20" w:rsidRPr="00EB1341" w:rsidRDefault="00436E20" w:rsidP="00CE4C27">
            <w:pPr>
              <w:rPr>
                <w:rFonts w:ascii="Times New Roman" w:eastAsia="Times New Roman" w:hAnsi="Times New Roman"/>
              </w:rPr>
            </w:pPr>
            <w:r w:rsidRPr="00EB1341">
              <w:rPr>
                <w:rFonts w:ascii="Times New Roman" w:eastAsia="Times New Roman" w:hAnsi="Times New Roman"/>
              </w:rPr>
              <w:t>1660302-1731619</w:t>
            </w:r>
          </w:p>
        </w:tc>
        <w:tc>
          <w:tcPr>
            <w:tcW w:w="1091" w:type="dxa"/>
            <w:shd w:val="clear" w:color="auto" w:fill="auto"/>
          </w:tcPr>
          <w:p w14:paraId="47A4CDAF" w14:textId="77777777" w:rsidR="00436E20" w:rsidRPr="00EB1341" w:rsidRDefault="00436E20" w:rsidP="00CE4C27">
            <w:pPr>
              <w:rPr>
                <w:rFonts w:ascii="Times New Roman" w:eastAsia="Times New Roman" w:hAnsi="Times New Roman"/>
              </w:rPr>
            </w:pPr>
            <w:r w:rsidRPr="00EB1341">
              <w:rPr>
                <w:rFonts w:ascii="Times New Roman" w:eastAsia="Times New Roman" w:hAnsi="Times New Roman"/>
              </w:rPr>
              <w:t>1659603</w:t>
            </w:r>
          </w:p>
        </w:tc>
      </w:tr>
      <w:tr w:rsidR="00436E20" w:rsidRPr="00EB1341" w14:paraId="168A40A3" w14:textId="77777777" w:rsidTr="00CE4C27">
        <w:tc>
          <w:tcPr>
            <w:tcW w:w="1555" w:type="dxa"/>
            <w:vMerge/>
            <w:shd w:val="clear" w:color="auto" w:fill="auto"/>
          </w:tcPr>
          <w:p w14:paraId="21B0E945" w14:textId="77777777" w:rsidR="00436E20" w:rsidRPr="00EB1341" w:rsidRDefault="00436E20" w:rsidP="00CE4C27">
            <w:pPr>
              <w:rPr>
                <w:rFonts w:ascii="Times New Roman" w:eastAsia="Times New Roman" w:hAnsi="Times New Roman"/>
              </w:rPr>
            </w:pPr>
          </w:p>
        </w:tc>
        <w:tc>
          <w:tcPr>
            <w:tcW w:w="1417" w:type="dxa"/>
            <w:shd w:val="clear" w:color="auto" w:fill="auto"/>
          </w:tcPr>
          <w:p w14:paraId="1AF1CF50" w14:textId="77777777" w:rsidR="00436E20" w:rsidRPr="00EB1341" w:rsidRDefault="00436E20" w:rsidP="00CE4C27">
            <w:pPr>
              <w:ind w:leftChars="-49" w:left="-98" w:rightChars="-53" w:right="-106"/>
              <w:rPr>
                <w:rFonts w:ascii="Times New Roman" w:hAnsi="Times New Roman"/>
              </w:rPr>
            </w:pPr>
            <w:r w:rsidRPr="00EB1341">
              <w:rPr>
                <w:rFonts w:ascii="Times New Roman" w:hAnsi="Times New Roman"/>
              </w:rPr>
              <w:t>1-s(Ndomestic)</w:t>
            </w:r>
          </w:p>
        </w:tc>
        <w:tc>
          <w:tcPr>
            <w:tcW w:w="1983" w:type="dxa"/>
            <w:shd w:val="clear" w:color="auto" w:fill="auto"/>
          </w:tcPr>
          <w:p w14:paraId="49AB0255" w14:textId="77777777" w:rsidR="00436E20" w:rsidRPr="00EB1341" w:rsidRDefault="00436E20" w:rsidP="00CE4C27">
            <w:pPr>
              <w:rPr>
                <w:rFonts w:ascii="Times New Roman" w:eastAsia="Times New Roman" w:hAnsi="Times New Roman"/>
              </w:rPr>
            </w:pPr>
            <w:r w:rsidRPr="00EB1341">
              <w:rPr>
                <w:rFonts w:ascii="Times New Roman" w:eastAsia="Times New Roman" w:hAnsi="Times New Roman"/>
              </w:rPr>
              <w:t>0.10687-0.122315</w:t>
            </w:r>
          </w:p>
        </w:tc>
        <w:tc>
          <w:tcPr>
            <w:tcW w:w="2250" w:type="dxa"/>
            <w:shd w:val="clear" w:color="auto" w:fill="auto"/>
          </w:tcPr>
          <w:p w14:paraId="408561A7" w14:textId="77777777" w:rsidR="00436E20" w:rsidRPr="00EB1341" w:rsidRDefault="00436E20" w:rsidP="00CE4C27">
            <w:pPr>
              <w:rPr>
                <w:rFonts w:ascii="Times New Roman" w:eastAsia="Times New Roman" w:hAnsi="Times New Roman"/>
              </w:rPr>
            </w:pPr>
            <w:r w:rsidRPr="00EB1341">
              <w:rPr>
                <w:rFonts w:ascii="Times New Roman" w:eastAsia="Times New Roman" w:hAnsi="Times New Roman"/>
              </w:rPr>
              <w:t>205404-233549</w:t>
            </w:r>
          </w:p>
        </w:tc>
        <w:tc>
          <w:tcPr>
            <w:tcW w:w="1091" w:type="dxa"/>
            <w:shd w:val="clear" w:color="auto" w:fill="auto"/>
          </w:tcPr>
          <w:p w14:paraId="58001749" w14:textId="77777777" w:rsidR="00436E20" w:rsidRPr="00EB1341" w:rsidRDefault="00436E20" w:rsidP="00CE4C27">
            <w:pPr>
              <w:jc w:val="center"/>
              <w:rPr>
                <w:rFonts w:ascii="Times New Roman" w:hAnsi="Times New Roman"/>
              </w:rPr>
            </w:pPr>
            <w:r w:rsidRPr="00EB1341">
              <w:rPr>
                <w:rFonts w:ascii="Times New Roman" w:hAnsi="Times New Roman"/>
              </w:rPr>
              <w:t>-</w:t>
            </w:r>
          </w:p>
        </w:tc>
      </w:tr>
      <w:tr w:rsidR="00436E20" w:rsidRPr="00EB1341" w14:paraId="57FB8653" w14:textId="77777777" w:rsidTr="00CE4C27">
        <w:tc>
          <w:tcPr>
            <w:tcW w:w="1555" w:type="dxa"/>
            <w:vMerge/>
            <w:shd w:val="clear" w:color="auto" w:fill="auto"/>
          </w:tcPr>
          <w:p w14:paraId="50DE5D05" w14:textId="77777777" w:rsidR="00436E20" w:rsidRPr="00EB1341" w:rsidRDefault="00436E20" w:rsidP="00CE4C27">
            <w:pPr>
              <w:rPr>
                <w:rFonts w:ascii="Times New Roman" w:eastAsia="Times New Roman" w:hAnsi="Times New Roman"/>
              </w:rPr>
            </w:pPr>
          </w:p>
        </w:tc>
        <w:tc>
          <w:tcPr>
            <w:tcW w:w="1417" w:type="dxa"/>
            <w:shd w:val="clear" w:color="auto" w:fill="auto"/>
          </w:tcPr>
          <w:p w14:paraId="7DA35E4E" w14:textId="77777777" w:rsidR="00436E20" w:rsidRPr="00EB1341" w:rsidRDefault="00436E20" w:rsidP="00CE4C27">
            <w:pPr>
              <w:rPr>
                <w:rFonts w:ascii="Times New Roman" w:hAnsi="Times New Roman"/>
              </w:rPr>
            </w:pPr>
            <w:r w:rsidRPr="00EB1341">
              <w:rPr>
                <w:rFonts w:ascii="Times New Roman" w:hAnsi="Times New Roman"/>
              </w:rPr>
              <w:t>Ts</w:t>
            </w:r>
          </w:p>
        </w:tc>
        <w:tc>
          <w:tcPr>
            <w:tcW w:w="1983" w:type="dxa"/>
            <w:shd w:val="clear" w:color="auto" w:fill="auto"/>
          </w:tcPr>
          <w:p w14:paraId="7F65E033" w14:textId="77777777" w:rsidR="00436E20" w:rsidRPr="00EB1341" w:rsidRDefault="00436E20" w:rsidP="00CE4C27">
            <w:pPr>
              <w:rPr>
                <w:rFonts w:ascii="Times New Roman" w:eastAsia="Times New Roman" w:hAnsi="Times New Roman"/>
              </w:rPr>
            </w:pPr>
            <w:r w:rsidRPr="00EB1341">
              <w:rPr>
                <w:rFonts w:ascii="Times New Roman" w:eastAsia="Times New Roman" w:hAnsi="Times New Roman"/>
              </w:rPr>
              <w:t>0.02321-0.02653</w:t>
            </w:r>
          </w:p>
        </w:tc>
        <w:tc>
          <w:tcPr>
            <w:tcW w:w="2250" w:type="dxa"/>
            <w:shd w:val="clear" w:color="auto" w:fill="auto"/>
          </w:tcPr>
          <w:p w14:paraId="02570D20" w14:textId="77777777" w:rsidR="00436E20" w:rsidRPr="00EB1341" w:rsidRDefault="00436E20" w:rsidP="00CE4C27">
            <w:pPr>
              <w:rPr>
                <w:rFonts w:ascii="Times New Roman" w:eastAsia="Times New Roman" w:hAnsi="Times New Roman"/>
              </w:rPr>
            </w:pPr>
            <w:r w:rsidRPr="00EB1341">
              <w:rPr>
                <w:rFonts w:ascii="Times New Roman" w:eastAsia="Times New Roman" w:hAnsi="Times New Roman"/>
              </w:rPr>
              <w:t>89220-101346</w:t>
            </w:r>
          </w:p>
        </w:tc>
        <w:tc>
          <w:tcPr>
            <w:tcW w:w="1091" w:type="dxa"/>
            <w:shd w:val="clear" w:color="auto" w:fill="auto"/>
          </w:tcPr>
          <w:p w14:paraId="609F3D32" w14:textId="77777777" w:rsidR="00436E20" w:rsidRPr="00EB1341" w:rsidRDefault="00436E20" w:rsidP="00CE4C27">
            <w:pPr>
              <w:rPr>
                <w:rFonts w:ascii="Times New Roman" w:eastAsia="Times New Roman" w:hAnsi="Times New Roman"/>
              </w:rPr>
            </w:pPr>
            <w:r w:rsidRPr="00EB1341">
              <w:rPr>
                <w:rFonts w:ascii="Times New Roman" w:eastAsia="Times New Roman" w:hAnsi="Times New Roman"/>
              </w:rPr>
              <w:t>91700</w:t>
            </w:r>
          </w:p>
        </w:tc>
      </w:tr>
      <w:tr w:rsidR="00436E20" w:rsidRPr="00EB1341" w14:paraId="3FA8CC5E" w14:textId="77777777" w:rsidTr="00CE4C27">
        <w:tc>
          <w:tcPr>
            <w:tcW w:w="1555" w:type="dxa"/>
            <w:vMerge w:val="restart"/>
            <w:shd w:val="clear" w:color="auto" w:fill="auto"/>
          </w:tcPr>
          <w:p w14:paraId="675D02DB" w14:textId="77777777" w:rsidR="00436E20" w:rsidRPr="00EB1341" w:rsidRDefault="00436E20" w:rsidP="00CE4C27">
            <w:pPr>
              <w:rPr>
                <w:rFonts w:ascii="Times New Roman" w:hAnsi="Times New Roman"/>
              </w:rPr>
            </w:pPr>
            <w:r w:rsidRPr="00EB1341">
              <w:rPr>
                <w:rFonts w:ascii="Times New Roman" w:hAnsi="Times New Roman"/>
              </w:rPr>
              <w:t>Spot-billed, mallard duck</w:t>
            </w:r>
          </w:p>
        </w:tc>
        <w:tc>
          <w:tcPr>
            <w:tcW w:w="1417" w:type="dxa"/>
            <w:shd w:val="clear" w:color="auto" w:fill="auto"/>
          </w:tcPr>
          <w:p w14:paraId="76436A31" w14:textId="77777777" w:rsidR="00436E20" w:rsidRPr="00EB1341" w:rsidRDefault="00436E20" w:rsidP="00CE4C27">
            <w:pPr>
              <w:rPr>
                <w:rFonts w:ascii="Times New Roman" w:hAnsi="Times New Roman"/>
              </w:rPr>
            </w:pPr>
            <w:r w:rsidRPr="00EB1341">
              <w:rPr>
                <w:rFonts w:ascii="Times New Roman" w:hAnsi="Times New Roman"/>
              </w:rPr>
              <w:t>s(Nmallard)</w:t>
            </w:r>
          </w:p>
        </w:tc>
        <w:tc>
          <w:tcPr>
            <w:tcW w:w="1983" w:type="dxa"/>
            <w:shd w:val="clear" w:color="auto" w:fill="auto"/>
          </w:tcPr>
          <w:p w14:paraId="134DC374" w14:textId="77777777" w:rsidR="00436E20" w:rsidRPr="00EB1341" w:rsidRDefault="00436E20" w:rsidP="00CE4C27">
            <w:pPr>
              <w:rPr>
                <w:rFonts w:ascii="Times New Roman" w:eastAsia="Times New Roman" w:hAnsi="Times New Roman"/>
              </w:rPr>
            </w:pPr>
            <w:r w:rsidRPr="00EB1341">
              <w:rPr>
                <w:rFonts w:ascii="Times New Roman" w:eastAsia="Times New Roman" w:hAnsi="Times New Roman"/>
              </w:rPr>
              <w:t>0.4352336-0.472079</w:t>
            </w:r>
          </w:p>
        </w:tc>
        <w:tc>
          <w:tcPr>
            <w:tcW w:w="2250" w:type="dxa"/>
            <w:shd w:val="clear" w:color="auto" w:fill="auto"/>
          </w:tcPr>
          <w:p w14:paraId="294FF11D" w14:textId="77777777" w:rsidR="00436E20" w:rsidRPr="00EB1341" w:rsidRDefault="00436E20" w:rsidP="00CE4C27">
            <w:pPr>
              <w:rPr>
                <w:rFonts w:ascii="Times New Roman" w:eastAsia="Times New Roman" w:hAnsi="Times New Roman"/>
              </w:rPr>
            </w:pPr>
            <w:r w:rsidRPr="00EB1341">
              <w:rPr>
                <w:rFonts w:ascii="Times New Roman" w:eastAsia="Times New Roman" w:hAnsi="Times New Roman"/>
              </w:rPr>
              <w:t>949555-1031148</w:t>
            </w:r>
          </w:p>
        </w:tc>
        <w:tc>
          <w:tcPr>
            <w:tcW w:w="1091" w:type="dxa"/>
            <w:shd w:val="clear" w:color="auto" w:fill="auto"/>
          </w:tcPr>
          <w:p w14:paraId="7AE1B34F" w14:textId="77777777" w:rsidR="00436E20" w:rsidRPr="00EB1341" w:rsidRDefault="00436E20" w:rsidP="00CE4C27">
            <w:pPr>
              <w:rPr>
                <w:rFonts w:ascii="Times New Roman" w:eastAsia="Times New Roman" w:hAnsi="Times New Roman"/>
              </w:rPr>
            </w:pPr>
            <w:r w:rsidRPr="00EB1341">
              <w:rPr>
                <w:rFonts w:ascii="Times New Roman" w:eastAsia="Times New Roman" w:hAnsi="Times New Roman"/>
              </w:rPr>
              <w:t>969384</w:t>
            </w:r>
          </w:p>
        </w:tc>
      </w:tr>
      <w:tr w:rsidR="00436E20" w:rsidRPr="00EB1341" w14:paraId="3C0E0291" w14:textId="77777777" w:rsidTr="00CE4C27">
        <w:tc>
          <w:tcPr>
            <w:tcW w:w="1555" w:type="dxa"/>
            <w:vMerge/>
            <w:shd w:val="clear" w:color="auto" w:fill="auto"/>
          </w:tcPr>
          <w:p w14:paraId="49B516ED" w14:textId="77777777" w:rsidR="00436E20" w:rsidRPr="00EB1341" w:rsidRDefault="00436E20" w:rsidP="00CE4C27">
            <w:pPr>
              <w:rPr>
                <w:rFonts w:ascii="Times New Roman" w:eastAsia="Times New Roman" w:hAnsi="Times New Roman"/>
              </w:rPr>
            </w:pPr>
          </w:p>
        </w:tc>
        <w:tc>
          <w:tcPr>
            <w:tcW w:w="1417" w:type="dxa"/>
            <w:shd w:val="clear" w:color="auto" w:fill="auto"/>
          </w:tcPr>
          <w:p w14:paraId="433D67B3" w14:textId="77777777" w:rsidR="00436E20" w:rsidRPr="00EB1341" w:rsidRDefault="00436E20" w:rsidP="00CE4C27">
            <w:pPr>
              <w:rPr>
                <w:rFonts w:ascii="Times New Roman" w:hAnsi="Times New Roman"/>
              </w:rPr>
            </w:pPr>
            <w:r w:rsidRPr="00EB1341">
              <w:rPr>
                <w:rFonts w:ascii="Times New Roman" w:hAnsi="Times New Roman"/>
              </w:rPr>
              <w:t>1-s(Nspot~)</w:t>
            </w:r>
          </w:p>
        </w:tc>
        <w:tc>
          <w:tcPr>
            <w:tcW w:w="1983" w:type="dxa"/>
            <w:shd w:val="clear" w:color="auto" w:fill="auto"/>
          </w:tcPr>
          <w:p w14:paraId="25C0238F" w14:textId="77777777" w:rsidR="00436E20" w:rsidRPr="00EB1341" w:rsidRDefault="00436E20" w:rsidP="00CE4C27">
            <w:pPr>
              <w:rPr>
                <w:rFonts w:ascii="Times New Roman" w:eastAsia="Times New Roman" w:hAnsi="Times New Roman"/>
              </w:rPr>
            </w:pPr>
            <w:r w:rsidRPr="00EB1341">
              <w:rPr>
                <w:rFonts w:ascii="Times New Roman" w:eastAsia="Times New Roman" w:hAnsi="Times New Roman"/>
              </w:rPr>
              <w:t>0.52792-0.564766</w:t>
            </w:r>
          </w:p>
        </w:tc>
        <w:tc>
          <w:tcPr>
            <w:tcW w:w="2250" w:type="dxa"/>
            <w:shd w:val="clear" w:color="auto" w:fill="auto"/>
          </w:tcPr>
          <w:p w14:paraId="5720DD25" w14:textId="77777777" w:rsidR="00436E20" w:rsidRPr="00EB1341" w:rsidRDefault="00436E20" w:rsidP="00CE4C27">
            <w:pPr>
              <w:rPr>
                <w:rFonts w:ascii="Times New Roman" w:eastAsia="Times New Roman" w:hAnsi="Times New Roman"/>
              </w:rPr>
            </w:pPr>
            <w:r w:rsidRPr="00EB1341">
              <w:rPr>
                <w:rFonts w:ascii="Times New Roman" w:eastAsia="Times New Roman" w:hAnsi="Times New Roman"/>
              </w:rPr>
              <w:t>1146439-</w:t>
            </w:r>
            <w:r w:rsidRPr="00EB1341">
              <w:rPr>
                <w:rFonts w:ascii="Times New Roman" w:eastAsia="Times New Roman" w:hAnsi="Times New Roman"/>
              </w:rPr>
              <w:tab/>
              <w:t>1239046</w:t>
            </w:r>
          </w:p>
        </w:tc>
        <w:tc>
          <w:tcPr>
            <w:tcW w:w="1091" w:type="dxa"/>
            <w:shd w:val="clear" w:color="auto" w:fill="auto"/>
          </w:tcPr>
          <w:p w14:paraId="22D0B720" w14:textId="77777777" w:rsidR="00436E20" w:rsidRPr="00EB1341" w:rsidRDefault="00436E20" w:rsidP="00CE4C27">
            <w:pPr>
              <w:jc w:val="center"/>
              <w:rPr>
                <w:rFonts w:ascii="Times New Roman" w:hAnsi="Times New Roman"/>
              </w:rPr>
            </w:pPr>
            <w:r w:rsidRPr="00EB1341">
              <w:rPr>
                <w:rFonts w:ascii="Times New Roman" w:hAnsi="Times New Roman"/>
              </w:rPr>
              <w:t>-</w:t>
            </w:r>
          </w:p>
        </w:tc>
      </w:tr>
      <w:tr w:rsidR="00436E20" w:rsidRPr="00EB1341" w14:paraId="7F4774AB" w14:textId="77777777" w:rsidTr="00CE4C27">
        <w:tc>
          <w:tcPr>
            <w:tcW w:w="1555" w:type="dxa"/>
            <w:vMerge/>
            <w:shd w:val="clear" w:color="auto" w:fill="auto"/>
          </w:tcPr>
          <w:p w14:paraId="00855A82" w14:textId="77777777" w:rsidR="00436E20" w:rsidRPr="00EB1341" w:rsidRDefault="00436E20" w:rsidP="00CE4C27">
            <w:pPr>
              <w:rPr>
                <w:rFonts w:ascii="Times New Roman" w:eastAsia="Times New Roman" w:hAnsi="Times New Roman"/>
              </w:rPr>
            </w:pPr>
          </w:p>
        </w:tc>
        <w:tc>
          <w:tcPr>
            <w:tcW w:w="1417" w:type="dxa"/>
            <w:shd w:val="clear" w:color="auto" w:fill="auto"/>
          </w:tcPr>
          <w:p w14:paraId="16EDDAF0" w14:textId="77777777" w:rsidR="00436E20" w:rsidRPr="00EB1341" w:rsidRDefault="00436E20" w:rsidP="00CE4C27">
            <w:pPr>
              <w:rPr>
                <w:rFonts w:ascii="Times New Roman" w:hAnsi="Times New Roman"/>
              </w:rPr>
            </w:pPr>
            <w:r w:rsidRPr="00EB1341">
              <w:rPr>
                <w:rFonts w:ascii="Times New Roman" w:hAnsi="Times New Roman"/>
              </w:rPr>
              <w:t>Ts</w:t>
            </w:r>
          </w:p>
        </w:tc>
        <w:tc>
          <w:tcPr>
            <w:tcW w:w="1983" w:type="dxa"/>
            <w:shd w:val="clear" w:color="auto" w:fill="auto"/>
          </w:tcPr>
          <w:p w14:paraId="3DF4D506" w14:textId="77777777" w:rsidR="00436E20" w:rsidRPr="00EB1341" w:rsidRDefault="00436E20" w:rsidP="00CE4C27">
            <w:pPr>
              <w:rPr>
                <w:rFonts w:ascii="Times New Roman" w:eastAsia="Times New Roman" w:hAnsi="Times New Roman"/>
              </w:rPr>
            </w:pPr>
            <w:r w:rsidRPr="00EB1341">
              <w:rPr>
                <w:rFonts w:ascii="Times New Roman" w:eastAsia="Times New Roman" w:hAnsi="Times New Roman"/>
              </w:rPr>
              <w:t>0.015755-0.0174258</w:t>
            </w:r>
          </w:p>
        </w:tc>
        <w:tc>
          <w:tcPr>
            <w:tcW w:w="2250" w:type="dxa"/>
            <w:shd w:val="clear" w:color="auto" w:fill="auto"/>
          </w:tcPr>
          <w:p w14:paraId="749D101F" w14:textId="77777777" w:rsidR="00436E20" w:rsidRPr="00EB1341" w:rsidRDefault="00436E20" w:rsidP="00CE4C27">
            <w:pPr>
              <w:rPr>
                <w:rFonts w:ascii="Times New Roman" w:eastAsia="Times New Roman" w:hAnsi="Times New Roman"/>
              </w:rPr>
            </w:pPr>
            <w:r w:rsidRPr="00EB1341">
              <w:rPr>
                <w:rFonts w:ascii="Times New Roman" w:eastAsia="Times New Roman" w:hAnsi="Times New Roman"/>
              </w:rPr>
              <w:t>68583-76294</w:t>
            </w:r>
          </w:p>
        </w:tc>
        <w:tc>
          <w:tcPr>
            <w:tcW w:w="1091" w:type="dxa"/>
            <w:shd w:val="clear" w:color="auto" w:fill="auto"/>
          </w:tcPr>
          <w:p w14:paraId="48805B9D" w14:textId="77777777" w:rsidR="00436E20" w:rsidRPr="00EB1341" w:rsidRDefault="00436E20" w:rsidP="00CE4C27">
            <w:pPr>
              <w:rPr>
                <w:rFonts w:ascii="Times New Roman" w:eastAsia="Times New Roman" w:hAnsi="Times New Roman"/>
              </w:rPr>
            </w:pPr>
            <w:r w:rsidRPr="00EB1341">
              <w:rPr>
                <w:rFonts w:ascii="Times New Roman" w:eastAsia="Times New Roman" w:hAnsi="Times New Roman"/>
              </w:rPr>
              <w:t>69432</w:t>
            </w:r>
          </w:p>
        </w:tc>
      </w:tr>
    </w:tbl>
    <w:p w14:paraId="7353ADC4" w14:textId="77777777" w:rsidR="00436E20" w:rsidRPr="00B52CED" w:rsidRDefault="00436E20" w:rsidP="00436E20">
      <w:pPr>
        <w:rPr>
          <w:rFonts w:ascii="Times New Roman" w:hAnsi="Times New Roman"/>
          <w:sz w:val="24"/>
          <w:szCs w:val="24"/>
        </w:rPr>
      </w:pPr>
      <w:r w:rsidRPr="00B52CED">
        <w:rPr>
          <w:rFonts w:ascii="Times New Roman" w:hAnsi="Times New Roman"/>
          <w:sz w:val="24"/>
          <w:szCs w:val="24"/>
          <w:vertAlign w:val="superscript"/>
        </w:rPr>
        <w:t>a</w:t>
      </w:r>
      <w:r>
        <w:rPr>
          <w:rFonts w:ascii="Times New Roman" w:hAnsi="Times New Roman"/>
          <w:sz w:val="24"/>
          <w:szCs w:val="24"/>
          <w:vertAlign w:val="superscript"/>
        </w:rPr>
        <w:t xml:space="preserve"> </w:t>
      </w:r>
      <w:r>
        <w:rPr>
          <w:rFonts w:ascii="Times New Roman" w:hAnsi="Times New Roman"/>
          <w:sz w:val="24"/>
          <w:szCs w:val="24"/>
        </w:rPr>
        <w:t>see model code above.</w:t>
      </w:r>
    </w:p>
    <w:p w14:paraId="6C3E3CE6" w14:textId="77777777" w:rsidR="00436E20" w:rsidRPr="000F40A5" w:rsidRDefault="00436E20" w:rsidP="00436E20">
      <w:pPr>
        <w:pStyle w:val="2"/>
        <w:spacing w:beforeLines="100" w:before="240" w:after="0"/>
        <w:rPr>
          <w:rFonts w:ascii="Times New Roman" w:hAnsi="Times New Roman"/>
          <w:sz w:val="24"/>
          <w:szCs w:val="24"/>
        </w:rPr>
      </w:pPr>
      <w:bookmarkStart w:id="243" w:name="_Toc28603961"/>
      <w:r>
        <w:rPr>
          <w:rFonts w:ascii="Times New Roman" w:hAnsi="Times New Roman"/>
          <w:sz w:val="24"/>
          <w:szCs w:val="24"/>
        </w:rPr>
        <w:t>Table S1</w:t>
      </w:r>
      <w:r>
        <w:rPr>
          <w:rFonts w:ascii="Times New Roman" w:hAnsi="Times New Roman" w:hint="eastAsia"/>
          <w:sz w:val="24"/>
          <w:szCs w:val="24"/>
        </w:rPr>
        <w:t>3</w:t>
      </w:r>
      <w:r>
        <w:rPr>
          <w:rFonts w:ascii="Times New Roman" w:hAnsi="Times New Roman"/>
          <w:sz w:val="24"/>
          <w:szCs w:val="24"/>
        </w:rPr>
        <w:t>:</w:t>
      </w:r>
      <w:r w:rsidRPr="000F40A5">
        <w:rPr>
          <w:rFonts w:ascii="Times New Roman" w:hAnsi="Times New Roman"/>
          <w:sz w:val="24"/>
          <w:szCs w:val="24"/>
        </w:rPr>
        <w:t xml:space="preserve"> Summary of selective sweep regions in </w:t>
      </w:r>
      <w:r>
        <w:rPr>
          <w:rFonts w:ascii="Times New Roman" w:hAnsi="Times New Roman"/>
          <w:sz w:val="24"/>
          <w:szCs w:val="24"/>
        </w:rPr>
        <w:t xml:space="preserve">the </w:t>
      </w:r>
      <w:r w:rsidRPr="000F40A5">
        <w:rPr>
          <w:rFonts w:ascii="Times New Roman" w:hAnsi="Times New Roman"/>
          <w:sz w:val="24"/>
          <w:szCs w:val="24"/>
        </w:rPr>
        <w:t>wild</w:t>
      </w:r>
      <w:r>
        <w:rPr>
          <w:rFonts w:ascii="Times New Roman" w:hAnsi="Times New Roman"/>
          <w:sz w:val="24"/>
          <w:szCs w:val="24"/>
        </w:rPr>
        <w:t xml:space="preserve"> duck</w:t>
      </w:r>
      <w:r w:rsidRPr="000F40A5">
        <w:rPr>
          <w:rFonts w:ascii="Times New Roman" w:hAnsi="Times New Roman"/>
          <w:sz w:val="24"/>
          <w:szCs w:val="24"/>
        </w:rPr>
        <w:t xml:space="preserve"> lineage</w:t>
      </w:r>
      <w:bookmarkEnd w:id="243"/>
    </w:p>
    <w:p w14:paraId="2AB337C5" w14:textId="77777777" w:rsidR="00436E20" w:rsidRPr="00626258" w:rsidRDefault="00436E20" w:rsidP="00436E20">
      <w:pPr>
        <w:rPr>
          <w:rFonts w:ascii="Times New Roman" w:eastAsia="宋体" w:hAnsi="Times New Roman"/>
          <w:sz w:val="24"/>
          <w:szCs w:val="24"/>
        </w:rPr>
      </w:pPr>
    </w:p>
    <w:p w14:paraId="386F4FEB" w14:textId="77777777" w:rsidR="00436E20" w:rsidRPr="000F40A5" w:rsidRDefault="00436E20" w:rsidP="00436E20">
      <w:pPr>
        <w:rPr>
          <w:rFonts w:ascii="Times New Roman" w:hAnsi="Times New Roman"/>
          <w:sz w:val="24"/>
          <w:szCs w:val="24"/>
        </w:rPr>
      </w:pPr>
      <w:r w:rsidRPr="000F40A5">
        <w:rPr>
          <w:rFonts w:ascii="Times New Roman" w:hAnsi="Times New Roman"/>
          <w:sz w:val="24"/>
          <w:szCs w:val="24"/>
        </w:rPr>
        <w:t>These selective sweep regions occurred during their population in conjunction with or shortly after, their population divergence from domestic lineage (S&lt;-4 for autosomes, S&lt;-1.5 for Z-chromosomes). See file “Table_S13.xlsx”</w:t>
      </w:r>
    </w:p>
    <w:p w14:paraId="2159AB90" w14:textId="77777777" w:rsidR="00436E20" w:rsidRPr="000F40A5" w:rsidRDefault="00436E20" w:rsidP="00436E20">
      <w:pPr>
        <w:pStyle w:val="2"/>
        <w:spacing w:beforeLines="100" w:before="240" w:after="0"/>
        <w:rPr>
          <w:rFonts w:ascii="Times New Roman" w:hAnsi="Times New Roman"/>
          <w:sz w:val="24"/>
          <w:szCs w:val="24"/>
        </w:rPr>
      </w:pPr>
      <w:bookmarkStart w:id="244" w:name="_Toc482798113"/>
      <w:bookmarkStart w:id="245" w:name="_Toc28603962"/>
      <w:r>
        <w:rPr>
          <w:rFonts w:ascii="Times New Roman" w:hAnsi="Times New Roman"/>
          <w:sz w:val="24"/>
          <w:szCs w:val="24"/>
        </w:rPr>
        <w:t>Table S1</w:t>
      </w:r>
      <w:r>
        <w:rPr>
          <w:rFonts w:ascii="Times New Roman" w:hAnsi="Times New Roman" w:hint="eastAsia"/>
          <w:sz w:val="24"/>
          <w:szCs w:val="24"/>
        </w:rPr>
        <w:t>4</w:t>
      </w:r>
      <w:r>
        <w:rPr>
          <w:rFonts w:ascii="Times New Roman" w:hAnsi="Times New Roman"/>
          <w:sz w:val="24"/>
          <w:szCs w:val="24"/>
        </w:rPr>
        <w:t>:</w:t>
      </w:r>
      <w:r w:rsidRPr="000F40A5">
        <w:rPr>
          <w:rFonts w:ascii="Times New Roman" w:hAnsi="Times New Roman"/>
          <w:sz w:val="24"/>
          <w:szCs w:val="24"/>
        </w:rPr>
        <w:t xml:space="preserve"> Enriched gene ontology </w:t>
      </w:r>
      <w:r>
        <w:rPr>
          <w:rFonts w:ascii="Times New Roman" w:hAnsi="Times New Roman"/>
          <w:sz w:val="24"/>
          <w:szCs w:val="24"/>
        </w:rPr>
        <w:t>of</w:t>
      </w:r>
      <w:r w:rsidRPr="000F40A5">
        <w:rPr>
          <w:rFonts w:ascii="Times New Roman" w:hAnsi="Times New Roman"/>
          <w:sz w:val="24"/>
          <w:szCs w:val="24"/>
        </w:rPr>
        <w:t xml:space="preserve"> </w:t>
      </w:r>
      <w:r>
        <w:rPr>
          <w:rFonts w:ascii="Times New Roman" w:hAnsi="Times New Roman"/>
          <w:sz w:val="24"/>
          <w:szCs w:val="24"/>
        </w:rPr>
        <w:t xml:space="preserve">positively </w:t>
      </w:r>
      <w:r w:rsidRPr="000F40A5">
        <w:rPr>
          <w:rFonts w:ascii="Times New Roman" w:hAnsi="Times New Roman"/>
          <w:sz w:val="24"/>
          <w:szCs w:val="24"/>
        </w:rPr>
        <w:t xml:space="preserve">selected genes in </w:t>
      </w:r>
      <w:r>
        <w:rPr>
          <w:rFonts w:ascii="Times New Roman" w:hAnsi="Times New Roman"/>
          <w:sz w:val="24"/>
          <w:szCs w:val="24"/>
        </w:rPr>
        <w:t xml:space="preserve">the </w:t>
      </w:r>
      <w:r w:rsidRPr="000F40A5">
        <w:rPr>
          <w:rFonts w:ascii="Times New Roman" w:hAnsi="Times New Roman"/>
          <w:sz w:val="24"/>
          <w:szCs w:val="24"/>
        </w:rPr>
        <w:t xml:space="preserve">wild </w:t>
      </w:r>
      <w:r>
        <w:rPr>
          <w:rFonts w:ascii="Times New Roman" w:hAnsi="Times New Roman"/>
          <w:sz w:val="24"/>
          <w:szCs w:val="24"/>
        </w:rPr>
        <w:t xml:space="preserve">duck </w:t>
      </w:r>
      <w:r w:rsidRPr="000F40A5">
        <w:rPr>
          <w:rFonts w:ascii="Times New Roman" w:hAnsi="Times New Roman"/>
          <w:sz w:val="24"/>
          <w:szCs w:val="24"/>
        </w:rPr>
        <w:t>lineage.</w:t>
      </w:r>
      <w:bookmarkEnd w:id="244"/>
      <w:bookmarkEnd w:id="245"/>
    </w:p>
    <w:p w14:paraId="081767D7" w14:textId="77777777" w:rsidR="00436E20" w:rsidRPr="000F40A5" w:rsidRDefault="00436E20" w:rsidP="00436E20">
      <w:pPr>
        <w:rPr>
          <w:rFonts w:ascii="Times New Roman" w:hAnsi="Times New Roman"/>
          <w:sz w:val="24"/>
          <w:szCs w:val="24"/>
        </w:rPr>
      </w:pPr>
      <w:r w:rsidRPr="000F40A5">
        <w:rPr>
          <w:rFonts w:ascii="Times New Roman" w:hAnsi="Times New Roman"/>
          <w:sz w:val="24"/>
          <w:szCs w:val="24"/>
        </w:rPr>
        <w:t>See file “Table_S14.xlsx”</w:t>
      </w:r>
    </w:p>
    <w:p w14:paraId="04F7633F" w14:textId="77777777" w:rsidR="00436E20" w:rsidRPr="000F40A5" w:rsidRDefault="00436E20" w:rsidP="00436E20">
      <w:pPr>
        <w:pStyle w:val="2"/>
        <w:spacing w:beforeLines="100" w:before="240" w:after="0"/>
        <w:rPr>
          <w:rFonts w:ascii="Times New Roman" w:hAnsi="Times New Roman"/>
          <w:sz w:val="24"/>
          <w:szCs w:val="24"/>
        </w:rPr>
      </w:pPr>
      <w:bookmarkStart w:id="246" w:name="_Toc482798114"/>
      <w:bookmarkStart w:id="247" w:name="_Toc28603963"/>
      <w:r w:rsidRPr="000F40A5">
        <w:rPr>
          <w:rFonts w:ascii="Times New Roman" w:hAnsi="Times New Roman"/>
          <w:sz w:val="24"/>
          <w:szCs w:val="24"/>
        </w:rPr>
        <w:t xml:space="preserve">Table </w:t>
      </w:r>
      <w:r>
        <w:rPr>
          <w:rFonts w:ascii="Times New Roman" w:hAnsi="Times New Roman"/>
          <w:sz w:val="24"/>
          <w:szCs w:val="24"/>
        </w:rPr>
        <w:t>S1</w:t>
      </w:r>
      <w:r>
        <w:rPr>
          <w:rFonts w:ascii="Times New Roman" w:hAnsi="Times New Roman" w:hint="eastAsia"/>
          <w:sz w:val="24"/>
          <w:szCs w:val="24"/>
        </w:rPr>
        <w:t>5</w:t>
      </w:r>
      <w:r>
        <w:rPr>
          <w:rFonts w:ascii="Times New Roman" w:hAnsi="Times New Roman"/>
          <w:sz w:val="24"/>
          <w:szCs w:val="24"/>
        </w:rPr>
        <w:t>:</w:t>
      </w:r>
      <w:r w:rsidRPr="000F40A5">
        <w:rPr>
          <w:rFonts w:ascii="Times New Roman" w:hAnsi="Times New Roman"/>
          <w:sz w:val="24"/>
          <w:szCs w:val="24"/>
        </w:rPr>
        <w:t xml:space="preserve"> Enriched gene ontology </w:t>
      </w:r>
      <w:r>
        <w:rPr>
          <w:rFonts w:ascii="Times New Roman" w:hAnsi="Times New Roman"/>
          <w:sz w:val="24"/>
          <w:szCs w:val="24"/>
        </w:rPr>
        <w:t>in</w:t>
      </w:r>
      <w:r w:rsidRPr="000F40A5">
        <w:rPr>
          <w:rFonts w:ascii="Times New Roman" w:hAnsi="Times New Roman"/>
          <w:sz w:val="24"/>
          <w:szCs w:val="24"/>
        </w:rPr>
        <w:t xml:space="preserve"> biological process terms </w:t>
      </w:r>
      <w:r>
        <w:rPr>
          <w:rFonts w:ascii="Times New Roman" w:hAnsi="Times New Roman"/>
          <w:sz w:val="24"/>
          <w:szCs w:val="24"/>
        </w:rPr>
        <w:t>of positively</w:t>
      </w:r>
      <w:r w:rsidRPr="000F40A5">
        <w:rPr>
          <w:rFonts w:ascii="Times New Roman" w:hAnsi="Times New Roman"/>
          <w:sz w:val="24"/>
          <w:szCs w:val="24"/>
        </w:rPr>
        <w:t xml:space="preserve"> selected genes in wild </w:t>
      </w:r>
      <w:r>
        <w:rPr>
          <w:rFonts w:ascii="Times New Roman" w:hAnsi="Times New Roman"/>
          <w:sz w:val="24"/>
          <w:szCs w:val="24"/>
        </w:rPr>
        <w:t xml:space="preserve">duck </w:t>
      </w:r>
      <w:r w:rsidRPr="000F40A5">
        <w:rPr>
          <w:rFonts w:ascii="Times New Roman" w:hAnsi="Times New Roman"/>
          <w:sz w:val="24"/>
          <w:szCs w:val="24"/>
        </w:rPr>
        <w:t>lineage</w:t>
      </w:r>
      <w:bookmarkEnd w:id="246"/>
      <w:r>
        <w:rPr>
          <w:rFonts w:ascii="Times New Roman" w:hAnsi="Times New Roman"/>
          <w:sz w:val="24"/>
          <w:szCs w:val="24"/>
        </w:rPr>
        <w:t>.</w:t>
      </w:r>
      <w:bookmarkEnd w:id="247"/>
    </w:p>
    <w:p w14:paraId="21A72DF2" w14:textId="77777777" w:rsidR="00436E20" w:rsidRPr="000F40A5" w:rsidRDefault="00436E20" w:rsidP="00436E20">
      <w:pPr>
        <w:rPr>
          <w:rFonts w:ascii="Times New Roman" w:hAnsi="Times New Roman"/>
          <w:sz w:val="24"/>
          <w:szCs w:val="24"/>
        </w:rPr>
      </w:pPr>
      <w:r w:rsidRPr="000F40A5">
        <w:rPr>
          <w:rFonts w:ascii="Times New Roman" w:hAnsi="Times New Roman"/>
          <w:sz w:val="24"/>
          <w:szCs w:val="24"/>
        </w:rPr>
        <w:t>See file “Table_S15.xlsx”</w:t>
      </w:r>
    </w:p>
    <w:p w14:paraId="259A7063" w14:textId="77777777" w:rsidR="00436E20" w:rsidRPr="009A7BD4" w:rsidRDefault="00436E20" w:rsidP="00436E20">
      <w:pPr>
        <w:pStyle w:val="2"/>
        <w:spacing w:beforeLines="100" w:before="240" w:after="0"/>
        <w:rPr>
          <w:rFonts w:ascii="Times New Roman" w:hAnsi="Times New Roman"/>
          <w:b w:val="0"/>
          <w:sz w:val="24"/>
          <w:szCs w:val="24"/>
        </w:rPr>
      </w:pPr>
      <w:bookmarkStart w:id="248" w:name="_Toc482798115"/>
      <w:bookmarkStart w:id="249" w:name="_Toc482798121"/>
      <w:bookmarkStart w:id="250" w:name="_Toc28603964"/>
      <w:r>
        <w:rPr>
          <w:rFonts w:ascii="Times New Roman" w:hAnsi="Times New Roman"/>
          <w:sz w:val="24"/>
          <w:szCs w:val="24"/>
        </w:rPr>
        <w:lastRenderedPageBreak/>
        <w:t>Table S16:</w:t>
      </w:r>
      <w:r w:rsidRPr="000F40A5">
        <w:rPr>
          <w:rFonts w:ascii="Times New Roman" w:hAnsi="Times New Roman"/>
          <w:sz w:val="24"/>
          <w:szCs w:val="24"/>
        </w:rPr>
        <w:t xml:space="preserve"> </w:t>
      </w:r>
      <w:r>
        <w:rPr>
          <w:rFonts w:ascii="Times New Roman" w:hAnsi="Times New Roman"/>
          <w:sz w:val="24"/>
          <w:szCs w:val="24"/>
        </w:rPr>
        <w:t>Information of v</w:t>
      </w:r>
      <w:r w:rsidRPr="000F40A5">
        <w:rPr>
          <w:rFonts w:ascii="Times New Roman" w:hAnsi="Times New Roman"/>
          <w:sz w:val="24"/>
          <w:szCs w:val="24"/>
        </w:rPr>
        <w:t>ariant</w:t>
      </w:r>
      <w:r>
        <w:rPr>
          <w:rFonts w:ascii="Times New Roman" w:hAnsi="Times New Roman"/>
          <w:sz w:val="24"/>
          <w:szCs w:val="24"/>
        </w:rPr>
        <w:t xml:space="preserve"> sites being</w:t>
      </w:r>
      <w:r w:rsidRPr="000F40A5">
        <w:rPr>
          <w:rFonts w:ascii="Times New Roman" w:hAnsi="Times New Roman"/>
          <w:sz w:val="24"/>
          <w:szCs w:val="24"/>
        </w:rPr>
        <w:t xml:space="preserve"> perform</w:t>
      </w:r>
      <w:r>
        <w:rPr>
          <w:rFonts w:ascii="Times New Roman" w:hAnsi="Times New Roman"/>
          <w:sz w:val="24"/>
          <w:szCs w:val="24"/>
        </w:rPr>
        <w:t>ed</w:t>
      </w:r>
      <w:r w:rsidRPr="000F40A5">
        <w:rPr>
          <w:rFonts w:ascii="Times New Roman" w:hAnsi="Times New Roman"/>
          <w:sz w:val="24"/>
          <w:szCs w:val="24"/>
        </w:rPr>
        <w:t xml:space="preserve"> luciferase assay to evaluate the activity</w:t>
      </w:r>
      <w:bookmarkEnd w:id="249"/>
      <w:r>
        <w:rPr>
          <w:rFonts w:ascii="Times New Roman" w:hAnsi="Times New Roman"/>
          <w:sz w:val="24"/>
          <w:szCs w:val="24"/>
        </w:rPr>
        <w:t>.</w:t>
      </w:r>
      <w:bookmarkEnd w:id="250"/>
    </w:p>
    <w:tbl>
      <w:tblPr>
        <w:tblW w:w="9175"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134"/>
        <w:gridCol w:w="2552"/>
        <w:gridCol w:w="1193"/>
        <w:gridCol w:w="1545"/>
        <w:gridCol w:w="1188"/>
        <w:gridCol w:w="1563"/>
      </w:tblGrid>
      <w:tr w:rsidR="00436E20" w:rsidRPr="00EB1341" w14:paraId="778D0FC5" w14:textId="77777777" w:rsidTr="00CE4C27">
        <w:trPr>
          <w:trHeight w:val="627"/>
        </w:trPr>
        <w:tc>
          <w:tcPr>
            <w:tcW w:w="1134" w:type="dxa"/>
            <w:tcBorders>
              <w:top w:val="single" w:sz="8" w:space="0" w:color="auto"/>
              <w:bottom w:val="single" w:sz="6" w:space="0" w:color="auto"/>
            </w:tcBorders>
            <w:shd w:val="clear" w:color="auto" w:fill="auto"/>
            <w:vAlign w:val="center"/>
          </w:tcPr>
          <w:p w14:paraId="30D646C7" w14:textId="77777777" w:rsidR="00436E20" w:rsidRPr="00EB1341" w:rsidRDefault="00436E20" w:rsidP="00CE4C27">
            <w:pPr>
              <w:spacing w:line="360" w:lineRule="auto"/>
              <w:jc w:val="center"/>
              <w:rPr>
                <w:rFonts w:ascii="Times New Roman" w:eastAsia="Times New Roman" w:hAnsi="Times New Roman"/>
                <w:szCs w:val="21"/>
              </w:rPr>
            </w:pPr>
            <w:r w:rsidRPr="00EB1341">
              <w:rPr>
                <w:rFonts w:ascii="Times New Roman" w:eastAsia="Times New Roman" w:hAnsi="Times New Roman"/>
                <w:szCs w:val="21"/>
              </w:rPr>
              <w:t>Gene symbol</w:t>
            </w:r>
          </w:p>
        </w:tc>
        <w:tc>
          <w:tcPr>
            <w:tcW w:w="2552" w:type="dxa"/>
            <w:tcBorders>
              <w:top w:val="single" w:sz="8" w:space="0" w:color="auto"/>
              <w:bottom w:val="single" w:sz="6" w:space="0" w:color="auto"/>
            </w:tcBorders>
            <w:shd w:val="clear" w:color="auto" w:fill="auto"/>
            <w:vAlign w:val="center"/>
          </w:tcPr>
          <w:p w14:paraId="27661EB4" w14:textId="77777777" w:rsidR="00436E20" w:rsidRPr="00EB1341" w:rsidRDefault="00436E20" w:rsidP="00CE4C27">
            <w:pPr>
              <w:spacing w:line="360" w:lineRule="auto"/>
              <w:jc w:val="center"/>
              <w:rPr>
                <w:rFonts w:ascii="Times New Roman" w:hAnsi="Times New Roman"/>
                <w:szCs w:val="21"/>
              </w:rPr>
            </w:pPr>
            <w:r w:rsidRPr="00EB1341">
              <w:rPr>
                <w:rFonts w:ascii="Times New Roman" w:eastAsia="Times New Roman" w:hAnsi="Times New Roman"/>
                <w:szCs w:val="21"/>
              </w:rPr>
              <w:t>Variant position</w:t>
            </w:r>
          </w:p>
        </w:tc>
        <w:tc>
          <w:tcPr>
            <w:tcW w:w="1193" w:type="dxa"/>
            <w:tcBorders>
              <w:top w:val="single" w:sz="8" w:space="0" w:color="auto"/>
              <w:bottom w:val="single" w:sz="6" w:space="0" w:color="auto"/>
            </w:tcBorders>
            <w:shd w:val="clear" w:color="auto" w:fill="auto"/>
            <w:vAlign w:val="center"/>
          </w:tcPr>
          <w:p w14:paraId="13B4B423" w14:textId="77777777" w:rsidR="00436E20" w:rsidRPr="00EB1341" w:rsidRDefault="00436E20" w:rsidP="00CE4C27">
            <w:pPr>
              <w:spacing w:line="360" w:lineRule="auto"/>
              <w:jc w:val="center"/>
              <w:rPr>
                <w:rFonts w:ascii="Times New Roman" w:hAnsi="Times New Roman"/>
                <w:szCs w:val="21"/>
              </w:rPr>
            </w:pPr>
            <w:r w:rsidRPr="00EB1341">
              <w:rPr>
                <w:rFonts w:ascii="Times New Roman" w:eastAsia="Times New Roman" w:hAnsi="Times New Roman"/>
                <w:szCs w:val="21"/>
              </w:rPr>
              <w:t>Catalog of variant position</w:t>
            </w:r>
          </w:p>
        </w:tc>
        <w:tc>
          <w:tcPr>
            <w:tcW w:w="1545" w:type="dxa"/>
            <w:tcBorders>
              <w:top w:val="single" w:sz="8" w:space="0" w:color="auto"/>
              <w:bottom w:val="single" w:sz="6" w:space="0" w:color="auto"/>
            </w:tcBorders>
            <w:shd w:val="clear" w:color="auto" w:fill="auto"/>
            <w:vAlign w:val="center"/>
          </w:tcPr>
          <w:p w14:paraId="166F66E7" w14:textId="77777777" w:rsidR="00436E20" w:rsidRPr="00EB1341" w:rsidRDefault="00436E20" w:rsidP="00CE4C27">
            <w:pPr>
              <w:spacing w:line="360" w:lineRule="auto"/>
              <w:jc w:val="center"/>
              <w:rPr>
                <w:rFonts w:ascii="Times New Roman" w:eastAsia="Times New Roman" w:hAnsi="Times New Roman"/>
                <w:szCs w:val="21"/>
              </w:rPr>
            </w:pPr>
            <w:r w:rsidRPr="00EB1341">
              <w:rPr>
                <w:rFonts w:ascii="Times New Roman" w:eastAsia="Times New Roman" w:hAnsi="Times New Roman"/>
                <w:szCs w:val="21"/>
              </w:rPr>
              <w:t>ΔAF</w:t>
            </w:r>
          </w:p>
        </w:tc>
        <w:tc>
          <w:tcPr>
            <w:tcW w:w="1188" w:type="dxa"/>
            <w:tcBorders>
              <w:top w:val="single" w:sz="8" w:space="0" w:color="auto"/>
              <w:bottom w:val="single" w:sz="6" w:space="0" w:color="auto"/>
            </w:tcBorders>
            <w:shd w:val="clear" w:color="auto" w:fill="auto"/>
            <w:vAlign w:val="center"/>
          </w:tcPr>
          <w:p w14:paraId="4ACB6AA2" w14:textId="77777777" w:rsidR="00436E20" w:rsidRPr="00EB1341" w:rsidRDefault="00436E20" w:rsidP="00CE4C27">
            <w:pPr>
              <w:spacing w:line="360" w:lineRule="auto"/>
              <w:jc w:val="center"/>
              <w:rPr>
                <w:rFonts w:ascii="Times New Roman" w:hAnsi="Times New Roman"/>
                <w:szCs w:val="21"/>
              </w:rPr>
            </w:pPr>
            <w:r w:rsidRPr="00EB1341">
              <w:rPr>
                <w:rFonts w:ascii="Times New Roman" w:eastAsia="Times New Roman" w:hAnsi="Times New Roman"/>
                <w:szCs w:val="21"/>
              </w:rPr>
              <w:t>AF in wild</w:t>
            </w:r>
          </w:p>
        </w:tc>
        <w:tc>
          <w:tcPr>
            <w:tcW w:w="1563" w:type="dxa"/>
            <w:tcBorders>
              <w:top w:val="single" w:sz="8" w:space="0" w:color="auto"/>
              <w:bottom w:val="single" w:sz="6" w:space="0" w:color="auto"/>
            </w:tcBorders>
            <w:shd w:val="clear" w:color="auto" w:fill="auto"/>
            <w:vAlign w:val="center"/>
          </w:tcPr>
          <w:p w14:paraId="78C6A3F6" w14:textId="77777777" w:rsidR="00436E20" w:rsidRPr="00EB1341" w:rsidRDefault="00436E20" w:rsidP="00CE4C27">
            <w:pPr>
              <w:spacing w:line="360" w:lineRule="auto"/>
              <w:jc w:val="center"/>
              <w:rPr>
                <w:rFonts w:ascii="Times New Roman" w:hAnsi="Times New Roman"/>
                <w:szCs w:val="21"/>
              </w:rPr>
            </w:pPr>
            <w:r w:rsidRPr="00EB1341">
              <w:rPr>
                <w:rFonts w:ascii="Times New Roman" w:eastAsia="Times New Roman" w:hAnsi="Times New Roman"/>
                <w:szCs w:val="21"/>
              </w:rPr>
              <w:t>AF in domestic</w:t>
            </w:r>
          </w:p>
        </w:tc>
      </w:tr>
      <w:tr w:rsidR="00436E20" w:rsidRPr="00EB1341" w14:paraId="6658DAEF" w14:textId="77777777" w:rsidTr="00CE4C27">
        <w:trPr>
          <w:trHeight w:val="716"/>
        </w:trPr>
        <w:tc>
          <w:tcPr>
            <w:tcW w:w="1134" w:type="dxa"/>
            <w:tcBorders>
              <w:top w:val="single" w:sz="6" w:space="0" w:color="auto"/>
              <w:bottom w:val="nil"/>
            </w:tcBorders>
            <w:shd w:val="clear" w:color="auto" w:fill="auto"/>
            <w:vAlign w:val="center"/>
          </w:tcPr>
          <w:p w14:paraId="79A2FF0F" w14:textId="77777777" w:rsidR="00436E20" w:rsidRPr="00EB1341" w:rsidRDefault="00436E20" w:rsidP="00CE4C27">
            <w:pPr>
              <w:spacing w:line="360" w:lineRule="auto"/>
              <w:jc w:val="center"/>
              <w:rPr>
                <w:rFonts w:ascii="Times New Roman" w:eastAsia="Times New Roman" w:hAnsi="Times New Roman"/>
                <w:i/>
                <w:color w:val="000000"/>
                <w:szCs w:val="21"/>
              </w:rPr>
            </w:pPr>
            <w:r w:rsidRPr="00EB1341">
              <w:rPr>
                <w:rFonts w:ascii="Times New Roman" w:eastAsia="Times New Roman" w:hAnsi="Times New Roman"/>
                <w:i/>
                <w:color w:val="000000"/>
                <w:szCs w:val="21"/>
              </w:rPr>
              <w:t>EFNA5</w:t>
            </w:r>
          </w:p>
        </w:tc>
        <w:tc>
          <w:tcPr>
            <w:tcW w:w="2552" w:type="dxa"/>
            <w:tcBorders>
              <w:top w:val="single" w:sz="6" w:space="0" w:color="auto"/>
              <w:bottom w:val="nil"/>
            </w:tcBorders>
            <w:shd w:val="clear" w:color="auto" w:fill="auto"/>
            <w:vAlign w:val="center"/>
          </w:tcPr>
          <w:p w14:paraId="7D1FE472" w14:textId="77777777" w:rsidR="00436E20" w:rsidRPr="00EB1341" w:rsidRDefault="00436E20" w:rsidP="00CE4C27">
            <w:pPr>
              <w:spacing w:line="360" w:lineRule="auto"/>
              <w:jc w:val="center"/>
              <w:rPr>
                <w:rFonts w:ascii="Times New Roman" w:eastAsia="Times New Roman" w:hAnsi="Times New Roman"/>
                <w:color w:val="000000"/>
                <w:szCs w:val="21"/>
              </w:rPr>
            </w:pPr>
            <w:r w:rsidRPr="00EB1341">
              <w:rPr>
                <w:rFonts w:ascii="Times New Roman" w:eastAsia="Times New Roman" w:hAnsi="Times New Roman"/>
                <w:color w:val="000000"/>
                <w:szCs w:val="21"/>
              </w:rPr>
              <w:t>KB744645.1: 114292,114293,114301</w:t>
            </w:r>
          </w:p>
        </w:tc>
        <w:tc>
          <w:tcPr>
            <w:tcW w:w="1193" w:type="dxa"/>
            <w:tcBorders>
              <w:top w:val="single" w:sz="6" w:space="0" w:color="auto"/>
              <w:bottom w:val="nil"/>
            </w:tcBorders>
            <w:shd w:val="clear" w:color="auto" w:fill="auto"/>
            <w:vAlign w:val="center"/>
          </w:tcPr>
          <w:p w14:paraId="4B8BEF4F" w14:textId="77777777" w:rsidR="00436E20" w:rsidRPr="00EB1341" w:rsidRDefault="00436E20" w:rsidP="00CE4C27">
            <w:pPr>
              <w:spacing w:line="360" w:lineRule="auto"/>
              <w:jc w:val="center"/>
              <w:rPr>
                <w:rFonts w:ascii="Times New Roman" w:eastAsia="Times New Roman" w:hAnsi="Times New Roman"/>
                <w:color w:val="000000"/>
                <w:szCs w:val="21"/>
              </w:rPr>
            </w:pPr>
            <w:r w:rsidRPr="00EB1341">
              <w:rPr>
                <w:rFonts w:ascii="Times New Roman" w:eastAsia="Times New Roman" w:hAnsi="Times New Roman"/>
                <w:color w:val="000000"/>
                <w:szCs w:val="21"/>
              </w:rPr>
              <w:t>10 kb*</w:t>
            </w:r>
          </w:p>
        </w:tc>
        <w:tc>
          <w:tcPr>
            <w:tcW w:w="1545" w:type="dxa"/>
            <w:tcBorders>
              <w:top w:val="single" w:sz="6" w:space="0" w:color="auto"/>
              <w:bottom w:val="nil"/>
            </w:tcBorders>
            <w:shd w:val="clear" w:color="auto" w:fill="auto"/>
            <w:vAlign w:val="center"/>
          </w:tcPr>
          <w:p w14:paraId="52689A51" w14:textId="77777777" w:rsidR="00436E20" w:rsidRPr="00EB1341" w:rsidRDefault="00436E20" w:rsidP="00CE4C27">
            <w:pPr>
              <w:spacing w:line="360" w:lineRule="auto"/>
              <w:jc w:val="center"/>
              <w:rPr>
                <w:rFonts w:ascii="Times New Roman" w:eastAsia="Times New Roman" w:hAnsi="Times New Roman"/>
                <w:color w:val="000000"/>
                <w:szCs w:val="21"/>
              </w:rPr>
            </w:pPr>
            <w:r w:rsidRPr="00EB1341">
              <w:rPr>
                <w:rFonts w:ascii="Times New Roman" w:eastAsia="Times New Roman" w:hAnsi="Times New Roman"/>
                <w:color w:val="000000"/>
                <w:szCs w:val="21"/>
              </w:rPr>
              <w:t>0.949,0.916,0.740</w:t>
            </w:r>
          </w:p>
        </w:tc>
        <w:tc>
          <w:tcPr>
            <w:tcW w:w="1188" w:type="dxa"/>
            <w:tcBorders>
              <w:top w:val="single" w:sz="6" w:space="0" w:color="auto"/>
              <w:bottom w:val="nil"/>
            </w:tcBorders>
            <w:shd w:val="clear" w:color="auto" w:fill="auto"/>
            <w:vAlign w:val="center"/>
          </w:tcPr>
          <w:p w14:paraId="11F4EF7E" w14:textId="77777777" w:rsidR="00436E20" w:rsidRPr="00EB1341" w:rsidRDefault="00436E20" w:rsidP="00CE4C27">
            <w:pPr>
              <w:spacing w:line="360" w:lineRule="auto"/>
              <w:jc w:val="center"/>
              <w:rPr>
                <w:rFonts w:ascii="Times New Roman" w:hAnsi="Times New Roman"/>
                <w:color w:val="000000"/>
                <w:szCs w:val="21"/>
              </w:rPr>
            </w:pPr>
            <w:r w:rsidRPr="00EB1341">
              <w:rPr>
                <w:rFonts w:ascii="Times New Roman" w:eastAsia="Times New Roman" w:hAnsi="Times New Roman"/>
                <w:color w:val="000000"/>
                <w:szCs w:val="21"/>
              </w:rPr>
              <w:t>0,0.916,0</w:t>
            </w:r>
          </w:p>
        </w:tc>
        <w:tc>
          <w:tcPr>
            <w:tcW w:w="1563" w:type="dxa"/>
            <w:tcBorders>
              <w:top w:val="single" w:sz="6" w:space="0" w:color="auto"/>
              <w:bottom w:val="nil"/>
            </w:tcBorders>
            <w:shd w:val="clear" w:color="auto" w:fill="auto"/>
            <w:vAlign w:val="center"/>
          </w:tcPr>
          <w:p w14:paraId="7C9474FC" w14:textId="77777777" w:rsidR="00436E20" w:rsidRPr="00EB1341" w:rsidRDefault="00436E20" w:rsidP="00CE4C27">
            <w:pPr>
              <w:spacing w:line="360" w:lineRule="auto"/>
              <w:jc w:val="center"/>
              <w:rPr>
                <w:rFonts w:ascii="Times New Roman" w:eastAsia="Times New Roman" w:hAnsi="Times New Roman"/>
                <w:color w:val="000000"/>
                <w:szCs w:val="21"/>
              </w:rPr>
            </w:pPr>
            <w:r w:rsidRPr="00EB1341">
              <w:rPr>
                <w:rFonts w:ascii="Times New Roman" w:eastAsia="Times New Roman" w:hAnsi="Times New Roman"/>
                <w:color w:val="000000"/>
                <w:szCs w:val="21"/>
              </w:rPr>
              <w:t>0.949,0,0.741</w:t>
            </w:r>
          </w:p>
        </w:tc>
      </w:tr>
      <w:tr w:rsidR="00436E20" w:rsidRPr="00EB1341" w14:paraId="38889D0B" w14:textId="77777777" w:rsidTr="00CE4C27">
        <w:trPr>
          <w:trHeight w:val="731"/>
        </w:trPr>
        <w:tc>
          <w:tcPr>
            <w:tcW w:w="1134" w:type="dxa"/>
            <w:tcBorders>
              <w:top w:val="nil"/>
              <w:bottom w:val="nil"/>
            </w:tcBorders>
            <w:shd w:val="clear" w:color="auto" w:fill="auto"/>
            <w:vAlign w:val="center"/>
          </w:tcPr>
          <w:p w14:paraId="79D3F889" w14:textId="77777777" w:rsidR="00436E20" w:rsidRPr="00EB1341" w:rsidRDefault="00436E20" w:rsidP="00CE4C27">
            <w:pPr>
              <w:spacing w:line="360" w:lineRule="auto"/>
              <w:jc w:val="center"/>
              <w:rPr>
                <w:rFonts w:ascii="Times New Roman" w:eastAsia="Times New Roman" w:hAnsi="Times New Roman"/>
                <w:i/>
                <w:color w:val="000000"/>
                <w:szCs w:val="21"/>
              </w:rPr>
            </w:pPr>
            <w:r w:rsidRPr="00EB1341">
              <w:rPr>
                <w:rFonts w:ascii="Times New Roman" w:eastAsia="Times New Roman" w:hAnsi="Times New Roman"/>
                <w:i/>
                <w:color w:val="000000"/>
                <w:szCs w:val="21"/>
              </w:rPr>
              <w:t>EFNA5</w:t>
            </w:r>
          </w:p>
        </w:tc>
        <w:tc>
          <w:tcPr>
            <w:tcW w:w="2552" w:type="dxa"/>
            <w:tcBorders>
              <w:top w:val="nil"/>
              <w:bottom w:val="nil"/>
            </w:tcBorders>
            <w:shd w:val="clear" w:color="auto" w:fill="auto"/>
            <w:vAlign w:val="center"/>
          </w:tcPr>
          <w:p w14:paraId="53F28752" w14:textId="77777777" w:rsidR="00436E20" w:rsidRPr="00EB1341" w:rsidRDefault="00436E20" w:rsidP="00CE4C27">
            <w:pPr>
              <w:spacing w:line="360" w:lineRule="auto"/>
              <w:jc w:val="center"/>
              <w:rPr>
                <w:rFonts w:ascii="Times New Roman" w:eastAsia="Times New Roman" w:hAnsi="Times New Roman"/>
                <w:color w:val="000000"/>
                <w:szCs w:val="21"/>
              </w:rPr>
            </w:pPr>
            <w:r w:rsidRPr="00EB1341">
              <w:rPr>
                <w:rFonts w:ascii="Times New Roman" w:eastAsia="Times New Roman" w:hAnsi="Times New Roman"/>
                <w:color w:val="000000"/>
                <w:szCs w:val="21"/>
              </w:rPr>
              <w:t>KB744645.1:58363</w:t>
            </w:r>
          </w:p>
        </w:tc>
        <w:tc>
          <w:tcPr>
            <w:tcW w:w="1193" w:type="dxa"/>
            <w:tcBorders>
              <w:top w:val="nil"/>
              <w:bottom w:val="nil"/>
            </w:tcBorders>
            <w:shd w:val="clear" w:color="auto" w:fill="auto"/>
            <w:vAlign w:val="center"/>
          </w:tcPr>
          <w:p w14:paraId="1A3E2FD4" w14:textId="77777777" w:rsidR="00436E20" w:rsidRPr="00EB1341" w:rsidRDefault="00436E20" w:rsidP="00CE4C27">
            <w:pPr>
              <w:spacing w:line="360" w:lineRule="auto"/>
              <w:jc w:val="center"/>
              <w:rPr>
                <w:rFonts w:ascii="Times New Roman" w:hAnsi="Times New Roman"/>
                <w:color w:val="000000"/>
                <w:szCs w:val="21"/>
              </w:rPr>
            </w:pPr>
            <w:r w:rsidRPr="00EB1341">
              <w:rPr>
                <w:rFonts w:hint="eastAsia"/>
                <w:color w:val="000000"/>
                <w:szCs w:val="21"/>
              </w:rPr>
              <w:t>1</w:t>
            </w:r>
            <w:r w:rsidRPr="00EB1341">
              <w:rPr>
                <w:rFonts w:ascii="Times New Roman" w:eastAsia="Times New Roman" w:hAnsi="Times New Roman"/>
                <w:color w:val="000000"/>
                <w:szCs w:val="21"/>
                <w:vertAlign w:val="superscript"/>
              </w:rPr>
              <w:t>th</w:t>
            </w:r>
            <w:r w:rsidRPr="00EB1341">
              <w:rPr>
                <w:rFonts w:ascii="Times New Roman" w:eastAsia="Times New Roman" w:hAnsi="Times New Roman"/>
                <w:color w:val="000000"/>
                <w:szCs w:val="21"/>
              </w:rPr>
              <w:t xml:space="preserve"> intron</w:t>
            </w:r>
          </w:p>
        </w:tc>
        <w:tc>
          <w:tcPr>
            <w:tcW w:w="1545" w:type="dxa"/>
            <w:tcBorders>
              <w:top w:val="nil"/>
              <w:bottom w:val="nil"/>
            </w:tcBorders>
            <w:shd w:val="clear" w:color="auto" w:fill="auto"/>
            <w:vAlign w:val="center"/>
          </w:tcPr>
          <w:p w14:paraId="5EBDA617" w14:textId="77777777" w:rsidR="00436E20" w:rsidRPr="00EB1341" w:rsidRDefault="00436E20" w:rsidP="00CE4C27">
            <w:pPr>
              <w:spacing w:line="360" w:lineRule="auto"/>
              <w:jc w:val="center"/>
              <w:rPr>
                <w:rFonts w:ascii="Times New Roman" w:eastAsia="Times New Roman" w:hAnsi="Times New Roman"/>
                <w:color w:val="000000"/>
                <w:szCs w:val="21"/>
              </w:rPr>
            </w:pPr>
            <w:r w:rsidRPr="00EB1341">
              <w:rPr>
                <w:rFonts w:ascii="Times New Roman" w:eastAsia="Times New Roman" w:hAnsi="Times New Roman"/>
                <w:color w:val="000000"/>
                <w:szCs w:val="21"/>
              </w:rPr>
              <w:t>0.809</w:t>
            </w:r>
          </w:p>
        </w:tc>
        <w:tc>
          <w:tcPr>
            <w:tcW w:w="1188" w:type="dxa"/>
            <w:tcBorders>
              <w:top w:val="nil"/>
              <w:bottom w:val="nil"/>
            </w:tcBorders>
            <w:shd w:val="clear" w:color="auto" w:fill="auto"/>
            <w:vAlign w:val="center"/>
          </w:tcPr>
          <w:p w14:paraId="2C99A489" w14:textId="77777777" w:rsidR="00436E20" w:rsidRPr="00EB1341" w:rsidRDefault="00436E20" w:rsidP="00CE4C27">
            <w:pPr>
              <w:spacing w:line="360" w:lineRule="auto"/>
              <w:jc w:val="center"/>
              <w:rPr>
                <w:rFonts w:ascii="Times New Roman" w:eastAsia="Times New Roman" w:hAnsi="Times New Roman"/>
                <w:color w:val="000000"/>
                <w:szCs w:val="21"/>
              </w:rPr>
            </w:pPr>
            <w:r w:rsidRPr="00EB1341">
              <w:rPr>
                <w:rFonts w:ascii="Times New Roman" w:eastAsia="Times New Roman" w:hAnsi="Times New Roman"/>
                <w:color w:val="000000"/>
                <w:szCs w:val="21"/>
              </w:rPr>
              <w:t>0.835</w:t>
            </w:r>
          </w:p>
        </w:tc>
        <w:tc>
          <w:tcPr>
            <w:tcW w:w="1563" w:type="dxa"/>
            <w:tcBorders>
              <w:top w:val="nil"/>
              <w:bottom w:val="nil"/>
            </w:tcBorders>
            <w:shd w:val="clear" w:color="auto" w:fill="auto"/>
            <w:vAlign w:val="center"/>
          </w:tcPr>
          <w:p w14:paraId="1D49EFFE" w14:textId="77777777" w:rsidR="00436E20" w:rsidRPr="00EB1341" w:rsidRDefault="00436E20" w:rsidP="00CE4C27">
            <w:pPr>
              <w:spacing w:line="360" w:lineRule="auto"/>
              <w:jc w:val="center"/>
              <w:rPr>
                <w:rFonts w:ascii="Times New Roman" w:eastAsia="Times New Roman" w:hAnsi="Times New Roman"/>
                <w:color w:val="000000"/>
                <w:szCs w:val="21"/>
              </w:rPr>
            </w:pPr>
            <w:r w:rsidRPr="00EB1341">
              <w:rPr>
                <w:rFonts w:ascii="Times New Roman" w:eastAsia="Times New Roman" w:hAnsi="Times New Roman"/>
                <w:color w:val="000000"/>
                <w:szCs w:val="21"/>
              </w:rPr>
              <w:t>0.026</w:t>
            </w:r>
          </w:p>
        </w:tc>
      </w:tr>
      <w:tr w:rsidR="00436E20" w:rsidRPr="00EB1341" w14:paraId="5D021A28" w14:textId="77777777" w:rsidTr="00CE4C27">
        <w:trPr>
          <w:trHeight w:val="731"/>
        </w:trPr>
        <w:tc>
          <w:tcPr>
            <w:tcW w:w="1134" w:type="dxa"/>
            <w:tcBorders>
              <w:top w:val="nil"/>
              <w:bottom w:val="nil"/>
            </w:tcBorders>
            <w:shd w:val="clear" w:color="auto" w:fill="auto"/>
            <w:vAlign w:val="center"/>
          </w:tcPr>
          <w:p w14:paraId="6BFD8A8E" w14:textId="77777777" w:rsidR="00436E20" w:rsidRPr="00EB1341" w:rsidRDefault="00436E20" w:rsidP="00CE4C27">
            <w:pPr>
              <w:spacing w:line="360" w:lineRule="auto"/>
              <w:jc w:val="center"/>
              <w:rPr>
                <w:rFonts w:ascii="Times New Roman" w:eastAsia="Times New Roman" w:hAnsi="Times New Roman"/>
                <w:i/>
                <w:szCs w:val="21"/>
              </w:rPr>
            </w:pPr>
            <w:r w:rsidRPr="00EB1341">
              <w:rPr>
                <w:rFonts w:ascii="Times New Roman" w:eastAsia="Times New Roman" w:hAnsi="Times New Roman"/>
                <w:i/>
                <w:szCs w:val="21"/>
              </w:rPr>
              <w:t>ISL1</w:t>
            </w:r>
          </w:p>
        </w:tc>
        <w:tc>
          <w:tcPr>
            <w:tcW w:w="2552" w:type="dxa"/>
            <w:tcBorders>
              <w:top w:val="nil"/>
              <w:bottom w:val="nil"/>
            </w:tcBorders>
            <w:shd w:val="clear" w:color="auto" w:fill="auto"/>
            <w:vAlign w:val="center"/>
          </w:tcPr>
          <w:p w14:paraId="78B96870" w14:textId="77777777" w:rsidR="00436E20" w:rsidRPr="00EB1341" w:rsidRDefault="00436E20" w:rsidP="00CE4C27">
            <w:pPr>
              <w:spacing w:line="360" w:lineRule="auto"/>
              <w:jc w:val="center"/>
              <w:rPr>
                <w:rFonts w:ascii="Times New Roman" w:hAnsi="Times New Roman"/>
                <w:szCs w:val="21"/>
              </w:rPr>
            </w:pPr>
            <w:r w:rsidRPr="00EB1341">
              <w:rPr>
                <w:rFonts w:ascii="Times New Roman" w:eastAsia="Times New Roman" w:hAnsi="Times New Roman"/>
                <w:szCs w:val="21"/>
              </w:rPr>
              <w:t>KB743873.1:25803 (indel)</w:t>
            </w:r>
          </w:p>
        </w:tc>
        <w:tc>
          <w:tcPr>
            <w:tcW w:w="1193" w:type="dxa"/>
            <w:tcBorders>
              <w:top w:val="nil"/>
              <w:bottom w:val="nil"/>
            </w:tcBorders>
            <w:shd w:val="clear" w:color="auto" w:fill="auto"/>
            <w:vAlign w:val="center"/>
          </w:tcPr>
          <w:p w14:paraId="7BE87E74" w14:textId="77777777" w:rsidR="00436E20" w:rsidRPr="00EB1341" w:rsidRDefault="00436E20" w:rsidP="00CE4C27">
            <w:pPr>
              <w:spacing w:line="360" w:lineRule="auto"/>
              <w:jc w:val="center"/>
              <w:rPr>
                <w:rFonts w:ascii="Times New Roman" w:hAnsi="Times New Roman"/>
                <w:szCs w:val="21"/>
              </w:rPr>
            </w:pPr>
            <w:r w:rsidRPr="00EB1341">
              <w:rPr>
                <w:rFonts w:ascii="Times New Roman" w:eastAsia="Times New Roman" w:hAnsi="Times New Roman"/>
                <w:szCs w:val="21"/>
              </w:rPr>
              <w:t>3’ UTR</w:t>
            </w:r>
          </w:p>
        </w:tc>
        <w:tc>
          <w:tcPr>
            <w:tcW w:w="1545" w:type="dxa"/>
            <w:tcBorders>
              <w:top w:val="nil"/>
              <w:bottom w:val="nil"/>
            </w:tcBorders>
            <w:shd w:val="clear" w:color="auto" w:fill="auto"/>
            <w:vAlign w:val="center"/>
          </w:tcPr>
          <w:p w14:paraId="21482C64" w14:textId="77777777" w:rsidR="00436E20" w:rsidRPr="00EB1341" w:rsidRDefault="00436E20" w:rsidP="00CE4C27">
            <w:pPr>
              <w:spacing w:line="360" w:lineRule="auto"/>
              <w:jc w:val="center"/>
              <w:rPr>
                <w:rFonts w:ascii="Times New Roman" w:eastAsia="Times New Roman" w:hAnsi="Times New Roman"/>
                <w:szCs w:val="21"/>
              </w:rPr>
            </w:pPr>
            <w:r w:rsidRPr="00EB1341">
              <w:rPr>
                <w:rFonts w:ascii="Times New Roman" w:eastAsia="Times New Roman" w:hAnsi="Times New Roman"/>
                <w:szCs w:val="21"/>
              </w:rPr>
              <w:t>0.875</w:t>
            </w:r>
          </w:p>
        </w:tc>
        <w:tc>
          <w:tcPr>
            <w:tcW w:w="1188" w:type="dxa"/>
            <w:tcBorders>
              <w:top w:val="nil"/>
              <w:bottom w:val="nil"/>
            </w:tcBorders>
            <w:shd w:val="clear" w:color="auto" w:fill="auto"/>
            <w:vAlign w:val="center"/>
          </w:tcPr>
          <w:p w14:paraId="68DBC2BB" w14:textId="77777777" w:rsidR="00436E20" w:rsidRPr="00EB1341" w:rsidRDefault="00436E20" w:rsidP="00CE4C27">
            <w:pPr>
              <w:spacing w:line="360" w:lineRule="auto"/>
              <w:jc w:val="center"/>
              <w:rPr>
                <w:rFonts w:ascii="Times New Roman" w:eastAsia="Times New Roman" w:hAnsi="Times New Roman"/>
                <w:szCs w:val="21"/>
              </w:rPr>
            </w:pPr>
            <w:r w:rsidRPr="00EB1341">
              <w:rPr>
                <w:rFonts w:ascii="Times New Roman" w:eastAsia="Times New Roman" w:hAnsi="Times New Roman"/>
                <w:szCs w:val="21"/>
              </w:rPr>
              <w:t>0.875</w:t>
            </w:r>
          </w:p>
        </w:tc>
        <w:tc>
          <w:tcPr>
            <w:tcW w:w="1563" w:type="dxa"/>
            <w:tcBorders>
              <w:top w:val="nil"/>
              <w:bottom w:val="nil"/>
            </w:tcBorders>
            <w:shd w:val="clear" w:color="auto" w:fill="auto"/>
            <w:vAlign w:val="center"/>
          </w:tcPr>
          <w:p w14:paraId="51CA67EF" w14:textId="77777777" w:rsidR="00436E20" w:rsidRPr="00EB1341" w:rsidRDefault="00436E20" w:rsidP="00CE4C27">
            <w:pPr>
              <w:spacing w:line="360" w:lineRule="auto"/>
              <w:jc w:val="center"/>
              <w:rPr>
                <w:rFonts w:ascii="Times New Roman" w:hAnsi="Times New Roman"/>
                <w:szCs w:val="21"/>
              </w:rPr>
            </w:pPr>
            <w:r w:rsidRPr="00EB1341">
              <w:rPr>
                <w:rFonts w:ascii="Times New Roman" w:eastAsia="Times New Roman" w:hAnsi="Times New Roman"/>
                <w:szCs w:val="21"/>
              </w:rPr>
              <w:t>0</w:t>
            </w:r>
          </w:p>
        </w:tc>
      </w:tr>
      <w:tr w:rsidR="00436E20" w:rsidRPr="00EB1341" w14:paraId="5F0E83FD" w14:textId="77777777" w:rsidTr="00CE4C27">
        <w:trPr>
          <w:trHeight w:val="624"/>
        </w:trPr>
        <w:tc>
          <w:tcPr>
            <w:tcW w:w="1134" w:type="dxa"/>
            <w:tcBorders>
              <w:top w:val="nil"/>
              <w:bottom w:val="nil"/>
            </w:tcBorders>
            <w:shd w:val="clear" w:color="auto" w:fill="auto"/>
            <w:vAlign w:val="center"/>
          </w:tcPr>
          <w:p w14:paraId="34B264AC" w14:textId="77777777" w:rsidR="00436E20" w:rsidRPr="00EB1341" w:rsidRDefault="00436E20" w:rsidP="00CE4C27">
            <w:pPr>
              <w:spacing w:line="360" w:lineRule="auto"/>
              <w:jc w:val="center"/>
              <w:rPr>
                <w:rFonts w:ascii="Times New Roman" w:eastAsia="Times New Roman" w:hAnsi="Times New Roman"/>
                <w:i/>
                <w:szCs w:val="21"/>
              </w:rPr>
            </w:pPr>
            <w:r w:rsidRPr="00EB1341">
              <w:rPr>
                <w:rFonts w:ascii="Times New Roman" w:eastAsia="Times New Roman" w:hAnsi="Times New Roman"/>
                <w:i/>
                <w:szCs w:val="21"/>
              </w:rPr>
              <w:t>MRPS27</w:t>
            </w:r>
          </w:p>
        </w:tc>
        <w:tc>
          <w:tcPr>
            <w:tcW w:w="2552" w:type="dxa"/>
            <w:tcBorders>
              <w:top w:val="nil"/>
              <w:bottom w:val="nil"/>
            </w:tcBorders>
            <w:shd w:val="clear" w:color="auto" w:fill="auto"/>
            <w:vAlign w:val="center"/>
          </w:tcPr>
          <w:p w14:paraId="3ACCE2CA" w14:textId="77777777" w:rsidR="00436E20" w:rsidRPr="00EB1341" w:rsidRDefault="00436E20" w:rsidP="00CE4C27">
            <w:pPr>
              <w:spacing w:line="360" w:lineRule="auto"/>
              <w:jc w:val="center"/>
              <w:rPr>
                <w:rFonts w:ascii="Times New Roman" w:eastAsia="Times New Roman" w:hAnsi="Times New Roman"/>
                <w:szCs w:val="21"/>
              </w:rPr>
            </w:pPr>
            <w:r w:rsidRPr="00EB1341">
              <w:rPr>
                <w:rFonts w:ascii="Times New Roman" w:eastAsia="Times New Roman" w:hAnsi="Times New Roman"/>
                <w:szCs w:val="21"/>
              </w:rPr>
              <w:t>KB742554.1:</w:t>
            </w:r>
          </w:p>
          <w:p w14:paraId="61254416" w14:textId="77777777" w:rsidR="00436E20" w:rsidRPr="00EB1341" w:rsidRDefault="00436E20" w:rsidP="00CE4C27">
            <w:pPr>
              <w:spacing w:line="360" w:lineRule="auto"/>
              <w:jc w:val="center"/>
              <w:rPr>
                <w:rFonts w:ascii="Times New Roman" w:eastAsia="Times New Roman" w:hAnsi="Times New Roman"/>
                <w:szCs w:val="21"/>
              </w:rPr>
            </w:pPr>
            <w:r w:rsidRPr="00EB1341">
              <w:rPr>
                <w:rFonts w:ascii="Times New Roman" w:eastAsia="Times New Roman" w:hAnsi="Times New Roman"/>
                <w:szCs w:val="21"/>
              </w:rPr>
              <w:t>2151394,2151434,2151445</w:t>
            </w:r>
          </w:p>
        </w:tc>
        <w:tc>
          <w:tcPr>
            <w:tcW w:w="1193" w:type="dxa"/>
            <w:tcBorders>
              <w:top w:val="nil"/>
              <w:bottom w:val="nil"/>
            </w:tcBorders>
            <w:shd w:val="clear" w:color="auto" w:fill="auto"/>
            <w:vAlign w:val="center"/>
          </w:tcPr>
          <w:p w14:paraId="6DB1DEA0" w14:textId="77777777" w:rsidR="00436E20" w:rsidRPr="00EB1341" w:rsidRDefault="00436E20" w:rsidP="00CE4C27">
            <w:pPr>
              <w:spacing w:line="360" w:lineRule="auto"/>
              <w:jc w:val="center"/>
              <w:rPr>
                <w:rFonts w:ascii="Times New Roman" w:hAnsi="Times New Roman"/>
                <w:szCs w:val="21"/>
              </w:rPr>
            </w:pPr>
            <w:r w:rsidRPr="00EB1341">
              <w:rPr>
                <w:rFonts w:ascii="Times New Roman" w:eastAsia="Times New Roman" w:hAnsi="Times New Roman"/>
                <w:szCs w:val="21"/>
              </w:rPr>
              <w:t>3’ UTR</w:t>
            </w:r>
          </w:p>
        </w:tc>
        <w:tc>
          <w:tcPr>
            <w:tcW w:w="1545" w:type="dxa"/>
            <w:tcBorders>
              <w:top w:val="nil"/>
              <w:bottom w:val="nil"/>
            </w:tcBorders>
            <w:shd w:val="clear" w:color="auto" w:fill="auto"/>
            <w:vAlign w:val="center"/>
          </w:tcPr>
          <w:p w14:paraId="5BB689C6" w14:textId="77777777" w:rsidR="00436E20" w:rsidRPr="00EB1341" w:rsidRDefault="00436E20" w:rsidP="00CE4C27">
            <w:pPr>
              <w:spacing w:line="360" w:lineRule="auto"/>
              <w:jc w:val="center"/>
              <w:rPr>
                <w:rFonts w:ascii="Times New Roman" w:eastAsia="Times New Roman" w:hAnsi="Times New Roman"/>
                <w:szCs w:val="21"/>
              </w:rPr>
            </w:pPr>
            <w:r w:rsidRPr="00EB1341">
              <w:rPr>
                <w:rFonts w:ascii="Times New Roman" w:eastAsia="Times New Roman" w:hAnsi="Times New Roman"/>
                <w:szCs w:val="21"/>
              </w:rPr>
              <w:t>0.960,0.419,0.417</w:t>
            </w:r>
          </w:p>
        </w:tc>
        <w:tc>
          <w:tcPr>
            <w:tcW w:w="1188" w:type="dxa"/>
            <w:tcBorders>
              <w:top w:val="nil"/>
              <w:bottom w:val="nil"/>
            </w:tcBorders>
            <w:shd w:val="clear" w:color="auto" w:fill="auto"/>
            <w:vAlign w:val="center"/>
          </w:tcPr>
          <w:p w14:paraId="04D04F45" w14:textId="77777777" w:rsidR="00436E20" w:rsidRPr="00EB1341" w:rsidRDefault="00436E20" w:rsidP="00CE4C27">
            <w:pPr>
              <w:spacing w:line="360" w:lineRule="auto"/>
              <w:jc w:val="center"/>
              <w:rPr>
                <w:rFonts w:ascii="Times New Roman" w:eastAsia="Times New Roman" w:hAnsi="Times New Roman"/>
                <w:szCs w:val="21"/>
              </w:rPr>
            </w:pPr>
            <w:r w:rsidRPr="00EB1341">
              <w:rPr>
                <w:rFonts w:ascii="Times New Roman" w:eastAsia="Times New Roman" w:hAnsi="Times New Roman"/>
                <w:szCs w:val="21"/>
              </w:rPr>
              <w:t>0,0.419,0.419</w:t>
            </w:r>
          </w:p>
        </w:tc>
        <w:tc>
          <w:tcPr>
            <w:tcW w:w="1563" w:type="dxa"/>
            <w:tcBorders>
              <w:top w:val="nil"/>
              <w:bottom w:val="nil"/>
            </w:tcBorders>
            <w:shd w:val="clear" w:color="auto" w:fill="auto"/>
            <w:vAlign w:val="center"/>
          </w:tcPr>
          <w:p w14:paraId="467DB17B" w14:textId="77777777" w:rsidR="00436E20" w:rsidRPr="00EB1341" w:rsidRDefault="00436E20" w:rsidP="00CE4C27">
            <w:pPr>
              <w:spacing w:line="360" w:lineRule="auto"/>
              <w:jc w:val="center"/>
              <w:rPr>
                <w:rFonts w:ascii="Times New Roman" w:eastAsia="Times New Roman" w:hAnsi="Times New Roman"/>
                <w:szCs w:val="21"/>
              </w:rPr>
            </w:pPr>
            <w:r w:rsidRPr="00EB1341">
              <w:rPr>
                <w:rFonts w:ascii="Times New Roman" w:eastAsia="Times New Roman" w:hAnsi="Times New Roman"/>
                <w:szCs w:val="21"/>
              </w:rPr>
              <w:t>0.960,0.419,0.419</w:t>
            </w:r>
          </w:p>
        </w:tc>
      </w:tr>
      <w:tr w:rsidR="00436E20" w:rsidRPr="00EB1341" w14:paraId="42F2BB64" w14:textId="77777777" w:rsidTr="00CE4C27">
        <w:trPr>
          <w:trHeight w:val="624"/>
        </w:trPr>
        <w:tc>
          <w:tcPr>
            <w:tcW w:w="1134" w:type="dxa"/>
            <w:tcBorders>
              <w:top w:val="nil"/>
              <w:bottom w:val="nil"/>
            </w:tcBorders>
            <w:shd w:val="clear" w:color="auto" w:fill="auto"/>
            <w:vAlign w:val="center"/>
          </w:tcPr>
          <w:p w14:paraId="4AEA659D" w14:textId="77777777" w:rsidR="00436E20" w:rsidRPr="00EB1341" w:rsidRDefault="00436E20" w:rsidP="00CE4C27">
            <w:pPr>
              <w:spacing w:line="360" w:lineRule="auto"/>
              <w:jc w:val="center"/>
              <w:rPr>
                <w:rFonts w:ascii="Times New Roman" w:eastAsia="Times New Roman" w:hAnsi="Times New Roman"/>
                <w:i/>
                <w:szCs w:val="21"/>
              </w:rPr>
            </w:pPr>
            <w:r w:rsidRPr="00EB1341">
              <w:rPr>
                <w:rFonts w:ascii="Times New Roman" w:eastAsia="Times New Roman" w:hAnsi="Times New Roman"/>
                <w:i/>
                <w:szCs w:val="21"/>
              </w:rPr>
              <w:t>GRIK1</w:t>
            </w:r>
          </w:p>
        </w:tc>
        <w:tc>
          <w:tcPr>
            <w:tcW w:w="2552" w:type="dxa"/>
            <w:tcBorders>
              <w:top w:val="nil"/>
              <w:bottom w:val="nil"/>
            </w:tcBorders>
            <w:shd w:val="clear" w:color="auto" w:fill="auto"/>
            <w:vAlign w:val="center"/>
          </w:tcPr>
          <w:p w14:paraId="1D4916AC" w14:textId="77777777" w:rsidR="00436E20" w:rsidRPr="00EB1341" w:rsidRDefault="00436E20" w:rsidP="00CE4C27">
            <w:pPr>
              <w:spacing w:line="360" w:lineRule="auto"/>
              <w:jc w:val="center"/>
              <w:rPr>
                <w:rFonts w:ascii="Times New Roman" w:eastAsia="Times New Roman" w:hAnsi="Times New Roman"/>
                <w:szCs w:val="21"/>
              </w:rPr>
            </w:pPr>
            <w:r w:rsidRPr="00EB1341">
              <w:rPr>
                <w:rFonts w:ascii="Times New Roman" w:eastAsia="Times New Roman" w:hAnsi="Times New Roman"/>
                <w:szCs w:val="21"/>
              </w:rPr>
              <w:t>KB742951.1:543269</w:t>
            </w:r>
          </w:p>
        </w:tc>
        <w:tc>
          <w:tcPr>
            <w:tcW w:w="1193" w:type="dxa"/>
            <w:tcBorders>
              <w:top w:val="nil"/>
              <w:bottom w:val="nil"/>
            </w:tcBorders>
            <w:shd w:val="clear" w:color="auto" w:fill="auto"/>
            <w:vAlign w:val="center"/>
          </w:tcPr>
          <w:p w14:paraId="17F787C6" w14:textId="77777777" w:rsidR="00436E20" w:rsidRPr="00EB1341" w:rsidRDefault="00436E20" w:rsidP="00CE4C27">
            <w:pPr>
              <w:spacing w:line="360" w:lineRule="auto"/>
              <w:jc w:val="center"/>
              <w:rPr>
                <w:rFonts w:ascii="Times New Roman" w:hAnsi="Times New Roman"/>
                <w:szCs w:val="21"/>
              </w:rPr>
            </w:pPr>
            <w:r w:rsidRPr="00EB1341">
              <w:rPr>
                <w:rFonts w:ascii="Times New Roman" w:eastAsia="Times New Roman" w:hAnsi="Times New Roman"/>
                <w:szCs w:val="21"/>
              </w:rPr>
              <w:t>2</w:t>
            </w:r>
            <w:r w:rsidRPr="00EB1341">
              <w:rPr>
                <w:rFonts w:ascii="Times New Roman" w:eastAsia="Times New Roman" w:hAnsi="Times New Roman"/>
                <w:szCs w:val="21"/>
                <w:vertAlign w:val="superscript"/>
              </w:rPr>
              <w:t>th</w:t>
            </w:r>
            <w:r w:rsidRPr="00EB1341">
              <w:rPr>
                <w:rFonts w:ascii="Times New Roman" w:eastAsia="Times New Roman" w:hAnsi="Times New Roman"/>
                <w:szCs w:val="21"/>
              </w:rPr>
              <w:t xml:space="preserve"> intron</w:t>
            </w:r>
          </w:p>
        </w:tc>
        <w:tc>
          <w:tcPr>
            <w:tcW w:w="1545" w:type="dxa"/>
            <w:tcBorders>
              <w:top w:val="nil"/>
              <w:bottom w:val="nil"/>
            </w:tcBorders>
            <w:shd w:val="clear" w:color="auto" w:fill="auto"/>
            <w:vAlign w:val="center"/>
          </w:tcPr>
          <w:p w14:paraId="0E206EC1" w14:textId="77777777" w:rsidR="00436E20" w:rsidRPr="00EB1341" w:rsidRDefault="00436E20" w:rsidP="00CE4C27">
            <w:pPr>
              <w:spacing w:line="360" w:lineRule="auto"/>
              <w:jc w:val="center"/>
              <w:rPr>
                <w:rFonts w:ascii="Times New Roman" w:eastAsia="Times New Roman" w:hAnsi="Times New Roman"/>
                <w:szCs w:val="21"/>
              </w:rPr>
            </w:pPr>
            <w:r w:rsidRPr="00EB1341">
              <w:rPr>
                <w:rFonts w:ascii="Times New Roman" w:eastAsia="Times New Roman" w:hAnsi="Times New Roman"/>
                <w:szCs w:val="21"/>
              </w:rPr>
              <w:t>0.730</w:t>
            </w:r>
          </w:p>
        </w:tc>
        <w:tc>
          <w:tcPr>
            <w:tcW w:w="1188" w:type="dxa"/>
            <w:tcBorders>
              <w:top w:val="nil"/>
              <w:bottom w:val="nil"/>
            </w:tcBorders>
            <w:shd w:val="clear" w:color="auto" w:fill="auto"/>
            <w:vAlign w:val="center"/>
          </w:tcPr>
          <w:p w14:paraId="0D45A1F5" w14:textId="77777777" w:rsidR="00436E20" w:rsidRPr="00EB1341" w:rsidRDefault="00436E20" w:rsidP="00CE4C27">
            <w:pPr>
              <w:spacing w:line="360" w:lineRule="auto"/>
              <w:jc w:val="center"/>
              <w:rPr>
                <w:rFonts w:ascii="Times New Roman" w:eastAsia="Times New Roman" w:hAnsi="Times New Roman"/>
                <w:szCs w:val="21"/>
              </w:rPr>
            </w:pPr>
            <w:r w:rsidRPr="00EB1341">
              <w:rPr>
                <w:rFonts w:ascii="Times New Roman" w:eastAsia="Times New Roman" w:hAnsi="Times New Roman"/>
                <w:szCs w:val="21"/>
              </w:rPr>
              <w:t>0.151</w:t>
            </w:r>
          </w:p>
        </w:tc>
        <w:tc>
          <w:tcPr>
            <w:tcW w:w="1563" w:type="dxa"/>
            <w:tcBorders>
              <w:top w:val="nil"/>
              <w:bottom w:val="nil"/>
            </w:tcBorders>
            <w:shd w:val="clear" w:color="auto" w:fill="auto"/>
            <w:vAlign w:val="center"/>
          </w:tcPr>
          <w:p w14:paraId="4362DE30" w14:textId="77777777" w:rsidR="00436E20" w:rsidRPr="00EB1341" w:rsidRDefault="00436E20" w:rsidP="00CE4C27">
            <w:pPr>
              <w:spacing w:line="360" w:lineRule="auto"/>
              <w:jc w:val="center"/>
              <w:rPr>
                <w:rFonts w:ascii="Times New Roman" w:eastAsia="Times New Roman" w:hAnsi="Times New Roman"/>
                <w:szCs w:val="21"/>
              </w:rPr>
            </w:pPr>
            <w:r w:rsidRPr="00EB1341">
              <w:rPr>
                <w:rFonts w:ascii="Times New Roman" w:eastAsia="Times New Roman" w:hAnsi="Times New Roman"/>
                <w:szCs w:val="21"/>
              </w:rPr>
              <w:t>0.881</w:t>
            </w:r>
          </w:p>
        </w:tc>
      </w:tr>
      <w:tr w:rsidR="00436E20" w:rsidRPr="00EB1341" w14:paraId="30DEA5A2" w14:textId="77777777" w:rsidTr="00CE4C27">
        <w:trPr>
          <w:trHeight w:val="319"/>
        </w:trPr>
        <w:tc>
          <w:tcPr>
            <w:tcW w:w="1134" w:type="dxa"/>
            <w:tcBorders>
              <w:top w:val="nil"/>
              <w:bottom w:val="single" w:sz="8" w:space="0" w:color="auto"/>
            </w:tcBorders>
            <w:shd w:val="clear" w:color="auto" w:fill="auto"/>
            <w:vAlign w:val="center"/>
          </w:tcPr>
          <w:p w14:paraId="750BD101" w14:textId="77777777" w:rsidR="00436E20" w:rsidRPr="00EB1341" w:rsidRDefault="00436E20" w:rsidP="00CE4C27">
            <w:pPr>
              <w:spacing w:line="360" w:lineRule="auto"/>
              <w:jc w:val="center"/>
              <w:rPr>
                <w:rFonts w:ascii="Times New Roman" w:eastAsia="Times New Roman" w:hAnsi="Times New Roman"/>
                <w:i/>
                <w:szCs w:val="21"/>
              </w:rPr>
            </w:pPr>
            <w:r w:rsidRPr="00EB1341">
              <w:rPr>
                <w:rFonts w:ascii="Times New Roman" w:eastAsia="Times New Roman" w:hAnsi="Times New Roman"/>
                <w:i/>
                <w:szCs w:val="21"/>
              </w:rPr>
              <w:t>LYST</w:t>
            </w:r>
          </w:p>
        </w:tc>
        <w:tc>
          <w:tcPr>
            <w:tcW w:w="2552" w:type="dxa"/>
            <w:tcBorders>
              <w:top w:val="nil"/>
              <w:bottom w:val="single" w:sz="8" w:space="0" w:color="auto"/>
            </w:tcBorders>
            <w:shd w:val="clear" w:color="auto" w:fill="auto"/>
            <w:vAlign w:val="center"/>
          </w:tcPr>
          <w:p w14:paraId="615DFFDC" w14:textId="77777777" w:rsidR="00436E20" w:rsidRPr="00EB1341" w:rsidRDefault="00436E20" w:rsidP="00CE4C27">
            <w:pPr>
              <w:spacing w:line="360" w:lineRule="auto"/>
              <w:jc w:val="center"/>
              <w:rPr>
                <w:rFonts w:ascii="Times New Roman" w:eastAsia="Times New Roman" w:hAnsi="Times New Roman"/>
                <w:szCs w:val="21"/>
              </w:rPr>
            </w:pPr>
            <w:r w:rsidRPr="00EB1341">
              <w:rPr>
                <w:rFonts w:ascii="Times New Roman" w:eastAsia="Times New Roman" w:hAnsi="Times New Roman"/>
                <w:szCs w:val="21"/>
              </w:rPr>
              <w:t>KB743543.1:403502</w:t>
            </w:r>
          </w:p>
        </w:tc>
        <w:tc>
          <w:tcPr>
            <w:tcW w:w="1193" w:type="dxa"/>
            <w:tcBorders>
              <w:top w:val="nil"/>
              <w:bottom w:val="single" w:sz="8" w:space="0" w:color="auto"/>
            </w:tcBorders>
            <w:shd w:val="clear" w:color="auto" w:fill="auto"/>
            <w:vAlign w:val="center"/>
          </w:tcPr>
          <w:p w14:paraId="6E2D755C" w14:textId="77777777" w:rsidR="00436E20" w:rsidRPr="00EB1341" w:rsidRDefault="00436E20" w:rsidP="00CE4C27">
            <w:pPr>
              <w:spacing w:line="360" w:lineRule="auto"/>
              <w:jc w:val="center"/>
              <w:rPr>
                <w:rFonts w:ascii="Times New Roman" w:hAnsi="Times New Roman"/>
                <w:szCs w:val="21"/>
              </w:rPr>
            </w:pPr>
            <w:r w:rsidRPr="00EB1341">
              <w:rPr>
                <w:rFonts w:ascii="Times New Roman" w:eastAsia="Times New Roman" w:hAnsi="Times New Roman"/>
                <w:szCs w:val="21"/>
              </w:rPr>
              <w:t>5</w:t>
            </w:r>
            <w:r w:rsidRPr="00EB1341">
              <w:rPr>
                <w:rFonts w:ascii="Times New Roman" w:eastAsia="Times New Roman" w:hAnsi="Times New Roman"/>
                <w:szCs w:val="21"/>
                <w:vertAlign w:val="superscript"/>
              </w:rPr>
              <w:t>th</w:t>
            </w:r>
            <w:r w:rsidRPr="00EB1341">
              <w:rPr>
                <w:rFonts w:ascii="Times New Roman" w:eastAsia="Times New Roman" w:hAnsi="Times New Roman"/>
                <w:szCs w:val="21"/>
              </w:rPr>
              <w:t xml:space="preserve"> intron</w:t>
            </w:r>
          </w:p>
        </w:tc>
        <w:tc>
          <w:tcPr>
            <w:tcW w:w="1545" w:type="dxa"/>
            <w:tcBorders>
              <w:top w:val="nil"/>
              <w:bottom w:val="single" w:sz="8" w:space="0" w:color="auto"/>
            </w:tcBorders>
            <w:shd w:val="clear" w:color="auto" w:fill="auto"/>
            <w:vAlign w:val="center"/>
          </w:tcPr>
          <w:p w14:paraId="60FC2D7A" w14:textId="77777777" w:rsidR="00436E20" w:rsidRPr="00EB1341" w:rsidRDefault="00436E20" w:rsidP="00CE4C27">
            <w:pPr>
              <w:spacing w:line="360" w:lineRule="auto"/>
              <w:jc w:val="center"/>
              <w:rPr>
                <w:rFonts w:ascii="Times New Roman" w:eastAsia="Times New Roman" w:hAnsi="Times New Roman"/>
                <w:szCs w:val="21"/>
              </w:rPr>
            </w:pPr>
            <w:r w:rsidRPr="00EB1341">
              <w:rPr>
                <w:rFonts w:ascii="Times New Roman" w:eastAsia="Times New Roman" w:hAnsi="Times New Roman"/>
                <w:szCs w:val="21"/>
              </w:rPr>
              <w:t>0.611</w:t>
            </w:r>
          </w:p>
        </w:tc>
        <w:tc>
          <w:tcPr>
            <w:tcW w:w="1188" w:type="dxa"/>
            <w:tcBorders>
              <w:top w:val="nil"/>
              <w:bottom w:val="single" w:sz="8" w:space="0" w:color="auto"/>
            </w:tcBorders>
            <w:shd w:val="clear" w:color="auto" w:fill="auto"/>
            <w:vAlign w:val="center"/>
          </w:tcPr>
          <w:p w14:paraId="45698041" w14:textId="77777777" w:rsidR="00436E20" w:rsidRPr="00EB1341" w:rsidRDefault="00436E20" w:rsidP="00CE4C27">
            <w:pPr>
              <w:spacing w:line="360" w:lineRule="auto"/>
              <w:jc w:val="center"/>
              <w:rPr>
                <w:rFonts w:ascii="Times New Roman" w:eastAsia="Times New Roman" w:hAnsi="Times New Roman"/>
                <w:szCs w:val="21"/>
              </w:rPr>
            </w:pPr>
            <w:r w:rsidRPr="00EB1341">
              <w:rPr>
                <w:rFonts w:ascii="Times New Roman" w:eastAsia="Times New Roman" w:hAnsi="Times New Roman"/>
                <w:szCs w:val="21"/>
              </w:rPr>
              <w:t>0.685</w:t>
            </w:r>
          </w:p>
        </w:tc>
        <w:tc>
          <w:tcPr>
            <w:tcW w:w="1563" w:type="dxa"/>
            <w:tcBorders>
              <w:top w:val="nil"/>
              <w:bottom w:val="single" w:sz="8" w:space="0" w:color="auto"/>
            </w:tcBorders>
            <w:shd w:val="clear" w:color="auto" w:fill="auto"/>
            <w:vAlign w:val="center"/>
          </w:tcPr>
          <w:p w14:paraId="7B6A1CC5" w14:textId="77777777" w:rsidR="00436E20" w:rsidRPr="00EB1341" w:rsidRDefault="00436E20" w:rsidP="00CE4C27">
            <w:pPr>
              <w:spacing w:line="360" w:lineRule="auto"/>
              <w:jc w:val="center"/>
              <w:rPr>
                <w:rFonts w:ascii="Times New Roman" w:eastAsia="Times New Roman" w:hAnsi="Times New Roman"/>
                <w:szCs w:val="21"/>
              </w:rPr>
            </w:pPr>
            <w:r w:rsidRPr="00EB1341">
              <w:rPr>
                <w:rFonts w:ascii="Times New Roman" w:eastAsia="Times New Roman" w:hAnsi="Times New Roman"/>
                <w:szCs w:val="21"/>
              </w:rPr>
              <w:t>0.074</w:t>
            </w:r>
          </w:p>
        </w:tc>
      </w:tr>
    </w:tbl>
    <w:p w14:paraId="6884F943" w14:textId="77777777" w:rsidR="00436E20" w:rsidRPr="00B05F0D" w:rsidRDefault="00436E20" w:rsidP="00436E20">
      <w:pPr>
        <w:rPr>
          <w:rFonts w:ascii="Times New Roman" w:hAnsi="Times New Roman"/>
          <w:color w:val="000000"/>
          <w:sz w:val="24"/>
          <w:szCs w:val="24"/>
        </w:rPr>
      </w:pPr>
      <w:r>
        <w:rPr>
          <w:rFonts w:ascii="Times New Roman" w:hAnsi="Times New Roman" w:hint="eastAsia"/>
          <w:sz w:val="24"/>
          <w:szCs w:val="24"/>
        </w:rPr>
        <w:t>Note:</w:t>
      </w:r>
      <w:r>
        <w:rPr>
          <w:rFonts w:ascii="Times New Roman" w:hAnsi="Times New Roman"/>
          <w:sz w:val="24"/>
          <w:szCs w:val="24"/>
        </w:rPr>
        <w:t xml:space="preserve"> 10 kb* means </w:t>
      </w:r>
      <w:r w:rsidRPr="00EB1341">
        <w:rPr>
          <w:rFonts w:ascii="Times New Roman" w:hAnsi="Times New Roman"/>
          <w:color w:val="000000"/>
          <w:szCs w:val="21"/>
        </w:rPr>
        <w:t>10 kb downstream of the gene.</w:t>
      </w:r>
    </w:p>
    <w:p w14:paraId="505B6F22" w14:textId="77777777" w:rsidR="00436E20" w:rsidRPr="0044325D" w:rsidRDefault="00436E20" w:rsidP="00436E20">
      <w:pPr>
        <w:pStyle w:val="2"/>
        <w:spacing w:beforeLines="100" w:before="240" w:after="0"/>
        <w:rPr>
          <w:rFonts w:ascii="Times New Roman" w:hAnsi="Times New Roman"/>
          <w:sz w:val="24"/>
          <w:szCs w:val="24"/>
        </w:rPr>
      </w:pPr>
      <w:bookmarkStart w:id="251" w:name="_Toc28603965"/>
      <w:r w:rsidRPr="0044325D">
        <w:rPr>
          <w:rFonts w:ascii="Times New Roman" w:hAnsi="Times New Roman"/>
          <w:sz w:val="24"/>
          <w:szCs w:val="24"/>
        </w:rPr>
        <w:t xml:space="preserve">Table </w:t>
      </w:r>
      <w:r>
        <w:rPr>
          <w:rFonts w:ascii="Times New Roman" w:hAnsi="Times New Roman"/>
          <w:sz w:val="24"/>
          <w:szCs w:val="24"/>
        </w:rPr>
        <w:t>S</w:t>
      </w:r>
      <w:r>
        <w:rPr>
          <w:rFonts w:ascii="Times New Roman" w:hAnsi="Times New Roman" w:hint="eastAsia"/>
          <w:sz w:val="24"/>
          <w:szCs w:val="24"/>
        </w:rPr>
        <w:t>17</w:t>
      </w:r>
      <w:r>
        <w:rPr>
          <w:rFonts w:ascii="Times New Roman" w:hAnsi="Times New Roman"/>
          <w:sz w:val="24"/>
          <w:szCs w:val="24"/>
        </w:rPr>
        <w:t>:</w:t>
      </w:r>
      <w:r w:rsidRPr="0044325D">
        <w:rPr>
          <w:rFonts w:ascii="Times New Roman" w:hAnsi="Times New Roman" w:hint="eastAsia"/>
          <w:sz w:val="24"/>
          <w:szCs w:val="24"/>
        </w:rPr>
        <w:t xml:space="preserve"> Mean values of population genomic parameters for Z-chromosome and autosomes </w:t>
      </w:r>
      <w:r>
        <w:rPr>
          <w:rFonts w:ascii="Times New Roman" w:hAnsi="Times New Roman"/>
          <w:sz w:val="24"/>
          <w:szCs w:val="24"/>
        </w:rPr>
        <w:t>in</w:t>
      </w:r>
      <w:r w:rsidRPr="0044325D">
        <w:rPr>
          <w:rFonts w:ascii="Times New Roman" w:hAnsi="Times New Roman" w:hint="eastAsia"/>
          <w:sz w:val="24"/>
          <w:szCs w:val="24"/>
        </w:rPr>
        <w:t xml:space="preserve"> mallard and spot-billed</w:t>
      </w:r>
      <w:bookmarkEnd w:id="248"/>
      <w:bookmarkEnd w:id="251"/>
    </w:p>
    <w:tbl>
      <w:tblPr>
        <w:tblW w:w="0" w:type="auto"/>
        <w:tblInd w:w="93" w:type="dxa"/>
        <w:tblBorders>
          <w:top w:val="single" w:sz="4" w:space="0" w:color="auto"/>
          <w:bottom w:val="single" w:sz="4" w:space="0" w:color="auto"/>
        </w:tblBorders>
        <w:tblLook w:val="04A0" w:firstRow="1" w:lastRow="0" w:firstColumn="1" w:lastColumn="0" w:noHBand="0" w:noVBand="1"/>
      </w:tblPr>
      <w:tblGrid>
        <w:gridCol w:w="1258"/>
        <w:gridCol w:w="1366"/>
        <w:gridCol w:w="1244"/>
        <w:gridCol w:w="1607"/>
        <w:gridCol w:w="1244"/>
        <w:gridCol w:w="1494"/>
      </w:tblGrid>
      <w:tr w:rsidR="00436E20" w:rsidRPr="00EB1341" w14:paraId="7FB9E02D" w14:textId="77777777" w:rsidTr="00CE4C27">
        <w:trPr>
          <w:trHeight w:val="270"/>
        </w:trPr>
        <w:tc>
          <w:tcPr>
            <w:tcW w:w="1433" w:type="dxa"/>
            <w:tcBorders>
              <w:top w:val="single" w:sz="8" w:space="0" w:color="auto"/>
              <w:bottom w:val="nil"/>
            </w:tcBorders>
            <w:shd w:val="clear" w:color="auto" w:fill="auto"/>
            <w:noWrap/>
            <w:hideMark/>
          </w:tcPr>
          <w:p w14:paraId="5EC3457D" w14:textId="77777777" w:rsidR="00436E20" w:rsidRPr="00EB1341" w:rsidRDefault="00436E20" w:rsidP="00CE4C27">
            <w:pPr>
              <w:rPr>
                <w:rFonts w:ascii="Times New Roman" w:eastAsia="Times New Roman" w:hAnsi="Times New Roman"/>
                <w:sz w:val="24"/>
                <w:szCs w:val="24"/>
              </w:rPr>
            </w:pPr>
            <w:r w:rsidRPr="00EB1341">
              <w:rPr>
                <w:rFonts w:ascii="Times New Roman" w:eastAsia="Times New Roman" w:hAnsi="Times New Roman"/>
                <w:sz w:val="24"/>
                <w:szCs w:val="24"/>
              </w:rPr>
              <w:t>Index</w:t>
            </w:r>
          </w:p>
        </w:tc>
        <w:tc>
          <w:tcPr>
            <w:tcW w:w="1559" w:type="dxa"/>
            <w:tcBorders>
              <w:top w:val="single" w:sz="8" w:space="0" w:color="auto"/>
              <w:bottom w:val="nil"/>
            </w:tcBorders>
            <w:shd w:val="clear" w:color="auto" w:fill="auto"/>
            <w:noWrap/>
            <w:hideMark/>
          </w:tcPr>
          <w:p w14:paraId="044DB9F6" w14:textId="77777777" w:rsidR="00436E20" w:rsidRPr="00EB1341" w:rsidRDefault="00436E20" w:rsidP="00CE4C27">
            <w:pPr>
              <w:rPr>
                <w:rFonts w:ascii="Times New Roman" w:eastAsia="Times New Roman" w:hAnsi="Times New Roman"/>
                <w:sz w:val="24"/>
                <w:szCs w:val="24"/>
              </w:rPr>
            </w:pPr>
          </w:p>
        </w:tc>
        <w:tc>
          <w:tcPr>
            <w:tcW w:w="3260" w:type="dxa"/>
            <w:gridSpan w:val="2"/>
            <w:tcBorders>
              <w:top w:val="single" w:sz="8" w:space="0" w:color="auto"/>
              <w:bottom w:val="single" w:sz="6" w:space="0" w:color="auto"/>
            </w:tcBorders>
            <w:shd w:val="clear" w:color="auto" w:fill="auto"/>
            <w:noWrap/>
            <w:hideMark/>
          </w:tcPr>
          <w:p w14:paraId="34E3B4E9" w14:textId="77777777" w:rsidR="00436E20" w:rsidRPr="00EB1341" w:rsidRDefault="00436E20" w:rsidP="00CE4C27">
            <w:pPr>
              <w:rPr>
                <w:rFonts w:ascii="Times New Roman" w:eastAsia="Times New Roman" w:hAnsi="Times New Roman"/>
                <w:sz w:val="24"/>
                <w:szCs w:val="24"/>
              </w:rPr>
            </w:pPr>
            <w:r w:rsidRPr="00EB1341">
              <w:rPr>
                <w:rFonts w:ascii="Times New Roman" w:eastAsia="Times New Roman" w:hAnsi="Times New Roman"/>
                <w:sz w:val="24"/>
                <w:szCs w:val="24"/>
              </w:rPr>
              <w:t>Autosomes</w:t>
            </w:r>
          </w:p>
        </w:tc>
        <w:tc>
          <w:tcPr>
            <w:tcW w:w="3128" w:type="dxa"/>
            <w:gridSpan w:val="2"/>
            <w:tcBorders>
              <w:top w:val="single" w:sz="8" w:space="0" w:color="auto"/>
              <w:bottom w:val="single" w:sz="6" w:space="0" w:color="auto"/>
            </w:tcBorders>
            <w:shd w:val="clear" w:color="auto" w:fill="auto"/>
            <w:noWrap/>
            <w:hideMark/>
          </w:tcPr>
          <w:p w14:paraId="1EA01E5F"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Z-chromosome</w:t>
            </w:r>
          </w:p>
        </w:tc>
      </w:tr>
      <w:tr w:rsidR="00436E20" w:rsidRPr="00EB1341" w14:paraId="2A7CB255" w14:textId="77777777" w:rsidTr="00CE4C27">
        <w:trPr>
          <w:trHeight w:val="270"/>
        </w:trPr>
        <w:tc>
          <w:tcPr>
            <w:tcW w:w="1433" w:type="dxa"/>
            <w:tcBorders>
              <w:top w:val="nil"/>
              <w:bottom w:val="single" w:sz="8" w:space="0" w:color="auto"/>
            </w:tcBorders>
            <w:shd w:val="clear" w:color="auto" w:fill="auto"/>
            <w:noWrap/>
            <w:hideMark/>
          </w:tcPr>
          <w:p w14:paraId="18DA0AFF" w14:textId="77777777" w:rsidR="00436E20" w:rsidRPr="00EB1341" w:rsidRDefault="00436E20" w:rsidP="00CE4C27">
            <w:pPr>
              <w:rPr>
                <w:rFonts w:ascii="Times New Roman" w:hAnsi="Times New Roman"/>
                <w:sz w:val="24"/>
                <w:szCs w:val="24"/>
              </w:rPr>
            </w:pPr>
          </w:p>
        </w:tc>
        <w:tc>
          <w:tcPr>
            <w:tcW w:w="1559" w:type="dxa"/>
            <w:tcBorders>
              <w:top w:val="nil"/>
              <w:bottom w:val="single" w:sz="8" w:space="0" w:color="auto"/>
            </w:tcBorders>
            <w:shd w:val="clear" w:color="auto" w:fill="auto"/>
            <w:noWrap/>
            <w:hideMark/>
          </w:tcPr>
          <w:p w14:paraId="7FE49ACB" w14:textId="77777777" w:rsidR="00436E20" w:rsidRPr="00EB1341" w:rsidRDefault="00436E20" w:rsidP="00CE4C27">
            <w:pPr>
              <w:rPr>
                <w:rFonts w:ascii="Times New Roman" w:eastAsia="Times New Roman" w:hAnsi="Times New Roman"/>
                <w:sz w:val="24"/>
                <w:szCs w:val="24"/>
              </w:rPr>
            </w:pPr>
          </w:p>
        </w:tc>
        <w:tc>
          <w:tcPr>
            <w:tcW w:w="1418" w:type="dxa"/>
            <w:tcBorders>
              <w:top w:val="single" w:sz="6" w:space="0" w:color="auto"/>
              <w:bottom w:val="single" w:sz="8" w:space="0" w:color="auto"/>
            </w:tcBorders>
            <w:shd w:val="clear" w:color="auto" w:fill="auto"/>
            <w:noWrap/>
            <w:hideMark/>
          </w:tcPr>
          <w:p w14:paraId="00136CDD" w14:textId="77777777" w:rsidR="00436E20" w:rsidRPr="00EB1341" w:rsidRDefault="00436E20" w:rsidP="00CE4C27">
            <w:pPr>
              <w:rPr>
                <w:rFonts w:ascii="Times New Roman" w:eastAsia="Times New Roman" w:hAnsi="Times New Roman"/>
                <w:sz w:val="24"/>
                <w:szCs w:val="24"/>
              </w:rPr>
            </w:pPr>
            <w:r w:rsidRPr="00EB1341">
              <w:rPr>
                <w:rFonts w:ascii="Times New Roman" w:eastAsia="Times New Roman" w:hAnsi="Times New Roman"/>
                <w:sz w:val="24"/>
                <w:szCs w:val="24"/>
              </w:rPr>
              <w:t>mean</w:t>
            </w:r>
          </w:p>
        </w:tc>
        <w:tc>
          <w:tcPr>
            <w:tcW w:w="1842" w:type="dxa"/>
            <w:tcBorders>
              <w:top w:val="single" w:sz="6" w:space="0" w:color="auto"/>
              <w:bottom w:val="single" w:sz="8" w:space="0" w:color="auto"/>
            </w:tcBorders>
            <w:shd w:val="clear" w:color="auto" w:fill="auto"/>
            <w:noWrap/>
            <w:hideMark/>
          </w:tcPr>
          <w:p w14:paraId="04440B5E" w14:textId="77777777" w:rsidR="00436E20" w:rsidRPr="00EB1341" w:rsidRDefault="00436E20" w:rsidP="00CE4C27">
            <w:pPr>
              <w:rPr>
                <w:rFonts w:ascii="Times New Roman" w:eastAsia="Times New Roman" w:hAnsi="Times New Roman"/>
                <w:sz w:val="24"/>
                <w:szCs w:val="24"/>
              </w:rPr>
            </w:pPr>
            <w:r w:rsidRPr="00EB1341">
              <w:rPr>
                <w:rFonts w:ascii="Times New Roman" w:eastAsia="Times New Roman" w:hAnsi="Times New Roman"/>
                <w:sz w:val="24"/>
                <w:szCs w:val="24"/>
              </w:rPr>
              <w:t>SD</w:t>
            </w:r>
          </w:p>
        </w:tc>
        <w:tc>
          <w:tcPr>
            <w:tcW w:w="1418" w:type="dxa"/>
            <w:tcBorders>
              <w:top w:val="single" w:sz="6" w:space="0" w:color="auto"/>
              <w:bottom w:val="single" w:sz="8" w:space="0" w:color="auto"/>
            </w:tcBorders>
            <w:shd w:val="clear" w:color="auto" w:fill="auto"/>
            <w:noWrap/>
            <w:hideMark/>
          </w:tcPr>
          <w:p w14:paraId="4174C7A7"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Mean</w:t>
            </w:r>
          </w:p>
        </w:tc>
        <w:tc>
          <w:tcPr>
            <w:tcW w:w="1710" w:type="dxa"/>
            <w:tcBorders>
              <w:top w:val="single" w:sz="6" w:space="0" w:color="auto"/>
              <w:bottom w:val="single" w:sz="8" w:space="0" w:color="auto"/>
            </w:tcBorders>
            <w:shd w:val="clear" w:color="auto" w:fill="auto"/>
            <w:noWrap/>
            <w:hideMark/>
          </w:tcPr>
          <w:p w14:paraId="381C2322"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SD</w:t>
            </w:r>
          </w:p>
        </w:tc>
      </w:tr>
      <w:tr w:rsidR="00436E20" w:rsidRPr="00EB1341" w14:paraId="0BF6F632" w14:textId="77777777" w:rsidTr="00CE4C27">
        <w:trPr>
          <w:trHeight w:val="270"/>
        </w:trPr>
        <w:tc>
          <w:tcPr>
            <w:tcW w:w="1433" w:type="dxa"/>
            <w:vMerge w:val="restart"/>
            <w:tcBorders>
              <w:top w:val="single" w:sz="8" w:space="0" w:color="auto"/>
            </w:tcBorders>
            <w:shd w:val="clear" w:color="auto" w:fill="auto"/>
            <w:noWrap/>
            <w:vAlign w:val="center"/>
            <w:hideMark/>
          </w:tcPr>
          <w:p w14:paraId="0CD23EB3"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Pi</w:t>
            </w:r>
          </w:p>
        </w:tc>
        <w:tc>
          <w:tcPr>
            <w:tcW w:w="1559" w:type="dxa"/>
            <w:tcBorders>
              <w:top w:val="single" w:sz="8" w:space="0" w:color="auto"/>
            </w:tcBorders>
            <w:shd w:val="clear" w:color="auto" w:fill="auto"/>
            <w:noWrap/>
            <w:hideMark/>
          </w:tcPr>
          <w:p w14:paraId="78BC0801"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M</w:t>
            </w:r>
            <w:r w:rsidRPr="00EB1341">
              <w:rPr>
                <w:rFonts w:ascii="Times New Roman" w:eastAsia="Times New Roman" w:hAnsi="Times New Roman"/>
                <w:sz w:val="24"/>
                <w:szCs w:val="24"/>
              </w:rPr>
              <w:t>allard</w:t>
            </w:r>
          </w:p>
        </w:tc>
        <w:tc>
          <w:tcPr>
            <w:tcW w:w="1418" w:type="dxa"/>
            <w:tcBorders>
              <w:top w:val="single" w:sz="8" w:space="0" w:color="auto"/>
            </w:tcBorders>
            <w:shd w:val="clear" w:color="auto" w:fill="auto"/>
            <w:noWrap/>
            <w:hideMark/>
          </w:tcPr>
          <w:p w14:paraId="608C0A4B"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0.007520</w:t>
            </w:r>
          </w:p>
        </w:tc>
        <w:tc>
          <w:tcPr>
            <w:tcW w:w="1842" w:type="dxa"/>
            <w:tcBorders>
              <w:top w:val="single" w:sz="8" w:space="0" w:color="auto"/>
            </w:tcBorders>
            <w:shd w:val="clear" w:color="auto" w:fill="auto"/>
            <w:noWrap/>
            <w:hideMark/>
          </w:tcPr>
          <w:p w14:paraId="7773C9DE"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0.00419</w:t>
            </w:r>
            <w:r w:rsidRPr="00EB1341">
              <w:rPr>
                <w:rFonts w:ascii="Times New Roman" w:hAnsi="Times New Roman"/>
                <w:sz w:val="24"/>
                <w:szCs w:val="24"/>
              </w:rPr>
              <w:t>9</w:t>
            </w:r>
          </w:p>
        </w:tc>
        <w:tc>
          <w:tcPr>
            <w:tcW w:w="1418" w:type="dxa"/>
            <w:tcBorders>
              <w:top w:val="single" w:sz="8" w:space="0" w:color="auto"/>
            </w:tcBorders>
            <w:shd w:val="clear" w:color="auto" w:fill="auto"/>
            <w:noWrap/>
            <w:hideMark/>
          </w:tcPr>
          <w:p w14:paraId="301435B2"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0.003397</w:t>
            </w:r>
          </w:p>
        </w:tc>
        <w:tc>
          <w:tcPr>
            <w:tcW w:w="1710" w:type="dxa"/>
            <w:tcBorders>
              <w:top w:val="single" w:sz="8" w:space="0" w:color="auto"/>
            </w:tcBorders>
            <w:shd w:val="clear" w:color="auto" w:fill="auto"/>
            <w:noWrap/>
            <w:hideMark/>
          </w:tcPr>
          <w:p w14:paraId="125CC4CF"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0.002495</w:t>
            </w:r>
          </w:p>
        </w:tc>
      </w:tr>
      <w:tr w:rsidR="00436E20" w:rsidRPr="00EB1341" w14:paraId="5081C3D5" w14:textId="77777777" w:rsidTr="00CE4C27">
        <w:trPr>
          <w:trHeight w:val="270"/>
        </w:trPr>
        <w:tc>
          <w:tcPr>
            <w:tcW w:w="1433" w:type="dxa"/>
            <w:vMerge/>
            <w:shd w:val="clear" w:color="auto" w:fill="auto"/>
            <w:hideMark/>
          </w:tcPr>
          <w:p w14:paraId="1C4F8A19" w14:textId="77777777" w:rsidR="00436E20" w:rsidRPr="00EB1341" w:rsidRDefault="00436E20" w:rsidP="00CE4C27">
            <w:pPr>
              <w:jc w:val="center"/>
              <w:rPr>
                <w:rFonts w:ascii="Times New Roman" w:eastAsia="Times New Roman" w:hAnsi="Times New Roman"/>
                <w:sz w:val="24"/>
                <w:szCs w:val="24"/>
              </w:rPr>
            </w:pPr>
          </w:p>
        </w:tc>
        <w:tc>
          <w:tcPr>
            <w:tcW w:w="1559" w:type="dxa"/>
            <w:shd w:val="clear" w:color="auto" w:fill="auto"/>
            <w:noWrap/>
            <w:hideMark/>
          </w:tcPr>
          <w:p w14:paraId="3271A1D2"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S</w:t>
            </w:r>
            <w:r w:rsidRPr="00EB1341">
              <w:rPr>
                <w:rFonts w:ascii="Times New Roman" w:eastAsia="Times New Roman" w:hAnsi="Times New Roman"/>
                <w:sz w:val="24"/>
                <w:szCs w:val="24"/>
              </w:rPr>
              <w:t>pot-billed</w:t>
            </w:r>
          </w:p>
        </w:tc>
        <w:tc>
          <w:tcPr>
            <w:tcW w:w="1418" w:type="dxa"/>
            <w:shd w:val="clear" w:color="auto" w:fill="auto"/>
            <w:noWrap/>
            <w:hideMark/>
          </w:tcPr>
          <w:p w14:paraId="4C59CCBB"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0.007607</w:t>
            </w:r>
          </w:p>
        </w:tc>
        <w:tc>
          <w:tcPr>
            <w:tcW w:w="1842" w:type="dxa"/>
            <w:shd w:val="clear" w:color="auto" w:fill="auto"/>
            <w:noWrap/>
            <w:hideMark/>
          </w:tcPr>
          <w:p w14:paraId="2C0FFACD"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0.004321</w:t>
            </w:r>
          </w:p>
        </w:tc>
        <w:tc>
          <w:tcPr>
            <w:tcW w:w="1418" w:type="dxa"/>
            <w:shd w:val="clear" w:color="auto" w:fill="auto"/>
            <w:noWrap/>
            <w:hideMark/>
          </w:tcPr>
          <w:p w14:paraId="7C154E48"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0.003020</w:t>
            </w:r>
          </w:p>
        </w:tc>
        <w:tc>
          <w:tcPr>
            <w:tcW w:w="1710" w:type="dxa"/>
            <w:shd w:val="clear" w:color="auto" w:fill="auto"/>
            <w:noWrap/>
            <w:hideMark/>
          </w:tcPr>
          <w:p w14:paraId="586908C1"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0.002625</w:t>
            </w:r>
          </w:p>
        </w:tc>
      </w:tr>
      <w:tr w:rsidR="00436E20" w:rsidRPr="00EB1341" w14:paraId="2522FBF8" w14:textId="77777777" w:rsidTr="00CE4C27">
        <w:trPr>
          <w:trHeight w:val="270"/>
        </w:trPr>
        <w:tc>
          <w:tcPr>
            <w:tcW w:w="1433" w:type="dxa"/>
            <w:vMerge w:val="restart"/>
            <w:shd w:val="clear" w:color="auto" w:fill="auto"/>
            <w:noWrap/>
            <w:vAlign w:val="center"/>
            <w:hideMark/>
          </w:tcPr>
          <w:p w14:paraId="1D42958D"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SNPs</w:t>
            </w:r>
          </w:p>
        </w:tc>
        <w:tc>
          <w:tcPr>
            <w:tcW w:w="1559" w:type="dxa"/>
            <w:shd w:val="clear" w:color="auto" w:fill="auto"/>
            <w:noWrap/>
            <w:hideMark/>
          </w:tcPr>
          <w:p w14:paraId="1E700D87"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M</w:t>
            </w:r>
            <w:r w:rsidRPr="00EB1341">
              <w:rPr>
                <w:rFonts w:ascii="Times New Roman" w:eastAsia="Times New Roman" w:hAnsi="Times New Roman"/>
                <w:sz w:val="24"/>
                <w:szCs w:val="24"/>
              </w:rPr>
              <w:t>allard</w:t>
            </w:r>
          </w:p>
        </w:tc>
        <w:tc>
          <w:tcPr>
            <w:tcW w:w="1418" w:type="dxa"/>
            <w:shd w:val="clear" w:color="auto" w:fill="auto"/>
            <w:noWrap/>
            <w:hideMark/>
          </w:tcPr>
          <w:p w14:paraId="4BC3BC93" w14:textId="77777777" w:rsidR="00436E20" w:rsidRPr="00EB1341" w:rsidRDefault="00436E20" w:rsidP="00CE4C27">
            <w:pPr>
              <w:jc w:val="center"/>
              <w:rPr>
                <w:rFonts w:ascii="Times New Roman" w:hAnsi="Times New Roman"/>
                <w:sz w:val="24"/>
                <w:szCs w:val="24"/>
              </w:rPr>
            </w:pPr>
            <w:r w:rsidRPr="00EB1341">
              <w:rPr>
                <w:rFonts w:ascii="Times New Roman" w:eastAsia="Times New Roman" w:hAnsi="Times New Roman"/>
                <w:sz w:val="24"/>
                <w:szCs w:val="24"/>
              </w:rPr>
              <w:t>1</w:t>
            </w:r>
            <w:r w:rsidRPr="00EB1341">
              <w:rPr>
                <w:rFonts w:ascii="Times New Roman" w:hAnsi="Times New Roman"/>
                <w:sz w:val="24"/>
                <w:szCs w:val="24"/>
              </w:rPr>
              <w:t>,</w:t>
            </w:r>
            <w:r w:rsidRPr="00EB1341">
              <w:rPr>
                <w:rFonts w:ascii="Times New Roman" w:eastAsia="Times New Roman" w:hAnsi="Times New Roman"/>
                <w:sz w:val="24"/>
                <w:szCs w:val="24"/>
              </w:rPr>
              <w:t>123</w:t>
            </w:r>
          </w:p>
        </w:tc>
        <w:tc>
          <w:tcPr>
            <w:tcW w:w="1842" w:type="dxa"/>
            <w:shd w:val="clear" w:color="auto" w:fill="auto"/>
            <w:noWrap/>
            <w:hideMark/>
          </w:tcPr>
          <w:p w14:paraId="2F2626A6" w14:textId="77777777" w:rsidR="00436E20" w:rsidRPr="00EB1341" w:rsidRDefault="00436E20" w:rsidP="00CE4C27">
            <w:pPr>
              <w:jc w:val="center"/>
              <w:rPr>
                <w:rFonts w:ascii="Times New Roman" w:hAnsi="Times New Roman"/>
                <w:sz w:val="24"/>
                <w:szCs w:val="24"/>
              </w:rPr>
            </w:pPr>
            <w:r w:rsidRPr="00EB1341">
              <w:rPr>
                <w:rFonts w:ascii="Times New Roman" w:eastAsia="Times New Roman" w:hAnsi="Times New Roman"/>
                <w:sz w:val="24"/>
                <w:szCs w:val="24"/>
              </w:rPr>
              <w:t>572</w:t>
            </w:r>
          </w:p>
        </w:tc>
        <w:tc>
          <w:tcPr>
            <w:tcW w:w="1418" w:type="dxa"/>
            <w:shd w:val="clear" w:color="auto" w:fill="auto"/>
            <w:noWrap/>
            <w:hideMark/>
          </w:tcPr>
          <w:p w14:paraId="65A58093" w14:textId="77777777" w:rsidR="00436E20" w:rsidRPr="00EB1341" w:rsidRDefault="00436E20" w:rsidP="00CE4C27">
            <w:pPr>
              <w:jc w:val="center"/>
              <w:rPr>
                <w:rFonts w:ascii="Times New Roman" w:hAnsi="Times New Roman"/>
                <w:sz w:val="24"/>
                <w:szCs w:val="24"/>
              </w:rPr>
            </w:pPr>
            <w:r w:rsidRPr="00EB1341">
              <w:rPr>
                <w:rFonts w:ascii="Times New Roman" w:eastAsia="Times New Roman" w:hAnsi="Times New Roman"/>
                <w:sz w:val="24"/>
                <w:szCs w:val="24"/>
              </w:rPr>
              <w:t>494</w:t>
            </w:r>
          </w:p>
        </w:tc>
        <w:tc>
          <w:tcPr>
            <w:tcW w:w="1710" w:type="dxa"/>
            <w:shd w:val="clear" w:color="auto" w:fill="auto"/>
            <w:noWrap/>
            <w:hideMark/>
          </w:tcPr>
          <w:p w14:paraId="1942722E"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348</w:t>
            </w:r>
          </w:p>
        </w:tc>
      </w:tr>
      <w:tr w:rsidR="00436E20" w:rsidRPr="00EB1341" w14:paraId="25671ABA" w14:textId="77777777" w:rsidTr="00CE4C27">
        <w:trPr>
          <w:trHeight w:val="270"/>
        </w:trPr>
        <w:tc>
          <w:tcPr>
            <w:tcW w:w="1433" w:type="dxa"/>
            <w:vMerge/>
            <w:tcBorders>
              <w:bottom w:val="nil"/>
            </w:tcBorders>
            <w:shd w:val="clear" w:color="auto" w:fill="auto"/>
            <w:hideMark/>
          </w:tcPr>
          <w:p w14:paraId="4A2927D8" w14:textId="77777777" w:rsidR="00436E20" w:rsidRPr="00EB1341" w:rsidRDefault="00436E20" w:rsidP="00CE4C27">
            <w:pPr>
              <w:jc w:val="center"/>
              <w:rPr>
                <w:rFonts w:ascii="Times New Roman" w:eastAsia="Times New Roman" w:hAnsi="Times New Roman"/>
                <w:sz w:val="24"/>
                <w:szCs w:val="24"/>
              </w:rPr>
            </w:pPr>
          </w:p>
        </w:tc>
        <w:tc>
          <w:tcPr>
            <w:tcW w:w="1559" w:type="dxa"/>
            <w:tcBorders>
              <w:bottom w:val="nil"/>
            </w:tcBorders>
            <w:shd w:val="clear" w:color="auto" w:fill="auto"/>
            <w:noWrap/>
            <w:hideMark/>
          </w:tcPr>
          <w:p w14:paraId="27EA5FA3"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S</w:t>
            </w:r>
            <w:r w:rsidRPr="00EB1341">
              <w:rPr>
                <w:rFonts w:ascii="Times New Roman" w:eastAsia="Times New Roman" w:hAnsi="Times New Roman"/>
                <w:sz w:val="24"/>
                <w:szCs w:val="24"/>
              </w:rPr>
              <w:t>pot-billed</w:t>
            </w:r>
          </w:p>
        </w:tc>
        <w:tc>
          <w:tcPr>
            <w:tcW w:w="1418" w:type="dxa"/>
            <w:tcBorders>
              <w:bottom w:val="nil"/>
            </w:tcBorders>
            <w:shd w:val="clear" w:color="auto" w:fill="auto"/>
            <w:noWrap/>
            <w:hideMark/>
          </w:tcPr>
          <w:p w14:paraId="6563C5B5"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1,150</w:t>
            </w:r>
          </w:p>
        </w:tc>
        <w:tc>
          <w:tcPr>
            <w:tcW w:w="1842" w:type="dxa"/>
            <w:tcBorders>
              <w:bottom w:val="nil"/>
            </w:tcBorders>
            <w:shd w:val="clear" w:color="auto" w:fill="auto"/>
            <w:noWrap/>
            <w:hideMark/>
          </w:tcPr>
          <w:p w14:paraId="3FA49442" w14:textId="77777777" w:rsidR="00436E20" w:rsidRPr="00EB1341" w:rsidRDefault="00436E20" w:rsidP="00CE4C27">
            <w:pPr>
              <w:jc w:val="center"/>
              <w:rPr>
                <w:rFonts w:ascii="Times New Roman" w:hAnsi="Times New Roman"/>
                <w:sz w:val="24"/>
                <w:szCs w:val="24"/>
              </w:rPr>
            </w:pPr>
            <w:r w:rsidRPr="00EB1341">
              <w:rPr>
                <w:rFonts w:ascii="Times New Roman" w:hAnsi="Times New Roman"/>
                <w:sz w:val="24"/>
                <w:szCs w:val="24"/>
              </w:rPr>
              <w:t>600</w:t>
            </w:r>
          </w:p>
        </w:tc>
        <w:tc>
          <w:tcPr>
            <w:tcW w:w="1418" w:type="dxa"/>
            <w:tcBorders>
              <w:bottom w:val="nil"/>
            </w:tcBorders>
            <w:shd w:val="clear" w:color="auto" w:fill="auto"/>
            <w:noWrap/>
            <w:hideMark/>
          </w:tcPr>
          <w:p w14:paraId="27D88A36"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440</w:t>
            </w:r>
          </w:p>
        </w:tc>
        <w:tc>
          <w:tcPr>
            <w:tcW w:w="1710" w:type="dxa"/>
            <w:tcBorders>
              <w:bottom w:val="nil"/>
            </w:tcBorders>
            <w:shd w:val="clear" w:color="auto" w:fill="auto"/>
            <w:noWrap/>
            <w:hideMark/>
          </w:tcPr>
          <w:p w14:paraId="393AF21D"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376</w:t>
            </w:r>
          </w:p>
        </w:tc>
      </w:tr>
      <w:tr w:rsidR="00436E20" w:rsidRPr="00EB1341" w14:paraId="606F1C57" w14:textId="77777777" w:rsidTr="00CE4C27">
        <w:trPr>
          <w:trHeight w:val="270"/>
        </w:trPr>
        <w:tc>
          <w:tcPr>
            <w:tcW w:w="1433" w:type="dxa"/>
            <w:vMerge w:val="restart"/>
            <w:tcBorders>
              <w:top w:val="nil"/>
              <w:bottom w:val="nil"/>
            </w:tcBorders>
            <w:shd w:val="clear" w:color="auto" w:fill="auto"/>
            <w:noWrap/>
            <w:vAlign w:val="center"/>
            <w:hideMark/>
          </w:tcPr>
          <w:p w14:paraId="7F792363"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Tajima's D</w:t>
            </w:r>
          </w:p>
        </w:tc>
        <w:tc>
          <w:tcPr>
            <w:tcW w:w="1559" w:type="dxa"/>
            <w:tcBorders>
              <w:top w:val="nil"/>
              <w:bottom w:val="nil"/>
            </w:tcBorders>
            <w:shd w:val="clear" w:color="auto" w:fill="auto"/>
            <w:noWrap/>
            <w:hideMark/>
          </w:tcPr>
          <w:p w14:paraId="654F9AA7"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Mallard</w:t>
            </w:r>
          </w:p>
        </w:tc>
        <w:tc>
          <w:tcPr>
            <w:tcW w:w="1418" w:type="dxa"/>
            <w:tcBorders>
              <w:top w:val="nil"/>
              <w:bottom w:val="nil"/>
            </w:tcBorders>
            <w:shd w:val="clear" w:color="auto" w:fill="auto"/>
            <w:noWrap/>
            <w:hideMark/>
          </w:tcPr>
          <w:p w14:paraId="39ECE517"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-0.525593</w:t>
            </w:r>
          </w:p>
        </w:tc>
        <w:tc>
          <w:tcPr>
            <w:tcW w:w="1842" w:type="dxa"/>
            <w:tcBorders>
              <w:top w:val="nil"/>
              <w:bottom w:val="nil"/>
            </w:tcBorders>
            <w:shd w:val="clear" w:color="auto" w:fill="auto"/>
            <w:noWrap/>
            <w:hideMark/>
          </w:tcPr>
          <w:p w14:paraId="501D76D3"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0.435471</w:t>
            </w:r>
          </w:p>
        </w:tc>
        <w:tc>
          <w:tcPr>
            <w:tcW w:w="1418" w:type="dxa"/>
            <w:tcBorders>
              <w:top w:val="nil"/>
              <w:bottom w:val="nil"/>
            </w:tcBorders>
            <w:shd w:val="clear" w:color="auto" w:fill="auto"/>
            <w:noWrap/>
            <w:hideMark/>
          </w:tcPr>
          <w:p w14:paraId="156463D5"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-0.257150</w:t>
            </w:r>
          </w:p>
        </w:tc>
        <w:tc>
          <w:tcPr>
            <w:tcW w:w="1710" w:type="dxa"/>
            <w:tcBorders>
              <w:top w:val="nil"/>
              <w:bottom w:val="nil"/>
            </w:tcBorders>
            <w:shd w:val="clear" w:color="auto" w:fill="auto"/>
            <w:noWrap/>
            <w:hideMark/>
          </w:tcPr>
          <w:p w14:paraId="47569A6D"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0.445641</w:t>
            </w:r>
          </w:p>
        </w:tc>
      </w:tr>
      <w:tr w:rsidR="00436E20" w:rsidRPr="00EB1341" w14:paraId="347BF6B7" w14:textId="77777777" w:rsidTr="00CE4C27">
        <w:trPr>
          <w:trHeight w:val="270"/>
        </w:trPr>
        <w:tc>
          <w:tcPr>
            <w:tcW w:w="1433" w:type="dxa"/>
            <w:vMerge/>
            <w:tcBorders>
              <w:top w:val="nil"/>
              <w:bottom w:val="single" w:sz="6" w:space="0" w:color="auto"/>
            </w:tcBorders>
            <w:shd w:val="clear" w:color="auto" w:fill="auto"/>
            <w:hideMark/>
          </w:tcPr>
          <w:p w14:paraId="219F2028" w14:textId="77777777" w:rsidR="00436E20" w:rsidRPr="00EB1341" w:rsidRDefault="00436E20" w:rsidP="00CE4C27">
            <w:pPr>
              <w:jc w:val="center"/>
              <w:rPr>
                <w:rFonts w:ascii="Times New Roman" w:eastAsia="Times New Roman" w:hAnsi="Times New Roman"/>
                <w:sz w:val="24"/>
                <w:szCs w:val="24"/>
              </w:rPr>
            </w:pPr>
          </w:p>
        </w:tc>
        <w:tc>
          <w:tcPr>
            <w:tcW w:w="1559" w:type="dxa"/>
            <w:tcBorders>
              <w:top w:val="nil"/>
              <w:bottom w:val="single" w:sz="6" w:space="0" w:color="auto"/>
            </w:tcBorders>
            <w:shd w:val="clear" w:color="auto" w:fill="auto"/>
            <w:noWrap/>
            <w:hideMark/>
          </w:tcPr>
          <w:p w14:paraId="70A15D3E"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Spot-billed</w:t>
            </w:r>
          </w:p>
        </w:tc>
        <w:tc>
          <w:tcPr>
            <w:tcW w:w="1418" w:type="dxa"/>
            <w:tcBorders>
              <w:top w:val="nil"/>
              <w:bottom w:val="single" w:sz="6" w:space="0" w:color="auto"/>
            </w:tcBorders>
            <w:shd w:val="clear" w:color="auto" w:fill="auto"/>
            <w:noWrap/>
            <w:hideMark/>
          </w:tcPr>
          <w:p w14:paraId="798314FF"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-0.625759</w:t>
            </w:r>
          </w:p>
        </w:tc>
        <w:tc>
          <w:tcPr>
            <w:tcW w:w="1842" w:type="dxa"/>
            <w:tcBorders>
              <w:top w:val="nil"/>
              <w:bottom w:val="single" w:sz="6" w:space="0" w:color="auto"/>
            </w:tcBorders>
            <w:shd w:val="clear" w:color="auto" w:fill="auto"/>
            <w:noWrap/>
            <w:hideMark/>
          </w:tcPr>
          <w:p w14:paraId="34C9760B"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0.420070</w:t>
            </w:r>
          </w:p>
        </w:tc>
        <w:tc>
          <w:tcPr>
            <w:tcW w:w="1418" w:type="dxa"/>
            <w:tcBorders>
              <w:top w:val="nil"/>
              <w:bottom w:val="single" w:sz="6" w:space="0" w:color="auto"/>
            </w:tcBorders>
            <w:shd w:val="clear" w:color="auto" w:fill="auto"/>
            <w:noWrap/>
            <w:hideMark/>
          </w:tcPr>
          <w:p w14:paraId="2FC26421"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-0.348016</w:t>
            </w:r>
          </w:p>
        </w:tc>
        <w:tc>
          <w:tcPr>
            <w:tcW w:w="1710" w:type="dxa"/>
            <w:tcBorders>
              <w:top w:val="nil"/>
              <w:bottom w:val="single" w:sz="6" w:space="0" w:color="auto"/>
            </w:tcBorders>
            <w:shd w:val="clear" w:color="auto" w:fill="auto"/>
            <w:noWrap/>
            <w:hideMark/>
          </w:tcPr>
          <w:p w14:paraId="4F88218D"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0.492465</w:t>
            </w:r>
          </w:p>
        </w:tc>
      </w:tr>
      <w:tr w:rsidR="00436E20" w:rsidRPr="00EB1341" w14:paraId="3A8E4E1A" w14:textId="77777777" w:rsidTr="00CE4C27">
        <w:trPr>
          <w:trHeight w:val="270"/>
        </w:trPr>
        <w:tc>
          <w:tcPr>
            <w:tcW w:w="1433" w:type="dxa"/>
            <w:tcBorders>
              <w:top w:val="single" w:sz="6" w:space="0" w:color="auto"/>
              <w:bottom w:val="single" w:sz="8" w:space="0" w:color="auto"/>
            </w:tcBorders>
            <w:shd w:val="clear" w:color="auto" w:fill="auto"/>
            <w:noWrap/>
            <w:vAlign w:val="center"/>
            <w:hideMark/>
          </w:tcPr>
          <w:p w14:paraId="12B491D1"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i/>
                <w:sz w:val="24"/>
                <w:szCs w:val="24"/>
              </w:rPr>
              <w:t>F</w:t>
            </w:r>
            <w:r w:rsidRPr="00EB1341">
              <w:rPr>
                <w:rFonts w:ascii="Times New Roman" w:eastAsia="Times New Roman" w:hAnsi="Times New Roman"/>
                <w:i/>
                <w:sz w:val="24"/>
                <w:szCs w:val="24"/>
                <w:vertAlign w:val="subscript"/>
              </w:rPr>
              <w:t>ST</w:t>
            </w:r>
          </w:p>
        </w:tc>
        <w:tc>
          <w:tcPr>
            <w:tcW w:w="1559" w:type="dxa"/>
            <w:tcBorders>
              <w:top w:val="single" w:sz="6" w:space="0" w:color="auto"/>
              <w:bottom w:val="single" w:sz="8" w:space="0" w:color="auto"/>
            </w:tcBorders>
            <w:shd w:val="clear" w:color="auto" w:fill="auto"/>
            <w:noWrap/>
            <w:hideMark/>
          </w:tcPr>
          <w:p w14:paraId="344AAF68" w14:textId="77777777" w:rsidR="00436E20" w:rsidRPr="00EB1341" w:rsidRDefault="00436E20" w:rsidP="00CE4C27">
            <w:pPr>
              <w:jc w:val="center"/>
              <w:rPr>
                <w:rFonts w:ascii="Times New Roman" w:eastAsia="Times New Roman" w:hAnsi="Times New Roman"/>
                <w:sz w:val="24"/>
                <w:szCs w:val="24"/>
              </w:rPr>
            </w:pPr>
          </w:p>
        </w:tc>
        <w:tc>
          <w:tcPr>
            <w:tcW w:w="1418" w:type="dxa"/>
            <w:tcBorders>
              <w:top w:val="single" w:sz="6" w:space="0" w:color="auto"/>
              <w:bottom w:val="single" w:sz="8" w:space="0" w:color="auto"/>
            </w:tcBorders>
            <w:shd w:val="clear" w:color="auto" w:fill="auto"/>
            <w:noWrap/>
            <w:hideMark/>
          </w:tcPr>
          <w:p w14:paraId="3037F044"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0.049303</w:t>
            </w:r>
          </w:p>
        </w:tc>
        <w:tc>
          <w:tcPr>
            <w:tcW w:w="1842" w:type="dxa"/>
            <w:tcBorders>
              <w:top w:val="single" w:sz="6" w:space="0" w:color="auto"/>
              <w:bottom w:val="single" w:sz="8" w:space="0" w:color="auto"/>
            </w:tcBorders>
            <w:shd w:val="clear" w:color="auto" w:fill="auto"/>
            <w:noWrap/>
            <w:hideMark/>
          </w:tcPr>
          <w:p w14:paraId="6D091F1E" w14:textId="77777777" w:rsidR="00436E20" w:rsidRPr="00EB1341" w:rsidRDefault="00436E20" w:rsidP="00CE4C27">
            <w:pPr>
              <w:tabs>
                <w:tab w:val="left" w:pos="550"/>
              </w:tabs>
              <w:jc w:val="center"/>
              <w:rPr>
                <w:rFonts w:ascii="Times New Roman" w:eastAsia="Times New Roman" w:hAnsi="Times New Roman"/>
                <w:sz w:val="24"/>
                <w:szCs w:val="24"/>
              </w:rPr>
            </w:pPr>
            <w:r w:rsidRPr="00EB1341">
              <w:rPr>
                <w:rFonts w:ascii="Times New Roman" w:eastAsia="Times New Roman" w:hAnsi="Times New Roman"/>
                <w:sz w:val="24"/>
                <w:szCs w:val="24"/>
              </w:rPr>
              <w:t>0.034864</w:t>
            </w:r>
          </w:p>
        </w:tc>
        <w:tc>
          <w:tcPr>
            <w:tcW w:w="1418" w:type="dxa"/>
            <w:tcBorders>
              <w:top w:val="single" w:sz="6" w:space="0" w:color="auto"/>
              <w:bottom w:val="single" w:sz="8" w:space="0" w:color="auto"/>
            </w:tcBorders>
            <w:shd w:val="clear" w:color="auto" w:fill="auto"/>
            <w:noWrap/>
            <w:hideMark/>
          </w:tcPr>
          <w:p w14:paraId="11FBA781"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0.259623</w:t>
            </w:r>
          </w:p>
        </w:tc>
        <w:tc>
          <w:tcPr>
            <w:tcW w:w="1710" w:type="dxa"/>
            <w:tcBorders>
              <w:top w:val="single" w:sz="6" w:space="0" w:color="auto"/>
              <w:bottom w:val="single" w:sz="8" w:space="0" w:color="auto"/>
            </w:tcBorders>
            <w:shd w:val="clear" w:color="auto" w:fill="auto"/>
            <w:noWrap/>
            <w:hideMark/>
          </w:tcPr>
          <w:p w14:paraId="7E55BF06"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0.150430</w:t>
            </w:r>
          </w:p>
        </w:tc>
      </w:tr>
    </w:tbl>
    <w:p w14:paraId="00571E48" w14:textId="77777777" w:rsidR="00436E20" w:rsidRPr="000F40A5" w:rsidRDefault="00436E20" w:rsidP="00436E20">
      <w:pPr>
        <w:pStyle w:val="2"/>
        <w:spacing w:beforeLines="100" w:before="240" w:after="0"/>
        <w:rPr>
          <w:rFonts w:ascii="Times New Roman" w:hAnsi="Times New Roman"/>
          <w:sz w:val="24"/>
          <w:szCs w:val="24"/>
        </w:rPr>
      </w:pPr>
      <w:bookmarkStart w:id="252" w:name="_Toc482798116"/>
      <w:bookmarkStart w:id="253" w:name="_Toc28603966"/>
      <w:r>
        <w:rPr>
          <w:rFonts w:ascii="Times New Roman" w:hAnsi="Times New Roman"/>
          <w:sz w:val="24"/>
          <w:szCs w:val="24"/>
        </w:rPr>
        <w:t>Table S1</w:t>
      </w:r>
      <w:r>
        <w:rPr>
          <w:rFonts w:ascii="Times New Roman" w:hAnsi="Times New Roman" w:hint="eastAsia"/>
          <w:sz w:val="24"/>
          <w:szCs w:val="24"/>
        </w:rPr>
        <w:t>8</w:t>
      </w:r>
      <w:r>
        <w:rPr>
          <w:rFonts w:ascii="Times New Roman" w:hAnsi="Times New Roman"/>
          <w:sz w:val="24"/>
          <w:szCs w:val="24"/>
        </w:rPr>
        <w:t>:</w:t>
      </w:r>
      <w:r w:rsidRPr="000F40A5">
        <w:rPr>
          <w:rFonts w:ascii="Times New Roman" w:hAnsi="Times New Roman"/>
          <w:sz w:val="24"/>
          <w:szCs w:val="24"/>
        </w:rPr>
        <w:t xml:space="preserve"> Mean values of genomic parameters inside/outside high </w:t>
      </w:r>
      <w:r w:rsidRPr="00E42A00">
        <w:rPr>
          <w:rFonts w:ascii="Times New Roman" w:hAnsi="Times New Roman"/>
          <w:i/>
          <w:sz w:val="24"/>
          <w:szCs w:val="24"/>
        </w:rPr>
        <w:t>F</w:t>
      </w:r>
      <w:r w:rsidRPr="00E42A00">
        <w:rPr>
          <w:rFonts w:ascii="Times New Roman" w:hAnsi="Times New Roman"/>
          <w:i/>
          <w:sz w:val="24"/>
          <w:szCs w:val="24"/>
          <w:vertAlign w:val="subscript"/>
        </w:rPr>
        <w:t>ST</w:t>
      </w:r>
      <w:r w:rsidRPr="000F40A5">
        <w:rPr>
          <w:rFonts w:ascii="Times New Roman" w:hAnsi="Times New Roman"/>
          <w:sz w:val="24"/>
          <w:szCs w:val="24"/>
        </w:rPr>
        <w:t xml:space="preserve"> (between mallard and spot-billed ducks) regions</w:t>
      </w:r>
      <w:bookmarkEnd w:id="252"/>
      <w:r>
        <w:rPr>
          <w:rFonts w:ascii="Times New Roman" w:hAnsi="Times New Roman"/>
          <w:sz w:val="24"/>
          <w:szCs w:val="24"/>
        </w:rPr>
        <w:t xml:space="preserve"> in autosomes</w:t>
      </w:r>
      <w:bookmarkEnd w:id="253"/>
    </w:p>
    <w:tbl>
      <w:tblPr>
        <w:tblW w:w="9004" w:type="dxa"/>
        <w:jc w:val="center"/>
        <w:tblBorders>
          <w:top w:val="single" w:sz="4" w:space="0" w:color="auto"/>
          <w:bottom w:val="single" w:sz="4" w:space="0" w:color="auto"/>
        </w:tblBorders>
        <w:tblLook w:val="04A0" w:firstRow="1" w:lastRow="0" w:firstColumn="1" w:lastColumn="0" w:noHBand="0" w:noVBand="1"/>
      </w:tblPr>
      <w:tblGrid>
        <w:gridCol w:w="1322"/>
        <w:gridCol w:w="993"/>
        <w:gridCol w:w="1151"/>
        <w:gridCol w:w="1555"/>
        <w:gridCol w:w="857"/>
        <w:gridCol w:w="865"/>
        <w:gridCol w:w="1110"/>
        <w:gridCol w:w="1151"/>
      </w:tblGrid>
      <w:tr w:rsidR="00436E20" w:rsidRPr="00EB1341" w14:paraId="5B82A5D7" w14:textId="77777777" w:rsidTr="00CE4C27">
        <w:trPr>
          <w:trHeight w:val="265"/>
          <w:jc w:val="center"/>
        </w:trPr>
        <w:tc>
          <w:tcPr>
            <w:tcW w:w="0" w:type="auto"/>
            <w:vMerge w:val="restart"/>
            <w:tcBorders>
              <w:top w:val="single" w:sz="8" w:space="0" w:color="auto"/>
              <w:right w:val="single" w:sz="4" w:space="0" w:color="auto"/>
            </w:tcBorders>
            <w:shd w:val="clear" w:color="auto" w:fill="auto"/>
            <w:noWrap/>
          </w:tcPr>
          <w:p w14:paraId="293153AD"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hint="eastAsia"/>
                <w:sz w:val="24"/>
                <w:szCs w:val="24"/>
              </w:rPr>
              <w:t>Species</w:t>
            </w:r>
          </w:p>
        </w:tc>
        <w:tc>
          <w:tcPr>
            <w:tcW w:w="0" w:type="auto"/>
            <w:vMerge w:val="restart"/>
            <w:tcBorders>
              <w:top w:val="single" w:sz="8" w:space="0" w:color="auto"/>
              <w:left w:val="single" w:sz="4" w:space="0" w:color="auto"/>
              <w:right w:val="single" w:sz="4" w:space="0" w:color="auto"/>
            </w:tcBorders>
            <w:shd w:val="clear" w:color="auto" w:fill="auto"/>
            <w:noWrap/>
          </w:tcPr>
          <w:p w14:paraId="6463CB12" w14:textId="77777777" w:rsidR="00436E20" w:rsidRPr="00EB1341" w:rsidRDefault="00436E20" w:rsidP="00CE4C27">
            <w:pPr>
              <w:jc w:val="center"/>
              <w:rPr>
                <w:rFonts w:ascii="Times New Roman" w:eastAsia="Times New Roman" w:hAnsi="Times New Roman"/>
                <w:sz w:val="24"/>
                <w:szCs w:val="24"/>
              </w:rPr>
            </w:pPr>
          </w:p>
        </w:tc>
        <w:tc>
          <w:tcPr>
            <w:tcW w:w="2671" w:type="dxa"/>
            <w:gridSpan w:val="2"/>
            <w:tcBorders>
              <w:top w:val="single" w:sz="8" w:space="0" w:color="auto"/>
              <w:left w:val="single" w:sz="4" w:space="0" w:color="auto"/>
              <w:bottom w:val="single" w:sz="6" w:space="0" w:color="auto"/>
              <w:right w:val="single" w:sz="4" w:space="0" w:color="auto"/>
            </w:tcBorders>
            <w:shd w:val="clear" w:color="auto" w:fill="auto"/>
            <w:noWrap/>
          </w:tcPr>
          <w:p w14:paraId="637254BE"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pi (</w:t>
            </w:r>
            <w:r w:rsidRPr="00EB1341">
              <w:rPr>
                <w:rFonts w:ascii="Times New Roman" w:eastAsia="宋体" w:hAnsi="Times New Roman"/>
                <w:sz w:val="24"/>
                <w:szCs w:val="24"/>
              </w:rPr>
              <w:t>π)</w:t>
            </w:r>
          </w:p>
        </w:tc>
        <w:tc>
          <w:tcPr>
            <w:tcW w:w="1722" w:type="dxa"/>
            <w:gridSpan w:val="2"/>
            <w:tcBorders>
              <w:top w:val="single" w:sz="8" w:space="0" w:color="auto"/>
              <w:left w:val="single" w:sz="4" w:space="0" w:color="auto"/>
              <w:bottom w:val="single" w:sz="6" w:space="0" w:color="auto"/>
              <w:right w:val="single" w:sz="4" w:space="0" w:color="auto"/>
            </w:tcBorders>
            <w:shd w:val="clear" w:color="auto" w:fill="auto"/>
            <w:noWrap/>
          </w:tcPr>
          <w:p w14:paraId="3429E9BF"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hAnsi="Times New Roman"/>
                <w:sz w:val="24"/>
                <w:szCs w:val="24"/>
              </w:rPr>
              <w:t>No. of SNPs</w:t>
            </w:r>
          </w:p>
        </w:tc>
        <w:tc>
          <w:tcPr>
            <w:tcW w:w="0" w:type="auto"/>
            <w:gridSpan w:val="2"/>
            <w:tcBorders>
              <w:top w:val="single" w:sz="8" w:space="0" w:color="auto"/>
              <w:left w:val="single" w:sz="4" w:space="0" w:color="auto"/>
              <w:bottom w:val="single" w:sz="6" w:space="0" w:color="auto"/>
            </w:tcBorders>
            <w:shd w:val="clear" w:color="auto" w:fill="auto"/>
            <w:noWrap/>
          </w:tcPr>
          <w:p w14:paraId="46F90D5E"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Tajima's D</w:t>
            </w:r>
          </w:p>
        </w:tc>
      </w:tr>
      <w:tr w:rsidR="00436E20" w:rsidRPr="00EB1341" w14:paraId="64D643FC" w14:textId="77777777" w:rsidTr="00CE4C27">
        <w:trPr>
          <w:trHeight w:val="265"/>
          <w:jc w:val="center"/>
        </w:trPr>
        <w:tc>
          <w:tcPr>
            <w:tcW w:w="0" w:type="auto"/>
            <w:vMerge/>
            <w:tcBorders>
              <w:bottom w:val="single" w:sz="6" w:space="0" w:color="auto"/>
              <w:right w:val="single" w:sz="4" w:space="0" w:color="auto"/>
            </w:tcBorders>
            <w:shd w:val="clear" w:color="auto" w:fill="auto"/>
            <w:noWrap/>
            <w:hideMark/>
          </w:tcPr>
          <w:p w14:paraId="3E210904" w14:textId="77777777" w:rsidR="00436E20" w:rsidRPr="00EB1341" w:rsidRDefault="00436E20" w:rsidP="00CE4C27">
            <w:pPr>
              <w:jc w:val="center"/>
              <w:rPr>
                <w:rFonts w:ascii="Times New Roman" w:hAnsi="Times New Roman"/>
                <w:sz w:val="24"/>
                <w:szCs w:val="24"/>
              </w:rPr>
            </w:pPr>
          </w:p>
        </w:tc>
        <w:tc>
          <w:tcPr>
            <w:tcW w:w="0" w:type="auto"/>
            <w:vMerge/>
            <w:tcBorders>
              <w:left w:val="single" w:sz="4" w:space="0" w:color="auto"/>
              <w:bottom w:val="single" w:sz="6" w:space="0" w:color="auto"/>
              <w:right w:val="single" w:sz="4" w:space="0" w:color="auto"/>
            </w:tcBorders>
            <w:shd w:val="clear" w:color="auto" w:fill="auto"/>
            <w:noWrap/>
            <w:hideMark/>
          </w:tcPr>
          <w:p w14:paraId="1463A51D" w14:textId="77777777" w:rsidR="00436E20" w:rsidRPr="00EB1341" w:rsidRDefault="00436E20" w:rsidP="00CE4C27">
            <w:pPr>
              <w:jc w:val="center"/>
              <w:rPr>
                <w:rFonts w:ascii="Times New Roman" w:eastAsia="Times New Roman" w:hAnsi="Times New Roman"/>
                <w:sz w:val="24"/>
                <w:szCs w:val="24"/>
              </w:rPr>
            </w:pPr>
          </w:p>
        </w:tc>
        <w:tc>
          <w:tcPr>
            <w:tcW w:w="0" w:type="auto"/>
            <w:tcBorders>
              <w:top w:val="single" w:sz="8" w:space="0" w:color="auto"/>
              <w:left w:val="single" w:sz="4" w:space="0" w:color="auto"/>
              <w:bottom w:val="single" w:sz="6" w:space="0" w:color="auto"/>
            </w:tcBorders>
            <w:shd w:val="clear" w:color="auto" w:fill="auto"/>
            <w:noWrap/>
            <w:hideMark/>
          </w:tcPr>
          <w:p w14:paraId="4DC20806" w14:textId="77777777" w:rsidR="00436E20" w:rsidRPr="00EB1341" w:rsidRDefault="00436E20" w:rsidP="00CE4C27">
            <w:pPr>
              <w:jc w:val="center"/>
              <w:rPr>
                <w:rFonts w:ascii="Times New Roman" w:hAnsi="Times New Roman"/>
                <w:sz w:val="24"/>
                <w:szCs w:val="24"/>
              </w:rPr>
            </w:pPr>
            <w:r w:rsidRPr="00EB1341">
              <w:rPr>
                <w:rFonts w:ascii="Times New Roman" w:hAnsi="Times New Roman" w:hint="eastAsia"/>
                <w:sz w:val="24"/>
                <w:szCs w:val="24"/>
              </w:rPr>
              <w:t>m</w:t>
            </w:r>
            <w:r w:rsidRPr="00EB1341">
              <w:rPr>
                <w:rFonts w:ascii="Times New Roman" w:hAnsi="Times New Roman"/>
                <w:sz w:val="24"/>
                <w:szCs w:val="24"/>
              </w:rPr>
              <w:t>ean</w:t>
            </w:r>
          </w:p>
        </w:tc>
        <w:tc>
          <w:tcPr>
            <w:tcW w:w="1555" w:type="dxa"/>
            <w:tcBorders>
              <w:top w:val="single" w:sz="8" w:space="0" w:color="auto"/>
              <w:bottom w:val="single" w:sz="6" w:space="0" w:color="auto"/>
              <w:right w:val="single" w:sz="4" w:space="0" w:color="auto"/>
            </w:tcBorders>
            <w:shd w:val="clear" w:color="auto" w:fill="auto"/>
            <w:noWrap/>
            <w:hideMark/>
          </w:tcPr>
          <w:p w14:paraId="27BABAC1"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sd</w:t>
            </w:r>
          </w:p>
        </w:tc>
        <w:tc>
          <w:tcPr>
            <w:tcW w:w="857" w:type="dxa"/>
            <w:tcBorders>
              <w:top w:val="single" w:sz="8" w:space="0" w:color="auto"/>
              <w:left w:val="single" w:sz="4" w:space="0" w:color="auto"/>
              <w:bottom w:val="single" w:sz="6" w:space="0" w:color="auto"/>
            </w:tcBorders>
            <w:shd w:val="clear" w:color="auto" w:fill="auto"/>
            <w:noWrap/>
            <w:hideMark/>
          </w:tcPr>
          <w:p w14:paraId="419B3928"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mean</w:t>
            </w:r>
          </w:p>
        </w:tc>
        <w:tc>
          <w:tcPr>
            <w:tcW w:w="865" w:type="dxa"/>
            <w:tcBorders>
              <w:top w:val="single" w:sz="8" w:space="0" w:color="auto"/>
              <w:bottom w:val="single" w:sz="6" w:space="0" w:color="auto"/>
              <w:right w:val="single" w:sz="4" w:space="0" w:color="auto"/>
            </w:tcBorders>
            <w:shd w:val="clear" w:color="auto" w:fill="auto"/>
            <w:noWrap/>
            <w:hideMark/>
          </w:tcPr>
          <w:p w14:paraId="7AEC9276" w14:textId="77777777" w:rsidR="00436E20" w:rsidRPr="00EB1341" w:rsidRDefault="00436E20" w:rsidP="00CE4C27">
            <w:pPr>
              <w:jc w:val="center"/>
              <w:rPr>
                <w:rFonts w:ascii="Times New Roman" w:hAnsi="Times New Roman"/>
                <w:sz w:val="24"/>
                <w:szCs w:val="24"/>
              </w:rPr>
            </w:pPr>
            <w:r w:rsidRPr="00EB1341">
              <w:rPr>
                <w:rFonts w:ascii="Times New Roman" w:hAnsi="Times New Roman" w:hint="eastAsia"/>
                <w:sz w:val="24"/>
                <w:szCs w:val="24"/>
              </w:rPr>
              <w:t>s</w:t>
            </w:r>
            <w:r w:rsidRPr="00EB1341">
              <w:rPr>
                <w:rFonts w:ascii="Times New Roman" w:hAnsi="Times New Roman"/>
                <w:sz w:val="24"/>
                <w:szCs w:val="24"/>
              </w:rPr>
              <w:t>d</w:t>
            </w:r>
          </w:p>
        </w:tc>
        <w:tc>
          <w:tcPr>
            <w:tcW w:w="0" w:type="auto"/>
            <w:tcBorders>
              <w:top w:val="single" w:sz="8" w:space="0" w:color="auto"/>
              <w:left w:val="single" w:sz="4" w:space="0" w:color="auto"/>
              <w:bottom w:val="single" w:sz="6" w:space="0" w:color="auto"/>
            </w:tcBorders>
            <w:shd w:val="clear" w:color="auto" w:fill="auto"/>
            <w:noWrap/>
            <w:hideMark/>
          </w:tcPr>
          <w:p w14:paraId="60BBBE63" w14:textId="77777777" w:rsidR="00436E20" w:rsidRPr="00EB1341" w:rsidRDefault="00436E20" w:rsidP="00CE4C27">
            <w:pPr>
              <w:jc w:val="center"/>
              <w:rPr>
                <w:rFonts w:ascii="Times New Roman" w:hAnsi="Times New Roman"/>
                <w:sz w:val="24"/>
                <w:szCs w:val="24"/>
              </w:rPr>
            </w:pPr>
            <w:r w:rsidRPr="00EB1341">
              <w:rPr>
                <w:rFonts w:ascii="Times New Roman" w:hAnsi="Times New Roman" w:hint="eastAsia"/>
                <w:sz w:val="24"/>
                <w:szCs w:val="24"/>
              </w:rPr>
              <w:t>m</w:t>
            </w:r>
            <w:r w:rsidRPr="00EB1341">
              <w:rPr>
                <w:rFonts w:ascii="Times New Roman" w:hAnsi="Times New Roman"/>
                <w:sz w:val="24"/>
                <w:szCs w:val="24"/>
              </w:rPr>
              <w:t>ean</w:t>
            </w:r>
          </w:p>
        </w:tc>
        <w:tc>
          <w:tcPr>
            <w:tcW w:w="0" w:type="auto"/>
            <w:tcBorders>
              <w:top w:val="single" w:sz="8" w:space="0" w:color="auto"/>
              <w:bottom w:val="single" w:sz="6" w:space="0" w:color="auto"/>
            </w:tcBorders>
            <w:shd w:val="clear" w:color="auto" w:fill="auto"/>
            <w:noWrap/>
            <w:hideMark/>
          </w:tcPr>
          <w:p w14:paraId="1D83D02E"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sd</w:t>
            </w:r>
          </w:p>
        </w:tc>
      </w:tr>
      <w:tr w:rsidR="00436E20" w:rsidRPr="00EB1341" w14:paraId="1825C87E" w14:textId="77777777" w:rsidTr="00CE4C27">
        <w:trPr>
          <w:trHeight w:val="265"/>
          <w:jc w:val="center"/>
        </w:trPr>
        <w:tc>
          <w:tcPr>
            <w:tcW w:w="0" w:type="auto"/>
            <w:vMerge w:val="restart"/>
            <w:tcBorders>
              <w:top w:val="single" w:sz="6" w:space="0" w:color="auto"/>
              <w:right w:val="single" w:sz="4" w:space="0" w:color="auto"/>
            </w:tcBorders>
            <w:shd w:val="clear" w:color="auto" w:fill="auto"/>
            <w:noWrap/>
            <w:hideMark/>
          </w:tcPr>
          <w:p w14:paraId="0AFAFB22"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Mallard</w:t>
            </w:r>
          </w:p>
        </w:tc>
        <w:tc>
          <w:tcPr>
            <w:tcW w:w="0" w:type="auto"/>
            <w:tcBorders>
              <w:top w:val="single" w:sz="6" w:space="0" w:color="auto"/>
              <w:left w:val="single" w:sz="4" w:space="0" w:color="auto"/>
              <w:right w:val="single" w:sz="4" w:space="0" w:color="auto"/>
            </w:tcBorders>
            <w:shd w:val="clear" w:color="auto" w:fill="auto"/>
            <w:noWrap/>
            <w:hideMark/>
          </w:tcPr>
          <w:p w14:paraId="5980FFFF"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Inside</w:t>
            </w:r>
          </w:p>
        </w:tc>
        <w:tc>
          <w:tcPr>
            <w:tcW w:w="0" w:type="auto"/>
            <w:tcBorders>
              <w:top w:val="single" w:sz="6" w:space="0" w:color="auto"/>
              <w:left w:val="single" w:sz="4" w:space="0" w:color="auto"/>
            </w:tcBorders>
            <w:shd w:val="clear" w:color="auto" w:fill="auto"/>
            <w:noWrap/>
            <w:hideMark/>
          </w:tcPr>
          <w:p w14:paraId="44E9BFC4"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0.002421</w:t>
            </w:r>
          </w:p>
        </w:tc>
        <w:tc>
          <w:tcPr>
            <w:tcW w:w="1555" w:type="dxa"/>
            <w:tcBorders>
              <w:top w:val="single" w:sz="6" w:space="0" w:color="auto"/>
              <w:right w:val="single" w:sz="4" w:space="0" w:color="auto"/>
            </w:tcBorders>
            <w:shd w:val="clear" w:color="auto" w:fill="auto"/>
            <w:noWrap/>
            <w:hideMark/>
          </w:tcPr>
          <w:p w14:paraId="566E8BC8"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0.00217898</w:t>
            </w:r>
          </w:p>
        </w:tc>
        <w:tc>
          <w:tcPr>
            <w:tcW w:w="857" w:type="dxa"/>
            <w:tcBorders>
              <w:top w:val="single" w:sz="6" w:space="0" w:color="auto"/>
              <w:left w:val="single" w:sz="4" w:space="0" w:color="auto"/>
            </w:tcBorders>
            <w:shd w:val="clear" w:color="auto" w:fill="auto"/>
            <w:noWrap/>
            <w:hideMark/>
          </w:tcPr>
          <w:p w14:paraId="69F55FBB"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360</w:t>
            </w:r>
          </w:p>
        </w:tc>
        <w:tc>
          <w:tcPr>
            <w:tcW w:w="865" w:type="dxa"/>
            <w:tcBorders>
              <w:top w:val="single" w:sz="6" w:space="0" w:color="auto"/>
              <w:right w:val="single" w:sz="4" w:space="0" w:color="auto"/>
            </w:tcBorders>
            <w:shd w:val="clear" w:color="auto" w:fill="auto"/>
            <w:noWrap/>
            <w:hideMark/>
          </w:tcPr>
          <w:p w14:paraId="05666E3E"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305</w:t>
            </w:r>
          </w:p>
        </w:tc>
        <w:tc>
          <w:tcPr>
            <w:tcW w:w="0" w:type="auto"/>
            <w:tcBorders>
              <w:top w:val="single" w:sz="6" w:space="0" w:color="auto"/>
              <w:left w:val="single" w:sz="4" w:space="0" w:color="auto"/>
            </w:tcBorders>
            <w:shd w:val="clear" w:color="auto" w:fill="auto"/>
            <w:noWrap/>
            <w:hideMark/>
          </w:tcPr>
          <w:p w14:paraId="459FE3D1" w14:textId="77777777" w:rsidR="00436E20" w:rsidRPr="00EB1341" w:rsidRDefault="00436E20" w:rsidP="00CE4C27">
            <w:pPr>
              <w:jc w:val="center"/>
              <w:rPr>
                <w:rFonts w:ascii="Times New Roman" w:hAnsi="Times New Roman"/>
                <w:sz w:val="24"/>
                <w:szCs w:val="24"/>
              </w:rPr>
            </w:pPr>
            <w:r w:rsidRPr="00EB1341">
              <w:rPr>
                <w:rFonts w:ascii="Times New Roman" w:eastAsia="Times New Roman" w:hAnsi="Times New Roman"/>
                <w:sz w:val="24"/>
                <w:szCs w:val="24"/>
              </w:rPr>
              <w:t>-0.611</w:t>
            </w:r>
            <w:r w:rsidRPr="00EB1341">
              <w:rPr>
                <w:rFonts w:ascii="Times New Roman" w:hAnsi="Times New Roman"/>
                <w:sz w:val="24"/>
                <w:szCs w:val="24"/>
              </w:rPr>
              <w:t>00</w:t>
            </w:r>
          </w:p>
        </w:tc>
        <w:tc>
          <w:tcPr>
            <w:tcW w:w="0" w:type="auto"/>
            <w:tcBorders>
              <w:top w:val="single" w:sz="6" w:space="0" w:color="auto"/>
            </w:tcBorders>
            <w:shd w:val="clear" w:color="auto" w:fill="auto"/>
            <w:noWrap/>
            <w:hideMark/>
          </w:tcPr>
          <w:p w14:paraId="21F3919C"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0.579419</w:t>
            </w:r>
          </w:p>
        </w:tc>
      </w:tr>
      <w:tr w:rsidR="00436E20" w:rsidRPr="00EB1341" w14:paraId="379A1AD9" w14:textId="77777777" w:rsidTr="00CE4C27">
        <w:trPr>
          <w:trHeight w:val="265"/>
          <w:jc w:val="center"/>
        </w:trPr>
        <w:tc>
          <w:tcPr>
            <w:tcW w:w="0" w:type="auto"/>
            <w:vMerge/>
            <w:tcBorders>
              <w:bottom w:val="nil"/>
              <w:right w:val="single" w:sz="4" w:space="0" w:color="auto"/>
            </w:tcBorders>
            <w:shd w:val="clear" w:color="auto" w:fill="auto"/>
            <w:hideMark/>
          </w:tcPr>
          <w:p w14:paraId="7C8953CD" w14:textId="77777777" w:rsidR="00436E20" w:rsidRPr="00EB1341" w:rsidRDefault="00436E20" w:rsidP="00CE4C27">
            <w:pPr>
              <w:jc w:val="center"/>
              <w:rPr>
                <w:rFonts w:ascii="Times New Roman" w:eastAsia="Times New Roman" w:hAnsi="Times New Roman"/>
                <w:sz w:val="24"/>
                <w:szCs w:val="24"/>
              </w:rPr>
            </w:pPr>
          </w:p>
        </w:tc>
        <w:tc>
          <w:tcPr>
            <w:tcW w:w="0" w:type="auto"/>
            <w:tcBorders>
              <w:left w:val="single" w:sz="4" w:space="0" w:color="auto"/>
              <w:bottom w:val="nil"/>
              <w:right w:val="single" w:sz="4" w:space="0" w:color="auto"/>
            </w:tcBorders>
            <w:shd w:val="clear" w:color="auto" w:fill="auto"/>
            <w:noWrap/>
            <w:hideMark/>
          </w:tcPr>
          <w:p w14:paraId="3B60CAFF"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Outside</w:t>
            </w:r>
          </w:p>
        </w:tc>
        <w:tc>
          <w:tcPr>
            <w:tcW w:w="0" w:type="auto"/>
            <w:tcBorders>
              <w:left w:val="single" w:sz="4" w:space="0" w:color="auto"/>
              <w:bottom w:val="nil"/>
            </w:tcBorders>
            <w:shd w:val="clear" w:color="auto" w:fill="auto"/>
            <w:noWrap/>
            <w:hideMark/>
          </w:tcPr>
          <w:p w14:paraId="0B58654B"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0.007595</w:t>
            </w:r>
          </w:p>
        </w:tc>
        <w:tc>
          <w:tcPr>
            <w:tcW w:w="1555" w:type="dxa"/>
            <w:tcBorders>
              <w:bottom w:val="nil"/>
              <w:right w:val="single" w:sz="4" w:space="0" w:color="auto"/>
            </w:tcBorders>
            <w:shd w:val="clear" w:color="auto" w:fill="auto"/>
            <w:noWrap/>
            <w:hideMark/>
          </w:tcPr>
          <w:p w14:paraId="59329AC1"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0.00418171</w:t>
            </w:r>
          </w:p>
        </w:tc>
        <w:tc>
          <w:tcPr>
            <w:tcW w:w="857" w:type="dxa"/>
            <w:tcBorders>
              <w:left w:val="single" w:sz="4" w:space="0" w:color="auto"/>
              <w:bottom w:val="nil"/>
            </w:tcBorders>
            <w:shd w:val="clear" w:color="auto" w:fill="auto"/>
            <w:noWrap/>
            <w:hideMark/>
          </w:tcPr>
          <w:p w14:paraId="0567B3E9"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1,134</w:t>
            </w:r>
          </w:p>
        </w:tc>
        <w:tc>
          <w:tcPr>
            <w:tcW w:w="865" w:type="dxa"/>
            <w:tcBorders>
              <w:bottom w:val="nil"/>
              <w:right w:val="single" w:sz="4" w:space="0" w:color="auto"/>
            </w:tcBorders>
            <w:shd w:val="clear" w:color="auto" w:fill="auto"/>
            <w:noWrap/>
            <w:hideMark/>
          </w:tcPr>
          <w:p w14:paraId="766DA44B"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569</w:t>
            </w:r>
          </w:p>
        </w:tc>
        <w:tc>
          <w:tcPr>
            <w:tcW w:w="0" w:type="auto"/>
            <w:tcBorders>
              <w:left w:val="single" w:sz="4" w:space="0" w:color="auto"/>
              <w:bottom w:val="nil"/>
            </w:tcBorders>
            <w:shd w:val="clear" w:color="auto" w:fill="auto"/>
            <w:noWrap/>
            <w:hideMark/>
          </w:tcPr>
          <w:p w14:paraId="6744C95B"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-0.52064</w:t>
            </w:r>
          </w:p>
        </w:tc>
        <w:tc>
          <w:tcPr>
            <w:tcW w:w="0" w:type="auto"/>
            <w:tcBorders>
              <w:bottom w:val="nil"/>
            </w:tcBorders>
            <w:shd w:val="clear" w:color="auto" w:fill="auto"/>
            <w:noWrap/>
            <w:hideMark/>
          </w:tcPr>
          <w:p w14:paraId="54ED887E"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0.433172</w:t>
            </w:r>
          </w:p>
        </w:tc>
      </w:tr>
      <w:tr w:rsidR="00436E20" w:rsidRPr="00EB1341" w14:paraId="2BDDCCEB" w14:textId="77777777" w:rsidTr="00CE4C27">
        <w:trPr>
          <w:trHeight w:val="265"/>
          <w:jc w:val="center"/>
        </w:trPr>
        <w:tc>
          <w:tcPr>
            <w:tcW w:w="0" w:type="auto"/>
            <w:vMerge w:val="restart"/>
            <w:tcBorders>
              <w:top w:val="nil"/>
              <w:bottom w:val="nil"/>
              <w:right w:val="single" w:sz="4" w:space="0" w:color="auto"/>
            </w:tcBorders>
            <w:shd w:val="clear" w:color="auto" w:fill="auto"/>
            <w:noWrap/>
            <w:hideMark/>
          </w:tcPr>
          <w:p w14:paraId="2E04BED7"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Spot-billed</w:t>
            </w:r>
          </w:p>
        </w:tc>
        <w:tc>
          <w:tcPr>
            <w:tcW w:w="0" w:type="auto"/>
            <w:tcBorders>
              <w:top w:val="nil"/>
              <w:left w:val="single" w:sz="4" w:space="0" w:color="auto"/>
              <w:bottom w:val="nil"/>
              <w:right w:val="single" w:sz="4" w:space="0" w:color="auto"/>
            </w:tcBorders>
            <w:shd w:val="clear" w:color="auto" w:fill="auto"/>
            <w:noWrap/>
            <w:hideMark/>
          </w:tcPr>
          <w:p w14:paraId="071A06F1"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Inside</w:t>
            </w:r>
          </w:p>
        </w:tc>
        <w:tc>
          <w:tcPr>
            <w:tcW w:w="0" w:type="auto"/>
            <w:tcBorders>
              <w:top w:val="nil"/>
              <w:left w:val="single" w:sz="4" w:space="0" w:color="auto"/>
              <w:bottom w:val="nil"/>
            </w:tcBorders>
            <w:shd w:val="clear" w:color="auto" w:fill="auto"/>
            <w:noWrap/>
            <w:hideMark/>
          </w:tcPr>
          <w:p w14:paraId="0C88EDF2"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0.002331</w:t>
            </w:r>
          </w:p>
        </w:tc>
        <w:tc>
          <w:tcPr>
            <w:tcW w:w="1555" w:type="dxa"/>
            <w:tcBorders>
              <w:top w:val="nil"/>
              <w:bottom w:val="nil"/>
              <w:right w:val="single" w:sz="4" w:space="0" w:color="auto"/>
            </w:tcBorders>
            <w:shd w:val="clear" w:color="auto" w:fill="auto"/>
            <w:noWrap/>
            <w:hideMark/>
          </w:tcPr>
          <w:p w14:paraId="7C1D1EB3"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0.00196792</w:t>
            </w:r>
          </w:p>
        </w:tc>
        <w:tc>
          <w:tcPr>
            <w:tcW w:w="857" w:type="dxa"/>
            <w:tcBorders>
              <w:top w:val="nil"/>
              <w:left w:val="single" w:sz="4" w:space="0" w:color="auto"/>
              <w:bottom w:val="nil"/>
            </w:tcBorders>
            <w:shd w:val="clear" w:color="auto" w:fill="auto"/>
            <w:noWrap/>
            <w:hideMark/>
          </w:tcPr>
          <w:p w14:paraId="042FA54D"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334</w:t>
            </w:r>
          </w:p>
        </w:tc>
        <w:tc>
          <w:tcPr>
            <w:tcW w:w="865" w:type="dxa"/>
            <w:tcBorders>
              <w:top w:val="nil"/>
              <w:bottom w:val="nil"/>
              <w:right w:val="single" w:sz="4" w:space="0" w:color="auto"/>
            </w:tcBorders>
            <w:shd w:val="clear" w:color="auto" w:fill="auto"/>
            <w:noWrap/>
            <w:hideMark/>
          </w:tcPr>
          <w:p w14:paraId="32E54095"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280</w:t>
            </w:r>
          </w:p>
        </w:tc>
        <w:tc>
          <w:tcPr>
            <w:tcW w:w="0" w:type="auto"/>
            <w:tcBorders>
              <w:top w:val="nil"/>
              <w:left w:val="single" w:sz="4" w:space="0" w:color="auto"/>
              <w:bottom w:val="nil"/>
            </w:tcBorders>
            <w:shd w:val="clear" w:color="auto" w:fill="auto"/>
            <w:noWrap/>
            <w:hideMark/>
          </w:tcPr>
          <w:p w14:paraId="1FEB6428"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-0.47211</w:t>
            </w:r>
          </w:p>
        </w:tc>
        <w:tc>
          <w:tcPr>
            <w:tcW w:w="0" w:type="auto"/>
            <w:tcBorders>
              <w:top w:val="nil"/>
              <w:bottom w:val="nil"/>
            </w:tcBorders>
            <w:shd w:val="clear" w:color="auto" w:fill="auto"/>
            <w:noWrap/>
            <w:hideMark/>
          </w:tcPr>
          <w:p w14:paraId="246E05B6"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0.656325</w:t>
            </w:r>
          </w:p>
        </w:tc>
      </w:tr>
      <w:tr w:rsidR="00436E20" w:rsidRPr="00EB1341" w14:paraId="6EE15DE8" w14:textId="77777777" w:rsidTr="00CE4C27">
        <w:trPr>
          <w:trHeight w:val="265"/>
          <w:jc w:val="center"/>
        </w:trPr>
        <w:tc>
          <w:tcPr>
            <w:tcW w:w="0" w:type="auto"/>
            <w:vMerge/>
            <w:tcBorders>
              <w:top w:val="nil"/>
              <w:bottom w:val="single" w:sz="8" w:space="0" w:color="auto"/>
              <w:right w:val="single" w:sz="4" w:space="0" w:color="auto"/>
            </w:tcBorders>
            <w:shd w:val="clear" w:color="auto" w:fill="auto"/>
            <w:hideMark/>
          </w:tcPr>
          <w:p w14:paraId="770B16E1" w14:textId="77777777" w:rsidR="00436E20" w:rsidRPr="00EB1341" w:rsidRDefault="00436E20" w:rsidP="00CE4C27">
            <w:pPr>
              <w:jc w:val="center"/>
              <w:rPr>
                <w:rFonts w:ascii="Times New Roman" w:eastAsia="Times New Roman" w:hAnsi="Times New Roman"/>
                <w:sz w:val="24"/>
                <w:szCs w:val="24"/>
              </w:rPr>
            </w:pPr>
          </w:p>
        </w:tc>
        <w:tc>
          <w:tcPr>
            <w:tcW w:w="0" w:type="auto"/>
            <w:tcBorders>
              <w:top w:val="nil"/>
              <w:left w:val="single" w:sz="4" w:space="0" w:color="auto"/>
              <w:bottom w:val="single" w:sz="8" w:space="0" w:color="auto"/>
              <w:right w:val="single" w:sz="4" w:space="0" w:color="auto"/>
            </w:tcBorders>
            <w:shd w:val="clear" w:color="auto" w:fill="auto"/>
            <w:noWrap/>
            <w:hideMark/>
          </w:tcPr>
          <w:p w14:paraId="7F79A8D3"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Outside</w:t>
            </w:r>
          </w:p>
        </w:tc>
        <w:tc>
          <w:tcPr>
            <w:tcW w:w="0" w:type="auto"/>
            <w:tcBorders>
              <w:top w:val="nil"/>
              <w:left w:val="single" w:sz="4" w:space="0" w:color="auto"/>
              <w:bottom w:val="single" w:sz="8" w:space="0" w:color="auto"/>
            </w:tcBorders>
            <w:shd w:val="clear" w:color="auto" w:fill="auto"/>
            <w:noWrap/>
            <w:hideMark/>
          </w:tcPr>
          <w:p w14:paraId="794EA6DA"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0.007683</w:t>
            </w:r>
          </w:p>
        </w:tc>
        <w:tc>
          <w:tcPr>
            <w:tcW w:w="1555" w:type="dxa"/>
            <w:tcBorders>
              <w:top w:val="nil"/>
              <w:bottom w:val="single" w:sz="8" w:space="0" w:color="auto"/>
              <w:right w:val="single" w:sz="4" w:space="0" w:color="auto"/>
            </w:tcBorders>
            <w:shd w:val="clear" w:color="auto" w:fill="auto"/>
            <w:noWrap/>
            <w:hideMark/>
          </w:tcPr>
          <w:p w14:paraId="5963F14E"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0.00430549</w:t>
            </w:r>
          </w:p>
        </w:tc>
        <w:tc>
          <w:tcPr>
            <w:tcW w:w="857" w:type="dxa"/>
            <w:tcBorders>
              <w:top w:val="nil"/>
              <w:left w:val="single" w:sz="4" w:space="0" w:color="auto"/>
              <w:bottom w:val="single" w:sz="4" w:space="0" w:color="auto"/>
            </w:tcBorders>
            <w:shd w:val="clear" w:color="auto" w:fill="auto"/>
            <w:noWrap/>
            <w:hideMark/>
          </w:tcPr>
          <w:p w14:paraId="6A2D1DC4"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1,161</w:t>
            </w:r>
          </w:p>
        </w:tc>
        <w:tc>
          <w:tcPr>
            <w:tcW w:w="865" w:type="dxa"/>
            <w:tcBorders>
              <w:top w:val="nil"/>
              <w:bottom w:val="single" w:sz="8" w:space="0" w:color="auto"/>
              <w:right w:val="single" w:sz="4" w:space="0" w:color="auto"/>
            </w:tcBorders>
            <w:shd w:val="clear" w:color="auto" w:fill="auto"/>
            <w:noWrap/>
            <w:hideMark/>
          </w:tcPr>
          <w:p w14:paraId="5FDBDFA3"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597</w:t>
            </w:r>
          </w:p>
        </w:tc>
        <w:tc>
          <w:tcPr>
            <w:tcW w:w="0" w:type="auto"/>
            <w:tcBorders>
              <w:top w:val="nil"/>
              <w:left w:val="single" w:sz="4" w:space="0" w:color="auto"/>
              <w:bottom w:val="single" w:sz="8" w:space="0" w:color="auto"/>
            </w:tcBorders>
            <w:shd w:val="clear" w:color="auto" w:fill="auto"/>
            <w:noWrap/>
            <w:hideMark/>
          </w:tcPr>
          <w:p w14:paraId="111F5E96"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-0.6228</w:t>
            </w:r>
          </w:p>
        </w:tc>
        <w:tc>
          <w:tcPr>
            <w:tcW w:w="0" w:type="auto"/>
            <w:tcBorders>
              <w:top w:val="nil"/>
              <w:bottom w:val="single" w:sz="8" w:space="0" w:color="auto"/>
            </w:tcBorders>
            <w:shd w:val="clear" w:color="auto" w:fill="auto"/>
            <w:noWrap/>
            <w:hideMark/>
          </w:tcPr>
          <w:p w14:paraId="7B7C6952" w14:textId="77777777" w:rsidR="00436E20" w:rsidRPr="00EB1341" w:rsidRDefault="00436E20" w:rsidP="00CE4C27">
            <w:pPr>
              <w:jc w:val="center"/>
              <w:rPr>
                <w:rFonts w:ascii="Times New Roman" w:eastAsia="Times New Roman" w:hAnsi="Times New Roman"/>
                <w:sz w:val="24"/>
                <w:szCs w:val="24"/>
              </w:rPr>
            </w:pPr>
            <w:r w:rsidRPr="00EB1341">
              <w:rPr>
                <w:rFonts w:ascii="Times New Roman" w:eastAsia="Times New Roman" w:hAnsi="Times New Roman"/>
                <w:sz w:val="24"/>
                <w:szCs w:val="24"/>
              </w:rPr>
              <w:t>0.415501</w:t>
            </w:r>
          </w:p>
        </w:tc>
      </w:tr>
    </w:tbl>
    <w:p w14:paraId="56DC7581" w14:textId="77777777" w:rsidR="00436E20" w:rsidRPr="000F40A5" w:rsidRDefault="00436E20" w:rsidP="00436E20">
      <w:pPr>
        <w:pStyle w:val="2"/>
        <w:spacing w:beforeLines="100" w:before="240" w:after="0"/>
        <w:rPr>
          <w:rFonts w:ascii="Times New Roman" w:hAnsi="Times New Roman"/>
          <w:sz w:val="24"/>
          <w:szCs w:val="24"/>
        </w:rPr>
      </w:pPr>
      <w:bookmarkStart w:id="254" w:name="_Toc482798117"/>
      <w:bookmarkStart w:id="255" w:name="_Toc28603967"/>
      <w:r>
        <w:rPr>
          <w:rFonts w:ascii="Times New Roman" w:hAnsi="Times New Roman"/>
          <w:sz w:val="24"/>
          <w:szCs w:val="24"/>
        </w:rPr>
        <w:t>Table S19:</w:t>
      </w:r>
      <w:r w:rsidRPr="000F40A5">
        <w:rPr>
          <w:rFonts w:ascii="Times New Roman" w:hAnsi="Times New Roman"/>
          <w:sz w:val="24"/>
          <w:szCs w:val="24"/>
        </w:rPr>
        <w:t xml:space="preserve"> Summary of domestic candidate regions (zHp&lt;-4 for autosomes, zHp&lt;-2 for Z-chromosomes)</w:t>
      </w:r>
      <w:bookmarkEnd w:id="254"/>
      <w:bookmarkEnd w:id="255"/>
    </w:p>
    <w:p w14:paraId="6294C92D" w14:textId="77777777" w:rsidR="00436E20" w:rsidRPr="000F40A5" w:rsidRDefault="00436E20" w:rsidP="00436E20">
      <w:pPr>
        <w:rPr>
          <w:rFonts w:ascii="Times New Roman" w:hAnsi="Times New Roman"/>
          <w:sz w:val="24"/>
          <w:szCs w:val="24"/>
        </w:rPr>
      </w:pPr>
      <w:r w:rsidRPr="000F40A5">
        <w:rPr>
          <w:rFonts w:ascii="Times New Roman" w:hAnsi="Times New Roman"/>
          <w:sz w:val="24"/>
          <w:szCs w:val="24"/>
        </w:rPr>
        <w:t>See file “Table_S1</w:t>
      </w:r>
      <w:r>
        <w:rPr>
          <w:rFonts w:ascii="Times New Roman" w:hAnsi="Times New Roman"/>
          <w:sz w:val="24"/>
          <w:szCs w:val="24"/>
        </w:rPr>
        <w:t>9</w:t>
      </w:r>
      <w:r w:rsidRPr="000F40A5">
        <w:rPr>
          <w:rFonts w:ascii="Times New Roman" w:hAnsi="Times New Roman"/>
          <w:sz w:val="24"/>
          <w:szCs w:val="24"/>
        </w:rPr>
        <w:t>.xlsx”</w:t>
      </w:r>
    </w:p>
    <w:p w14:paraId="00F6B219" w14:textId="77777777" w:rsidR="00436E20" w:rsidRPr="000F40A5" w:rsidRDefault="00436E20" w:rsidP="00436E20">
      <w:pPr>
        <w:pStyle w:val="2"/>
        <w:spacing w:beforeLines="100" w:before="240" w:after="0"/>
        <w:rPr>
          <w:rFonts w:ascii="Times New Roman" w:hAnsi="Times New Roman"/>
          <w:sz w:val="24"/>
          <w:szCs w:val="24"/>
        </w:rPr>
      </w:pPr>
      <w:bookmarkStart w:id="256" w:name="_Toc482798118"/>
      <w:bookmarkStart w:id="257" w:name="_Toc28603968"/>
      <w:r>
        <w:rPr>
          <w:rFonts w:ascii="Times New Roman" w:hAnsi="Times New Roman"/>
          <w:sz w:val="24"/>
          <w:szCs w:val="24"/>
        </w:rPr>
        <w:t>Table S20:</w:t>
      </w:r>
      <w:r w:rsidRPr="000F40A5">
        <w:rPr>
          <w:rFonts w:ascii="Times New Roman" w:hAnsi="Times New Roman"/>
          <w:sz w:val="24"/>
          <w:szCs w:val="24"/>
        </w:rPr>
        <w:t xml:space="preserve"> Summary of high </w:t>
      </w:r>
      <w:r w:rsidRPr="00B12C6B">
        <w:rPr>
          <w:rFonts w:ascii="Times New Roman" w:hAnsi="Times New Roman"/>
          <w:i/>
          <w:sz w:val="24"/>
          <w:szCs w:val="24"/>
        </w:rPr>
        <w:t>F</w:t>
      </w:r>
      <w:r w:rsidRPr="00B12C6B">
        <w:rPr>
          <w:rFonts w:ascii="Times New Roman" w:hAnsi="Times New Roman"/>
          <w:i/>
          <w:sz w:val="24"/>
          <w:szCs w:val="24"/>
          <w:vertAlign w:val="subscript"/>
        </w:rPr>
        <w:t>ST</w:t>
      </w:r>
      <w:r w:rsidRPr="000F40A5">
        <w:rPr>
          <w:rFonts w:ascii="Times New Roman" w:hAnsi="Times New Roman"/>
          <w:sz w:val="24"/>
          <w:szCs w:val="24"/>
        </w:rPr>
        <w:t xml:space="preserve"> regions between </w:t>
      </w:r>
      <w:r>
        <w:rPr>
          <w:rFonts w:ascii="Times New Roman" w:hAnsi="Times New Roman"/>
          <w:sz w:val="24"/>
          <w:szCs w:val="24"/>
        </w:rPr>
        <w:t xml:space="preserve">the </w:t>
      </w:r>
      <w:r w:rsidRPr="000F40A5">
        <w:rPr>
          <w:rFonts w:ascii="Times New Roman" w:hAnsi="Times New Roman"/>
          <w:sz w:val="24"/>
          <w:szCs w:val="24"/>
        </w:rPr>
        <w:t xml:space="preserve">wild </w:t>
      </w:r>
      <w:r>
        <w:rPr>
          <w:rFonts w:ascii="Times New Roman" w:hAnsi="Times New Roman"/>
          <w:sz w:val="24"/>
          <w:szCs w:val="24"/>
        </w:rPr>
        <w:t xml:space="preserve">and </w:t>
      </w:r>
      <w:r w:rsidRPr="000F40A5">
        <w:rPr>
          <w:rFonts w:ascii="Times New Roman" w:hAnsi="Times New Roman"/>
          <w:sz w:val="24"/>
          <w:szCs w:val="24"/>
        </w:rPr>
        <w:t xml:space="preserve">domestic </w:t>
      </w:r>
      <w:r>
        <w:rPr>
          <w:rFonts w:ascii="Times New Roman" w:hAnsi="Times New Roman"/>
          <w:sz w:val="24"/>
          <w:szCs w:val="24"/>
        </w:rPr>
        <w:t xml:space="preserve">duck </w:t>
      </w:r>
      <w:r w:rsidRPr="000F40A5">
        <w:rPr>
          <w:rFonts w:ascii="Times New Roman" w:hAnsi="Times New Roman"/>
          <w:sz w:val="24"/>
          <w:szCs w:val="24"/>
        </w:rPr>
        <w:t>lineage</w:t>
      </w:r>
      <w:bookmarkEnd w:id="256"/>
      <w:r>
        <w:rPr>
          <w:rFonts w:ascii="Times New Roman" w:hAnsi="Times New Roman"/>
          <w:sz w:val="24"/>
          <w:szCs w:val="24"/>
        </w:rPr>
        <w:t>.</w:t>
      </w:r>
      <w:bookmarkEnd w:id="257"/>
    </w:p>
    <w:p w14:paraId="131B0808" w14:textId="77777777" w:rsidR="00436E20" w:rsidRPr="000F40A5" w:rsidRDefault="00436E20" w:rsidP="00436E20">
      <w:pPr>
        <w:rPr>
          <w:rFonts w:ascii="Times New Roman" w:hAnsi="Times New Roman"/>
          <w:sz w:val="24"/>
          <w:szCs w:val="24"/>
        </w:rPr>
      </w:pPr>
      <w:r w:rsidRPr="000F40A5">
        <w:rPr>
          <w:rFonts w:ascii="Times New Roman" w:hAnsi="Times New Roman"/>
          <w:sz w:val="24"/>
          <w:szCs w:val="24"/>
        </w:rPr>
        <w:t>See file “Table_S</w:t>
      </w:r>
      <w:r>
        <w:rPr>
          <w:rFonts w:ascii="Times New Roman" w:hAnsi="Times New Roman"/>
          <w:sz w:val="24"/>
          <w:szCs w:val="24"/>
        </w:rPr>
        <w:t>20</w:t>
      </w:r>
      <w:r w:rsidRPr="000F40A5">
        <w:rPr>
          <w:rFonts w:ascii="Times New Roman" w:hAnsi="Times New Roman"/>
          <w:sz w:val="24"/>
          <w:szCs w:val="24"/>
        </w:rPr>
        <w:t>.xlsx”</w:t>
      </w:r>
    </w:p>
    <w:p w14:paraId="0F0FCF10" w14:textId="77777777" w:rsidR="00436E20" w:rsidRPr="000F40A5" w:rsidRDefault="00436E20" w:rsidP="00436E20">
      <w:pPr>
        <w:pStyle w:val="2"/>
        <w:spacing w:beforeLines="100" w:before="240" w:after="0"/>
        <w:rPr>
          <w:rFonts w:ascii="Times New Roman" w:hAnsi="Times New Roman"/>
          <w:sz w:val="24"/>
          <w:szCs w:val="24"/>
        </w:rPr>
      </w:pPr>
      <w:bookmarkStart w:id="258" w:name="_Toc482798119"/>
      <w:bookmarkStart w:id="259" w:name="_Toc28603969"/>
      <w:r>
        <w:rPr>
          <w:rFonts w:ascii="Times New Roman" w:hAnsi="Times New Roman"/>
          <w:sz w:val="24"/>
          <w:szCs w:val="24"/>
        </w:rPr>
        <w:lastRenderedPageBreak/>
        <w:t>Table S21:</w:t>
      </w:r>
      <w:r w:rsidRPr="000F40A5">
        <w:rPr>
          <w:rFonts w:ascii="Times New Roman" w:hAnsi="Times New Roman"/>
          <w:sz w:val="24"/>
          <w:szCs w:val="24"/>
        </w:rPr>
        <w:t xml:space="preserve"> Enriched gene ontology </w:t>
      </w:r>
      <w:r>
        <w:rPr>
          <w:rFonts w:ascii="Times New Roman" w:hAnsi="Times New Roman"/>
          <w:sz w:val="24"/>
          <w:szCs w:val="24"/>
        </w:rPr>
        <w:t>of positively</w:t>
      </w:r>
      <w:r w:rsidRPr="000F40A5">
        <w:rPr>
          <w:rFonts w:ascii="Times New Roman" w:hAnsi="Times New Roman"/>
          <w:sz w:val="24"/>
          <w:szCs w:val="24"/>
        </w:rPr>
        <w:t xml:space="preserve"> selected genes in/close to domestic candidate regions.</w:t>
      </w:r>
      <w:bookmarkEnd w:id="258"/>
      <w:bookmarkEnd w:id="259"/>
    </w:p>
    <w:p w14:paraId="6C87419C" w14:textId="77777777" w:rsidR="00436E20" w:rsidRPr="000F40A5" w:rsidRDefault="00436E20" w:rsidP="00436E20">
      <w:pPr>
        <w:rPr>
          <w:rFonts w:ascii="Times New Roman" w:hAnsi="Times New Roman"/>
          <w:sz w:val="24"/>
          <w:szCs w:val="24"/>
        </w:rPr>
      </w:pPr>
      <w:r w:rsidRPr="000F40A5">
        <w:rPr>
          <w:rFonts w:ascii="Times New Roman" w:hAnsi="Times New Roman"/>
          <w:sz w:val="24"/>
          <w:szCs w:val="24"/>
        </w:rPr>
        <w:t>See file “Table_S2</w:t>
      </w:r>
      <w:r>
        <w:rPr>
          <w:rFonts w:ascii="Times New Roman" w:hAnsi="Times New Roman"/>
          <w:sz w:val="24"/>
          <w:szCs w:val="24"/>
        </w:rPr>
        <w:t>1</w:t>
      </w:r>
      <w:r w:rsidRPr="000F40A5">
        <w:rPr>
          <w:rFonts w:ascii="Times New Roman" w:hAnsi="Times New Roman"/>
          <w:sz w:val="24"/>
          <w:szCs w:val="24"/>
        </w:rPr>
        <w:t>.xlsx”</w:t>
      </w:r>
    </w:p>
    <w:p w14:paraId="1BECE6FC" w14:textId="77777777" w:rsidR="00436E20" w:rsidRPr="000F40A5" w:rsidRDefault="00436E20" w:rsidP="00436E20">
      <w:pPr>
        <w:pStyle w:val="2"/>
        <w:spacing w:beforeLines="100" w:before="240" w:after="0"/>
        <w:rPr>
          <w:rFonts w:ascii="Times New Roman" w:hAnsi="Times New Roman"/>
          <w:sz w:val="24"/>
          <w:szCs w:val="24"/>
        </w:rPr>
      </w:pPr>
      <w:bookmarkStart w:id="260" w:name="_Toc482798120"/>
      <w:bookmarkStart w:id="261" w:name="_Toc28603970"/>
      <w:r>
        <w:rPr>
          <w:rFonts w:ascii="Times New Roman" w:hAnsi="Times New Roman"/>
          <w:sz w:val="24"/>
          <w:szCs w:val="24"/>
        </w:rPr>
        <w:t>Table S22:</w:t>
      </w:r>
      <w:r w:rsidRPr="000F40A5">
        <w:rPr>
          <w:rFonts w:ascii="Times New Roman" w:hAnsi="Times New Roman"/>
          <w:sz w:val="24"/>
          <w:szCs w:val="24"/>
        </w:rPr>
        <w:t xml:space="preserve"> Enriched gene ontology </w:t>
      </w:r>
      <w:r>
        <w:rPr>
          <w:rFonts w:ascii="Times New Roman" w:hAnsi="Times New Roman"/>
          <w:sz w:val="24"/>
          <w:szCs w:val="24"/>
        </w:rPr>
        <w:t>in</w:t>
      </w:r>
      <w:r w:rsidRPr="000F40A5">
        <w:rPr>
          <w:rFonts w:ascii="Times New Roman" w:hAnsi="Times New Roman"/>
          <w:sz w:val="24"/>
          <w:szCs w:val="24"/>
        </w:rPr>
        <w:t xml:space="preserve"> biological process terms </w:t>
      </w:r>
      <w:r>
        <w:rPr>
          <w:rFonts w:ascii="Times New Roman" w:hAnsi="Times New Roman"/>
          <w:sz w:val="24"/>
          <w:szCs w:val="24"/>
        </w:rPr>
        <w:t>of positively</w:t>
      </w:r>
      <w:r w:rsidRPr="000F40A5">
        <w:rPr>
          <w:rFonts w:ascii="Times New Roman" w:hAnsi="Times New Roman"/>
          <w:sz w:val="24"/>
          <w:szCs w:val="24"/>
        </w:rPr>
        <w:t xml:space="preserve"> selected genes in/close to domestic candidate regions.</w:t>
      </w:r>
      <w:bookmarkEnd w:id="260"/>
      <w:bookmarkEnd w:id="261"/>
    </w:p>
    <w:p w14:paraId="6A662397" w14:textId="77777777" w:rsidR="00436E20" w:rsidRPr="000F40A5" w:rsidRDefault="00436E20" w:rsidP="00436E20">
      <w:pPr>
        <w:rPr>
          <w:rFonts w:ascii="Times New Roman" w:hAnsi="Times New Roman"/>
          <w:sz w:val="24"/>
          <w:szCs w:val="24"/>
        </w:rPr>
      </w:pPr>
      <w:r w:rsidRPr="000F40A5">
        <w:rPr>
          <w:rFonts w:ascii="Times New Roman" w:hAnsi="Times New Roman"/>
          <w:sz w:val="24"/>
          <w:szCs w:val="24"/>
        </w:rPr>
        <w:t>See file “Table_S2</w:t>
      </w:r>
      <w:r>
        <w:rPr>
          <w:rFonts w:ascii="Times New Roman" w:hAnsi="Times New Roman"/>
          <w:sz w:val="24"/>
          <w:szCs w:val="24"/>
        </w:rPr>
        <w:t>2</w:t>
      </w:r>
      <w:r w:rsidRPr="000F40A5">
        <w:rPr>
          <w:rFonts w:ascii="Times New Roman" w:hAnsi="Times New Roman"/>
          <w:sz w:val="24"/>
          <w:szCs w:val="24"/>
        </w:rPr>
        <w:t>.xlsx”</w:t>
      </w:r>
    </w:p>
    <w:p w14:paraId="6B705416" w14:textId="77777777" w:rsidR="00436E20" w:rsidRDefault="00436E20" w:rsidP="00436E20">
      <w:pPr>
        <w:pStyle w:val="2"/>
        <w:spacing w:beforeLines="100" w:before="240" w:after="0"/>
        <w:rPr>
          <w:rFonts w:ascii="Times New Roman" w:hAnsi="Times New Roman"/>
          <w:sz w:val="24"/>
          <w:szCs w:val="24"/>
        </w:rPr>
      </w:pPr>
      <w:bookmarkStart w:id="262" w:name="_Toc28603971"/>
      <w:r>
        <w:rPr>
          <w:rFonts w:ascii="Times New Roman" w:hAnsi="Times New Roman"/>
          <w:sz w:val="24"/>
          <w:szCs w:val="24"/>
        </w:rPr>
        <w:t xml:space="preserve">Table S23. Averaged all </w:t>
      </w:r>
      <w:r w:rsidRPr="004B3115">
        <w:rPr>
          <w:rFonts w:ascii="Times New Roman" w:hAnsi="Times New Roman"/>
          <w:sz w:val="24"/>
          <w:szCs w:val="24"/>
        </w:rPr>
        <w:t>ΔDAF (absolute ΔDAF) of windows inside/outside high differentiation regions.</w:t>
      </w:r>
      <w:bookmarkEnd w:id="262"/>
      <w:r>
        <w:rPr>
          <w:rFonts w:ascii="Times New Roman" w:hAnsi="Times New Roman"/>
          <w:sz w:val="24"/>
          <w:szCs w:val="24"/>
        </w:rPr>
        <w:t xml:space="preserve"> </w:t>
      </w:r>
    </w:p>
    <w:tbl>
      <w:tblPr>
        <w:tblpPr w:leftFromText="180" w:rightFromText="180" w:vertAnchor="text" w:horzAnchor="margin" w:tblpY="8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3261"/>
        <w:gridCol w:w="2205"/>
      </w:tblGrid>
      <w:tr w:rsidR="00436E20" w:rsidRPr="00EB1341" w14:paraId="0AD40F48" w14:textId="77777777" w:rsidTr="00CE4C27">
        <w:tc>
          <w:tcPr>
            <w:tcW w:w="2830" w:type="dxa"/>
            <w:shd w:val="clear" w:color="auto" w:fill="auto"/>
          </w:tcPr>
          <w:p w14:paraId="4F56AFFA" w14:textId="77777777" w:rsidR="00436E20" w:rsidRPr="00EB1341" w:rsidRDefault="00436E20" w:rsidP="00CE4C27">
            <w:pPr>
              <w:rPr>
                <w:rFonts w:ascii="Times New Roman" w:eastAsia="宋体" w:hAnsi="Times New Roman"/>
                <w:color w:val="000000"/>
                <w:szCs w:val="21"/>
              </w:rPr>
            </w:pPr>
            <w:r w:rsidRPr="00EB1341">
              <w:rPr>
                <w:rFonts w:ascii="Times New Roman" w:eastAsia="宋体" w:hAnsi="Times New Roman"/>
                <w:color w:val="000000"/>
                <w:szCs w:val="21"/>
              </w:rPr>
              <w:t>Mean value across SNPs</w:t>
            </w:r>
          </w:p>
        </w:tc>
        <w:tc>
          <w:tcPr>
            <w:tcW w:w="3261" w:type="dxa"/>
            <w:shd w:val="clear" w:color="auto" w:fill="auto"/>
          </w:tcPr>
          <w:p w14:paraId="4BA9D785" w14:textId="77777777" w:rsidR="00436E20" w:rsidRPr="00EB1341" w:rsidRDefault="00436E20" w:rsidP="00CE4C27">
            <w:pPr>
              <w:rPr>
                <w:rFonts w:ascii="Times New Roman" w:eastAsia="宋体" w:hAnsi="Times New Roman"/>
                <w:color w:val="000000"/>
                <w:szCs w:val="21"/>
              </w:rPr>
            </w:pPr>
            <w:r w:rsidRPr="00EB1341">
              <w:rPr>
                <w:rFonts w:ascii="Times New Roman" w:eastAsia="宋体" w:hAnsi="Times New Roman"/>
                <w:color w:val="000000"/>
                <w:szCs w:val="21"/>
              </w:rPr>
              <w:t>high differentiation regions</w:t>
            </w:r>
          </w:p>
        </w:tc>
        <w:tc>
          <w:tcPr>
            <w:tcW w:w="2205" w:type="dxa"/>
            <w:shd w:val="clear" w:color="auto" w:fill="auto"/>
          </w:tcPr>
          <w:p w14:paraId="4DBDF104" w14:textId="77777777" w:rsidR="00436E20" w:rsidRPr="00EB1341" w:rsidRDefault="00436E20" w:rsidP="00CE4C27">
            <w:pPr>
              <w:rPr>
                <w:rFonts w:ascii="Times New Roman" w:eastAsia="宋体" w:hAnsi="Times New Roman"/>
                <w:color w:val="000000"/>
                <w:szCs w:val="21"/>
              </w:rPr>
            </w:pPr>
            <w:r w:rsidRPr="00EB1341">
              <w:rPr>
                <w:rFonts w:ascii="Times New Roman" w:eastAsia="宋体" w:hAnsi="Times New Roman"/>
                <w:color w:val="000000"/>
                <w:szCs w:val="21"/>
              </w:rPr>
              <w:t>Genomic background</w:t>
            </w:r>
          </w:p>
        </w:tc>
      </w:tr>
      <w:tr w:rsidR="00436E20" w:rsidRPr="00EB1341" w14:paraId="280EFABB" w14:textId="77777777" w:rsidTr="00CE4C27">
        <w:tc>
          <w:tcPr>
            <w:tcW w:w="2830" w:type="dxa"/>
            <w:shd w:val="clear" w:color="auto" w:fill="auto"/>
          </w:tcPr>
          <w:p w14:paraId="045AF50F" w14:textId="77777777" w:rsidR="00436E20" w:rsidRPr="00EB1341" w:rsidRDefault="00436E20" w:rsidP="00CE4C27">
            <w:pPr>
              <w:rPr>
                <w:rFonts w:ascii="Times New Roman" w:eastAsia="宋体" w:hAnsi="Times New Roman"/>
                <w:color w:val="000000"/>
                <w:szCs w:val="21"/>
              </w:rPr>
            </w:pPr>
            <w:r w:rsidRPr="00EB1341">
              <w:rPr>
                <w:rFonts w:ascii="Times New Roman" w:eastAsia="宋体" w:hAnsi="Times New Roman"/>
                <w:color w:val="000000"/>
                <w:szCs w:val="21"/>
              </w:rPr>
              <w:t>absolute ΔDAF</w:t>
            </w:r>
          </w:p>
        </w:tc>
        <w:tc>
          <w:tcPr>
            <w:tcW w:w="3261" w:type="dxa"/>
            <w:shd w:val="clear" w:color="auto" w:fill="auto"/>
          </w:tcPr>
          <w:p w14:paraId="3077E0E5" w14:textId="77777777" w:rsidR="00436E20" w:rsidRPr="00EB1341" w:rsidRDefault="00436E20" w:rsidP="00CE4C27">
            <w:pPr>
              <w:rPr>
                <w:rFonts w:ascii="Times New Roman" w:eastAsia="宋体" w:hAnsi="Times New Roman"/>
                <w:color w:val="000000"/>
                <w:szCs w:val="21"/>
              </w:rPr>
            </w:pPr>
            <w:r w:rsidRPr="00EB1341">
              <w:rPr>
                <w:rFonts w:ascii="Times New Roman" w:eastAsia="宋体" w:hAnsi="Times New Roman"/>
                <w:color w:val="000000"/>
                <w:szCs w:val="21"/>
              </w:rPr>
              <w:t>0.0385672</w:t>
            </w:r>
          </w:p>
        </w:tc>
        <w:tc>
          <w:tcPr>
            <w:tcW w:w="2205" w:type="dxa"/>
            <w:shd w:val="clear" w:color="auto" w:fill="auto"/>
          </w:tcPr>
          <w:p w14:paraId="01FB7D9F" w14:textId="77777777" w:rsidR="00436E20" w:rsidRPr="00EB1341" w:rsidRDefault="00436E20" w:rsidP="00CE4C27">
            <w:pPr>
              <w:rPr>
                <w:rFonts w:ascii="Times New Roman" w:hAnsi="Times New Roman"/>
              </w:rPr>
            </w:pPr>
            <w:r w:rsidRPr="00EB1341">
              <w:rPr>
                <w:rFonts w:ascii="Times New Roman" w:hAnsi="Times New Roman"/>
              </w:rPr>
              <w:t>0.03672404</w:t>
            </w:r>
          </w:p>
        </w:tc>
      </w:tr>
      <w:tr w:rsidR="00436E20" w:rsidRPr="00EB1341" w14:paraId="13B5BF98" w14:textId="77777777" w:rsidTr="00CE4C27">
        <w:tc>
          <w:tcPr>
            <w:tcW w:w="2830" w:type="dxa"/>
            <w:shd w:val="clear" w:color="auto" w:fill="auto"/>
          </w:tcPr>
          <w:p w14:paraId="61B593BA" w14:textId="77777777" w:rsidR="00436E20" w:rsidRPr="00EB1341" w:rsidRDefault="00436E20" w:rsidP="00CE4C27">
            <w:pPr>
              <w:rPr>
                <w:rFonts w:ascii="Times New Roman" w:eastAsia="宋体" w:hAnsi="Times New Roman"/>
                <w:color w:val="000000"/>
                <w:szCs w:val="21"/>
              </w:rPr>
            </w:pPr>
            <w:r w:rsidRPr="00EB1341">
              <w:rPr>
                <w:rFonts w:ascii="Times New Roman" w:eastAsia="宋体" w:hAnsi="Times New Roman"/>
                <w:color w:val="000000"/>
                <w:szCs w:val="21"/>
              </w:rPr>
              <w:t>ΔDAF</w:t>
            </w:r>
          </w:p>
        </w:tc>
        <w:tc>
          <w:tcPr>
            <w:tcW w:w="3261" w:type="dxa"/>
            <w:shd w:val="clear" w:color="auto" w:fill="auto"/>
          </w:tcPr>
          <w:p w14:paraId="0DF13578" w14:textId="77777777" w:rsidR="00436E20" w:rsidRPr="00EB1341" w:rsidRDefault="00436E20" w:rsidP="00CE4C27">
            <w:pPr>
              <w:rPr>
                <w:rFonts w:ascii="Times New Roman" w:eastAsia="宋体" w:hAnsi="Times New Roman"/>
                <w:color w:val="000000"/>
                <w:szCs w:val="21"/>
              </w:rPr>
            </w:pPr>
            <w:r w:rsidRPr="00EB1341">
              <w:rPr>
                <w:rFonts w:ascii="Times New Roman" w:eastAsia="宋体" w:hAnsi="Times New Roman"/>
                <w:color w:val="000000"/>
                <w:szCs w:val="21"/>
              </w:rPr>
              <w:t>0.0370516</w:t>
            </w:r>
          </w:p>
        </w:tc>
        <w:tc>
          <w:tcPr>
            <w:tcW w:w="2205" w:type="dxa"/>
            <w:shd w:val="clear" w:color="auto" w:fill="auto"/>
          </w:tcPr>
          <w:p w14:paraId="799CE979" w14:textId="77777777" w:rsidR="00436E20" w:rsidRPr="00EB1341" w:rsidRDefault="00436E20" w:rsidP="00CE4C27">
            <w:pPr>
              <w:rPr>
                <w:rFonts w:ascii="Times New Roman" w:hAnsi="Times New Roman"/>
              </w:rPr>
            </w:pPr>
            <w:r w:rsidRPr="00EB1341">
              <w:rPr>
                <w:rFonts w:ascii="Times New Roman" w:hAnsi="Times New Roman"/>
              </w:rPr>
              <w:t>0.03497989</w:t>
            </w:r>
          </w:p>
        </w:tc>
      </w:tr>
    </w:tbl>
    <w:p w14:paraId="3E83EEC7" w14:textId="77777777" w:rsidR="00436E20" w:rsidRPr="00BD682C" w:rsidRDefault="00436E20" w:rsidP="00436E20"/>
    <w:p w14:paraId="666C29D9" w14:textId="77777777" w:rsidR="00436E20" w:rsidRDefault="00436E20" w:rsidP="00436E20">
      <w:r>
        <w:br w:type="page"/>
      </w:r>
    </w:p>
    <w:p w14:paraId="5E8E56B4" w14:textId="77777777" w:rsidR="00436E20" w:rsidRPr="00066A4C" w:rsidRDefault="00436E20" w:rsidP="00436E20">
      <w:pPr>
        <w:pStyle w:val="1"/>
        <w:spacing w:line="360" w:lineRule="auto"/>
        <w:rPr>
          <w:rFonts w:ascii="Times New Roman" w:hAnsi="Times New Roman"/>
          <w:sz w:val="24"/>
          <w:szCs w:val="24"/>
        </w:rPr>
      </w:pPr>
      <w:bookmarkStart w:id="263" w:name="_Toc482798141"/>
      <w:bookmarkStart w:id="264" w:name="_Toc28603972"/>
      <w:r w:rsidRPr="00066A4C">
        <w:rPr>
          <w:rFonts w:ascii="Times New Roman" w:hAnsi="Times New Roman"/>
          <w:sz w:val="24"/>
          <w:szCs w:val="24"/>
        </w:rPr>
        <w:lastRenderedPageBreak/>
        <w:t>Reference</w:t>
      </w:r>
      <w:bookmarkEnd w:id="263"/>
      <w:bookmarkEnd w:id="264"/>
    </w:p>
    <w:p w14:paraId="15A10E4F" w14:textId="77777777" w:rsidR="00436E20" w:rsidRPr="006F259F" w:rsidRDefault="00436E20" w:rsidP="00436E20">
      <w:pPr>
        <w:pStyle w:val="EndNoteBibliography"/>
        <w:ind w:left="720" w:hanging="720"/>
      </w:pPr>
      <w:r w:rsidRPr="0044325D">
        <w:rPr>
          <w:rFonts w:ascii="Times New Roman" w:hAnsi="Times New Roman" w:cs="Times New Roman"/>
          <w:b/>
          <w:sz w:val="24"/>
          <w:szCs w:val="24"/>
        </w:rPr>
        <w:fldChar w:fldCharType="begin"/>
      </w:r>
      <w:r w:rsidRPr="0044325D">
        <w:rPr>
          <w:rFonts w:ascii="Times New Roman" w:hAnsi="Times New Roman" w:cs="Times New Roman"/>
          <w:b/>
          <w:sz w:val="24"/>
          <w:szCs w:val="24"/>
        </w:rPr>
        <w:instrText xml:space="preserve"> ADDIN EN.REFLIST </w:instrText>
      </w:r>
      <w:r w:rsidRPr="0044325D">
        <w:rPr>
          <w:rFonts w:ascii="Times New Roman" w:hAnsi="Times New Roman" w:cs="Times New Roman"/>
          <w:b/>
          <w:sz w:val="24"/>
          <w:szCs w:val="24"/>
        </w:rPr>
        <w:fldChar w:fldCharType="separate"/>
      </w:r>
      <w:bookmarkStart w:id="265" w:name="_ENREF_1"/>
      <w:r w:rsidRPr="006F259F">
        <w:t xml:space="preserve">Anderson, R. M., Lawrence, A. R., Stottmann, R. W., Bachiller, D., &amp; Klingensmith, J. (2002). Chordin and noggin promote organizing centers of forebrain development in the mouse. </w:t>
      </w:r>
      <w:r w:rsidRPr="006F259F">
        <w:rPr>
          <w:i/>
        </w:rPr>
        <w:t>Development, 129</w:t>
      </w:r>
      <w:r w:rsidRPr="006F259F">
        <w:t xml:space="preserve">(21), 4975-4987. </w:t>
      </w:r>
      <w:bookmarkEnd w:id="265"/>
    </w:p>
    <w:p w14:paraId="5EAEBB26" w14:textId="77777777" w:rsidR="00436E20" w:rsidRPr="006F259F" w:rsidRDefault="00436E20" w:rsidP="00436E20">
      <w:pPr>
        <w:pStyle w:val="EndNoteBibliography"/>
        <w:ind w:left="720" w:hanging="720"/>
      </w:pPr>
      <w:bookmarkStart w:id="266" w:name="_ENREF_2"/>
      <w:r w:rsidRPr="006F259F">
        <w:t xml:space="preserve">Ashburner, M., Ball, C. A., Blake, J. A., Botstein, D., Butler, H., Cherry, J. M., . . . Sherlock, G. (2000). Gene ontology: tool for the unification of biology. The Gene Ontology Consortium. </w:t>
      </w:r>
      <w:r w:rsidRPr="006F259F">
        <w:rPr>
          <w:i/>
        </w:rPr>
        <w:t>Nat Genet, 25</w:t>
      </w:r>
      <w:r w:rsidRPr="006F259F">
        <w:t>(1), 25-29. doi:10.1038/75556</w:t>
      </w:r>
      <w:bookmarkEnd w:id="266"/>
    </w:p>
    <w:p w14:paraId="704E8176" w14:textId="77777777" w:rsidR="00436E20" w:rsidRPr="006F259F" w:rsidRDefault="00436E20" w:rsidP="00436E20">
      <w:pPr>
        <w:pStyle w:val="EndNoteBibliography"/>
        <w:ind w:left="720" w:hanging="720"/>
      </w:pPr>
      <w:bookmarkStart w:id="267" w:name="_ENREF_3"/>
      <w:r w:rsidRPr="006F259F">
        <w:t xml:space="preserve">Axelsson, E., Ratnakumar, A., Arendt, M. L., Maqbool, K., Webster, M. T., Perloski, M., . . . Lindblad-Toh, K. (2013). The genomic signature of dog domestication reveals adaptation to a starch-rich diet. </w:t>
      </w:r>
      <w:r w:rsidRPr="006F259F">
        <w:rPr>
          <w:i/>
        </w:rPr>
        <w:t>Nature, 495</w:t>
      </w:r>
      <w:r w:rsidRPr="006F259F">
        <w:t>(7441), 360-364. doi:10.1038/nature11837</w:t>
      </w:r>
      <w:bookmarkEnd w:id="267"/>
    </w:p>
    <w:p w14:paraId="0EC971D9" w14:textId="77777777" w:rsidR="00436E20" w:rsidRPr="006F259F" w:rsidRDefault="00436E20" w:rsidP="00436E20">
      <w:pPr>
        <w:pStyle w:val="EndNoteBibliography"/>
        <w:ind w:left="720" w:hanging="720"/>
      </w:pPr>
      <w:bookmarkStart w:id="268" w:name="_ENREF_4"/>
      <w:r w:rsidRPr="006F259F">
        <w:t xml:space="preserve">Barber, M. R., Aldridge, J. R., Jr., Webster, R. G., &amp; Magor, K. E. (2010). Association of RIG-I with innate immunity of ducks to influenza. </w:t>
      </w:r>
      <w:r w:rsidRPr="006F259F">
        <w:rPr>
          <w:i/>
        </w:rPr>
        <w:t>Proc Natl Acad Sci U S A, 107</w:t>
      </w:r>
      <w:r w:rsidRPr="006F259F">
        <w:t>(13), 5913-5918. doi:10.1073/pnas.1001755107</w:t>
      </w:r>
      <w:bookmarkEnd w:id="268"/>
    </w:p>
    <w:p w14:paraId="61214D8C" w14:textId="77777777" w:rsidR="00436E20" w:rsidRPr="006F259F" w:rsidRDefault="00436E20" w:rsidP="00436E20">
      <w:pPr>
        <w:pStyle w:val="EndNoteBibliography"/>
        <w:ind w:left="720" w:hanging="720"/>
      </w:pPr>
      <w:bookmarkStart w:id="269" w:name="_ENREF_5"/>
      <w:r w:rsidRPr="006F259F">
        <w:t xml:space="preserve">Benson, G. (1999). Tandem repeats finder: a program to analyze DNA sequences. </w:t>
      </w:r>
      <w:r w:rsidRPr="006F259F">
        <w:rPr>
          <w:i/>
        </w:rPr>
        <w:t>Nucleic Acids Res, 27</w:t>
      </w:r>
      <w:r w:rsidRPr="006F259F">
        <w:t xml:space="preserve">(2), 573-580. </w:t>
      </w:r>
      <w:bookmarkEnd w:id="269"/>
    </w:p>
    <w:p w14:paraId="55A8EB25" w14:textId="77777777" w:rsidR="00436E20" w:rsidRPr="006F259F" w:rsidRDefault="00436E20" w:rsidP="00436E20">
      <w:pPr>
        <w:pStyle w:val="EndNoteBibliography"/>
        <w:ind w:left="720" w:hanging="720"/>
      </w:pPr>
      <w:bookmarkStart w:id="270" w:name="_ENREF_6"/>
      <w:r w:rsidRPr="006F259F">
        <w:t xml:space="preserve">Birney, E., Clamp, M., &amp; Durbin, R. (2004). GeneWise and Genomewise. </w:t>
      </w:r>
      <w:r w:rsidRPr="006F259F">
        <w:rPr>
          <w:i/>
        </w:rPr>
        <w:t>Genome Res, 14</w:t>
      </w:r>
      <w:r w:rsidRPr="006F259F">
        <w:t>(5), 988-995. doi:10.1101/gr.1865504</w:t>
      </w:r>
      <w:bookmarkEnd w:id="270"/>
    </w:p>
    <w:p w14:paraId="4C51CAE0" w14:textId="77777777" w:rsidR="00436E20" w:rsidRPr="006F259F" w:rsidRDefault="00436E20" w:rsidP="00436E20">
      <w:pPr>
        <w:pStyle w:val="EndNoteBibliography"/>
        <w:ind w:left="720" w:hanging="720"/>
      </w:pPr>
      <w:bookmarkStart w:id="271" w:name="_ENREF_7"/>
      <w:r w:rsidRPr="006F259F">
        <w:t xml:space="preserve">Chen, N. (2004). Using RepeatMasker to identify repetitive elements in genomic sequences. </w:t>
      </w:r>
      <w:r w:rsidRPr="006F259F">
        <w:rPr>
          <w:i/>
        </w:rPr>
        <w:t>Curr Protoc Bioinformatics, Chapter 4</w:t>
      </w:r>
      <w:r w:rsidRPr="006F259F">
        <w:t>, Unit 4 10. doi:10.1002/0471250953.bi0410s05</w:t>
      </w:r>
      <w:bookmarkEnd w:id="271"/>
    </w:p>
    <w:p w14:paraId="78E0C472" w14:textId="77777777" w:rsidR="00436E20" w:rsidRPr="006F259F" w:rsidRDefault="00436E20" w:rsidP="00436E20">
      <w:pPr>
        <w:pStyle w:val="EndNoteBibliography"/>
        <w:ind w:left="720" w:hanging="720"/>
      </w:pPr>
      <w:bookmarkStart w:id="272" w:name="_ENREF_8"/>
      <w:r w:rsidRPr="006F259F">
        <w:t xml:space="preserve">Danecek, P., Auton, A., Abecasis, G., Albers, C. A., Banks, E., DePristo, M. A., . . . Genomes Project Analysis, G. (2011). The variant call format and VCFtools. </w:t>
      </w:r>
      <w:r w:rsidRPr="006F259F">
        <w:rPr>
          <w:i/>
        </w:rPr>
        <w:t>Bioinformatics, 27</w:t>
      </w:r>
      <w:r w:rsidRPr="006F259F">
        <w:t>(15), 2156-2158. doi:10.1093/bioinformatics/btr330</w:t>
      </w:r>
      <w:bookmarkEnd w:id="272"/>
    </w:p>
    <w:p w14:paraId="61DD37C8" w14:textId="77777777" w:rsidR="00436E20" w:rsidRPr="006F259F" w:rsidRDefault="00436E20" w:rsidP="00436E20">
      <w:pPr>
        <w:pStyle w:val="EndNoteBibliography"/>
        <w:ind w:left="720" w:hanging="720"/>
      </w:pPr>
      <w:bookmarkStart w:id="273" w:name="_ENREF_9"/>
      <w:r w:rsidRPr="006F259F">
        <w:t xml:space="preserve">de Manuel, M., Kuhlwilm, M., Frandsen, P., Sousa, V. C., Desai, T., Prado-Martinez, J., . . . Marques-Bonet, T. (2016). Chimpanzee genomic diversity reveals ancient admixture with bonobos. </w:t>
      </w:r>
      <w:r w:rsidRPr="006F259F">
        <w:rPr>
          <w:i/>
        </w:rPr>
        <w:t>Science, 354</w:t>
      </w:r>
      <w:r w:rsidRPr="006F259F">
        <w:t>(6311), 477-481. doi:10.1126/science.aag2602</w:t>
      </w:r>
      <w:bookmarkEnd w:id="273"/>
    </w:p>
    <w:p w14:paraId="7EB1E2EC" w14:textId="77777777" w:rsidR="00436E20" w:rsidRPr="006F259F" w:rsidRDefault="00436E20" w:rsidP="00436E20">
      <w:pPr>
        <w:pStyle w:val="EndNoteBibliography"/>
        <w:ind w:left="720" w:hanging="720"/>
      </w:pPr>
      <w:bookmarkStart w:id="274" w:name="_ENREF_10"/>
      <w:r w:rsidRPr="006F259F">
        <w:t xml:space="preserve">DePristo, M. A., Banks, E., Poplin, R., Garimella, K. V., Maguire, J. R., Hartl, C., . . . Daly, M. J. (2011). A framework for variation discovery and genotyping using next-generation DNA sequencing data. </w:t>
      </w:r>
      <w:r w:rsidRPr="006F259F">
        <w:rPr>
          <w:i/>
        </w:rPr>
        <w:t>Nat Genet, 43</w:t>
      </w:r>
      <w:r w:rsidRPr="006F259F">
        <w:t>(5), 491-498. doi:10.1038/ng.806</w:t>
      </w:r>
      <w:bookmarkEnd w:id="274"/>
    </w:p>
    <w:p w14:paraId="095B6DD3" w14:textId="77777777" w:rsidR="00436E20" w:rsidRPr="006F259F" w:rsidRDefault="00436E20" w:rsidP="00436E20">
      <w:pPr>
        <w:pStyle w:val="EndNoteBibliography"/>
        <w:ind w:left="720" w:hanging="720"/>
      </w:pPr>
      <w:bookmarkStart w:id="275" w:name="_ENREF_11"/>
      <w:r w:rsidRPr="006F259F">
        <w:t xml:space="preserve">Edgar, R. C. (2004). MUSCLE: multiple sequence alignment with high accuracy and high throughput. </w:t>
      </w:r>
      <w:r w:rsidRPr="006F259F">
        <w:rPr>
          <w:i/>
        </w:rPr>
        <w:t>Nucleic Acids Res, 32</w:t>
      </w:r>
      <w:r w:rsidRPr="006F259F">
        <w:t>(5), 1792-1797. doi:10.1093/nar/gkh340</w:t>
      </w:r>
      <w:bookmarkEnd w:id="275"/>
    </w:p>
    <w:p w14:paraId="1390F552" w14:textId="77777777" w:rsidR="00436E20" w:rsidRPr="006F259F" w:rsidRDefault="00436E20" w:rsidP="00436E20">
      <w:pPr>
        <w:pStyle w:val="EndNoteBibliography"/>
        <w:ind w:left="720" w:hanging="720"/>
      </w:pPr>
      <w:bookmarkStart w:id="276" w:name="_ENREF_12"/>
      <w:r w:rsidRPr="006F259F">
        <w:t xml:space="preserve">Ellegren, H., Smeds, L., Burri, R., Olason, P. I., Backstrom, N., Kawakami, T., . . . Wolf, J. B. (2012). The genomic landscape of species divergence in Ficedula flycatchers. </w:t>
      </w:r>
      <w:r w:rsidRPr="006F259F">
        <w:rPr>
          <w:i/>
        </w:rPr>
        <w:t>Nature, 491</w:t>
      </w:r>
      <w:r w:rsidRPr="006F259F">
        <w:t>(7426), 756-760. doi:10.1038/nature11584</w:t>
      </w:r>
      <w:bookmarkEnd w:id="276"/>
    </w:p>
    <w:p w14:paraId="3B201113" w14:textId="77777777" w:rsidR="00436E20" w:rsidRPr="006F259F" w:rsidRDefault="00436E20" w:rsidP="00436E20">
      <w:pPr>
        <w:pStyle w:val="EndNoteBibliography"/>
        <w:ind w:left="720" w:hanging="720"/>
      </w:pPr>
      <w:bookmarkStart w:id="277" w:name="_ENREF_13"/>
      <w:r w:rsidRPr="006F259F">
        <w:t xml:space="preserve">Elsik, C. G., Mackey, A. J., Reese, J. T., Milshina, N. V., Roos, D. S., &amp; Weinstock, G. M. (2007). Creating a honey bee consensus gene set. </w:t>
      </w:r>
      <w:r w:rsidRPr="006F259F">
        <w:rPr>
          <w:i/>
        </w:rPr>
        <w:t>Genome Biol, 8</w:t>
      </w:r>
      <w:r w:rsidRPr="006F259F">
        <w:t>(1), R13. doi:10.1186/gb-2007-8-1-r13</w:t>
      </w:r>
      <w:bookmarkEnd w:id="277"/>
    </w:p>
    <w:p w14:paraId="583BC7EA" w14:textId="77777777" w:rsidR="00436E20" w:rsidRPr="006F259F" w:rsidRDefault="00436E20" w:rsidP="00436E20">
      <w:pPr>
        <w:pStyle w:val="EndNoteBibliography"/>
        <w:ind w:left="720" w:hanging="720"/>
      </w:pPr>
      <w:bookmarkStart w:id="278" w:name="_ENREF_14"/>
      <w:r w:rsidRPr="006F259F">
        <w:t xml:space="preserve">Freedman, A. H., Gronau, I., Schweizer, R. M., Ortega-Del Vecchyo, D., Han, E., Silva, P. M., . . . Novembre, J. (2014). Genome sequencing highlights the dynamic early history of dogs. </w:t>
      </w:r>
      <w:r w:rsidRPr="006F259F">
        <w:rPr>
          <w:i/>
        </w:rPr>
        <w:t>PLoS Genet, 10</w:t>
      </w:r>
      <w:r w:rsidRPr="006F259F">
        <w:t>(1), e1004016. doi:10.1371/journal.pgen.1004016</w:t>
      </w:r>
      <w:bookmarkEnd w:id="278"/>
    </w:p>
    <w:p w14:paraId="087136D3" w14:textId="77777777" w:rsidR="00436E20" w:rsidRPr="006F259F" w:rsidRDefault="00436E20" w:rsidP="00436E20">
      <w:pPr>
        <w:pStyle w:val="EndNoteBibliography"/>
        <w:ind w:left="720" w:hanging="720"/>
      </w:pPr>
      <w:bookmarkStart w:id="279" w:name="_ENREF_15"/>
      <w:r w:rsidRPr="006F259F">
        <w:t xml:space="preserve">Green, R. E., Krause, J., Briggs, A. W., Maricic, T., Stenzel, U., Kircher, M., . . . Paabo, S. (2010). A draft sequence of the Neandertal genome. </w:t>
      </w:r>
      <w:r w:rsidRPr="006F259F">
        <w:rPr>
          <w:i/>
        </w:rPr>
        <w:t>Science, 328</w:t>
      </w:r>
      <w:r w:rsidRPr="006F259F">
        <w:t>(5979), 710-722. doi:10.1126/science.1188021</w:t>
      </w:r>
      <w:bookmarkEnd w:id="279"/>
    </w:p>
    <w:p w14:paraId="7A50F5D2" w14:textId="77777777" w:rsidR="00436E20" w:rsidRPr="006F259F" w:rsidRDefault="00436E20" w:rsidP="00436E20">
      <w:pPr>
        <w:pStyle w:val="EndNoteBibliography"/>
        <w:ind w:left="720" w:hanging="720"/>
      </w:pPr>
      <w:bookmarkStart w:id="280" w:name="_ENREF_16"/>
      <w:r w:rsidRPr="006F259F">
        <w:t xml:space="preserve">Groenen, M. A., Archibald, A. L., Uenishi, H., Tuggle, C. K., Takeuchi, Y., Rothschild, M. F., . . . Megens, H.-J. (2012). Analyses of pig genomes provide insight into porcine demography and evolution. </w:t>
      </w:r>
      <w:r w:rsidRPr="006F259F">
        <w:rPr>
          <w:i/>
        </w:rPr>
        <w:t>Nature, 491</w:t>
      </w:r>
      <w:r w:rsidRPr="006F259F">
        <w:t xml:space="preserve">(7424), 393-398. </w:t>
      </w:r>
      <w:bookmarkEnd w:id="280"/>
    </w:p>
    <w:p w14:paraId="0EF369D6" w14:textId="77777777" w:rsidR="00436E20" w:rsidRPr="006F259F" w:rsidRDefault="00436E20" w:rsidP="00436E20">
      <w:pPr>
        <w:pStyle w:val="EndNoteBibliography"/>
        <w:ind w:left="720" w:hanging="720"/>
      </w:pPr>
      <w:bookmarkStart w:id="281" w:name="_ENREF_17"/>
      <w:r w:rsidRPr="006F259F">
        <w:t xml:space="preserve">Han, F., Lamichhaney, S., Grant, B. R., Grant, P. R., Andersson, L., &amp; Webster, M. T. (2017). Gene flow, ancient polymorphism, and ecological adaptation shape the genomic landscape of divergence among Darwin's finches. </w:t>
      </w:r>
      <w:r w:rsidRPr="006F259F">
        <w:rPr>
          <w:i/>
        </w:rPr>
        <w:t>Genome Res, 27</w:t>
      </w:r>
      <w:r w:rsidRPr="006F259F">
        <w:t>(6), 1004-1015. doi:10.1101/gr.212522.116</w:t>
      </w:r>
      <w:bookmarkEnd w:id="281"/>
    </w:p>
    <w:p w14:paraId="2B2FE3A0" w14:textId="77777777" w:rsidR="00436E20" w:rsidRPr="006F259F" w:rsidRDefault="00436E20" w:rsidP="00436E20">
      <w:pPr>
        <w:pStyle w:val="EndNoteBibliography"/>
        <w:ind w:left="720" w:hanging="720"/>
      </w:pPr>
      <w:bookmarkStart w:id="282" w:name="_ENREF_18"/>
      <w:r w:rsidRPr="006F259F">
        <w:t xml:space="preserve">Harr, B. (2006). Genomic islands of differentiation between house mouse subspecies. </w:t>
      </w:r>
      <w:r w:rsidRPr="006F259F">
        <w:rPr>
          <w:i/>
        </w:rPr>
        <w:t>Genome Research, 16</w:t>
      </w:r>
      <w:r w:rsidRPr="006F259F">
        <w:t xml:space="preserve">(6), 730-737. </w:t>
      </w:r>
      <w:bookmarkEnd w:id="282"/>
    </w:p>
    <w:p w14:paraId="673C4365" w14:textId="77777777" w:rsidR="00436E20" w:rsidRPr="006F259F" w:rsidRDefault="00436E20" w:rsidP="00436E20">
      <w:pPr>
        <w:pStyle w:val="EndNoteBibliography"/>
        <w:ind w:left="720" w:hanging="720"/>
      </w:pPr>
      <w:bookmarkStart w:id="283" w:name="_ENREF_19"/>
      <w:r w:rsidRPr="006F259F">
        <w:t xml:space="preserve">Harris, R. S. (2007). </w:t>
      </w:r>
      <w:r w:rsidRPr="006F259F">
        <w:rPr>
          <w:i/>
        </w:rPr>
        <w:t>Improved pairwise alignment of genomic DNA</w:t>
      </w:r>
      <w:r w:rsidRPr="006F259F">
        <w:t>: The Pennsylvania State University.</w:t>
      </w:r>
      <w:bookmarkEnd w:id="283"/>
    </w:p>
    <w:p w14:paraId="0DF26478" w14:textId="77777777" w:rsidR="00436E20" w:rsidRPr="006F259F" w:rsidRDefault="00436E20" w:rsidP="00436E20">
      <w:pPr>
        <w:pStyle w:val="EndNoteBibliography"/>
        <w:ind w:left="720" w:hanging="720"/>
      </w:pPr>
      <w:bookmarkStart w:id="284" w:name="_ENREF_20"/>
      <w:r w:rsidRPr="006F259F">
        <w:t xml:space="preserve">Huang, Y., Li, Y., Burt, D. W., Chen, H., Zhang, Y., Qian, W., . . . Li, J. (2013). The duck genome and transcriptome provide insight into an avian influenza virus reservoir species. </w:t>
      </w:r>
      <w:r w:rsidRPr="006F259F">
        <w:rPr>
          <w:i/>
        </w:rPr>
        <w:t>Nature genetics, 45</w:t>
      </w:r>
      <w:r w:rsidRPr="006F259F">
        <w:t xml:space="preserve">(7), 776-783. </w:t>
      </w:r>
      <w:bookmarkEnd w:id="284"/>
    </w:p>
    <w:p w14:paraId="2704FCDA" w14:textId="77777777" w:rsidR="00436E20" w:rsidRPr="006F259F" w:rsidRDefault="00436E20" w:rsidP="00436E20">
      <w:pPr>
        <w:pStyle w:val="EndNoteBibliography"/>
        <w:ind w:left="720" w:hanging="720"/>
      </w:pPr>
      <w:bookmarkStart w:id="285" w:name="_ENREF_21"/>
      <w:r w:rsidRPr="006F259F">
        <w:lastRenderedPageBreak/>
        <w:t xml:space="preserve">Huang, Y., Li, Y., Burt, D. W., Chen, H., Zhang, Y., Qian, W., . . . Li, N. (2013). The duck genome and transcriptome provide insight into an avian influenza virus reservoir species. </w:t>
      </w:r>
      <w:r w:rsidRPr="006F259F">
        <w:rPr>
          <w:i/>
        </w:rPr>
        <w:t>Nat Genet, 45</w:t>
      </w:r>
      <w:r w:rsidRPr="006F259F">
        <w:t>(7), 776-783. doi:10.1038/ng.2657</w:t>
      </w:r>
      <w:bookmarkEnd w:id="285"/>
    </w:p>
    <w:p w14:paraId="056505F3" w14:textId="77777777" w:rsidR="00436E20" w:rsidRPr="006F259F" w:rsidRDefault="00436E20" w:rsidP="00436E20">
      <w:pPr>
        <w:pStyle w:val="EndNoteBibliography"/>
        <w:ind w:left="720" w:hanging="720"/>
      </w:pPr>
      <w:bookmarkStart w:id="286" w:name="_ENREF_22"/>
      <w:r w:rsidRPr="006F259F">
        <w:t xml:space="preserve">Huang, Y., Temperley, N. D., Ren, L., Smith, J., Li, N., &amp; Burt, D. W. (2011). Molecular evolution of the vertebrate TLR1 gene family--a complex history of gene duplication, gene conversion, positive selection and co-evolution. </w:t>
      </w:r>
      <w:r w:rsidRPr="006F259F">
        <w:rPr>
          <w:i/>
        </w:rPr>
        <w:t>BMC Evol Biol, 11</w:t>
      </w:r>
      <w:r w:rsidRPr="006F259F">
        <w:t>, 149. doi:10.1186/1471-2148-11-149</w:t>
      </w:r>
      <w:bookmarkEnd w:id="286"/>
    </w:p>
    <w:p w14:paraId="0FA1EB16" w14:textId="77777777" w:rsidR="00436E20" w:rsidRPr="006F259F" w:rsidRDefault="00436E20" w:rsidP="00436E20">
      <w:pPr>
        <w:pStyle w:val="EndNoteBibliography"/>
        <w:ind w:left="720" w:hanging="720"/>
      </w:pPr>
      <w:bookmarkStart w:id="287" w:name="_ENREF_23"/>
      <w:r w:rsidRPr="006F259F">
        <w:t xml:space="preserve">Huelsenbeck, J. P., &amp; Ronquist, F. (2001). MRBAYES: Bayesian inference of phylogenetic trees. </w:t>
      </w:r>
      <w:r w:rsidRPr="006F259F">
        <w:rPr>
          <w:i/>
        </w:rPr>
        <w:t>Bioinformatics, 17</w:t>
      </w:r>
      <w:r w:rsidRPr="006F259F">
        <w:t xml:space="preserve">(8), 754-755. </w:t>
      </w:r>
      <w:bookmarkEnd w:id="287"/>
    </w:p>
    <w:p w14:paraId="51C45A1F" w14:textId="77777777" w:rsidR="00436E20" w:rsidRPr="006F259F" w:rsidRDefault="00436E20" w:rsidP="00436E20">
      <w:pPr>
        <w:pStyle w:val="EndNoteBibliography"/>
        <w:ind w:left="720" w:hanging="720"/>
      </w:pPr>
      <w:bookmarkStart w:id="288" w:name="_ENREF_24"/>
      <w:r w:rsidRPr="006F259F">
        <w:t xml:space="preserve">Hunter, S., Apweiler, R., Attwood, T. K., Bairoch, A., Bateman, A., Binns, D., . . . Yeats, C. (2009). InterPro: the integrative protein signature database. </w:t>
      </w:r>
      <w:r w:rsidRPr="006F259F">
        <w:rPr>
          <w:i/>
        </w:rPr>
        <w:t>Nucleic Acids Res, 37</w:t>
      </w:r>
      <w:r w:rsidRPr="006F259F">
        <w:t>(Database issue), D211-215. doi:10.1093/nar/gkn785</w:t>
      </w:r>
      <w:bookmarkEnd w:id="288"/>
    </w:p>
    <w:p w14:paraId="74C23AC3" w14:textId="77777777" w:rsidR="00436E20" w:rsidRPr="006F259F" w:rsidRDefault="00436E20" w:rsidP="00436E20">
      <w:pPr>
        <w:pStyle w:val="EndNoteBibliography"/>
        <w:ind w:left="720" w:hanging="720"/>
      </w:pPr>
      <w:bookmarkStart w:id="289" w:name="_ENREF_25"/>
      <w:r w:rsidRPr="006F259F">
        <w:t xml:space="preserve">Jurka, J., Kapitonov, V. V., Pavlicek, A., Klonowski, P., Kohany, O., &amp; Walichiewicz, J. (2005). Repbase Update, a database of eukaryotic repetitive elements. </w:t>
      </w:r>
      <w:r w:rsidRPr="006F259F">
        <w:rPr>
          <w:i/>
        </w:rPr>
        <w:t>Cytogenet Genome Res, 110</w:t>
      </w:r>
      <w:r w:rsidRPr="006F259F">
        <w:t>(1-4), 462-467. doi:10.1159/000084979</w:t>
      </w:r>
      <w:bookmarkEnd w:id="289"/>
    </w:p>
    <w:p w14:paraId="5A55536F" w14:textId="77777777" w:rsidR="00436E20" w:rsidRPr="006F259F" w:rsidRDefault="00436E20" w:rsidP="00436E20">
      <w:pPr>
        <w:pStyle w:val="EndNoteBibliography"/>
        <w:ind w:left="720" w:hanging="720"/>
      </w:pPr>
      <w:bookmarkStart w:id="290" w:name="_ENREF_26"/>
      <w:r w:rsidRPr="006F259F">
        <w:t xml:space="preserve">Kanehisa, M., &amp; Goto, S. (2000). KEGG: kyoto encyclopedia of genes and genomes. </w:t>
      </w:r>
      <w:r w:rsidRPr="006F259F">
        <w:rPr>
          <w:i/>
        </w:rPr>
        <w:t>Nucleic Acids Res, 28</w:t>
      </w:r>
      <w:r w:rsidRPr="006F259F">
        <w:t xml:space="preserve">(1), 27-30. </w:t>
      </w:r>
      <w:bookmarkEnd w:id="290"/>
    </w:p>
    <w:p w14:paraId="166EA843" w14:textId="77777777" w:rsidR="00436E20" w:rsidRPr="006F259F" w:rsidRDefault="00436E20" w:rsidP="00436E20">
      <w:pPr>
        <w:pStyle w:val="EndNoteBibliography"/>
        <w:ind w:left="720" w:hanging="720"/>
      </w:pPr>
      <w:bookmarkStart w:id="291" w:name="_ENREF_27"/>
      <w:r w:rsidRPr="006F259F">
        <w:t xml:space="preserve">Karlsson, E. K., Baranowska, I., Wade, C. M., Salmon Hillbertz, N. H. C., Zody, M. C., Anderson, N., . . . Lindblad-Toh, K. (2007). Efficient mapping of mendelian traits in dogs through genome-wide association. </w:t>
      </w:r>
      <w:r w:rsidRPr="006F259F">
        <w:rPr>
          <w:i/>
        </w:rPr>
        <w:t>Nature genetics, 39</w:t>
      </w:r>
      <w:r w:rsidRPr="006F259F">
        <w:t>(11), 1321-1328. doi:10.1038/ng.2007.10</w:t>
      </w:r>
      <w:bookmarkEnd w:id="291"/>
    </w:p>
    <w:p w14:paraId="2E39CB23" w14:textId="77777777" w:rsidR="00436E20" w:rsidRPr="006F259F" w:rsidRDefault="00436E20" w:rsidP="00436E20">
      <w:pPr>
        <w:pStyle w:val="EndNoteBibliography"/>
        <w:ind w:left="720" w:hanging="720"/>
      </w:pPr>
      <w:bookmarkStart w:id="292" w:name="_ENREF_28"/>
      <w:r w:rsidRPr="006F259F">
        <w:t xml:space="preserve">Kent, W. J. (2002). BLAT--the BLAST-like alignment tool. </w:t>
      </w:r>
      <w:r w:rsidRPr="006F259F">
        <w:rPr>
          <w:i/>
        </w:rPr>
        <w:t>Genome Res, 12</w:t>
      </w:r>
      <w:r w:rsidRPr="006F259F">
        <w:t>(4), 656-664. doi:10.1101/gr.229202. Article published online before March 2002</w:t>
      </w:r>
      <w:bookmarkEnd w:id="292"/>
    </w:p>
    <w:p w14:paraId="7A32CB6A" w14:textId="77777777" w:rsidR="00436E20" w:rsidRPr="006F259F" w:rsidRDefault="00436E20" w:rsidP="00436E20">
      <w:pPr>
        <w:pStyle w:val="EndNoteBibliography"/>
        <w:ind w:left="720" w:hanging="720"/>
      </w:pPr>
      <w:bookmarkStart w:id="293" w:name="_ENREF_29"/>
      <w:r w:rsidRPr="006F259F">
        <w:t xml:space="preserve">Kofler, R., Orozco-terWengel, P., De Maio, N., Pandey, R. V., Nolte, V., Futschik, A., . . . Schlotterer, C. (2011). PoPoolation: a toolbox for population genetic analysis of next generation sequencing data from pooled individuals. </w:t>
      </w:r>
      <w:r w:rsidRPr="006F259F">
        <w:rPr>
          <w:i/>
        </w:rPr>
        <w:t>PLoS One, 6</w:t>
      </w:r>
      <w:r w:rsidRPr="006F259F">
        <w:t>(1), e15925. doi:10.1371/journal.pone.0015925</w:t>
      </w:r>
      <w:bookmarkEnd w:id="293"/>
    </w:p>
    <w:p w14:paraId="09B28936" w14:textId="77777777" w:rsidR="00436E20" w:rsidRPr="006F259F" w:rsidRDefault="00436E20" w:rsidP="00436E20">
      <w:pPr>
        <w:pStyle w:val="EndNoteBibliography"/>
        <w:ind w:left="720" w:hanging="720"/>
      </w:pPr>
      <w:bookmarkStart w:id="294" w:name="_ENREF_30"/>
      <w:r w:rsidRPr="006F259F">
        <w:t xml:space="preserve">Lavretsky, P., Dacosta, J. M., Hernandez-Banos, B. E., Engilis, A., Jr., Sorenson, M. D., &amp; Peters, J. L. (2015). Speciation genomics and a role for the Z chromosome in the early stages of divergence between Mexican ducks and mallards. </w:t>
      </w:r>
      <w:r w:rsidRPr="006F259F">
        <w:rPr>
          <w:i/>
        </w:rPr>
        <w:t>Mol Ecol, 24</w:t>
      </w:r>
      <w:r w:rsidRPr="006F259F">
        <w:t>(21), 5364-5378. doi:10.1111/mec.13402</w:t>
      </w:r>
      <w:bookmarkEnd w:id="294"/>
    </w:p>
    <w:p w14:paraId="21469F15" w14:textId="77777777" w:rsidR="00436E20" w:rsidRPr="006F259F" w:rsidRDefault="00436E20" w:rsidP="00436E20">
      <w:pPr>
        <w:pStyle w:val="EndNoteBibliography"/>
        <w:ind w:left="720" w:hanging="720"/>
      </w:pPr>
      <w:bookmarkStart w:id="295" w:name="_ENREF_31"/>
      <w:r w:rsidRPr="006F259F">
        <w:t xml:space="preserve">Li, C., Jiao, S., Wang, G., Gao, Y., Liu, C., He, X., . . . Wang, H. (2015). The Immune Adaptor ADAP Regulates Reciprocal TGF-beta1-Integrin Crosstalk to Protect from Influenza Virus Infection. </w:t>
      </w:r>
      <w:r w:rsidRPr="006F259F">
        <w:rPr>
          <w:i/>
        </w:rPr>
        <w:t>PLoS Pathog, 11</w:t>
      </w:r>
      <w:r w:rsidRPr="006F259F">
        <w:t>(4), e1004824. doi:10.1371/journal.ppat.1004824</w:t>
      </w:r>
      <w:bookmarkEnd w:id="295"/>
    </w:p>
    <w:p w14:paraId="2D51A087" w14:textId="77777777" w:rsidR="00436E20" w:rsidRPr="006F259F" w:rsidRDefault="00436E20" w:rsidP="00436E20">
      <w:pPr>
        <w:pStyle w:val="EndNoteBibliography"/>
        <w:ind w:left="720" w:hanging="720"/>
      </w:pPr>
      <w:bookmarkStart w:id="296" w:name="_ENREF_32"/>
      <w:r w:rsidRPr="006F259F">
        <w:t xml:space="preserve">Li, H., Handsaker, B., Wysoker, A., Fennell, T., Ruan, J., Homer, N., . . . Genome Project Data Processing, S. (2009). The Sequence Alignment/Map format and SAMtools. </w:t>
      </w:r>
      <w:r w:rsidRPr="006F259F">
        <w:rPr>
          <w:i/>
        </w:rPr>
        <w:t>Bioinformatics, 25</w:t>
      </w:r>
      <w:r w:rsidRPr="006F259F">
        <w:t>(16), 2078-2079. doi:10.1093/bioinformatics/btp352</w:t>
      </w:r>
      <w:bookmarkEnd w:id="296"/>
    </w:p>
    <w:p w14:paraId="2F8821DA" w14:textId="77777777" w:rsidR="00436E20" w:rsidRPr="006F259F" w:rsidRDefault="00436E20" w:rsidP="00436E20">
      <w:pPr>
        <w:pStyle w:val="EndNoteBibliography"/>
        <w:ind w:left="720" w:hanging="720"/>
      </w:pPr>
      <w:bookmarkStart w:id="297" w:name="_ENREF_33"/>
      <w:r w:rsidRPr="006F259F">
        <w:t xml:space="preserve">Li, M., Tian, S., Jin, L., Zhou, G., Li, Y., Zhang, Y., . . . Li, R. (2013). Genomic analyses identify distinct patterns of selection in domesticated pigs and Tibetan wild boars. </w:t>
      </w:r>
      <w:r w:rsidRPr="006F259F">
        <w:rPr>
          <w:i/>
        </w:rPr>
        <w:t>Nat Genet, 45</w:t>
      </w:r>
      <w:r w:rsidRPr="006F259F">
        <w:t>(12), 1431-1438. doi:10.1038/ng.2811</w:t>
      </w:r>
      <w:bookmarkEnd w:id="297"/>
    </w:p>
    <w:p w14:paraId="148774A0" w14:textId="77777777" w:rsidR="00436E20" w:rsidRPr="006F259F" w:rsidRDefault="00436E20" w:rsidP="00436E20">
      <w:pPr>
        <w:pStyle w:val="EndNoteBibliography"/>
        <w:ind w:left="720" w:hanging="720"/>
      </w:pPr>
      <w:bookmarkStart w:id="298" w:name="_ENREF_34"/>
      <w:r w:rsidRPr="006F259F">
        <w:t xml:space="preserve">Liedvogel, M., Maeda, K., Henbest, K., Schleicher, E., Simon, T., Timmel, C. R., . . . Mouritsen, H. (2007). Chemical Magnetoreception: Bird Cryptochrome 1a Is Excited by Blue Light and Forms Long-Lived Radical-Pairs. </w:t>
      </w:r>
      <w:r w:rsidRPr="006F259F">
        <w:rPr>
          <w:i/>
        </w:rPr>
        <w:t>PLoS One, 2</w:t>
      </w:r>
      <w:r w:rsidRPr="006F259F">
        <w:t>(10). doi:ARTN e1106</w:t>
      </w:r>
    </w:p>
    <w:p w14:paraId="2B91DC18" w14:textId="77777777" w:rsidR="00436E20" w:rsidRPr="006F259F" w:rsidRDefault="00436E20" w:rsidP="00436E20">
      <w:pPr>
        <w:pStyle w:val="EndNoteBibliography"/>
        <w:ind w:left="720" w:hanging="720"/>
      </w:pPr>
      <w:r w:rsidRPr="006F259F">
        <w:t>10.1371/journal.pone.0001106</w:t>
      </w:r>
      <w:bookmarkEnd w:id="298"/>
    </w:p>
    <w:p w14:paraId="15B54084" w14:textId="77777777" w:rsidR="00436E20" w:rsidRPr="006F259F" w:rsidRDefault="00436E20" w:rsidP="00436E20">
      <w:pPr>
        <w:pStyle w:val="EndNoteBibliography"/>
        <w:ind w:left="720" w:hanging="720"/>
      </w:pPr>
      <w:bookmarkStart w:id="299" w:name="_ENREF_35"/>
      <w:r w:rsidRPr="006F259F">
        <w:t xml:space="preserve">McPherson, J. D., Marra, M., Hillier, L., Waterston, R. H., Chinwalla, A., Wallis, J., . . . Lehrach, H. (2001). A physical map of the human genome. </w:t>
      </w:r>
      <w:r w:rsidRPr="006F259F">
        <w:rPr>
          <w:i/>
        </w:rPr>
        <w:t>Nature, 409</w:t>
      </w:r>
      <w:r w:rsidRPr="006F259F">
        <w:t>(6822), 934-941. doi:10.1038/35057157</w:t>
      </w:r>
      <w:bookmarkEnd w:id="299"/>
    </w:p>
    <w:p w14:paraId="6578B97B" w14:textId="77777777" w:rsidR="00436E20" w:rsidRPr="006F259F" w:rsidRDefault="00436E20" w:rsidP="00436E20">
      <w:pPr>
        <w:pStyle w:val="EndNoteBibliography"/>
        <w:ind w:left="720" w:hanging="720"/>
      </w:pPr>
      <w:bookmarkStart w:id="300" w:name="_ENREF_36"/>
      <w:r w:rsidRPr="006F259F">
        <w:t xml:space="preserve">Palm, E. C., Newman, S. H., Prosser, D. J., Xiao, X., Ze, L., Batbayar, N., . . . Takekawa, J. Y. (2015). Mapping migratory flyways in Asia using dynamic Brownian bridge movement models. </w:t>
      </w:r>
      <w:r w:rsidRPr="006F259F">
        <w:rPr>
          <w:i/>
        </w:rPr>
        <w:t>Movement ecology, 3</w:t>
      </w:r>
      <w:r w:rsidRPr="006F259F">
        <w:t xml:space="preserve">(1), 3. </w:t>
      </w:r>
      <w:bookmarkEnd w:id="300"/>
    </w:p>
    <w:p w14:paraId="63707FFE" w14:textId="77777777" w:rsidR="00436E20" w:rsidRPr="006F259F" w:rsidRDefault="00436E20" w:rsidP="00436E20">
      <w:pPr>
        <w:pStyle w:val="EndNoteBibliography"/>
        <w:ind w:left="720" w:hanging="720"/>
      </w:pPr>
      <w:bookmarkStart w:id="301" w:name="_ENREF_37"/>
      <w:r w:rsidRPr="006F259F">
        <w:t xml:space="preserve">Pfeifer, B., Wittelsburger, U., Ramos-Onsins, S. E., &amp; Lercher, M. J. (2014). PopGenome: an efficient Swiss army knife for population genomic analyses in R. </w:t>
      </w:r>
      <w:r w:rsidRPr="006F259F">
        <w:rPr>
          <w:i/>
        </w:rPr>
        <w:t>Mol Biol Evol, 31</w:t>
      </w:r>
      <w:r w:rsidRPr="006F259F">
        <w:t>(7), 1929-1936. doi:10.1093/molbev/msu136</w:t>
      </w:r>
      <w:bookmarkEnd w:id="301"/>
    </w:p>
    <w:p w14:paraId="6DEB2B15" w14:textId="77777777" w:rsidR="00436E20" w:rsidRPr="006F259F" w:rsidRDefault="00436E20" w:rsidP="00436E20">
      <w:pPr>
        <w:pStyle w:val="EndNoteBibliography"/>
        <w:ind w:left="720" w:hanging="720"/>
      </w:pPr>
      <w:bookmarkStart w:id="302" w:name="_ENREF_38"/>
      <w:r w:rsidRPr="006F259F">
        <w:t xml:space="preserve">Prado-Martinez, J., Sudmant, P. H., Kidd, J. M., Li, H., Kelley, J. L., Lorente-Galdos, B., . . . Marques-Bonet, T. (2013). Great ape genetic diversity and population history. </w:t>
      </w:r>
      <w:r w:rsidRPr="006F259F">
        <w:rPr>
          <w:i/>
        </w:rPr>
        <w:t>Nature, 499</w:t>
      </w:r>
      <w:r w:rsidRPr="006F259F">
        <w:t>(7459), 471-475. doi:10.1038/nature12228</w:t>
      </w:r>
      <w:bookmarkEnd w:id="302"/>
    </w:p>
    <w:p w14:paraId="71E0AF79" w14:textId="77777777" w:rsidR="00436E20" w:rsidRPr="006F259F" w:rsidRDefault="00436E20" w:rsidP="00436E20">
      <w:pPr>
        <w:pStyle w:val="EndNoteBibliography"/>
        <w:ind w:left="720" w:hanging="720"/>
      </w:pPr>
      <w:bookmarkStart w:id="303" w:name="_ENREF_39"/>
      <w:r w:rsidRPr="006F259F">
        <w:t xml:space="preserve">Purcell, S., Neale, B., Todd-Brown, K., Thomas, L., Ferreira, M. A., Bender, D., . . . Sham, P. C. (2007). PLINK: a tool set for whole-genome association and population-based linkage analyses. </w:t>
      </w:r>
      <w:r w:rsidRPr="006F259F">
        <w:rPr>
          <w:i/>
        </w:rPr>
        <w:t>Am J Hum Genet, 81</w:t>
      </w:r>
      <w:r w:rsidRPr="006F259F">
        <w:t>(3), 559-575. doi:10.1086/519795</w:t>
      </w:r>
      <w:bookmarkEnd w:id="303"/>
    </w:p>
    <w:p w14:paraId="53B8B60F" w14:textId="77777777" w:rsidR="00436E20" w:rsidRPr="006F259F" w:rsidRDefault="00436E20" w:rsidP="00436E20">
      <w:pPr>
        <w:pStyle w:val="EndNoteBibliography"/>
        <w:ind w:left="720" w:hanging="720"/>
      </w:pPr>
      <w:bookmarkStart w:id="304" w:name="_ENREF_40"/>
      <w:r w:rsidRPr="006F259F">
        <w:lastRenderedPageBreak/>
        <w:t xml:space="preserve">Ruan, J., Li, H., Chen, Z., Coghlan, A., Coin, L. J., Guo, Y., . . . Durbin, R. (2008). TreeFam: 2008 Update. </w:t>
      </w:r>
      <w:r w:rsidRPr="006F259F">
        <w:rPr>
          <w:i/>
        </w:rPr>
        <w:t>Nucleic Acids Res, 36</w:t>
      </w:r>
      <w:r w:rsidRPr="006F259F">
        <w:t>(Database issue), D735-740. doi:10.1093/nar/gkm1005</w:t>
      </w:r>
      <w:bookmarkEnd w:id="304"/>
    </w:p>
    <w:p w14:paraId="702D3616" w14:textId="77777777" w:rsidR="00436E20" w:rsidRPr="006F259F" w:rsidRDefault="00436E20" w:rsidP="00436E20">
      <w:pPr>
        <w:pStyle w:val="EndNoteBibliography"/>
        <w:ind w:left="720" w:hanging="720"/>
      </w:pPr>
      <w:bookmarkStart w:id="305" w:name="_ENREF_41"/>
      <w:r w:rsidRPr="006F259F">
        <w:t xml:space="preserve">Schmitt, P., Gueguen, Y., Desmarais, E., Bachere, E., &amp; de Lorgeril, J. (2010). Molecular diversity of antimicrobial effectors in the oyster Crassostrea gigas. </w:t>
      </w:r>
      <w:r w:rsidRPr="006F259F">
        <w:rPr>
          <w:i/>
        </w:rPr>
        <w:t>BMC Evol Biol, 10</w:t>
      </w:r>
      <w:r w:rsidRPr="006F259F">
        <w:t>, 23. doi:10.1186/1471-2148-10-23</w:t>
      </w:r>
      <w:bookmarkEnd w:id="305"/>
    </w:p>
    <w:p w14:paraId="1180E5A1" w14:textId="77777777" w:rsidR="00436E20" w:rsidRPr="006F259F" w:rsidRDefault="00436E20" w:rsidP="00436E20">
      <w:pPr>
        <w:pStyle w:val="EndNoteBibliography"/>
        <w:ind w:left="720" w:hanging="720"/>
      </w:pPr>
      <w:bookmarkStart w:id="306" w:name="_ENREF_42"/>
      <w:r w:rsidRPr="006F259F">
        <w:t xml:space="preserve">Tamura, K., Peterson, D., Peterson, N., Stecher, G., Nei, M., &amp; Kumar, S. (2011). MEGA5: molecular evolutionary genetics analysis using maximum likelihood, evolutionary distance, and maximum parsimony methods. </w:t>
      </w:r>
      <w:r w:rsidRPr="006F259F">
        <w:rPr>
          <w:i/>
        </w:rPr>
        <w:t>Mol Biol Evol, 28</w:t>
      </w:r>
      <w:r w:rsidRPr="006F259F">
        <w:t>(10), 2731-2739. doi:10.1093/molbev/msr121</w:t>
      </w:r>
      <w:bookmarkEnd w:id="306"/>
    </w:p>
    <w:p w14:paraId="18F5F9E1" w14:textId="77777777" w:rsidR="00436E20" w:rsidRPr="006F259F" w:rsidRDefault="00436E20" w:rsidP="00436E20">
      <w:pPr>
        <w:pStyle w:val="EndNoteBibliography"/>
        <w:ind w:left="720" w:hanging="720"/>
      </w:pPr>
      <w:bookmarkStart w:id="307" w:name="_ENREF_43"/>
      <w:r w:rsidRPr="006F259F">
        <w:t xml:space="preserve">Trapnell, C., Pachter, L., &amp; Salzberg, S. L. (2009). TopHat: discovering splice junctions with RNA-Seq. </w:t>
      </w:r>
      <w:r w:rsidRPr="006F259F">
        <w:rPr>
          <w:i/>
        </w:rPr>
        <w:t>Bioinformatics, 25</w:t>
      </w:r>
      <w:r w:rsidRPr="006F259F">
        <w:t>(9), 1105-1111. doi:10.1093/bioinformatics/btp120</w:t>
      </w:r>
      <w:bookmarkEnd w:id="307"/>
    </w:p>
    <w:p w14:paraId="2F7FDC8B" w14:textId="77777777" w:rsidR="00436E20" w:rsidRPr="006F259F" w:rsidRDefault="00436E20" w:rsidP="00436E20">
      <w:pPr>
        <w:pStyle w:val="EndNoteBibliography"/>
        <w:ind w:left="720" w:hanging="720"/>
      </w:pPr>
      <w:bookmarkStart w:id="308" w:name="_ENREF_44"/>
      <w:r w:rsidRPr="006F259F">
        <w:t xml:space="preserve">Wang, G. D., Zhai, W., Yang, H. C., Fan, R. X., Cao, X., Zhong, L., . . . Zhang, Y. P. (2013). The genomics of selection in dogs and the parallel evolution between dogs and humans. </w:t>
      </w:r>
      <w:r w:rsidRPr="006F259F">
        <w:rPr>
          <w:i/>
        </w:rPr>
        <w:t>Nat Commun, 4</w:t>
      </w:r>
      <w:r w:rsidRPr="006F259F">
        <w:t>, 1860. doi:10.1038/ncomms2814</w:t>
      </w:r>
      <w:bookmarkEnd w:id="308"/>
    </w:p>
    <w:p w14:paraId="573C95FD" w14:textId="77777777" w:rsidR="00436E20" w:rsidRPr="006F259F" w:rsidRDefault="00436E20" w:rsidP="00436E20">
      <w:pPr>
        <w:pStyle w:val="EndNoteBibliography"/>
        <w:ind w:left="720" w:hanging="720"/>
      </w:pPr>
      <w:bookmarkStart w:id="309" w:name="_ENREF_45"/>
      <w:r w:rsidRPr="006F259F">
        <w:t xml:space="preserve">Wu, F., Kaczynski, T. J., Sethuramanujam, S., Li, R., Jain, V., Slaughter, M., &amp; Mu, X. (2015). Two transcription factors, Pou4f2 and Isl1, are sufficient to specify the retinal ganglion cell fate. </w:t>
      </w:r>
      <w:r w:rsidRPr="006F259F">
        <w:rPr>
          <w:i/>
        </w:rPr>
        <w:t>Proc Natl Acad Sci U S A, 112</w:t>
      </w:r>
      <w:r w:rsidRPr="006F259F">
        <w:t>(13), E1559-1568. doi:10.1073/pnas.1421535112</w:t>
      </w:r>
      <w:bookmarkEnd w:id="309"/>
    </w:p>
    <w:p w14:paraId="4A52EE6A" w14:textId="77777777" w:rsidR="00436E20" w:rsidRPr="006F259F" w:rsidRDefault="00436E20" w:rsidP="00436E20">
      <w:pPr>
        <w:pStyle w:val="EndNoteBibliography"/>
        <w:ind w:left="720" w:hanging="720"/>
      </w:pPr>
      <w:bookmarkStart w:id="310" w:name="_ENREF_46"/>
      <w:r w:rsidRPr="006F259F">
        <w:t xml:space="preserve">Wu, L. Q., &amp; Dickman, J. D. (2012). Neural correlates of a magnetic sense. </w:t>
      </w:r>
      <w:r w:rsidRPr="006F259F">
        <w:rPr>
          <w:i/>
        </w:rPr>
        <w:t>Science, 336</w:t>
      </w:r>
      <w:r w:rsidRPr="006F259F">
        <w:t>(6084), 1054-1057. doi:10.1126/science.1216567</w:t>
      </w:r>
      <w:bookmarkEnd w:id="310"/>
    </w:p>
    <w:p w14:paraId="6A913ABD" w14:textId="77777777" w:rsidR="00436E20" w:rsidRPr="006F259F" w:rsidRDefault="00436E20" w:rsidP="00436E20">
      <w:pPr>
        <w:pStyle w:val="EndNoteBibliography"/>
        <w:ind w:left="720" w:hanging="720"/>
      </w:pPr>
      <w:bookmarkStart w:id="311" w:name="_ENREF_47"/>
      <w:r w:rsidRPr="006F259F">
        <w:t xml:space="preserve">Xu, Z., &amp; Wang, H. (2007). LTR_FINDER: an efficient tool for the prediction of full-length LTR retrotransposons. </w:t>
      </w:r>
      <w:r w:rsidRPr="006F259F">
        <w:rPr>
          <w:i/>
        </w:rPr>
        <w:t>Nucleic Acids Res, 35</w:t>
      </w:r>
      <w:r w:rsidRPr="006F259F">
        <w:t>(Web Server issue), W265-268. doi:10.1093/nar/gkm286</w:t>
      </w:r>
      <w:bookmarkEnd w:id="311"/>
    </w:p>
    <w:p w14:paraId="60874385" w14:textId="77777777" w:rsidR="00436E20" w:rsidRPr="006F259F" w:rsidRDefault="00436E20" w:rsidP="00436E20">
      <w:pPr>
        <w:pStyle w:val="EndNoteBibliography"/>
        <w:ind w:left="720" w:hanging="720"/>
      </w:pPr>
      <w:bookmarkStart w:id="312" w:name="_ENREF_48"/>
      <w:r w:rsidRPr="006F259F">
        <w:t xml:space="preserve">Yang, J., Lee, S. H., Goddard, M. E., &amp; Visscher, P. M. (2011). GCTA: a tool for genome-wide complex trait analysis. </w:t>
      </w:r>
      <w:r w:rsidRPr="006F259F">
        <w:rPr>
          <w:i/>
        </w:rPr>
        <w:t>Am J Hum Genet, 88</w:t>
      </w:r>
      <w:r w:rsidRPr="006F259F">
        <w:t>(1), 76-82. doi:10.1016/j.ajhg.2010.11.011</w:t>
      </w:r>
      <w:bookmarkEnd w:id="312"/>
    </w:p>
    <w:p w14:paraId="40361D82" w14:textId="77777777" w:rsidR="00436E20" w:rsidRPr="006F259F" w:rsidRDefault="00436E20" w:rsidP="00436E20">
      <w:pPr>
        <w:pStyle w:val="EndNoteBibliography"/>
        <w:ind w:left="720" w:hanging="720"/>
      </w:pPr>
      <w:bookmarkStart w:id="313" w:name="_ENREF_49"/>
      <w:r w:rsidRPr="006F259F">
        <w:t xml:space="preserve">Yang, Z. (1997). PAML: a program package for phylogenetic analysis by maximum likelihood. </w:t>
      </w:r>
      <w:r w:rsidRPr="006F259F">
        <w:rPr>
          <w:i/>
        </w:rPr>
        <w:t>Comput Appl Biosci, 13</w:t>
      </w:r>
      <w:r w:rsidRPr="006F259F">
        <w:t xml:space="preserve">(5), 555-556. </w:t>
      </w:r>
      <w:bookmarkEnd w:id="313"/>
    </w:p>
    <w:p w14:paraId="7716D60C" w14:textId="77777777" w:rsidR="00436E20" w:rsidRPr="006F259F" w:rsidRDefault="00436E20" w:rsidP="00436E20">
      <w:pPr>
        <w:pStyle w:val="EndNoteBibliography"/>
        <w:ind w:left="720" w:hanging="720"/>
      </w:pPr>
      <w:bookmarkStart w:id="314" w:name="_ENREF_50"/>
      <w:r w:rsidRPr="006F259F">
        <w:t xml:space="preserve">Yu, X. J., Zheng, H. K., Wang, J., Wang, W., &amp; Su, B. (2006). Detecting lineage-specific adaptive evolution of brain-expressed genes in human using rhesus macaque as outgroup. </w:t>
      </w:r>
      <w:r w:rsidRPr="006F259F">
        <w:rPr>
          <w:i/>
        </w:rPr>
        <w:t>Genomics, 88</w:t>
      </w:r>
      <w:r w:rsidRPr="006F259F">
        <w:t>(6), 745-751. doi:10.1016/j.ygeno.2006.05.008</w:t>
      </w:r>
      <w:bookmarkEnd w:id="314"/>
    </w:p>
    <w:p w14:paraId="421E71B0" w14:textId="77777777" w:rsidR="00436E20" w:rsidRPr="006F259F" w:rsidRDefault="00436E20" w:rsidP="00436E20">
      <w:pPr>
        <w:pStyle w:val="EndNoteBibliography"/>
        <w:ind w:left="720" w:hanging="720"/>
      </w:pPr>
      <w:bookmarkStart w:id="315" w:name="_ENREF_51"/>
      <w:r w:rsidRPr="006F259F">
        <w:t xml:space="preserve">Zhao, S., Zheng, P., Dong, S., Zhan, X., Wu, Q., Guo, X., . . . Wei, F. (2013). Whole-genome sequencing of giant pandas provides insights into demographic history and local adaptation. </w:t>
      </w:r>
      <w:r w:rsidRPr="006F259F">
        <w:rPr>
          <w:i/>
        </w:rPr>
        <w:t>Nat Genet, 45</w:t>
      </w:r>
      <w:r w:rsidRPr="006F259F">
        <w:t>(1), 67-71. doi:10.1038/ng.2494</w:t>
      </w:r>
      <w:bookmarkEnd w:id="315"/>
    </w:p>
    <w:p w14:paraId="24FC32FF" w14:textId="77777777" w:rsidR="00436E20" w:rsidRDefault="00436E20" w:rsidP="00436E20">
      <w:r w:rsidRPr="0044325D">
        <w:rPr>
          <w:rFonts w:ascii="Times New Roman" w:hAnsi="Times New Roman"/>
          <w:b/>
          <w:sz w:val="24"/>
          <w:szCs w:val="24"/>
        </w:rPr>
        <w:fldChar w:fldCharType="end"/>
      </w:r>
      <w:r>
        <w:rPr>
          <w:rFonts w:ascii="Times New Roman" w:hAnsi="Times New Roman"/>
          <w:b/>
          <w:sz w:val="24"/>
          <w:szCs w:val="24"/>
        </w:rPr>
        <w:fldChar w:fldCharType="begin"/>
      </w:r>
      <w:r>
        <w:rPr>
          <w:rFonts w:ascii="Times New Roman" w:hAnsi="Times New Roman"/>
          <w:b/>
          <w:sz w:val="24"/>
          <w:szCs w:val="24"/>
        </w:rPr>
        <w:instrText xml:space="preserve"> ADDIN </w:instrText>
      </w:r>
      <w:r>
        <w:rPr>
          <w:rFonts w:ascii="Times New Roman" w:hAnsi="Times New Roman"/>
          <w:b/>
          <w:sz w:val="24"/>
          <w:szCs w:val="24"/>
        </w:rPr>
        <w:fldChar w:fldCharType="end"/>
      </w:r>
    </w:p>
    <w:p w14:paraId="39B2D4D3" w14:textId="77777777" w:rsidR="00436E20" w:rsidRDefault="00436E20" w:rsidP="00436E20">
      <w:pPr>
        <w:pBdr>
          <w:top w:val="nil"/>
          <w:left w:val="nil"/>
          <w:bottom w:val="nil"/>
          <w:right w:val="nil"/>
          <w:between w:val="nil"/>
        </w:pBdr>
        <w:rPr>
          <w:rFonts w:ascii="Times New Roman" w:eastAsia="Times New Roman" w:hAnsi="Times New Roman" w:cs="Times New Roman"/>
          <w:color w:val="000000"/>
        </w:rPr>
      </w:pPr>
      <w:bookmarkStart w:id="316" w:name="_GoBack"/>
      <w:bookmarkEnd w:id="316"/>
    </w:p>
    <w:p w14:paraId="1C9B838A" w14:textId="77777777" w:rsidR="00436E20" w:rsidRDefault="00436E20" w:rsidP="00436E20">
      <w:pPr>
        <w:pBdr>
          <w:top w:val="nil"/>
          <w:left w:val="nil"/>
          <w:bottom w:val="nil"/>
          <w:right w:val="nil"/>
          <w:between w:val="nil"/>
        </w:pBdr>
        <w:rPr>
          <w:rFonts w:ascii="Times New Roman" w:eastAsia="Times New Roman" w:hAnsi="Times New Roman" w:cs="Times New Roman"/>
          <w:color w:val="000000"/>
        </w:rPr>
      </w:pPr>
    </w:p>
    <w:p w14:paraId="1511F34B" w14:textId="77777777" w:rsidR="00436E20" w:rsidRPr="005D040D" w:rsidRDefault="00436E20" w:rsidP="00436E20">
      <w:pPr>
        <w:pBdr>
          <w:top w:val="nil"/>
          <w:left w:val="nil"/>
          <w:bottom w:val="nil"/>
          <w:right w:val="nil"/>
          <w:between w:val="nil"/>
        </w:pBdr>
        <w:rPr>
          <w:rFonts w:ascii="Times New Roman" w:eastAsia="Times New Roman" w:hAnsi="Times New Roman" w:cs="Times New Roman"/>
          <w:color w:val="000000"/>
        </w:rPr>
      </w:pPr>
    </w:p>
    <w:p w14:paraId="03C4A327" w14:textId="77777777" w:rsidR="00831EE6" w:rsidRDefault="00831EE6"/>
    <w:sectPr w:rsidR="00831EE6" w:rsidSect="00CE4C27">
      <w:footerReference w:type="default" r:id="rId151"/>
      <w:pgSz w:w="11906" w:h="16838"/>
      <w:pgMar w:top="1440" w:right="1800" w:bottom="1440" w:left="1800" w:header="851" w:footer="992" w:gutter="0"/>
      <w:lnNumType w:countBy="1" w:restart="continuous"/>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1921A1" w14:textId="77777777" w:rsidR="00AF5B3A" w:rsidRDefault="00AF5B3A" w:rsidP="00436E20">
      <w:r>
        <w:separator/>
      </w:r>
    </w:p>
  </w:endnote>
  <w:endnote w:type="continuationSeparator" w:id="0">
    <w:p w14:paraId="760FAAF2" w14:textId="77777777" w:rsidR="00AF5B3A" w:rsidRDefault="00AF5B3A" w:rsidP="00436E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Trade Gothic LT Std">
    <w:altName w:val="Arial Unicode MS"/>
    <w:panose1 w:val="00000000000000000000"/>
    <w:charset w:val="86"/>
    <w:family w:val="swiss"/>
    <w:notTrueType/>
    <w:pitch w:val="default"/>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Gungsuh">
    <w:altName w:val="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3D341B" w14:textId="77777777" w:rsidR="00CE4C27" w:rsidRDefault="00CE4C27">
    <w:pPr>
      <w:pStyle w:val="a5"/>
      <w:jc w:val="center"/>
    </w:pPr>
    <w:r>
      <w:fldChar w:fldCharType="begin"/>
    </w:r>
    <w:r>
      <w:instrText>PAGE   \* MERGEFORMAT</w:instrText>
    </w:r>
    <w:r>
      <w:fldChar w:fldCharType="separate"/>
    </w:r>
    <w:r w:rsidRPr="00C57B0F">
      <w:rPr>
        <w:noProof/>
        <w:lang w:val="zh-CN"/>
      </w:rPr>
      <w:t>54</w:t>
    </w:r>
    <w:r>
      <w:fldChar w:fldCharType="end"/>
    </w:r>
  </w:p>
  <w:p w14:paraId="1904D6FD" w14:textId="77777777" w:rsidR="00CE4C27" w:rsidRDefault="00CE4C27">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AF3386" w14:textId="77777777" w:rsidR="00CE4C27" w:rsidRDefault="00CE4C27">
    <w:pPr>
      <w:widowControl w:val="0"/>
      <w:pBdr>
        <w:top w:val="nil"/>
        <w:left w:val="nil"/>
        <w:bottom w:val="nil"/>
        <w:right w:val="nil"/>
        <w:between w:val="nil"/>
      </w:pBdr>
      <w:jc w:val="center"/>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Pr>
        <w:noProof/>
        <w:color w:val="000000"/>
        <w:sz w:val="18"/>
        <w:szCs w:val="18"/>
      </w:rPr>
      <w:t>1</w:t>
    </w:r>
    <w:r>
      <w:rPr>
        <w:color w:val="000000"/>
        <w:sz w:val="18"/>
        <w:szCs w:val="18"/>
      </w:rPr>
      <w:fldChar w:fldCharType="end"/>
    </w:r>
  </w:p>
  <w:p w14:paraId="18588D20" w14:textId="77777777" w:rsidR="00CE4C27" w:rsidRDefault="00CE4C27">
    <w:pPr>
      <w:widowControl w:val="0"/>
      <w:pBdr>
        <w:top w:val="nil"/>
        <w:left w:val="nil"/>
        <w:bottom w:val="nil"/>
        <w:right w:val="nil"/>
        <w:between w:val="nil"/>
      </w:pBdr>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F2FCE1" w14:textId="77777777" w:rsidR="00AF5B3A" w:rsidRDefault="00AF5B3A" w:rsidP="00436E20">
      <w:r>
        <w:separator/>
      </w:r>
    </w:p>
  </w:footnote>
  <w:footnote w:type="continuationSeparator" w:id="0">
    <w:p w14:paraId="0517BA1A" w14:textId="77777777" w:rsidR="00AF5B3A" w:rsidRDefault="00AF5B3A" w:rsidP="00436E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566C18"/>
    <w:multiLevelType w:val="hybridMultilevel"/>
    <w:tmpl w:val="9B5239CA"/>
    <w:lvl w:ilvl="0" w:tplc="31F634A8">
      <w:start w:val="1"/>
      <w:numFmt w:val="lowerLetter"/>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CCE6159"/>
    <w:multiLevelType w:val="hybridMultilevel"/>
    <w:tmpl w:val="89FAD5EE"/>
    <w:lvl w:ilvl="0" w:tplc="BEC41DBE">
      <w:start w:val="1"/>
      <w:numFmt w:val="upperLetter"/>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A715DAC"/>
    <w:multiLevelType w:val="hybridMultilevel"/>
    <w:tmpl w:val="F51E0DF4"/>
    <w:lvl w:ilvl="0" w:tplc="E1A404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E879CA"/>
    <w:multiLevelType w:val="hybridMultilevel"/>
    <w:tmpl w:val="74E63B2A"/>
    <w:lvl w:ilvl="0" w:tplc="42C4CB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ABD1DF9"/>
    <w:multiLevelType w:val="hybridMultilevel"/>
    <w:tmpl w:val="7D965402"/>
    <w:lvl w:ilvl="0" w:tplc="4EBE3D48">
      <w:start w:val="1"/>
      <w:numFmt w:val="upperLetter"/>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D1C71D4"/>
    <w:multiLevelType w:val="hybridMultilevel"/>
    <w:tmpl w:val="016C0788"/>
    <w:lvl w:ilvl="0" w:tplc="6478AB2A">
      <w:start w:val="1"/>
      <w:numFmt w:val="lowerLetter"/>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64A1E63"/>
    <w:multiLevelType w:val="hybridMultilevel"/>
    <w:tmpl w:val="6A24649E"/>
    <w:lvl w:ilvl="0" w:tplc="C21E882C">
      <w:start w:val="1"/>
      <w:numFmt w:val="upperLetter"/>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4E95526"/>
    <w:multiLevelType w:val="hybridMultilevel"/>
    <w:tmpl w:val="33BC010C"/>
    <w:lvl w:ilvl="0" w:tplc="8F96FF10">
      <w:start w:val="1"/>
      <w:numFmt w:val="decimal"/>
      <w:lvlText w:val="%1）"/>
      <w:lvlJc w:val="left"/>
      <w:pPr>
        <w:ind w:left="360" w:hanging="360"/>
      </w:pPr>
      <w:rPr>
        <w:rFonts w:ascii="Times New Roman" w:eastAsia="等线"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4"/>
  </w:num>
  <w:num w:numId="3">
    <w:abstractNumId w:val="6"/>
  </w:num>
  <w:num w:numId="4">
    <w:abstractNumId w:val="1"/>
  </w:num>
  <w:num w:numId="5">
    <w:abstractNumId w:val="0"/>
  </w:num>
  <w:num w:numId="6">
    <w:abstractNumId w:val="5"/>
  </w:num>
  <w:num w:numId="7">
    <w:abstractNumId w:val="2"/>
  </w:num>
  <w:num w:numId="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uiLiu">
    <w15:presenceInfo w15:providerId="None" w15:userId="RuiLi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223"/>
    <w:rsid w:val="000317BE"/>
    <w:rsid w:val="00436E20"/>
    <w:rsid w:val="00831EE6"/>
    <w:rsid w:val="00AF5B3A"/>
    <w:rsid w:val="00B37223"/>
    <w:rsid w:val="00CE4C27"/>
    <w:rsid w:val="00DD4C29"/>
    <w:rsid w:val="00FC27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B9A520A-5DD4-4748-87C2-FA9960FFC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6E20"/>
    <w:rPr>
      <w:rFonts w:ascii="Calibri" w:eastAsia="等线" w:hAnsi="Calibri" w:cs="Calibri"/>
      <w:kern w:val="0"/>
      <w:sz w:val="20"/>
      <w:szCs w:val="20"/>
      <w:lang w:val="en-GB" w:eastAsia="en-US"/>
    </w:rPr>
  </w:style>
  <w:style w:type="paragraph" w:styleId="1">
    <w:name w:val="heading 1"/>
    <w:basedOn w:val="a"/>
    <w:next w:val="a"/>
    <w:link w:val="10"/>
    <w:uiPriority w:val="9"/>
    <w:qFormat/>
    <w:rsid w:val="00436E20"/>
    <w:pPr>
      <w:keepNext/>
      <w:keepLines/>
      <w:spacing w:before="480" w:after="120"/>
      <w:outlineLvl w:val="0"/>
    </w:pPr>
    <w:rPr>
      <w:b/>
      <w:sz w:val="48"/>
      <w:szCs w:val="48"/>
    </w:rPr>
  </w:style>
  <w:style w:type="paragraph" w:styleId="2">
    <w:name w:val="heading 2"/>
    <w:basedOn w:val="a"/>
    <w:next w:val="a"/>
    <w:link w:val="20"/>
    <w:uiPriority w:val="9"/>
    <w:unhideWhenUsed/>
    <w:qFormat/>
    <w:rsid w:val="00436E20"/>
    <w:pPr>
      <w:keepNext/>
      <w:keepLines/>
      <w:spacing w:before="360" w:after="80"/>
      <w:outlineLvl w:val="1"/>
    </w:pPr>
    <w:rPr>
      <w:b/>
      <w:sz w:val="36"/>
      <w:szCs w:val="36"/>
    </w:rPr>
  </w:style>
  <w:style w:type="paragraph" w:styleId="3">
    <w:name w:val="heading 3"/>
    <w:basedOn w:val="a"/>
    <w:next w:val="a"/>
    <w:link w:val="30"/>
    <w:uiPriority w:val="9"/>
    <w:semiHidden/>
    <w:unhideWhenUsed/>
    <w:qFormat/>
    <w:rsid w:val="00436E20"/>
    <w:pPr>
      <w:keepNext/>
      <w:keepLines/>
      <w:spacing w:before="280" w:after="80"/>
      <w:outlineLvl w:val="2"/>
    </w:pPr>
    <w:rPr>
      <w:b/>
      <w:sz w:val="28"/>
      <w:szCs w:val="28"/>
    </w:rPr>
  </w:style>
  <w:style w:type="paragraph" w:styleId="4">
    <w:name w:val="heading 4"/>
    <w:basedOn w:val="a"/>
    <w:next w:val="a"/>
    <w:link w:val="40"/>
    <w:uiPriority w:val="9"/>
    <w:semiHidden/>
    <w:unhideWhenUsed/>
    <w:qFormat/>
    <w:rsid w:val="00436E20"/>
    <w:pPr>
      <w:keepNext/>
      <w:keepLines/>
      <w:spacing w:before="240" w:after="40"/>
      <w:outlineLvl w:val="3"/>
    </w:pPr>
    <w:rPr>
      <w:b/>
      <w:sz w:val="24"/>
      <w:szCs w:val="24"/>
    </w:rPr>
  </w:style>
  <w:style w:type="paragraph" w:styleId="5">
    <w:name w:val="heading 5"/>
    <w:basedOn w:val="a"/>
    <w:next w:val="a"/>
    <w:link w:val="50"/>
    <w:uiPriority w:val="9"/>
    <w:semiHidden/>
    <w:unhideWhenUsed/>
    <w:qFormat/>
    <w:rsid w:val="00436E20"/>
    <w:pPr>
      <w:keepNext/>
      <w:keepLines/>
      <w:spacing w:before="220" w:after="40"/>
      <w:outlineLvl w:val="4"/>
    </w:pPr>
    <w:rPr>
      <w:b/>
      <w:sz w:val="22"/>
      <w:szCs w:val="22"/>
    </w:rPr>
  </w:style>
  <w:style w:type="paragraph" w:styleId="6">
    <w:name w:val="heading 6"/>
    <w:basedOn w:val="a"/>
    <w:next w:val="a"/>
    <w:link w:val="60"/>
    <w:uiPriority w:val="9"/>
    <w:semiHidden/>
    <w:unhideWhenUsed/>
    <w:qFormat/>
    <w:rsid w:val="00436E20"/>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36E20"/>
    <w:rPr>
      <w:rFonts w:ascii="Calibri" w:eastAsia="等线" w:hAnsi="Calibri" w:cs="Calibri"/>
      <w:b/>
      <w:kern w:val="0"/>
      <w:sz w:val="48"/>
      <w:szCs w:val="48"/>
      <w:lang w:val="en-GB" w:eastAsia="en-US"/>
    </w:rPr>
  </w:style>
  <w:style w:type="character" w:customStyle="1" w:styleId="20">
    <w:name w:val="标题 2 字符"/>
    <w:basedOn w:val="a0"/>
    <w:link w:val="2"/>
    <w:uiPriority w:val="9"/>
    <w:rsid w:val="00436E20"/>
    <w:rPr>
      <w:rFonts w:ascii="Calibri" w:eastAsia="等线" w:hAnsi="Calibri" w:cs="Calibri"/>
      <w:b/>
      <w:kern w:val="0"/>
      <w:sz w:val="36"/>
      <w:szCs w:val="36"/>
      <w:lang w:val="en-GB" w:eastAsia="en-US"/>
    </w:rPr>
  </w:style>
  <w:style w:type="character" w:customStyle="1" w:styleId="30">
    <w:name w:val="标题 3 字符"/>
    <w:basedOn w:val="a0"/>
    <w:link w:val="3"/>
    <w:uiPriority w:val="9"/>
    <w:semiHidden/>
    <w:rsid w:val="00436E20"/>
    <w:rPr>
      <w:rFonts w:ascii="Calibri" w:eastAsia="等线" w:hAnsi="Calibri" w:cs="Calibri"/>
      <w:b/>
      <w:kern w:val="0"/>
      <w:sz w:val="28"/>
      <w:szCs w:val="28"/>
      <w:lang w:val="en-GB" w:eastAsia="en-US"/>
    </w:rPr>
  </w:style>
  <w:style w:type="paragraph" w:styleId="a3">
    <w:name w:val="header"/>
    <w:basedOn w:val="a"/>
    <w:link w:val="a4"/>
    <w:uiPriority w:val="99"/>
    <w:unhideWhenUsed/>
    <w:rsid w:val="00436E2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36E20"/>
    <w:rPr>
      <w:sz w:val="18"/>
      <w:szCs w:val="18"/>
    </w:rPr>
  </w:style>
  <w:style w:type="paragraph" w:styleId="a5">
    <w:name w:val="footer"/>
    <w:basedOn w:val="a"/>
    <w:link w:val="a6"/>
    <w:uiPriority w:val="99"/>
    <w:unhideWhenUsed/>
    <w:rsid w:val="00436E20"/>
    <w:pPr>
      <w:tabs>
        <w:tab w:val="center" w:pos="4153"/>
        <w:tab w:val="right" w:pos="8306"/>
      </w:tabs>
      <w:snapToGrid w:val="0"/>
    </w:pPr>
    <w:rPr>
      <w:sz w:val="18"/>
      <w:szCs w:val="18"/>
    </w:rPr>
  </w:style>
  <w:style w:type="character" w:customStyle="1" w:styleId="a6">
    <w:name w:val="页脚 字符"/>
    <w:basedOn w:val="a0"/>
    <w:link w:val="a5"/>
    <w:uiPriority w:val="99"/>
    <w:rsid w:val="00436E20"/>
    <w:rPr>
      <w:sz w:val="18"/>
      <w:szCs w:val="18"/>
    </w:rPr>
  </w:style>
  <w:style w:type="character" w:customStyle="1" w:styleId="40">
    <w:name w:val="标题 4 字符"/>
    <w:basedOn w:val="a0"/>
    <w:link w:val="4"/>
    <w:uiPriority w:val="9"/>
    <w:semiHidden/>
    <w:rsid w:val="00436E20"/>
    <w:rPr>
      <w:rFonts w:ascii="Calibri" w:eastAsia="等线" w:hAnsi="Calibri" w:cs="Calibri"/>
      <w:b/>
      <w:kern w:val="0"/>
      <w:sz w:val="24"/>
      <w:szCs w:val="24"/>
      <w:lang w:val="en-GB" w:eastAsia="en-US"/>
    </w:rPr>
  </w:style>
  <w:style w:type="character" w:customStyle="1" w:styleId="50">
    <w:name w:val="标题 5 字符"/>
    <w:basedOn w:val="a0"/>
    <w:link w:val="5"/>
    <w:uiPriority w:val="9"/>
    <w:semiHidden/>
    <w:rsid w:val="00436E20"/>
    <w:rPr>
      <w:rFonts w:ascii="Calibri" w:eastAsia="等线" w:hAnsi="Calibri" w:cs="Calibri"/>
      <w:b/>
      <w:kern w:val="0"/>
      <w:sz w:val="22"/>
      <w:lang w:val="en-GB" w:eastAsia="en-US"/>
    </w:rPr>
  </w:style>
  <w:style w:type="character" w:customStyle="1" w:styleId="60">
    <w:name w:val="标题 6 字符"/>
    <w:basedOn w:val="a0"/>
    <w:link w:val="6"/>
    <w:uiPriority w:val="9"/>
    <w:semiHidden/>
    <w:rsid w:val="00436E20"/>
    <w:rPr>
      <w:rFonts w:ascii="Calibri" w:eastAsia="等线" w:hAnsi="Calibri" w:cs="Calibri"/>
      <w:b/>
      <w:kern w:val="0"/>
      <w:sz w:val="20"/>
      <w:szCs w:val="20"/>
      <w:lang w:val="en-GB" w:eastAsia="en-US"/>
    </w:rPr>
  </w:style>
  <w:style w:type="paragraph" w:styleId="a7">
    <w:name w:val="Title"/>
    <w:basedOn w:val="a"/>
    <w:next w:val="a"/>
    <w:link w:val="a8"/>
    <w:uiPriority w:val="10"/>
    <w:qFormat/>
    <w:rsid w:val="00436E20"/>
    <w:pPr>
      <w:keepNext/>
      <w:keepLines/>
      <w:spacing w:before="480" w:after="120"/>
    </w:pPr>
    <w:rPr>
      <w:b/>
      <w:sz w:val="72"/>
      <w:szCs w:val="72"/>
    </w:rPr>
  </w:style>
  <w:style w:type="character" w:customStyle="1" w:styleId="a8">
    <w:name w:val="标题 字符"/>
    <w:basedOn w:val="a0"/>
    <w:link w:val="a7"/>
    <w:uiPriority w:val="10"/>
    <w:qFormat/>
    <w:rsid w:val="00436E20"/>
    <w:rPr>
      <w:rFonts w:ascii="Calibri" w:eastAsia="等线" w:hAnsi="Calibri" w:cs="Calibri"/>
      <w:b/>
      <w:kern w:val="0"/>
      <w:sz w:val="72"/>
      <w:szCs w:val="72"/>
      <w:lang w:val="en-GB" w:eastAsia="en-US"/>
    </w:rPr>
  </w:style>
  <w:style w:type="paragraph" w:styleId="a9">
    <w:name w:val="Subtitle"/>
    <w:basedOn w:val="a"/>
    <w:next w:val="a"/>
    <w:link w:val="aa"/>
    <w:uiPriority w:val="11"/>
    <w:qFormat/>
    <w:rsid w:val="00436E20"/>
    <w:pPr>
      <w:keepNext/>
      <w:keepLines/>
      <w:spacing w:before="360" w:after="80"/>
    </w:pPr>
    <w:rPr>
      <w:rFonts w:ascii="Georgia" w:eastAsia="Georgia" w:hAnsi="Georgia" w:cs="Georgia"/>
      <w:i/>
      <w:color w:val="666666"/>
      <w:sz w:val="48"/>
      <w:szCs w:val="48"/>
    </w:rPr>
  </w:style>
  <w:style w:type="character" w:customStyle="1" w:styleId="aa">
    <w:name w:val="副标题 字符"/>
    <w:basedOn w:val="a0"/>
    <w:link w:val="a9"/>
    <w:uiPriority w:val="11"/>
    <w:rsid w:val="00436E20"/>
    <w:rPr>
      <w:rFonts w:ascii="Georgia" w:eastAsia="Georgia" w:hAnsi="Georgia" w:cs="Georgia"/>
      <w:i/>
      <w:color w:val="666666"/>
      <w:kern w:val="0"/>
      <w:sz w:val="48"/>
      <w:szCs w:val="48"/>
      <w:lang w:val="en-GB" w:eastAsia="en-US"/>
    </w:rPr>
  </w:style>
  <w:style w:type="character" w:customStyle="1" w:styleId="ab">
    <w:name w:val="批注文字 字符"/>
    <w:basedOn w:val="a0"/>
    <w:link w:val="ac"/>
    <w:uiPriority w:val="99"/>
    <w:semiHidden/>
    <w:rsid w:val="00436E20"/>
    <w:rPr>
      <w:rFonts w:ascii="Tahoma" w:eastAsia="等线" w:hAnsi="Tahoma" w:cs="Tahoma"/>
      <w:kern w:val="0"/>
      <w:sz w:val="16"/>
      <w:szCs w:val="20"/>
      <w:lang w:eastAsia="en-US"/>
    </w:rPr>
  </w:style>
  <w:style w:type="paragraph" w:styleId="ac">
    <w:name w:val="annotation text"/>
    <w:basedOn w:val="a"/>
    <w:link w:val="ab"/>
    <w:uiPriority w:val="99"/>
    <w:semiHidden/>
    <w:unhideWhenUsed/>
    <w:rsid w:val="00436E20"/>
    <w:rPr>
      <w:rFonts w:ascii="Tahoma" w:hAnsi="Tahoma" w:cs="Tahoma"/>
      <w:sz w:val="16"/>
      <w:lang w:val="en-US"/>
    </w:rPr>
  </w:style>
  <w:style w:type="character" w:customStyle="1" w:styleId="ad">
    <w:name w:val="批注主题 字符"/>
    <w:basedOn w:val="ab"/>
    <w:link w:val="ae"/>
    <w:uiPriority w:val="99"/>
    <w:semiHidden/>
    <w:rsid w:val="00436E20"/>
    <w:rPr>
      <w:rFonts w:ascii="Tahoma" w:eastAsia="等线" w:hAnsi="Tahoma" w:cs="Tahoma"/>
      <w:b/>
      <w:bCs/>
      <w:kern w:val="0"/>
      <w:sz w:val="16"/>
      <w:szCs w:val="20"/>
      <w:lang w:eastAsia="en-US"/>
    </w:rPr>
  </w:style>
  <w:style w:type="paragraph" w:styleId="ae">
    <w:name w:val="annotation subject"/>
    <w:basedOn w:val="ac"/>
    <w:next w:val="ac"/>
    <w:link w:val="ad"/>
    <w:uiPriority w:val="99"/>
    <w:semiHidden/>
    <w:unhideWhenUsed/>
    <w:rsid w:val="00436E20"/>
    <w:rPr>
      <w:b/>
      <w:bCs/>
    </w:rPr>
  </w:style>
  <w:style w:type="paragraph" w:styleId="af">
    <w:name w:val="Balloon Text"/>
    <w:basedOn w:val="a"/>
    <w:link w:val="af0"/>
    <w:uiPriority w:val="99"/>
    <w:semiHidden/>
    <w:unhideWhenUsed/>
    <w:rsid w:val="00436E20"/>
    <w:rPr>
      <w:rFonts w:ascii="Segoe UI" w:hAnsi="Segoe UI" w:cs="Segoe UI"/>
      <w:sz w:val="18"/>
      <w:szCs w:val="18"/>
      <w:lang w:val="en-US"/>
    </w:rPr>
  </w:style>
  <w:style w:type="character" w:customStyle="1" w:styleId="af0">
    <w:name w:val="批注框文本 字符"/>
    <w:basedOn w:val="a0"/>
    <w:link w:val="af"/>
    <w:uiPriority w:val="99"/>
    <w:semiHidden/>
    <w:rsid w:val="00436E20"/>
    <w:rPr>
      <w:rFonts w:ascii="Segoe UI" w:eastAsia="等线" w:hAnsi="Segoe UI" w:cs="Segoe UI"/>
      <w:kern w:val="0"/>
      <w:sz w:val="18"/>
      <w:szCs w:val="18"/>
      <w:lang w:eastAsia="en-US"/>
    </w:rPr>
  </w:style>
  <w:style w:type="character" w:styleId="af1">
    <w:name w:val="line number"/>
    <w:uiPriority w:val="99"/>
    <w:semiHidden/>
    <w:unhideWhenUsed/>
    <w:rsid w:val="00436E20"/>
  </w:style>
  <w:style w:type="paragraph" w:customStyle="1" w:styleId="EndNoteBibliographyTitle">
    <w:name w:val="EndNote Bibliography Title"/>
    <w:basedOn w:val="a"/>
    <w:link w:val="EndNoteBibliographyTitle0"/>
    <w:rsid w:val="00436E20"/>
    <w:pPr>
      <w:jc w:val="center"/>
    </w:pPr>
    <w:rPr>
      <w:noProof/>
      <w:lang w:val="en-US"/>
    </w:rPr>
  </w:style>
  <w:style w:type="character" w:customStyle="1" w:styleId="EndNoteBibliographyTitle0">
    <w:name w:val="EndNote Bibliography Title 字符"/>
    <w:link w:val="EndNoteBibliographyTitle"/>
    <w:rsid w:val="00436E20"/>
    <w:rPr>
      <w:rFonts w:ascii="Calibri" w:eastAsia="等线" w:hAnsi="Calibri" w:cs="Calibri"/>
      <w:noProof/>
      <w:kern w:val="0"/>
      <w:sz w:val="20"/>
      <w:szCs w:val="20"/>
      <w:lang w:eastAsia="en-US"/>
    </w:rPr>
  </w:style>
  <w:style w:type="paragraph" w:customStyle="1" w:styleId="EndNoteBibliography">
    <w:name w:val="EndNote Bibliography"/>
    <w:basedOn w:val="a"/>
    <w:link w:val="EndNoteBibliography0"/>
    <w:rsid w:val="00436E20"/>
    <w:rPr>
      <w:noProof/>
      <w:lang w:val="en-US"/>
    </w:rPr>
  </w:style>
  <w:style w:type="character" w:customStyle="1" w:styleId="EndNoteBibliography0">
    <w:name w:val="EndNote Bibliography 字符"/>
    <w:link w:val="EndNoteBibliography"/>
    <w:rsid w:val="00436E20"/>
    <w:rPr>
      <w:rFonts w:ascii="Calibri" w:eastAsia="等线" w:hAnsi="Calibri" w:cs="Calibri"/>
      <w:noProof/>
      <w:kern w:val="0"/>
      <w:sz w:val="20"/>
      <w:szCs w:val="20"/>
      <w:lang w:eastAsia="en-US"/>
    </w:rPr>
  </w:style>
  <w:style w:type="paragraph" w:customStyle="1" w:styleId="Default">
    <w:name w:val="Default"/>
    <w:rsid w:val="00436E20"/>
    <w:pPr>
      <w:widowControl w:val="0"/>
      <w:autoSpaceDE w:val="0"/>
      <w:autoSpaceDN w:val="0"/>
      <w:adjustRightInd w:val="0"/>
      <w:jc w:val="both"/>
    </w:pPr>
    <w:rPr>
      <w:rFonts w:ascii="Times New Roman" w:eastAsia="等线" w:hAnsi="Times New Roman" w:cs="Times New Roman"/>
      <w:color w:val="000000"/>
      <w:kern w:val="0"/>
      <w:sz w:val="24"/>
      <w:szCs w:val="24"/>
    </w:rPr>
  </w:style>
  <w:style w:type="paragraph" w:styleId="TOC">
    <w:name w:val="TOC Heading"/>
    <w:basedOn w:val="1"/>
    <w:next w:val="a"/>
    <w:uiPriority w:val="39"/>
    <w:unhideWhenUsed/>
    <w:qFormat/>
    <w:rsid w:val="00436E20"/>
    <w:pPr>
      <w:spacing w:before="240" w:after="0" w:line="259" w:lineRule="auto"/>
      <w:outlineLvl w:val="9"/>
    </w:pPr>
    <w:rPr>
      <w:rFonts w:ascii="等线 Light" w:eastAsia="等线 Light" w:hAnsi="等线 Light" w:cs="Times New Roman"/>
      <w:b w:val="0"/>
      <w:color w:val="2F5496"/>
      <w:sz w:val="32"/>
      <w:szCs w:val="32"/>
      <w:lang w:val="en-US" w:eastAsia="zh-CN"/>
    </w:rPr>
  </w:style>
  <w:style w:type="paragraph" w:styleId="TOC1">
    <w:name w:val="toc 1"/>
    <w:basedOn w:val="a"/>
    <w:next w:val="a"/>
    <w:autoRedefine/>
    <w:uiPriority w:val="39"/>
    <w:unhideWhenUsed/>
    <w:rsid w:val="00436E20"/>
    <w:pPr>
      <w:jc w:val="both"/>
    </w:pPr>
    <w:rPr>
      <w:rFonts w:ascii="等线" w:hAnsi="等线" w:cs="Times New Roman"/>
      <w:kern w:val="2"/>
      <w:sz w:val="21"/>
      <w:szCs w:val="22"/>
      <w:lang w:val="en-US" w:eastAsia="zh-CN"/>
    </w:rPr>
  </w:style>
  <w:style w:type="paragraph" w:styleId="TOC2">
    <w:name w:val="toc 2"/>
    <w:basedOn w:val="a"/>
    <w:next w:val="a"/>
    <w:autoRedefine/>
    <w:uiPriority w:val="39"/>
    <w:unhideWhenUsed/>
    <w:rsid w:val="00436E20"/>
    <w:pPr>
      <w:tabs>
        <w:tab w:val="right" w:leader="dot" w:pos="8296"/>
      </w:tabs>
      <w:ind w:leftChars="200" w:left="420"/>
      <w:jc w:val="both"/>
    </w:pPr>
    <w:rPr>
      <w:rFonts w:ascii="Times New Roman" w:eastAsia="等线 Light" w:hAnsi="Times New Roman" w:cs="Times New Roman"/>
      <w:noProof/>
      <w:sz w:val="21"/>
      <w:szCs w:val="22"/>
      <w:lang w:val="en-US" w:eastAsia="zh-CN"/>
    </w:rPr>
  </w:style>
  <w:style w:type="character" w:styleId="af2">
    <w:name w:val="Hyperlink"/>
    <w:uiPriority w:val="99"/>
    <w:unhideWhenUsed/>
    <w:qFormat/>
    <w:rsid w:val="00436E20"/>
    <w:rPr>
      <w:color w:val="0563C1"/>
      <w:u w:val="single"/>
    </w:rPr>
  </w:style>
  <w:style w:type="paragraph" w:styleId="af3">
    <w:name w:val="List Paragraph"/>
    <w:basedOn w:val="a"/>
    <w:uiPriority w:val="34"/>
    <w:qFormat/>
    <w:rsid w:val="00436E20"/>
    <w:pPr>
      <w:ind w:firstLineChars="200" w:firstLine="420"/>
      <w:jc w:val="both"/>
    </w:pPr>
    <w:rPr>
      <w:rFonts w:ascii="等线" w:hAnsi="等线" w:cs="Times New Roman"/>
      <w:kern w:val="2"/>
      <w:sz w:val="21"/>
      <w:szCs w:val="22"/>
      <w:lang w:val="en-US" w:eastAsia="zh-CN"/>
    </w:rPr>
  </w:style>
  <w:style w:type="character" w:customStyle="1" w:styleId="EndNoteBibliographyChar">
    <w:name w:val="EndNote Bibliography Char"/>
    <w:rsid w:val="00436E20"/>
    <w:rPr>
      <w:rFonts w:ascii="Calibri" w:hAnsi="Calibri" w:cs="Calibri"/>
      <w:noProof/>
      <w:kern w:val="2"/>
      <w:szCs w:val="22"/>
    </w:rPr>
  </w:style>
  <w:style w:type="paragraph" w:styleId="af4">
    <w:name w:val="Normal (Web)"/>
    <w:basedOn w:val="a"/>
    <w:uiPriority w:val="99"/>
    <w:unhideWhenUsed/>
    <w:rsid w:val="00436E20"/>
    <w:pPr>
      <w:spacing w:before="100" w:beforeAutospacing="1" w:after="100" w:afterAutospacing="1"/>
    </w:pPr>
    <w:rPr>
      <w:rFonts w:ascii="宋体" w:eastAsia="宋体" w:hAnsi="宋体" w:cs="宋体"/>
      <w:sz w:val="24"/>
      <w:szCs w:val="24"/>
      <w:lang w:val="en-US" w:eastAsia="zh-CN"/>
    </w:rPr>
  </w:style>
  <w:style w:type="paragraph" w:styleId="af5">
    <w:name w:val="No Spacing"/>
    <w:uiPriority w:val="1"/>
    <w:qFormat/>
    <w:rsid w:val="00436E20"/>
    <w:pPr>
      <w:widowControl w:val="0"/>
      <w:jc w:val="both"/>
    </w:pPr>
    <w:rPr>
      <w:rFonts w:ascii="等线" w:eastAsia="等线" w:hAnsi="等线" w:cs="Times New Roman"/>
    </w:rPr>
  </w:style>
  <w:style w:type="character" w:customStyle="1" w:styleId="A80">
    <w:name w:val="A8"/>
    <w:uiPriority w:val="99"/>
    <w:rsid w:val="00436E20"/>
    <w:rPr>
      <w:rFonts w:cs="Trade Gothic LT Std"/>
      <w:color w:val="221E1F"/>
      <w:sz w:val="10"/>
      <w:szCs w:val="10"/>
    </w:rPr>
  </w:style>
  <w:style w:type="character" w:customStyle="1" w:styleId="apple-converted-space">
    <w:name w:val="apple-converted-space"/>
    <w:basedOn w:val="a0"/>
    <w:qFormat/>
    <w:rsid w:val="00436E20"/>
  </w:style>
  <w:style w:type="paragraph" w:styleId="TOC3">
    <w:name w:val="toc 3"/>
    <w:basedOn w:val="a"/>
    <w:next w:val="a"/>
    <w:autoRedefine/>
    <w:uiPriority w:val="39"/>
    <w:unhideWhenUsed/>
    <w:rsid w:val="00436E20"/>
    <w:pPr>
      <w:ind w:leftChars="400" w:left="840"/>
      <w:jc w:val="both"/>
    </w:pPr>
    <w:rPr>
      <w:rFonts w:ascii="等线" w:hAnsi="等线" w:cs="Times New Roman"/>
      <w:kern w:val="2"/>
      <w:sz w:val="21"/>
      <w:szCs w:val="2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oleObject" Target="embeddings/oleObject1.bin"/><Relationship Id="rId21" Type="http://schemas.openxmlformats.org/officeDocument/2006/relationships/image" Target="media/image8.jpeg"/><Relationship Id="rId42" Type="http://schemas.openxmlformats.org/officeDocument/2006/relationships/image" Target="media/image29.jpe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0.png"/><Relationship Id="rId89" Type="http://schemas.openxmlformats.org/officeDocument/2006/relationships/image" Target="media/image75.png"/><Relationship Id="rId112" Type="http://schemas.openxmlformats.org/officeDocument/2006/relationships/image" Target="media/image98.jpeg"/><Relationship Id="rId133" Type="http://schemas.openxmlformats.org/officeDocument/2006/relationships/image" Target="media/image118.png"/><Relationship Id="rId138" Type="http://schemas.openxmlformats.org/officeDocument/2006/relationships/image" Target="media/image123.png"/><Relationship Id="rId154" Type="http://schemas.openxmlformats.org/officeDocument/2006/relationships/theme" Target="theme/theme1.xml"/><Relationship Id="rId16" Type="http://schemas.openxmlformats.org/officeDocument/2006/relationships/image" Target="media/image7.jpeg"/><Relationship Id="rId107" Type="http://schemas.openxmlformats.org/officeDocument/2006/relationships/image" Target="media/image93.png"/><Relationship Id="rId11" Type="http://schemas.openxmlformats.org/officeDocument/2006/relationships/hyperlink" Target="http://../AppData/Local/Temp/www.waterfowl.org.uk" TargetMode="External"/><Relationship Id="rId32" Type="http://schemas.openxmlformats.org/officeDocument/2006/relationships/image" Target="media/image19.png"/><Relationship Id="rId37" Type="http://schemas.openxmlformats.org/officeDocument/2006/relationships/image" Target="media/image24.jpe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8.png"/><Relationship Id="rId123" Type="http://schemas.openxmlformats.org/officeDocument/2006/relationships/image" Target="media/image108.png"/><Relationship Id="rId128" Type="http://schemas.openxmlformats.org/officeDocument/2006/relationships/image" Target="media/image113.png"/><Relationship Id="rId144" Type="http://schemas.openxmlformats.org/officeDocument/2006/relationships/image" Target="media/image129.png"/><Relationship Id="rId149" Type="http://schemas.openxmlformats.org/officeDocument/2006/relationships/image" Target="media/image134.png"/><Relationship Id="rId5" Type="http://schemas.openxmlformats.org/officeDocument/2006/relationships/footnotes" Target="footnotes.xml"/><Relationship Id="rId90" Type="http://schemas.openxmlformats.org/officeDocument/2006/relationships/image" Target="media/image76.png"/><Relationship Id="rId95" Type="http://schemas.openxmlformats.org/officeDocument/2006/relationships/image" Target="media/image81.png"/><Relationship Id="rId22" Type="http://schemas.openxmlformats.org/officeDocument/2006/relationships/image" Target="media/image9.png"/><Relationship Id="rId27" Type="http://schemas.openxmlformats.org/officeDocument/2006/relationships/image" Target="media/image14.jpeg"/><Relationship Id="rId43" Type="http://schemas.openxmlformats.org/officeDocument/2006/relationships/image" Target="media/image30.jpe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image" Target="media/image99.jpeg"/><Relationship Id="rId118" Type="http://schemas.openxmlformats.org/officeDocument/2006/relationships/image" Target="media/image103.png"/><Relationship Id="rId134" Type="http://schemas.openxmlformats.org/officeDocument/2006/relationships/image" Target="media/image119.png"/><Relationship Id="rId139" Type="http://schemas.openxmlformats.org/officeDocument/2006/relationships/image" Target="media/image124.png"/><Relationship Id="rId80" Type="http://schemas.openxmlformats.org/officeDocument/2006/relationships/image" Target="media/image67.png"/><Relationship Id="rId85" Type="http://schemas.openxmlformats.org/officeDocument/2006/relationships/image" Target="media/image71.png"/><Relationship Id="rId150" Type="http://schemas.openxmlformats.org/officeDocument/2006/relationships/footer" Target="footer1.xml"/><Relationship Id="rId12" Type="http://schemas.openxmlformats.org/officeDocument/2006/relationships/hyperlink" Target="http://www.waterfowl.org.uk/index.html" TargetMode="External"/><Relationship Id="rId17" Type="http://schemas.openxmlformats.org/officeDocument/2006/relationships/hyperlink" Target="mailto:ninglcau@cau.edu.cn"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jpe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103" Type="http://schemas.openxmlformats.org/officeDocument/2006/relationships/image" Target="media/image89.png"/><Relationship Id="rId108" Type="http://schemas.openxmlformats.org/officeDocument/2006/relationships/image" Target="media/image94.jpeg"/><Relationship Id="rId116" Type="http://schemas.openxmlformats.org/officeDocument/2006/relationships/image" Target="media/image102.emf"/><Relationship Id="rId124" Type="http://schemas.openxmlformats.org/officeDocument/2006/relationships/image" Target="media/image109.png"/><Relationship Id="rId129" Type="http://schemas.openxmlformats.org/officeDocument/2006/relationships/image" Target="media/image114.png"/><Relationship Id="rId137" Type="http://schemas.openxmlformats.org/officeDocument/2006/relationships/image" Target="media/image122.png"/><Relationship Id="rId20" Type="http://schemas.openxmlformats.org/officeDocument/2006/relationships/hyperlink" Target="https://github.com/vitogump/lifelit" TargetMode="External"/><Relationship Id="rId41" Type="http://schemas.openxmlformats.org/officeDocument/2006/relationships/image" Target="media/image28.jpe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chart" Target="charts/chart1.xml"/><Relationship Id="rId88" Type="http://schemas.openxmlformats.org/officeDocument/2006/relationships/image" Target="media/image74.png"/><Relationship Id="rId91" Type="http://schemas.openxmlformats.org/officeDocument/2006/relationships/image" Target="media/image77.jpeg"/><Relationship Id="rId96" Type="http://schemas.openxmlformats.org/officeDocument/2006/relationships/image" Target="media/image82.png"/><Relationship Id="rId111" Type="http://schemas.openxmlformats.org/officeDocument/2006/relationships/image" Target="media/image97.jpeg"/><Relationship Id="rId132" Type="http://schemas.openxmlformats.org/officeDocument/2006/relationships/image" Target="media/image117.png"/><Relationship Id="rId140" Type="http://schemas.openxmlformats.org/officeDocument/2006/relationships/image" Target="media/image125.png"/><Relationship Id="rId145" Type="http://schemas.openxmlformats.org/officeDocument/2006/relationships/image" Target="media/image130.png"/><Relationship Id="rId153"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jpe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6" Type="http://schemas.openxmlformats.org/officeDocument/2006/relationships/image" Target="media/image92.png"/><Relationship Id="rId114" Type="http://schemas.openxmlformats.org/officeDocument/2006/relationships/image" Target="media/image100.jpeg"/><Relationship Id="rId119" Type="http://schemas.openxmlformats.org/officeDocument/2006/relationships/image" Target="media/image104.png"/><Relationship Id="rId127" Type="http://schemas.openxmlformats.org/officeDocument/2006/relationships/image" Target="media/image112.png"/><Relationship Id="rId10" Type="http://schemas.openxmlformats.org/officeDocument/2006/relationships/image" Target="media/image3.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2.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122" Type="http://schemas.openxmlformats.org/officeDocument/2006/relationships/image" Target="media/image107.png"/><Relationship Id="rId130" Type="http://schemas.openxmlformats.org/officeDocument/2006/relationships/image" Target="media/image115.png"/><Relationship Id="rId135" Type="http://schemas.openxmlformats.org/officeDocument/2006/relationships/image" Target="media/image120.png"/><Relationship Id="rId143" Type="http://schemas.openxmlformats.org/officeDocument/2006/relationships/image" Target="media/image128.png"/><Relationship Id="rId148" Type="http://schemas.openxmlformats.org/officeDocument/2006/relationships/image" Target="media/image133.png"/><Relationship Id="rId15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jpeg"/><Relationship Id="rId18" Type="http://schemas.openxmlformats.org/officeDocument/2006/relationships/hyperlink" Target="https://github.com/vitogump/lifelit" TargetMode="External"/><Relationship Id="rId39" Type="http://schemas.openxmlformats.org/officeDocument/2006/relationships/image" Target="media/image26.jpeg"/><Relationship Id="rId109" Type="http://schemas.openxmlformats.org/officeDocument/2006/relationships/image" Target="media/image95.jpeg"/><Relationship Id="rId34" Type="http://schemas.openxmlformats.org/officeDocument/2006/relationships/image" Target="media/image21.jpe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3.png"/><Relationship Id="rId104" Type="http://schemas.openxmlformats.org/officeDocument/2006/relationships/image" Target="media/image90.png"/><Relationship Id="rId120" Type="http://schemas.openxmlformats.org/officeDocument/2006/relationships/image" Target="media/image105.png"/><Relationship Id="rId125" Type="http://schemas.openxmlformats.org/officeDocument/2006/relationships/image" Target="media/image110.png"/><Relationship Id="rId141" Type="http://schemas.openxmlformats.org/officeDocument/2006/relationships/image" Target="media/image126.png"/><Relationship Id="rId146" Type="http://schemas.openxmlformats.org/officeDocument/2006/relationships/image" Target="media/image131.png"/><Relationship Id="rId7" Type="http://schemas.openxmlformats.org/officeDocument/2006/relationships/hyperlink" Target="mailto:ninglcau@cau.edu.cn" TargetMode="External"/><Relationship Id="rId71" Type="http://schemas.openxmlformats.org/officeDocument/2006/relationships/image" Target="media/image58.png"/><Relationship Id="rId92" Type="http://schemas.openxmlformats.org/officeDocument/2006/relationships/image" Target="media/image78.png"/><Relationship Id="rId2" Type="http://schemas.openxmlformats.org/officeDocument/2006/relationships/styles" Target="styles.xml"/><Relationship Id="rId29" Type="http://schemas.openxmlformats.org/officeDocument/2006/relationships/image" Target="media/image16.png"/><Relationship Id="rId24" Type="http://schemas.openxmlformats.org/officeDocument/2006/relationships/image" Target="media/image11.jpeg"/><Relationship Id="rId40" Type="http://schemas.openxmlformats.org/officeDocument/2006/relationships/image" Target="media/image27.jpe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3.png"/><Relationship Id="rId110" Type="http://schemas.openxmlformats.org/officeDocument/2006/relationships/image" Target="media/image96.jpeg"/><Relationship Id="rId115" Type="http://schemas.openxmlformats.org/officeDocument/2006/relationships/image" Target="media/image101.jpeg"/><Relationship Id="rId131" Type="http://schemas.openxmlformats.org/officeDocument/2006/relationships/image" Target="media/image116.png"/><Relationship Id="rId136" Type="http://schemas.openxmlformats.org/officeDocument/2006/relationships/image" Target="media/image121.png"/><Relationship Id="rId61" Type="http://schemas.openxmlformats.org/officeDocument/2006/relationships/image" Target="media/image48.png"/><Relationship Id="rId82" Type="http://schemas.openxmlformats.org/officeDocument/2006/relationships/image" Target="media/image69.jpeg"/><Relationship Id="rId152" Type="http://schemas.openxmlformats.org/officeDocument/2006/relationships/fontTable" Target="fontTable.xml"/><Relationship Id="rId19" Type="http://schemas.openxmlformats.org/officeDocument/2006/relationships/hyperlink" Target="https://github.com/vitogump/life" TargetMode="External"/><Relationship Id="rId14" Type="http://schemas.openxmlformats.org/officeDocument/2006/relationships/image" Target="media/image5.jpeg"/><Relationship Id="rId30" Type="http://schemas.openxmlformats.org/officeDocument/2006/relationships/image" Target="media/image17.png"/><Relationship Id="rId35" Type="http://schemas.openxmlformats.org/officeDocument/2006/relationships/image" Target="media/image22.jpe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6.png"/><Relationship Id="rId105" Type="http://schemas.openxmlformats.org/officeDocument/2006/relationships/image" Target="media/image91.png"/><Relationship Id="rId126" Type="http://schemas.openxmlformats.org/officeDocument/2006/relationships/image" Target="media/image111.png"/><Relationship Id="rId147" Type="http://schemas.openxmlformats.org/officeDocument/2006/relationships/image" Target="media/image132.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79.png"/><Relationship Id="rId98" Type="http://schemas.openxmlformats.org/officeDocument/2006/relationships/image" Target="media/image84.png"/><Relationship Id="rId121" Type="http://schemas.openxmlformats.org/officeDocument/2006/relationships/image" Target="media/image106.png"/><Relationship Id="rId142" Type="http://schemas.openxmlformats.org/officeDocument/2006/relationships/image" Target="media/image127.png"/><Relationship Id="rId3" Type="http://schemas.openxmlformats.org/officeDocument/2006/relationships/settings" Target="settings.xm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6304610408547415"/>
          <c:y val="7.7262008915552211E-2"/>
          <c:w val="0.69021235981865892"/>
          <c:h val="0.79371673778872864"/>
        </c:manualLayout>
      </c:layout>
      <c:scatterChart>
        <c:scatterStyle val="smoothMarker"/>
        <c:varyColors val="0"/>
        <c:ser>
          <c:idx val="0"/>
          <c:order val="0"/>
          <c:tx>
            <c:strRef>
              <c:f>Sheet2!$G$105</c:f>
              <c:strCache>
                <c:ptCount val="1"/>
                <c:pt idx="0">
                  <c:v>chrZ</c:v>
                </c:pt>
              </c:strCache>
            </c:strRef>
          </c:tx>
          <c:marker>
            <c:symbol val="none"/>
          </c:marker>
          <c:xVal>
            <c:numRef>
              <c:f>Sheet2!$F$106:$F$133</c:f>
              <c:numCache>
                <c:formatCode>g/"通""用""格""式"</c:formatCode>
                <c:ptCount val="28"/>
                <c:pt idx="0">
                  <c:v>3.5714285749999998E-2</c:v>
                </c:pt>
                <c:pt idx="1">
                  <c:v>7.1428571460000007E-2</c:v>
                </c:pt>
                <c:pt idx="2">
                  <c:v>0.10714285716999999</c:v>
                </c:pt>
                <c:pt idx="3">
                  <c:v>0.14285714288000001</c:v>
                </c:pt>
                <c:pt idx="4">
                  <c:v>0.17857142859</c:v>
                </c:pt>
                <c:pt idx="5">
                  <c:v>0.21428571430000001</c:v>
                </c:pt>
                <c:pt idx="6">
                  <c:v>0.25000000001</c:v>
                </c:pt>
                <c:pt idx="7">
                  <c:v>0.28571428572000002</c:v>
                </c:pt>
                <c:pt idx="8">
                  <c:v>0.32142857142999998</c:v>
                </c:pt>
                <c:pt idx="9">
                  <c:v>0.35714285713999999</c:v>
                </c:pt>
                <c:pt idx="10">
                  <c:v>0.39285714285000001</c:v>
                </c:pt>
                <c:pt idx="11">
                  <c:v>0.42857142856000002</c:v>
                </c:pt>
                <c:pt idx="12">
                  <c:v>0.46428571426999998</c:v>
                </c:pt>
                <c:pt idx="13">
                  <c:v>0.49999999998</c:v>
                </c:pt>
                <c:pt idx="14">
                  <c:v>0.53571428569000001</c:v>
                </c:pt>
                <c:pt idx="15">
                  <c:v>0.57142857140000003</c:v>
                </c:pt>
                <c:pt idx="16">
                  <c:v>0.60714285711000004</c:v>
                </c:pt>
                <c:pt idx="17">
                  <c:v>0.64285714281999995</c:v>
                </c:pt>
                <c:pt idx="18">
                  <c:v>0.67857142852999996</c:v>
                </c:pt>
                <c:pt idx="19">
                  <c:v>0.71428571423999998</c:v>
                </c:pt>
                <c:pt idx="20">
                  <c:v>0.74999999995</c:v>
                </c:pt>
                <c:pt idx="21">
                  <c:v>0.78571428566000001</c:v>
                </c:pt>
                <c:pt idx="22">
                  <c:v>0.82142857137000003</c:v>
                </c:pt>
                <c:pt idx="23">
                  <c:v>0.85714285708000004</c:v>
                </c:pt>
                <c:pt idx="24">
                  <c:v>0.89285714278999995</c:v>
                </c:pt>
                <c:pt idx="25">
                  <c:v>0.92857142849999996</c:v>
                </c:pt>
                <c:pt idx="26">
                  <c:v>0.96428571420999998</c:v>
                </c:pt>
                <c:pt idx="27">
                  <c:v>1</c:v>
                </c:pt>
              </c:numCache>
            </c:numRef>
          </c:xVal>
          <c:yVal>
            <c:numRef>
              <c:f>Sheet2!$G$106:$G$133</c:f>
              <c:numCache>
                <c:formatCode>g/"通""用""格""式"</c:formatCode>
                <c:ptCount val="28"/>
                <c:pt idx="0">
                  <c:v>0.21056490240799999</c:v>
                </c:pt>
                <c:pt idx="1">
                  <c:v>0.21509981181099999</c:v>
                </c:pt>
                <c:pt idx="2">
                  <c:v>0.23841938963100001</c:v>
                </c:pt>
                <c:pt idx="3">
                  <c:v>0.26885029624500001</c:v>
                </c:pt>
                <c:pt idx="4">
                  <c:v>0.30475868091399999</c:v>
                </c:pt>
                <c:pt idx="5">
                  <c:v>0.31385878049499999</c:v>
                </c:pt>
                <c:pt idx="6">
                  <c:v>0.35187402248100003</c:v>
                </c:pt>
                <c:pt idx="7">
                  <c:v>0.36319583994299998</c:v>
                </c:pt>
                <c:pt idx="8">
                  <c:v>0.40489927990300001</c:v>
                </c:pt>
                <c:pt idx="9">
                  <c:v>0.44084303472300002</c:v>
                </c:pt>
                <c:pt idx="10">
                  <c:v>0.47530736254</c:v>
                </c:pt>
                <c:pt idx="11">
                  <c:v>0.51321604556300005</c:v>
                </c:pt>
                <c:pt idx="12">
                  <c:v>0.52350719639800003</c:v>
                </c:pt>
                <c:pt idx="13">
                  <c:v>0.55916482146000002</c:v>
                </c:pt>
                <c:pt idx="14">
                  <c:v>0.63111402723300003</c:v>
                </c:pt>
                <c:pt idx="15">
                  <c:v>0.66463650287200005</c:v>
                </c:pt>
                <c:pt idx="16">
                  <c:v>0.64987688431400004</c:v>
                </c:pt>
                <c:pt idx="17">
                  <c:v>0.68616377812999996</c:v>
                </c:pt>
                <c:pt idx="18">
                  <c:v>0.70897769308199998</c:v>
                </c:pt>
                <c:pt idx="19">
                  <c:v>0.75091813002499996</c:v>
                </c:pt>
                <c:pt idx="20">
                  <c:v>0.76767451130499997</c:v>
                </c:pt>
                <c:pt idx="21">
                  <c:v>0.80471342693400005</c:v>
                </c:pt>
                <c:pt idx="22">
                  <c:v>0.838100532412</c:v>
                </c:pt>
                <c:pt idx="23">
                  <c:v>0.86213390030600001</c:v>
                </c:pt>
                <c:pt idx="24">
                  <c:v>0.89182056756799999</c:v>
                </c:pt>
                <c:pt idx="25">
                  <c:v>0.93141688909099996</c:v>
                </c:pt>
                <c:pt idx="26">
                  <c:v>0.96562278080300001</c:v>
                </c:pt>
                <c:pt idx="27">
                  <c:v>0.95162535322499997</c:v>
                </c:pt>
              </c:numCache>
            </c:numRef>
          </c:yVal>
          <c:smooth val="1"/>
          <c:extLst>
            <c:ext xmlns:c16="http://schemas.microsoft.com/office/drawing/2014/chart" uri="{C3380CC4-5D6E-409C-BE32-E72D297353CC}">
              <c16:uniqueId val="{00000000-9BA4-415A-9BBA-2E61F645851A}"/>
            </c:ext>
          </c:extLst>
        </c:ser>
        <c:ser>
          <c:idx val="1"/>
          <c:order val="1"/>
          <c:tx>
            <c:strRef>
              <c:f>Sheet2!$H$105</c:f>
              <c:strCache>
                <c:ptCount val="1"/>
                <c:pt idx="0">
                  <c:v>autosome</c:v>
                </c:pt>
              </c:strCache>
            </c:strRef>
          </c:tx>
          <c:marker>
            <c:symbol val="none"/>
          </c:marker>
          <c:xVal>
            <c:numRef>
              <c:f>Sheet2!$F$106:$F$133</c:f>
              <c:numCache>
                <c:formatCode>g/"通""用""格""式"</c:formatCode>
                <c:ptCount val="28"/>
                <c:pt idx="0">
                  <c:v>3.5714285749999998E-2</c:v>
                </c:pt>
                <c:pt idx="1">
                  <c:v>7.1428571460000007E-2</c:v>
                </c:pt>
                <c:pt idx="2">
                  <c:v>0.10714285716999999</c:v>
                </c:pt>
                <c:pt idx="3">
                  <c:v>0.14285714288000001</c:v>
                </c:pt>
                <c:pt idx="4">
                  <c:v>0.17857142859</c:v>
                </c:pt>
                <c:pt idx="5">
                  <c:v>0.21428571430000001</c:v>
                </c:pt>
                <c:pt idx="6">
                  <c:v>0.25000000001</c:v>
                </c:pt>
                <c:pt idx="7">
                  <c:v>0.28571428572000002</c:v>
                </c:pt>
                <c:pt idx="8">
                  <c:v>0.32142857142999998</c:v>
                </c:pt>
                <c:pt idx="9">
                  <c:v>0.35714285713999999</c:v>
                </c:pt>
                <c:pt idx="10">
                  <c:v>0.39285714285000001</c:v>
                </c:pt>
                <c:pt idx="11">
                  <c:v>0.42857142856000002</c:v>
                </c:pt>
                <c:pt idx="12">
                  <c:v>0.46428571426999998</c:v>
                </c:pt>
                <c:pt idx="13">
                  <c:v>0.49999999998</c:v>
                </c:pt>
                <c:pt idx="14">
                  <c:v>0.53571428569000001</c:v>
                </c:pt>
                <c:pt idx="15">
                  <c:v>0.57142857140000003</c:v>
                </c:pt>
                <c:pt idx="16">
                  <c:v>0.60714285711000004</c:v>
                </c:pt>
                <c:pt idx="17">
                  <c:v>0.64285714281999995</c:v>
                </c:pt>
                <c:pt idx="18">
                  <c:v>0.67857142852999996</c:v>
                </c:pt>
                <c:pt idx="19">
                  <c:v>0.71428571423999998</c:v>
                </c:pt>
                <c:pt idx="20">
                  <c:v>0.74999999995</c:v>
                </c:pt>
                <c:pt idx="21">
                  <c:v>0.78571428566000001</c:v>
                </c:pt>
                <c:pt idx="22">
                  <c:v>0.82142857137000003</c:v>
                </c:pt>
                <c:pt idx="23">
                  <c:v>0.85714285708000004</c:v>
                </c:pt>
                <c:pt idx="24">
                  <c:v>0.89285714278999995</c:v>
                </c:pt>
                <c:pt idx="25">
                  <c:v>0.92857142849999996</c:v>
                </c:pt>
                <c:pt idx="26">
                  <c:v>0.96428571420999998</c:v>
                </c:pt>
                <c:pt idx="27">
                  <c:v>1</c:v>
                </c:pt>
              </c:numCache>
            </c:numRef>
          </c:xVal>
          <c:yVal>
            <c:numRef>
              <c:f>Sheet2!$H$106:$H$133</c:f>
              <c:numCache>
                <c:formatCode>g/"通""用""格""式"</c:formatCode>
                <c:ptCount val="28"/>
                <c:pt idx="0">
                  <c:v>9.7887037989999995E-2</c:v>
                </c:pt>
                <c:pt idx="1">
                  <c:v>0.12178795428</c:v>
                </c:pt>
                <c:pt idx="2">
                  <c:v>0.14625163444799999</c:v>
                </c:pt>
                <c:pt idx="3">
                  <c:v>0.177184319595</c:v>
                </c:pt>
                <c:pt idx="4">
                  <c:v>0.20680943828500001</c:v>
                </c:pt>
                <c:pt idx="5">
                  <c:v>0.23705071578100001</c:v>
                </c:pt>
                <c:pt idx="6">
                  <c:v>0.27091826209499997</c:v>
                </c:pt>
                <c:pt idx="7">
                  <c:v>0.29879968879800001</c:v>
                </c:pt>
                <c:pt idx="8">
                  <c:v>0.33488414337700001</c:v>
                </c:pt>
                <c:pt idx="9">
                  <c:v>0.37206589668599999</c:v>
                </c:pt>
                <c:pt idx="10">
                  <c:v>0.40360963108699999</c:v>
                </c:pt>
                <c:pt idx="11">
                  <c:v>0.440713207238</c:v>
                </c:pt>
                <c:pt idx="12">
                  <c:v>0.47553064557300001</c:v>
                </c:pt>
                <c:pt idx="13">
                  <c:v>0.50607870890100004</c:v>
                </c:pt>
                <c:pt idx="14">
                  <c:v>0.54554359637799998</c:v>
                </c:pt>
                <c:pt idx="15">
                  <c:v>0.57647279326500001</c:v>
                </c:pt>
                <c:pt idx="16">
                  <c:v>0.61022058354800002</c:v>
                </c:pt>
                <c:pt idx="17">
                  <c:v>0.64525124607399997</c:v>
                </c:pt>
                <c:pt idx="18">
                  <c:v>0.68002791037499999</c:v>
                </c:pt>
                <c:pt idx="19">
                  <c:v>0.71232391180900001</c:v>
                </c:pt>
                <c:pt idx="20">
                  <c:v>0.74339676900399998</c:v>
                </c:pt>
                <c:pt idx="21">
                  <c:v>0.77917098116700001</c:v>
                </c:pt>
                <c:pt idx="22">
                  <c:v>0.811056691833</c:v>
                </c:pt>
                <c:pt idx="23">
                  <c:v>0.84511762124500001</c:v>
                </c:pt>
                <c:pt idx="24">
                  <c:v>0.87935621926499996</c:v>
                </c:pt>
                <c:pt idx="25">
                  <c:v>0.91862739182999997</c:v>
                </c:pt>
                <c:pt idx="26">
                  <c:v>0.94608219307499997</c:v>
                </c:pt>
                <c:pt idx="27">
                  <c:v>0.95163689082799996</c:v>
                </c:pt>
              </c:numCache>
            </c:numRef>
          </c:yVal>
          <c:smooth val="1"/>
          <c:extLst>
            <c:ext xmlns:c16="http://schemas.microsoft.com/office/drawing/2014/chart" uri="{C3380CC4-5D6E-409C-BE32-E72D297353CC}">
              <c16:uniqueId val="{00000001-9BA4-415A-9BBA-2E61F645851A}"/>
            </c:ext>
          </c:extLst>
        </c:ser>
        <c:dLbls>
          <c:showLegendKey val="0"/>
          <c:showVal val="0"/>
          <c:showCatName val="0"/>
          <c:showSerName val="0"/>
          <c:showPercent val="0"/>
          <c:showBubbleSize val="0"/>
        </c:dLbls>
        <c:axId val="206170264"/>
        <c:axId val="1"/>
      </c:scatterChart>
      <c:valAx>
        <c:axId val="206170264"/>
        <c:scaling>
          <c:orientation val="minMax"/>
        </c:scaling>
        <c:delete val="0"/>
        <c:axPos val="b"/>
        <c:title>
          <c:tx>
            <c:rich>
              <a:bodyPr/>
              <a:lstStyle/>
              <a:p>
                <a:pPr>
                  <a:defRPr sz="1400" b="1" i="0" u="none" strike="noStrike" baseline="0">
                    <a:solidFill>
                      <a:srgbClr val="000000"/>
                    </a:solidFill>
                    <a:latin typeface="Calibri"/>
                    <a:ea typeface="Calibri"/>
                    <a:cs typeface="Calibri"/>
                  </a:defRPr>
                </a:pPr>
                <a:r>
                  <a:rPr lang="en-US" altLang="zh-CN"/>
                  <a:t>derived allele freq in wild lineage</a:t>
                </a:r>
              </a:p>
            </c:rich>
          </c:tx>
          <c:overlay val="0"/>
        </c:title>
        <c:numFmt formatCode="g/&quot;通&quot;&quot;用&quot;&quot;格&quot;&quot;式&quot;" sourceLinked="1"/>
        <c:majorTickMark val="out"/>
        <c:minorTickMark val="none"/>
        <c:tickLblPos val="nextTo"/>
        <c:txPr>
          <a:bodyPr rot="0" vert="horz"/>
          <a:lstStyle/>
          <a:p>
            <a:pPr>
              <a:defRPr sz="1000" b="0" i="0" u="none" strike="noStrike" baseline="0">
                <a:solidFill>
                  <a:srgbClr val="000000"/>
                </a:solidFill>
                <a:latin typeface="宋体"/>
                <a:ea typeface="宋体"/>
                <a:cs typeface="宋体"/>
              </a:defRPr>
            </a:pPr>
            <a:endParaRPr lang="zh-CN"/>
          </a:p>
        </c:txPr>
        <c:crossAx val="1"/>
        <c:crosses val="autoZero"/>
        <c:crossBetween val="midCat"/>
      </c:valAx>
      <c:valAx>
        <c:axId val="1"/>
        <c:scaling>
          <c:orientation val="minMax"/>
        </c:scaling>
        <c:delete val="0"/>
        <c:axPos val="l"/>
        <c:majorGridlines/>
        <c:title>
          <c:tx>
            <c:rich>
              <a:bodyPr/>
              <a:lstStyle/>
              <a:p>
                <a:pPr>
                  <a:defRPr sz="1400" b="1" i="0" u="none" strike="noStrike" baseline="0">
                    <a:solidFill>
                      <a:srgbClr val="000000"/>
                    </a:solidFill>
                    <a:latin typeface="Calibri"/>
                    <a:ea typeface="Calibri"/>
                    <a:cs typeface="Calibri"/>
                  </a:defRPr>
                </a:pPr>
                <a:r>
                  <a:rPr lang="en-US" altLang="zh-CN"/>
                  <a:t>derived allele freq in domestic lineage</a:t>
                </a:r>
              </a:p>
            </c:rich>
          </c:tx>
          <c:overlay val="0"/>
        </c:title>
        <c:numFmt formatCode="g/&quot;通&quot;&quot;用&quot;&quot;格&quot;&quot;式&quot;" sourceLinked="1"/>
        <c:majorTickMark val="out"/>
        <c:minorTickMark val="none"/>
        <c:tickLblPos val="nextTo"/>
        <c:crossAx val="206170264"/>
        <c:crosses val="autoZero"/>
        <c:crossBetween val="midCat"/>
      </c:valAx>
      <c:spPr>
        <a:noFill/>
        <a:ln w="25393">
          <a:noFill/>
        </a:ln>
      </c:spPr>
    </c:plotArea>
    <c:legend>
      <c:legendPos val="r"/>
      <c:overlay val="0"/>
      <c:txPr>
        <a:bodyPr/>
        <a:lstStyle/>
        <a:p>
          <a:pPr>
            <a:defRPr sz="1400" baseline="0"/>
          </a:pPr>
          <a:endParaRPr lang="zh-CN"/>
        </a:p>
      </c:txPr>
    </c:legend>
    <c:plotVisOnly val="1"/>
    <c:dispBlanksAs val="gap"/>
    <c:showDLblsOverMax val="0"/>
  </c:chart>
  <c:externalData r:id="rId2">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64</TotalTime>
  <Pages>104</Pages>
  <Words>33855</Words>
  <Characters>192977</Characters>
  <Application>Microsoft Office Word</Application>
  <DocSecurity>0</DocSecurity>
  <Lines>1608</Lines>
  <Paragraphs>452</Paragraphs>
  <ScaleCrop>false</ScaleCrop>
  <Company/>
  <LinksUpToDate>false</LinksUpToDate>
  <CharactersWithSpaces>226380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RuiLiu</dc:creator>
  <cp:keywords/>
  <dc:description/>
  <cp:lastModifiedBy>RuiLiu</cp:lastModifiedBy>
  <cp:revision>3</cp:revision>
  <cp:lastPrinted>2020-01-10T05:27:00Z</cp:lastPrinted>
  <dcterms:created xsi:type="dcterms:W3CDTF">2020-01-10T04:47:00Z</dcterms:created>
  <dcterms:modified xsi:type="dcterms:W3CDTF">2020-01-10T06:29:00Z</dcterms:modified>
</cp:coreProperties>
</file>