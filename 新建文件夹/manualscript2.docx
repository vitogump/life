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705CB7" w14:textId="237E19B0" w:rsidR="003463A6" w:rsidRPr="00267086" w:rsidRDefault="00FB0F26" w:rsidP="00267086">
      <w:pPr>
        <w:pStyle w:val="ae"/>
        <w:spacing w:line="480" w:lineRule="auto"/>
        <w:jc w:val="both"/>
        <w:rPr>
          <w:rFonts w:ascii="Times New Roman" w:hAnsi="Times New Roman" w:cs="Times New Roman"/>
          <w:sz w:val="24"/>
          <w:szCs w:val="24"/>
        </w:rPr>
      </w:pPr>
      <w:bookmarkStart w:id="0" w:name="_Toc526518830"/>
      <w:r>
        <w:rPr>
          <w:rFonts w:ascii="Times New Roman" w:hAnsi="Times New Roman" w:cs="Times New Roman" w:hint="eastAsia"/>
          <w:sz w:val="24"/>
          <w:szCs w:val="24"/>
        </w:rPr>
        <w:t>T</w:t>
      </w:r>
      <w:r>
        <w:rPr>
          <w:rFonts w:ascii="Times New Roman" w:hAnsi="Times New Roman" w:cs="Times New Roman"/>
          <w:sz w:val="24"/>
          <w:szCs w:val="24"/>
        </w:rPr>
        <w:t>itle:</w:t>
      </w:r>
      <w:r>
        <w:rPr>
          <w:rFonts w:ascii="Times New Roman" w:hAnsi="Times New Roman" w:cs="Times New Roman" w:hint="eastAsia"/>
          <w:sz w:val="24"/>
          <w:szCs w:val="24"/>
        </w:rPr>
        <w:t xml:space="preserve"> </w:t>
      </w:r>
      <w:bookmarkStart w:id="1" w:name="_Hlk509558761"/>
      <w:r>
        <w:rPr>
          <w:rFonts w:ascii="Times New Roman" w:hAnsi="Times New Roman" w:cs="Times New Roman" w:hint="eastAsia"/>
          <w:sz w:val="24"/>
          <w:szCs w:val="24"/>
        </w:rPr>
        <w:t xml:space="preserve">Genomic analyses reveal distinct demographic history </w:t>
      </w:r>
      <w:r w:rsidRPr="00063348">
        <w:rPr>
          <w:rFonts w:ascii="Times New Roman" w:hAnsi="Times New Roman" w:cs="Times New Roman"/>
          <w:sz w:val="24"/>
          <w:szCs w:val="24"/>
        </w:rPr>
        <w:t>and identify</w:t>
      </w:r>
      <w:r>
        <w:rPr>
          <w:rFonts w:ascii="Times New Roman" w:hAnsi="Times New Roman" w:cs="Times New Roman" w:hint="eastAsia"/>
          <w:sz w:val="24"/>
          <w:szCs w:val="24"/>
        </w:rPr>
        <w:t xml:space="preserve"> </w:t>
      </w:r>
      <w:r w:rsidR="007C7508">
        <w:rPr>
          <w:rFonts w:ascii="Times New Roman" w:hAnsi="Times New Roman" w:cs="Times New Roman" w:hint="eastAsia"/>
          <w:sz w:val="24"/>
          <w:szCs w:val="24"/>
        </w:rPr>
        <w:t xml:space="preserve">                                                                                                              </w:t>
      </w:r>
      <w:r>
        <w:rPr>
          <w:rFonts w:ascii="Times New Roman" w:hAnsi="Times New Roman" w:cs="Times New Roman" w:hint="eastAsia"/>
          <w:sz w:val="24"/>
          <w:szCs w:val="24"/>
        </w:rPr>
        <w:t>genetic changes underlying adaption, speciation and domestication in ducks</w:t>
      </w:r>
      <w:bookmarkEnd w:id="0"/>
      <w:bookmarkEnd w:id="1"/>
      <w:r w:rsidR="007C7508">
        <w:rPr>
          <w:rFonts w:ascii="Times New Roman" w:hAnsi="Times New Roman" w:cs="Times New Roman" w:hint="eastAsia"/>
          <w:sz w:val="24"/>
          <w:szCs w:val="24"/>
        </w:rPr>
        <w:t xml:space="preserve">                                                                                                                   </w:t>
      </w:r>
    </w:p>
    <w:p w14:paraId="29A1A18A" w14:textId="5227928A" w:rsidR="003463A6" w:rsidRDefault="00C5189B" w:rsidP="00961365">
      <w:pPr>
        <w:spacing w:line="480" w:lineRule="auto"/>
        <w:rPr>
          <w:rFonts w:ascii="Times New Roman" w:hAnsi="Times New Roman" w:cs="Times New Roman"/>
          <w:sz w:val="24"/>
          <w:szCs w:val="24"/>
          <w:vertAlign w:val="superscript"/>
        </w:rPr>
      </w:pPr>
      <w:r w:rsidRPr="00C5189B">
        <w:rPr>
          <w:rFonts w:ascii="Times New Roman" w:hAnsi="Times New Roman" w:cs="Times New Roman"/>
          <w:sz w:val="24"/>
          <w:szCs w:val="24"/>
        </w:rPr>
        <w:t>Rui Liu</w:t>
      </w:r>
      <w:r w:rsidRPr="00A77639">
        <w:rPr>
          <w:rFonts w:ascii="Times New Roman" w:hAnsi="Times New Roman" w:cs="Times New Roman"/>
          <w:sz w:val="24"/>
          <w:szCs w:val="24"/>
          <w:vertAlign w:val="superscript"/>
        </w:rPr>
        <w:t>1</w:t>
      </w:r>
      <w:r w:rsidR="00F9386B">
        <w:rPr>
          <w:rFonts w:ascii="Times New Roman" w:hAnsi="Times New Roman" w:cs="Times New Roman"/>
          <w:sz w:val="24"/>
          <w:szCs w:val="24"/>
          <w:vertAlign w:val="superscript"/>
        </w:rPr>
        <w:t>,</w:t>
      </w:r>
      <w:r w:rsidR="005717BB" w:rsidRPr="00A77639">
        <w:rPr>
          <w:rFonts w:ascii="Times New Roman" w:hAnsi="Times New Roman" w:cs="Times New Roman"/>
          <w:sz w:val="24"/>
          <w:szCs w:val="24"/>
          <w:vertAlign w:val="superscript"/>
        </w:rPr>
        <w:t>*</w:t>
      </w:r>
      <w:r w:rsidR="00A77639">
        <w:rPr>
          <w:rFonts w:ascii="Times New Roman" w:hAnsi="Times New Roman" w:cs="Times New Roman"/>
          <w:sz w:val="24"/>
          <w:szCs w:val="24"/>
        </w:rPr>
        <w:t>,</w:t>
      </w:r>
      <w:r w:rsidRPr="00C5189B">
        <w:rPr>
          <w:rFonts w:ascii="Times New Roman" w:hAnsi="Times New Roman" w:cs="Times New Roman"/>
          <w:sz w:val="24"/>
          <w:szCs w:val="24"/>
        </w:rPr>
        <w:t xml:space="preserve"> Weiqing Liu</w:t>
      </w:r>
      <w:r w:rsidR="001A2DF0" w:rsidRPr="001A2DF0">
        <w:rPr>
          <w:rFonts w:ascii="Times New Roman" w:hAnsi="Times New Roman" w:cs="Times New Roman"/>
          <w:sz w:val="24"/>
          <w:szCs w:val="24"/>
          <w:vertAlign w:val="superscript"/>
        </w:rPr>
        <w:t>2,3</w:t>
      </w:r>
      <w:r w:rsidR="005717BB">
        <w:rPr>
          <w:rFonts w:ascii="Times New Roman" w:hAnsi="Times New Roman" w:cs="Times New Roman"/>
          <w:sz w:val="24"/>
          <w:szCs w:val="24"/>
          <w:vertAlign w:val="superscript"/>
        </w:rPr>
        <w:t>,*</w:t>
      </w:r>
      <w:r w:rsidRPr="00C5189B">
        <w:rPr>
          <w:rFonts w:ascii="Times New Roman" w:hAnsi="Times New Roman" w:cs="Times New Roman"/>
          <w:sz w:val="24"/>
          <w:szCs w:val="24"/>
        </w:rPr>
        <w:t xml:space="preserve">, </w:t>
      </w:r>
      <w:r>
        <w:rPr>
          <w:rFonts w:ascii="Times New Roman" w:hAnsi="Times New Roman" w:cs="Times New Roman"/>
          <w:sz w:val="24"/>
          <w:szCs w:val="24"/>
        </w:rPr>
        <w:t>Enguang Rong</w:t>
      </w:r>
      <w:r w:rsidRPr="00C5189B">
        <w:rPr>
          <w:rFonts w:ascii="Times New Roman" w:hAnsi="Times New Roman" w:cs="Times New Roman"/>
          <w:sz w:val="24"/>
          <w:szCs w:val="24"/>
          <w:vertAlign w:val="superscript"/>
        </w:rPr>
        <w:t>1</w:t>
      </w:r>
      <w:r>
        <w:rPr>
          <w:rFonts w:ascii="Times New Roman" w:hAnsi="Times New Roman" w:cs="Times New Roman"/>
          <w:sz w:val="24"/>
          <w:szCs w:val="24"/>
        </w:rPr>
        <w:t>, Xiaoxue Wang</w:t>
      </w:r>
      <w:r w:rsidRPr="00C5189B">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00CC702D">
        <w:rPr>
          <w:rFonts w:ascii="Times New Roman" w:hAnsi="Times New Roman" w:cs="Times New Roman"/>
          <w:sz w:val="24"/>
          <w:szCs w:val="24"/>
        </w:rPr>
        <w:t>Lizhi Lu</w:t>
      </w:r>
      <w:r w:rsidR="00CC702D">
        <w:rPr>
          <w:rFonts w:ascii="Times New Roman" w:hAnsi="Times New Roman" w:cs="Times New Roman"/>
          <w:sz w:val="24"/>
          <w:szCs w:val="24"/>
          <w:vertAlign w:val="superscript"/>
        </w:rPr>
        <w:t>4</w:t>
      </w:r>
      <w:r w:rsidR="00CC702D">
        <w:rPr>
          <w:rFonts w:ascii="Times New Roman" w:hAnsi="Times New Roman" w:cs="Times New Roman"/>
          <w:sz w:val="24"/>
          <w:szCs w:val="24"/>
        </w:rPr>
        <w:t>, Huifang Li</w:t>
      </w:r>
      <w:r w:rsidR="00CC702D">
        <w:rPr>
          <w:rFonts w:ascii="Times New Roman" w:hAnsi="Times New Roman" w:cs="Times New Roman"/>
          <w:sz w:val="24"/>
          <w:szCs w:val="24"/>
          <w:vertAlign w:val="superscript"/>
        </w:rPr>
        <w:t>5</w:t>
      </w:r>
      <w:r w:rsidR="00CC702D">
        <w:rPr>
          <w:rFonts w:ascii="Times New Roman" w:hAnsi="Times New Roman" w:cs="Times New Roman"/>
          <w:sz w:val="24"/>
          <w:szCs w:val="24"/>
        </w:rPr>
        <w:t>, Li Chen</w:t>
      </w:r>
      <w:r w:rsidR="00CC702D">
        <w:rPr>
          <w:rFonts w:ascii="Times New Roman" w:hAnsi="Times New Roman" w:cs="Times New Roman"/>
          <w:sz w:val="24"/>
          <w:szCs w:val="24"/>
          <w:vertAlign w:val="superscript"/>
        </w:rPr>
        <w:t>4</w:t>
      </w:r>
      <w:r w:rsidR="00CC702D">
        <w:rPr>
          <w:rFonts w:ascii="Times New Roman" w:hAnsi="Times New Roman" w:cs="Times New Roman"/>
          <w:sz w:val="24"/>
          <w:szCs w:val="24"/>
        </w:rPr>
        <w:t xml:space="preserve">, </w:t>
      </w:r>
      <w:r w:rsidR="00A10C7F">
        <w:rPr>
          <w:rFonts w:ascii="Times New Roman" w:hAnsi="Times New Roman" w:cs="Times New Roman"/>
          <w:sz w:val="24"/>
          <w:szCs w:val="24"/>
        </w:rPr>
        <w:t>Yong Zha</w:t>
      </w:r>
      <w:r w:rsidR="00A10C7F">
        <w:rPr>
          <w:rFonts w:ascii="Times New Roman" w:hAnsi="Times New Roman" w:cs="Times New Roman" w:hint="eastAsia"/>
          <w:sz w:val="24"/>
          <w:szCs w:val="24"/>
        </w:rPr>
        <w:t>o</w:t>
      </w:r>
      <w:r w:rsidR="00CC702D">
        <w:rPr>
          <w:rFonts w:ascii="Times New Roman" w:hAnsi="Times New Roman" w:cs="Times New Roman"/>
          <w:sz w:val="24"/>
          <w:szCs w:val="24"/>
          <w:vertAlign w:val="superscript"/>
        </w:rPr>
        <w:t>3,6</w:t>
      </w:r>
      <w:r w:rsidR="008C1535">
        <w:rPr>
          <w:rFonts w:ascii="Times New Roman" w:hAnsi="Times New Roman" w:cs="Times New Roman"/>
          <w:sz w:val="24"/>
          <w:szCs w:val="24"/>
        </w:rPr>
        <w:t>, Huabin</w:t>
      </w:r>
      <w:r>
        <w:rPr>
          <w:rFonts w:ascii="Times New Roman" w:hAnsi="Times New Roman" w:cs="Times New Roman"/>
          <w:sz w:val="24"/>
          <w:szCs w:val="24"/>
        </w:rPr>
        <w:t xml:space="preserve"> Cao</w:t>
      </w:r>
      <w:r w:rsidR="001A2DF0" w:rsidRPr="001A2DF0">
        <w:rPr>
          <w:rFonts w:ascii="Times New Roman" w:hAnsi="Times New Roman" w:cs="Times New Roman"/>
          <w:sz w:val="24"/>
          <w:szCs w:val="24"/>
          <w:vertAlign w:val="superscript"/>
        </w:rPr>
        <w:t>7</w:t>
      </w:r>
      <w:r>
        <w:rPr>
          <w:rFonts w:ascii="Times New Roman" w:hAnsi="Times New Roman" w:cs="Times New Roman"/>
          <w:sz w:val="24"/>
          <w:szCs w:val="24"/>
        </w:rPr>
        <w:t xml:space="preserve">, </w:t>
      </w:r>
      <w:r w:rsidR="00CC702D">
        <w:rPr>
          <w:rFonts w:ascii="Times New Roman" w:hAnsi="Times New Roman" w:cs="Times New Roman"/>
          <w:sz w:val="24"/>
          <w:szCs w:val="24"/>
        </w:rPr>
        <w:t>Wenjie Liu</w:t>
      </w:r>
      <w:r w:rsidR="00CC702D" w:rsidRPr="001A2DF0">
        <w:rPr>
          <w:rFonts w:ascii="Times New Roman" w:hAnsi="Times New Roman" w:cs="Times New Roman"/>
          <w:sz w:val="24"/>
          <w:szCs w:val="24"/>
          <w:vertAlign w:val="superscript"/>
        </w:rPr>
        <w:t>1</w:t>
      </w:r>
      <w:r w:rsidR="00CC702D">
        <w:rPr>
          <w:rFonts w:ascii="Times New Roman" w:hAnsi="Times New Roman" w:cs="Times New Roman"/>
          <w:sz w:val="24"/>
          <w:szCs w:val="24"/>
        </w:rPr>
        <w:t xml:space="preserve">, </w:t>
      </w:r>
      <w:r w:rsidR="008D5F69">
        <w:rPr>
          <w:rFonts w:ascii="Times New Roman" w:hAnsi="Times New Roman" w:cs="Times New Roman"/>
          <w:sz w:val="24"/>
          <w:szCs w:val="24"/>
        </w:rPr>
        <w:t>Chunhai Chen</w:t>
      </w:r>
      <w:r w:rsidR="008D5F69">
        <w:rPr>
          <w:rFonts w:ascii="Times New Roman" w:hAnsi="Times New Roman" w:cs="Times New Roman"/>
          <w:sz w:val="24"/>
          <w:szCs w:val="24"/>
          <w:vertAlign w:val="superscript"/>
        </w:rPr>
        <w:t>1</w:t>
      </w:r>
      <w:r w:rsidR="008D5F69">
        <w:rPr>
          <w:rFonts w:ascii="Times New Roman" w:hAnsi="Times New Roman" w:cs="Times New Roman" w:hint="eastAsia"/>
          <w:sz w:val="24"/>
          <w:szCs w:val="24"/>
        </w:rPr>
        <w:t>,</w:t>
      </w:r>
      <w:r w:rsidR="008D5F69">
        <w:rPr>
          <w:rFonts w:ascii="Times New Roman" w:hAnsi="Times New Roman" w:cs="Times New Roman"/>
          <w:sz w:val="24"/>
          <w:szCs w:val="24"/>
        </w:rPr>
        <w:t xml:space="preserve"> </w:t>
      </w:r>
      <w:r w:rsidR="001A2DF0">
        <w:rPr>
          <w:rFonts w:ascii="Times New Roman" w:hAnsi="Times New Roman" w:cs="Times New Roman"/>
          <w:sz w:val="24"/>
          <w:szCs w:val="24"/>
        </w:rPr>
        <w:t>Guangyi Fan</w:t>
      </w:r>
      <w:r w:rsidR="00CC702D">
        <w:rPr>
          <w:rFonts w:ascii="Times New Roman" w:hAnsi="Times New Roman" w:cs="Times New Roman"/>
          <w:sz w:val="24"/>
          <w:szCs w:val="24"/>
          <w:vertAlign w:val="superscript"/>
        </w:rPr>
        <w:t>2,6</w:t>
      </w:r>
      <w:r w:rsidR="001A2DF0" w:rsidRPr="001A2DF0">
        <w:rPr>
          <w:rFonts w:ascii="Times New Roman" w:hAnsi="Times New Roman" w:cs="Times New Roman"/>
          <w:sz w:val="24"/>
          <w:szCs w:val="24"/>
          <w:vertAlign w:val="superscript"/>
        </w:rPr>
        <w:t>,8</w:t>
      </w:r>
      <w:r w:rsidR="001A2DF0">
        <w:rPr>
          <w:rFonts w:ascii="Times New Roman" w:hAnsi="Times New Roman" w:cs="Times New Roman"/>
          <w:sz w:val="24"/>
          <w:szCs w:val="24"/>
        </w:rPr>
        <w:t xml:space="preserve">, </w:t>
      </w:r>
      <w:r w:rsidR="00A77639">
        <w:rPr>
          <w:rFonts w:ascii="Times New Roman" w:hAnsi="Times New Roman" w:cs="Times New Roman"/>
          <w:sz w:val="24"/>
          <w:szCs w:val="24"/>
        </w:rPr>
        <w:t>Weitao Song</w:t>
      </w:r>
      <w:r w:rsidR="001A2DF0" w:rsidRPr="001A2DF0">
        <w:rPr>
          <w:rFonts w:ascii="Times New Roman" w:hAnsi="Times New Roman" w:cs="Times New Roman"/>
          <w:sz w:val="24"/>
          <w:szCs w:val="24"/>
          <w:vertAlign w:val="superscript"/>
        </w:rPr>
        <w:t>6</w:t>
      </w:r>
      <w:r>
        <w:rPr>
          <w:rFonts w:ascii="Times New Roman" w:hAnsi="Times New Roman" w:cs="Times New Roman"/>
          <w:sz w:val="24"/>
          <w:szCs w:val="24"/>
        </w:rPr>
        <w:t>, Huifang Lu</w:t>
      </w:r>
      <w:r w:rsidR="001A2DF0" w:rsidRPr="001A2DF0">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sidR="00A77639">
        <w:rPr>
          <w:rFonts w:ascii="Times New Roman" w:hAnsi="Times New Roman" w:cs="Times New Roman"/>
          <w:sz w:val="24"/>
          <w:szCs w:val="24"/>
        </w:rPr>
        <w:t>Yingshuai Sun</w:t>
      </w:r>
      <w:r w:rsidR="00A77639" w:rsidRPr="001A2DF0">
        <w:rPr>
          <w:rFonts w:ascii="Times New Roman" w:hAnsi="Times New Roman" w:cs="Times New Roman"/>
          <w:sz w:val="24"/>
          <w:szCs w:val="24"/>
          <w:vertAlign w:val="superscript"/>
        </w:rPr>
        <w:t>3</w:t>
      </w:r>
      <w:r w:rsidR="00A77639">
        <w:rPr>
          <w:rFonts w:ascii="Times New Roman" w:hAnsi="Times New Roman" w:cs="Times New Roman"/>
          <w:sz w:val="24"/>
          <w:szCs w:val="24"/>
        </w:rPr>
        <w:t xml:space="preserve">, </w:t>
      </w:r>
      <w:r>
        <w:rPr>
          <w:rFonts w:ascii="Times New Roman" w:hAnsi="Times New Roman" w:cs="Times New Roman"/>
          <w:sz w:val="24"/>
          <w:szCs w:val="24"/>
        </w:rPr>
        <w:t>Wenbin Chen</w:t>
      </w:r>
      <w:r w:rsidR="001A2DF0" w:rsidRPr="001A2DF0">
        <w:rPr>
          <w:rFonts w:ascii="Times New Roman" w:hAnsi="Times New Roman" w:cs="Times New Roman"/>
          <w:sz w:val="24"/>
          <w:szCs w:val="24"/>
          <w:vertAlign w:val="superscript"/>
        </w:rPr>
        <w:t>2</w:t>
      </w:r>
      <w:r w:rsidR="00D51B9C">
        <w:rPr>
          <w:rFonts w:ascii="Times New Roman" w:hAnsi="Times New Roman" w:cs="Times New Roman"/>
          <w:sz w:val="24"/>
          <w:szCs w:val="24"/>
          <w:vertAlign w:val="superscript"/>
        </w:rPr>
        <w:t>,9</w:t>
      </w:r>
      <w:r>
        <w:rPr>
          <w:rFonts w:ascii="Times New Roman" w:hAnsi="Times New Roman" w:cs="Times New Roman"/>
          <w:sz w:val="24"/>
          <w:szCs w:val="24"/>
        </w:rPr>
        <w:t>, Xin Liu</w:t>
      </w:r>
      <w:r w:rsidR="00CC702D">
        <w:rPr>
          <w:rFonts w:ascii="Times New Roman" w:hAnsi="Times New Roman" w:cs="Times New Roman"/>
          <w:sz w:val="24"/>
          <w:szCs w:val="24"/>
          <w:vertAlign w:val="superscript"/>
        </w:rPr>
        <w:t>2,6</w:t>
      </w:r>
      <w:r w:rsidR="00D51B9C">
        <w:rPr>
          <w:rFonts w:ascii="Times New Roman" w:hAnsi="Times New Roman" w:cs="Times New Roman"/>
          <w:sz w:val="24"/>
          <w:szCs w:val="24"/>
          <w:vertAlign w:val="superscript"/>
        </w:rPr>
        <w:t>,9</w:t>
      </w:r>
      <w:r>
        <w:rPr>
          <w:rFonts w:ascii="Times New Roman" w:hAnsi="Times New Roman" w:cs="Times New Roman"/>
          <w:sz w:val="24"/>
          <w:szCs w:val="24"/>
        </w:rPr>
        <w:t>, Xun Xu</w:t>
      </w:r>
      <w:r w:rsidR="00CC702D">
        <w:rPr>
          <w:rFonts w:ascii="Times New Roman" w:hAnsi="Times New Roman" w:cs="Times New Roman"/>
          <w:sz w:val="24"/>
          <w:szCs w:val="24"/>
          <w:vertAlign w:val="superscript"/>
        </w:rPr>
        <w:t>2,6</w:t>
      </w:r>
      <w:r w:rsidR="00D51B9C">
        <w:rPr>
          <w:rFonts w:ascii="Times New Roman" w:hAnsi="Times New Roman" w:cs="Times New Roman"/>
          <w:sz w:val="24"/>
          <w:szCs w:val="24"/>
          <w:vertAlign w:val="superscript"/>
        </w:rPr>
        <w:t>,9</w:t>
      </w:r>
      <w:r>
        <w:rPr>
          <w:rFonts w:ascii="Times New Roman" w:hAnsi="Times New Roman" w:cs="Times New Roman"/>
          <w:sz w:val="24"/>
          <w:szCs w:val="24"/>
        </w:rPr>
        <w:t>, Yinhua Huang</w:t>
      </w:r>
      <w:r w:rsidRPr="001A2DF0">
        <w:rPr>
          <w:rFonts w:ascii="Times New Roman" w:hAnsi="Times New Roman" w:cs="Times New Roman"/>
          <w:sz w:val="24"/>
          <w:szCs w:val="24"/>
          <w:vertAlign w:val="superscript"/>
        </w:rPr>
        <w:t>1</w:t>
      </w:r>
      <w:r w:rsidR="005717BB">
        <w:rPr>
          <w:rFonts w:ascii="Times New Roman" w:hAnsi="Times New Roman" w:cs="Times New Roman"/>
          <w:sz w:val="24"/>
          <w:szCs w:val="24"/>
          <w:vertAlign w:val="superscript"/>
        </w:rPr>
        <w:t>,#</w:t>
      </w:r>
      <w:r>
        <w:rPr>
          <w:rFonts w:ascii="Times New Roman" w:hAnsi="Times New Roman" w:cs="Times New Roman"/>
          <w:sz w:val="24"/>
          <w:szCs w:val="24"/>
        </w:rPr>
        <w:t>, Ning Li</w:t>
      </w:r>
      <w:r w:rsidRPr="001A2DF0">
        <w:rPr>
          <w:rFonts w:ascii="Times New Roman" w:hAnsi="Times New Roman" w:cs="Times New Roman"/>
          <w:sz w:val="24"/>
          <w:szCs w:val="24"/>
          <w:vertAlign w:val="superscript"/>
        </w:rPr>
        <w:t>1</w:t>
      </w:r>
      <w:r w:rsidR="005717BB">
        <w:rPr>
          <w:rFonts w:ascii="Times New Roman" w:hAnsi="Times New Roman" w:cs="Times New Roman"/>
          <w:sz w:val="24"/>
          <w:szCs w:val="24"/>
          <w:vertAlign w:val="superscript"/>
        </w:rPr>
        <w:t>,#</w:t>
      </w:r>
    </w:p>
    <w:p w14:paraId="392AC64F" w14:textId="463B6B0A" w:rsidR="003939EC" w:rsidRPr="00CA6144" w:rsidRDefault="003939EC" w:rsidP="00961365">
      <w:pPr>
        <w:spacing w:line="480" w:lineRule="auto"/>
        <w:rPr>
          <w:rFonts w:ascii="Times New Roman" w:eastAsia="等线" w:hAnsi="Times New Roman" w:cs="Times New Roman"/>
          <w:kern w:val="0"/>
          <w:sz w:val="24"/>
          <w:szCs w:val="24"/>
        </w:rPr>
      </w:pPr>
      <w:r w:rsidRPr="004C75D6">
        <w:rPr>
          <w:rStyle w:val="A80"/>
          <w:rFonts w:ascii="Times New Roman" w:hAnsi="Times New Roman" w:cs="Times New Roman"/>
          <w:color w:val="000000"/>
          <w:sz w:val="24"/>
          <w:szCs w:val="24"/>
          <w:vertAlign w:val="superscript"/>
        </w:rPr>
        <w:t>1</w:t>
      </w:r>
      <w:r w:rsidRPr="004C75D6">
        <w:rPr>
          <w:rFonts w:ascii="Times New Roman" w:hAnsi="Times New Roman" w:cs="Times New Roman"/>
          <w:color w:val="000000"/>
          <w:sz w:val="24"/>
          <w:szCs w:val="24"/>
        </w:rPr>
        <w:t xml:space="preserve">State Key Laboratory for Agrobiotechnology, China Agricultural University, Beijing, </w:t>
      </w:r>
      <w:r w:rsidR="00BC78F2">
        <w:rPr>
          <w:rFonts w:ascii="Times New Roman" w:hAnsi="Times New Roman" w:cs="Times New Roman"/>
          <w:color w:val="000000"/>
          <w:sz w:val="24"/>
          <w:szCs w:val="24"/>
        </w:rPr>
        <w:t xml:space="preserve">100094, </w:t>
      </w:r>
      <w:r w:rsidRPr="004C75D6">
        <w:rPr>
          <w:rFonts w:ascii="Times New Roman" w:hAnsi="Times New Roman" w:cs="Times New Roman"/>
          <w:color w:val="000000"/>
          <w:sz w:val="24"/>
          <w:szCs w:val="24"/>
        </w:rPr>
        <w:t>China.</w:t>
      </w:r>
      <w:r w:rsidR="00D819F3">
        <w:rPr>
          <w:rFonts w:ascii="Times New Roman" w:hAnsi="Times New Roman" w:cs="Times New Roman"/>
          <w:color w:val="000000"/>
          <w:sz w:val="24"/>
          <w:szCs w:val="24"/>
        </w:rPr>
        <w:t xml:space="preserve"> </w:t>
      </w:r>
      <w:r w:rsidRPr="004C75D6">
        <w:rPr>
          <w:rFonts w:ascii="Times New Roman" w:eastAsia="等线" w:hAnsi="Times New Roman" w:cs="Times New Roman"/>
          <w:kern w:val="0"/>
          <w:sz w:val="24"/>
          <w:szCs w:val="24"/>
          <w:vertAlign w:val="superscript"/>
        </w:rPr>
        <w:t>2</w:t>
      </w:r>
      <w:r w:rsidRPr="003939EC">
        <w:rPr>
          <w:rFonts w:ascii="Times New Roman" w:eastAsia="等线" w:hAnsi="Times New Roman" w:cs="Times New Roman"/>
          <w:kern w:val="0"/>
          <w:sz w:val="24"/>
          <w:szCs w:val="24"/>
        </w:rPr>
        <w:t>BGI-S</w:t>
      </w:r>
      <w:r w:rsidR="004C75D6" w:rsidRPr="004C75D6">
        <w:rPr>
          <w:rFonts w:ascii="Times New Roman" w:eastAsia="等线" w:hAnsi="Times New Roman" w:cs="Times New Roman"/>
          <w:kern w:val="0"/>
          <w:sz w:val="24"/>
          <w:szCs w:val="24"/>
        </w:rPr>
        <w:t>henzhen, Shenzhen 518083, China.</w:t>
      </w:r>
      <w:r w:rsidR="00D819F3">
        <w:rPr>
          <w:rFonts w:ascii="Times New Roman" w:eastAsia="等线" w:hAnsi="Times New Roman" w:cs="Times New Roman"/>
          <w:kern w:val="0"/>
          <w:sz w:val="24"/>
          <w:szCs w:val="24"/>
        </w:rPr>
        <w:t xml:space="preserve"> </w:t>
      </w:r>
      <w:r w:rsidRPr="004C75D6">
        <w:rPr>
          <w:rFonts w:ascii="Times New Roman" w:eastAsia="等线" w:hAnsi="Times New Roman" w:cs="Times New Roman"/>
          <w:kern w:val="0"/>
          <w:sz w:val="24"/>
          <w:szCs w:val="24"/>
          <w:vertAlign w:val="superscript"/>
        </w:rPr>
        <w:t>3</w:t>
      </w:r>
      <w:r w:rsidR="004C75D6" w:rsidRPr="004C75D6">
        <w:rPr>
          <w:rFonts w:ascii="Times New Roman" w:eastAsia="等线" w:hAnsi="Times New Roman" w:cs="Times New Roman"/>
          <w:kern w:val="0"/>
          <w:sz w:val="24"/>
          <w:szCs w:val="24"/>
        </w:rPr>
        <w:t>BGI-Wuhan, Wuhan 430075, China.</w:t>
      </w:r>
      <w:r w:rsidR="00D819F3">
        <w:rPr>
          <w:rFonts w:ascii="Times New Roman" w:eastAsia="等线" w:hAnsi="Times New Roman" w:cs="Times New Roman"/>
          <w:kern w:val="0"/>
          <w:sz w:val="24"/>
          <w:szCs w:val="24"/>
        </w:rPr>
        <w:t xml:space="preserve"> </w:t>
      </w:r>
      <w:r w:rsidR="00CC702D">
        <w:rPr>
          <w:rFonts w:ascii="Times New Roman" w:eastAsia="等线" w:hAnsi="Times New Roman" w:cs="Times New Roman"/>
          <w:kern w:val="0"/>
          <w:sz w:val="24"/>
          <w:szCs w:val="24"/>
          <w:vertAlign w:val="superscript"/>
        </w:rPr>
        <w:t>4</w:t>
      </w:r>
      <w:r w:rsidR="00CC702D" w:rsidRPr="004C75D6">
        <w:rPr>
          <w:rFonts w:ascii="Times New Roman" w:eastAsia="等线" w:hAnsi="Times New Roman" w:cs="Times New Roman"/>
          <w:kern w:val="0"/>
          <w:sz w:val="24"/>
          <w:szCs w:val="24"/>
        </w:rPr>
        <w:t xml:space="preserve">Institute of Animal Sciences and Veterinary Medicine, Zhejiang Academy of Agricultural </w:t>
      </w:r>
      <w:r w:rsidR="00CC702D">
        <w:rPr>
          <w:rFonts w:ascii="Times New Roman" w:eastAsia="等线" w:hAnsi="Times New Roman" w:cs="Times New Roman"/>
          <w:kern w:val="0"/>
          <w:sz w:val="24"/>
          <w:szCs w:val="24"/>
        </w:rPr>
        <w:t xml:space="preserve">Sciences, Hangzhou 310021, China. </w:t>
      </w:r>
      <w:r w:rsidR="00CC702D" w:rsidRPr="00CC702D">
        <w:rPr>
          <w:rFonts w:ascii="Times New Roman" w:eastAsia="等线" w:hAnsi="Times New Roman" w:cs="Times New Roman"/>
          <w:kern w:val="0"/>
          <w:sz w:val="24"/>
          <w:szCs w:val="24"/>
          <w:vertAlign w:val="superscript"/>
        </w:rPr>
        <w:t>5</w:t>
      </w:r>
      <w:r w:rsidR="00CC702D">
        <w:rPr>
          <w:rFonts w:ascii="Times New Roman" w:eastAsia="等线" w:hAnsi="Times New Roman" w:cs="Times New Roman"/>
          <w:kern w:val="0"/>
          <w:sz w:val="24"/>
          <w:szCs w:val="24"/>
        </w:rPr>
        <w:t xml:space="preserve">Institute of Poultry Science of Jiangsu, Yangzhou 225125, China. </w:t>
      </w:r>
      <w:r w:rsidR="00CC702D">
        <w:rPr>
          <w:rFonts w:ascii="Times New Roman" w:eastAsia="等线" w:hAnsi="Times New Roman" w:cs="Times New Roman"/>
          <w:kern w:val="0"/>
          <w:sz w:val="24"/>
          <w:szCs w:val="24"/>
          <w:vertAlign w:val="superscript"/>
        </w:rPr>
        <w:t>6</w:t>
      </w:r>
      <w:r w:rsidRPr="003939EC">
        <w:rPr>
          <w:rFonts w:ascii="Times New Roman" w:eastAsia="等线" w:hAnsi="Times New Roman" w:cs="Times New Roman"/>
          <w:kern w:val="0"/>
          <w:sz w:val="24"/>
          <w:szCs w:val="24"/>
        </w:rPr>
        <w:t>BGI-Qingda</w:t>
      </w:r>
      <w:r w:rsidR="004C75D6" w:rsidRPr="004C75D6">
        <w:rPr>
          <w:rFonts w:ascii="Times New Roman" w:eastAsia="等线" w:hAnsi="Times New Roman" w:cs="Times New Roman"/>
          <w:kern w:val="0"/>
          <w:sz w:val="24"/>
          <w:szCs w:val="24"/>
        </w:rPr>
        <w:t>o, Qingdao 266555, China.</w:t>
      </w:r>
      <w:r w:rsidR="00D819F3">
        <w:rPr>
          <w:rFonts w:ascii="Times New Roman" w:eastAsia="等线" w:hAnsi="Times New Roman" w:cs="Times New Roman"/>
          <w:kern w:val="0"/>
          <w:sz w:val="24"/>
          <w:szCs w:val="24"/>
        </w:rPr>
        <w:t xml:space="preserve"> </w:t>
      </w:r>
      <w:r w:rsidR="004C75D6" w:rsidRPr="000717D9">
        <w:rPr>
          <w:rFonts w:ascii="Times New Roman" w:eastAsia="等线" w:hAnsi="Times New Roman" w:cs="Times New Roman"/>
          <w:kern w:val="0"/>
          <w:sz w:val="24"/>
          <w:szCs w:val="24"/>
          <w:vertAlign w:val="superscript"/>
        </w:rPr>
        <w:t>7</w:t>
      </w:r>
      <w:r w:rsidR="00BC78F2">
        <w:rPr>
          <w:rFonts w:ascii="Times New Roman" w:eastAsia="等线" w:hAnsi="Times New Roman" w:cs="Times New Roman"/>
          <w:kern w:val="0"/>
          <w:sz w:val="24"/>
          <w:szCs w:val="24"/>
        </w:rPr>
        <w:t xml:space="preserve">Jiangxi Provincial Key Laboratory for Animal Health, Institute of Animal Population Health, College of Animal Science and Technology, Jiangxi </w:t>
      </w:r>
      <w:r w:rsidR="000717D9">
        <w:rPr>
          <w:rFonts w:ascii="Times New Roman" w:eastAsia="等线" w:hAnsi="Times New Roman" w:cs="Times New Roman"/>
          <w:kern w:val="0"/>
          <w:sz w:val="24"/>
          <w:szCs w:val="24"/>
        </w:rPr>
        <w:t>Agricul</w:t>
      </w:r>
      <w:r w:rsidR="00BC78F2">
        <w:rPr>
          <w:rFonts w:ascii="Times New Roman" w:eastAsia="等线" w:hAnsi="Times New Roman" w:cs="Times New Roman"/>
          <w:kern w:val="0"/>
          <w:sz w:val="24"/>
          <w:szCs w:val="24"/>
        </w:rPr>
        <w:t xml:space="preserve">tural </w:t>
      </w:r>
      <w:r w:rsidR="00F32953">
        <w:rPr>
          <w:rFonts w:ascii="Times New Roman" w:eastAsia="等线" w:hAnsi="Times New Roman" w:cs="Times New Roman"/>
          <w:kern w:val="0"/>
          <w:sz w:val="24"/>
          <w:szCs w:val="24"/>
        </w:rPr>
        <w:t>University,</w:t>
      </w:r>
      <w:r w:rsidR="00BC78F2">
        <w:rPr>
          <w:rFonts w:ascii="Times New Roman" w:eastAsia="等线" w:hAnsi="Times New Roman" w:cs="Times New Roman"/>
          <w:kern w:val="0"/>
          <w:sz w:val="24"/>
          <w:szCs w:val="24"/>
        </w:rPr>
        <w:t xml:space="preserve"> Nanchang 330045, China</w:t>
      </w:r>
      <w:r w:rsidR="00F32953">
        <w:rPr>
          <w:rFonts w:ascii="Times New Roman" w:eastAsia="等线" w:hAnsi="Times New Roman" w:cs="Times New Roman"/>
          <w:kern w:val="0"/>
          <w:sz w:val="24"/>
          <w:szCs w:val="24"/>
        </w:rPr>
        <w:t xml:space="preserve">. </w:t>
      </w:r>
      <w:r w:rsidR="00F32953" w:rsidRPr="007B3401">
        <w:rPr>
          <w:rFonts w:ascii="Times New Roman" w:eastAsia="等线" w:hAnsi="Times New Roman" w:cs="Times New Roman"/>
          <w:kern w:val="0"/>
          <w:sz w:val="24"/>
          <w:szCs w:val="24"/>
          <w:vertAlign w:val="superscript"/>
        </w:rPr>
        <w:t>8</w:t>
      </w:r>
      <w:r w:rsidR="00F32953">
        <w:rPr>
          <w:rFonts w:ascii="Times New Roman" w:eastAsia="等线" w:hAnsi="Times New Roman" w:cs="Times New Roman"/>
          <w:kern w:val="0"/>
          <w:sz w:val="24"/>
          <w:szCs w:val="24"/>
        </w:rPr>
        <w:t>State Key Laboratory of Quality Research in Chinese Medicine, Institute of Chinese Medical Sciences, University of Macau, Macao, China.</w:t>
      </w:r>
      <w:r w:rsidR="00D51B9C">
        <w:rPr>
          <w:rFonts w:ascii="Times New Roman" w:eastAsia="等线" w:hAnsi="Times New Roman" w:cs="Times New Roman"/>
          <w:kern w:val="0"/>
          <w:sz w:val="24"/>
          <w:szCs w:val="24"/>
        </w:rPr>
        <w:t xml:space="preserve"> </w:t>
      </w:r>
      <w:r w:rsidR="00D51B9C" w:rsidRPr="00CA6144">
        <w:rPr>
          <w:rFonts w:ascii="Times New Roman" w:eastAsia="等线" w:hAnsi="Times New Roman" w:cs="Times New Roman"/>
          <w:kern w:val="0"/>
          <w:sz w:val="24"/>
          <w:szCs w:val="24"/>
          <w:vertAlign w:val="superscript"/>
        </w:rPr>
        <w:t>9</w:t>
      </w:r>
      <w:r w:rsidR="00D51B9C" w:rsidRPr="00CA6144">
        <w:rPr>
          <w:rFonts w:ascii="Times New Roman" w:hAnsi="Times New Roman" w:cs="Times New Roman"/>
          <w:kern w:val="0"/>
          <w:sz w:val="24"/>
          <w:szCs w:val="24"/>
        </w:rPr>
        <w:t>China National GeneBank-Shenzhen</w:t>
      </w:r>
    </w:p>
    <w:p w14:paraId="70647BCA" w14:textId="0FC789E7" w:rsidR="00F32953" w:rsidRDefault="005717BB" w:rsidP="00961365">
      <w:pPr>
        <w:spacing w:line="480" w:lineRule="auto"/>
        <w:rPr>
          <w:rFonts w:ascii="Times New Roman" w:eastAsia="等线" w:hAnsi="Times New Roman" w:cs="Times New Roman"/>
          <w:kern w:val="0"/>
          <w:sz w:val="24"/>
          <w:szCs w:val="24"/>
        </w:rPr>
      </w:pPr>
      <w:r w:rsidRPr="005717BB">
        <w:rPr>
          <w:rFonts w:ascii="Times New Roman" w:eastAsia="等线" w:hAnsi="Times New Roman" w:cs="Times New Roman" w:hint="eastAsia"/>
          <w:kern w:val="0"/>
          <w:sz w:val="24"/>
          <w:szCs w:val="24"/>
          <w:vertAlign w:val="superscript"/>
        </w:rPr>
        <w:t>*</w:t>
      </w:r>
      <w:r>
        <w:rPr>
          <w:rFonts w:ascii="Times New Roman" w:eastAsia="等线" w:hAnsi="Times New Roman" w:cs="Times New Roman" w:hint="eastAsia"/>
          <w:kern w:val="0"/>
          <w:sz w:val="24"/>
          <w:szCs w:val="24"/>
        </w:rPr>
        <w:t>T</w:t>
      </w:r>
      <w:r>
        <w:rPr>
          <w:rFonts w:ascii="Times New Roman" w:eastAsia="等线" w:hAnsi="Times New Roman" w:cs="Times New Roman"/>
          <w:kern w:val="0"/>
          <w:sz w:val="24"/>
          <w:szCs w:val="24"/>
        </w:rPr>
        <w:t>hese authors contributed equally</w:t>
      </w:r>
      <w:r w:rsidR="00017734" w:rsidDel="00017734">
        <w:rPr>
          <w:rFonts w:ascii="Times New Roman" w:eastAsia="等线" w:hAnsi="Times New Roman" w:cs="Times New Roman" w:hint="eastAsia"/>
          <w:kern w:val="0"/>
          <w:sz w:val="24"/>
          <w:szCs w:val="24"/>
        </w:rPr>
        <w:t xml:space="preserve"> </w:t>
      </w:r>
    </w:p>
    <w:p w14:paraId="0642C533" w14:textId="3D94DFFE" w:rsidR="00FA74CA" w:rsidRDefault="005717BB" w:rsidP="00961365">
      <w:pPr>
        <w:spacing w:line="480" w:lineRule="auto"/>
        <w:rPr>
          <w:rFonts w:ascii="Times New Roman" w:eastAsia="等线" w:hAnsi="Times New Roman" w:cs="Times New Roman"/>
          <w:kern w:val="0"/>
          <w:sz w:val="24"/>
          <w:szCs w:val="24"/>
        </w:rPr>
      </w:pPr>
      <w:r w:rsidRPr="005717BB">
        <w:rPr>
          <w:rFonts w:ascii="Times New Roman" w:eastAsia="等线" w:hAnsi="Times New Roman" w:cs="Times New Roman"/>
          <w:kern w:val="0"/>
          <w:sz w:val="24"/>
          <w:szCs w:val="24"/>
          <w:vertAlign w:val="superscript"/>
        </w:rPr>
        <w:t>#</w:t>
      </w:r>
      <w:r>
        <w:rPr>
          <w:rFonts w:ascii="Times New Roman" w:eastAsia="等线" w:hAnsi="Times New Roman" w:cs="Times New Roman"/>
          <w:kern w:val="0"/>
          <w:sz w:val="24"/>
          <w:szCs w:val="24"/>
        </w:rPr>
        <w:t>Correspond</w:t>
      </w:r>
      <w:r w:rsidR="003807D0">
        <w:rPr>
          <w:rFonts w:ascii="Times New Roman" w:eastAsia="等线" w:hAnsi="Times New Roman" w:cs="Times New Roman"/>
          <w:kern w:val="0"/>
          <w:sz w:val="24"/>
          <w:szCs w:val="24"/>
        </w:rPr>
        <w:t>ing authors:</w:t>
      </w:r>
      <w:r>
        <w:rPr>
          <w:rFonts w:ascii="Times New Roman" w:eastAsia="等线" w:hAnsi="Times New Roman" w:cs="Times New Roman"/>
          <w:kern w:val="0"/>
          <w:sz w:val="24"/>
          <w:szCs w:val="24"/>
        </w:rPr>
        <w:t xml:space="preserve"> Y.H.H. (</w:t>
      </w:r>
      <w:hyperlink r:id="rId9" w:history="1">
        <w:r w:rsidRPr="00296651">
          <w:rPr>
            <w:rStyle w:val="af0"/>
            <w:rFonts w:ascii="Times New Roman" w:eastAsia="等线" w:hAnsi="Times New Roman" w:cs="Times New Roman"/>
            <w:kern w:val="0"/>
            <w:sz w:val="24"/>
            <w:szCs w:val="24"/>
          </w:rPr>
          <w:t>cauhyh@cau.edu.cn</w:t>
        </w:r>
      </w:hyperlink>
      <w:r w:rsidR="003807D0">
        <w:rPr>
          <w:rFonts w:ascii="Times New Roman" w:eastAsia="等线" w:hAnsi="Times New Roman" w:cs="Times New Roman"/>
          <w:kern w:val="0"/>
          <w:sz w:val="24"/>
          <w:szCs w:val="24"/>
        </w:rPr>
        <w:t>) or N.L.</w:t>
      </w:r>
      <w:r>
        <w:rPr>
          <w:rFonts w:ascii="Times New Roman" w:eastAsia="等线" w:hAnsi="Times New Roman" w:cs="Times New Roman"/>
          <w:kern w:val="0"/>
          <w:sz w:val="24"/>
          <w:szCs w:val="24"/>
        </w:rPr>
        <w:t>(</w:t>
      </w:r>
      <w:hyperlink r:id="rId10" w:history="1">
        <w:r w:rsidRPr="00296651">
          <w:rPr>
            <w:rStyle w:val="af0"/>
            <w:rFonts w:ascii="Times New Roman" w:eastAsia="等线" w:hAnsi="Times New Roman" w:cs="Times New Roman"/>
            <w:kern w:val="0"/>
            <w:sz w:val="24"/>
            <w:szCs w:val="24"/>
          </w:rPr>
          <w:t>ninglcau@cau.edu.cn</w:t>
        </w:r>
      </w:hyperlink>
      <w:r>
        <w:rPr>
          <w:rFonts w:ascii="Times New Roman" w:eastAsia="等线" w:hAnsi="Times New Roman" w:cs="Times New Roman"/>
          <w:kern w:val="0"/>
          <w:sz w:val="24"/>
          <w:szCs w:val="24"/>
        </w:rPr>
        <w:t xml:space="preserve">) </w:t>
      </w:r>
      <w:r w:rsidR="00FA74CA">
        <w:rPr>
          <w:rFonts w:ascii="Times New Roman" w:eastAsia="等线" w:hAnsi="Times New Roman" w:cs="Times New Roman"/>
          <w:kern w:val="0"/>
          <w:sz w:val="24"/>
          <w:szCs w:val="24"/>
        </w:rPr>
        <w:br w:type="page"/>
      </w:r>
    </w:p>
    <w:p w14:paraId="01506601" w14:textId="4F485102" w:rsidR="003463A6" w:rsidRDefault="00FB0F26">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A</w:t>
      </w:r>
      <w:r>
        <w:rPr>
          <w:rFonts w:ascii="Times New Roman" w:hAnsi="Times New Roman" w:cs="Times New Roman" w:hint="eastAsia"/>
          <w:b/>
          <w:sz w:val="24"/>
          <w:szCs w:val="24"/>
        </w:rPr>
        <w:t>bstract</w:t>
      </w:r>
      <w:r w:rsidR="004738C9">
        <w:rPr>
          <w:rFonts w:ascii="Times New Roman" w:hAnsi="Times New Roman" w:cs="Times New Roman"/>
          <w:b/>
          <w:sz w:val="24"/>
          <w:szCs w:val="24"/>
        </w:rPr>
        <w:t xml:space="preserve"> (250 words)</w:t>
      </w:r>
    </w:p>
    <w:p w14:paraId="24589956" w14:textId="4D9D2DD8" w:rsidR="004738C9" w:rsidRDefault="004738C9">
      <w:pPr>
        <w:spacing w:line="480" w:lineRule="auto"/>
        <w:rPr>
          <w:rFonts w:ascii="Times New Roman" w:hAnsi="Times New Roman" w:cs="Times New Roman"/>
          <w:b/>
          <w:sz w:val="24"/>
          <w:szCs w:val="24"/>
        </w:rPr>
      </w:pPr>
      <w:r>
        <w:rPr>
          <w:rFonts w:ascii="Times New Roman" w:hAnsi="Times New Roman" w:cs="Times New Roman"/>
          <w:b/>
          <w:sz w:val="24"/>
          <w:szCs w:val="24"/>
        </w:rPr>
        <w:t>Background:</w:t>
      </w:r>
      <w:r w:rsidR="00C62BA0" w:rsidRPr="00C62BA0">
        <w:rPr>
          <w:rFonts w:ascii="Times New Roman" w:hAnsi="Times New Roman" w:cs="Times New Roman"/>
          <w:sz w:val="24"/>
          <w:szCs w:val="24"/>
        </w:rPr>
        <w:t xml:space="preserve"> </w:t>
      </w:r>
      <w:r w:rsidR="00163F90">
        <w:rPr>
          <w:rFonts w:ascii="Times New Roman" w:hAnsi="Times New Roman" w:cs="Times New Roman"/>
          <w:sz w:val="24"/>
          <w:szCs w:val="24"/>
        </w:rPr>
        <w:t xml:space="preserve">Domestic ducks </w:t>
      </w:r>
      <w:r w:rsidR="00EE2243">
        <w:rPr>
          <w:rFonts w:ascii="Times New Roman" w:hAnsi="Times New Roman" w:cs="Times New Roman"/>
          <w:sz w:val="24"/>
          <w:szCs w:val="24"/>
        </w:rPr>
        <w:t>was</w:t>
      </w:r>
      <w:r w:rsidR="00163F90">
        <w:rPr>
          <w:rFonts w:ascii="Times New Roman" w:hAnsi="Times New Roman" w:cs="Times New Roman"/>
          <w:sz w:val="24"/>
          <w:szCs w:val="24"/>
        </w:rPr>
        <w:t xml:space="preserve"> considered to be</w:t>
      </w:r>
      <w:r w:rsidR="00EE2243">
        <w:rPr>
          <w:rFonts w:ascii="Times New Roman" w:hAnsi="Times New Roman" w:cs="Times New Roman"/>
          <w:sz w:val="24"/>
          <w:szCs w:val="24"/>
        </w:rPr>
        <w:t>ing</w:t>
      </w:r>
      <w:r w:rsidR="00163F90">
        <w:rPr>
          <w:rFonts w:ascii="Times New Roman" w:hAnsi="Times New Roman" w:cs="Times New Roman"/>
          <w:sz w:val="24"/>
          <w:szCs w:val="24"/>
        </w:rPr>
        <w:t xml:space="preserve"> tamed from the mallard or the descendant of the mallard and the spot-billed duck</w:t>
      </w:r>
      <w:r w:rsidR="00585E0C">
        <w:rPr>
          <w:rFonts w:ascii="Times New Roman" w:hAnsi="Times New Roman" w:cs="Times New Roman"/>
          <w:sz w:val="24"/>
          <w:szCs w:val="24"/>
        </w:rPr>
        <w:t>.</w:t>
      </w:r>
      <w:r w:rsidR="00163F90">
        <w:rPr>
          <w:rFonts w:ascii="Times New Roman" w:hAnsi="Times New Roman" w:cs="Times New Roman"/>
          <w:sz w:val="24"/>
          <w:szCs w:val="24"/>
        </w:rPr>
        <w:t xml:space="preserve"> </w:t>
      </w:r>
      <w:r w:rsidR="00585E0C">
        <w:rPr>
          <w:rFonts w:ascii="Times New Roman" w:hAnsi="Times New Roman" w:cs="Times New Roman"/>
          <w:sz w:val="24"/>
          <w:szCs w:val="24"/>
        </w:rPr>
        <w:t>Domestic ducks</w:t>
      </w:r>
      <w:r w:rsidR="00CE52E0">
        <w:rPr>
          <w:rFonts w:ascii="Times New Roman" w:hAnsi="Times New Roman" w:cs="Times New Roman"/>
          <w:sz w:val="24"/>
          <w:szCs w:val="24"/>
        </w:rPr>
        <w:t xml:space="preserve"> </w:t>
      </w:r>
      <w:r w:rsidR="00163F90">
        <w:rPr>
          <w:rFonts w:ascii="Times New Roman" w:hAnsi="Times New Roman" w:cs="Times New Roman"/>
          <w:sz w:val="24"/>
          <w:szCs w:val="24"/>
        </w:rPr>
        <w:t xml:space="preserve">showed remarkable phenotypic variation in </w:t>
      </w:r>
      <w:r w:rsidR="00EE2243">
        <w:rPr>
          <w:rFonts w:ascii="Times New Roman" w:hAnsi="Times New Roman" w:cs="Times New Roman"/>
          <w:sz w:val="24"/>
          <w:szCs w:val="24"/>
        </w:rPr>
        <w:t xml:space="preserve">morphology, physiology and behavior. </w:t>
      </w:r>
      <w:r w:rsidR="00C62BA0">
        <w:rPr>
          <w:rFonts w:ascii="Times New Roman" w:hAnsi="Times New Roman" w:cs="Times New Roman" w:hint="eastAsia"/>
          <w:sz w:val="24"/>
          <w:szCs w:val="24"/>
        </w:rPr>
        <w:t>However, molecular genetics for ducks</w:t>
      </w:r>
      <w:r w:rsidR="00C62BA0">
        <w:rPr>
          <w:rFonts w:ascii="Times New Roman" w:hAnsi="Times New Roman" w:cs="Times New Roman"/>
          <w:sz w:val="24"/>
          <w:szCs w:val="24"/>
        </w:rPr>
        <w:t>’</w:t>
      </w:r>
      <w:r w:rsidR="000E1E93">
        <w:rPr>
          <w:rFonts w:ascii="Times New Roman" w:hAnsi="Times New Roman" w:cs="Times New Roman" w:hint="eastAsia"/>
          <w:sz w:val="24"/>
          <w:szCs w:val="24"/>
        </w:rPr>
        <w:t xml:space="preserve"> origin and their phenotyp</w:t>
      </w:r>
      <w:r w:rsidR="000E1E93">
        <w:rPr>
          <w:rFonts w:ascii="Times New Roman" w:hAnsi="Times New Roman" w:cs="Times New Roman"/>
          <w:sz w:val="24"/>
          <w:szCs w:val="24"/>
        </w:rPr>
        <w:t>ic</w:t>
      </w:r>
      <w:r w:rsidR="00C62BA0">
        <w:rPr>
          <w:rFonts w:ascii="Times New Roman" w:hAnsi="Times New Roman" w:cs="Times New Roman" w:hint="eastAsia"/>
          <w:sz w:val="24"/>
          <w:szCs w:val="24"/>
        </w:rPr>
        <w:t xml:space="preserve"> variation are still poorly studied.</w:t>
      </w:r>
    </w:p>
    <w:p w14:paraId="0C3B6B0D" w14:textId="438923E9" w:rsidR="004738C9" w:rsidRDefault="004738C9">
      <w:pPr>
        <w:spacing w:line="480" w:lineRule="auto"/>
        <w:rPr>
          <w:rFonts w:ascii="Times New Roman" w:hAnsi="Times New Roman" w:cs="Times New Roman"/>
          <w:b/>
          <w:sz w:val="24"/>
          <w:szCs w:val="24"/>
        </w:rPr>
      </w:pPr>
      <w:r>
        <w:rPr>
          <w:rFonts w:ascii="Times New Roman" w:hAnsi="Times New Roman" w:cs="Times New Roman"/>
          <w:b/>
          <w:sz w:val="24"/>
          <w:szCs w:val="24"/>
        </w:rPr>
        <w:t>Results:</w:t>
      </w:r>
      <w:r w:rsidR="00553BFF" w:rsidRPr="00553BFF">
        <w:rPr>
          <w:rFonts w:ascii="Times New Roman" w:hAnsi="Times New Roman" w:cs="Times New Roman" w:hint="eastAsia"/>
          <w:sz w:val="24"/>
          <w:szCs w:val="24"/>
        </w:rPr>
        <w:t xml:space="preserve"> </w:t>
      </w:r>
      <w:r w:rsidR="00553BFF">
        <w:rPr>
          <w:rFonts w:ascii="Times New Roman" w:hAnsi="Times New Roman" w:cs="Times New Roman" w:hint="eastAsia"/>
          <w:sz w:val="24"/>
          <w:szCs w:val="24"/>
        </w:rPr>
        <w:t xml:space="preserve">Here we </w:t>
      </w:r>
      <w:r w:rsidR="00553BFF">
        <w:rPr>
          <w:rFonts w:ascii="Times New Roman" w:hAnsi="Times New Roman" w:cs="Times New Roman"/>
          <w:sz w:val="24"/>
          <w:szCs w:val="24"/>
        </w:rPr>
        <w:t xml:space="preserve">presented the mallard and the spot-billed genomes and </w:t>
      </w:r>
      <w:r w:rsidR="00553BFF">
        <w:rPr>
          <w:rFonts w:ascii="Times New Roman" w:hAnsi="Times New Roman" w:cs="Times New Roman" w:hint="eastAsia"/>
          <w:sz w:val="24"/>
          <w:szCs w:val="24"/>
        </w:rPr>
        <w:t xml:space="preserve">performed whole-genome sequencing on </w:t>
      </w:r>
      <w:r w:rsidR="00553BFF">
        <w:rPr>
          <w:rFonts w:ascii="Times New Roman" w:hAnsi="Times New Roman" w:cs="Times New Roman"/>
          <w:sz w:val="24"/>
          <w:szCs w:val="24"/>
        </w:rPr>
        <w:t>eight</w:t>
      </w:r>
      <w:r w:rsidR="00553BFF">
        <w:rPr>
          <w:rFonts w:ascii="Times New Roman" w:hAnsi="Times New Roman" w:cs="Times New Roman" w:hint="eastAsia"/>
          <w:sz w:val="24"/>
          <w:szCs w:val="24"/>
        </w:rPr>
        <w:t xml:space="preserve"> domestic </w:t>
      </w:r>
      <w:r w:rsidR="00553BFF">
        <w:rPr>
          <w:rFonts w:ascii="Times New Roman" w:hAnsi="Times New Roman" w:cs="Times New Roman"/>
          <w:sz w:val="24"/>
          <w:szCs w:val="24"/>
        </w:rPr>
        <w:t xml:space="preserve">duck </w:t>
      </w:r>
      <w:r w:rsidR="00553BFF">
        <w:rPr>
          <w:rFonts w:ascii="Times New Roman" w:hAnsi="Times New Roman" w:cs="Times New Roman" w:hint="eastAsia"/>
          <w:sz w:val="24"/>
          <w:szCs w:val="24"/>
        </w:rPr>
        <w:t xml:space="preserve">breeds and </w:t>
      </w:r>
      <w:r w:rsidR="00553BFF">
        <w:rPr>
          <w:rFonts w:ascii="Times New Roman" w:hAnsi="Times New Roman" w:cs="Times New Roman"/>
          <w:sz w:val="24"/>
          <w:szCs w:val="24"/>
        </w:rPr>
        <w:t>eight</w:t>
      </w:r>
      <w:r w:rsidR="00553BFF">
        <w:rPr>
          <w:rFonts w:ascii="Times New Roman" w:hAnsi="Times New Roman" w:cs="Times New Roman" w:hint="eastAsia"/>
          <w:sz w:val="24"/>
          <w:szCs w:val="24"/>
        </w:rPr>
        <w:t xml:space="preserve"> wild </w:t>
      </w:r>
      <w:r w:rsidR="00553BFF">
        <w:rPr>
          <w:rFonts w:ascii="Times New Roman" w:hAnsi="Times New Roman" w:cs="Times New Roman"/>
          <w:sz w:val="24"/>
          <w:szCs w:val="24"/>
        </w:rPr>
        <w:t xml:space="preserve">duck </w:t>
      </w:r>
      <w:r w:rsidR="00553BFF">
        <w:rPr>
          <w:rFonts w:ascii="Times New Roman" w:hAnsi="Times New Roman" w:cs="Times New Roman" w:hint="eastAsia"/>
          <w:sz w:val="24"/>
          <w:szCs w:val="24"/>
        </w:rPr>
        <w:t>s</w:t>
      </w:r>
      <w:r w:rsidR="00553BFF">
        <w:rPr>
          <w:rFonts w:ascii="Times New Roman" w:hAnsi="Times New Roman" w:cs="Times New Roman"/>
          <w:sz w:val="24"/>
          <w:szCs w:val="24"/>
        </w:rPr>
        <w:t>pecies.</w:t>
      </w:r>
      <w:r w:rsidR="00553BFF">
        <w:rPr>
          <w:rFonts w:ascii="Times New Roman" w:hAnsi="Times New Roman" w:cs="Times New Roman" w:hint="eastAsia"/>
          <w:sz w:val="24"/>
          <w:szCs w:val="24"/>
        </w:rPr>
        <w:t xml:space="preserve"> </w:t>
      </w:r>
      <w:r w:rsidR="00524F82" w:rsidRPr="00194533">
        <w:rPr>
          <w:rFonts w:ascii="Times New Roman" w:hAnsi="Times New Roman" w:cs="Times New Roman"/>
          <w:sz w:val="24"/>
          <w:szCs w:val="24"/>
        </w:rPr>
        <w:t xml:space="preserve">Surprisingly, </w:t>
      </w:r>
      <w:r w:rsidR="000B3891">
        <w:rPr>
          <w:rFonts w:ascii="Times New Roman" w:hAnsi="Times New Roman" w:cs="Times New Roman"/>
          <w:sz w:val="24"/>
          <w:szCs w:val="24"/>
        </w:rPr>
        <w:t>Analyse</w:t>
      </w:r>
      <w:r w:rsidR="00524F82">
        <w:rPr>
          <w:rFonts w:ascii="Times New Roman" w:hAnsi="Times New Roman" w:cs="Times New Roman"/>
          <w:sz w:val="24"/>
          <w:szCs w:val="24"/>
        </w:rPr>
        <w:t>s on these data supports a model that domestic ducks diverged from their closely wild lineage</w:t>
      </w:r>
      <w:r w:rsidR="00524F82" w:rsidRPr="00194533">
        <w:rPr>
          <w:rFonts w:ascii="Times New Roman" w:hAnsi="Times New Roman" w:cs="Times New Roman"/>
          <w:sz w:val="24"/>
          <w:szCs w:val="24"/>
        </w:rPr>
        <w:t xml:space="preserve"> (mallard duck and spot-billed duck) at the last glacial period (LGP, 100~200 kilo years ago</w:t>
      </w:r>
      <w:r w:rsidR="00D73C3E">
        <w:rPr>
          <w:rFonts w:ascii="Times New Roman" w:hAnsi="Times New Roman" w:cs="Times New Roman"/>
          <w:sz w:val="24"/>
          <w:szCs w:val="24"/>
        </w:rPr>
        <w:t xml:space="preserve"> (</w:t>
      </w:r>
      <w:r w:rsidR="00903F33">
        <w:rPr>
          <w:rFonts w:ascii="Times New Roman" w:hAnsi="Times New Roman" w:cs="Times New Roman"/>
          <w:sz w:val="24"/>
          <w:szCs w:val="24"/>
        </w:rPr>
        <w:t>Kyr</w:t>
      </w:r>
      <w:r w:rsidR="00D73C3E">
        <w:rPr>
          <w:rFonts w:ascii="Times New Roman" w:hAnsi="Times New Roman" w:cs="Times New Roman"/>
          <w:sz w:val="24"/>
          <w:szCs w:val="24"/>
        </w:rPr>
        <w:t>)</w:t>
      </w:r>
      <w:r w:rsidR="00524F82" w:rsidRPr="00194533">
        <w:rPr>
          <w:rFonts w:ascii="Times New Roman" w:hAnsi="Times New Roman" w:cs="Times New Roman"/>
          <w:sz w:val="24"/>
          <w:szCs w:val="24"/>
        </w:rPr>
        <w:t>).</w:t>
      </w:r>
      <w:r w:rsidR="00111366">
        <w:rPr>
          <w:rFonts w:ascii="Times New Roman" w:hAnsi="Times New Roman" w:cs="Times New Roman"/>
          <w:sz w:val="24"/>
          <w:szCs w:val="24"/>
        </w:rPr>
        <w:t xml:space="preserve"> W</w:t>
      </w:r>
      <w:r w:rsidR="00111366">
        <w:rPr>
          <w:rFonts w:ascii="Times New Roman" w:hAnsi="Times New Roman" w:cs="Times New Roman" w:hint="eastAsia"/>
          <w:sz w:val="24"/>
          <w:szCs w:val="24"/>
        </w:rPr>
        <w:t>ild</w:t>
      </w:r>
      <w:r w:rsidR="00111366">
        <w:rPr>
          <w:rFonts w:ascii="Times New Roman" w:hAnsi="Times New Roman" w:cs="Times New Roman"/>
          <w:sz w:val="24"/>
          <w:szCs w:val="24"/>
        </w:rPr>
        <w:t xml:space="preserve"> lineage further speciated into mallard duck and spot-billed </w:t>
      </w:r>
      <w:r w:rsidR="00D73C3E">
        <w:rPr>
          <w:rFonts w:ascii="Times New Roman" w:hAnsi="Times New Roman" w:cs="Times New Roman"/>
          <w:sz w:val="24"/>
          <w:szCs w:val="24"/>
        </w:rPr>
        <w:t>duck about 70 Kyr</w:t>
      </w:r>
      <w:r w:rsidR="000B3891">
        <w:rPr>
          <w:rFonts w:ascii="Times New Roman" w:hAnsi="Times New Roman" w:cs="Times New Roman"/>
          <w:sz w:val="24"/>
          <w:szCs w:val="24"/>
        </w:rPr>
        <w:t>,</w:t>
      </w:r>
      <w:r w:rsidR="00D73C3E">
        <w:rPr>
          <w:rFonts w:ascii="Times New Roman" w:hAnsi="Times New Roman" w:cs="Times New Roman"/>
          <w:sz w:val="24"/>
          <w:szCs w:val="24"/>
        </w:rPr>
        <w:t xml:space="preserve"> whereas domestic lineage decreased their population size </w:t>
      </w:r>
      <w:r w:rsidR="00903F33">
        <w:rPr>
          <w:rFonts w:ascii="Times New Roman" w:hAnsi="Times New Roman" w:cs="Times New Roman"/>
          <w:sz w:val="24"/>
          <w:szCs w:val="24"/>
        </w:rPr>
        <w:t>through</w:t>
      </w:r>
      <w:r w:rsidR="00D73C3E">
        <w:rPr>
          <w:rFonts w:ascii="Times New Roman" w:hAnsi="Times New Roman" w:cs="Times New Roman"/>
          <w:sz w:val="24"/>
          <w:szCs w:val="24"/>
        </w:rPr>
        <w:t xml:space="preserve"> the LGP</w:t>
      </w:r>
      <w:r w:rsidR="00903F33">
        <w:rPr>
          <w:rFonts w:ascii="Times New Roman" w:hAnsi="Times New Roman" w:cs="Times New Roman"/>
          <w:sz w:val="24"/>
          <w:szCs w:val="24"/>
        </w:rPr>
        <w:t>.</w:t>
      </w:r>
      <w:r w:rsidR="00524F82">
        <w:rPr>
          <w:rFonts w:ascii="Times New Roman" w:hAnsi="Times New Roman" w:cs="Times New Roman"/>
          <w:sz w:val="24"/>
          <w:szCs w:val="24"/>
        </w:rPr>
        <w:t xml:space="preserve"> </w:t>
      </w:r>
      <w:r w:rsidR="00FC6927">
        <w:rPr>
          <w:rFonts w:ascii="Times New Roman" w:hAnsi="Times New Roman" w:cs="Times New Roman"/>
          <w:sz w:val="24"/>
          <w:szCs w:val="24"/>
        </w:rPr>
        <w:t>A scan of wild duck genomes by comparing wit</w:t>
      </w:r>
      <w:r w:rsidR="000B3891">
        <w:rPr>
          <w:rFonts w:ascii="Times New Roman" w:hAnsi="Times New Roman" w:cs="Times New Roman"/>
          <w:sz w:val="24"/>
          <w:szCs w:val="24"/>
        </w:rPr>
        <w:t>h domestic duck genomes identified</w:t>
      </w:r>
      <w:r w:rsidR="00FC6927">
        <w:rPr>
          <w:rFonts w:ascii="Times New Roman" w:hAnsi="Times New Roman" w:cs="Times New Roman"/>
          <w:sz w:val="24"/>
          <w:szCs w:val="24"/>
        </w:rPr>
        <w:t xml:space="preserve"> a number of locus that may have been affected by positive selection</w:t>
      </w:r>
      <w:r w:rsidR="00CB4DB7">
        <w:rPr>
          <w:rFonts w:ascii="Times New Roman" w:hAnsi="Times New Roman" w:cs="Times New Roman"/>
          <w:sz w:val="24"/>
          <w:szCs w:val="24"/>
        </w:rPr>
        <w:t xml:space="preserve"> </w:t>
      </w:r>
      <w:r w:rsidR="00CB4DB7">
        <w:rPr>
          <w:rFonts w:ascii="Times New Roman" w:hAnsi="Times New Roman" w:cs="Times New Roman" w:hint="eastAsia"/>
          <w:sz w:val="24"/>
          <w:szCs w:val="24"/>
        </w:rPr>
        <w:t>in</w:t>
      </w:r>
      <w:r w:rsidR="00CB4DB7">
        <w:rPr>
          <w:rFonts w:ascii="Times New Roman" w:hAnsi="Times New Roman" w:cs="Times New Roman"/>
          <w:sz w:val="24"/>
          <w:szCs w:val="24"/>
        </w:rPr>
        <w:t xml:space="preserve"> ancestral wild ducks</w:t>
      </w:r>
      <w:r w:rsidR="00FC6927">
        <w:rPr>
          <w:rFonts w:ascii="Times New Roman" w:hAnsi="Times New Roman" w:cs="Times New Roman"/>
          <w:sz w:val="24"/>
          <w:szCs w:val="24"/>
        </w:rPr>
        <w:t xml:space="preserve"> after</w:t>
      </w:r>
      <w:r w:rsidR="00CB4DB7">
        <w:rPr>
          <w:rFonts w:ascii="Times New Roman" w:hAnsi="Times New Roman" w:cs="Times New Roman"/>
          <w:sz w:val="24"/>
          <w:szCs w:val="24"/>
        </w:rPr>
        <w:t xml:space="preserve"> their</w:t>
      </w:r>
      <w:r w:rsidR="00FC6927">
        <w:rPr>
          <w:rFonts w:ascii="Times New Roman" w:hAnsi="Times New Roman" w:cs="Times New Roman"/>
          <w:sz w:val="24"/>
          <w:szCs w:val="24"/>
        </w:rPr>
        <w:t xml:space="preserve"> </w:t>
      </w:r>
      <w:r w:rsidR="00C04D21">
        <w:rPr>
          <w:rFonts w:ascii="Times New Roman" w:hAnsi="Times New Roman" w:cs="Times New Roman"/>
          <w:sz w:val="24"/>
          <w:szCs w:val="24"/>
        </w:rPr>
        <w:t>divergence</w:t>
      </w:r>
      <w:r w:rsidR="00CB4DB7">
        <w:rPr>
          <w:rFonts w:ascii="Times New Roman" w:hAnsi="Times New Roman" w:cs="Times New Roman"/>
          <w:sz w:val="24"/>
          <w:szCs w:val="24"/>
        </w:rPr>
        <w:t xml:space="preserve"> from domestic lineages</w:t>
      </w:r>
      <w:r w:rsidR="00C04D21">
        <w:rPr>
          <w:rFonts w:ascii="Times New Roman" w:hAnsi="Times New Roman" w:cs="Times New Roman"/>
          <w:sz w:val="24"/>
          <w:szCs w:val="24"/>
        </w:rPr>
        <w:t>. Function analyses suggest</w:t>
      </w:r>
      <w:r w:rsidR="000B3891">
        <w:rPr>
          <w:rFonts w:ascii="Times New Roman" w:hAnsi="Times New Roman" w:cs="Times New Roman"/>
          <w:sz w:val="24"/>
          <w:szCs w:val="24"/>
        </w:rPr>
        <w:t>ed</w:t>
      </w:r>
      <w:r w:rsidR="00C04D21">
        <w:rPr>
          <w:rFonts w:ascii="Times New Roman" w:hAnsi="Times New Roman" w:cs="Times New Roman"/>
          <w:sz w:val="24"/>
          <w:szCs w:val="24"/>
        </w:rPr>
        <w:t xml:space="preserve"> that</w:t>
      </w:r>
      <w:r w:rsidR="009F10EC">
        <w:rPr>
          <w:rFonts w:ascii="Times New Roman" w:hAnsi="Times New Roman" w:cs="Times New Roman"/>
          <w:sz w:val="24"/>
          <w:szCs w:val="24"/>
        </w:rPr>
        <w:t xml:space="preserve"> </w:t>
      </w:r>
      <w:r w:rsidR="006147E1">
        <w:rPr>
          <w:rFonts w:ascii="Times New Roman" w:hAnsi="Times New Roman" w:cs="Times New Roman"/>
          <w:sz w:val="24"/>
          <w:szCs w:val="24"/>
        </w:rPr>
        <w:t xml:space="preserve">those </w:t>
      </w:r>
      <w:r w:rsidR="00C04D21">
        <w:rPr>
          <w:rFonts w:ascii="Times New Roman" w:hAnsi="Times New Roman" w:cs="Times New Roman"/>
          <w:sz w:val="24"/>
          <w:szCs w:val="24"/>
        </w:rPr>
        <w:t>genes</w:t>
      </w:r>
      <w:r w:rsidR="009F10EC">
        <w:rPr>
          <w:rFonts w:ascii="Times New Roman" w:hAnsi="Times New Roman" w:cs="Times New Roman"/>
          <w:sz w:val="24"/>
          <w:szCs w:val="24"/>
        </w:rPr>
        <w:t xml:space="preserve"> </w:t>
      </w:r>
      <w:r w:rsidR="006147E1">
        <w:rPr>
          <w:rFonts w:ascii="Times New Roman" w:hAnsi="Times New Roman" w:cs="Times New Roman"/>
          <w:sz w:val="24"/>
          <w:szCs w:val="24"/>
        </w:rPr>
        <w:t xml:space="preserve">usually </w:t>
      </w:r>
      <w:r w:rsidR="00C04D21">
        <w:rPr>
          <w:rFonts w:ascii="Times New Roman" w:hAnsi="Times New Roman" w:cs="Times New Roman"/>
          <w:sz w:val="24"/>
          <w:szCs w:val="24"/>
        </w:rPr>
        <w:t>affecting</w:t>
      </w:r>
      <w:r w:rsidR="009411DF">
        <w:rPr>
          <w:rFonts w:ascii="Times New Roman" w:hAnsi="Times New Roman" w:cs="Times New Roman"/>
          <w:sz w:val="24"/>
          <w:szCs w:val="24"/>
        </w:rPr>
        <w:t xml:space="preserve"> organs development and energy metabolism </w:t>
      </w:r>
      <w:r w:rsidR="00C04D21">
        <w:rPr>
          <w:rFonts w:ascii="Times New Roman" w:hAnsi="Times New Roman" w:cs="Times New Roman"/>
          <w:sz w:val="24"/>
          <w:szCs w:val="24"/>
        </w:rPr>
        <w:t xml:space="preserve">that </w:t>
      </w:r>
      <w:r w:rsidR="009411DF">
        <w:rPr>
          <w:rFonts w:ascii="Times New Roman" w:hAnsi="Times New Roman" w:cs="Times New Roman"/>
          <w:sz w:val="24"/>
          <w:szCs w:val="24"/>
        </w:rPr>
        <w:t xml:space="preserve">may </w:t>
      </w:r>
      <w:r w:rsidR="00C04D21">
        <w:rPr>
          <w:rFonts w:ascii="Times New Roman" w:hAnsi="Times New Roman" w:cs="Times New Roman"/>
          <w:sz w:val="24"/>
          <w:szCs w:val="24"/>
        </w:rPr>
        <w:t>involving</w:t>
      </w:r>
      <w:r w:rsidR="009411DF">
        <w:rPr>
          <w:rFonts w:ascii="Times New Roman" w:hAnsi="Times New Roman" w:cs="Times New Roman"/>
          <w:sz w:val="24"/>
          <w:szCs w:val="24"/>
        </w:rPr>
        <w:t xml:space="preserve"> </w:t>
      </w:r>
      <w:r w:rsidR="00430929">
        <w:rPr>
          <w:rFonts w:ascii="Times New Roman" w:hAnsi="Times New Roman" w:cs="Times New Roman"/>
          <w:sz w:val="24"/>
          <w:szCs w:val="24"/>
        </w:rPr>
        <w:t>long-</w:t>
      </w:r>
      <w:r w:rsidR="00B2015D">
        <w:rPr>
          <w:rFonts w:ascii="Times New Roman" w:hAnsi="Times New Roman" w:cs="Times New Roman"/>
          <w:sz w:val="24"/>
          <w:szCs w:val="24"/>
        </w:rPr>
        <w:t>distance</w:t>
      </w:r>
      <w:r w:rsidR="00430929">
        <w:rPr>
          <w:rFonts w:ascii="Times New Roman" w:hAnsi="Times New Roman" w:cs="Times New Roman"/>
          <w:sz w:val="24"/>
          <w:szCs w:val="24"/>
        </w:rPr>
        <w:t xml:space="preserve"> flight ability. </w:t>
      </w:r>
      <w:r w:rsidR="00553BFF">
        <w:rPr>
          <w:rFonts w:ascii="Times New Roman" w:hAnsi="Times New Roman" w:cs="Times New Roman"/>
          <w:sz w:val="24"/>
          <w:szCs w:val="24"/>
        </w:rPr>
        <w:t>Further s</w:t>
      </w:r>
      <w:r w:rsidR="00553BFF">
        <w:rPr>
          <w:rFonts w:ascii="Times New Roman" w:hAnsi="Times New Roman" w:cs="Times New Roman" w:hint="eastAsia"/>
          <w:sz w:val="24"/>
          <w:szCs w:val="24"/>
        </w:rPr>
        <w:t xml:space="preserve">elective sweep analyses identified two genes associated with </w:t>
      </w:r>
      <w:r w:rsidR="00553BFF">
        <w:rPr>
          <w:rFonts w:ascii="Times New Roman" w:hAnsi="Times New Roman" w:cs="Times New Roman"/>
          <w:sz w:val="24"/>
          <w:szCs w:val="24"/>
        </w:rPr>
        <w:t>egg production and three genes related to feeding modulation being under</w:t>
      </w:r>
      <w:r w:rsidR="00553BFF">
        <w:rPr>
          <w:rFonts w:ascii="Times New Roman" w:hAnsi="Times New Roman" w:cs="Times New Roman" w:hint="eastAsia"/>
          <w:sz w:val="24"/>
          <w:szCs w:val="24"/>
        </w:rPr>
        <w:t xml:space="preserve"> selection</w:t>
      </w:r>
      <w:r w:rsidR="00553BFF" w:rsidRPr="0003187D">
        <w:rPr>
          <w:rFonts w:ascii="Times New Roman" w:hAnsi="Times New Roman" w:cs="Times New Roman"/>
          <w:sz w:val="24"/>
          <w:szCs w:val="24"/>
        </w:rPr>
        <w:t xml:space="preserve"> </w:t>
      </w:r>
      <w:r w:rsidR="00553BFF">
        <w:rPr>
          <w:rFonts w:ascii="Times New Roman" w:hAnsi="Times New Roman" w:cs="Times New Roman"/>
          <w:sz w:val="24"/>
          <w:szCs w:val="24"/>
        </w:rPr>
        <w:t>in</w:t>
      </w:r>
      <w:r w:rsidR="00553BFF">
        <w:rPr>
          <w:rFonts w:ascii="Times New Roman" w:hAnsi="Times New Roman" w:cs="Times New Roman" w:hint="eastAsia"/>
          <w:sz w:val="24"/>
          <w:szCs w:val="24"/>
        </w:rPr>
        <w:t xml:space="preserve"> domestic ducks.</w:t>
      </w:r>
    </w:p>
    <w:p w14:paraId="4244DF3C" w14:textId="2B205C7B" w:rsidR="004738C9" w:rsidRPr="00553BFF" w:rsidRDefault="00553BFF">
      <w:pPr>
        <w:spacing w:line="480" w:lineRule="auto"/>
        <w:rPr>
          <w:rFonts w:ascii="Times New Roman" w:hAnsi="Times New Roman" w:cs="Times New Roman"/>
          <w:b/>
          <w:sz w:val="24"/>
          <w:szCs w:val="24"/>
        </w:rPr>
      </w:pPr>
      <w:r>
        <w:rPr>
          <w:rFonts w:ascii="Times New Roman" w:hAnsi="Times New Roman" w:cs="Times New Roman"/>
          <w:b/>
          <w:sz w:val="24"/>
          <w:szCs w:val="24"/>
        </w:rPr>
        <w:t>Conclusions:</w:t>
      </w:r>
      <w:r>
        <w:rPr>
          <w:rFonts w:ascii="Times New Roman" w:hAnsi="Times New Roman" w:cs="Times New Roman" w:hint="eastAsia"/>
          <w:b/>
          <w:sz w:val="24"/>
          <w:szCs w:val="24"/>
        </w:rPr>
        <w:t xml:space="preserve"> </w:t>
      </w:r>
      <w:r w:rsidR="00823800">
        <w:rPr>
          <w:rFonts w:ascii="Times New Roman" w:hAnsi="Times New Roman" w:cs="Times New Roman"/>
          <w:sz w:val="24"/>
          <w:szCs w:val="24"/>
        </w:rPr>
        <w:t xml:space="preserve">These analyses unravel a distinct evolutionary pattern of ducks and </w:t>
      </w:r>
      <w:r w:rsidR="0003187D">
        <w:rPr>
          <w:rFonts w:ascii="Times New Roman" w:hAnsi="Times New Roman" w:cs="Times New Roman"/>
          <w:sz w:val="24"/>
          <w:szCs w:val="24"/>
        </w:rPr>
        <w:t>two wild duck</w:t>
      </w:r>
      <w:r w:rsidR="00823800">
        <w:rPr>
          <w:rFonts w:ascii="Times New Roman" w:hAnsi="Times New Roman" w:cs="Times New Roman"/>
          <w:sz w:val="24"/>
          <w:szCs w:val="24"/>
        </w:rPr>
        <w:t xml:space="preserve"> </w:t>
      </w:r>
      <w:r w:rsidR="00823800" w:rsidRPr="00AD3693">
        <w:rPr>
          <w:rFonts w:ascii="Times New Roman" w:hAnsi="Times New Roman" w:cs="Times New Roman"/>
          <w:i/>
          <w:sz w:val="24"/>
          <w:szCs w:val="24"/>
        </w:rPr>
        <w:t>de</w:t>
      </w:r>
      <w:r w:rsidR="009C68C7">
        <w:rPr>
          <w:rFonts w:ascii="Times New Roman" w:hAnsi="Times New Roman" w:cs="Times New Roman"/>
          <w:i/>
          <w:sz w:val="24"/>
          <w:szCs w:val="24"/>
        </w:rPr>
        <w:t xml:space="preserve"> </w:t>
      </w:r>
      <w:r w:rsidR="00823800" w:rsidRPr="00AD3693">
        <w:rPr>
          <w:rFonts w:ascii="Times New Roman" w:hAnsi="Times New Roman" w:cs="Times New Roman"/>
          <w:i/>
          <w:sz w:val="24"/>
          <w:szCs w:val="24"/>
        </w:rPr>
        <w:t>novo</w:t>
      </w:r>
      <w:r w:rsidR="00823800">
        <w:rPr>
          <w:rFonts w:ascii="Times New Roman" w:hAnsi="Times New Roman" w:cs="Times New Roman"/>
          <w:sz w:val="24"/>
          <w:szCs w:val="24"/>
        </w:rPr>
        <w:t xml:space="preserve"> genomes</w:t>
      </w:r>
      <w:r w:rsidR="003C0B97">
        <w:rPr>
          <w:rFonts w:ascii="Times New Roman" w:hAnsi="Times New Roman" w:cs="Times New Roman"/>
          <w:sz w:val="24"/>
          <w:szCs w:val="24"/>
        </w:rPr>
        <w:t xml:space="preserve"> </w:t>
      </w:r>
      <w:r w:rsidR="003C0B97">
        <w:rPr>
          <w:rFonts w:ascii="Times New Roman" w:hAnsi="Times New Roman" w:cs="Times New Roman" w:hint="eastAsia"/>
          <w:sz w:val="24"/>
          <w:szCs w:val="24"/>
        </w:rPr>
        <w:t>also</w:t>
      </w:r>
      <w:r w:rsidR="00823800">
        <w:rPr>
          <w:rFonts w:ascii="Times New Roman" w:hAnsi="Times New Roman" w:cs="Times New Roman"/>
          <w:sz w:val="24"/>
          <w:szCs w:val="24"/>
        </w:rPr>
        <w:t xml:space="preserve"> </w:t>
      </w:r>
      <w:r w:rsidR="00823800">
        <w:rPr>
          <w:rFonts w:ascii="Times New Roman" w:hAnsi="Times New Roman" w:cs="Times New Roman" w:hint="eastAsia"/>
          <w:sz w:val="24"/>
          <w:szCs w:val="24"/>
        </w:rPr>
        <w:t xml:space="preserve">provide a </w:t>
      </w:r>
      <w:r w:rsidR="00823800">
        <w:rPr>
          <w:rFonts w:ascii="Times New Roman" w:hAnsi="Times New Roman" w:cs="Times New Roman"/>
          <w:sz w:val="24"/>
          <w:szCs w:val="24"/>
        </w:rPr>
        <w:t xml:space="preserve">novel </w:t>
      </w:r>
      <w:r w:rsidR="00823800">
        <w:rPr>
          <w:rFonts w:ascii="Times New Roman" w:hAnsi="Times New Roman" w:cs="Times New Roman" w:hint="eastAsia"/>
          <w:sz w:val="24"/>
          <w:szCs w:val="24"/>
        </w:rPr>
        <w:t xml:space="preserve">resource </w:t>
      </w:r>
      <w:r w:rsidR="0003187D">
        <w:rPr>
          <w:rFonts w:ascii="Times New Roman" w:hAnsi="Times New Roman" w:cs="Times New Roman"/>
          <w:sz w:val="24"/>
          <w:szCs w:val="24"/>
        </w:rPr>
        <w:t>for</w:t>
      </w:r>
      <w:r w:rsidR="00823800">
        <w:rPr>
          <w:rFonts w:ascii="Times New Roman" w:hAnsi="Times New Roman" w:cs="Times New Roman" w:hint="eastAsia"/>
          <w:sz w:val="24"/>
          <w:szCs w:val="24"/>
        </w:rPr>
        <w:t xml:space="preserve"> speciation study.</w:t>
      </w:r>
    </w:p>
    <w:p w14:paraId="489D7DCD" w14:textId="6E540D32" w:rsidR="00B56C8D" w:rsidRDefault="004738C9">
      <w:pPr>
        <w:spacing w:line="480" w:lineRule="auto"/>
        <w:rPr>
          <w:rFonts w:ascii="Times New Roman" w:hAnsi="Times New Roman" w:cs="Times New Roman"/>
          <w:b/>
          <w:sz w:val="24"/>
          <w:szCs w:val="24"/>
        </w:rPr>
      </w:pPr>
      <w:r w:rsidRPr="004738C9">
        <w:rPr>
          <w:rFonts w:ascii="Times New Roman" w:hAnsi="Times New Roman" w:cs="Times New Roman"/>
          <w:b/>
          <w:sz w:val="24"/>
          <w:szCs w:val="24"/>
        </w:rPr>
        <w:t>Key Words:</w:t>
      </w:r>
      <w:r>
        <w:rPr>
          <w:rFonts w:ascii="Times New Roman" w:hAnsi="Times New Roman" w:cs="Times New Roman"/>
          <w:b/>
          <w:sz w:val="24"/>
          <w:szCs w:val="24"/>
        </w:rPr>
        <w:t xml:space="preserve"> </w:t>
      </w:r>
      <w:r w:rsidR="00D168AE">
        <w:rPr>
          <w:rFonts w:ascii="Times New Roman" w:hAnsi="Times New Roman" w:cs="Times New Roman"/>
          <w:i/>
          <w:sz w:val="24"/>
          <w:szCs w:val="24"/>
        </w:rPr>
        <w:t>D</w:t>
      </w:r>
      <w:r w:rsidR="00C05E77" w:rsidRPr="00C05E77">
        <w:rPr>
          <w:rFonts w:ascii="Times New Roman" w:hAnsi="Times New Roman" w:cs="Times New Roman"/>
          <w:i/>
          <w:sz w:val="24"/>
          <w:szCs w:val="24"/>
        </w:rPr>
        <w:t>e novo</w:t>
      </w:r>
      <w:r w:rsidR="00C05E77" w:rsidRPr="00C05E77">
        <w:rPr>
          <w:rFonts w:ascii="Times New Roman" w:hAnsi="Times New Roman" w:cs="Times New Roman"/>
          <w:sz w:val="24"/>
          <w:szCs w:val="24"/>
        </w:rPr>
        <w:t xml:space="preserve"> assembly</w:t>
      </w:r>
      <w:r w:rsidR="00C05E77">
        <w:rPr>
          <w:rFonts w:ascii="Times New Roman" w:hAnsi="Times New Roman" w:cs="Times New Roman"/>
          <w:sz w:val="24"/>
          <w:szCs w:val="24"/>
        </w:rPr>
        <w:t>; Genomic analysis; Origin, speciation and domestication; Duck</w:t>
      </w:r>
    </w:p>
    <w:p w14:paraId="5434DD8C" w14:textId="6FA3929C" w:rsidR="003463A6" w:rsidRDefault="004738C9">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Background</w:t>
      </w:r>
    </w:p>
    <w:p w14:paraId="35A73800" w14:textId="5CC26551" w:rsidR="00541165"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As two major concern</w:t>
      </w:r>
      <w:r w:rsidR="00C225C6">
        <w:rPr>
          <w:rFonts w:ascii="Times New Roman" w:hAnsi="Times New Roman" w:cs="Times New Roman"/>
          <w:sz w:val="24"/>
          <w:szCs w:val="24"/>
        </w:rPr>
        <w:t>s</w:t>
      </w:r>
      <w:r>
        <w:rPr>
          <w:rFonts w:ascii="Times New Roman" w:hAnsi="Times New Roman" w:cs="Times New Roman" w:hint="eastAsia"/>
          <w:sz w:val="24"/>
          <w:szCs w:val="24"/>
        </w:rPr>
        <w:t xml:space="preserve"> of evolutionary study, </w:t>
      </w:r>
      <w:r w:rsidR="00424F5E">
        <w:rPr>
          <w:rFonts w:ascii="Times New Roman" w:hAnsi="Times New Roman" w:cs="Times New Roman" w:hint="eastAsia"/>
          <w:sz w:val="24"/>
          <w:szCs w:val="24"/>
        </w:rPr>
        <w:t>both</w:t>
      </w:r>
      <w:r w:rsidR="00424F5E">
        <w:rPr>
          <w:rFonts w:ascii="Times New Roman" w:hAnsi="Times New Roman" w:cs="Times New Roman"/>
          <w:sz w:val="24"/>
          <w:szCs w:val="24"/>
        </w:rPr>
        <w:t xml:space="preserve"> </w:t>
      </w:r>
      <w:r>
        <w:rPr>
          <w:rFonts w:ascii="Times New Roman" w:hAnsi="Times New Roman" w:cs="Times New Roman"/>
          <w:sz w:val="24"/>
          <w:szCs w:val="24"/>
        </w:rPr>
        <w:t xml:space="preserve">domestication </w:t>
      </w:r>
      <w:r>
        <w:rPr>
          <w:rFonts w:ascii="Times New Roman" w:hAnsi="Times New Roman" w:cs="Times New Roman" w:hint="eastAsia"/>
          <w:sz w:val="24"/>
          <w:szCs w:val="24"/>
        </w:rPr>
        <w:t xml:space="preserve">and speciation (or population divergence) benefited </w:t>
      </w:r>
      <w:r w:rsidR="00424F5E">
        <w:rPr>
          <w:rFonts w:ascii="Times New Roman" w:hAnsi="Times New Roman" w:cs="Times New Roman" w:hint="eastAsia"/>
          <w:sz w:val="24"/>
          <w:szCs w:val="24"/>
        </w:rPr>
        <w:t>f</w:t>
      </w:r>
      <w:r w:rsidR="00424F5E">
        <w:rPr>
          <w:rFonts w:ascii="Times New Roman" w:hAnsi="Times New Roman" w:cs="Times New Roman"/>
          <w:sz w:val="24"/>
          <w:szCs w:val="24"/>
        </w:rPr>
        <w:t>rom</w:t>
      </w:r>
      <w:r>
        <w:rPr>
          <w:rFonts w:ascii="Times New Roman" w:hAnsi="Times New Roman" w:cs="Times New Roman" w:hint="eastAsia"/>
          <w:sz w:val="24"/>
          <w:szCs w:val="24"/>
        </w:rPr>
        <w:t xml:space="preserve"> the advance of sequencing technology</w:t>
      </w:r>
      <w:r w:rsidR="0052132E">
        <w:rPr>
          <w:rFonts w:ascii="Times New Roman" w:hAnsi="Times New Roman" w:cs="Times New Roman"/>
          <w:sz w:val="24"/>
          <w:szCs w:val="24"/>
        </w:rPr>
        <w:fldChar w:fldCharType="begin">
          <w:fldData xml:space="preserve">dHJvbmljKSYjeEQ7MDAyOC0wODM2IChMaW5raW5nKTwvaXNibj48YWNjZXNzaW9uLW51bT4yMzEw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==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PEVuZE5vdGU+PENpdGU+PEF1dGhvcj5TZWVoYXVzZW48L0F1dGhvcj48WWVhcj4yMDE0PC9ZZWFy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==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7819CE">
        <w:rPr>
          <w:rFonts w:ascii="Times New Roman" w:hAnsi="Times New Roman" w:cs="Times New Roman"/>
          <w:sz w:val="24"/>
          <w:szCs w:val="24"/>
        </w:rPr>
        <w:fldChar w:fldCharType="begin">
          <w:fldData xml:space="preserve">dHJvbmljKSYjeEQ7MDAyOC0wODM2IChMaW5raW5nKTwvaXNibj48YWNjZXNzaW9uLW51bT4yMzEw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==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52132E">
        <w:rPr>
          <w:rFonts w:ascii="Times New Roman" w:hAnsi="Times New Roman" w:cs="Times New Roman"/>
          <w:sz w:val="24"/>
          <w:szCs w:val="24"/>
        </w:rPr>
      </w:r>
      <w:r w:rsidR="0052132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 w:tooltip="Seehausen, 2014 #36" w:history="1">
        <w:r w:rsidR="00F50B80">
          <w:rPr>
            <w:rFonts w:ascii="Times New Roman" w:hAnsi="Times New Roman" w:cs="Times New Roman"/>
            <w:noProof/>
            <w:sz w:val="24"/>
            <w:szCs w:val="24"/>
          </w:rPr>
          <w:t>1-9</w:t>
        </w:r>
      </w:hyperlink>
      <w:r w:rsidR="004D577F">
        <w:rPr>
          <w:rFonts w:ascii="Times New Roman" w:hAnsi="Times New Roman" w:cs="Times New Roman"/>
          <w:noProof/>
          <w:sz w:val="24"/>
          <w:szCs w:val="24"/>
        </w:rPr>
        <w:t>)</w:t>
      </w:r>
      <w:r w:rsidR="0052132E">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 </w:t>
      </w:r>
      <w:r>
        <w:rPr>
          <w:rFonts w:ascii="Times New Roman" w:hAnsi="Times New Roman" w:cs="Times New Roman" w:hint="eastAsia"/>
          <w:sz w:val="24"/>
          <w:szCs w:val="24"/>
        </w:rPr>
        <w:t xml:space="preserve">genome assembly and characterizing of genetic variation </w:t>
      </w:r>
      <w:r w:rsidR="00CC0EFB">
        <w:rPr>
          <w:rFonts w:ascii="Times New Roman" w:hAnsi="Times New Roman" w:cs="Times New Roman"/>
          <w:sz w:val="24"/>
          <w:szCs w:val="24"/>
        </w:rPr>
        <w:t>in</w:t>
      </w:r>
      <w:r>
        <w:rPr>
          <w:rFonts w:ascii="Times New Roman" w:hAnsi="Times New Roman" w:cs="Times New Roman" w:hint="eastAsia"/>
          <w:sz w:val="24"/>
          <w:szCs w:val="24"/>
        </w:rPr>
        <w:t xml:space="preserve"> many domestic and wild animal</w:t>
      </w:r>
      <w:r w:rsidR="00CC0EFB">
        <w:rPr>
          <w:rFonts w:ascii="Times New Roman" w:hAnsi="Times New Roman" w:cs="Times New Roman"/>
          <w:sz w:val="24"/>
          <w:szCs w:val="24"/>
        </w:rPr>
        <w:t>s</w:t>
      </w:r>
      <w:r>
        <w:rPr>
          <w:rFonts w:ascii="Times New Roman" w:hAnsi="Times New Roman" w:cs="Times New Roman" w:hint="eastAsia"/>
          <w:sz w:val="24"/>
          <w:szCs w:val="24"/>
        </w:rPr>
        <w:t xml:space="preserve"> have </w:t>
      </w:r>
      <w:ins w:id="2" w:author="liu rui" w:date="2018-10-08T14:04:00Z">
        <w:r w:rsidR="00DA4F8C">
          <w:rPr>
            <w:rFonts w:ascii="Times New Roman" w:hAnsi="Times New Roman" w:cs="Times New Roman"/>
            <w:sz w:val="24"/>
            <w:szCs w:val="24"/>
          </w:rPr>
          <w:t>facilitated</w:t>
        </w:r>
      </w:ins>
      <w:ins w:id="3" w:author="liu rui" w:date="2018-10-08T13:56:00Z">
        <w:r w:rsidR="00374F29">
          <w:rPr>
            <w:rFonts w:ascii="Times New Roman" w:hAnsi="Times New Roman" w:cs="Times New Roman"/>
            <w:sz w:val="24"/>
            <w:szCs w:val="24"/>
          </w:rPr>
          <w:t xml:space="preserve"> </w:t>
        </w:r>
      </w:ins>
      <w:ins w:id="4" w:author="liu rui" w:date="2018-10-08T14:05:00Z">
        <w:r w:rsidR="00DA4F8C">
          <w:rPr>
            <w:rFonts w:ascii="Times New Roman" w:hAnsi="Times New Roman" w:cs="Times New Roman"/>
            <w:sz w:val="24"/>
            <w:szCs w:val="24"/>
          </w:rPr>
          <w:t>the revealing of</w:t>
        </w:r>
      </w:ins>
      <w:del w:id="5" w:author="liu rui" w:date="2018-10-08T14:05:00Z">
        <w:r w:rsidDel="00DA4F8C">
          <w:rPr>
            <w:rFonts w:ascii="Times New Roman" w:hAnsi="Times New Roman" w:cs="Times New Roman" w:hint="eastAsia"/>
            <w:sz w:val="24"/>
            <w:szCs w:val="24"/>
          </w:rPr>
          <w:delText>revealed</w:delText>
        </w:r>
      </w:del>
      <w:r>
        <w:rPr>
          <w:rFonts w:ascii="Times New Roman" w:hAnsi="Times New Roman" w:cs="Times New Roman" w:hint="eastAsia"/>
          <w:sz w:val="24"/>
          <w:szCs w:val="24"/>
        </w:rPr>
        <w:t xml:space="preserve"> the</w:t>
      </w:r>
      <w:r w:rsidR="00CC0EFB">
        <w:rPr>
          <w:rFonts w:ascii="Times New Roman" w:hAnsi="Times New Roman" w:cs="Times New Roman"/>
          <w:sz w:val="24"/>
          <w:szCs w:val="24"/>
        </w:rPr>
        <w:t>ir</w:t>
      </w:r>
      <w:r>
        <w:rPr>
          <w:rFonts w:ascii="Times New Roman" w:hAnsi="Times New Roman" w:cs="Times New Roman" w:hint="eastAsia"/>
          <w:sz w:val="24"/>
          <w:szCs w:val="24"/>
        </w:rPr>
        <w:t xml:space="preserve"> complex demographic history, which </w:t>
      </w:r>
      <w:r w:rsidR="00CC0EFB">
        <w:rPr>
          <w:rFonts w:ascii="Times New Roman" w:hAnsi="Times New Roman" w:cs="Times New Roman"/>
          <w:sz w:val="24"/>
          <w:szCs w:val="24"/>
        </w:rPr>
        <w:t>provides</w:t>
      </w:r>
      <w:r>
        <w:rPr>
          <w:rFonts w:ascii="Times New Roman" w:hAnsi="Times New Roman" w:cs="Times New Roman" w:hint="eastAsia"/>
          <w:sz w:val="24"/>
          <w:szCs w:val="24"/>
        </w:rPr>
        <w:t xml:space="preserve"> profound knowledge</w:t>
      </w:r>
      <w:r w:rsidR="00061222">
        <w:rPr>
          <w:rFonts w:ascii="Times New Roman" w:hAnsi="Times New Roman" w:cs="Times New Roman"/>
          <w:sz w:val="24"/>
          <w:szCs w:val="24"/>
        </w:rPr>
        <w:t>s</w:t>
      </w:r>
      <w:r>
        <w:rPr>
          <w:rFonts w:ascii="Times New Roman" w:hAnsi="Times New Roman" w:cs="Times New Roman" w:hint="eastAsia"/>
          <w:sz w:val="24"/>
          <w:szCs w:val="24"/>
        </w:rPr>
        <w:t xml:space="preserve"> </w:t>
      </w:r>
      <w:r w:rsidR="00CC0EFB">
        <w:rPr>
          <w:rFonts w:ascii="Times New Roman" w:hAnsi="Times New Roman" w:cs="Times New Roman"/>
          <w:sz w:val="24"/>
          <w:szCs w:val="24"/>
        </w:rPr>
        <w:t>for</w:t>
      </w:r>
      <w:r>
        <w:rPr>
          <w:rFonts w:ascii="Times New Roman" w:hAnsi="Times New Roman" w:cs="Times New Roman" w:hint="eastAsia"/>
          <w:sz w:val="24"/>
          <w:szCs w:val="24"/>
        </w:rPr>
        <w:t xml:space="preserve"> both domestication and speciation</w:t>
      </w:r>
      <w:r w:rsidR="00CC0EFB">
        <w:rPr>
          <w:rFonts w:ascii="Times New Roman" w:hAnsi="Times New Roman" w:cs="Times New Roman"/>
          <w:sz w:val="24"/>
          <w:szCs w:val="24"/>
        </w:rPr>
        <w:t xml:space="preserve"> studies </w:t>
      </w:r>
      <w:r w:rsidR="00B14026">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MjAxMzwvWWVhcj48UmVjTnVtPjY0PC9SZWNOdW0+PERpc3BsYXlUZXh0Pig2LTgsIDEwKTwvRGlz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MjAxMzwvWWVhcj48UmVjTnVtPjY0PC9SZWNOdW0+PERpc3BsYXlUZXh0Pig2LTgsIDEwKTwvRGlz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B14026">
        <w:rPr>
          <w:rFonts w:ascii="Times New Roman" w:hAnsi="Times New Roman" w:cs="Times New Roman"/>
          <w:sz w:val="24"/>
          <w:szCs w:val="24"/>
        </w:rPr>
      </w:r>
      <w:r w:rsidR="00B14026">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6" w:tooltip="Frantz, 2015 #114" w:history="1">
        <w:r w:rsidR="00F50B80">
          <w:rPr>
            <w:rFonts w:ascii="Times New Roman" w:hAnsi="Times New Roman" w:cs="Times New Roman"/>
            <w:noProof/>
            <w:sz w:val="24"/>
            <w:szCs w:val="24"/>
          </w:rPr>
          <w:t>6-8</w:t>
        </w:r>
      </w:hyperlink>
      <w:r w:rsidR="004D577F">
        <w:rPr>
          <w:rFonts w:ascii="Times New Roman" w:hAnsi="Times New Roman" w:cs="Times New Roman"/>
          <w:noProof/>
          <w:sz w:val="24"/>
          <w:szCs w:val="24"/>
        </w:rPr>
        <w:t xml:space="preserve">, </w:t>
      </w:r>
      <w:hyperlink w:anchor="_ENREF_10" w:tooltip="Nadachowska-Brzyska, 2013 #64" w:history="1">
        <w:r w:rsidR="00F50B80">
          <w:rPr>
            <w:rFonts w:ascii="Times New Roman" w:hAnsi="Times New Roman" w:cs="Times New Roman"/>
            <w:noProof/>
            <w:sz w:val="24"/>
            <w:szCs w:val="24"/>
          </w:rPr>
          <w:t>10</w:t>
        </w:r>
      </w:hyperlink>
      <w:r w:rsidR="004D577F">
        <w:rPr>
          <w:rFonts w:ascii="Times New Roman" w:hAnsi="Times New Roman" w:cs="Times New Roman"/>
          <w:noProof/>
          <w:sz w:val="24"/>
          <w:szCs w:val="24"/>
        </w:rPr>
        <w:t>)</w:t>
      </w:r>
      <w:r w:rsidR="00B14026">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sidR="00B83B5D">
        <w:rPr>
          <w:rFonts w:ascii="Times New Roman" w:hAnsi="Times New Roman" w:cs="Times New Roman"/>
          <w:sz w:val="24"/>
          <w:szCs w:val="24"/>
        </w:rPr>
        <w:t xml:space="preserve">We previously drew the draft of a Beijing duck genome and </w:t>
      </w:r>
      <w:r w:rsidR="00B83B5D">
        <w:rPr>
          <w:rFonts w:ascii="Times New Roman" w:hAnsi="Times New Roman" w:cs="Times New Roman" w:hint="eastAsia"/>
          <w:sz w:val="24"/>
          <w:szCs w:val="24"/>
        </w:rPr>
        <w:t xml:space="preserve">identified </w:t>
      </w:r>
      <w:r w:rsidR="00B83B5D">
        <w:rPr>
          <w:rFonts w:ascii="Times New Roman" w:hAnsi="Times New Roman" w:cs="Times New Roman"/>
          <w:sz w:val="24"/>
          <w:szCs w:val="24"/>
        </w:rPr>
        <w:t>genomic variation within this assembly</w:t>
      </w:r>
      <w:r w:rsidR="00B83B5D">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sidR="00B83B5D">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1" w:tooltip="Huang, 2013 #21" w:history="1">
        <w:r w:rsidR="00F50B80">
          <w:rPr>
            <w:rFonts w:ascii="Times New Roman" w:hAnsi="Times New Roman" w:cs="Times New Roman"/>
            <w:noProof/>
            <w:sz w:val="24"/>
            <w:szCs w:val="24"/>
          </w:rPr>
          <w:t>11</w:t>
        </w:r>
      </w:hyperlink>
      <w:r w:rsidR="004D577F">
        <w:rPr>
          <w:rFonts w:ascii="Times New Roman" w:hAnsi="Times New Roman" w:cs="Times New Roman"/>
          <w:noProof/>
          <w:sz w:val="24"/>
          <w:szCs w:val="24"/>
        </w:rPr>
        <w:t>)</w:t>
      </w:r>
      <w:r w:rsidR="00B83B5D">
        <w:rPr>
          <w:rFonts w:ascii="Times New Roman" w:hAnsi="Times New Roman" w:cs="Times New Roman"/>
          <w:sz w:val="24"/>
          <w:szCs w:val="24"/>
        </w:rPr>
        <w:fldChar w:fldCharType="end"/>
      </w:r>
      <w:r w:rsidR="00B83B5D">
        <w:rPr>
          <w:rFonts w:ascii="Times New Roman" w:hAnsi="Times New Roman" w:cs="Times New Roman"/>
          <w:sz w:val="24"/>
          <w:szCs w:val="24"/>
        </w:rPr>
        <w:t xml:space="preserve">. </w:t>
      </w:r>
      <w:r>
        <w:rPr>
          <w:rFonts w:ascii="Times New Roman" w:hAnsi="Times New Roman" w:cs="Times New Roman" w:hint="eastAsia"/>
          <w:sz w:val="24"/>
          <w:szCs w:val="24"/>
        </w:rPr>
        <w:t xml:space="preserve">However, </w:t>
      </w:r>
      <w:r>
        <w:rPr>
          <w:rFonts w:ascii="Times New Roman" w:hAnsi="Times New Roman" w:cs="Times New Roman"/>
          <w:sz w:val="24"/>
          <w:szCs w:val="24"/>
        </w:rPr>
        <w:t xml:space="preserve">as </w:t>
      </w:r>
      <w:r>
        <w:rPr>
          <w:rFonts w:ascii="Times New Roman" w:hAnsi="Times New Roman" w:cs="Times New Roman" w:hint="eastAsia"/>
          <w:sz w:val="24"/>
          <w:szCs w:val="24"/>
        </w:rPr>
        <w:t xml:space="preserve">the most economical important waterfowl and one of the principal natural hosts of influenza A viruses, genetic variations of duck were </w:t>
      </w:r>
      <w:r w:rsidR="005F308E">
        <w:rPr>
          <w:rFonts w:ascii="Times New Roman" w:hAnsi="Times New Roman" w:cs="Times New Roman"/>
          <w:sz w:val="24"/>
          <w:szCs w:val="24"/>
        </w:rPr>
        <w:t xml:space="preserve">not well </w:t>
      </w:r>
      <w:r>
        <w:rPr>
          <w:rFonts w:ascii="Times New Roman" w:hAnsi="Times New Roman" w:cs="Times New Roman" w:hint="eastAsia"/>
          <w:sz w:val="24"/>
          <w:szCs w:val="24"/>
        </w:rPr>
        <w:t>characterized.</w:t>
      </w:r>
      <w:r w:rsidR="00636650">
        <w:rPr>
          <w:rFonts w:ascii="Times New Roman" w:hAnsi="Times New Roman" w:cs="Times New Roman"/>
          <w:sz w:val="24"/>
          <w:szCs w:val="24"/>
        </w:rPr>
        <w:t xml:space="preserve"> </w:t>
      </w:r>
      <w:r>
        <w:rPr>
          <w:rFonts w:ascii="Times New Roman" w:hAnsi="Times New Roman" w:cs="Times New Roman"/>
          <w:sz w:val="24"/>
          <w:szCs w:val="24"/>
        </w:rPr>
        <w:t>A</w:t>
      </w:r>
      <w:r>
        <w:rPr>
          <w:rFonts w:ascii="Times New Roman" w:hAnsi="Times New Roman" w:cs="Times New Roman" w:hint="eastAsia"/>
          <w:sz w:val="24"/>
          <w:szCs w:val="24"/>
        </w:rPr>
        <w:t xml:space="preserve">nd debates about domestic ducks being domesticated from the mallard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or the descendant of </w:t>
      </w:r>
      <w:r w:rsidR="004E2A24">
        <w:rPr>
          <w:rFonts w:ascii="Times New Roman" w:hAnsi="Times New Roman" w:cs="Times New Roman" w:hint="eastAsia"/>
          <w:sz w:val="24"/>
          <w:szCs w:val="24"/>
        </w:rPr>
        <w:t>mallard duck and spot-billed</w:t>
      </w:r>
      <w:r>
        <w:rPr>
          <w:rFonts w:ascii="Times New Roman" w:hAnsi="Times New Roman" w:cs="Times New Roman" w:hint="eastAsia"/>
          <w:sz w:val="24"/>
          <w:szCs w:val="24"/>
        </w:rPr>
        <w:t xml:space="preserve"> duck </w:t>
      </w:r>
      <w:r w:rsidR="003213E9">
        <w:rPr>
          <w:rFonts w:ascii="Times New Roman" w:hAnsi="Times New Roman" w:cs="Times New Roman"/>
          <w:sz w:val="24"/>
          <w:szCs w:val="24"/>
        </w:rPr>
        <w:t>are still</w:t>
      </w:r>
      <w:r>
        <w:rPr>
          <w:rFonts w:ascii="Times New Roman" w:hAnsi="Times New Roman" w:cs="Times New Roman" w:hint="eastAsia"/>
          <w:sz w:val="24"/>
          <w:szCs w:val="24"/>
        </w:rPr>
        <w:t xml:space="preserve"> </w:t>
      </w:r>
      <w:r w:rsidR="00287917">
        <w:rPr>
          <w:rFonts w:ascii="Times New Roman" w:hAnsi="Times New Roman" w:cs="Times New Roman"/>
          <w:sz w:val="24"/>
          <w:szCs w:val="24"/>
        </w:rPr>
        <w:t>continuing</w:t>
      </w:r>
      <w:r>
        <w:rPr>
          <w:rFonts w:ascii="Times New Roman" w:hAnsi="Times New Roman" w:cs="Times New Roman" w:hint="eastAsia"/>
          <w:sz w:val="24"/>
          <w:szCs w:val="24"/>
        </w:rPr>
        <w:t>.</w:t>
      </w:r>
    </w:p>
    <w:p w14:paraId="44F15E44" w14:textId="31EDD6FD" w:rsidR="00B14026"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Until now there are more than 140 wild duck species across the world and most of them can hybridize each other</w:t>
      </w:r>
      <w:ins w:id="6" w:author="liu rui" w:date="2018-10-08T14:44:00Z">
        <w:r w:rsidR="008375AF">
          <w:rPr>
            <w:rFonts w:ascii="Times New Roman" w:hAnsi="Times New Roman" w:cs="Times New Roman"/>
            <w:sz w:val="24"/>
            <w:szCs w:val="24"/>
          </w:rPr>
          <w:t xml:space="preserve"> </w:t>
        </w:r>
      </w:ins>
      <w:r w:rsidR="00F305ED">
        <w:rPr>
          <w:rFonts w:ascii="Times New Roman" w:hAnsi="Times New Roman" w:cs="Times New Roman"/>
          <w:sz w:val="24"/>
          <w:szCs w:val="24"/>
        </w:rPr>
        <w:fldChar w:fldCharType="begin">
          <w:fldData xml:space="preserve">PEVuZE5vdGU+PENpdGU+PEF1dGhvcj5UcnVtcDwvQXV0aG9yPjxZZWFyPjIwMTc8L1llYXI+PFJl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PEVuZE5vdGU+PENpdGU+PEF1dGhvcj5UcnVtcDwvQXV0aG9yPjxZZWFyPjIwMTc8L1llYXI+PFJl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F305ED">
        <w:rPr>
          <w:rFonts w:ascii="Times New Roman" w:hAnsi="Times New Roman" w:cs="Times New Roman"/>
          <w:sz w:val="24"/>
          <w:szCs w:val="24"/>
        </w:rPr>
      </w:r>
      <w:r w:rsidR="00F305ED">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2" w:tooltip="Trump, 2017 #99" w:history="1">
        <w:r w:rsidR="00F50B80">
          <w:rPr>
            <w:rFonts w:ascii="Times New Roman" w:hAnsi="Times New Roman" w:cs="Times New Roman"/>
            <w:noProof/>
            <w:sz w:val="24"/>
            <w:szCs w:val="24"/>
          </w:rPr>
          <w:t>12</w:t>
        </w:r>
      </w:hyperlink>
      <w:r w:rsidR="004D577F">
        <w:rPr>
          <w:rFonts w:ascii="Times New Roman" w:hAnsi="Times New Roman" w:cs="Times New Roman"/>
          <w:noProof/>
          <w:sz w:val="24"/>
          <w:szCs w:val="24"/>
        </w:rPr>
        <w:t xml:space="preserve">, </w:t>
      </w:r>
      <w:hyperlink w:anchor="_ENREF_13" w:tooltip="Lavretsky, 2014 #115" w:history="1">
        <w:r w:rsidR="00F50B80">
          <w:rPr>
            <w:rFonts w:ascii="Times New Roman" w:hAnsi="Times New Roman" w:cs="Times New Roman"/>
            <w:noProof/>
            <w:sz w:val="24"/>
            <w:szCs w:val="24"/>
          </w:rPr>
          <w:t>13</w:t>
        </w:r>
      </w:hyperlink>
      <w:r w:rsidR="004D577F">
        <w:rPr>
          <w:rFonts w:ascii="Times New Roman" w:hAnsi="Times New Roman" w:cs="Times New Roman"/>
          <w:noProof/>
          <w:sz w:val="24"/>
          <w:szCs w:val="24"/>
        </w:rPr>
        <w:t>)</w:t>
      </w:r>
      <w:r w:rsidR="00F305ED">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sidR="00522BD7">
        <w:rPr>
          <w:rFonts w:ascii="Times New Roman" w:hAnsi="Times New Roman" w:cs="Times New Roman"/>
          <w:sz w:val="24"/>
          <w:szCs w:val="24"/>
        </w:rPr>
        <w:t>Phylogeographic structure of dabbling ducks using 5’-end sequencing of the mtDNA control region and ODC-6 of nuclear DNA demonstrated that the mallard duck diverged from its closely population (spot-billed duck) recently</w:t>
      </w:r>
      <w:r w:rsidR="001968AF">
        <w:rPr>
          <w:rFonts w:ascii="Times New Roman" w:hAnsi="Times New Roman" w:cs="Times New Roman"/>
          <w:sz w:val="24"/>
          <w:szCs w:val="24"/>
        </w:rPr>
        <w:t xml:space="preserve">, implying they are good resource for speciation studies </w:t>
      </w:r>
      <w:r w:rsidR="00522BD7">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&lt;EndNote&gt;&lt;Cite&gt;&lt;Author&gt;Zhuravlev&lt;/Author&gt;&lt;Year&gt;2014&lt;/Year&gt;&lt;RecNum&gt;48&lt;/RecNum&gt;&lt;DisplayText&gt;(14)&lt;/DisplayText&gt;&lt;record&gt;&lt;rec-number&gt;48&lt;/rec-number&gt;&lt;foreign-keys&gt;&lt;key app="EN" db-id="zd9vrr9r4sxpvoex0z2x0seo95tx9fexr95t" timestamp="1486258605"&gt;48&lt;/key&gt;&lt;/foreign-keys&gt;&lt;ref-type name="Journal Article"&gt;17&lt;/ref-type&gt;&lt;contributors&gt;&lt;authors&gt;&lt;author&gt;Zhuravlev, Yury N&lt;/author&gt;&lt;author&gt;Kulikova, Irina V&lt;/author&gt;&lt;/authors&gt;&lt;/contributors&gt;&lt;titles&gt;&lt;title&gt;Waterfowl Population Structure: Phylogeographic Inference&lt;/title&gt;&lt;secondary-title&gt;Achievements in the Life Sciences&lt;/secondary-title&gt;&lt;/titles&gt;&lt;periodical&gt;&lt;full-title&gt;Achievements in the Life Sciences&lt;/full-title&gt;&lt;/periodical&gt;&lt;pages&gt;123-127&lt;/pages&gt;&lt;volume&gt;8&lt;/volume&gt;&lt;number&gt;2&lt;/number&gt;&lt;dates&gt;&lt;year&gt;2014&lt;/year&gt;&lt;/dates&gt;&lt;isbn&gt;2078-1520&lt;/isbn&gt;&lt;urls&gt;&lt;/urls&gt;&lt;/record&gt;&lt;/Cite&gt;&lt;/EndNote&gt;</w:instrText>
      </w:r>
      <w:r w:rsidR="00522BD7">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4" w:tooltip="Zhuravlev, 2014 #48" w:history="1">
        <w:r w:rsidR="00F50B80">
          <w:rPr>
            <w:rFonts w:ascii="Times New Roman" w:hAnsi="Times New Roman" w:cs="Times New Roman"/>
            <w:noProof/>
            <w:sz w:val="24"/>
            <w:szCs w:val="24"/>
          </w:rPr>
          <w:t>14</w:t>
        </w:r>
      </w:hyperlink>
      <w:r w:rsidR="004D577F">
        <w:rPr>
          <w:rFonts w:ascii="Times New Roman" w:hAnsi="Times New Roman" w:cs="Times New Roman"/>
          <w:noProof/>
          <w:sz w:val="24"/>
          <w:szCs w:val="24"/>
        </w:rPr>
        <w:t>)</w:t>
      </w:r>
      <w:r w:rsidR="00522BD7">
        <w:rPr>
          <w:rFonts w:ascii="Times New Roman" w:hAnsi="Times New Roman" w:cs="Times New Roman"/>
          <w:sz w:val="24"/>
          <w:szCs w:val="24"/>
        </w:rPr>
        <w:fldChar w:fldCharType="end"/>
      </w:r>
      <w:r w:rsidR="00522BD7">
        <w:rPr>
          <w:rFonts w:ascii="Times New Roman" w:hAnsi="Times New Roman" w:cs="Times New Roman"/>
          <w:sz w:val="24"/>
          <w:szCs w:val="24"/>
        </w:rPr>
        <w:t xml:space="preserve">. </w:t>
      </w:r>
      <w:r w:rsidR="0022216C">
        <w:rPr>
          <w:rFonts w:ascii="Times New Roman" w:hAnsi="Times New Roman" w:cs="Times New Roman"/>
          <w:sz w:val="24"/>
          <w:szCs w:val="24"/>
        </w:rPr>
        <w:t xml:space="preserve">Domestic ducks </w:t>
      </w:r>
      <w:r w:rsidR="00EA550E">
        <w:rPr>
          <w:rFonts w:ascii="Times New Roman" w:hAnsi="Times New Roman" w:cs="Times New Roman"/>
          <w:sz w:val="24"/>
          <w:szCs w:val="24"/>
        </w:rPr>
        <w:t>are</w:t>
      </w:r>
      <w:r w:rsidR="00CF6EB5">
        <w:rPr>
          <w:rFonts w:ascii="Times New Roman" w:hAnsi="Times New Roman" w:cs="Times New Roman"/>
          <w:sz w:val="24"/>
          <w:szCs w:val="24"/>
        </w:rPr>
        <w:t xml:space="preserve"> considered to</w:t>
      </w:r>
      <w:r w:rsidR="00EA550E">
        <w:rPr>
          <w:rFonts w:ascii="Times New Roman" w:hAnsi="Times New Roman" w:cs="Times New Roman"/>
          <w:sz w:val="24"/>
          <w:szCs w:val="24"/>
        </w:rPr>
        <w:t xml:space="preserve"> originated from </w:t>
      </w:r>
      <w:r w:rsidR="000C04EE">
        <w:rPr>
          <w:rFonts w:ascii="Times New Roman" w:hAnsi="Times New Roman" w:cs="Times New Roman"/>
          <w:sz w:val="24"/>
          <w:szCs w:val="24"/>
        </w:rPr>
        <w:t>E</w:t>
      </w:r>
      <w:r w:rsidR="000C04EE">
        <w:rPr>
          <w:rFonts w:ascii="Times New Roman" w:hAnsi="Times New Roman" w:cs="Times New Roman" w:hint="eastAsia"/>
          <w:sz w:val="24"/>
          <w:szCs w:val="24"/>
        </w:rPr>
        <w:t>ast Asian and Europe</w:t>
      </w:r>
      <w:r w:rsidR="00424F5E">
        <w:rPr>
          <w:rFonts w:ascii="Times New Roman" w:hAnsi="Times New Roman" w:cs="Times New Roman"/>
          <w:sz w:val="24"/>
          <w:szCs w:val="24"/>
        </w:rPr>
        <w:t xml:space="preserve"> </w:t>
      </w:r>
      <w:r w:rsidR="00EA550E">
        <w:rPr>
          <w:rFonts w:ascii="Times New Roman" w:hAnsi="Times New Roman" w:cs="Times New Roman"/>
          <w:sz w:val="24"/>
          <w:szCs w:val="24"/>
        </w:rPr>
        <w:t xml:space="preserve">and </w:t>
      </w:r>
      <w:r w:rsidR="0022216C">
        <w:rPr>
          <w:rFonts w:ascii="Times New Roman" w:hAnsi="Times New Roman" w:cs="Times New Roman"/>
          <w:sz w:val="24"/>
          <w:szCs w:val="24"/>
        </w:rPr>
        <w:t xml:space="preserve">show </w:t>
      </w:r>
      <w:r w:rsidR="0022216C">
        <w:rPr>
          <w:rFonts w:ascii="Times New Roman" w:hAnsi="Times New Roman" w:cs="Times New Roman" w:hint="eastAsia"/>
          <w:sz w:val="24"/>
          <w:szCs w:val="24"/>
        </w:rPr>
        <w:t>broad phenotypic difference</w:t>
      </w:r>
      <w:r w:rsidR="0022216C">
        <w:rPr>
          <w:rFonts w:ascii="Times New Roman" w:hAnsi="Times New Roman" w:cs="Times New Roman"/>
          <w:sz w:val="24"/>
          <w:szCs w:val="24"/>
        </w:rPr>
        <w:t xml:space="preserve"> from these wild duck species, </w:t>
      </w:r>
      <w:r w:rsidR="0022216C">
        <w:rPr>
          <w:rFonts w:ascii="Times New Roman" w:hAnsi="Times New Roman" w:cs="Times New Roman" w:hint="eastAsia"/>
          <w:sz w:val="24"/>
          <w:szCs w:val="24"/>
        </w:rPr>
        <w:t>such as loss of flight and migration ability, reducing of brain size, increasing of body size and fertility</w:t>
      </w:r>
      <w:r w:rsidR="0022216C">
        <w:rPr>
          <w:rFonts w:ascii="Times New Roman" w:hAnsi="Times New Roman" w:cs="Times New Roman"/>
          <w:sz w:val="24"/>
          <w:szCs w:val="24"/>
        </w:rPr>
        <w:fldChar w:fldCharType="begin">
          <w:fldData xml:space="preserve">PEVuZE5vdGU+PENpdGU+PEF1dGhvcj5NYWRnZTwvQXV0aG9yPjxZZWFyPjE5ODg8L1llYXI+PFJl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PEVuZE5vdGU+PENpdGU+PEF1dGhvcj5NYWRnZTwvQXV0aG9yPjxZZWFyPjE5ODg8L1llYXI+PFJl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22216C">
        <w:rPr>
          <w:rFonts w:ascii="Times New Roman" w:hAnsi="Times New Roman" w:cs="Times New Roman"/>
          <w:sz w:val="24"/>
          <w:szCs w:val="24"/>
        </w:rPr>
      </w:r>
      <w:r w:rsidR="0022216C">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5" w:tooltip="Madge, 1988 #39" w:history="1">
        <w:r w:rsidR="00F50B80">
          <w:rPr>
            <w:rFonts w:ascii="Times New Roman" w:hAnsi="Times New Roman" w:cs="Times New Roman"/>
            <w:noProof/>
            <w:sz w:val="24"/>
            <w:szCs w:val="24"/>
          </w:rPr>
          <w:t>15-19</w:t>
        </w:r>
      </w:hyperlink>
      <w:r w:rsidR="004D577F">
        <w:rPr>
          <w:rFonts w:ascii="Times New Roman" w:hAnsi="Times New Roman" w:cs="Times New Roman"/>
          <w:noProof/>
          <w:sz w:val="24"/>
          <w:szCs w:val="24"/>
        </w:rPr>
        <w:t>)</w:t>
      </w:r>
      <w:r w:rsidR="0022216C">
        <w:rPr>
          <w:rFonts w:ascii="Times New Roman" w:hAnsi="Times New Roman" w:cs="Times New Roman"/>
          <w:sz w:val="24"/>
          <w:szCs w:val="24"/>
        </w:rPr>
        <w:fldChar w:fldCharType="end"/>
      </w:r>
      <w:r w:rsidR="0022216C">
        <w:rPr>
          <w:rFonts w:ascii="Times New Roman" w:hAnsi="Times New Roman" w:cs="Times New Roman" w:hint="eastAsia"/>
          <w:sz w:val="24"/>
          <w:szCs w:val="24"/>
        </w:rPr>
        <w:t>.</w:t>
      </w:r>
      <w:r w:rsidR="0022216C">
        <w:rPr>
          <w:rFonts w:ascii="Times New Roman" w:hAnsi="Times New Roman" w:cs="Times New Roman"/>
          <w:sz w:val="24"/>
          <w:szCs w:val="24"/>
        </w:rPr>
        <w:t xml:space="preserve"> </w:t>
      </w:r>
      <w:r w:rsidR="00837948">
        <w:rPr>
          <w:rFonts w:ascii="Times New Roman" w:hAnsi="Times New Roman" w:cs="Times New Roman"/>
          <w:sz w:val="24"/>
          <w:szCs w:val="24"/>
        </w:rPr>
        <w:t xml:space="preserve">Previous studies </w:t>
      </w:r>
      <w:r>
        <w:rPr>
          <w:rFonts w:ascii="Times New Roman" w:hAnsi="Times New Roman" w:cs="Times New Roman" w:hint="eastAsia"/>
          <w:sz w:val="24"/>
          <w:szCs w:val="24"/>
        </w:rPr>
        <w:t xml:space="preserve">based on similar </w:t>
      </w:r>
      <w:r w:rsidR="004C1689">
        <w:rPr>
          <w:rFonts w:ascii="Times New Roman" w:hAnsi="Times New Roman" w:cs="Times New Roman"/>
          <w:sz w:val="24"/>
          <w:szCs w:val="24"/>
        </w:rPr>
        <w:t xml:space="preserve">outlooks </w:t>
      </w:r>
      <w:r>
        <w:rPr>
          <w:rFonts w:ascii="Times New Roman" w:hAnsi="Times New Roman" w:cs="Times New Roman" w:hint="eastAsia"/>
          <w:sz w:val="24"/>
          <w:szCs w:val="24"/>
        </w:rPr>
        <w:t>habits and distributions</w:t>
      </w:r>
      <w:r w:rsidR="00837948">
        <w:rPr>
          <w:rFonts w:ascii="Times New Roman" w:hAnsi="Times New Roman" w:cs="Times New Roman"/>
          <w:sz w:val="24"/>
          <w:szCs w:val="24"/>
        </w:rPr>
        <w:t xml:space="preserve"> </w:t>
      </w:r>
      <w:r w:rsidR="00BA7C33">
        <w:rPr>
          <w:rFonts w:ascii="Times New Roman" w:hAnsi="Times New Roman" w:cs="Times New Roman"/>
          <w:sz w:val="24"/>
          <w:szCs w:val="24"/>
        </w:rPr>
        <w:t>provide two hypotheses about domestic ducks’ origin</w:t>
      </w:r>
      <w:r>
        <w:rPr>
          <w:rFonts w:ascii="Times New Roman" w:hAnsi="Times New Roman" w:cs="Times New Roman" w:hint="eastAsia"/>
          <w:sz w:val="24"/>
          <w:szCs w:val="24"/>
        </w:rPr>
        <w:t>.</w:t>
      </w:r>
      <w:r w:rsidR="00BA7C33">
        <w:rPr>
          <w:rFonts w:ascii="Times New Roman" w:hAnsi="Times New Roman" w:cs="Times New Roman"/>
          <w:sz w:val="24"/>
          <w:szCs w:val="24"/>
        </w:rPr>
        <w:t xml:space="preserve"> One hypothes</w:t>
      </w:r>
      <w:r w:rsidR="000C04EE">
        <w:rPr>
          <w:rFonts w:ascii="Times New Roman" w:hAnsi="Times New Roman" w:cs="Times New Roman"/>
          <w:sz w:val="24"/>
          <w:szCs w:val="24"/>
        </w:rPr>
        <w:t>i</w:t>
      </w:r>
      <w:r w:rsidR="00BA7C33">
        <w:rPr>
          <w:rFonts w:ascii="Times New Roman" w:hAnsi="Times New Roman" w:cs="Times New Roman"/>
          <w:sz w:val="24"/>
          <w:szCs w:val="24"/>
        </w:rPr>
        <w:t xml:space="preserve">s suggested that domestic ducks were originated </w:t>
      </w:r>
      <w:r w:rsidR="00BA7C33">
        <w:rPr>
          <w:rFonts w:ascii="Times New Roman" w:hAnsi="Times New Roman" w:cs="Times New Roman"/>
          <w:sz w:val="24"/>
          <w:szCs w:val="24"/>
        </w:rPr>
        <w:lastRenderedPageBreak/>
        <w:t>from the mallards, while the other argued that they were tamed from descents of the mallard (</w:t>
      </w:r>
      <w:r w:rsidR="00BA7C33">
        <w:rPr>
          <w:rFonts w:ascii="Times New Roman" w:hAnsi="Times New Roman" w:cs="Times New Roman"/>
          <w:i/>
          <w:iCs/>
          <w:sz w:val="24"/>
          <w:szCs w:val="24"/>
        </w:rPr>
        <w:t>Anas platyrhynchos</w:t>
      </w:r>
      <w:r w:rsidR="00BA7C33">
        <w:rPr>
          <w:rFonts w:ascii="Times New Roman" w:hAnsi="Times New Roman" w:cs="Times New Roman"/>
          <w:sz w:val="24"/>
          <w:szCs w:val="24"/>
        </w:rPr>
        <w:t>) and spot-bill</w:t>
      </w:r>
      <w:r w:rsidR="00BA7C33">
        <w:rPr>
          <w:rFonts w:ascii="Times New Roman" w:hAnsi="Times New Roman" w:cs="Times New Roman" w:hint="eastAsia"/>
          <w:sz w:val="24"/>
          <w:szCs w:val="24"/>
        </w:rPr>
        <w:t>ed</w:t>
      </w:r>
      <w:r w:rsidR="00BA7C33">
        <w:rPr>
          <w:rFonts w:ascii="Times New Roman" w:hAnsi="Times New Roman" w:cs="Times New Roman"/>
          <w:sz w:val="24"/>
          <w:szCs w:val="24"/>
        </w:rPr>
        <w:t xml:space="preserve"> (</w:t>
      </w:r>
      <w:r w:rsidR="00BA7C33">
        <w:rPr>
          <w:rFonts w:ascii="Times New Roman" w:hAnsi="Times New Roman" w:cs="Times New Roman"/>
          <w:i/>
          <w:iCs/>
          <w:sz w:val="24"/>
          <w:szCs w:val="24"/>
        </w:rPr>
        <w:t>Anas zonorphymcha</w:t>
      </w:r>
      <w:r w:rsidR="00BA7C33">
        <w:rPr>
          <w:rFonts w:ascii="Times New Roman" w:hAnsi="Times New Roman" w:cs="Times New Roman"/>
          <w:sz w:val="24"/>
          <w:szCs w:val="24"/>
        </w:rPr>
        <w:t>)</w:t>
      </w:r>
      <w:r w:rsidR="00BA7C33">
        <w:rPr>
          <w:rFonts w:ascii="Times New Roman" w:hAnsi="Times New Roman" w:cs="Times New Roman"/>
          <w:sz w:val="24"/>
          <w:szCs w:val="24"/>
        </w:rPr>
        <w:fldChar w:fldCharType="begin"/>
      </w:r>
      <w:r w:rsidR="004D577F">
        <w:rPr>
          <w:rFonts w:ascii="Times New Roman" w:hAnsi="Times New Roman" w:cs="Times New Roman"/>
          <w:sz w:val="24"/>
          <w:szCs w:val="24"/>
        </w:rPr>
        <w:instrText xml:space="preserve"> ADDIN EN.CITE &lt;EndNote&gt;&lt;Cite&gt;&lt;Author&gt;Steve&lt;/Author&gt;&lt;Year&gt;1992&lt;/Year&gt;&lt;RecNum&gt;111&lt;/RecNum&gt;&lt;DisplayText&gt;(20)&lt;/DisplayText&gt;&lt;record&gt;&lt;rec-number&gt;111&lt;/rec-number&gt;&lt;foreign-keys&gt;&lt;key app="EN" db-id="zd9vrr9r4sxpvoex0z2x0seo95tx9fexr95t"&gt;111&lt;/key&gt;&lt;/foreign-keys&gt;&lt;ref-type name="Journal Article"&gt;17&lt;/ref-type&gt;&lt;contributors&gt;&lt;authors&gt;&lt;author&gt;Steve, M&lt;/author&gt;&lt;/authors&gt;&lt;/contributors&gt;&lt;titles&gt;&lt;title&gt;Waterfowl: an identification guide to the ducks, geese and swans of the world.&lt;/title&gt;&lt;secondary-title&gt;Houthton mifflin in harcout&lt;/secondary-title&gt;&lt;/titles&gt;&lt;periodical&gt;&lt;full-title&gt;Houthton mifflin in harcout&lt;/full-title&gt;&lt;/periodical&gt;&lt;pages&gt;3&lt;/pages&gt;&lt;section&gt;46726&lt;/section&gt;&lt;dates&gt;&lt;year&gt;1992&lt;/year&gt;&lt;/dates&gt;&lt;isbn&gt;978-0-395&lt;/isbn&gt;&lt;urls&gt;&lt;/urls&gt;&lt;/record&gt;&lt;/Cite&gt;&lt;/EndNote&gt;</w:instrText>
      </w:r>
      <w:r w:rsidR="00BA7C33">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20" w:tooltip="Steve, 1992 #111" w:history="1">
        <w:r w:rsidR="00F50B80">
          <w:rPr>
            <w:rFonts w:ascii="Times New Roman" w:hAnsi="Times New Roman" w:cs="Times New Roman"/>
            <w:noProof/>
            <w:sz w:val="24"/>
            <w:szCs w:val="24"/>
          </w:rPr>
          <w:t>20</w:t>
        </w:r>
      </w:hyperlink>
      <w:r w:rsidR="004D577F">
        <w:rPr>
          <w:rFonts w:ascii="Times New Roman" w:hAnsi="Times New Roman" w:cs="Times New Roman"/>
          <w:noProof/>
          <w:sz w:val="24"/>
          <w:szCs w:val="24"/>
        </w:rPr>
        <w:t>)</w:t>
      </w:r>
      <w:r w:rsidR="00BA7C33">
        <w:rPr>
          <w:rFonts w:ascii="Times New Roman" w:hAnsi="Times New Roman" w:cs="Times New Roman"/>
          <w:sz w:val="24"/>
          <w:szCs w:val="24"/>
        </w:rPr>
        <w:fldChar w:fldCharType="end"/>
      </w:r>
      <w:r w:rsidR="00BA7C33">
        <w:rPr>
          <w:rFonts w:ascii="Times New Roman" w:hAnsi="Times New Roman" w:cs="Times New Roman"/>
          <w:sz w:val="24"/>
          <w:szCs w:val="24"/>
        </w:rPr>
        <w:t>.</w:t>
      </w:r>
      <w:r w:rsidR="00522BD7">
        <w:rPr>
          <w:rFonts w:ascii="Times New Roman" w:hAnsi="Times New Roman" w:cs="Times New Roman"/>
          <w:sz w:val="24"/>
          <w:szCs w:val="24"/>
        </w:rPr>
        <w:t xml:space="preserve"> </w:t>
      </w:r>
      <w:r w:rsidR="001E2E6F">
        <w:rPr>
          <w:rFonts w:ascii="Times New Roman" w:hAnsi="Times New Roman" w:cs="Times New Roman"/>
          <w:sz w:val="24"/>
          <w:szCs w:val="24"/>
        </w:rPr>
        <w:t>Until now</w:t>
      </w:r>
      <w:r w:rsidR="00B14026">
        <w:rPr>
          <w:rFonts w:ascii="Times New Roman" w:hAnsi="Times New Roman" w:cs="Times New Roman"/>
          <w:sz w:val="24"/>
          <w:szCs w:val="24"/>
        </w:rPr>
        <w:t>, evolutionary patterns of wild and domestic ducks in genome-wide scale</w:t>
      </w:r>
      <w:r w:rsidR="00522BD7">
        <w:rPr>
          <w:rFonts w:ascii="Times New Roman" w:hAnsi="Times New Roman" w:cs="Times New Roman"/>
          <w:sz w:val="24"/>
          <w:szCs w:val="24"/>
        </w:rPr>
        <w:t xml:space="preserve"> are poorly understand</w:t>
      </w:r>
      <w:r w:rsidR="00B14026">
        <w:rPr>
          <w:rFonts w:ascii="Times New Roman" w:hAnsi="Times New Roman" w:cs="Times New Roman"/>
          <w:sz w:val="24"/>
          <w:szCs w:val="24"/>
        </w:rPr>
        <w:t>.</w:t>
      </w:r>
    </w:p>
    <w:p w14:paraId="345D4F05" w14:textId="46C1DF8F" w:rsidR="00541165" w:rsidDel="00AE733D" w:rsidRDefault="00541165" w:rsidP="00194533">
      <w:pPr>
        <w:autoSpaceDE w:val="0"/>
        <w:autoSpaceDN w:val="0"/>
        <w:adjustRightInd w:val="0"/>
        <w:spacing w:line="480" w:lineRule="auto"/>
        <w:rPr>
          <w:moveFrom w:id="7" w:author="liu rui" w:date="2018-10-08T16:18:00Z"/>
          <w:rFonts w:ascii="Times New Roman" w:hAnsi="Times New Roman" w:cs="Times New Roman"/>
          <w:sz w:val="24"/>
          <w:szCs w:val="24"/>
        </w:rPr>
      </w:pPr>
      <w:moveFromRangeStart w:id="8" w:author="liu rui" w:date="2018-10-08T16:18:00Z" w:name="move526778826"/>
      <w:moveFrom w:id="9" w:author="liu rui" w:date="2018-10-08T16:18:00Z">
        <w:r w:rsidDel="00AE733D">
          <w:rPr>
            <w:rFonts w:ascii="Times New Roman" w:hAnsi="Times New Roman" w:cs="Times New Roman"/>
            <w:sz w:val="24"/>
            <w:szCs w:val="24"/>
          </w:rPr>
          <w:t xml:space="preserve">Here, we report high-quality drafts of the </w:t>
        </w:r>
        <w:r w:rsidR="004E2A24" w:rsidDel="00AE733D">
          <w:rPr>
            <w:rFonts w:ascii="Times New Roman" w:hAnsi="Times New Roman" w:cs="Times New Roman"/>
            <w:sz w:val="24"/>
            <w:szCs w:val="24"/>
          </w:rPr>
          <w:t>mallard duck and spot-billed</w:t>
        </w:r>
        <w:r w:rsidDel="00AE733D">
          <w:rPr>
            <w:rFonts w:ascii="Times New Roman" w:hAnsi="Times New Roman" w:cs="Times New Roman"/>
            <w:sz w:val="24"/>
            <w:szCs w:val="24"/>
          </w:rPr>
          <w:t xml:space="preserve"> duck respectively, and compare them to the genome of Beijing ducks and other birds. We also generate a total of 1,219 Gb whole-genome resequencing data of thirty-five wild ducks from eight species (gadwall (n=1), baikal teal (n=1), one pintail (n=1), falcated teal (n=1), common teal (n=1), wigeons (n=3), spot-billed duck</w:t>
        </w:r>
        <w:r w:rsidR="00767052" w:rsidDel="00AE733D">
          <w:rPr>
            <w:rFonts w:ascii="Times New Roman" w:hAnsi="Times New Roman" w:cs="Times New Roman"/>
            <w:sz w:val="24"/>
            <w:szCs w:val="24"/>
          </w:rPr>
          <w:t xml:space="preserve"> (n=13)</w:t>
        </w:r>
        <w:r w:rsidDel="00AE733D">
          <w:rPr>
            <w:rFonts w:ascii="Times New Roman" w:hAnsi="Times New Roman" w:cs="Times New Roman"/>
            <w:sz w:val="24"/>
            <w:szCs w:val="24"/>
          </w:rPr>
          <w:t xml:space="preserve"> and mallard duck</w:t>
        </w:r>
        <w:r w:rsidR="00767052" w:rsidDel="00AE733D">
          <w:rPr>
            <w:rFonts w:ascii="Times New Roman" w:hAnsi="Times New Roman" w:cs="Times New Roman"/>
            <w:sz w:val="24"/>
            <w:szCs w:val="24"/>
          </w:rPr>
          <w:t xml:space="preserve"> (n=14)</w:t>
        </w:r>
        <w:r w:rsidDel="00AE733D">
          <w:rPr>
            <w:rFonts w:ascii="Times New Roman" w:hAnsi="Times New Roman" w:cs="Times New Roman"/>
            <w:sz w:val="24"/>
            <w:szCs w:val="24"/>
          </w:rPr>
          <w:t>), ninety-four domesticated ducks from six Chinese breeds, twenty ducks from two commercial breeds (Cherry and Campebell ducks), together with twenty individuals from two outgroups (ten Muscovy ducks and ten Taihu geese) to study genetic diversity, effective population size (</w:t>
        </w:r>
        <w:r w:rsidDel="00AE733D">
          <w:rPr>
            <w:rFonts w:ascii="Times New Roman" w:hAnsi="Times New Roman" w:cs="Times New Roman"/>
            <w:i/>
            <w:sz w:val="24"/>
            <w:szCs w:val="24"/>
          </w:rPr>
          <w:t>Ne</w:t>
        </w:r>
        <w:r w:rsidDel="00AE733D">
          <w:rPr>
            <w:rFonts w:ascii="Times New Roman" w:hAnsi="Times New Roman" w:cs="Times New Roman"/>
            <w:sz w:val="24"/>
            <w:szCs w:val="24"/>
          </w:rPr>
          <w:t>) and genomic regions under selection</w:t>
        </w:r>
        <w:r w:rsidDel="00AE733D">
          <w:rPr>
            <w:rFonts w:ascii="Times New Roman" w:hAnsi="Times New Roman" w:cs="Times New Roman" w:hint="eastAsia"/>
            <w:sz w:val="24"/>
            <w:szCs w:val="24"/>
          </w:rPr>
          <w:t xml:space="preserve"> </w:t>
        </w:r>
        <w:r w:rsidR="00B14026" w:rsidDel="00AE733D">
          <w:rPr>
            <w:rFonts w:ascii="Times New Roman" w:hAnsi="Times New Roman" w:cs="Times New Roman"/>
            <w:sz w:val="24"/>
            <w:szCs w:val="24"/>
          </w:rPr>
          <w:t>as well as to compare evolutionary patterns of wild ducks and domestic ducks</w:t>
        </w:r>
        <w:r w:rsidDel="00AE733D">
          <w:rPr>
            <w:rFonts w:ascii="Times New Roman" w:hAnsi="Times New Roman" w:cs="Times New Roman"/>
            <w:sz w:val="24"/>
            <w:szCs w:val="24"/>
          </w:rPr>
          <w:t xml:space="preserve">. </w:t>
        </w:r>
        <w:r w:rsidR="00B14026" w:rsidDel="00AE733D">
          <w:rPr>
            <w:rFonts w:ascii="Times New Roman" w:hAnsi="Times New Roman" w:cs="Times New Roman"/>
            <w:sz w:val="24"/>
            <w:szCs w:val="24"/>
          </w:rPr>
          <w:t>Our study</w:t>
        </w:r>
        <w:r w:rsidR="00C4153F" w:rsidDel="00AE733D">
          <w:rPr>
            <w:rFonts w:ascii="Times New Roman" w:hAnsi="Times New Roman" w:cs="Times New Roman"/>
            <w:sz w:val="24"/>
            <w:szCs w:val="24"/>
          </w:rPr>
          <w:t xml:space="preserve"> will</w:t>
        </w:r>
        <w:r w:rsidR="00B14026" w:rsidDel="00AE733D">
          <w:rPr>
            <w:rFonts w:ascii="Times New Roman" w:hAnsi="Times New Roman" w:cs="Times New Roman"/>
            <w:sz w:val="24"/>
            <w:szCs w:val="24"/>
          </w:rPr>
          <w:t xml:space="preserve"> give a </w:t>
        </w:r>
        <w:r w:rsidR="00005903" w:rsidDel="00AE733D">
          <w:rPr>
            <w:rFonts w:ascii="Times New Roman" w:hAnsi="Times New Roman" w:cs="Times New Roman"/>
            <w:sz w:val="24"/>
            <w:szCs w:val="24"/>
          </w:rPr>
          <w:t xml:space="preserve">comprehensive understanding of the </w:t>
        </w:r>
        <w:r w:rsidR="00B14026" w:rsidDel="00AE733D">
          <w:rPr>
            <w:rFonts w:ascii="Times New Roman" w:hAnsi="Times New Roman" w:cs="Times New Roman"/>
            <w:sz w:val="24"/>
            <w:szCs w:val="24"/>
          </w:rPr>
          <w:t>evolutionary history of ducks</w:t>
        </w:r>
        <w:r w:rsidR="00005903" w:rsidDel="00AE733D">
          <w:rPr>
            <w:rFonts w:ascii="Times New Roman" w:hAnsi="Times New Roman" w:cs="Times New Roman"/>
            <w:sz w:val="24"/>
            <w:szCs w:val="24"/>
          </w:rPr>
          <w:t xml:space="preserve">, that </w:t>
        </w:r>
        <w:r w:rsidR="00816BB0" w:rsidDel="00AE733D">
          <w:rPr>
            <w:rFonts w:ascii="Times New Roman" w:hAnsi="Times New Roman" w:cs="Times New Roman"/>
            <w:sz w:val="24"/>
            <w:szCs w:val="24"/>
          </w:rPr>
          <w:t>not only</w:t>
        </w:r>
        <w:r w:rsidR="00704274" w:rsidDel="00AE733D">
          <w:rPr>
            <w:rFonts w:ascii="Times New Roman" w:hAnsi="Times New Roman" w:cs="Times New Roman"/>
            <w:sz w:val="24"/>
            <w:szCs w:val="24"/>
          </w:rPr>
          <w:t xml:space="preserve"> illustrate</w:t>
        </w:r>
        <w:r w:rsidR="00EE699B" w:rsidDel="00AE733D">
          <w:rPr>
            <w:rFonts w:ascii="Times New Roman" w:hAnsi="Times New Roman" w:cs="Times New Roman"/>
            <w:sz w:val="24"/>
            <w:szCs w:val="24"/>
          </w:rPr>
          <w:t>s</w:t>
        </w:r>
        <w:r w:rsidR="00704274" w:rsidDel="00AE733D">
          <w:rPr>
            <w:rFonts w:ascii="Times New Roman" w:hAnsi="Times New Roman" w:cs="Times New Roman"/>
            <w:sz w:val="24"/>
            <w:szCs w:val="24"/>
          </w:rPr>
          <w:t xml:space="preserve"> </w:t>
        </w:r>
        <w:r w:rsidR="00EE699B" w:rsidDel="00AE733D">
          <w:rPr>
            <w:rFonts w:ascii="Times New Roman" w:hAnsi="Times New Roman" w:cs="Times New Roman"/>
            <w:sz w:val="24"/>
            <w:szCs w:val="24"/>
          </w:rPr>
          <w:t xml:space="preserve">duck </w:t>
        </w:r>
        <w:r w:rsidR="00704274" w:rsidDel="00AE733D">
          <w:rPr>
            <w:rFonts w:ascii="Times New Roman" w:hAnsi="Times New Roman" w:cs="Times New Roman"/>
            <w:sz w:val="24"/>
            <w:szCs w:val="24"/>
          </w:rPr>
          <w:t>domestication</w:t>
        </w:r>
        <w:r w:rsidR="00E33530" w:rsidDel="00AE733D">
          <w:rPr>
            <w:rFonts w:ascii="Times New Roman" w:hAnsi="Times New Roman" w:cs="Times New Roman" w:hint="eastAsia"/>
            <w:sz w:val="24"/>
            <w:szCs w:val="24"/>
          </w:rPr>
          <w:t xml:space="preserve"> </w:t>
        </w:r>
        <w:r w:rsidR="00EE699B" w:rsidDel="00AE733D">
          <w:rPr>
            <w:rFonts w:ascii="Times New Roman" w:hAnsi="Times New Roman" w:cs="Times New Roman"/>
            <w:sz w:val="24"/>
            <w:szCs w:val="24"/>
          </w:rPr>
          <w:t>processes</w:t>
        </w:r>
        <w:r w:rsidR="00704274" w:rsidDel="00AE733D">
          <w:rPr>
            <w:rFonts w:ascii="Times New Roman" w:hAnsi="Times New Roman" w:cs="Times New Roman"/>
            <w:sz w:val="24"/>
            <w:szCs w:val="24"/>
          </w:rPr>
          <w:t xml:space="preserve"> </w:t>
        </w:r>
        <w:r w:rsidR="00585E5C" w:rsidDel="00AE733D">
          <w:rPr>
            <w:rFonts w:ascii="Times New Roman" w:hAnsi="Times New Roman" w:cs="Times New Roman"/>
            <w:sz w:val="24"/>
            <w:szCs w:val="24"/>
          </w:rPr>
          <w:t>but also</w:t>
        </w:r>
        <w:r w:rsidR="00A76904" w:rsidRPr="00A76904" w:rsidDel="00AE733D">
          <w:rPr>
            <w:rFonts w:ascii="Times New Roman" w:hAnsi="Times New Roman" w:cs="Times New Roman"/>
            <w:sz w:val="24"/>
            <w:szCs w:val="24"/>
          </w:rPr>
          <w:t xml:space="preserve"> </w:t>
        </w:r>
        <w:r w:rsidR="00A76904" w:rsidDel="00AE733D">
          <w:rPr>
            <w:rFonts w:ascii="Times New Roman" w:hAnsi="Times New Roman" w:cs="Times New Roman"/>
            <w:sz w:val="24"/>
            <w:szCs w:val="24"/>
          </w:rPr>
          <w:t>would help to</w:t>
        </w:r>
        <w:r w:rsidR="00585E5C" w:rsidDel="00AE733D">
          <w:rPr>
            <w:rFonts w:ascii="Times New Roman" w:hAnsi="Times New Roman" w:cs="Times New Roman"/>
            <w:sz w:val="24"/>
            <w:szCs w:val="24"/>
          </w:rPr>
          <w:t xml:space="preserve"> </w:t>
        </w:r>
        <w:r w:rsidR="00EE699B" w:rsidDel="00AE733D">
          <w:rPr>
            <w:rFonts w:ascii="Times New Roman" w:hAnsi="Times New Roman" w:cs="Times New Roman"/>
            <w:sz w:val="24"/>
            <w:szCs w:val="24"/>
          </w:rPr>
          <w:t xml:space="preserve">expose </w:t>
        </w:r>
        <w:r w:rsidR="00816BB0" w:rsidDel="00AE733D">
          <w:rPr>
            <w:rFonts w:ascii="Times New Roman" w:hAnsi="Times New Roman" w:cs="Times New Roman"/>
            <w:sz w:val="24"/>
            <w:szCs w:val="24"/>
          </w:rPr>
          <w:t>some central issues of animal domestication process and speciation process.</w:t>
        </w:r>
      </w:moveFrom>
    </w:p>
    <w:moveFromRangeEnd w:id="8"/>
    <w:p w14:paraId="15BC02EC" w14:textId="2B304B9F" w:rsidR="003463A6" w:rsidRDefault="00BB68ED">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16AA537C" w14:textId="6D96437D" w:rsidR="00AE733D" w:rsidDel="00064AB2" w:rsidRDefault="00AE733D" w:rsidP="009410B2">
      <w:pPr>
        <w:autoSpaceDE w:val="0"/>
        <w:autoSpaceDN w:val="0"/>
        <w:adjustRightInd w:val="0"/>
        <w:spacing w:line="480" w:lineRule="auto"/>
        <w:rPr>
          <w:del w:id="10" w:author="liu rui" w:date="2018-10-08T16:21:00Z"/>
          <w:rFonts w:ascii="Times New Roman" w:hAnsi="Times New Roman" w:cs="Times New Roman"/>
          <w:sz w:val="24"/>
          <w:szCs w:val="24"/>
        </w:rPr>
      </w:pPr>
      <w:moveToRangeStart w:id="11" w:author="liu rui" w:date="2018-10-08T16:18:00Z" w:name="move526778826"/>
      <w:moveTo w:id="12" w:author="liu rui" w:date="2018-10-08T16:18:00Z">
        <w:r>
          <w:rPr>
            <w:rFonts w:ascii="Times New Roman" w:hAnsi="Times New Roman" w:cs="Times New Roman"/>
            <w:sz w:val="24"/>
            <w:szCs w:val="24"/>
          </w:rPr>
          <w:t xml:space="preserve">Here, we report high-quality drafts of the mallard duck and spot-billed duck respectively, and compare them to the genome of Beijing ducks and other birds. We also generate a total of 1,219 Gb whole-genome resequencing data of </w:t>
        </w:r>
        <w:del w:id="13" w:author="liu rui" w:date="2018-10-08T16:20:00Z">
          <w:r w:rsidDel="00AE733D">
            <w:rPr>
              <w:rFonts w:ascii="Times New Roman" w:hAnsi="Times New Roman" w:cs="Times New Roman"/>
              <w:sz w:val="24"/>
              <w:szCs w:val="24"/>
            </w:rPr>
            <w:delText>thirty-five</w:delText>
          </w:r>
        </w:del>
      </w:moveTo>
      <w:ins w:id="14" w:author="liu rui" w:date="2018-10-08T16:20:00Z">
        <w:r>
          <w:rPr>
            <w:rFonts w:ascii="Times New Roman" w:hAnsi="Times New Roman" w:cs="Times New Roman"/>
            <w:sz w:val="24"/>
            <w:szCs w:val="24"/>
          </w:rPr>
          <w:t>35</w:t>
        </w:r>
      </w:ins>
      <w:moveTo w:id="15" w:author="liu rui" w:date="2018-10-08T16:18:00Z">
        <w:r>
          <w:rPr>
            <w:rFonts w:ascii="Times New Roman" w:hAnsi="Times New Roman" w:cs="Times New Roman"/>
            <w:sz w:val="24"/>
            <w:szCs w:val="24"/>
          </w:rPr>
          <w:t xml:space="preserve"> wild ducks from eight species (gadwall (n=1), baikal teal (n=1), one pintail (n=1), falcated teal (n=1), common teal (n=1), wigeons (n=3), spot-billed duck (n=13) and mallard duck (n=14)), </w:t>
        </w:r>
        <w:del w:id="16" w:author="liu rui" w:date="2018-10-08T16:19:00Z">
          <w:r w:rsidDel="00AE733D">
            <w:rPr>
              <w:rFonts w:ascii="Times New Roman" w:hAnsi="Times New Roman" w:cs="Times New Roman"/>
              <w:sz w:val="24"/>
              <w:szCs w:val="24"/>
            </w:rPr>
            <w:delText>ninety-four</w:delText>
          </w:r>
        </w:del>
      </w:moveTo>
      <w:ins w:id="17" w:author="liu rui" w:date="2018-10-08T16:19:00Z">
        <w:r>
          <w:rPr>
            <w:rFonts w:ascii="Times New Roman" w:hAnsi="Times New Roman" w:cs="Times New Roman"/>
            <w:sz w:val="24"/>
            <w:szCs w:val="24"/>
          </w:rPr>
          <w:t>94</w:t>
        </w:r>
      </w:ins>
      <w:moveTo w:id="18" w:author="liu rui" w:date="2018-10-08T16:18:00Z">
        <w:r>
          <w:rPr>
            <w:rFonts w:ascii="Times New Roman" w:hAnsi="Times New Roman" w:cs="Times New Roman"/>
            <w:sz w:val="24"/>
            <w:szCs w:val="24"/>
          </w:rPr>
          <w:t xml:space="preserve"> domesticated ducks from six Chinese breeds, </w:t>
        </w:r>
        <w:del w:id="19" w:author="liu rui" w:date="2018-10-08T16:20:00Z">
          <w:r w:rsidDel="00AE733D">
            <w:rPr>
              <w:rFonts w:ascii="Times New Roman" w:hAnsi="Times New Roman" w:cs="Times New Roman"/>
              <w:sz w:val="24"/>
              <w:szCs w:val="24"/>
            </w:rPr>
            <w:delText>twenty</w:delText>
          </w:r>
        </w:del>
      </w:moveTo>
      <w:ins w:id="20" w:author="liu rui" w:date="2018-10-08T16:20:00Z">
        <w:r>
          <w:rPr>
            <w:rFonts w:ascii="Times New Roman" w:hAnsi="Times New Roman" w:cs="Times New Roman"/>
            <w:sz w:val="24"/>
            <w:szCs w:val="24"/>
          </w:rPr>
          <w:t>20</w:t>
        </w:r>
      </w:ins>
      <w:moveTo w:id="21" w:author="liu rui" w:date="2018-10-08T16:18:00Z">
        <w:r>
          <w:rPr>
            <w:rFonts w:ascii="Times New Roman" w:hAnsi="Times New Roman" w:cs="Times New Roman"/>
            <w:sz w:val="24"/>
            <w:szCs w:val="24"/>
          </w:rPr>
          <w:t xml:space="preserve"> ducks from two commercial breeds (Cherry and Campebell ducks), together with </w:t>
        </w:r>
        <w:del w:id="22" w:author="liu rui" w:date="2018-10-08T16:20:00Z">
          <w:r w:rsidDel="00AE733D">
            <w:rPr>
              <w:rFonts w:ascii="Times New Roman" w:hAnsi="Times New Roman" w:cs="Times New Roman"/>
              <w:sz w:val="24"/>
              <w:szCs w:val="24"/>
            </w:rPr>
            <w:delText>twenty</w:delText>
          </w:r>
        </w:del>
      </w:moveTo>
      <w:ins w:id="23" w:author="liu rui" w:date="2018-10-08T16:20:00Z">
        <w:r>
          <w:rPr>
            <w:rFonts w:ascii="Times New Roman" w:hAnsi="Times New Roman" w:cs="Times New Roman"/>
            <w:sz w:val="24"/>
            <w:szCs w:val="24"/>
          </w:rPr>
          <w:t>20</w:t>
        </w:r>
      </w:ins>
      <w:moveTo w:id="24" w:author="liu rui" w:date="2018-10-08T16:18:00Z">
        <w:r>
          <w:rPr>
            <w:rFonts w:ascii="Times New Roman" w:hAnsi="Times New Roman" w:cs="Times New Roman"/>
            <w:sz w:val="24"/>
            <w:szCs w:val="24"/>
          </w:rPr>
          <w:t xml:space="preserve"> individuals from two outgroups (ten Muscovy ducks and ten Taihu geese)</w:t>
        </w:r>
        <w:del w:id="25" w:author="liu rui" w:date="2018-10-08T16:39:00Z">
          <w:r w:rsidDel="00EF6068">
            <w:rPr>
              <w:rFonts w:ascii="Times New Roman" w:hAnsi="Times New Roman" w:cs="Times New Roman"/>
              <w:sz w:val="24"/>
              <w:szCs w:val="24"/>
            </w:rPr>
            <w:delText xml:space="preserve"> to study genetic diversity, effective population size (</w:delText>
          </w:r>
          <w:r w:rsidDel="00EF6068">
            <w:rPr>
              <w:rFonts w:ascii="Times New Roman" w:hAnsi="Times New Roman" w:cs="Times New Roman"/>
              <w:i/>
              <w:sz w:val="24"/>
              <w:szCs w:val="24"/>
            </w:rPr>
            <w:delText>Ne</w:delText>
          </w:r>
          <w:r w:rsidDel="00EF6068">
            <w:rPr>
              <w:rFonts w:ascii="Times New Roman" w:hAnsi="Times New Roman" w:cs="Times New Roman"/>
              <w:sz w:val="24"/>
              <w:szCs w:val="24"/>
            </w:rPr>
            <w:delText>) and genomic regions under selection</w:delText>
          </w:r>
          <w:r w:rsidDel="00EF6068">
            <w:rPr>
              <w:rFonts w:ascii="Times New Roman" w:hAnsi="Times New Roman" w:cs="Times New Roman" w:hint="eastAsia"/>
              <w:sz w:val="24"/>
              <w:szCs w:val="24"/>
            </w:rPr>
            <w:delText xml:space="preserve"> </w:delText>
          </w:r>
          <w:r w:rsidDel="00EF6068">
            <w:rPr>
              <w:rFonts w:ascii="Times New Roman" w:hAnsi="Times New Roman" w:cs="Times New Roman"/>
              <w:sz w:val="24"/>
              <w:szCs w:val="24"/>
            </w:rPr>
            <w:delText>as well as to compare evolutionary patterns of wild ducks and domestic ducks</w:delText>
          </w:r>
        </w:del>
      </w:moveTo>
      <w:ins w:id="26" w:author="liu rui" w:date="2018-10-08T16:21:00Z">
        <w:r w:rsidR="00064AB2">
          <w:rPr>
            <w:rFonts w:ascii="Times New Roman" w:hAnsi="Times New Roman" w:cs="Times New Roman" w:hint="eastAsia"/>
            <w:sz w:val="24"/>
            <w:szCs w:val="24"/>
          </w:rPr>
          <w:t>(Fig</w:t>
        </w:r>
        <w:r w:rsidR="00064AB2">
          <w:rPr>
            <w:rFonts w:ascii="Times New Roman" w:hAnsi="Times New Roman" w:cs="Times New Roman"/>
            <w:sz w:val="24"/>
            <w:szCs w:val="24"/>
          </w:rPr>
          <w:t>. S1</w:t>
        </w:r>
        <w:r w:rsidR="00064AB2">
          <w:rPr>
            <w:rFonts w:ascii="Times New Roman" w:hAnsi="Times New Roman" w:cs="Times New Roman" w:hint="eastAsia"/>
            <w:sz w:val="24"/>
            <w:szCs w:val="24"/>
          </w:rPr>
          <w:t>)</w:t>
        </w:r>
      </w:ins>
      <w:ins w:id="27" w:author="liu rui" w:date="2018-10-08T16:43:00Z">
        <w:r w:rsidR="00A51898">
          <w:rPr>
            <w:rFonts w:ascii="Times New Roman" w:hAnsi="Times New Roman" w:cs="Times New Roman"/>
            <w:sz w:val="24"/>
            <w:szCs w:val="24"/>
          </w:rPr>
          <w:t xml:space="preserve"> (mean coverage for mallard, spot-billed and Beijing duck is 12</w:t>
        </w:r>
        <w:r w:rsidR="00A51898">
          <w:rPr>
            <w:rFonts w:ascii="Times New Roman" w:hAnsi="Times New Roman" w:cs="Times New Roman" w:hint="eastAsia"/>
            <w:sz w:val="24"/>
            <w:szCs w:val="24"/>
          </w:rPr>
          <w:t>x</w:t>
        </w:r>
        <w:r w:rsidR="00A51898">
          <w:rPr>
            <w:rFonts w:ascii="Times New Roman" w:hAnsi="Times New Roman" w:cs="Times New Roman"/>
            <w:sz w:val="24"/>
            <w:szCs w:val="24"/>
          </w:rPr>
          <w:t>)</w:t>
        </w:r>
      </w:ins>
      <w:moveTo w:id="28" w:author="liu rui" w:date="2018-10-08T16:18:00Z">
        <w:r>
          <w:rPr>
            <w:rFonts w:ascii="Times New Roman" w:hAnsi="Times New Roman" w:cs="Times New Roman"/>
            <w:sz w:val="24"/>
            <w:szCs w:val="24"/>
          </w:rPr>
          <w:t>.</w:t>
        </w:r>
        <w:del w:id="29" w:author="liu rui" w:date="2018-10-08T16:20:00Z">
          <w:r w:rsidDel="00AE733D">
            <w:rPr>
              <w:rFonts w:ascii="Times New Roman" w:hAnsi="Times New Roman" w:cs="Times New Roman"/>
              <w:sz w:val="24"/>
              <w:szCs w:val="24"/>
            </w:rPr>
            <w:delText xml:space="preserve"> Our study will give a comprehensive understanding of the evolutionary history of ducks, that not only illustrates duck domestication</w:delText>
          </w:r>
          <w:r w:rsidDel="00AE733D">
            <w:rPr>
              <w:rFonts w:ascii="Times New Roman" w:hAnsi="Times New Roman" w:cs="Times New Roman" w:hint="eastAsia"/>
              <w:sz w:val="24"/>
              <w:szCs w:val="24"/>
            </w:rPr>
            <w:delText xml:space="preserve"> </w:delText>
          </w:r>
          <w:r w:rsidDel="00AE733D">
            <w:rPr>
              <w:rFonts w:ascii="Times New Roman" w:hAnsi="Times New Roman" w:cs="Times New Roman"/>
              <w:sz w:val="24"/>
              <w:szCs w:val="24"/>
            </w:rPr>
            <w:delText>processes but also</w:delText>
          </w:r>
          <w:r w:rsidRPr="00A76904" w:rsidDel="00AE733D">
            <w:rPr>
              <w:rFonts w:ascii="Times New Roman" w:hAnsi="Times New Roman" w:cs="Times New Roman"/>
              <w:sz w:val="24"/>
              <w:szCs w:val="24"/>
            </w:rPr>
            <w:delText xml:space="preserve"> </w:delText>
          </w:r>
          <w:r w:rsidDel="00AE733D">
            <w:rPr>
              <w:rFonts w:ascii="Times New Roman" w:hAnsi="Times New Roman" w:cs="Times New Roman"/>
              <w:sz w:val="24"/>
              <w:szCs w:val="24"/>
            </w:rPr>
            <w:delText>would help to expose some central issues of animal domestication process and speciation process.</w:delText>
          </w:r>
        </w:del>
      </w:moveTo>
    </w:p>
    <w:p w14:paraId="518C5718" w14:textId="60D41B2D" w:rsidR="00064AB2" w:rsidRDefault="00064AB2" w:rsidP="00AE733D">
      <w:pPr>
        <w:autoSpaceDE w:val="0"/>
        <w:autoSpaceDN w:val="0"/>
        <w:adjustRightInd w:val="0"/>
        <w:spacing w:line="480" w:lineRule="auto"/>
        <w:rPr>
          <w:ins w:id="30" w:author="liu rui" w:date="2018-10-08T16:28:00Z"/>
          <w:rFonts w:ascii="Times New Roman" w:hAnsi="Times New Roman" w:cs="Times New Roman"/>
          <w:sz w:val="24"/>
          <w:szCs w:val="24"/>
        </w:rPr>
      </w:pPr>
    </w:p>
    <w:p w14:paraId="44236E01" w14:textId="675CF51D" w:rsidR="00064AB2" w:rsidRDefault="00064AB2" w:rsidP="00AE733D">
      <w:pPr>
        <w:autoSpaceDE w:val="0"/>
        <w:autoSpaceDN w:val="0"/>
        <w:adjustRightInd w:val="0"/>
        <w:spacing w:line="480" w:lineRule="auto"/>
        <w:rPr>
          <w:ins w:id="31" w:author="liu rui" w:date="2018-10-08T16:28:00Z"/>
          <w:moveTo w:id="32" w:author="liu rui" w:date="2018-10-08T16:18:00Z"/>
          <w:rFonts w:ascii="Times New Roman" w:hAnsi="Times New Roman" w:cs="Times New Roman" w:hint="eastAsia"/>
          <w:sz w:val="24"/>
          <w:szCs w:val="24"/>
        </w:rPr>
      </w:pPr>
      <w:ins w:id="33" w:author="liu rui" w:date="2018-10-08T16:28:00Z">
        <w:r>
          <w:rPr>
            <w:rFonts w:ascii="Times New Roman" w:hAnsi="Times New Roman" w:cs="Times New Roman"/>
            <w:sz w:val="24"/>
            <w:szCs w:val="24"/>
          </w:rPr>
          <w:t>Variants were called using GATK</w:t>
        </w:r>
      </w:ins>
      <w:ins w:id="34" w:author="liu rui" w:date="2018-10-08T16:48:00Z">
        <w:r w:rsidR="00A51898">
          <w:rPr>
            <w:rFonts w:ascii="Times New Roman" w:hAnsi="Times New Roman" w:cs="Times New Roman"/>
            <w:sz w:val="24"/>
            <w:szCs w:val="24"/>
          </w:rPr>
          <w:t xml:space="preserve"> for </w:t>
        </w:r>
      </w:ins>
      <w:ins w:id="35" w:author="liu rui" w:date="2018-10-08T16:49:00Z">
        <w:r w:rsidR="00A51898">
          <w:rPr>
            <w:rFonts w:ascii="Times New Roman" w:hAnsi="Times New Roman" w:cs="Times New Roman"/>
            <w:sz w:val="24"/>
            <w:szCs w:val="24"/>
          </w:rPr>
          <w:t xml:space="preserve">each </w:t>
        </w:r>
      </w:ins>
      <w:ins w:id="36" w:author="liu rui" w:date="2018-10-08T16:48:00Z">
        <w:r w:rsidR="00A51898">
          <w:rPr>
            <w:rFonts w:ascii="Times New Roman" w:hAnsi="Times New Roman" w:cs="Times New Roman"/>
            <w:sz w:val="24"/>
            <w:szCs w:val="24"/>
          </w:rPr>
          <w:t>population</w:t>
        </w:r>
      </w:ins>
      <w:ins w:id="37" w:author="liu rui" w:date="2018-10-08T16:49:00Z">
        <w:r w:rsidR="00A51898">
          <w:rPr>
            <w:rFonts w:ascii="Times New Roman" w:hAnsi="Times New Roman" w:cs="Times New Roman"/>
            <w:sz w:val="24"/>
            <w:szCs w:val="24"/>
          </w:rPr>
          <w:t xml:space="preserve"> and different combination</w:t>
        </w:r>
        <w:r w:rsidR="000405FC">
          <w:rPr>
            <w:rFonts w:ascii="Times New Roman" w:hAnsi="Times New Roman" w:cs="Times New Roman"/>
            <w:sz w:val="24"/>
            <w:szCs w:val="24"/>
          </w:rPr>
          <w:t xml:space="preserve"> </w:t>
        </w:r>
      </w:ins>
      <w:ins w:id="38" w:author="liu rui" w:date="2018-10-08T16:50:00Z">
        <w:r w:rsidR="000405FC">
          <w:rPr>
            <w:rFonts w:ascii="Times New Roman" w:hAnsi="Times New Roman" w:cs="Times New Roman"/>
            <w:sz w:val="24"/>
            <w:szCs w:val="24"/>
          </w:rPr>
          <w:t>separately</w:t>
        </w:r>
      </w:ins>
      <w:ins w:id="39" w:author="liu rui" w:date="2018-10-08T16:28:00Z">
        <w:r>
          <w:rPr>
            <w:rFonts w:ascii="Times New Roman" w:hAnsi="Times New Roman" w:cs="Times New Roman"/>
            <w:sz w:val="24"/>
            <w:szCs w:val="24"/>
          </w:rPr>
          <w:t>, applying several qual</w:t>
        </w:r>
      </w:ins>
      <w:ins w:id="40" w:author="liu rui" w:date="2018-10-08T16:29:00Z">
        <w:r>
          <w:rPr>
            <w:rFonts w:ascii="Times New Roman" w:hAnsi="Times New Roman" w:cs="Times New Roman"/>
            <w:sz w:val="24"/>
            <w:szCs w:val="24"/>
          </w:rPr>
          <w:t>ity filters</w:t>
        </w:r>
      </w:ins>
      <w:ins w:id="41" w:author="liu rui" w:date="2018-10-08T16:46:00Z">
        <w:r w:rsidR="00A51898">
          <w:rPr>
            <w:rFonts w:ascii="Times New Roman" w:hAnsi="Times New Roman" w:cs="Times New Roman"/>
            <w:sz w:val="24"/>
            <w:szCs w:val="24"/>
          </w:rPr>
          <w:t>.</w:t>
        </w:r>
      </w:ins>
      <w:ins w:id="42" w:author="liu rui" w:date="2018-10-08T16:47:00Z">
        <w:r w:rsidR="00A51898" w:rsidRPr="00A51898">
          <w:rPr>
            <w:rFonts w:ascii="Times New Roman" w:hAnsi="Times New Roman" w:cs="Times New Roman"/>
            <w:sz w:val="24"/>
            <w:szCs w:val="24"/>
          </w:rPr>
          <w:t xml:space="preserve"> </w:t>
        </w:r>
        <w:r w:rsidR="00A51898" w:rsidRPr="0055680F">
          <w:rPr>
            <w:rFonts w:ascii="Times New Roman" w:hAnsi="Times New Roman" w:cs="Times New Roman"/>
            <w:sz w:val="24"/>
            <w:szCs w:val="24"/>
          </w:rPr>
          <w:t>44,852,612</w:t>
        </w:r>
        <w:r w:rsidR="00A51898" w:rsidRPr="00CB79F4">
          <w:rPr>
            <w:rFonts w:ascii="Times New Roman" w:hAnsi="Times New Roman" w:cs="Times New Roman"/>
            <w:color w:val="FF0000"/>
            <w:sz w:val="24"/>
            <w:szCs w:val="24"/>
          </w:rPr>
          <w:t xml:space="preserve"> </w:t>
        </w:r>
        <w:r w:rsidR="00A51898" w:rsidRPr="00CB79F4">
          <w:rPr>
            <w:rFonts w:ascii="Times New Roman" w:hAnsi="Times New Roman" w:cs="Times New Roman"/>
            <w:sz w:val="24"/>
            <w:szCs w:val="24"/>
          </w:rPr>
          <w:t>single nucleotide polymorphisms (SNPs)</w:t>
        </w:r>
      </w:ins>
      <w:ins w:id="43" w:author="liu rui" w:date="2018-10-08T16:48:00Z">
        <w:r w:rsidR="00A51898">
          <w:rPr>
            <w:rFonts w:ascii="Times New Roman" w:hAnsi="Times New Roman" w:cs="Times New Roman"/>
            <w:sz w:val="24"/>
            <w:szCs w:val="24"/>
          </w:rPr>
          <w:t xml:space="preserve"> were identified</w:t>
        </w:r>
      </w:ins>
      <w:ins w:id="44" w:author="liu rui" w:date="2018-10-08T16:47:00Z">
        <w:r w:rsidR="00A51898" w:rsidRPr="00CB79F4">
          <w:rPr>
            <w:rFonts w:ascii="Times New Roman" w:hAnsi="Times New Roman" w:cs="Times New Roman"/>
            <w:sz w:val="24"/>
            <w:szCs w:val="24"/>
          </w:rPr>
          <w:t xml:space="preserve"> in </w:t>
        </w:r>
      </w:ins>
      <w:ins w:id="45" w:author="liu rui" w:date="2018-10-08T16:50:00Z">
        <w:r w:rsidR="000405FC">
          <w:rPr>
            <w:rFonts w:ascii="Times New Roman" w:hAnsi="Times New Roman" w:cs="Times New Roman"/>
            <w:sz w:val="24"/>
            <w:szCs w:val="24"/>
          </w:rPr>
          <w:t>the</w:t>
        </w:r>
      </w:ins>
      <w:ins w:id="46" w:author="liu rui" w:date="2018-10-08T16:47:00Z">
        <w:r w:rsidR="00A51898" w:rsidRPr="00CB79F4">
          <w:rPr>
            <w:rFonts w:ascii="Times New Roman" w:hAnsi="Times New Roman" w:cs="Times New Roman"/>
            <w:sz w:val="24"/>
            <w:szCs w:val="24"/>
          </w:rPr>
          <w:t xml:space="preserve"> 10 duck populations (eight domestic duck breeds and two wild duck populations)</w:t>
        </w:r>
      </w:ins>
      <w:ins w:id="47" w:author="liu rui" w:date="2018-10-08T16:36:00Z">
        <w:r w:rsidR="00EF6068">
          <w:rPr>
            <w:rFonts w:ascii="Times New Roman" w:hAnsi="Times New Roman" w:cs="Times New Roman"/>
            <w:sz w:val="24"/>
            <w:szCs w:val="24"/>
          </w:rPr>
          <w:t xml:space="preserve"> </w:t>
        </w:r>
      </w:ins>
      <w:ins w:id="48" w:author="liu rui" w:date="2018-10-08T16:50:00Z">
        <w:r w:rsidR="000405FC" w:rsidRPr="0055680F">
          <w:rPr>
            <w:rFonts w:ascii="Times New Roman" w:hAnsi="Times New Roman" w:cs="Times New Roman"/>
            <w:sz w:val="24"/>
            <w:szCs w:val="24"/>
          </w:rPr>
          <w:t>20,676,377</w:t>
        </w:r>
        <w:r w:rsidR="000405FC">
          <w:rPr>
            <w:rFonts w:ascii="Times New Roman" w:hAnsi="Times New Roman" w:cs="Times New Roman" w:hint="eastAsia"/>
            <w:sz w:val="24"/>
            <w:szCs w:val="24"/>
          </w:rPr>
          <w:t xml:space="preserve"> and</w:t>
        </w:r>
        <w:r w:rsidR="000405FC" w:rsidRPr="0055680F">
          <w:rPr>
            <w:rFonts w:ascii="Times New Roman" w:hAnsi="Times New Roman" w:cs="Times New Roman"/>
            <w:sz w:val="24"/>
            <w:szCs w:val="24"/>
          </w:rPr>
          <w:t xml:space="preserve"> 42,012,846</w:t>
        </w:r>
        <w:r w:rsidR="000405FC">
          <w:rPr>
            <w:rFonts w:ascii="Times New Roman" w:hAnsi="Times New Roman" w:cs="Times New Roman" w:hint="eastAsia"/>
            <w:sz w:val="24"/>
            <w:szCs w:val="24"/>
          </w:rPr>
          <w:t xml:space="preserve"> SNPs were detected in domestic</w:t>
        </w:r>
        <w:r w:rsidR="000405FC">
          <w:rPr>
            <w:rFonts w:ascii="Times New Roman" w:hAnsi="Times New Roman" w:cs="Times New Roman"/>
            <w:sz w:val="24"/>
            <w:szCs w:val="24"/>
          </w:rPr>
          <w:t xml:space="preserve"> </w:t>
        </w:r>
        <w:r w:rsidR="000405FC">
          <w:rPr>
            <w:rFonts w:ascii="Times New Roman" w:hAnsi="Times New Roman" w:cs="Times New Roman" w:hint="eastAsia"/>
            <w:sz w:val="24"/>
            <w:szCs w:val="24"/>
          </w:rPr>
          <w:t>duck</w:t>
        </w:r>
        <w:r w:rsidR="000405FC">
          <w:rPr>
            <w:rFonts w:ascii="Times New Roman" w:hAnsi="Times New Roman" w:cs="Times New Roman"/>
            <w:sz w:val="24"/>
            <w:szCs w:val="24"/>
          </w:rPr>
          <w:t>s</w:t>
        </w:r>
        <w:r w:rsidR="000405FC">
          <w:rPr>
            <w:rFonts w:ascii="Times New Roman" w:hAnsi="Times New Roman" w:cs="Times New Roman" w:hint="eastAsia"/>
            <w:sz w:val="24"/>
            <w:szCs w:val="24"/>
          </w:rPr>
          <w:t xml:space="preserve"> and two wild duck populations (</w:t>
        </w:r>
        <w:r w:rsidR="000405FC">
          <w:rPr>
            <w:rFonts w:ascii="Times New Roman" w:hAnsi="Times New Roman" w:cs="Times New Roman"/>
            <w:sz w:val="24"/>
            <w:szCs w:val="24"/>
          </w:rPr>
          <w:t xml:space="preserve">the </w:t>
        </w:r>
        <w:r w:rsidR="000405FC">
          <w:rPr>
            <w:rFonts w:ascii="Times New Roman" w:hAnsi="Times New Roman" w:cs="Times New Roman" w:hint="eastAsia"/>
            <w:sz w:val="24"/>
            <w:szCs w:val="24"/>
          </w:rPr>
          <w:t>mallard</w:t>
        </w:r>
        <w:r w:rsidR="000405FC">
          <w:rPr>
            <w:rFonts w:ascii="Times New Roman" w:hAnsi="Times New Roman" w:cs="Times New Roman"/>
            <w:sz w:val="24"/>
            <w:szCs w:val="24"/>
          </w:rPr>
          <w:t xml:space="preserve"> duck</w:t>
        </w:r>
        <w:r w:rsidR="000405FC">
          <w:rPr>
            <w:rFonts w:ascii="Times New Roman" w:hAnsi="Times New Roman" w:cs="Times New Roman" w:hint="eastAsia"/>
            <w:sz w:val="24"/>
            <w:szCs w:val="24"/>
          </w:rPr>
          <w:t xml:space="preserve"> and spot-billed</w:t>
        </w:r>
        <w:r w:rsidR="000405FC">
          <w:rPr>
            <w:rFonts w:ascii="Times New Roman" w:hAnsi="Times New Roman" w:cs="Times New Roman"/>
            <w:sz w:val="24"/>
            <w:szCs w:val="24"/>
          </w:rPr>
          <w:t xml:space="preserve"> duck</w:t>
        </w:r>
        <w:r w:rsidR="000405FC">
          <w:rPr>
            <w:rFonts w:ascii="Times New Roman" w:hAnsi="Times New Roman" w:cs="Times New Roman" w:hint="eastAsia"/>
            <w:sz w:val="24"/>
            <w:szCs w:val="24"/>
          </w:rPr>
          <w:t>), respectively</w:t>
        </w:r>
      </w:ins>
      <w:ins w:id="49" w:author="liu rui" w:date="2018-10-08T16:52:00Z">
        <w:r w:rsidR="000218D4">
          <w:rPr>
            <w:rFonts w:ascii="Times New Roman" w:hAnsi="Times New Roman" w:cs="Times New Roman"/>
            <w:sz w:val="24"/>
            <w:szCs w:val="24"/>
          </w:rPr>
          <w:t>, with</w:t>
        </w:r>
      </w:ins>
      <w:ins w:id="50" w:author="liu rui" w:date="2018-10-08T16:50:00Z">
        <w:r w:rsidR="000405FC">
          <w:rPr>
            <w:rFonts w:ascii="Times New Roman" w:hAnsi="Times New Roman" w:cs="Times New Roman"/>
            <w:sz w:val="24"/>
            <w:szCs w:val="24"/>
          </w:rPr>
          <w:t xml:space="preserve"> </w:t>
        </w:r>
      </w:ins>
      <w:ins w:id="51" w:author="liu rui" w:date="2018-10-08T16:53:00Z">
        <w:r w:rsidR="000218D4">
          <w:rPr>
            <w:rFonts w:ascii="Times New Roman" w:hAnsi="Times New Roman" w:cs="Times New Roman" w:hint="eastAsia"/>
            <w:sz w:val="24"/>
            <w:szCs w:val="24"/>
          </w:rPr>
          <w:t>18,093,115</w:t>
        </w:r>
        <w:r w:rsidR="000218D4" w:rsidRPr="000218D4">
          <w:rPr>
            <w:rFonts w:ascii="Times New Roman" w:hAnsi="Times New Roman" w:cs="Times New Roman" w:hint="eastAsia"/>
            <w:sz w:val="24"/>
            <w:szCs w:val="24"/>
          </w:rPr>
          <w:t xml:space="preserve"> </w:t>
        </w:r>
        <w:r w:rsidR="000218D4">
          <w:rPr>
            <w:rFonts w:ascii="Times New Roman" w:hAnsi="Times New Roman" w:cs="Times New Roman" w:hint="eastAsia"/>
            <w:sz w:val="24"/>
            <w:szCs w:val="24"/>
          </w:rPr>
          <w:t xml:space="preserve">SNPs </w:t>
        </w:r>
      </w:ins>
      <w:ins w:id="52" w:author="liu rui" w:date="2018-10-08T16:52:00Z">
        <w:r w:rsidR="000218D4">
          <w:rPr>
            <w:rFonts w:ascii="Times New Roman" w:hAnsi="Times New Roman" w:cs="Times New Roman" w:hint="eastAsia"/>
            <w:sz w:val="24"/>
            <w:szCs w:val="24"/>
          </w:rPr>
          <w:t>shared</w:t>
        </w:r>
      </w:ins>
      <w:ins w:id="53" w:author="liu rui" w:date="2018-10-08T16:53:00Z">
        <w:r w:rsidR="000218D4">
          <w:rPr>
            <w:rFonts w:ascii="Times New Roman" w:hAnsi="Times New Roman" w:cs="Times New Roman"/>
            <w:sz w:val="24"/>
            <w:szCs w:val="24"/>
          </w:rPr>
          <w:t>.</w:t>
        </w:r>
      </w:ins>
      <w:ins w:id="54" w:author="liu rui" w:date="2018-10-08T16:54:00Z">
        <w:r w:rsidR="000218D4">
          <w:rPr>
            <w:rFonts w:ascii="Times New Roman" w:hAnsi="Times New Roman" w:cs="Times New Roman"/>
            <w:sz w:val="24"/>
            <w:szCs w:val="24"/>
          </w:rPr>
          <w:t xml:space="preserve"> Moreover, </w:t>
        </w:r>
      </w:ins>
      <w:ins w:id="55" w:author="liu rui" w:date="2018-10-08T16:55:00Z">
        <w:r w:rsidR="000218D4">
          <w:rPr>
            <w:rFonts w:ascii="Times New Roman" w:hAnsi="Times New Roman" w:cs="Times New Roman"/>
            <w:sz w:val="24"/>
            <w:szCs w:val="24"/>
          </w:rPr>
          <w:t xml:space="preserve">mallard and spot-billed shared comparative number SNPs with </w:t>
        </w:r>
      </w:ins>
      <w:ins w:id="56" w:author="liu rui" w:date="2018-10-08T16:56:00Z">
        <w:r w:rsidR="000218D4">
          <w:rPr>
            <w:rFonts w:ascii="Times New Roman" w:hAnsi="Times New Roman" w:cs="Times New Roman"/>
            <w:sz w:val="24"/>
            <w:szCs w:val="24"/>
          </w:rPr>
          <w:t>domestic ducks</w:t>
        </w:r>
      </w:ins>
      <w:ins w:id="57" w:author="liu rui" w:date="2018-10-08T16:59:00Z">
        <w:r w:rsidR="000218D4">
          <w:rPr>
            <w:rFonts w:ascii="Times New Roman" w:hAnsi="Times New Roman" w:cs="Times New Roman"/>
            <w:sz w:val="24"/>
            <w:szCs w:val="24"/>
          </w:rPr>
          <w:t>.</w:t>
        </w:r>
      </w:ins>
      <w:ins w:id="58" w:author="liu rui" w:date="2018-10-08T16:53:00Z">
        <w:r w:rsidR="000218D4">
          <w:rPr>
            <w:rFonts w:ascii="Times New Roman" w:hAnsi="Times New Roman" w:cs="Times New Roman"/>
            <w:sz w:val="24"/>
            <w:szCs w:val="24"/>
          </w:rPr>
          <w:t xml:space="preserve"> </w:t>
        </w:r>
      </w:ins>
      <w:ins w:id="59" w:author="liu rui" w:date="2018-10-08T16:46:00Z">
        <w:r w:rsidR="00A51898">
          <w:rPr>
            <w:rFonts w:ascii="Times New Roman" w:hAnsi="Times New Roman" w:cs="Times New Roman"/>
            <w:sz w:val="24"/>
            <w:szCs w:val="24"/>
          </w:rPr>
          <w:t xml:space="preserve">we initially explored the genetic relationships </w:t>
        </w:r>
      </w:ins>
      <w:ins w:id="60" w:author="liu rui" w:date="2018-10-08T16:31:00Z">
        <w:r>
          <w:rPr>
            <w:rFonts w:ascii="Times New Roman" w:hAnsi="Times New Roman" w:cs="Times New Roman"/>
            <w:sz w:val="24"/>
            <w:szCs w:val="24"/>
          </w:rPr>
          <w:t xml:space="preserve"> </w:t>
        </w:r>
      </w:ins>
    </w:p>
    <w:p w14:paraId="54AC86DB" w14:textId="197BA280" w:rsidR="009410B2" w:rsidDel="00494869" w:rsidRDefault="00DB0AE7" w:rsidP="009410B2">
      <w:pPr>
        <w:autoSpaceDE w:val="0"/>
        <w:autoSpaceDN w:val="0"/>
        <w:adjustRightInd w:val="0"/>
        <w:spacing w:line="480" w:lineRule="auto"/>
        <w:rPr>
          <w:del w:id="61" w:author="liu rui" w:date="2018-10-08T14:59:00Z"/>
          <w:rFonts w:ascii="Times New Roman" w:hAnsi="Times New Roman" w:cs="Times New Roman"/>
          <w:sz w:val="24"/>
          <w:szCs w:val="24"/>
        </w:rPr>
      </w:pPr>
      <w:moveToRangeStart w:id="62" w:author="liu rui" w:date="2018-10-08T14:52:00Z" w:name="move526773659"/>
      <w:moveToRangeEnd w:id="11"/>
      <w:moveTo w:id="63" w:author="liu rui" w:date="2018-10-08T14:52:00Z">
        <w:del w:id="64" w:author="liu rui" w:date="2018-10-08T16:21:00Z">
          <w:r w:rsidDel="00064AB2">
            <w:rPr>
              <w:rFonts w:ascii="Times New Roman" w:hAnsi="Times New Roman" w:cs="Times New Roman" w:hint="eastAsia"/>
              <w:sz w:val="24"/>
              <w:szCs w:val="24"/>
            </w:rPr>
            <w:lastRenderedPageBreak/>
            <w:delText>Using methods similar to those applied to the Beijing duck genome</w:delText>
          </w:r>
          <w:r w:rsidDel="00064AB2">
            <w:rPr>
              <w:rFonts w:ascii="Times New Roman" w:hAnsi="Times New Roman" w:cs="Times New Roman"/>
              <w:sz w:val="24"/>
              <w:szCs w:val="24"/>
            </w:rPr>
            <w:fldChar w:fldCharType="begin"/>
          </w:r>
          <w:r w:rsidDel="00064AB2">
            <w:rPr>
              <w:rFonts w:ascii="Times New Roman" w:hAnsi="Times New Roman" w:cs="Times New Roman"/>
              <w:sz w:val="24"/>
              <w:szCs w:val="24"/>
            </w:rPr>
            <w:del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delInstrText>
          </w:r>
          <w:r w:rsidDel="00064AB2">
            <w:rPr>
              <w:rFonts w:ascii="Times New Roman" w:hAnsi="Times New Roman" w:cs="Times New Roman"/>
              <w:sz w:val="24"/>
              <w:szCs w:val="24"/>
            </w:rPr>
            <w:fldChar w:fldCharType="separate"/>
          </w:r>
          <w:r w:rsidDel="00064AB2">
            <w:rPr>
              <w:rFonts w:ascii="Times New Roman" w:hAnsi="Times New Roman" w:cs="Times New Roman"/>
              <w:noProof/>
              <w:sz w:val="24"/>
              <w:szCs w:val="24"/>
            </w:rPr>
            <w:delText>(</w:delText>
          </w:r>
          <w:r w:rsidDel="00064AB2">
            <w:rPr>
              <w:rFonts w:ascii="Times New Roman" w:hAnsi="Times New Roman" w:cs="Times New Roman"/>
              <w:noProof/>
              <w:sz w:val="24"/>
              <w:szCs w:val="24"/>
            </w:rPr>
            <w:fldChar w:fldCharType="begin"/>
          </w:r>
          <w:r w:rsidDel="00064AB2">
            <w:rPr>
              <w:rFonts w:ascii="Times New Roman" w:hAnsi="Times New Roman" w:cs="Times New Roman"/>
              <w:noProof/>
              <w:sz w:val="24"/>
              <w:szCs w:val="24"/>
            </w:rPr>
            <w:delInstrText xml:space="preserve"> HYPERLINK \l "_ENREF_11" \o "Huang, 2013 #21" </w:delInstrText>
          </w:r>
          <w:r w:rsidDel="00064AB2">
            <w:rPr>
              <w:rFonts w:ascii="Times New Roman" w:hAnsi="Times New Roman" w:cs="Times New Roman"/>
              <w:noProof/>
              <w:sz w:val="24"/>
              <w:szCs w:val="24"/>
            </w:rPr>
            <w:fldChar w:fldCharType="separate"/>
          </w:r>
          <w:r w:rsidDel="00064AB2">
            <w:rPr>
              <w:rFonts w:ascii="Times New Roman" w:hAnsi="Times New Roman" w:cs="Times New Roman"/>
              <w:noProof/>
              <w:sz w:val="24"/>
              <w:szCs w:val="24"/>
            </w:rPr>
            <w:delText>11</w:delText>
          </w:r>
          <w:r w:rsidDel="00064AB2">
            <w:rPr>
              <w:rFonts w:ascii="Times New Roman" w:hAnsi="Times New Roman" w:cs="Times New Roman"/>
              <w:noProof/>
              <w:sz w:val="24"/>
              <w:szCs w:val="24"/>
            </w:rPr>
            <w:fldChar w:fldCharType="end"/>
          </w:r>
          <w:r w:rsidDel="00064AB2">
            <w:rPr>
              <w:rFonts w:ascii="Times New Roman" w:hAnsi="Times New Roman" w:cs="Times New Roman"/>
              <w:noProof/>
              <w:sz w:val="24"/>
              <w:szCs w:val="24"/>
            </w:rPr>
            <w:delText>)</w:delText>
          </w:r>
          <w:r w:rsidDel="00064AB2">
            <w:rPr>
              <w:rFonts w:ascii="Times New Roman" w:hAnsi="Times New Roman" w:cs="Times New Roman"/>
              <w:sz w:val="24"/>
              <w:szCs w:val="24"/>
            </w:rPr>
            <w:fldChar w:fldCharType="end"/>
          </w:r>
          <w:r w:rsidDel="00064AB2">
            <w:rPr>
              <w:rFonts w:ascii="Times New Roman" w:hAnsi="Times New Roman" w:cs="Times New Roman" w:hint="eastAsia"/>
              <w:sz w:val="24"/>
              <w:szCs w:val="24"/>
            </w:rPr>
            <w:delText xml:space="preserve">, we generated a high-quality mallard assembly consisting of </w:delText>
          </w:r>
          <w:r w:rsidRPr="00EE2A10" w:rsidDel="00064AB2">
            <w:rPr>
              <w:rFonts w:ascii="Times New Roman" w:hAnsi="Times New Roman" w:cs="Times New Roman" w:hint="eastAsia"/>
              <w:sz w:val="24"/>
              <w:szCs w:val="24"/>
            </w:rPr>
            <w:delText>61</w:delText>
          </w:r>
          <w:r w:rsidDel="00064AB2">
            <w:rPr>
              <w:rFonts w:ascii="Times New Roman" w:hAnsi="Times New Roman" w:cs="Times New Roman"/>
              <w:sz w:val="24"/>
              <w:szCs w:val="24"/>
            </w:rPr>
            <w:delText>,</w:delText>
          </w:r>
          <w:r w:rsidRPr="00EE2A10" w:rsidDel="00064AB2">
            <w:rPr>
              <w:rFonts w:ascii="Times New Roman" w:hAnsi="Times New Roman" w:cs="Times New Roman" w:hint="eastAsia"/>
              <w:sz w:val="24"/>
              <w:szCs w:val="24"/>
            </w:rPr>
            <w:delText>591</w:delText>
          </w:r>
          <w:r w:rsidDel="00064AB2">
            <w:rPr>
              <w:rFonts w:ascii="Times New Roman" w:hAnsi="Times New Roman" w:cs="Times New Roman" w:hint="eastAsia"/>
              <w:sz w:val="24"/>
              <w:szCs w:val="24"/>
            </w:rPr>
            <w:delText xml:space="preserve"> scaffolds and covering 1.2</w:delText>
          </w:r>
          <w:r w:rsidDel="00064AB2">
            <w:rPr>
              <w:rFonts w:ascii="Times New Roman" w:hAnsi="Times New Roman" w:cs="Times New Roman"/>
              <w:sz w:val="24"/>
              <w:szCs w:val="24"/>
            </w:rPr>
            <w:delText>7</w:delText>
          </w:r>
          <w:r w:rsidDel="00064AB2">
            <w:rPr>
              <w:rFonts w:ascii="Times New Roman" w:hAnsi="Times New Roman" w:cs="Times New Roman" w:hint="eastAsia"/>
              <w:sz w:val="24"/>
              <w:szCs w:val="24"/>
            </w:rPr>
            <w:delText xml:space="preserve"> Gb, and estimated this assembly having a heterozygosity rate </w:delText>
          </w:r>
          <w:r w:rsidRPr="00EE2A10" w:rsidDel="00064AB2">
            <w:rPr>
              <w:rFonts w:ascii="Times New Roman" w:hAnsi="Times New Roman" w:cs="Times New Roman" w:hint="eastAsia"/>
              <w:sz w:val="24"/>
              <w:szCs w:val="24"/>
            </w:rPr>
            <w:delText>3.</w:delText>
          </w:r>
          <w:r w:rsidRPr="00EE2A10" w:rsidDel="00064AB2">
            <w:rPr>
              <w:rFonts w:ascii="Times New Roman" w:hAnsi="Times New Roman" w:cs="Times New Roman"/>
              <w:sz w:val="24"/>
              <w:szCs w:val="24"/>
            </w:rPr>
            <w:delText>61</w:delText>
          </w:r>
          <w:r w:rsidRPr="00EE2A10" w:rsidDel="00064AB2">
            <w:rPr>
              <w:rFonts w:ascii="宋体" w:eastAsia="宋体" w:hAnsi="宋体" w:cs="Times New Roman" w:hint="eastAsia"/>
              <w:sz w:val="24"/>
              <w:szCs w:val="24"/>
            </w:rPr>
            <w:delText>×</w:delText>
          </w:r>
          <w:r w:rsidRPr="00EE2A10" w:rsidDel="00064AB2">
            <w:rPr>
              <w:rFonts w:ascii="Times New Roman" w:hAnsi="Times New Roman" w:cs="Times New Roman"/>
              <w:sz w:val="24"/>
              <w:szCs w:val="24"/>
            </w:rPr>
            <w:delText>10</w:delText>
          </w:r>
          <w:r w:rsidRPr="00EE2A10" w:rsidDel="00064AB2">
            <w:rPr>
              <w:rFonts w:ascii="Times New Roman" w:hAnsi="Times New Roman" w:cs="Times New Roman"/>
              <w:sz w:val="24"/>
              <w:szCs w:val="24"/>
              <w:vertAlign w:val="superscript"/>
            </w:rPr>
            <w:delText>-3</w:delText>
          </w:r>
          <w:r w:rsidRPr="00EE2A10" w:rsidDel="00064AB2">
            <w:rPr>
              <w:rFonts w:ascii="Times New Roman" w:hAnsi="Times New Roman" w:cs="Times New Roman"/>
              <w:sz w:val="24"/>
              <w:szCs w:val="24"/>
            </w:rPr>
            <w:delText xml:space="preserve"> </w:delText>
          </w:r>
          <w:r w:rsidDel="00064AB2">
            <w:rPr>
              <w:rFonts w:ascii="Times New Roman" w:hAnsi="Times New Roman" w:cs="Times New Roman" w:hint="eastAsia"/>
              <w:sz w:val="24"/>
              <w:szCs w:val="24"/>
            </w:rPr>
            <w:delText xml:space="preserve">higher than the </w:delText>
          </w:r>
          <w:r w:rsidDel="00064AB2">
            <w:rPr>
              <w:rFonts w:ascii="Times New Roman" w:hAnsi="Times New Roman" w:cs="Times New Roman"/>
              <w:sz w:val="24"/>
              <w:szCs w:val="24"/>
            </w:rPr>
            <w:delText>corresponding</w:delText>
          </w:r>
          <w:r w:rsidDel="00064AB2">
            <w:rPr>
              <w:rFonts w:ascii="Times New Roman" w:hAnsi="Times New Roman" w:cs="Times New Roman" w:hint="eastAsia"/>
              <w:sz w:val="24"/>
              <w:szCs w:val="24"/>
            </w:rPr>
            <w:delText xml:space="preserve"> in Beijing duck genome (</w:delText>
          </w:r>
          <w:r w:rsidDel="00064AB2">
            <w:rPr>
              <w:rFonts w:ascii="Times New Roman" w:hAnsi="Times New Roman" w:cs="Times New Roman"/>
              <w:sz w:val="24"/>
              <w:szCs w:val="24"/>
            </w:rPr>
            <w:delText>2.40</w:delText>
          </w:r>
          <w:r w:rsidRPr="00B23500" w:rsidDel="00064AB2">
            <w:rPr>
              <w:rFonts w:ascii="宋体" w:eastAsia="宋体" w:hAnsi="宋体" w:cs="Times New Roman" w:hint="eastAsia"/>
              <w:sz w:val="24"/>
              <w:szCs w:val="24"/>
            </w:rPr>
            <w:delText>×</w:delText>
          </w:r>
          <w:r w:rsidRPr="00B23500" w:rsidDel="00064AB2">
            <w:rPr>
              <w:rFonts w:ascii="Times New Roman" w:hAnsi="Times New Roman" w:cs="Times New Roman"/>
              <w:sz w:val="24"/>
              <w:szCs w:val="24"/>
            </w:rPr>
            <w:delText>10</w:delText>
          </w:r>
          <w:r w:rsidRPr="00B23500" w:rsidDel="00064AB2">
            <w:rPr>
              <w:rFonts w:ascii="Times New Roman" w:hAnsi="Times New Roman" w:cs="Times New Roman"/>
              <w:sz w:val="24"/>
              <w:szCs w:val="24"/>
              <w:vertAlign w:val="superscript"/>
            </w:rPr>
            <w:delText>-3</w:delText>
          </w:r>
          <w:r w:rsidDel="00064AB2">
            <w:rPr>
              <w:rFonts w:ascii="Times New Roman" w:hAnsi="Times New Roman" w:cs="Times New Roman" w:hint="eastAsia"/>
              <w:sz w:val="24"/>
              <w:szCs w:val="24"/>
            </w:rPr>
            <w:delText>).</w:delText>
          </w:r>
        </w:del>
      </w:moveTo>
      <w:moveToRangeStart w:id="65" w:author="liu rui" w:date="2018-10-08T15:20:00Z" w:name="move526775371"/>
      <w:moveToRangeEnd w:id="62"/>
      <w:moveTo w:id="66" w:author="liu rui" w:date="2018-10-08T15:20:00Z">
        <w:del w:id="67" w:author="liu rui" w:date="2018-10-08T16:05:00Z">
          <w:r w:rsidR="007A3CB1" w:rsidDel="00AE733D">
            <w:rPr>
              <w:rFonts w:ascii="Times New Roman" w:hAnsi="Times New Roman" w:cs="Times New Roman" w:hint="eastAsia"/>
              <w:sz w:val="24"/>
              <w:szCs w:val="24"/>
            </w:rPr>
            <w:delText>(</w:delText>
          </w:r>
          <w:r w:rsidR="007A3CB1" w:rsidRPr="00A966B6" w:rsidDel="00AE733D">
            <w:rPr>
              <w:rFonts w:ascii="Times New Roman" w:hAnsi="Times New Roman" w:cs="Times New Roman" w:hint="eastAsia"/>
              <w:sz w:val="24"/>
              <w:szCs w:val="24"/>
            </w:rPr>
            <w:delText>Fig. 1</w:delText>
          </w:r>
          <w:r w:rsidR="007A3CB1" w:rsidDel="00AE733D">
            <w:rPr>
              <w:rFonts w:ascii="Times New Roman" w:hAnsi="Times New Roman" w:cs="Times New Roman"/>
              <w:sz w:val="24"/>
              <w:szCs w:val="24"/>
            </w:rPr>
            <w:delText>a</w:delText>
          </w:r>
          <w:r w:rsidR="007A3CB1" w:rsidDel="00AE733D">
            <w:rPr>
              <w:rFonts w:ascii="Times New Roman" w:hAnsi="Times New Roman" w:cs="Times New Roman" w:hint="eastAsia"/>
              <w:sz w:val="24"/>
              <w:szCs w:val="24"/>
            </w:rPr>
            <w:delText xml:space="preserve">; </w:delText>
          </w:r>
          <w:r w:rsidR="007A3CB1" w:rsidDel="00AE733D">
            <w:rPr>
              <w:rFonts w:ascii="Times New Roman" w:hAnsi="Times New Roman" w:cs="Times New Roman"/>
              <w:sz w:val="24"/>
              <w:szCs w:val="24"/>
            </w:rPr>
            <w:delText>Fig. S6).</w:delText>
          </w:r>
        </w:del>
      </w:moveTo>
      <w:moveToRangeStart w:id="68" w:author="liu rui" w:date="2018-10-08T15:24:00Z" w:name="move526775603"/>
      <w:moveToRangeEnd w:id="65"/>
      <w:moveTo w:id="69" w:author="liu rui" w:date="2018-10-08T15:24:00Z">
        <w:del w:id="70" w:author="liu rui" w:date="2018-10-08T15:38:00Z">
          <w:r w:rsidR="007A3CB1" w:rsidDel="001C3796">
            <w:rPr>
              <w:rFonts w:ascii="Times New Roman" w:hAnsi="Times New Roman" w:cs="Times New Roman" w:hint="eastAsia"/>
              <w:sz w:val="24"/>
              <w:szCs w:val="24"/>
            </w:rPr>
            <w:delText>gene families using the above mallard</w:delText>
          </w:r>
          <w:r w:rsidR="007A3CB1" w:rsidDel="001C3796">
            <w:rPr>
              <w:rFonts w:ascii="Times New Roman" w:hAnsi="Times New Roman" w:cs="Times New Roman"/>
              <w:sz w:val="24"/>
              <w:szCs w:val="24"/>
            </w:rPr>
            <w:delText xml:space="preserve"> duck</w:delText>
          </w:r>
          <w:r w:rsidR="007A3CB1" w:rsidDel="001C3796">
            <w:rPr>
              <w:rFonts w:ascii="Times New Roman" w:hAnsi="Times New Roman" w:cs="Times New Roman" w:hint="eastAsia"/>
              <w:sz w:val="24"/>
              <w:szCs w:val="24"/>
            </w:rPr>
            <w:delText xml:space="preserve"> and spot-billed reference gene sets, our previous Beijing duck gene set, together with a combined outgroup gene sets from </w:delText>
          </w:r>
          <w:r w:rsidR="007A3CB1" w:rsidRPr="00752BED" w:rsidDel="001C3796">
            <w:rPr>
              <w:rFonts w:ascii="Times New Roman" w:hAnsi="Times New Roman" w:cs="Times New Roman"/>
              <w:sz w:val="24"/>
              <w:szCs w:val="24"/>
            </w:rPr>
            <w:delText>chicken, turkey, flycatcher, ostrich</w:delText>
          </w:r>
          <w:r w:rsidR="007A3CB1" w:rsidDel="001C3796">
            <w:rPr>
              <w:rFonts w:ascii="Times New Roman" w:hAnsi="Times New Roman" w:cs="Times New Roman"/>
              <w:sz w:val="24"/>
              <w:szCs w:val="24"/>
            </w:rPr>
            <w:delText>,</w:delText>
          </w:r>
          <w:r w:rsidR="007A3CB1" w:rsidRPr="00752BED" w:rsidDel="001C3796">
            <w:rPr>
              <w:rFonts w:ascii="Times New Roman" w:hAnsi="Times New Roman" w:cs="Times New Roman" w:hint="eastAsia"/>
              <w:sz w:val="24"/>
              <w:szCs w:val="24"/>
            </w:rPr>
            <w:delText xml:space="preserve"> </w:delText>
          </w:r>
          <w:r w:rsidR="007A3CB1" w:rsidRPr="00752BED" w:rsidDel="001C3796">
            <w:rPr>
              <w:rFonts w:ascii="Times New Roman" w:hAnsi="Times New Roman" w:cs="Times New Roman"/>
              <w:sz w:val="24"/>
              <w:szCs w:val="24"/>
            </w:rPr>
            <w:delText>mouse and human (</w:delText>
          </w:r>
          <w:r w:rsidR="007A3CB1" w:rsidDel="001C3796">
            <w:rPr>
              <w:rFonts w:ascii="Times New Roman" w:hAnsi="Times New Roman" w:cs="Times New Roman"/>
              <w:sz w:val="24"/>
              <w:szCs w:val="24"/>
            </w:rPr>
            <w:delText>Fig. S9, Table S8</w:delText>
          </w:r>
          <w:r w:rsidR="007A3CB1" w:rsidRPr="00752BED" w:rsidDel="001C3796">
            <w:rPr>
              <w:rFonts w:ascii="Times New Roman" w:hAnsi="Times New Roman" w:cs="Times New Roman"/>
              <w:sz w:val="24"/>
              <w:szCs w:val="24"/>
            </w:rPr>
            <w:delText>).</w:delText>
          </w:r>
        </w:del>
      </w:moveTo>
      <w:moveToRangeEnd w:id="68"/>
      <w:del w:id="71" w:author="liu rui" w:date="2018-10-08T14:56:00Z">
        <w:r w:rsidR="009410B2" w:rsidDel="00494869">
          <w:rPr>
            <w:rFonts w:ascii="Times New Roman" w:hAnsi="Times New Roman" w:cs="Times New Roman" w:hint="eastAsia"/>
            <w:sz w:val="24"/>
            <w:szCs w:val="24"/>
          </w:rPr>
          <w:delText>We generated 262.45</w:delText>
        </w:r>
        <w:r w:rsidR="009410B2" w:rsidRPr="00FC0F91" w:rsidDel="00494869">
          <w:rPr>
            <w:rFonts w:ascii="Times New Roman" w:hAnsi="Times New Roman" w:cs="Times New Roman"/>
            <w:sz w:val="24"/>
            <w:szCs w:val="24"/>
          </w:rPr>
          <w:delText xml:space="preserve"> Gb</w:delText>
        </w:r>
        <w:r w:rsidR="009410B2" w:rsidRPr="00FC0F91" w:rsidDel="00494869">
          <w:rPr>
            <w:rFonts w:ascii="Times New Roman" w:hAnsi="Times New Roman" w:cs="Times New Roman" w:hint="eastAsia"/>
            <w:sz w:val="24"/>
            <w:szCs w:val="24"/>
          </w:rPr>
          <w:delText xml:space="preserve"> (</w:delText>
        </w:r>
        <w:r w:rsidR="009410B2" w:rsidRPr="00FC0F91" w:rsidDel="00494869">
          <w:rPr>
            <w:rFonts w:ascii="Times New Roman" w:hAnsi="Times New Roman" w:cs="Times New Roman"/>
            <w:sz w:val="24"/>
            <w:szCs w:val="24"/>
          </w:rPr>
          <w:delText>~</w:delText>
        </w:r>
        <w:r w:rsidR="009410B2" w:rsidRPr="00FC0F91" w:rsidDel="00494869">
          <w:rPr>
            <w:rFonts w:ascii="Times New Roman" w:hAnsi="Times New Roman" w:cs="Times New Roman" w:hint="eastAsia"/>
            <w:sz w:val="24"/>
            <w:szCs w:val="24"/>
          </w:rPr>
          <w:delText>209</w:delText>
        </w:r>
        <w:r w:rsidR="009410B2" w:rsidRPr="00FC0F91" w:rsidDel="00494869">
          <w:rPr>
            <w:rFonts w:ascii="Times New Roman" w:hAnsi="Times New Roman" w:cs="Times New Roman"/>
            <w:sz w:val="24"/>
            <w:szCs w:val="24"/>
          </w:rPr>
          <w:delText>-fold</w:delText>
        </w:r>
        <w:r w:rsidR="009410B2" w:rsidRPr="00FC0F91" w:rsidDel="00494869">
          <w:rPr>
            <w:rFonts w:ascii="Times New Roman" w:hAnsi="Times New Roman" w:cs="Times New Roman" w:hint="eastAsia"/>
            <w:sz w:val="24"/>
            <w:szCs w:val="24"/>
          </w:rPr>
          <w:delText>)</w:delText>
        </w:r>
        <w:r w:rsidR="009410B2" w:rsidDel="00494869">
          <w:rPr>
            <w:rFonts w:ascii="Times New Roman" w:hAnsi="Times New Roman" w:cs="Times New Roman" w:hint="eastAsia"/>
            <w:sz w:val="24"/>
            <w:szCs w:val="24"/>
          </w:rPr>
          <w:delText xml:space="preserve"> pair-end reads of a female mallard duck</w:delText>
        </w:r>
        <w:r w:rsidR="009410B2" w:rsidDel="00494869">
          <w:rPr>
            <w:rFonts w:ascii="Times New Roman" w:hAnsi="Times New Roman" w:cs="Times New Roman"/>
            <w:sz w:val="24"/>
            <w:szCs w:val="24"/>
          </w:rPr>
          <w:delText xml:space="preserve"> </w:delText>
        </w:r>
        <w:r w:rsidR="009410B2" w:rsidRPr="00FC0F91" w:rsidDel="00494869">
          <w:rPr>
            <w:rFonts w:ascii="Times New Roman" w:hAnsi="Times New Roman" w:cs="Times New Roman" w:hint="eastAsia"/>
            <w:sz w:val="24"/>
            <w:szCs w:val="24"/>
          </w:rPr>
          <w:delText xml:space="preserve">and </w:delText>
        </w:r>
        <w:r w:rsidR="009410B2" w:rsidRPr="00FC0F91" w:rsidDel="00494869">
          <w:rPr>
            <w:rFonts w:ascii="Times New Roman" w:hAnsi="Times New Roman" w:cs="Times New Roman"/>
            <w:sz w:val="24"/>
            <w:szCs w:val="24"/>
          </w:rPr>
          <w:delText>275.20</w:delText>
        </w:r>
        <w:r w:rsidR="009410B2" w:rsidRPr="00FC0F91" w:rsidDel="00494869">
          <w:rPr>
            <w:rFonts w:ascii="Times New Roman" w:hAnsi="Times New Roman" w:cs="Times New Roman" w:hint="eastAsia"/>
            <w:sz w:val="24"/>
            <w:szCs w:val="24"/>
          </w:rPr>
          <w:delText xml:space="preserve"> Gb</w:delText>
        </w:r>
        <w:r w:rsidR="009410B2" w:rsidDel="00494869">
          <w:rPr>
            <w:rFonts w:ascii="Times New Roman" w:hAnsi="Times New Roman" w:cs="Times New Roman" w:hint="eastAsia"/>
            <w:sz w:val="24"/>
            <w:szCs w:val="24"/>
          </w:rPr>
          <w:delText xml:space="preserve"> pair-end reads (</w:delText>
        </w:r>
        <w:r w:rsidR="009410B2" w:rsidRPr="00FC0F91" w:rsidDel="00494869">
          <w:rPr>
            <w:rFonts w:ascii="Times New Roman" w:hAnsi="Times New Roman" w:cs="Times New Roman"/>
            <w:sz w:val="24"/>
            <w:szCs w:val="24"/>
          </w:rPr>
          <w:delText>~220-fold</w:delText>
        </w:r>
        <w:r w:rsidR="009410B2" w:rsidDel="00494869">
          <w:rPr>
            <w:rFonts w:ascii="Times New Roman" w:hAnsi="Times New Roman" w:cs="Times New Roman" w:hint="eastAsia"/>
            <w:sz w:val="24"/>
            <w:szCs w:val="24"/>
          </w:rPr>
          <w:delText xml:space="preserve">) of </w:delText>
        </w:r>
        <w:r w:rsidR="009410B2" w:rsidDel="00494869">
          <w:rPr>
            <w:rFonts w:ascii="Times New Roman" w:hAnsi="Times New Roman" w:cs="Times New Roman"/>
            <w:sz w:val="24"/>
            <w:szCs w:val="24"/>
          </w:rPr>
          <w:delText xml:space="preserve">a female </w:delText>
        </w:r>
        <w:r w:rsidR="009410B2" w:rsidDel="00494869">
          <w:rPr>
            <w:rFonts w:ascii="Times New Roman" w:hAnsi="Times New Roman" w:cs="Times New Roman" w:hint="eastAsia"/>
            <w:sz w:val="24"/>
            <w:szCs w:val="24"/>
          </w:rPr>
          <w:delText>spot-billed duck, respectively</w:delText>
        </w:r>
      </w:del>
      <w:del w:id="72" w:author="liu rui" w:date="2018-10-08T14:55:00Z">
        <w:r w:rsidR="009410B2" w:rsidDel="00494869">
          <w:rPr>
            <w:rFonts w:ascii="Times New Roman" w:hAnsi="Times New Roman" w:cs="Times New Roman" w:hint="eastAsia"/>
            <w:sz w:val="24"/>
            <w:szCs w:val="24"/>
          </w:rPr>
          <w:delText xml:space="preserve"> (</w:delText>
        </w:r>
        <w:r w:rsidR="008422F7" w:rsidDel="00494869">
          <w:rPr>
            <w:rFonts w:ascii="Times New Roman" w:hAnsi="Times New Roman" w:cs="Times New Roman"/>
            <w:sz w:val="24"/>
            <w:szCs w:val="24"/>
          </w:rPr>
          <w:delText>Fig. S2, S3</w:delText>
        </w:r>
        <w:r w:rsidR="00AC5289" w:rsidDel="00494869">
          <w:rPr>
            <w:rFonts w:ascii="Times New Roman" w:hAnsi="Times New Roman" w:cs="Times New Roman"/>
            <w:sz w:val="24"/>
            <w:szCs w:val="24"/>
          </w:rPr>
          <w:delText>,</w:delText>
        </w:r>
        <w:r w:rsidR="008422F7" w:rsidRPr="008422F7" w:rsidDel="00494869">
          <w:rPr>
            <w:rFonts w:ascii="Times New Roman" w:hAnsi="Times New Roman" w:cs="Times New Roman"/>
            <w:sz w:val="24"/>
            <w:szCs w:val="24"/>
          </w:rPr>
          <w:delText xml:space="preserve"> </w:delText>
        </w:r>
        <w:r w:rsidR="008422F7" w:rsidDel="00494869">
          <w:rPr>
            <w:rFonts w:ascii="Times New Roman" w:hAnsi="Times New Roman" w:cs="Times New Roman"/>
            <w:sz w:val="24"/>
            <w:szCs w:val="24"/>
          </w:rPr>
          <w:delText>Table S1</w:delText>
        </w:r>
        <w:r w:rsidR="009410B2" w:rsidDel="00494869">
          <w:rPr>
            <w:rFonts w:ascii="Times New Roman" w:hAnsi="Times New Roman" w:cs="Times New Roman" w:hint="eastAsia"/>
            <w:sz w:val="24"/>
            <w:szCs w:val="24"/>
          </w:rPr>
          <w:delText>)</w:delText>
        </w:r>
      </w:del>
      <w:del w:id="73" w:author="liu rui" w:date="2018-10-08T14:56:00Z">
        <w:r w:rsidR="009410B2" w:rsidDel="00494869">
          <w:rPr>
            <w:rFonts w:ascii="Times New Roman" w:hAnsi="Times New Roman" w:cs="Times New Roman" w:hint="eastAsia"/>
            <w:sz w:val="24"/>
            <w:szCs w:val="24"/>
          </w:rPr>
          <w:delText xml:space="preserve">. </w:delText>
        </w:r>
      </w:del>
      <w:moveFromRangeStart w:id="74" w:author="liu rui" w:date="2018-10-08T14:52:00Z" w:name="move526773659"/>
      <w:moveFrom w:id="75" w:author="liu rui" w:date="2018-10-08T14:52:00Z">
        <w:del w:id="76" w:author="liu rui" w:date="2018-10-08T14:56:00Z">
          <w:r w:rsidR="009410B2" w:rsidDel="00494869">
            <w:rPr>
              <w:rFonts w:ascii="Times New Roman" w:hAnsi="Times New Roman" w:cs="Times New Roman" w:hint="eastAsia"/>
              <w:sz w:val="24"/>
              <w:szCs w:val="24"/>
            </w:rPr>
            <w:delText>Using methods similar to those applied to the Beijing duck genome</w:delText>
          </w:r>
          <w:r w:rsidR="009410B2" w:rsidDel="00494869">
            <w:rPr>
              <w:rFonts w:ascii="Times New Roman" w:hAnsi="Times New Roman" w:cs="Times New Roman"/>
              <w:sz w:val="24"/>
              <w:szCs w:val="24"/>
            </w:rPr>
            <w:fldChar w:fldCharType="begin"/>
          </w:r>
          <w:r w:rsidR="007819CE" w:rsidDel="00494869">
            <w:rPr>
              <w:rFonts w:ascii="Times New Roman" w:hAnsi="Times New Roman" w:cs="Times New Roman"/>
              <w:sz w:val="24"/>
              <w:szCs w:val="24"/>
            </w:rPr>
            <w:del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delInstrText>
          </w:r>
          <w:r w:rsidR="009410B2" w:rsidDel="00494869">
            <w:rPr>
              <w:rFonts w:ascii="Times New Roman" w:hAnsi="Times New Roman" w:cs="Times New Roman"/>
              <w:sz w:val="24"/>
              <w:szCs w:val="24"/>
            </w:rPr>
            <w:fldChar w:fldCharType="separate"/>
          </w:r>
          <w:r w:rsidR="004D577F" w:rsidDel="00494869">
            <w:rPr>
              <w:rFonts w:ascii="Times New Roman" w:hAnsi="Times New Roman" w:cs="Times New Roman"/>
              <w:noProof/>
              <w:sz w:val="24"/>
              <w:szCs w:val="24"/>
            </w:rPr>
            <w:delText>(</w:delText>
          </w:r>
          <w:r w:rsidR="008375AF" w:rsidDel="00494869">
            <w:rPr>
              <w:rFonts w:ascii="Times New Roman" w:hAnsi="Times New Roman" w:cs="Times New Roman"/>
              <w:noProof/>
              <w:sz w:val="24"/>
              <w:szCs w:val="24"/>
            </w:rPr>
            <w:fldChar w:fldCharType="begin"/>
          </w:r>
          <w:r w:rsidR="008375AF" w:rsidDel="00494869">
            <w:rPr>
              <w:rFonts w:ascii="Times New Roman" w:hAnsi="Times New Roman" w:cs="Times New Roman"/>
              <w:noProof/>
              <w:sz w:val="24"/>
              <w:szCs w:val="24"/>
            </w:rPr>
            <w:delInstrText xml:space="preserve"> HYPERLINK \l "_ENREF_11" \o "Huang, 2013 #21" </w:delInstrText>
          </w:r>
          <w:r w:rsidR="008375AF" w:rsidDel="00494869">
            <w:rPr>
              <w:rFonts w:ascii="Times New Roman" w:hAnsi="Times New Roman" w:cs="Times New Roman"/>
              <w:noProof/>
              <w:sz w:val="24"/>
              <w:szCs w:val="24"/>
            </w:rPr>
            <w:fldChar w:fldCharType="separate"/>
          </w:r>
          <w:r w:rsidR="004A4759" w:rsidDel="00494869">
            <w:rPr>
              <w:rFonts w:ascii="Times New Roman" w:hAnsi="Times New Roman" w:cs="Times New Roman"/>
              <w:noProof/>
              <w:sz w:val="24"/>
              <w:szCs w:val="24"/>
            </w:rPr>
            <w:delText>11</w:delText>
          </w:r>
          <w:r w:rsidR="008375AF" w:rsidDel="00494869">
            <w:rPr>
              <w:rFonts w:ascii="Times New Roman" w:hAnsi="Times New Roman" w:cs="Times New Roman"/>
              <w:noProof/>
              <w:sz w:val="24"/>
              <w:szCs w:val="24"/>
            </w:rPr>
            <w:fldChar w:fldCharType="end"/>
          </w:r>
          <w:r w:rsidR="004D577F" w:rsidDel="00494869">
            <w:rPr>
              <w:rFonts w:ascii="Times New Roman" w:hAnsi="Times New Roman" w:cs="Times New Roman"/>
              <w:noProof/>
              <w:sz w:val="24"/>
              <w:szCs w:val="24"/>
            </w:rPr>
            <w:delText>)</w:delText>
          </w:r>
          <w:r w:rsidR="009410B2" w:rsidDel="00494869">
            <w:rPr>
              <w:rFonts w:ascii="Times New Roman" w:hAnsi="Times New Roman" w:cs="Times New Roman"/>
              <w:sz w:val="24"/>
              <w:szCs w:val="24"/>
            </w:rPr>
            <w:fldChar w:fldCharType="end"/>
          </w:r>
          <w:r w:rsidR="009410B2" w:rsidDel="00494869">
            <w:rPr>
              <w:rFonts w:ascii="Times New Roman" w:hAnsi="Times New Roman" w:cs="Times New Roman" w:hint="eastAsia"/>
              <w:sz w:val="24"/>
              <w:szCs w:val="24"/>
            </w:rPr>
            <w:delText xml:space="preserve">, we generated a high-quality mallard assembly consisting of </w:delText>
          </w:r>
          <w:r w:rsidR="009410B2" w:rsidRPr="00EE2A10" w:rsidDel="00494869">
            <w:rPr>
              <w:rFonts w:ascii="Times New Roman" w:hAnsi="Times New Roman" w:cs="Times New Roman" w:hint="eastAsia"/>
              <w:sz w:val="24"/>
              <w:szCs w:val="24"/>
            </w:rPr>
            <w:delText>61</w:delText>
          </w:r>
          <w:r w:rsidR="009410B2" w:rsidDel="00494869">
            <w:rPr>
              <w:rFonts w:ascii="Times New Roman" w:hAnsi="Times New Roman" w:cs="Times New Roman"/>
              <w:sz w:val="24"/>
              <w:szCs w:val="24"/>
            </w:rPr>
            <w:delText>,</w:delText>
          </w:r>
          <w:r w:rsidR="009410B2" w:rsidRPr="00EE2A10" w:rsidDel="00494869">
            <w:rPr>
              <w:rFonts w:ascii="Times New Roman" w:hAnsi="Times New Roman" w:cs="Times New Roman" w:hint="eastAsia"/>
              <w:sz w:val="24"/>
              <w:szCs w:val="24"/>
            </w:rPr>
            <w:delText>591</w:delText>
          </w:r>
          <w:r w:rsidR="009410B2" w:rsidDel="00494869">
            <w:rPr>
              <w:rFonts w:ascii="Times New Roman" w:hAnsi="Times New Roman" w:cs="Times New Roman" w:hint="eastAsia"/>
              <w:sz w:val="24"/>
              <w:szCs w:val="24"/>
            </w:rPr>
            <w:delText xml:space="preserve"> scaffolds and covering 1.2</w:delText>
          </w:r>
          <w:r w:rsidR="009410B2" w:rsidDel="00494869">
            <w:rPr>
              <w:rFonts w:ascii="Times New Roman" w:hAnsi="Times New Roman" w:cs="Times New Roman"/>
              <w:sz w:val="24"/>
              <w:szCs w:val="24"/>
            </w:rPr>
            <w:delText>7</w:delText>
          </w:r>
          <w:r w:rsidR="009410B2" w:rsidDel="00494869">
            <w:rPr>
              <w:rFonts w:ascii="Times New Roman" w:hAnsi="Times New Roman" w:cs="Times New Roman" w:hint="eastAsia"/>
              <w:sz w:val="24"/>
              <w:szCs w:val="24"/>
            </w:rPr>
            <w:delText xml:space="preserve"> Gb, and estimated this assembly having a heterozygosity rate </w:delText>
          </w:r>
          <w:r w:rsidR="009410B2" w:rsidRPr="00EE2A10" w:rsidDel="00494869">
            <w:rPr>
              <w:rFonts w:ascii="Times New Roman" w:hAnsi="Times New Roman" w:cs="Times New Roman" w:hint="eastAsia"/>
              <w:sz w:val="24"/>
              <w:szCs w:val="24"/>
            </w:rPr>
            <w:delText>3.</w:delText>
          </w:r>
          <w:r w:rsidR="009410B2" w:rsidRPr="00EE2A10" w:rsidDel="00494869">
            <w:rPr>
              <w:rFonts w:ascii="Times New Roman" w:hAnsi="Times New Roman" w:cs="Times New Roman"/>
              <w:sz w:val="24"/>
              <w:szCs w:val="24"/>
            </w:rPr>
            <w:delText>61</w:delText>
          </w:r>
          <w:r w:rsidR="009410B2" w:rsidRPr="00EE2A10" w:rsidDel="00494869">
            <w:rPr>
              <w:rFonts w:ascii="宋体" w:eastAsia="宋体" w:hAnsi="宋体" w:cs="Times New Roman" w:hint="eastAsia"/>
              <w:sz w:val="24"/>
              <w:szCs w:val="24"/>
            </w:rPr>
            <w:delText>×</w:delText>
          </w:r>
          <w:r w:rsidR="009410B2" w:rsidRPr="00EE2A10" w:rsidDel="00494869">
            <w:rPr>
              <w:rFonts w:ascii="Times New Roman" w:hAnsi="Times New Roman" w:cs="Times New Roman"/>
              <w:sz w:val="24"/>
              <w:szCs w:val="24"/>
            </w:rPr>
            <w:delText>10</w:delText>
          </w:r>
          <w:r w:rsidR="009410B2" w:rsidRPr="00EE2A10" w:rsidDel="00494869">
            <w:rPr>
              <w:rFonts w:ascii="Times New Roman" w:hAnsi="Times New Roman" w:cs="Times New Roman"/>
              <w:sz w:val="24"/>
              <w:szCs w:val="24"/>
              <w:vertAlign w:val="superscript"/>
            </w:rPr>
            <w:delText>-3</w:delText>
          </w:r>
          <w:r w:rsidR="009410B2" w:rsidRPr="00EE2A10" w:rsidDel="00494869">
            <w:rPr>
              <w:rFonts w:ascii="Times New Roman" w:hAnsi="Times New Roman" w:cs="Times New Roman"/>
              <w:sz w:val="24"/>
              <w:szCs w:val="24"/>
            </w:rPr>
            <w:delText xml:space="preserve"> </w:delText>
          </w:r>
          <w:r w:rsidR="009410B2" w:rsidDel="00494869">
            <w:rPr>
              <w:rFonts w:ascii="Times New Roman" w:hAnsi="Times New Roman" w:cs="Times New Roman" w:hint="eastAsia"/>
              <w:sz w:val="24"/>
              <w:szCs w:val="24"/>
            </w:rPr>
            <w:delText xml:space="preserve">higher than the </w:delText>
          </w:r>
          <w:r w:rsidR="009410B2" w:rsidDel="00494869">
            <w:rPr>
              <w:rFonts w:ascii="Times New Roman" w:hAnsi="Times New Roman" w:cs="Times New Roman"/>
              <w:sz w:val="24"/>
              <w:szCs w:val="24"/>
            </w:rPr>
            <w:delText>corresponding</w:delText>
          </w:r>
          <w:r w:rsidR="009410B2" w:rsidDel="00494869">
            <w:rPr>
              <w:rFonts w:ascii="Times New Roman" w:hAnsi="Times New Roman" w:cs="Times New Roman" w:hint="eastAsia"/>
              <w:sz w:val="24"/>
              <w:szCs w:val="24"/>
            </w:rPr>
            <w:delText xml:space="preserve"> in Beijing duck genome (</w:delText>
          </w:r>
          <w:r w:rsidR="009410B2" w:rsidDel="00494869">
            <w:rPr>
              <w:rFonts w:ascii="Times New Roman" w:hAnsi="Times New Roman" w:cs="Times New Roman"/>
              <w:sz w:val="24"/>
              <w:szCs w:val="24"/>
            </w:rPr>
            <w:delText>2.40</w:delText>
          </w:r>
          <w:r w:rsidR="009410B2" w:rsidRPr="00B23500" w:rsidDel="00494869">
            <w:rPr>
              <w:rFonts w:ascii="宋体" w:eastAsia="宋体" w:hAnsi="宋体" w:cs="Times New Roman" w:hint="eastAsia"/>
              <w:sz w:val="24"/>
              <w:szCs w:val="24"/>
            </w:rPr>
            <w:delText>×</w:delText>
          </w:r>
          <w:r w:rsidR="009410B2" w:rsidRPr="00B23500" w:rsidDel="00494869">
            <w:rPr>
              <w:rFonts w:ascii="Times New Roman" w:hAnsi="Times New Roman" w:cs="Times New Roman"/>
              <w:sz w:val="24"/>
              <w:szCs w:val="24"/>
            </w:rPr>
            <w:delText>10</w:delText>
          </w:r>
          <w:r w:rsidR="009410B2" w:rsidRPr="00B23500" w:rsidDel="00494869">
            <w:rPr>
              <w:rFonts w:ascii="Times New Roman" w:hAnsi="Times New Roman" w:cs="Times New Roman"/>
              <w:sz w:val="24"/>
              <w:szCs w:val="24"/>
              <w:vertAlign w:val="superscript"/>
            </w:rPr>
            <w:delText>-3</w:delText>
          </w:r>
          <w:r w:rsidR="009410B2" w:rsidDel="00494869">
            <w:rPr>
              <w:rFonts w:ascii="Times New Roman" w:hAnsi="Times New Roman" w:cs="Times New Roman" w:hint="eastAsia"/>
              <w:sz w:val="24"/>
              <w:szCs w:val="24"/>
            </w:rPr>
            <w:delText xml:space="preserve">). </w:delText>
          </w:r>
        </w:del>
      </w:moveFrom>
      <w:moveFromRangeEnd w:id="74"/>
      <w:del w:id="77" w:author="liu rui" w:date="2018-10-08T14:56:00Z">
        <w:r w:rsidR="009410B2" w:rsidDel="00494869">
          <w:rPr>
            <w:rFonts w:ascii="Times New Roman" w:hAnsi="Times New Roman" w:cs="Times New Roman" w:hint="eastAsia"/>
            <w:sz w:val="24"/>
            <w:szCs w:val="24"/>
          </w:rPr>
          <w:delText xml:space="preserve">The contig N50 and scaffold N50 values of the mallard genome assembly were </w:delText>
        </w:r>
        <w:r w:rsidR="009410B2" w:rsidDel="00494869">
          <w:rPr>
            <w:rFonts w:ascii="Times New Roman" w:hAnsi="Times New Roman" w:cs="Times New Roman"/>
            <w:sz w:val="24"/>
            <w:szCs w:val="24"/>
          </w:rPr>
          <w:delText>38.27</w:delText>
        </w:r>
        <w:r w:rsidR="009410B2" w:rsidDel="00494869">
          <w:rPr>
            <w:rFonts w:ascii="Times New Roman" w:hAnsi="Times New Roman" w:cs="Times New Roman" w:hint="eastAsia"/>
            <w:sz w:val="24"/>
            <w:szCs w:val="24"/>
          </w:rPr>
          <w:delText xml:space="preserve"> Kb and 2.4</w:delText>
        </w:r>
        <w:r w:rsidR="009410B2" w:rsidDel="00494869">
          <w:rPr>
            <w:rFonts w:ascii="Times New Roman" w:hAnsi="Times New Roman" w:cs="Times New Roman"/>
            <w:sz w:val="24"/>
            <w:szCs w:val="24"/>
          </w:rPr>
          <w:delText>9</w:delText>
        </w:r>
        <w:r w:rsidR="009410B2" w:rsidDel="00494869">
          <w:rPr>
            <w:rFonts w:ascii="Times New Roman" w:hAnsi="Times New Roman" w:cs="Times New Roman" w:hint="eastAsia"/>
            <w:sz w:val="24"/>
            <w:szCs w:val="24"/>
          </w:rPr>
          <w:delText xml:space="preserve"> Mb</w:delText>
        </w:r>
        <w:r w:rsidR="009410B2" w:rsidDel="00494869">
          <w:rPr>
            <w:rFonts w:ascii="Times New Roman" w:hAnsi="Times New Roman" w:cs="Times New Roman"/>
            <w:sz w:val="24"/>
            <w:szCs w:val="24"/>
          </w:rPr>
          <w:delText>,</w:delText>
        </w:r>
        <w:r w:rsidR="009410B2" w:rsidDel="00494869">
          <w:rPr>
            <w:rFonts w:ascii="Times New Roman" w:hAnsi="Times New Roman" w:cs="Times New Roman" w:hint="eastAsia"/>
            <w:sz w:val="24"/>
            <w:szCs w:val="24"/>
          </w:rPr>
          <w:delText xml:space="preserve"> respectively </w:delText>
        </w:r>
        <w:r w:rsidR="009410B2" w:rsidRPr="00EE2A10" w:rsidDel="00494869">
          <w:rPr>
            <w:rFonts w:ascii="Times New Roman" w:hAnsi="Times New Roman" w:cs="Times New Roman" w:hint="eastAsia"/>
            <w:sz w:val="24"/>
            <w:szCs w:val="24"/>
          </w:rPr>
          <w:delText>(</w:delText>
        </w:r>
      </w:del>
      <w:del w:id="78" w:author="liu rui" w:date="2018-10-08T14:55:00Z">
        <w:r w:rsidR="009410B2" w:rsidDel="00494869">
          <w:rPr>
            <w:rFonts w:ascii="Times New Roman" w:hAnsi="Times New Roman" w:cs="Times New Roman"/>
            <w:sz w:val="24"/>
            <w:szCs w:val="24"/>
          </w:rPr>
          <w:delText xml:space="preserve">Table 1; </w:delText>
        </w:r>
      </w:del>
      <w:del w:id="79" w:author="liu rui" w:date="2018-10-08T14:56:00Z">
        <w:r w:rsidR="00AC5289" w:rsidDel="00494869">
          <w:rPr>
            <w:rFonts w:ascii="Times New Roman" w:hAnsi="Times New Roman" w:cs="Times New Roman"/>
            <w:sz w:val="24"/>
            <w:szCs w:val="24"/>
          </w:rPr>
          <w:delText>Table</w:delText>
        </w:r>
        <w:r w:rsidR="009410B2" w:rsidDel="00494869">
          <w:rPr>
            <w:rFonts w:ascii="Times New Roman" w:hAnsi="Times New Roman" w:cs="Times New Roman"/>
            <w:sz w:val="24"/>
            <w:szCs w:val="24"/>
          </w:rPr>
          <w:delText xml:space="preserve"> </w:delText>
        </w:r>
        <w:r w:rsidR="00AC5289" w:rsidDel="00494869">
          <w:rPr>
            <w:rFonts w:ascii="Times New Roman" w:hAnsi="Times New Roman" w:cs="Times New Roman"/>
            <w:sz w:val="24"/>
            <w:szCs w:val="24"/>
          </w:rPr>
          <w:delText>S</w:delText>
        </w:r>
        <w:r w:rsidR="009410B2" w:rsidDel="00494869">
          <w:rPr>
            <w:rFonts w:ascii="Times New Roman" w:hAnsi="Times New Roman" w:cs="Times New Roman"/>
            <w:sz w:val="24"/>
            <w:szCs w:val="24"/>
          </w:rPr>
          <w:delText>2</w:delText>
        </w:r>
        <w:r w:rsidR="009410B2" w:rsidRPr="00EE2A10" w:rsidDel="00494869">
          <w:rPr>
            <w:rFonts w:ascii="Times New Roman" w:hAnsi="Times New Roman" w:cs="Times New Roman" w:hint="eastAsia"/>
            <w:sz w:val="24"/>
            <w:szCs w:val="24"/>
          </w:rPr>
          <w:delText>)</w:delText>
        </w:r>
        <w:r w:rsidR="009410B2" w:rsidDel="00494869">
          <w:rPr>
            <w:rFonts w:ascii="Times New Roman" w:hAnsi="Times New Roman" w:cs="Times New Roman" w:hint="eastAsia"/>
            <w:sz w:val="24"/>
            <w:szCs w:val="24"/>
          </w:rPr>
          <w:delText xml:space="preserve">. We also generated a high-quality spot-billed genome assembly containing </w:delText>
        </w:r>
        <w:r w:rsidR="009410B2" w:rsidRPr="00EE2A10" w:rsidDel="00494869">
          <w:rPr>
            <w:rFonts w:ascii="Times New Roman" w:hAnsi="Times New Roman" w:cs="Times New Roman" w:hint="eastAsia"/>
            <w:sz w:val="24"/>
            <w:szCs w:val="24"/>
          </w:rPr>
          <w:delText>67</w:delText>
        </w:r>
        <w:r w:rsidR="009410B2" w:rsidRPr="00EE2A10" w:rsidDel="00494869">
          <w:rPr>
            <w:rFonts w:ascii="Times New Roman" w:hAnsi="Times New Roman" w:cs="Times New Roman"/>
            <w:sz w:val="24"/>
            <w:szCs w:val="24"/>
          </w:rPr>
          <w:delText>,</w:delText>
        </w:r>
        <w:r w:rsidR="009410B2" w:rsidRPr="00EE2A10" w:rsidDel="00494869">
          <w:rPr>
            <w:rFonts w:ascii="Times New Roman" w:hAnsi="Times New Roman" w:cs="Times New Roman" w:hint="eastAsia"/>
            <w:sz w:val="24"/>
            <w:szCs w:val="24"/>
          </w:rPr>
          <w:delText>685</w:delText>
        </w:r>
        <w:r w:rsidR="009410B2" w:rsidDel="00494869">
          <w:rPr>
            <w:rFonts w:ascii="Times New Roman" w:hAnsi="Times New Roman" w:cs="Times New Roman" w:hint="eastAsia"/>
            <w:sz w:val="24"/>
            <w:szCs w:val="24"/>
          </w:rPr>
          <w:delText xml:space="preserve"> scaffolds and covering 1.3</w:delText>
        </w:r>
        <w:r w:rsidR="009410B2" w:rsidDel="00494869">
          <w:rPr>
            <w:rFonts w:ascii="Times New Roman" w:hAnsi="Times New Roman" w:cs="Times New Roman"/>
            <w:sz w:val="24"/>
            <w:szCs w:val="24"/>
          </w:rPr>
          <w:delText>1</w:delText>
        </w:r>
        <w:r w:rsidR="009410B2" w:rsidDel="00494869">
          <w:rPr>
            <w:rFonts w:ascii="Times New Roman" w:hAnsi="Times New Roman" w:cs="Times New Roman" w:hint="eastAsia"/>
            <w:sz w:val="24"/>
            <w:szCs w:val="24"/>
          </w:rPr>
          <w:delText xml:space="preserve"> Gb. Similarly, we found that spot-billed assembly had a high heterozygosity rate (</w:delText>
        </w:r>
      </w:del>
      <w:del w:id="80" w:author="liu rui" w:date="2018-10-08T14:53:00Z">
        <w:r w:rsidR="009410B2" w:rsidRPr="00EE2A10" w:rsidDel="00DB0AE7">
          <w:rPr>
            <w:rFonts w:ascii="Times New Roman" w:hAnsi="Times New Roman" w:cs="Times New Roman" w:hint="eastAsia"/>
            <w:sz w:val="24"/>
            <w:szCs w:val="24"/>
          </w:rPr>
          <w:delText>3.54</w:delText>
        </w:r>
        <w:r w:rsidR="009410B2" w:rsidRPr="00EE2A10" w:rsidDel="00DB0AE7">
          <w:rPr>
            <w:rFonts w:ascii="宋体" w:eastAsia="宋体" w:hAnsi="宋体" w:cs="Times New Roman" w:hint="eastAsia"/>
            <w:sz w:val="24"/>
            <w:szCs w:val="24"/>
          </w:rPr>
          <w:delText>×</w:delText>
        </w:r>
        <w:r w:rsidR="009410B2" w:rsidRPr="00EE2A10" w:rsidDel="00DB0AE7">
          <w:rPr>
            <w:rFonts w:ascii="Times New Roman" w:hAnsi="Times New Roman" w:cs="Times New Roman"/>
            <w:sz w:val="24"/>
            <w:szCs w:val="24"/>
          </w:rPr>
          <w:delText>10</w:delText>
        </w:r>
        <w:r w:rsidR="009410B2" w:rsidRPr="00EE2A10" w:rsidDel="00DB0AE7">
          <w:rPr>
            <w:rFonts w:ascii="Times New Roman" w:hAnsi="Times New Roman" w:cs="Times New Roman"/>
            <w:sz w:val="24"/>
            <w:szCs w:val="24"/>
            <w:vertAlign w:val="superscript"/>
          </w:rPr>
          <w:delText>-3</w:delText>
        </w:r>
      </w:del>
      <w:del w:id="81" w:author="liu rui" w:date="2018-10-08T14:56:00Z">
        <w:r w:rsidR="009410B2" w:rsidDel="00494869">
          <w:rPr>
            <w:rFonts w:ascii="Times New Roman" w:hAnsi="Times New Roman" w:cs="Times New Roman" w:hint="eastAsia"/>
            <w:sz w:val="24"/>
            <w:szCs w:val="24"/>
          </w:rPr>
          <w:delText xml:space="preserve">). The contig N50 and scaffold N50 values of the spot-billed assembly were </w:delText>
        </w:r>
        <w:r w:rsidR="009410B2" w:rsidRPr="00EE2A10" w:rsidDel="00494869">
          <w:rPr>
            <w:rFonts w:ascii="Times New Roman" w:hAnsi="Times New Roman" w:cs="Times New Roman" w:hint="eastAsia"/>
            <w:sz w:val="24"/>
            <w:szCs w:val="24"/>
          </w:rPr>
          <w:delText>33.06 Kb and 2.05 Mb</w:delText>
        </w:r>
        <w:r w:rsidR="009410B2" w:rsidDel="00494869">
          <w:rPr>
            <w:rFonts w:ascii="Times New Roman" w:hAnsi="Times New Roman" w:cs="Times New Roman"/>
            <w:sz w:val="24"/>
            <w:szCs w:val="24"/>
          </w:rPr>
          <w:delText>,</w:delText>
        </w:r>
        <w:r w:rsidR="009410B2" w:rsidRPr="00EE2A10" w:rsidDel="00494869">
          <w:rPr>
            <w:rFonts w:ascii="Times New Roman" w:hAnsi="Times New Roman" w:cs="Times New Roman" w:hint="eastAsia"/>
            <w:sz w:val="24"/>
            <w:szCs w:val="24"/>
          </w:rPr>
          <w:delText xml:space="preserve"> respectively (</w:delText>
        </w:r>
        <w:r w:rsidR="009410B2" w:rsidDel="00494869">
          <w:rPr>
            <w:rFonts w:ascii="Times New Roman" w:hAnsi="Times New Roman" w:cs="Times New Roman"/>
            <w:sz w:val="24"/>
            <w:szCs w:val="24"/>
          </w:rPr>
          <w:delText xml:space="preserve">Table 1; </w:delText>
        </w:r>
        <w:r w:rsidR="00AC5289" w:rsidDel="00494869">
          <w:rPr>
            <w:rFonts w:ascii="Times New Roman" w:hAnsi="Times New Roman" w:cs="Times New Roman"/>
            <w:sz w:val="24"/>
            <w:szCs w:val="24"/>
          </w:rPr>
          <w:delText>Table</w:delText>
        </w:r>
        <w:r w:rsidR="009410B2" w:rsidDel="00494869">
          <w:rPr>
            <w:rFonts w:ascii="Times New Roman" w:hAnsi="Times New Roman" w:cs="Times New Roman"/>
            <w:sz w:val="24"/>
            <w:szCs w:val="24"/>
          </w:rPr>
          <w:delText xml:space="preserve"> </w:delText>
        </w:r>
        <w:r w:rsidR="00AC5289" w:rsidDel="00494869">
          <w:rPr>
            <w:rFonts w:ascii="Times New Roman" w:hAnsi="Times New Roman" w:cs="Times New Roman"/>
            <w:sz w:val="24"/>
            <w:szCs w:val="24"/>
          </w:rPr>
          <w:delText>S</w:delText>
        </w:r>
        <w:r w:rsidR="009410B2" w:rsidDel="00494869">
          <w:rPr>
            <w:rFonts w:ascii="Times New Roman" w:hAnsi="Times New Roman" w:cs="Times New Roman"/>
            <w:sz w:val="24"/>
            <w:szCs w:val="24"/>
          </w:rPr>
          <w:delText>2</w:delText>
        </w:r>
        <w:r w:rsidR="009410B2" w:rsidRPr="00EE2A10" w:rsidDel="00494869">
          <w:rPr>
            <w:rFonts w:ascii="Times New Roman" w:hAnsi="Times New Roman" w:cs="Times New Roman" w:hint="eastAsia"/>
            <w:sz w:val="24"/>
            <w:szCs w:val="24"/>
          </w:rPr>
          <w:delText>)</w:delText>
        </w:r>
        <w:r w:rsidR="009410B2" w:rsidDel="00494869">
          <w:rPr>
            <w:rFonts w:ascii="Times New Roman" w:hAnsi="Times New Roman" w:cs="Times New Roman" w:hint="eastAsia"/>
            <w:sz w:val="24"/>
            <w:szCs w:val="24"/>
          </w:rPr>
          <w:delText xml:space="preserve">. </w:delText>
        </w:r>
      </w:del>
      <w:del w:id="82" w:author="liu rui" w:date="2018-10-08T14:59:00Z">
        <w:r w:rsidR="009410B2" w:rsidDel="00494869">
          <w:rPr>
            <w:rFonts w:ascii="Times New Roman" w:hAnsi="Times New Roman" w:cs="Times New Roman" w:hint="eastAsia"/>
            <w:sz w:val="24"/>
            <w:szCs w:val="24"/>
          </w:rPr>
          <w:delText>We then estimated coverage of the mallard</w:delText>
        </w:r>
        <w:r w:rsidR="009410B2" w:rsidDel="00494869">
          <w:rPr>
            <w:rFonts w:ascii="Times New Roman" w:hAnsi="Times New Roman" w:cs="Times New Roman"/>
            <w:sz w:val="24"/>
            <w:szCs w:val="24"/>
          </w:rPr>
          <w:delText xml:space="preserve"> duck</w:delText>
        </w:r>
        <w:r w:rsidR="009410B2" w:rsidDel="00494869">
          <w:rPr>
            <w:rFonts w:ascii="Times New Roman" w:hAnsi="Times New Roman" w:cs="Times New Roman" w:hint="eastAsia"/>
            <w:sz w:val="24"/>
            <w:szCs w:val="24"/>
          </w:rPr>
          <w:delText xml:space="preserve"> and spot-billed </w:delText>
        </w:r>
        <w:r w:rsidR="009410B2" w:rsidDel="00494869">
          <w:rPr>
            <w:rFonts w:ascii="Times New Roman" w:hAnsi="Times New Roman" w:cs="Times New Roman"/>
            <w:sz w:val="24"/>
            <w:szCs w:val="24"/>
          </w:rPr>
          <w:delText xml:space="preserve">duck </w:delText>
        </w:r>
        <w:r w:rsidR="009410B2" w:rsidDel="00494869">
          <w:rPr>
            <w:rFonts w:ascii="Times New Roman" w:hAnsi="Times New Roman" w:cs="Times New Roman" w:hint="eastAsia"/>
            <w:sz w:val="24"/>
            <w:szCs w:val="24"/>
          </w:rPr>
          <w:delText xml:space="preserve">assemblies with alignment to seven finished BACs (completed </w:delText>
        </w:r>
        <w:r w:rsidR="009410B2" w:rsidDel="00494869">
          <w:rPr>
            <w:rFonts w:ascii="Times New Roman" w:hAnsi="Times New Roman" w:cs="Times New Roman"/>
            <w:sz w:val="24"/>
            <w:szCs w:val="24"/>
          </w:rPr>
          <w:delText>independently</w:delText>
        </w:r>
        <w:r w:rsidR="009410B2" w:rsidDel="00494869">
          <w:rPr>
            <w:rFonts w:ascii="Times New Roman" w:hAnsi="Times New Roman" w:cs="Times New Roman" w:hint="eastAsia"/>
            <w:sz w:val="24"/>
            <w:szCs w:val="24"/>
          </w:rPr>
          <w:delText xml:space="preserve"> using Sanger sequencing technology</w:delText>
        </w:r>
        <w:r w:rsidR="009410B2" w:rsidDel="00494869">
          <w:rPr>
            <w:rFonts w:ascii="Times New Roman" w:hAnsi="Times New Roman" w:cs="Times New Roman"/>
            <w:sz w:val="24"/>
            <w:szCs w:val="24"/>
          </w:rPr>
          <w:delText>)</w:delText>
        </w:r>
        <w:r w:rsidR="009410B2" w:rsidDel="00494869">
          <w:rPr>
            <w:rFonts w:ascii="Times New Roman" w:hAnsi="Times New Roman" w:cs="Times New Roman" w:hint="eastAsia"/>
            <w:sz w:val="24"/>
            <w:szCs w:val="24"/>
          </w:rPr>
          <w:delText xml:space="preserve"> and 319,996 duck ESTs assembled in our previous duck genome project using BLA</w:delText>
        </w:r>
        <w:r w:rsidR="009410B2" w:rsidDel="00494869">
          <w:rPr>
            <w:rFonts w:ascii="Times New Roman" w:hAnsi="Times New Roman" w:cs="Times New Roman"/>
            <w:sz w:val="24"/>
            <w:szCs w:val="24"/>
          </w:rPr>
          <w:delText xml:space="preserve">T </w:delText>
        </w:r>
        <w:r w:rsidR="009410B2" w:rsidDel="00494869">
          <w:rPr>
            <w:rFonts w:ascii="Times New Roman" w:hAnsi="Times New Roman" w:cs="Times New Roman" w:hint="eastAsia"/>
            <w:sz w:val="24"/>
            <w:szCs w:val="24"/>
          </w:rPr>
          <w:delText>(</w:delText>
        </w:r>
        <w:r w:rsidR="008422F7" w:rsidDel="00494869">
          <w:rPr>
            <w:rFonts w:ascii="Times New Roman" w:hAnsi="Times New Roman" w:cs="Times New Roman"/>
            <w:sz w:val="24"/>
            <w:szCs w:val="24"/>
          </w:rPr>
          <w:delText>SI Appendix</w:delText>
        </w:r>
        <w:r w:rsidR="009410B2" w:rsidDel="00494869">
          <w:rPr>
            <w:rFonts w:ascii="Times New Roman" w:hAnsi="Times New Roman" w:cs="Times New Roman"/>
            <w:sz w:val="24"/>
            <w:szCs w:val="24"/>
          </w:rPr>
          <w:delText>)</w:delText>
        </w:r>
        <w:r w:rsidR="009410B2" w:rsidDel="00494869">
          <w:rPr>
            <w:rFonts w:ascii="Times New Roman" w:hAnsi="Times New Roman" w:cs="Times New Roman"/>
            <w:sz w:val="24"/>
            <w:szCs w:val="24"/>
          </w:rPr>
          <w:fldChar w:fldCharType="begin">
            <w:fldData xml:space="preserve">PEVuZE5vdGU+PENpdGU+PEF1dGhvcj5IdWFuZzwvQXV0aG9yPjxZZWFyPjIwMTM8L1llYXI+PFJl
Y051bT4yMTwvUmVjTnVtPjxEaXNwbGF5VGV4dD4oMTEsIDIxKTwvRGlzcGxheVRleHQ+PHJlY29y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L0NpdGU+PENpdGU+PEF1dGhvcj5IdWFuZzwvQXV0aG9yPjxZZWFyPjIwMTE8L1llYXI+PFJlY051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=
</w:fldData>
          </w:fldChar>
        </w:r>
        <w:r w:rsidR="007819CE" w:rsidDel="00494869">
          <w:rPr>
            <w:rFonts w:ascii="Times New Roman" w:hAnsi="Times New Roman" w:cs="Times New Roman"/>
            <w:sz w:val="24"/>
            <w:szCs w:val="24"/>
          </w:rPr>
          <w:delInstrText xml:space="preserve"> ADDIN EN.CITE </w:delInstrText>
        </w:r>
        <w:r w:rsidR="007819CE" w:rsidDel="00494869">
          <w:rPr>
            <w:rFonts w:ascii="Times New Roman" w:hAnsi="Times New Roman" w:cs="Times New Roman"/>
            <w:sz w:val="24"/>
            <w:szCs w:val="24"/>
          </w:rPr>
          <w:fldChar w:fldCharType="begin">
            <w:fldData xml:space="preserve">PEVuZE5vdGU+PENpdGU+PEF1dGhvcj5IdWFuZzwvQXV0aG9yPjxZZWFyPjIwMTM8L1llYXI+PFJl
Y051bT4yMTwvUmVjTnVtPjxEaXNwbGF5VGV4dD4oMTEsIDIxKTwvRGlzcGxheVRleHQ+PHJlY29y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L0NpdGU+PENpdGU+PEF1dGhvcj5IdWFuZzwvQXV0aG9yPjxZZWFyPjIwMTE8L1llYXI+PFJlY051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=
</w:fldData>
          </w:fldChar>
        </w:r>
        <w:r w:rsidR="007819CE" w:rsidDel="00494869">
          <w:rPr>
            <w:rFonts w:ascii="Times New Roman" w:hAnsi="Times New Roman" w:cs="Times New Roman"/>
            <w:sz w:val="24"/>
            <w:szCs w:val="24"/>
          </w:rPr>
          <w:delInstrText xml:space="preserve"> ADDIN EN.CITE.DATA </w:delInstrText>
        </w:r>
        <w:r w:rsidR="007819CE" w:rsidDel="00494869">
          <w:rPr>
            <w:rFonts w:ascii="Times New Roman" w:hAnsi="Times New Roman" w:cs="Times New Roman"/>
            <w:sz w:val="24"/>
            <w:szCs w:val="24"/>
          </w:rPr>
        </w:r>
        <w:r w:rsidR="007819CE" w:rsidDel="00494869">
          <w:rPr>
            <w:rFonts w:ascii="Times New Roman" w:hAnsi="Times New Roman" w:cs="Times New Roman"/>
            <w:sz w:val="24"/>
            <w:szCs w:val="24"/>
          </w:rPr>
          <w:fldChar w:fldCharType="end"/>
        </w:r>
        <w:r w:rsidR="009410B2" w:rsidDel="00494869">
          <w:rPr>
            <w:rFonts w:ascii="Times New Roman" w:hAnsi="Times New Roman" w:cs="Times New Roman"/>
            <w:sz w:val="24"/>
            <w:szCs w:val="24"/>
          </w:rPr>
        </w:r>
        <w:r w:rsidR="009410B2" w:rsidDel="00494869">
          <w:rPr>
            <w:rFonts w:ascii="Times New Roman" w:hAnsi="Times New Roman" w:cs="Times New Roman"/>
            <w:sz w:val="24"/>
            <w:szCs w:val="24"/>
          </w:rPr>
          <w:fldChar w:fldCharType="separate"/>
        </w:r>
        <w:r w:rsidR="004D577F" w:rsidDel="00494869">
          <w:rPr>
            <w:rFonts w:ascii="Times New Roman" w:hAnsi="Times New Roman" w:cs="Times New Roman"/>
            <w:noProof/>
            <w:sz w:val="24"/>
            <w:szCs w:val="24"/>
          </w:rPr>
          <w:delText>(</w:delText>
        </w:r>
        <w:r w:rsidR="008375AF" w:rsidDel="00494869">
          <w:rPr>
            <w:rFonts w:ascii="Times New Roman" w:hAnsi="Times New Roman" w:cs="Times New Roman"/>
            <w:noProof/>
            <w:sz w:val="24"/>
            <w:szCs w:val="24"/>
          </w:rPr>
          <w:fldChar w:fldCharType="begin"/>
        </w:r>
        <w:r w:rsidR="008375AF" w:rsidDel="00494869">
          <w:rPr>
            <w:rFonts w:ascii="Times New Roman" w:hAnsi="Times New Roman" w:cs="Times New Roman"/>
            <w:noProof/>
            <w:sz w:val="24"/>
            <w:szCs w:val="24"/>
          </w:rPr>
          <w:delInstrText xml:space="preserve"> HYPERLINK \l "_ENREF_11" \o "Huang, 2013 #21" </w:delInstrText>
        </w:r>
        <w:r w:rsidR="008375AF" w:rsidDel="00494869">
          <w:rPr>
            <w:rFonts w:ascii="Times New Roman" w:hAnsi="Times New Roman" w:cs="Times New Roman"/>
            <w:noProof/>
            <w:sz w:val="24"/>
            <w:szCs w:val="24"/>
          </w:rPr>
          <w:fldChar w:fldCharType="separate"/>
        </w:r>
        <w:r w:rsidR="004A4759" w:rsidDel="00494869">
          <w:rPr>
            <w:rFonts w:ascii="Times New Roman" w:hAnsi="Times New Roman" w:cs="Times New Roman"/>
            <w:noProof/>
            <w:sz w:val="24"/>
            <w:szCs w:val="24"/>
          </w:rPr>
          <w:delText>11</w:delText>
        </w:r>
        <w:r w:rsidR="008375AF" w:rsidDel="00494869">
          <w:rPr>
            <w:rFonts w:ascii="Times New Roman" w:hAnsi="Times New Roman" w:cs="Times New Roman"/>
            <w:noProof/>
            <w:sz w:val="24"/>
            <w:szCs w:val="24"/>
          </w:rPr>
          <w:fldChar w:fldCharType="end"/>
        </w:r>
        <w:r w:rsidR="004D577F" w:rsidDel="00494869">
          <w:rPr>
            <w:rFonts w:ascii="Times New Roman" w:hAnsi="Times New Roman" w:cs="Times New Roman"/>
            <w:noProof/>
            <w:sz w:val="24"/>
            <w:szCs w:val="24"/>
          </w:rPr>
          <w:delText xml:space="preserve">, </w:delText>
        </w:r>
        <w:r w:rsidR="008375AF" w:rsidDel="00494869">
          <w:rPr>
            <w:rFonts w:ascii="Times New Roman" w:hAnsi="Times New Roman" w:cs="Times New Roman"/>
            <w:noProof/>
            <w:sz w:val="24"/>
            <w:szCs w:val="24"/>
          </w:rPr>
          <w:fldChar w:fldCharType="begin"/>
        </w:r>
        <w:r w:rsidR="008375AF" w:rsidDel="00494869">
          <w:rPr>
            <w:rFonts w:ascii="Times New Roman" w:hAnsi="Times New Roman" w:cs="Times New Roman"/>
            <w:noProof/>
            <w:sz w:val="24"/>
            <w:szCs w:val="24"/>
          </w:rPr>
          <w:delInstrText xml:space="preserve"> HYPERLINK \l "_ENREF_21" \o "Huang, 2011 #22" </w:delInstrText>
        </w:r>
        <w:r w:rsidR="008375AF" w:rsidDel="00494869">
          <w:rPr>
            <w:rFonts w:ascii="Times New Roman" w:hAnsi="Times New Roman" w:cs="Times New Roman"/>
            <w:noProof/>
            <w:sz w:val="24"/>
            <w:szCs w:val="24"/>
          </w:rPr>
          <w:fldChar w:fldCharType="separate"/>
        </w:r>
        <w:r w:rsidR="004A4759" w:rsidDel="00494869">
          <w:rPr>
            <w:rFonts w:ascii="Times New Roman" w:hAnsi="Times New Roman" w:cs="Times New Roman"/>
            <w:noProof/>
            <w:sz w:val="24"/>
            <w:szCs w:val="24"/>
          </w:rPr>
          <w:delText>2</w:delText>
        </w:r>
        <w:r w:rsidR="004A4759" w:rsidDel="00494869">
          <w:rPr>
            <w:rFonts w:ascii="Times New Roman" w:hAnsi="Times New Roman" w:cs="Times New Roman"/>
            <w:noProof/>
            <w:sz w:val="24"/>
            <w:szCs w:val="24"/>
          </w:rPr>
          <w:delText>1</w:delText>
        </w:r>
        <w:r w:rsidR="008375AF" w:rsidDel="00494869">
          <w:rPr>
            <w:rFonts w:ascii="Times New Roman" w:hAnsi="Times New Roman" w:cs="Times New Roman"/>
            <w:noProof/>
            <w:sz w:val="24"/>
            <w:szCs w:val="24"/>
          </w:rPr>
          <w:fldChar w:fldCharType="end"/>
        </w:r>
        <w:r w:rsidR="004D577F" w:rsidDel="00494869">
          <w:rPr>
            <w:rFonts w:ascii="Times New Roman" w:hAnsi="Times New Roman" w:cs="Times New Roman"/>
            <w:noProof/>
            <w:sz w:val="24"/>
            <w:szCs w:val="24"/>
          </w:rPr>
          <w:delText>)</w:delText>
        </w:r>
        <w:r w:rsidR="009410B2" w:rsidDel="00494869">
          <w:rPr>
            <w:rFonts w:ascii="Times New Roman" w:hAnsi="Times New Roman" w:cs="Times New Roman"/>
            <w:sz w:val="24"/>
            <w:szCs w:val="24"/>
          </w:rPr>
          <w:fldChar w:fldCharType="end"/>
        </w:r>
        <w:r w:rsidR="009410B2" w:rsidDel="00494869">
          <w:rPr>
            <w:rFonts w:ascii="Times New Roman" w:hAnsi="Times New Roman" w:cs="Times New Roman" w:hint="eastAsia"/>
            <w:sz w:val="24"/>
            <w:szCs w:val="24"/>
          </w:rPr>
          <w:delText xml:space="preserve">. This analysis suggested that 7 BACs covering 640 Kb </w:delText>
        </w:r>
        <w:r w:rsidR="009410B2" w:rsidRPr="00A7548D" w:rsidDel="00494869">
          <w:rPr>
            <w:rFonts w:ascii="Times New Roman" w:hAnsi="Times New Roman" w:cs="Times New Roman"/>
            <w:sz w:val="24"/>
            <w:szCs w:val="24"/>
          </w:rPr>
          <w:delText>on chromosomes 1, 3 and 4</w:delText>
        </w:r>
        <w:r w:rsidR="009410B2" w:rsidDel="00494869">
          <w:rPr>
            <w:rFonts w:ascii="Times New Roman" w:hAnsi="Times New Roman" w:cs="Times New Roman" w:hint="eastAsia"/>
            <w:sz w:val="24"/>
            <w:szCs w:val="24"/>
          </w:rPr>
          <w:delText xml:space="preserve"> were aligned over more than </w:delText>
        </w:r>
        <w:r w:rsidR="009410B2" w:rsidDel="00494869">
          <w:rPr>
            <w:rFonts w:ascii="Times New Roman" w:hAnsi="Times New Roman" w:cs="Times New Roman"/>
            <w:sz w:val="24"/>
            <w:szCs w:val="24"/>
          </w:rPr>
          <w:delText>92%</w:delText>
        </w:r>
        <w:r w:rsidR="009410B2" w:rsidDel="00494869">
          <w:rPr>
            <w:rFonts w:ascii="Times New Roman" w:hAnsi="Times New Roman" w:cs="Times New Roman" w:hint="eastAsia"/>
            <w:sz w:val="24"/>
            <w:szCs w:val="24"/>
          </w:rPr>
          <w:delText xml:space="preserve"> of their lengths (</w:delText>
        </w:r>
        <w:r w:rsidR="00FC6455" w:rsidDel="00494869">
          <w:rPr>
            <w:rFonts w:ascii="Times New Roman" w:hAnsi="Times New Roman" w:cs="Times New Roman" w:hint="eastAsia"/>
            <w:sz w:val="24"/>
            <w:szCs w:val="24"/>
          </w:rPr>
          <w:delText>F</w:delText>
        </w:r>
        <w:r w:rsidR="00FC6455" w:rsidDel="00494869">
          <w:rPr>
            <w:rFonts w:ascii="Times New Roman" w:hAnsi="Times New Roman" w:cs="Times New Roman"/>
            <w:sz w:val="24"/>
            <w:szCs w:val="24"/>
          </w:rPr>
          <w:delText>ig. S4, S5</w:delText>
        </w:r>
        <w:r w:rsidR="00427884" w:rsidDel="00494869">
          <w:rPr>
            <w:rFonts w:ascii="Times New Roman" w:hAnsi="Times New Roman" w:cs="Times New Roman"/>
            <w:sz w:val="24"/>
            <w:szCs w:val="24"/>
          </w:rPr>
          <w:delText xml:space="preserve">, </w:delText>
        </w:r>
        <w:r w:rsidR="0056048B" w:rsidDel="00494869">
          <w:rPr>
            <w:rFonts w:ascii="Times New Roman" w:hAnsi="Times New Roman" w:cs="Times New Roman"/>
            <w:sz w:val="24"/>
            <w:szCs w:val="24"/>
          </w:rPr>
          <w:delText>Table S3</w:delText>
        </w:r>
        <w:r w:rsidR="009410B2" w:rsidDel="00494869">
          <w:rPr>
            <w:rFonts w:ascii="Times New Roman" w:hAnsi="Times New Roman" w:cs="Times New Roman" w:hint="eastAsia"/>
            <w:sz w:val="24"/>
            <w:szCs w:val="24"/>
          </w:rPr>
          <w:delText xml:space="preserve">), and greater than </w:delText>
        </w:r>
        <w:r w:rsidR="009410B2" w:rsidRPr="003376FF" w:rsidDel="00494869">
          <w:rPr>
            <w:rFonts w:ascii="Times New Roman" w:hAnsi="Times New Roman" w:cs="Times New Roman"/>
            <w:sz w:val="24"/>
            <w:szCs w:val="24"/>
          </w:rPr>
          <w:delText>98%</w:delText>
        </w:r>
        <w:r w:rsidR="009410B2" w:rsidDel="00494869">
          <w:rPr>
            <w:rFonts w:ascii="Times New Roman" w:hAnsi="Times New Roman" w:cs="Times New Roman" w:hint="eastAsia"/>
            <w:sz w:val="24"/>
            <w:szCs w:val="24"/>
          </w:rPr>
          <w:delText xml:space="preserve"> of 319,996 ESTs were aligned to both the mallard </w:delText>
        </w:r>
        <w:r w:rsidR="009410B2" w:rsidDel="00494869">
          <w:rPr>
            <w:rFonts w:ascii="Times New Roman" w:hAnsi="Times New Roman" w:cs="Times New Roman"/>
            <w:sz w:val="24"/>
            <w:szCs w:val="24"/>
          </w:rPr>
          <w:delText xml:space="preserve">duck </w:delText>
        </w:r>
        <w:r w:rsidR="009410B2" w:rsidDel="00494869">
          <w:rPr>
            <w:rFonts w:ascii="Times New Roman" w:hAnsi="Times New Roman" w:cs="Times New Roman" w:hint="eastAsia"/>
            <w:sz w:val="24"/>
            <w:szCs w:val="24"/>
          </w:rPr>
          <w:delText xml:space="preserve">and spot-billed </w:delText>
        </w:r>
        <w:r w:rsidR="009410B2" w:rsidDel="00494869">
          <w:rPr>
            <w:rFonts w:ascii="Times New Roman" w:hAnsi="Times New Roman" w:cs="Times New Roman"/>
            <w:sz w:val="24"/>
            <w:szCs w:val="24"/>
          </w:rPr>
          <w:delText xml:space="preserve">duck </w:delText>
        </w:r>
        <w:r w:rsidR="009410B2" w:rsidDel="00494869">
          <w:rPr>
            <w:rFonts w:ascii="Times New Roman" w:hAnsi="Times New Roman" w:cs="Times New Roman" w:hint="eastAsia"/>
            <w:sz w:val="24"/>
            <w:szCs w:val="24"/>
          </w:rPr>
          <w:delText>assemblies (</w:delText>
        </w:r>
        <w:r w:rsidR="0056048B" w:rsidDel="00494869">
          <w:rPr>
            <w:rFonts w:ascii="Times New Roman" w:hAnsi="Times New Roman" w:cs="Times New Roman" w:hint="eastAsia"/>
            <w:sz w:val="24"/>
            <w:szCs w:val="24"/>
          </w:rPr>
          <w:delText>Ta</w:delText>
        </w:r>
        <w:r w:rsidR="0056048B" w:rsidDel="00494869">
          <w:rPr>
            <w:rFonts w:ascii="Times New Roman" w:hAnsi="Times New Roman" w:cs="Times New Roman"/>
            <w:sz w:val="24"/>
            <w:szCs w:val="24"/>
          </w:rPr>
          <w:delText>ble S4, S5</w:delText>
        </w:r>
        <w:r w:rsidR="009410B2" w:rsidDel="00494869">
          <w:rPr>
            <w:rFonts w:ascii="Times New Roman" w:hAnsi="Times New Roman" w:cs="Times New Roman" w:hint="eastAsia"/>
            <w:sz w:val="24"/>
            <w:szCs w:val="24"/>
          </w:rPr>
          <w:delText xml:space="preserve">). These data, together with our previous study, </w:delText>
        </w:r>
        <w:r w:rsidR="009410B2" w:rsidDel="00494869">
          <w:rPr>
            <w:rFonts w:ascii="Times New Roman" w:hAnsi="Times New Roman" w:cs="Times New Roman"/>
            <w:sz w:val="24"/>
            <w:szCs w:val="24"/>
          </w:rPr>
          <w:delText>suggest</w:delText>
        </w:r>
        <w:r w:rsidR="009410B2" w:rsidDel="00494869">
          <w:rPr>
            <w:rFonts w:ascii="Times New Roman" w:hAnsi="Times New Roman" w:cs="Times New Roman" w:hint="eastAsia"/>
            <w:sz w:val="24"/>
            <w:szCs w:val="24"/>
          </w:rPr>
          <w:delText xml:space="preserve"> that two wild duck assemblies presented here are comparative to our previous one domestic duck assembly (version 1.0) in coverage and provide</w:delText>
        </w:r>
        <w:r w:rsidR="009410B2" w:rsidDel="00494869">
          <w:rPr>
            <w:rFonts w:ascii="Times New Roman" w:hAnsi="Times New Roman" w:cs="Times New Roman"/>
            <w:sz w:val="24"/>
            <w:szCs w:val="24"/>
          </w:rPr>
          <w:delText xml:space="preserve"> a</w:delText>
        </w:r>
        <w:r w:rsidR="009410B2" w:rsidDel="00494869">
          <w:rPr>
            <w:rFonts w:ascii="Times New Roman" w:hAnsi="Times New Roman" w:cs="Times New Roman" w:hint="eastAsia"/>
            <w:sz w:val="24"/>
            <w:szCs w:val="24"/>
          </w:rPr>
          <w:delText xml:space="preserve"> good re</w:delText>
        </w:r>
        <w:r w:rsidR="009410B2" w:rsidDel="00494869">
          <w:rPr>
            <w:rFonts w:ascii="Times New Roman" w:hAnsi="Times New Roman" w:cs="Times New Roman"/>
            <w:sz w:val="24"/>
            <w:szCs w:val="24"/>
          </w:rPr>
          <w:delText>source</w:delText>
        </w:r>
        <w:r w:rsidR="009410B2" w:rsidDel="00494869">
          <w:rPr>
            <w:rFonts w:ascii="Times New Roman" w:hAnsi="Times New Roman" w:cs="Times New Roman" w:hint="eastAsia"/>
            <w:sz w:val="24"/>
            <w:szCs w:val="24"/>
          </w:rPr>
          <w:delText xml:space="preserve"> for further analysis in this study.</w:delText>
        </w:r>
      </w:del>
    </w:p>
    <w:p w14:paraId="79BE544D" w14:textId="603FFEE8" w:rsidR="009410B2" w:rsidDel="000218D4" w:rsidRDefault="009410B2" w:rsidP="009410B2">
      <w:pPr>
        <w:autoSpaceDE w:val="0"/>
        <w:autoSpaceDN w:val="0"/>
        <w:adjustRightInd w:val="0"/>
        <w:spacing w:line="480" w:lineRule="auto"/>
        <w:rPr>
          <w:del w:id="83" w:author="liu rui" w:date="2018-10-08T16:59:00Z"/>
          <w:rFonts w:ascii="Times New Roman" w:hAnsi="Times New Roman" w:cs="Times New Roman"/>
          <w:b/>
          <w:sz w:val="24"/>
          <w:szCs w:val="24"/>
        </w:rPr>
      </w:pPr>
      <w:del w:id="84" w:author="liu rui" w:date="2018-10-08T16:59:00Z">
        <w:r w:rsidRPr="002D4721" w:rsidDel="000218D4">
          <w:rPr>
            <w:rFonts w:ascii="Times New Roman" w:hAnsi="Times New Roman" w:cs="Times New Roman"/>
            <w:b/>
            <w:sz w:val="24"/>
            <w:szCs w:val="24"/>
          </w:rPr>
          <w:delText>More repeats in wild duck than Beijing duck</w:delText>
        </w:r>
      </w:del>
    </w:p>
    <w:p w14:paraId="15B4F886" w14:textId="6976BBC1" w:rsidR="009410B2" w:rsidDel="007A3CB1" w:rsidRDefault="009410B2" w:rsidP="009410B2">
      <w:pPr>
        <w:autoSpaceDE w:val="0"/>
        <w:autoSpaceDN w:val="0"/>
        <w:adjustRightInd w:val="0"/>
        <w:spacing w:line="480" w:lineRule="auto"/>
        <w:rPr>
          <w:del w:id="85" w:author="liu rui" w:date="2018-10-08T15:20:00Z"/>
          <w:rFonts w:ascii="Times New Roman" w:hAnsi="Times New Roman" w:cs="Times New Roman"/>
          <w:sz w:val="24"/>
          <w:szCs w:val="24"/>
        </w:rPr>
      </w:pPr>
      <w:del w:id="86" w:author="liu rui" w:date="2018-10-08T15:20:00Z">
        <w:r w:rsidDel="007A3CB1">
          <w:rPr>
            <w:rFonts w:ascii="Times New Roman" w:hAnsi="Times New Roman" w:cs="Times New Roman" w:hint="eastAsia"/>
            <w:sz w:val="24"/>
            <w:szCs w:val="24"/>
          </w:rPr>
          <w:delText xml:space="preserve">We </w:delText>
        </w:r>
        <w:r w:rsidDel="007A3CB1">
          <w:rPr>
            <w:rFonts w:ascii="Times New Roman" w:hAnsi="Times New Roman" w:cs="Times New Roman"/>
            <w:sz w:val="24"/>
            <w:szCs w:val="24"/>
          </w:rPr>
          <w:delText>annotated</w:delText>
        </w:r>
        <w:r w:rsidDel="007A3CB1">
          <w:rPr>
            <w:rFonts w:ascii="Times New Roman" w:hAnsi="Times New Roman" w:cs="Times New Roman" w:hint="eastAsia"/>
            <w:sz w:val="24"/>
            <w:szCs w:val="24"/>
          </w:rPr>
          <w:delText xml:space="preserve"> transposable elements (TE) </w:delText>
        </w:r>
        <w:r w:rsidDel="007A3CB1">
          <w:rPr>
            <w:rFonts w:ascii="Times New Roman" w:hAnsi="Times New Roman" w:cs="Times New Roman"/>
            <w:sz w:val="24"/>
            <w:szCs w:val="24"/>
          </w:rPr>
          <w:delText>of</w:delText>
        </w:r>
        <w:r w:rsidDel="007A3CB1">
          <w:rPr>
            <w:rFonts w:ascii="Times New Roman" w:hAnsi="Times New Roman" w:cs="Times New Roman" w:hint="eastAsia"/>
            <w:sz w:val="24"/>
            <w:szCs w:val="24"/>
          </w:rPr>
          <w:delText xml:space="preserve"> the mallard </w:delText>
        </w:r>
        <w:r w:rsidDel="007A3CB1">
          <w:rPr>
            <w:rFonts w:ascii="Times New Roman" w:hAnsi="Times New Roman" w:cs="Times New Roman"/>
            <w:sz w:val="24"/>
            <w:szCs w:val="24"/>
          </w:rPr>
          <w:delText xml:space="preserve">duck </w:delText>
        </w:r>
        <w:r w:rsidDel="007A3CB1">
          <w:rPr>
            <w:rFonts w:ascii="Times New Roman" w:hAnsi="Times New Roman" w:cs="Times New Roman" w:hint="eastAsia"/>
            <w:sz w:val="24"/>
            <w:szCs w:val="24"/>
          </w:rPr>
          <w:delText xml:space="preserve">and spot-billed </w:delText>
        </w:r>
        <w:r w:rsidDel="007A3CB1">
          <w:rPr>
            <w:rFonts w:ascii="Times New Roman" w:hAnsi="Times New Roman" w:cs="Times New Roman"/>
            <w:sz w:val="24"/>
            <w:szCs w:val="24"/>
          </w:rPr>
          <w:delText xml:space="preserve">duck </w:delText>
        </w:r>
        <w:r w:rsidDel="007A3CB1">
          <w:rPr>
            <w:rFonts w:ascii="Times New Roman" w:hAnsi="Times New Roman" w:cs="Times New Roman" w:hint="eastAsia"/>
            <w:sz w:val="24"/>
            <w:szCs w:val="24"/>
          </w:rPr>
          <w:delText xml:space="preserve">assemblies </w:delText>
        </w:r>
        <w:r w:rsidDel="007A3CB1">
          <w:rPr>
            <w:rFonts w:ascii="Times New Roman" w:hAnsi="Times New Roman" w:cs="Times New Roman"/>
            <w:sz w:val="24"/>
            <w:szCs w:val="24"/>
          </w:rPr>
          <w:delText xml:space="preserve">using a combined pipeline </w:delText>
        </w:r>
        <w:r w:rsidRPr="007B5F2A" w:rsidDel="007A3CB1">
          <w:rPr>
            <w:rFonts w:ascii="Times New Roman" w:hAnsi="Times New Roman" w:cs="Times New Roman"/>
            <w:sz w:val="24"/>
            <w:szCs w:val="24"/>
          </w:rPr>
          <w:delText>(</w:delText>
        </w:r>
        <w:r w:rsidR="00560A70" w:rsidDel="007A3CB1">
          <w:rPr>
            <w:rFonts w:ascii="Times New Roman" w:hAnsi="Times New Roman" w:cs="Times New Roman"/>
            <w:sz w:val="24"/>
            <w:szCs w:val="24"/>
          </w:rPr>
          <w:delText>SI Appendix</w:delText>
        </w:r>
        <w:r w:rsidRPr="007B5F2A" w:rsidDel="007A3CB1">
          <w:rPr>
            <w:rFonts w:ascii="Times New Roman" w:hAnsi="Times New Roman" w:cs="Times New Roman"/>
            <w:sz w:val="24"/>
            <w:szCs w:val="24"/>
          </w:rPr>
          <w:delText>)</w:delText>
        </w:r>
        <w:r w:rsidRPr="0060352C" w:rsidDel="007A3CB1">
          <w:rPr>
            <w:rFonts w:ascii="Times New Roman" w:hAnsi="Times New Roman" w:cs="Times New Roman" w:hint="eastAsia"/>
            <w:sz w:val="24"/>
            <w:szCs w:val="24"/>
          </w:rPr>
          <w:delText>.</w:delText>
        </w:r>
        <w:r w:rsidRPr="00DE5DD4" w:rsidDel="007A3CB1">
          <w:rPr>
            <w:rFonts w:ascii="Times New Roman" w:hAnsi="Times New Roman" w:cs="Times New Roman"/>
          </w:rPr>
          <w:delText xml:space="preserve"> </w:delText>
        </w:r>
        <w:r w:rsidRPr="00B429C4" w:rsidDel="007A3CB1">
          <w:rPr>
            <w:rFonts w:ascii="Times New Roman" w:hAnsi="Times New Roman" w:cs="Times New Roman"/>
            <w:sz w:val="24"/>
            <w:szCs w:val="24"/>
          </w:rPr>
          <w:delText xml:space="preserve">This effort found that the mallard </w:delText>
        </w:r>
        <w:r w:rsidDel="007A3CB1">
          <w:rPr>
            <w:rFonts w:ascii="Times New Roman" w:hAnsi="Times New Roman" w:cs="Times New Roman"/>
            <w:sz w:val="24"/>
            <w:szCs w:val="24"/>
          </w:rPr>
          <w:delText xml:space="preserve">duck </w:delText>
        </w:r>
        <w:r w:rsidRPr="00B429C4" w:rsidDel="007A3CB1">
          <w:rPr>
            <w:rFonts w:ascii="Times New Roman" w:hAnsi="Times New Roman" w:cs="Times New Roman"/>
            <w:sz w:val="24"/>
            <w:szCs w:val="24"/>
          </w:rPr>
          <w:delText xml:space="preserve">and </w:delText>
        </w:r>
        <w:r w:rsidRPr="007B5F2A" w:rsidDel="007A3CB1">
          <w:rPr>
            <w:rFonts w:ascii="Times New Roman" w:hAnsi="Times New Roman" w:cs="Times New Roman"/>
            <w:sz w:val="24"/>
            <w:szCs w:val="24"/>
          </w:rPr>
          <w:delText xml:space="preserve">spot-billed </w:delText>
        </w:r>
        <w:r w:rsidDel="007A3CB1">
          <w:rPr>
            <w:rFonts w:ascii="Times New Roman" w:hAnsi="Times New Roman" w:cs="Times New Roman"/>
            <w:sz w:val="24"/>
            <w:szCs w:val="24"/>
          </w:rPr>
          <w:delText xml:space="preserve">duck </w:delText>
        </w:r>
        <w:r w:rsidRPr="007B5F2A" w:rsidDel="007A3CB1">
          <w:rPr>
            <w:rFonts w:ascii="Times New Roman" w:hAnsi="Times New Roman" w:cs="Times New Roman"/>
            <w:sz w:val="24"/>
            <w:szCs w:val="24"/>
          </w:rPr>
          <w:delText>assemblies contained</w:delText>
        </w:r>
      </w:del>
      <w:del w:id="87" w:author="liu rui" w:date="2018-10-08T15:00:00Z">
        <w:r w:rsidRPr="007B5F2A" w:rsidDel="00494869">
          <w:rPr>
            <w:rFonts w:ascii="Times New Roman" w:hAnsi="Times New Roman" w:cs="Times New Roman"/>
            <w:sz w:val="24"/>
            <w:szCs w:val="24"/>
          </w:rPr>
          <w:delText xml:space="preserve"> ~136 Mb and ~139 Mb TE sequences</w:delText>
        </w:r>
      </w:del>
      <w:del w:id="88" w:author="liu rui" w:date="2018-10-08T15:20:00Z">
        <w:r w:rsidRPr="007B5F2A" w:rsidDel="007A3CB1">
          <w:rPr>
            <w:rFonts w:ascii="Times New Roman" w:hAnsi="Times New Roman" w:cs="Times New Roman"/>
            <w:sz w:val="24"/>
            <w:szCs w:val="24"/>
          </w:rPr>
          <w:delText>, respectively</w:delText>
        </w:r>
        <w:r w:rsidDel="007A3CB1">
          <w:rPr>
            <w:rFonts w:ascii="Times New Roman" w:hAnsi="Times New Roman" w:cs="Times New Roman"/>
            <w:sz w:val="24"/>
            <w:szCs w:val="24"/>
          </w:rPr>
          <w:delText>,</w:delText>
        </w:r>
        <w:r w:rsidRPr="007B5F2A" w:rsidDel="007A3CB1">
          <w:rPr>
            <w:rFonts w:ascii="Times New Roman" w:hAnsi="Times New Roman" w:cs="Times New Roman"/>
            <w:sz w:val="24"/>
            <w:szCs w:val="24"/>
          </w:rPr>
          <w:delText xml:space="preserve"> </w:delText>
        </w:r>
        <w:r w:rsidDel="007A3CB1">
          <w:rPr>
            <w:rFonts w:ascii="Times New Roman" w:hAnsi="Times New Roman" w:cs="Times New Roman"/>
            <w:sz w:val="24"/>
            <w:szCs w:val="24"/>
          </w:rPr>
          <w:delText>accounting for</w:delText>
        </w:r>
        <w:r w:rsidRPr="007B5F2A" w:rsidDel="007A3CB1">
          <w:rPr>
            <w:rFonts w:ascii="Times New Roman" w:hAnsi="Times New Roman" w:cs="Times New Roman"/>
            <w:sz w:val="24"/>
            <w:szCs w:val="24"/>
          </w:rPr>
          <w:delText xml:space="preserve"> </w:delText>
        </w:r>
        <w:r w:rsidDel="007A3CB1">
          <w:rPr>
            <w:rFonts w:ascii="Times New Roman" w:hAnsi="Times New Roman" w:cs="Times New Roman"/>
            <w:sz w:val="24"/>
            <w:szCs w:val="24"/>
          </w:rPr>
          <w:delText xml:space="preserve">about </w:delText>
        </w:r>
        <w:r w:rsidRPr="007B5F2A" w:rsidDel="007A3CB1">
          <w:rPr>
            <w:rFonts w:ascii="Times New Roman" w:hAnsi="Times New Roman" w:cs="Times New Roman"/>
            <w:sz w:val="24"/>
            <w:szCs w:val="24"/>
          </w:rPr>
          <w:delText>10% of their assemblies, respectively (</w:delText>
        </w:r>
        <w:r w:rsidR="00274109" w:rsidDel="007A3CB1">
          <w:rPr>
            <w:rFonts w:ascii="Times New Roman" w:hAnsi="Times New Roman" w:cs="Times New Roman"/>
            <w:sz w:val="24"/>
            <w:szCs w:val="24"/>
          </w:rPr>
          <w:delText>Table S6</w:delText>
        </w:r>
        <w:r w:rsidRPr="007B5F2A" w:rsidDel="007A3CB1">
          <w:rPr>
            <w:rFonts w:ascii="Times New Roman" w:hAnsi="Times New Roman" w:cs="Times New Roman"/>
            <w:sz w:val="24"/>
            <w:szCs w:val="24"/>
          </w:rPr>
          <w:delText xml:space="preserve">). </w:delText>
        </w:r>
        <w:r w:rsidDel="007A3CB1">
          <w:rPr>
            <w:rFonts w:ascii="Times New Roman" w:hAnsi="Times New Roman" w:cs="Times New Roman"/>
            <w:sz w:val="24"/>
            <w:szCs w:val="24"/>
          </w:rPr>
          <w:delText xml:space="preserve">Among those TE elements, the </w:delText>
        </w:r>
        <w:r w:rsidRPr="00E3283C" w:rsidDel="007A3CB1">
          <w:rPr>
            <w:rFonts w:ascii="Times New Roman" w:hAnsi="Times New Roman" w:cs="Times New Roman"/>
            <w:sz w:val="24"/>
            <w:szCs w:val="24"/>
          </w:rPr>
          <w:delText>LINE (long interspersed elements) type CR1 (chicken repeat 1) transposons</w:delText>
        </w:r>
        <w:r w:rsidDel="007A3CB1">
          <w:rPr>
            <w:rFonts w:ascii="Times New Roman" w:hAnsi="Times New Roman" w:cs="Times New Roman"/>
            <w:sz w:val="24"/>
            <w:szCs w:val="24"/>
          </w:rPr>
          <w:delText xml:space="preserve"> are of the most abundance, a situation similar as ones in Beijing duck and chicken</w:delText>
        </w:r>
        <w:r w:rsidDel="007A3CB1">
          <w:rPr>
            <w:rFonts w:ascii="Times New Roman" w:hAnsi="Times New Roman" w:cs="Times New Roman" w:hint="eastAsia"/>
            <w:sz w:val="24"/>
            <w:szCs w:val="24"/>
          </w:rPr>
          <w:delText xml:space="preserve">. </w:delText>
        </w:r>
        <w:r w:rsidDel="007A3CB1">
          <w:rPr>
            <w:rFonts w:ascii="Times New Roman" w:hAnsi="Times New Roman" w:cs="Times New Roman"/>
            <w:sz w:val="24"/>
            <w:szCs w:val="24"/>
          </w:rPr>
          <w:delText xml:space="preserve">Phylogenetic analysis </w:delText>
        </w:r>
        <w:r w:rsidRPr="00A966B6" w:rsidDel="007A3CB1">
          <w:rPr>
            <w:rFonts w:ascii="Times New Roman" w:hAnsi="Times New Roman" w:cs="Times New Roman"/>
            <w:sz w:val="24"/>
            <w:szCs w:val="24"/>
          </w:rPr>
          <w:delText>of CR1 in mallard</w:delText>
        </w:r>
        <w:r w:rsidDel="007A3CB1">
          <w:rPr>
            <w:rFonts w:ascii="Times New Roman" w:hAnsi="Times New Roman" w:cs="Times New Roman"/>
            <w:sz w:val="24"/>
            <w:szCs w:val="24"/>
          </w:rPr>
          <w:delText xml:space="preserve"> duck, </w:delText>
        </w:r>
        <w:r w:rsidRPr="00A966B6" w:rsidDel="007A3CB1">
          <w:rPr>
            <w:rFonts w:ascii="Times New Roman" w:hAnsi="Times New Roman" w:cs="Times New Roman"/>
            <w:sz w:val="24"/>
            <w:szCs w:val="24"/>
          </w:rPr>
          <w:delText>spot-billed duck, Beijing duck and chicken</w:delText>
        </w:r>
        <w:r w:rsidDel="007A3CB1">
          <w:rPr>
            <w:rFonts w:ascii="Times New Roman" w:hAnsi="Times New Roman" w:cs="Times New Roman"/>
            <w:sz w:val="24"/>
            <w:szCs w:val="24"/>
          </w:rPr>
          <w:delText xml:space="preserve"> revealed two duck-specific CR1 clades (clade 1 and 3), in which large variation of copy numbers were shown between the two wild ducks and </w:delText>
        </w:r>
        <w:r w:rsidRPr="00A966B6" w:rsidDel="007A3CB1">
          <w:rPr>
            <w:rFonts w:ascii="Times New Roman" w:hAnsi="Times New Roman" w:cs="Times New Roman"/>
            <w:sz w:val="24"/>
            <w:szCs w:val="24"/>
          </w:rPr>
          <w:delText>Beijing duck</w:delText>
        </w:r>
        <w:r w:rsidDel="007A3CB1">
          <w:rPr>
            <w:rFonts w:ascii="Times New Roman" w:hAnsi="Times New Roman" w:cs="Times New Roman"/>
            <w:sz w:val="24"/>
            <w:szCs w:val="24"/>
          </w:rPr>
          <w:delText>. This implies that,</w:delText>
        </w:r>
        <w:r w:rsidRPr="00A966B6" w:rsidDel="007A3CB1">
          <w:rPr>
            <w:rFonts w:ascii="Times New Roman" w:hAnsi="Times New Roman" w:cs="Times New Roman"/>
            <w:sz w:val="24"/>
            <w:szCs w:val="24"/>
          </w:rPr>
          <w:delText xml:space="preserve"> </w:delText>
        </w:r>
        <w:r w:rsidDel="007A3CB1">
          <w:rPr>
            <w:rFonts w:ascii="Times New Roman" w:hAnsi="Times New Roman" w:cs="Times New Roman"/>
            <w:sz w:val="24"/>
            <w:szCs w:val="24"/>
          </w:rPr>
          <w:delText>as a main class of TE,</w:delText>
        </w:r>
        <w:r w:rsidRPr="00A966B6" w:rsidDel="007A3CB1">
          <w:rPr>
            <w:rFonts w:ascii="Times New Roman" w:hAnsi="Times New Roman" w:cs="Times New Roman"/>
            <w:sz w:val="24"/>
            <w:szCs w:val="24"/>
          </w:rPr>
          <w:delText xml:space="preserve"> CR1 </w:delText>
        </w:r>
        <w:r w:rsidDel="007A3CB1">
          <w:rPr>
            <w:rFonts w:ascii="Times New Roman" w:hAnsi="Times New Roman" w:cs="Times New Roman"/>
            <w:sz w:val="24"/>
            <w:szCs w:val="24"/>
          </w:rPr>
          <w:delText xml:space="preserve">evolved rapidly among different avian species and distinct duck lineages. </w:delText>
        </w:r>
      </w:del>
      <w:moveFromRangeStart w:id="89" w:author="liu rui" w:date="2018-10-08T15:20:00Z" w:name="move526775371"/>
      <w:moveFrom w:id="90" w:author="liu rui" w:date="2018-10-08T15:20:00Z">
        <w:del w:id="91" w:author="liu rui" w:date="2018-10-08T15:20:00Z">
          <w:r w:rsidDel="007A3CB1">
            <w:rPr>
              <w:rFonts w:ascii="Times New Roman" w:hAnsi="Times New Roman" w:cs="Times New Roman" w:hint="eastAsia"/>
              <w:sz w:val="24"/>
              <w:szCs w:val="24"/>
            </w:rPr>
            <w:delText>(</w:delText>
          </w:r>
          <w:r w:rsidRPr="00A966B6" w:rsidDel="007A3CB1">
            <w:rPr>
              <w:rFonts w:ascii="Times New Roman" w:hAnsi="Times New Roman" w:cs="Times New Roman" w:hint="eastAsia"/>
              <w:sz w:val="24"/>
              <w:szCs w:val="24"/>
            </w:rPr>
            <w:delText>Fig. 1</w:delText>
          </w:r>
          <w:r w:rsidDel="007A3CB1">
            <w:rPr>
              <w:rFonts w:ascii="Times New Roman" w:hAnsi="Times New Roman" w:cs="Times New Roman"/>
              <w:sz w:val="24"/>
              <w:szCs w:val="24"/>
            </w:rPr>
            <w:delText>a</w:delText>
          </w:r>
          <w:r w:rsidDel="007A3CB1">
            <w:rPr>
              <w:rFonts w:ascii="Times New Roman" w:hAnsi="Times New Roman" w:cs="Times New Roman" w:hint="eastAsia"/>
              <w:sz w:val="24"/>
              <w:szCs w:val="24"/>
            </w:rPr>
            <w:delText xml:space="preserve">; </w:delText>
          </w:r>
          <w:r w:rsidR="00274109" w:rsidDel="007A3CB1">
            <w:rPr>
              <w:rFonts w:ascii="Times New Roman" w:hAnsi="Times New Roman" w:cs="Times New Roman"/>
              <w:sz w:val="24"/>
              <w:szCs w:val="24"/>
            </w:rPr>
            <w:delText>Fig. S6</w:delText>
          </w:r>
          <w:r w:rsidDel="007A3CB1">
            <w:rPr>
              <w:rFonts w:ascii="Times New Roman" w:hAnsi="Times New Roman" w:cs="Times New Roman"/>
              <w:sz w:val="24"/>
              <w:szCs w:val="24"/>
            </w:rPr>
            <w:delText>).</w:delText>
          </w:r>
          <w:r w:rsidRPr="00A464C0" w:rsidDel="007A3CB1">
            <w:rPr>
              <w:rFonts w:ascii="Times New Roman" w:hAnsi="Times New Roman" w:cs="Times New Roman"/>
              <w:sz w:val="24"/>
              <w:szCs w:val="24"/>
            </w:rPr>
            <w:delText xml:space="preserve"> </w:delText>
          </w:r>
        </w:del>
      </w:moveFrom>
      <w:moveFromRangeEnd w:id="89"/>
    </w:p>
    <w:p w14:paraId="5AAEEB8B" w14:textId="634DC020" w:rsidR="009410B2" w:rsidDel="000218D4" w:rsidRDefault="009410B2" w:rsidP="009410B2">
      <w:pPr>
        <w:autoSpaceDE w:val="0"/>
        <w:autoSpaceDN w:val="0"/>
        <w:adjustRightInd w:val="0"/>
        <w:spacing w:line="480" w:lineRule="auto"/>
        <w:rPr>
          <w:del w:id="92" w:author="liu rui" w:date="2018-10-08T16:59:00Z"/>
          <w:rFonts w:ascii="Times New Roman" w:hAnsi="Times New Roman" w:cs="Times New Roman"/>
          <w:b/>
          <w:sz w:val="24"/>
          <w:szCs w:val="24"/>
        </w:rPr>
      </w:pPr>
      <w:del w:id="93" w:author="liu rui" w:date="2018-10-08T16:59:00Z">
        <w:r w:rsidDel="000218D4">
          <w:rPr>
            <w:rFonts w:ascii="Times New Roman" w:hAnsi="Times New Roman" w:cs="Times New Roman" w:hint="eastAsia"/>
            <w:b/>
            <w:sz w:val="24"/>
            <w:szCs w:val="24"/>
          </w:rPr>
          <w:delText>Evolution of gene families in domestic and wild ducks</w:delText>
        </w:r>
      </w:del>
    </w:p>
    <w:p w14:paraId="038F1C8D" w14:textId="1635F508" w:rsidR="009410B2" w:rsidDel="00915C49" w:rsidRDefault="009410B2" w:rsidP="009410B2">
      <w:pPr>
        <w:autoSpaceDE w:val="0"/>
        <w:autoSpaceDN w:val="0"/>
        <w:adjustRightInd w:val="0"/>
        <w:spacing w:line="480" w:lineRule="auto"/>
        <w:rPr>
          <w:del w:id="94" w:author="liu rui" w:date="2018-10-08T15:54:00Z"/>
          <w:rFonts w:ascii="Times New Roman" w:hAnsi="Times New Roman" w:cs="Times New Roman"/>
          <w:sz w:val="24"/>
          <w:szCs w:val="24"/>
        </w:rPr>
      </w:pPr>
      <w:del w:id="95" w:author="liu rui" w:date="2018-10-08T15:50:00Z">
        <w:r w:rsidRPr="00FC1BB0" w:rsidDel="00915C49">
          <w:rPr>
            <w:rFonts w:ascii="Times New Roman" w:hAnsi="Times New Roman" w:cs="Times New Roman"/>
            <w:sz w:val="24"/>
            <w:szCs w:val="24"/>
          </w:rPr>
          <w:delText>W</w:delText>
        </w:r>
        <w:r w:rsidDel="00915C49">
          <w:rPr>
            <w:rFonts w:ascii="Times New Roman" w:hAnsi="Times New Roman" w:cs="Times New Roman" w:hint="eastAsia"/>
            <w:sz w:val="24"/>
            <w:szCs w:val="24"/>
          </w:rPr>
          <w:delText xml:space="preserve">e predicted </w:delText>
        </w:r>
        <w:r w:rsidRPr="009819F8" w:rsidDel="00915C49">
          <w:rPr>
            <w:rFonts w:ascii="Times New Roman" w:hAnsi="Times New Roman" w:cs="Times New Roman" w:hint="eastAsia"/>
            <w:sz w:val="24"/>
            <w:szCs w:val="24"/>
          </w:rPr>
          <w:delText>21,056 and 21,123</w:delText>
        </w:r>
        <w:r w:rsidDel="00915C49">
          <w:rPr>
            <w:rFonts w:ascii="Times New Roman" w:hAnsi="Times New Roman" w:cs="Times New Roman" w:hint="eastAsia"/>
            <w:sz w:val="24"/>
            <w:szCs w:val="24"/>
          </w:rPr>
          <w:delText xml:space="preserve"> protein-coding genes, which constitutes approximate</w:delText>
        </w:r>
        <w:r w:rsidRPr="00057020" w:rsidDel="00915C49">
          <w:rPr>
            <w:rFonts w:ascii="Times New Roman" w:hAnsi="Times New Roman" w:cs="Times New Roman" w:hint="eastAsia"/>
            <w:sz w:val="24"/>
            <w:szCs w:val="24"/>
          </w:rPr>
          <w:delText xml:space="preserve">ly </w:delText>
        </w:r>
        <w:r w:rsidRPr="00057020" w:rsidDel="00915C49">
          <w:rPr>
            <w:rFonts w:ascii="Times New Roman" w:hAnsi="Times New Roman" w:cs="Times New Roman"/>
            <w:sz w:val="24"/>
            <w:szCs w:val="24"/>
          </w:rPr>
          <w:delText>2.21%</w:delText>
        </w:r>
        <w:r w:rsidRPr="00057020" w:rsidDel="00915C49">
          <w:rPr>
            <w:rFonts w:ascii="Times New Roman" w:hAnsi="Times New Roman" w:cs="Times New Roman" w:hint="eastAsia"/>
            <w:sz w:val="24"/>
            <w:szCs w:val="24"/>
          </w:rPr>
          <w:delText xml:space="preserve"> of the mallard genome and </w:delText>
        </w:r>
        <w:r w:rsidRPr="00057020" w:rsidDel="00915C49">
          <w:rPr>
            <w:rFonts w:ascii="Times New Roman" w:hAnsi="Times New Roman" w:cs="Times New Roman"/>
            <w:sz w:val="24"/>
            <w:szCs w:val="24"/>
          </w:rPr>
          <w:delText>2.13%</w:delText>
        </w:r>
        <w:r w:rsidRPr="00057020" w:rsidDel="00915C49">
          <w:rPr>
            <w:rFonts w:ascii="Times New Roman" w:hAnsi="Times New Roman" w:cs="Times New Roman" w:hint="eastAsia"/>
            <w:sz w:val="24"/>
            <w:szCs w:val="24"/>
          </w:rPr>
          <w:delText xml:space="preserve"> of th</w:delText>
        </w:r>
        <w:r w:rsidDel="00915C49">
          <w:rPr>
            <w:rFonts w:ascii="Times New Roman" w:hAnsi="Times New Roman" w:cs="Times New Roman" w:hint="eastAsia"/>
            <w:sz w:val="24"/>
            <w:szCs w:val="24"/>
          </w:rPr>
          <w:delText>e spot-billed genome, using the BGI pipelines</w:delText>
        </w:r>
      </w:del>
      <w:del w:id="96" w:author="liu rui" w:date="2018-10-08T15:31:00Z">
        <w:r w:rsidDel="00D546B8">
          <w:rPr>
            <w:rFonts w:ascii="Times New Roman" w:hAnsi="Times New Roman" w:cs="Times New Roman" w:hint="eastAsia"/>
            <w:sz w:val="24"/>
            <w:szCs w:val="24"/>
          </w:rPr>
          <w:delText xml:space="preserve"> (</w:delText>
        </w:r>
        <w:r w:rsidR="00B4014E" w:rsidDel="00D546B8">
          <w:rPr>
            <w:rFonts w:ascii="Times New Roman" w:hAnsi="Times New Roman" w:cs="Times New Roman"/>
            <w:sz w:val="24"/>
            <w:szCs w:val="24"/>
          </w:rPr>
          <w:delText>SI Appendix</w:delText>
        </w:r>
        <w:r w:rsidR="00B4236B" w:rsidDel="00D546B8">
          <w:rPr>
            <w:rFonts w:ascii="Times New Roman" w:hAnsi="Times New Roman" w:cs="Times New Roman"/>
            <w:sz w:val="24"/>
            <w:szCs w:val="24"/>
          </w:rPr>
          <w:delText xml:space="preserve">; </w:delText>
        </w:r>
        <w:r w:rsidR="00B4014E" w:rsidDel="00D546B8">
          <w:rPr>
            <w:rFonts w:ascii="Times New Roman" w:hAnsi="Times New Roman" w:cs="Times New Roman"/>
            <w:sz w:val="24"/>
            <w:szCs w:val="24"/>
          </w:rPr>
          <w:delText>Table S7</w:delText>
        </w:r>
        <w:r w:rsidDel="00D546B8">
          <w:rPr>
            <w:rFonts w:ascii="Times New Roman" w:hAnsi="Times New Roman" w:cs="Times New Roman" w:hint="eastAsia"/>
            <w:sz w:val="24"/>
            <w:szCs w:val="24"/>
          </w:rPr>
          <w:delText>)</w:delText>
        </w:r>
      </w:del>
      <w:del w:id="97" w:author="liu rui" w:date="2018-10-08T15:50:00Z">
        <w:r w:rsidDel="00915C49">
          <w:rPr>
            <w:rFonts w:ascii="Times New Roman" w:hAnsi="Times New Roman" w:cs="Times New Roman" w:hint="eastAsia"/>
            <w:sz w:val="24"/>
            <w:szCs w:val="24"/>
          </w:rPr>
          <w:delText xml:space="preserve">. </w:delText>
        </w:r>
        <w:r w:rsidDel="00915C49">
          <w:rPr>
            <w:rFonts w:ascii="Times New Roman" w:hAnsi="Times New Roman" w:cs="Times New Roman"/>
            <w:sz w:val="24"/>
            <w:szCs w:val="24"/>
          </w:rPr>
          <w:delText>These numbers are slightly larger than the corresponding in the domestic duck (Beijing duck) genome (20,629 protein-coding genes) (Table 1).</w:delText>
        </w:r>
        <w:r w:rsidDel="00915C49">
          <w:rPr>
            <w:rFonts w:ascii="Times New Roman" w:hAnsi="Times New Roman" w:cs="Times New Roman" w:hint="eastAsia"/>
            <w:sz w:val="24"/>
            <w:szCs w:val="24"/>
          </w:rPr>
          <w:delText xml:space="preserve"> Of the 21,</w:delText>
        </w:r>
        <w:r w:rsidRPr="009819F8" w:rsidDel="00915C49">
          <w:rPr>
            <w:rFonts w:ascii="Times New Roman" w:hAnsi="Times New Roman" w:cs="Times New Roman" w:hint="eastAsia"/>
            <w:sz w:val="24"/>
            <w:szCs w:val="24"/>
          </w:rPr>
          <w:delText>056 mallard</w:delText>
        </w:r>
        <w:r w:rsidDel="00915C49">
          <w:rPr>
            <w:rFonts w:ascii="Times New Roman" w:hAnsi="Times New Roman" w:cs="Times New Roman" w:hint="eastAsia"/>
            <w:sz w:val="24"/>
            <w:szCs w:val="24"/>
          </w:rPr>
          <w:delText xml:space="preserve"> </w:delText>
        </w:r>
        <w:r w:rsidRPr="009819F8" w:rsidDel="00915C49">
          <w:rPr>
            <w:rFonts w:ascii="Times New Roman" w:hAnsi="Times New Roman" w:cs="Times New Roman" w:hint="eastAsia"/>
            <w:sz w:val="24"/>
            <w:szCs w:val="24"/>
          </w:rPr>
          <w:delText xml:space="preserve">genes, </w:delText>
        </w:r>
        <w:r w:rsidRPr="009819F8" w:rsidDel="00915C49">
          <w:rPr>
            <w:rFonts w:ascii="Times New Roman" w:hAnsi="Times New Roman" w:cs="Times New Roman"/>
            <w:sz w:val="24"/>
            <w:szCs w:val="24"/>
          </w:rPr>
          <w:delText>12,817</w:delText>
        </w:r>
        <w:r w:rsidRPr="009819F8" w:rsidDel="00915C49">
          <w:rPr>
            <w:rFonts w:ascii="Times New Roman" w:hAnsi="Times New Roman" w:cs="Times New Roman" w:hint="eastAsia"/>
            <w:sz w:val="24"/>
            <w:szCs w:val="24"/>
          </w:rPr>
          <w:delText xml:space="preserve"> were mapped to categories established by the Gene Ontology (GO) project, </w:delText>
        </w:r>
        <w:r w:rsidRPr="009819F8" w:rsidDel="00915C49">
          <w:rPr>
            <w:rFonts w:ascii="Times New Roman" w:hAnsi="Times New Roman" w:cs="Times New Roman"/>
            <w:sz w:val="24"/>
            <w:szCs w:val="24"/>
          </w:rPr>
          <w:delText>15,878</w:delText>
        </w:r>
        <w:r w:rsidRPr="009819F8" w:rsidDel="00915C49">
          <w:rPr>
            <w:rFonts w:ascii="Times New Roman" w:hAnsi="Times New Roman" w:cs="Times New Roman" w:hint="eastAsia"/>
            <w:sz w:val="24"/>
            <w:szCs w:val="24"/>
          </w:rPr>
          <w:delText xml:space="preserve"> had orthologs in the Kyoto Encyclopedia of Genes and Genomes (KEGG) database, and </w:delText>
        </w:r>
        <w:r w:rsidRPr="009819F8" w:rsidDel="00915C49">
          <w:rPr>
            <w:rFonts w:ascii="Times New Roman" w:hAnsi="Times New Roman" w:cs="Times New Roman"/>
            <w:sz w:val="24"/>
            <w:szCs w:val="24"/>
          </w:rPr>
          <w:delText>14,894</w:delText>
        </w:r>
        <w:r w:rsidRPr="009819F8" w:rsidDel="00915C49">
          <w:rPr>
            <w:rFonts w:ascii="Times New Roman" w:hAnsi="Times New Roman" w:cs="Times New Roman" w:hint="eastAsia"/>
            <w:sz w:val="24"/>
            <w:szCs w:val="24"/>
          </w:rPr>
          <w:delText xml:space="preserve"> were supported by the duck ESTs produced in our </w:delText>
        </w:r>
        <w:r w:rsidDel="00915C49">
          <w:rPr>
            <w:rFonts w:ascii="Times New Roman" w:hAnsi="Times New Roman" w:cs="Times New Roman"/>
            <w:sz w:val="24"/>
            <w:szCs w:val="24"/>
          </w:rPr>
          <w:delText xml:space="preserve">previous </w:delText>
        </w:r>
        <w:r w:rsidRPr="009819F8" w:rsidDel="00915C49">
          <w:rPr>
            <w:rFonts w:ascii="Times New Roman" w:hAnsi="Times New Roman" w:cs="Times New Roman" w:hint="eastAsia"/>
            <w:sz w:val="24"/>
            <w:szCs w:val="24"/>
          </w:rPr>
          <w:delText>duck genome project</w:delText>
        </w:r>
      </w:del>
      <w:del w:id="98" w:author="liu rui" w:date="2018-10-08T15:54:00Z">
        <w:r w:rsidDel="00915C49">
          <w:rPr>
            <w:rFonts w:ascii="Times New Roman" w:hAnsi="Times New Roman" w:cs="Times New Roman" w:hint="eastAsia"/>
            <w:sz w:val="24"/>
            <w:szCs w:val="24"/>
          </w:rPr>
          <w:delText xml:space="preserve"> (</w:delText>
        </w:r>
        <w:r w:rsidR="00B4014E" w:rsidDel="00915C49">
          <w:rPr>
            <w:rFonts w:ascii="Times New Roman" w:hAnsi="Times New Roman" w:cs="Times New Roman"/>
            <w:sz w:val="24"/>
            <w:szCs w:val="24"/>
          </w:rPr>
          <w:delText>Fig. S7</w:delText>
        </w:r>
        <w:r w:rsidDel="00915C49">
          <w:rPr>
            <w:rFonts w:ascii="Times New Roman" w:hAnsi="Times New Roman" w:cs="Times New Roman" w:hint="eastAsia"/>
            <w:sz w:val="24"/>
            <w:szCs w:val="24"/>
          </w:rPr>
          <w:delText>)</w:delText>
        </w:r>
        <w:r w:rsidRPr="009819F8" w:rsidDel="00915C49">
          <w:rPr>
            <w:rFonts w:ascii="Times New Roman" w:hAnsi="Times New Roman" w:cs="Times New Roman" w:hint="eastAsia"/>
            <w:sz w:val="24"/>
            <w:szCs w:val="24"/>
          </w:rPr>
          <w:delText>.</w:delText>
        </w:r>
        <w:r w:rsidRPr="00057020" w:rsidDel="00915C49">
          <w:rPr>
            <w:rFonts w:ascii="Times New Roman" w:hAnsi="Times New Roman" w:cs="Times New Roman" w:hint="eastAsia"/>
            <w:sz w:val="24"/>
            <w:szCs w:val="24"/>
          </w:rPr>
          <w:delText xml:space="preserve"> </w:delText>
        </w:r>
        <w:r w:rsidRPr="009819F8" w:rsidDel="00915C49">
          <w:rPr>
            <w:rFonts w:ascii="Times New Roman" w:hAnsi="Times New Roman" w:cs="Times New Roman" w:hint="eastAsia"/>
            <w:sz w:val="24"/>
            <w:szCs w:val="24"/>
          </w:rPr>
          <w:delText xml:space="preserve">These numbers are similar to </w:delText>
        </w:r>
        <w:r w:rsidDel="00915C49">
          <w:rPr>
            <w:rFonts w:ascii="Times New Roman" w:hAnsi="Times New Roman" w:cs="Times New Roman"/>
            <w:sz w:val="24"/>
            <w:szCs w:val="24"/>
          </w:rPr>
          <w:delText xml:space="preserve">these of </w:delText>
        </w:r>
        <w:r w:rsidRPr="009819F8" w:rsidDel="00915C49">
          <w:rPr>
            <w:rFonts w:ascii="Times New Roman" w:hAnsi="Times New Roman" w:cs="Times New Roman" w:hint="eastAsia"/>
            <w:sz w:val="24"/>
            <w:szCs w:val="24"/>
          </w:rPr>
          <w:delText xml:space="preserve">the spot-billed, where </w:delText>
        </w:r>
        <w:r w:rsidRPr="009819F8" w:rsidDel="00915C49">
          <w:rPr>
            <w:rFonts w:ascii="Times New Roman" w:hAnsi="Times New Roman" w:cs="Times New Roman"/>
            <w:sz w:val="24"/>
            <w:szCs w:val="24"/>
          </w:rPr>
          <w:delText>12,815</w:delText>
        </w:r>
        <w:r w:rsidRPr="009819F8" w:rsidDel="00915C49">
          <w:rPr>
            <w:rFonts w:ascii="Times New Roman" w:hAnsi="Times New Roman" w:cs="Times New Roman" w:hint="eastAsia"/>
            <w:sz w:val="24"/>
            <w:szCs w:val="24"/>
          </w:rPr>
          <w:delText xml:space="preserve"> genes were mapped to GO project, </w:delText>
        </w:r>
        <w:r w:rsidRPr="009819F8" w:rsidDel="00915C49">
          <w:rPr>
            <w:rFonts w:ascii="Times New Roman" w:hAnsi="Times New Roman" w:cs="Times New Roman"/>
            <w:sz w:val="24"/>
            <w:szCs w:val="24"/>
          </w:rPr>
          <w:delText>15,803</w:delText>
        </w:r>
        <w:r w:rsidRPr="009819F8" w:rsidDel="00915C49">
          <w:rPr>
            <w:rFonts w:ascii="Times New Roman" w:hAnsi="Times New Roman" w:cs="Times New Roman" w:hint="eastAsia"/>
            <w:sz w:val="24"/>
            <w:szCs w:val="24"/>
          </w:rPr>
          <w:delText xml:space="preserve"> had orthologs in KEGG database and </w:delText>
        </w:r>
        <w:r w:rsidRPr="009819F8" w:rsidDel="00915C49">
          <w:rPr>
            <w:rFonts w:ascii="Times New Roman" w:hAnsi="Times New Roman" w:cs="Times New Roman"/>
            <w:sz w:val="24"/>
            <w:szCs w:val="24"/>
          </w:rPr>
          <w:delText>14,827</w:delText>
        </w:r>
        <w:r w:rsidRPr="009819F8" w:rsidDel="00915C49">
          <w:rPr>
            <w:rFonts w:ascii="Times New Roman" w:hAnsi="Times New Roman" w:cs="Times New Roman" w:hint="eastAsia"/>
            <w:sz w:val="24"/>
            <w:szCs w:val="24"/>
          </w:rPr>
          <w:delText xml:space="preserve"> were supported by the duck ESTs (</w:delText>
        </w:r>
        <w:r w:rsidR="00B4014E" w:rsidDel="00915C49">
          <w:rPr>
            <w:rFonts w:ascii="Times New Roman" w:hAnsi="Times New Roman" w:cs="Times New Roman"/>
            <w:sz w:val="24"/>
            <w:szCs w:val="24"/>
          </w:rPr>
          <w:delText>Fig. S8</w:delText>
        </w:r>
        <w:r w:rsidRPr="009819F8" w:rsidDel="00915C49">
          <w:rPr>
            <w:rFonts w:ascii="Times New Roman" w:hAnsi="Times New Roman" w:cs="Times New Roman" w:hint="eastAsia"/>
            <w:sz w:val="24"/>
            <w:szCs w:val="24"/>
          </w:rPr>
          <w:delText>)</w:delText>
        </w:r>
        <w:r w:rsidDel="00915C49">
          <w:rPr>
            <w:rFonts w:ascii="Times New Roman" w:hAnsi="Times New Roman" w:cs="Times New Roman" w:hint="eastAsia"/>
            <w:sz w:val="24"/>
            <w:szCs w:val="24"/>
          </w:rPr>
          <w:delText>.</w:delText>
        </w:r>
      </w:del>
      <w:moveToRangeStart w:id="99" w:author="liu rui" w:date="2018-10-08T15:25:00Z" w:name="move526775650"/>
      <w:moveTo w:id="100" w:author="liu rui" w:date="2018-10-08T15:25:00Z">
        <w:del w:id="101" w:author="liu rui" w:date="2018-10-08T15:54:00Z">
          <w:r w:rsidR="007A3CB1" w:rsidDel="00915C49">
            <w:rPr>
              <w:rFonts w:ascii="Times New Roman" w:hAnsi="Times New Roman" w:cs="Times New Roman"/>
              <w:sz w:val="24"/>
              <w:szCs w:val="24"/>
            </w:rPr>
            <w:delText xml:space="preserve">Among </w:delText>
          </w:r>
          <w:r w:rsidR="007A3CB1" w:rsidRPr="00063348" w:rsidDel="00915C49">
            <w:rPr>
              <w:rFonts w:ascii="Times New Roman" w:hAnsi="Times New Roman" w:cs="Times New Roman"/>
              <w:sz w:val="24"/>
              <w:szCs w:val="24"/>
            </w:rPr>
            <w:delText>19,405</w:delText>
          </w:r>
          <w:r w:rsidR="007A3CB1" w:rsidDel="00915C49">
            <w:rPr>
              <w:rFonts w:ascii="Times New Roman" w:hAnsi="Times New Roman" w:cs="Times New Roman"/>
              <w:sz w:val="24"/>
              <w:szCs w:val="24"/>
            </w:rPr>
            <w:delText xml:space="preserve"> gene families detected in the above three duck genomes, </w:delText>
          </w:r>
          <w:r w:rsidR="007A3CB1" w:rsidRPr="00757534" w:rsidDel="00915C49">
            <w:rPr>
              <w:rFonts w:ascii="Times New Roman" w:hAnsi="Times New Roman" w:cs="Times New Roman"/>
              <w:sz w:val="24"/>
              <w:szCs w:val="24"/>
            </w:rPr>
            <w:delText>25 were significantly expanded in wild duck</w:delText>
          </w:r>
          <w:r w:rsidR="007A3CB1" w:rsidDel="00915C49">
            <w:rPr>
              <w:rFonts w:ascii="Times New Roman" w:hAnsi="Times New Roman" w:cs="Times New Roman"/>
              <w:sz w:val="24"/>
              <w:szCs w:val="24"/>
            </w:rPr>
            <w:delText>.</w:delText>
          </w:r>
          <w:moveToRangeStart w:id="102" w:author="liu rui" w:date="2018-10-08T15:25:00Z" w:name="move526775659"/>
          <w:moveToRangeEnd w:id="99"/>
          <w:r w:rsidR="007A3CB1" w:rsidDel="00915C49">
            <w:rPr>
              <w:rFonts w:ascii="Times New Roman" w:hAnsi="Times New Roman" w:cs="Times New Roman"/>
              <w:sz w:val="24"/>
              <w:szCs w:val="24"/>
            </w:rPr>
            <w:delText>(Table S9; Fig</w:delText>
          </w:r>
          <w:r w:rsidR="007A3CB1" w:rsidDel="00915C49">
            <w:rPr>
              <w:rFonts w:ascii="Times New Roman" w:hAnsi="Times New Roman" w:cs="Times New Roman" w:hint="eastAsia"/>
              <w:sz w:val="24"/>
              <w:szCs w:val="24"/>
            </w:rPr>
            <w:delText>.</w:delText>
          </w:r>
          <w:r w:rsidR="007A3CB1" w:rsidDel="00915C49">
            <w:rPr>
              <w:rFonts w:ascii="Times New Roman" w:hAnsi="Times New Roman" w:cs="Times New Roman"/>
              <w:sz w:val="24"/>
              <w:szCs w:val="24"/>
            </w:rPr>
            <w:delText xml:space="preserve"> 1c-d).</w:delText>
          </w:r>
        </w:del>
      </w:moveTo>
      <w:moveToRangeEnd w:id="102"/>
    </w:p>
    <w:p w14:paraId="4DC94771" w14:textId="4C552A17" w:rsidR="009410B2" w:rsidDel="00064AB2" w:rsidRDefault="009410B2" w:rsidP="009410B2">
      <w:pPr>
        <w:autoSpaceDE w:val="0"/>
        <w:autoSpaceDN w:val="0"/>
        <w:adjustRightInd w:val="0"/>
        <w:spacing w:line="480" w:lineRule="auto"/>
        <w:rPr>
          <w:del w:id="103" w:author="liu rui" w:date="2018-10-08T16:21:00Z"/>
          <w:rFonts w:ascii="Times New Roman" w:hAnsi="Times New Roman" w:cs="Times New Roman"/>
          <w:sz w:val="24"/>
          <w:szCs w:val="24"/>
        </w:rPr>
      </w:pPr>
      <w:del w:id="104" w:author="liu rui" w:date="2018-10-08T16:21:00Z">
        <w:r w:rsidDel="00064AB2">
          <w:rPr>
            <w:rFonts w:ascii="Times New Roman" w:hAnsi="Times New Roman" w:cs="Times New Roman" w:hint="eastAsia"/>
            <w:sz w:val="24"/>
            <w:szCs w:val="24"/>
          </w:rPr>
          <w:delText>We</w:delText>
        </w:r>
        <w:r w:rsidDel="00064AB2">
          <w:rPr>
            <w:rFonts w:ascii="Times New Roman" w:hAnsi="Times New Roman" w:cs="Times New Roman"/>
            <w:sz w:val="24"/>
            <w:szCs w:val="24"/>
          </w:rPr>
          <w:delText xml:space="preserve"> then</w:delText>
        </w:r>
        <w:r w:rsidDel="00064AB2">
          <w:rPr>
            <w:rFonts w:ascii="Times New Roman" w:hAnsi="Times New Roman" w:cs="Times New Roman" w:hint="eastAsia"/>
            <w:sz w:val="24"/>
            <w:szCs w:val="24"/>
          </w:rPr>
          <w:delText xml:space="preserve"> constructed </w:delText>
        </w:r>
      </w:del>
      <w:moveFromRangeStart w:id="105" w:author="liu rui" w:date="2018-10-08T15:24:00Z" w:name="move526775603"/>
      <w:moveFrom w:id="106" w:author="liu rui" w:date="2018-10-08T15:24:00Z">
        <w:del w:id="107" w:author="liu rui" w:date="2018-10-08T16:21:00Z">
          <w:r w:rsidDel="00064AB2">
            <w:rPr>
              <w:rFonts w:ascii="Times New Roman" w:hAnsi="Times New Roman" w:cs="Times New Roman" w:hint="eastAsia"/>
              <w:sz w:val="24"/>
              <w:szCs w:val="24"/>
            </w:rPr>
            <w:delText>gene families using the above mallard</w:delText>
          </w:r>
          <w:r w:rsidDel="00064AB2">
            <w:rPr>
              <w:rFonts w:ascii="Times New Roman" w:hAnsi="Times New Roman" w:cs="Times New Roman"/>
              <w:sz w:val="24"/>
              <w:szCs w:val="24"/>
            </w:rPr>
            <w:delText xml:space="preserve"> duck</w:delText>
          </w:r>
          <w:r w:rsidDel="00064AB2">
            <w:rPr>
              <w:rFonts w:ascii="Times New Roman" w:hAnsi="Times New Roman" w:cs="Times New Roman" w:hint="eastAsia"/>
              <w:sz w:val="24"/>
              <w:szCs w:val="24"/>
            </w:rPr>
            <w:delText xml:space="preserve"> and spot-billed reference gene sets, our previous Beijing duck gene set, together with a combined outgroup gene sets from </w:delText>
          </w:r>
          <w:r w:rsidRPr="00752BED" w:rsidDel="00064AB2">
            <w:rPr>
              <w:rFonts w:ascii="Times New Roman" w:hAnsi="Times New Roman" w:cs="Times New Roman"/>
              <w:sz w:val="24"/>
              <w:szCs w:val="24"/>
            </w:rPr>
            <w:delText xml:space="preserve">chicken, turkey, </w:delText>
          </w:r>
          <w:bookmarkStart w:id="108" w:name="OLE_LINK1"/>
          <w:bookmarkStart w:id="109" w:name="OLE_LINK2"/>
          <w:r w:rsidRPr="00752BED" w:rsidDel="00064AB2">
            <w:rPr>
              <w:rFonts w:ascii="Times New Roman" w:hAnsi="Times New Roman" w:cs="Times New Roman"/>
              <w:sz w:val="24"/>
              <w:szCs w:val="24"/>
            </w:rPr>
            <w:delText>flycatcher</w:delText>
          </w:r>
          <w:bookmarkEnd w:id="108"/>
          <w:bookmarkEnd w:id="109"/>
          <w:r w:rsidRPr="00752BED" w:rsidDel="00064AB2">
            <w:rPr>
              <w:rFonts w:ascii="Times New Roman" w:hAnsi="Times New Roman" w:cs="Times New Roman"/>
              <w:sz w:val="24"/>
              <w:szCs w:val="24"/>
            </w:rPr>
            <w:delText>, ostrich</w:delText>
          </w:r>
          <w:r w:rsidDel="00064AB2">
            <w:rPr>
              <w:rFonts w:ascii="Times New Roman" w:hAnsi="Times New Roman" w:cs="Times New Roman"/>
              <w:sz w:val="24"/>
              <w:szCs w:val="24"/>
            </w:rPr>
            <w:delText>,</w:delText>
          </w:r>
          <w:r w:rsidRPr="00752BED" w:rsidDel="00064AB2">
            <w:rPr>
              <w:rFonts w:ascii="Times New Roman" w:hAnsi="Times New Roman" w:cs="Times New Roman" w:hint="eastAsia"/>
              <w:sz w:val="24"/>
              <w:szCs w:val="24"/>
            </w:rPr>
            <w:delText xml:space="preserve"> </w:delText>
          </w:r>
          <w:r w:rsidRPr="00752BED" w:rsidDel="00064AB2">
            <w:rPr>
              <w:rFonts w:ascii="Times New Roman" w:hAnsi="Times New Roman" w:cs="Times New Roman"/>
              <w:sz w:val="24"/>
              <w:szCs w:val="24"/>
            </w:rPr>
            <w:delText>mouse and human (</w:delText>
          </w:r>
          <w:r w:rsidR="00722E43" w:rsidDel="00064AB2">
            <w:rPr>
              <w:rFonts w:ascii="Times New Roman" w:hAnsi="Times New Roman" w:cs="Times New Roman"/>
              <w:sz w:val="24"/>
              <w:szCs w:val="24"/>
            </w:rPr>
            <w:delText>Fig. S9,</w:delText>
          </w:r>
          <w:r w:rsidR="00BD07C9" w:rsidDel="00064AB2">
            <w:rPr>
              <w:rFonts w:ascii="Times New Roman" w:hAnsi="Times New Roman" w:cs="Times New Roman"/>
              <w:sz w:val="24"/>
              <w:szCs w:val="24"/>
            </w:rPr>
            <w:delText xml:space="preserve"> Table S8</w:delText>
          </w:r>
          <w:r w:rsidRPr="00752BED" w:rsidDel="00064AB2">
            <w:rPr>
              <w:rFonts w:ascii="Times New Roman" w:hAnsi="Times New Roman" w:cs="Times New Roman"/>
              <w:sz w:val="24"/>
              <w:szCs w:val="24"/>
            </w:rPr>
            <w:delText>).</w:delText>
          </w:r>
          <w:r w:rsidDel="00064AB2">
            <w:rPr>
              <w:rFonts w:ascii="Times New Roman" w:hAnsi="Times New Roman" w:cs="Times New Roman" w:hint="eastAsia"/>
              <w:sz w:val="24"/>
              <w:szCs w:val="24"/>
            </w:rPr>
            <w:delText xml:space="preserve"> </w:delText>
          </w:r>
        </w:del>
      </w:moveFrom>
      <w:moveFromRangeEnd w:id="105"/>
      <w:del w:id="110" w:author="liu rui" w:date="2018-10-08T16:21:00Z">
        <w:r w:rsidDel="00064AB2">
          <w:rPr>
            <w:rFonts w:ascii="Times New Roman" w:hAnsi="Times New Roman" w:cs="Times New Roman" w:hint="eastAsia"/>
            <w:sz w:val="24"/>
            <w:szCs w:val="24"/>
          </w:rPr>
          <w:delText>Interestingly, two wild ducks were similar and their ancestors were clustered to the domestic (Beijing) duck</w:delText>
        </w:r>
        <w:r w:rsidRPr="00B23500" w:rsidDel="00064AB2">
          <w:rPr>
            <w:rFonts w:ascii="Times New Roman" w:hAnsi="Times New Roman" w:cs="Times New Roman"/>
            <w:sz w:val="24"/>
            <w:szCs w:val="24"/>
          </w:rPr>
          <w:delText xml:space="preserve"> </w:delText>
        </w:r>
        <w:r w:rsidRPr="00844F9D" w:rsidDel="00064AB2">
          <w:rPr>
            <w:rFonts w:ascii="Times New Roman" w:hAnsi="Times New Roman" w:cs="Times New Roman"/>
            <w:sz w:val="24"/>
            <w:szCs w:val="24"/>
          </w:rPr>
          <w:delText xml:space="preserve">(Fig. </w:delText>
        </w:r>
        <w:r w:rsidDel="00064AB2">
          <w:rPr>
            <w:rFonts w:ascii="Times New Roman" w:hAnsi="Times New Roman" w:cs="Times New Roman"/>
            <w:sz w:val="24"/>
            <w:szCs w:val="24"/>
          </w:rPr>
          <w:delText>1b</w:delText>
        </w:r>
        <w:r w:rsidRPr="00721405" w:rsidDel="00064AB2">
          <w:rPr>
            <w:rFonts w:ascii="Times New Roman" w:hAnsi="Times New Roman" w:cs="Times New Roman"/>
            <w:sz w:val="24"/>
            <w:szCs w:val="24"/>
          </w:rPr>
          <w:delText>).</w:delText>
        </w:r>
        <w:r w:rsidDel="00064AB2">
          <w:rPr>
            <w:rFonts w:ascii="Times New Roman" w:hAnsi="Times New Roman" w:cs="Times New Roman" w:hint="eastAsia"/>
            <w:sz w:val="24"/>
            <w:szCs w:val="24"/>
          </w:rPr>
          <w:delText xml:space="preserve"> We </w:delText>
        </w:r>
        <w:r w:rsidDel="00064AB2">
          <w:rPr>
            <w:rFonts w:ascii="Times New Roman" w:hAnsi="Times New Roman" w:cs="Times New Roman"/>
            <w:sz w:val="24"/>
            <w:szCs w:val="24"/>
          </w:rPr>
          <w:delText>further</w:delText>
        </w:r>
        <w:r w:rsidDel="00064AB2">
          <w:rPr>
            <w:rFonts w:ascii="Times New Roman" w:hAnsi="Times New Roman" w:cs="Times New Roman" w:hint="eastAsia"/>
            <w:sz w:val="24"/>
            <w:szCs w:val="24"/>
          </w:rPr>
          <w:delText xml:space="preserve"> examined large-scale differences in gene complements between one domestic duck and two wild ducks. </w:delText>
        </w:r>
        <w:r w:rsidRPr="000758C2" w:rsidDel="00064AB2">
          <w:rPr>
            <w:rFonts w:ascii="Times New Roman" w:hAnsi="Times New Roman" w:cs="Times New Roman" w:hint="eastAsia"/>
            <w:sz w:val="24"/>
            <w:szCs w:val="24"/>
          </w:rPr>
          <w:delText xml:space="preserve">We found </w:delText>
        </w:r>
        <w:r w:rsidRPr="000758C2" w:rsidDel="00064AB2">
          <w:rPr>
            <w:rFonts w:ascii="Times New Roman" w:hAnsi="Times New Roman" w:cs="Times New Roman"/>
            <w:sz w:val="24"/>
            <w:szCs w:val="24"/>
          </w:rPr>
          <w:delText>that 1,305 gene families were specific to wild duck</w:delText>
        </w:r>
        <w:r w:rsidDel="00064AB2">
          <w:rPr>
            <w:rFonts w:ascii="Times New Roman" w:hAnsi="Times New Roman" w:cs="Times New Roman"/>
            <w:sz w:val="24"/>
            <w:szCs w:val="24"/>
          </w:rPr>
          <w:delText xml:space="preserve"> and this number</w:delText>
        </w:r>
        <w:r w:rsidRPr="000758C2" w:rsidDel="00064AB2">
          <w:rPr>
            <w:rFonts w:ascii="Times New Roman" w:hAnsi="Times New Roman" w:cs="Times New Roman"/>
            <w:sz w:val="24"/>
            <w:szCs w:val="24"/>
          </w:rPr>
          <w:delText xml:space="preserve"> was larger than </w:delText>
        </w:r>
        <w:r w:rsidDel="00064AB2">
          <w:rPr>
            <w:rFonts w:ascii="Times New Roman" w:hAnsi="Times New Roman" w:cs="Times New Roman"/>
            <w:sz w:val="24"/>
            <w:szCs w:val="24"/>
          </w:rPr>
          <w:delText xml:space="preserve">the corresponding of </w:delText>
        </w:r>
        <w:r w:rsidRPr="000758C2" w:rsidDel="00064AB2">
          <w:rPr>
            <w:rFonts w:ascii="Times New Roman" w:hAnsi="Times New Roman" w:cs="Times New Roman"/>
            <w:sz w:val="24"/>
            <w:szCs w:val="24"/>
          </w:rPr>
          <w:delText>Beijing duck (497 gene families) (</w:delText>
        </w:r>
        <w:r w:rsidR="008512FD" w:rsidDel="00064AB2">
          <w:rPr>
            <w:rFonts w:ascii="Times New Roman" w:hAnsi="Times New Roman" w:cs="Times New Roman"/>
            <w:sz w:val="24"/>
            <w:szCs w:val="24"/>
          </w:rPr>
          <w:delText>Fig. S10</w:delText>
        </w:r>
        <w:r w:rsidRPr="000758C2" w:rsidDel="00064AB2">
          <w:rPr>
            <w:rFonts w:ascii="Times New Roman" w:hAnsi="Times New Roman" w:cs="Times New Roman"/>
            <w:sz w:val="24"/>
            <w:szCs w:val="24"/>
          </w:rPr>
          <w:delText>).</w:delText>
        </w:r>
        <w:r w:rsidRPr="00757534" w:rsidDel="00064AB2">
          <w:rPr>
            <w:rFonts w:ascii="Times New Roman" w:hAnsi="Times New Roman" w:cs="Times New Roman"/>
            <w:sz w:val="24"/>
            <w:szCs w:val="24"/>
          </w:rPr>
          <w:delText xml:space="preserve"> </w:delText>
        </w:r>
      </w:del>
      <w:moveFromRangeStart w:id="111" w:author="liu rui" w:date="2018-10-08T15:25:00Z" w:name="move526775650"/>
      <w:moveFrom w:id="112" w:author="liu rui" w:date="2018-10-08T15:25:00Z">
        <w:del w:id="113" w:author="liu rui" w:date="2018-10-08T16:21:00Z">
          <w:r w:rsidDel="00064AB2">
            <w:rPr>
              <w:rFonts w:ascii="Times New Roman" w:hAnsi="Times New Roman" w:cs="Times New Roman"/>
              <w:sz w:val="24"/>
              <w:szCs w:val="24"/>
            </w:rPr>
            <w:delText xml:space="preserve">Among </w:delText>
          </w:r>
          <w:r w:rsidRPr="00063348" w:rsidDel="00064AB2">
            <w:rPr>
              <w:rFonts w:ascii="Times New Roman" w:hAnsi="Times New Roman" w:cs="Times New Roman"/>
              <w:sz w:val="24"/>
              <w:szCs w:val="24"/>
            </w:rPr>
            <w:delText>19,405</w:delText>
          </w:r>
          <w:r w:rsidDel="00064AB2">
            <w:rPr>
              <w:rFonts w:ascii="Times New Roman" w:hAnsi="Times New Roman" w:cs="Times New Roman"/>
              <w:sz w:val="24"/>
              <w:szCs w:val="24"/>
            </w:rPr>
            <w:delText xml:space="preserve"> gene families detected in the above three duck genomes, </w:delText>
          </w:r>
          <w:bookmarkStart w:id="114" w:name="_Hlk512256613"/>
          <w:r w:rsidRPr="00757534" w:rsidDel="00064AB2">
            <w:rPr>
              <w:rFonts w:ascii="Times New Roman" w:hAnsi="Times New Roman" w:cs="Times New Roman"/>
              <w:sz w:val="24"/>
              <w:szCs w:val="24"/>
            </w:rPr>
            <w:delText>25 were significantly expanded in wild duck</w:delText>
          </w:r>
          <w:r w:rsidDel="00064AB2">
            <w:rPr>
              <w:rFonts w:ascii="Times New Roman" w:hAnsi="Times New Roman" w:cs="Times New Roman"/>
              <w:sz w:val="24"/>
              <w:szCs w:val="24"/>
            </w:rPr>
            <w:delText xml:space="preserve">. </w:delText>
          </w:r>
        </w:del>
      </w:moveFrom>
      <w:moveFromRangeEnd w:id="111"/>
      <w:del w:id="115" w:author="liu rui" w:date="2018-10-08T16:21:00Z">
        <w:r w:rsidDel="00064AB2">
          <w:rPr>
            <w:rFonts w:ascii="Times New Roman" w:hAnsi="Times New Roman" w:cs="Times New Roman"/>
            <w:sz w:val="24"/>
            <w:szCs w:val="24"/>
          </w:rPr>
          <w:delText>GO enrichment analysis showed that those expanded genes were significantly over represented in biological processes like chromatin</w:delText>
        </w:r>
        <w:r w:rsidRPr="00661308" w:rsidDel="00064AB2">
          <w:rPr>
            <w:rFonts w:ascii="Times New Roman" w:hAnsi="Times New Roman" w:cs="Times New Roman"/>
            <w:sz w:val="24"/>
            <w:szCs w:val="24"/>
          </w:rPr>
          <w:delText xml:space="preserve"> organization</w:delText>
        </w:r>
        <w:r w:rsidDel="00064AB2">
          <w:rPr>
            <w:rFonts w:ascii="Times New Roman" w:hAnsi="Times New Roman" w:cs="Times New Roman"/>
            <w:sz w:val="24"/>
            <w:szCs w:val="24"/>
          </w:rPr>
          <w:delText>, cell-cell adhesion, ATP synthesis and immune response</w:delText>
        </w:r>
        <w:r w:rsidRPr="00757534" w:rsidDel="00064AB2">
          <w:rPr>
            <w:rFonts w:ascii="Times New Roman" w:hAnsi="Times New Roman" w:cs="Times New Roman"/>
            <w:sz w:val="24"/>
            <w:szCs w:val="24"/>
          </w:rPr>
          <w:delText xml:space="preserve">. </w:delText>
        </w:r>
        <w:r w:rsidDel="00064AB2">
          <w:rPr>
            <w:rFonts w:ascii="Times New Roman" w:hAnsi="Times New Roman" w:cs="Times New Roman"/>
            <w:sz w:val="24"/>
            <w:szCs w:val="24"/>
          </w:rPr>
          <w:delText xml:space="preserve">This implies enhanced genome regulation, energy metabolic activity and response to stimulation along with the speciation of the two wild ducks, which might </w:delText>
        </w:r>
        <w:bookmarkEnd w:id="114"/>
        <w:r w:rsidDel="00064AB2">
          <w:rPr>
            <w:rFonts w:ascii="Times New Roman" w:hAnsi="Times New Roman" w:cs="Times New Roman"/>
            <w:sz w:val="24"/>
            <w:szCs w:val="24"/>
          </w:rPr>
          <w:delText xml:space="preserve">be beneficial to their adaption to new environments </w:delText>
        </w:r>
      </w:del>
      <w:moveFromRangeStart w:id="116" w:author="liu rui" w:date="2018-10-08T15:25:00Z" w:name="move526775659"/>
      <w:moveFrom w:id="117" w:author="liu rui" w:date="2018-10-08T15:25:00Z">
        <w:del w:id="118" w:author="liu rui" w:date="2018-10-08T16:21:00Z">
          <w:r w:rsidDel="00064AB2">
            <w:rPr>
              <w:rFonts w:ascii="Times New Roman" w:hAnsi="Times New Roman" w:cs="Times New Roman"/>
              <w:sz w:val="24"/>
              <w:szCs w:val="24"/>
            </w:rPr>
            <w:delText>(</w:delText>
          </w:r>
          <w:r w:rsidR="003A7C4C" w:rsidDel="00064AB2">
            <w:rPr>
              <w:rFonts w:ascii="Times New Roman" w:hAnsi="Times New Roman" w:cs="Times New Roman"/>
              <w:sz w:val="24"/>
              <w:szCs w:val="24"/>
            </w:rPr>
            <w:delText>Table S9</w:delText>
          </w:r>
          <w:r w:rsidR="00D27B74" w:rsidDel="00064AB2">
            <w:rPr>
              <w:rFonts w:ascii="Times New Roman" w:hAnsi="Times New Roman" w:cs="Times New Roman"/>
              <w:sz w:val="24"/>
              <w:szCs w:val="24"/>
            </w:rPr>
            <w:delText xml:space="preserve">; </w:delText>
          </w:r>
          <w:r w:rsidDel="00064AB2">
            <w:rPr>
              <w:rFonts w:ascii="Times New Roman" w:hAnsi="Times New Roman" w:cs="Times New Roman"/>
              <w:sz w:val="24"/>
              <w:szCs w:val="24"/>
            </w:rPr>
            <w:delText>Fig</w:delText>
          </w:r>
          <w:r w:rsidDel="00064AB2">
            <w:rPr>
              <w:rFonts w:ascii="Times New Roman" w:hAnsi="Times New Roman" w:cs="Times New Roman" w:hint="eastAsia"/>
              <w:sz w:val="24"/>
              <w:szCs w:val="24"/>
            </w:rPr>
            <w:delText>.</w:delText>
          </w:r>
          <w:r w:rsidDel="00064AB2">
            <w:rPr>
              <w:rFonts w:ascii="Times New Roman" w:hAnsi="Times New Roman" w:cs="Times New Roman"/>
              <w:sz w:val="24"/>
              <w:szCs w:val="24"/>
            </w:rPr>
            <w:delText xml:space="preserve"> 1c-d).</w:delText>
          </w:r>
        </w:del>
      </w:moveFrom>
      <w:moveFromRangeEnd w:id="116"/>
    </w:p>
    <w:p w14:paraId="2B648357" w14:textId="565A8300" w:rsidR="003463A6" w:rsidDel="000218D4" w:rsidRDefault="00FB0F26" w:rsidP="009410B2">
      <w:pPr>
        <w:autoSpaceDE w:val="0"/>
        <w:autoSpaceDN w:val="0"/>
        <w:adjustRightInd w:val="0"/>
        <w:spacing w:line="480" w:lineRule="auto"/>
        <w:rPr>
          <w:del w:id="119" w:author="liu rui" w:date="2018-10-08T16:59:00Z"/>
          <w:rFonts w:ascii="Times New Roman" w:hAnsi="Times New Roman" w:cs="Times New Roman"/>
          <w:b/>
          <w:sz w:val="24"/>
          <w:szCs w:val="24"/>
        </w:rPr>
      </w:pPr>
      <w:del w:id="120" w:author="liu rui" w:date="2018-10-08T16:59:00Z">
        <w:r w:rsidDel="000218D4">
          <w:rPr>
            <w:rFonts w:ascii="Times New Roman" w:hAnsi="Times New Roman" w:cs="Times New Roman"/>
            <w:b/>
            <w:sz w:val="24"/>
            <w:szCs w:val="24"/>
          </w:rPr>
          <w:delText>D</w:delText>
        </w:r>
        <w:r w:rsidDel="000218D4">
          <w:rPr>
            <w:rFonts w:ascii="Times New Roman" w:hAnsi="Times New Roman" w:cs="Times New Roman" w:hint="eastAsia"/>
            <w:b/>
            <w:sz w:val="24"/>
            <w:szCs w:val="24"/>
          </w:rPr>
          <w:delText xml:space="preserve">omestic duck shared a comparative number of SNPs with </w:delText>
        </w:r>
        <w:r w:rsidR="00644C87" w:rsidDel="000218D4">
          <w:rPr>
            <w:rFonts w:ascii="Times New Roman" w:hAnsi="Times New Roman" w:cs="Times New Roman"/>
            <w:b/>
            <w:sz w:val="24"/>
            <w:szCs w:val="24"/>
          </w:rPr>
          <w:delText xml:space="preserve">the </w:delText>
        </w:r>
        <w:r w:rsidDel="000218D4">
          <w:rPr>
            <w:rFonts w:ascii="Times New Roman" w:hAnsi="Times New Roman" w:cs="Times New Roman" w:hint="eastAsia"/>
            <w:b/>
            <w:sz w:val="24"/>
            <w:szCs w:val="24"/>
          </w:rPr>
          <w:delText xml:space="preserve">mallard </w:delText>
        </w:r>
        <w:r w:rsidR="00283AFF" w:rsidDel="000218D4">
          <w:rPr>
            <w:rFonts w:ascii="Times New Roman" w:hAnsi="Times New Roman" w:cs="Times New Roman"/>
            <w:b/>
            <w:sz w:val="24"/>
            <w:szCs w:val="24"/>
          </w:rPr>
          <w:delText xml:space="preserve">duck </w:delText>
        </w:r>
        <w:r w:rsidDel="000218D4">
          <w:rPr>
            <w:rFonts w:ascii="Times New Roman" w:hAnsi="Times New Roman" w:cs="Times New Roman" w:hint="eastAsia"/>
            <w:b/>
            <w:sz w:val="24"/>
            <w:szCs w:val="24"/>
          </w:rPr>
          <w:delText>and spot-billed duck</w:delText>
        </w:r>
      </w:del>
    </w:p>
    <w:p w14:paraId="4AAEC911" w14:textId="3314787D" w:rsidR="003463A6" w:rsidDel="000218D4" w:rsidRDefault="00FB0F26" w:rsidP="00CB79F4">
      <w:pPr>
        <w:autoSpaceDE w:val="0"/>
        <w:autoSpaceDN w:val="0"/>
        <w:adjustRightInd w:val="0"/>
        <w:spacing w:line="480" w:lineRule="auto"/>
        <w:rPr>
          <w:del w:id="121" w:author="liu rui" w:date="2018-10-08T16:59:00Z"/>
          <w:rFonts w:ascii="Times New Roman" w:hAnsi="Times New Roman" w:cs="Times New Roman"/>
          <w:sz w:val="24"/>
          <w:szCs w:val="24"/>
        </w:rPr>
      </w:pPr>
      <w:del w:id="122" w:author="liu rui" w:date="2018-10-08T16:59:00Z">
        <w:r w:rsidDel="000218D4">
          <w:rPr>
            <w:rFonts w:ascii="Times New Roman" w:hAnsi="Times New Roman" w:cs="Times New Roman" w:hint="eastAsia"/>
            <w:sz w:val="24"/>
            <w:szCs w:val="24"/>
          </w:rPr>
          <w:delText>We performed whole genome sequences of</w:delText>
        </w:r>
      </w:del>
      <w:del w:id="123" w:author="liu rui" w:date="2018-10-08T15:27:00Z">
        <w:r w:rsidDel="00D546B8">
          <w:rPr>
            <w:rFonts w:ascii="Times New Roman" w:hAnsi="Times New Roman" w:cs="Times New Roman" w:hint="eastAsia"/>
            <w:sz w:val="24"/>
            <w:szCs w:val="24"/>
          </w:rPr>
          <w:delText xml:space="preserve"> </w:delText>
        </w:r>
        <w:r w:rsidR="00243DE5" w:rsidDel="00D546B8">
          <w:rPr>
            <w:rFonts w:ascii="Times New Roman" w:hAnsi="Times New Roman" w:cs="Times New Roman"/>
            <w:sz w:val="24"/>
            <w:szCs w:val="24"/>
          </w:rPr>
          <w:delText>114</w:delText>
        </w:r>
        <w:r w:rsidR="002A7EA5" w:rsidDel="00D546B8">
          <w:rPr>
            <w:rFonts w:ascii="Times New Roman" w:hAnsi="Times New Roman" w:cs="Times New Roman" w:hint="eastAsia"/>
            <w:sz w:val="24"/>
            <w:szCs w:val="24"/>
          </w:rPr>
          <w:delText xml:space="preserve"> individuals from </w:delText>
        </w:r>
        <w:r w:rsidR="00272815" w:rsidDel="00D546B8">
          <w:rPr>
            <w:rFonts w:ascii="Times New Roman" w:hAnsi="Times New Roman" w:cs="Times New Roman"/>
            <w:sz w:val="24"/>
            <w:szCs w:val="24"/>
          </w:rPr>
          <w:delText>eight</w:delText>
        </w:r>
        <w:r w:rsidDel="00D546B8">
          <w:rPr>
            <w:rFonts w:ascii="Times New Roman" w:hAnsi="Times New Roman" w:cs="Times New Roman" w:hint="eastAsia"/>
            <w:sz w:val="24"/>
            <w:szCs w:val="24"/>
          </w:rPr>
          <w:delText xml:space="preserve"> </w:delText>
        </w:r>
        <w:r w:rsidDel="00D546B8">
          <w:rPr>
            <w:rFonts w:ascii="Times New Roman" w:hAnsi="Times New Roman" w:cs="Times New Roman"/>
            <w:sz w:val="24"/>
            <w:szCs w:val="24"/>
          </w:rPr>
          <w:delText>domestic</w:delText>
        </w:r>
        <w:r w:rsidDel="00D546B8">
          <w:rPr>
            <w:rFonts w:ascii="Times New Roman" w:hAnsi="Times New Roman" w:cs="Times New Roman" w:hint="eastAsia"/>
            <w:sz w:val="24"/>
            <w:szCs w:val="24"/>
          </w:rPr>
          <w:delText xml:space="preserve"> duck breeds and </w:delText>
        </w:r>
        <w:r w:rsidR="002A7EA5" w:rsidDel="00D546B8">
          <w:rPr>
            <w:rFonts w:ascii="Times New Roman" w:hAnsi="Times New Roman" w:cs="Times New Roman" w:hint="eastAsia"/>
            <w:sz w:val="24"/>
            <w:szCs w:val="24"/>
          </w:rPr>
          <w:delText xml:space="preserve">35 individuals from </w:delText>
        </w:r>
        <w:r w:rsidDel="00D546B8">
          <w:rPr>
            <w:rFonts w:ascii="Times New Roman" w:hAnsi="Times New Roman" w:cs="Times New Roman" w:hint="eastAsia"/>
            <w:sz w:val="24"/>
            <w:szCs w:val="24"/>
          </w:rPr>
          <w:delText>eight wild duck populations (</w:delText>
        </w:r>
        <w:r w:rsidR="00FF665E" w:rsidDel="00D546B8">
          <w:rPr>
            <w:rFonts w:ascii="Times New Roman" w:hAnsi="Times New Roman" w:cs="Times New Roman" w:hint="eastAsia"/>
            <w:sz w:val="24"/>
            <w:szCs w:val="24"/>
          </w:rPr>
          <w:delText>Fig</w:delText>
        </w:r>
        <w:r w:rsidR="00FF665E" w:rsidDel="00D546B8">
          <w:rPr>
            <w:rFonts w:ascii="Times New Roman" w:hAnsi="Times New Roman" w:cs="Times New Roman"/>
            <w:sz w:val="24"/>
            <w:szCs w:val="24"/>
          </w:rPr>
          <w:delText>. S1</w:delText>
        </w:r>
        <w:r w:rsidDel="00D546B8">
          <w:rPr>
            <w:rFonts w:ascii="Times New Roman" w:hAnsi="Times New Roman" w:cs="Times New Roman" w:hint="eastAsia"/>
            <w:sz w:val="24"/>
            <w:szCs w:val="24"/>
          </w:rPr>
          <w:delText>)</w:delText>
        </w:r>
      </w:del>
      <w:del w:id="124" w:author="liu rui" w:date="2018-10-08T16:59:00Z">
        <w:r w:rsidDel="000218D4">
          <w:rPr>
            <w:rFonts w:ascii="Times New Roman" w:hAnsi="Times New Roman" w:cs="Times New Roman" w:hint="eastAsia"/>
            <w:sz w:val="24"/>
            <w:szCs w:val="24"/>
          </w:rPr>
          <w:delText xml:space="preserve">. </w:delText>
        </w:r>
        <w:r w:rsidR="00975E02" w:rsidDel="000218D4">
          <w:rPr>
            <w:rFonts w:ascii="Times New Roman" w:hAnsi="Times New Roman" w:cs="Times New Roman"/>
            <w:sz w:val="24"/>
            <w:szCs w:val="24"/>
          </w:rPr>
          <w:delText>W</w:delText>
        </w:r>
        <w:r w:rsidDel="000218D4">
          <w:rPr>
            <w:rFonts w:ascii="Times New Roman" w:hAnsi="Times New Roman" w:cs="Times New Roman" w:hint="eastAsia"/>
            <w:sz w:val="24"/>
            <w:szCs w:val="24"/>
          </w:rPr>
          <w:delText xml:space="preserve">e generated </w:delText>
        </w:r>
        <w:r w:rsidR="001F311F" w:rsidDel="000218D4">
          <w:rPr>
            <w:rFonts w:ascii="Times New Roman" w:hAnsi="Times New Roman" w:cs="Times New Roman" w:hint="eastAsia"/>
            <w:sz w:val="24"/>
            <w:szCs w:val="24"/>
          </w:rPr>
          <w:delText>828.5</w:delText>
        </w:r>
        <w:r w:rsidDel="000218D4">
          <w:rPr>
            <w:rFonts w:ascii="Times New Roman" w:hAnsi="Times New Roman" w:cs="Times New Roman" w:hint="eastAsia"/>
            <w:sz w:val="24"/>
            <w:szCs w:val="24"/>
          </w:rPr>
          <w:delText xml:space="preserve"> Gb </w:delText>
        </w:r>
        <w:r w:rsidR="001057BE" w:rsidDel="000218D4">
          <w:rPr>
            <w:rFonts w:ascii="Times New Roman" w:hAnsi="Times New Roman" w:cs="Times New Roman" w:hint="eastAsia"/>
            <w:sz w:val="24"/>
            <w:szCs w:val="24"/>
          </w:rPr>
          <w:delText>125</w:delText>
        </w:r>
        <w:r w:rsidDel="000218D4">
          <w:rPr>
            <w:rFonts w:ascii="Times New Roman" w:hAnsi="Times New Roman" w:cs="Times New Roman" w:hint="eastAsia"/>
            <w:sz w:val="24"/>
            <w:szCs w:val="24"/>
          </w:rPr>
          <w:delText xml:space="preserve">-bp paired-end reads for 27 </w:delText>
        </w:r>
        <w:r w:rsidR="00975E02" w:rsidDel="000218D4">
          <w:rPr>
            <w:rFonts w:ascii="Times New Roman" w:hAnsi="Times New Roman" w:cs="Times New Roman"/>
            <w:sz w:val="24"/>
            <w:szCs w:val="24"/>
          </w:rPr>
          <w:delText>B</w:delText>
        </w:r>
        <w:r w:rsidDel="000218D4">
          <w:rPr>
            <w:rFonts w:ascii="Times New Roman" w:hAnsi="Times New Roman" w:cs="Times New Roman" w:hint="eastAsia"/>
            <w:sz w:val="24"/>
            <w:szCs w:val="24"/>
          </w:rPr>
          <w:delText>eijing, 13 spot-billed and 14 mallard ducks, with an average of 1</w:delText>
        </w:r>
        <w:r w:rsidR="001F311F" w:rsidDel="000218D4">
          <w:rPr>
            <w:rFonts w:ascii="Times New Roman" w:hAnsi="Times New Roman" w:cs="Times New Roman" w:hint="eastAsia"/>
            <w:sz w:val="24"/>
            <w:szCs w:val="24"/>
          </w:rPr>
          <w:delText>4</w:delText>
        </w:r>
        <w:r w:rsidDel="000218D4">
          <w:rPr>
            <w:rFonts w:ascii="Times New Roman" w:hAnsi="Times New Roman" w:cs="Times New Roman" w:hint="eastAsia"/>
            <w:sz w:val="24"/>
            <w:szCs w:val="24"/>
          </w:rPr>
          <w:delText xml:space="preserve">-fold genome coverage, and </w:delText>
        </w:r>
        <w:r w:rsidR="001F311F" w:rsidRPr="00676397" w:rsidDel="000218D4">
          <w:rPr>
            <w:rFonts w:ascii="Times New Roman" w:hAnsi="Times New Roman" w:cs="Times New Roman"/>
            <w:sz w:val="24"/>
            <w:szCs w:val="24"/>
          </w:rPr>
          <w:delText>372.4</w:delText>
        </w:r>
        <w:r w:rsidRPr="00676397" w:rsidDel="000218D4">
          <w:rPr>
            <w:rFonts w:ascii="Times New Roman" w:hAnsi="Times New Roman" w:cs="Times New Roman" w:hint="eastAsia"/>
            <w:sz w:val="24"/>
            <w:szCs w:val="24"/>
          </w:rPr>
          <w:delText xml:space="preserve"> G</w:delText>
        </w:r>
        <w:r w:rsidDel="000218D4">
          <w:rPr>
            <w:rFonts w:ascii="Times New Roman" w:hAnsi="Times New Roman" w:cs="Times New Roman" w:hint="eastAsia"/>
            <w:sz w:val="24"/>
            <w:szCs w:val="24"/>
          </w:rPr>
          <w:delText xml:space="preserve">b </w:delText>
        </w:r>
        <w:r w:rsidR="001057BE" w:rsidDel="000218D4">
          <w:rPr>
            <w:rFonts w:ascii="Times New Roman" w:hAnsi="Times New Roman" w:cs="Times New Roman" w:hint="eastAsia"/>
            <w:sz w:val="24"/>
            <w:szCs w:val="24"/>
          </w:rPr>
          <w:delText>10</w:delText>
        </w:r>
        <w:r w:rsidDel="000218D4">
          <w:rPr>
            <w:rFonts w:ascii="Times New Roman" w:hAnsi="Times New Roman" w:cs="Times New Roman" w:hint="eastAsia"/>
            <w:sz w:val="24"/>
            <w:szCs w:val="24"/>
          </w:rPr>
          <w:delText xml:space="preserve">0-bp paired-end reads of six pooled genomic DNA libraries, each </w:delText>
        </w:r>
        <w:r w:rsidDel="000218D4">
          <w:rPr>
            <w:rFonts w:ascii="Times New Roman" w:hAnsi="Times New Roman" w:cs="Times New Roman"/>
            <w:sz w:val="24"/>
            <w:szCs w:val="24"/>
          </w:rPr>
          <w:delText>representing</w:delText>
        </w:r>
        <w:r w:rsidDel="000218D4">
          <w:rPr>
            <w:rFonts w:ascii="Times New Roman" w:hAnsi="Times New Roman" w:cs="Times New Roman" w:hint="eastAsia"/>
            <w:sz w:val="24"/>
            <w:szCs w:val="24"/>
          </w:rPr>
          <w:delText xml:space="preserve"> one breed. </w:delText>
        </w:r>
        <w:r w:rsidR="00003F49" w:rsidDel="000218D4">
          <w:rPr>
            <w:rFonts w:ascii="Times New Roman" w:hAnsi="Times New Roman" w:cs="Times New Roman" w:hint="eastAsia"/>
            <w:sz w:val="24"/>
            <w:szCs w:val="24"/>
          </w:rPr>
          <w:delText xml:space="preserve">We then detected SNPs using these </w:delText>
        </w:r>
        <w:r w:rsidR="00003F49" w:rsidRPr="007F02DC" w:rsidDel="000218D4">
          <w:rPr>
            <w:rFonts w:ascii="Times New Roman" w:hAnsi="Times New Roman" w:cs="Times New Roman"/>
            <w:sz w:val="24"/>
            <w:szCs w:val="24"/>
          </w:rPr>
          <w:delText>1,201</w:delText>
        </w:r>
        <w:r w:rsidR="00003F49" w:rsidDel="000218D4">
          <w:rPr>
            <w:rFonts w:ascii="Times New Roman" w:hAnsi="Times New Roman" w:cs="Times New Roman" w:hint="eastAsia"/>
            <w:sz w:val="24"/>
            <w:szCs w:val="24"/>
          </w:rPr>
          <w:delText xml:space="preserve"> Gb reads together with </w:delText>
        </w:r>
        <w:r w:rsidR="00003F49" w:rsidRPr="007F02DC" w:rsidDel="000218D4">
          <w:rPr>
            <w:rFonts w:ascii="Times New Roman" w:hAnsi="Times New Roman" w:cs="Times New Roman"/>
            <w:sz w:val="24"/>
            <w:szCs w:val="24"/>
          </w:rPr>
          <w:delText>95.1</w:delText>
        </w:r>
        <w:r w:rsidR="00003F49" w:rsidDel="000218D4">
          <w:rPr>
            <w:rFonts w:ascii="Times New Roman" w:hAnsi="Times New Roman" w:cs="Times New Roman" w:hint="eastAsia"/>
            <w:sz w:val="24"/>
            <w:szCs w:val="24"/>
          </w:rPr>
          <w:delText xml:space="preserve"> Gb 100-bp</w:delText>
        </w:r>
        <w:r w:rsidR="00003F49" w:rsidDel="000218D4">
          <w:rPr>
            <w:rFonts w:ascii="Times New Roman" w:hAnsi="Times New Roman" w:cs="Times New Roman"/>
            <w:sz w:val="24"/>
            <w:szCs w:val="24"/>
          </w:rPr>
          <w:delText xml:space="preserve"> </w:delText>
        </w:r>
        <w:r w:rsidR="00003F49" w:rsidDel="000218D4">
          <w:rPr>
            <w:rFonts w:ascii="Times New Roman" w:hAnsi="Times New Roman" w:cs="Times New Roman" w:hint="eastAsia"/>
            <w:sz w:val="24"/>
            <w:szCs w:val="24"/>
          </w:rPr>
          <w:delText xml:space="preserve">paired-end reads of 27 </w:delText>
        </w:r>
        <w:r w:rsidR="00003F49" w:rsidDel="000218D4">
          <w:rPr>
            <w:rFonts w:ascii="Times New Roman" w:hAnsi="Times New Roman" w:cs="Times New Roman"/>
            <w:sz w:val="24"/>
            <w:szCs w:val="24"/>
          </w:rPr>
          <w:delText>S</w:delText>
        </w:r>
        <w:r w:rsidR="00003F49" w:rsidDel="000218D4">
          <w:rPr>
            <w:rFonts w:ascii="Times New Roman" w:hAnsi="Times New Roman" w:cs="Times New Roman" w:hint="eastAsia"/>
            <w:sz w:val="24"/>
            <w:szCs w:val="24"/>
          </w:rPr>
          <w:delText>haoxing ducks</w:delText>
        </w:r>
        <w:r w:rsidR="00EE3DFE" w:rsidDel="000218D4">
          <w:rPr>
            <w:rFonts w:ascii="Times New Roman" w:hAnsi="Times New Roman" w:cs="Times New Roman"/>
            <w:sz w:val="24"/>
            <w:szCs w:val="24"/>
          </w:rPr>
          <w:delText xml:space="preserve"> (unpublished data)</w:delText>
        </w:r>
        <w:r w:rsidR="00003F49" w:rsidDel="000218D4">
          <w:rPr>
            <w:rFonts w:ascii="Times New Roman" w:hAnsi="Times New Roman" w:cs="Times New Roman" w:hint="eastAsia"/>
            <w:sz w:val="24"/>
            <w:szCs w:val="24"/>
          </w:rPr>
          <w:delText>.</w:delText>
        </w:r>
        <w:r w:rsidR="00003F49" w:rsidDel="000218D4">
          <w:rPr>
            <w:rFonts w:ascii="Times New Roman" w:hAnsi="Times New Roman" w:cs="Times New Roman"/>
            <w:sz w:val="24"/>
            <w:szCs w:val="24"/>
          </w:rPr>
          <w:delText xml:space="preserve"> </w:delText>
        </w:r>
        <w:r w:rsidR="00EE3DFE" w:rsidDel="000218D4">
          <w:rPr>
            <w:rFonts w:ascii="Times New Roman" w:hAnsi="Times New Roman" w:cs="Times New Roman"/>
            <w:sz w:val="24"/>
            <w:szCs w:val="24"/>
          </w:rPr>
          <w:delText xml:space="preserve">This effort </w:delText>
        </w:r>
        <w:r w:rsidR="00C4675D" w:rsidDel="000218D4">
          <w:rPr>
            <w:rFonts w:ascii="Times New Roman" w:hAnsi="Times New Roman" w:cs="Times New Roman" w:hint="eastAsia"/>
            <w:sz w:val="24"/>
            <w:szCs w:val="24"/>
          </w:rPr>
          <w:delText>totally detected</w:delText>
        </w:r>
      </w:del>
      <w:del w:id="125" w:author="liu rui" w:date="2018-10-08T16:47:00Z">
        <w:r w:rsidRPr="00CB79F4" w:rsidDel="00A51898">
          <w:rPr>
            <w:rFonts w:ascii="Times New Roman" w:hAnsi="Times New Roman" w:cs="Times New Roman"/>
            <w:color w:val="FF0000"/>
            <w:sz w:val="24"/>
            <w:szCs w:val="24"/>
          </w:rPr>
          <w:delText xml:space="preserve"> </w:delText>
        </w:r>
        <w:r w:rsidR="00A85D76" w:rsidRPr="0055680F" w:rsidDel="00A51898">
          <w:rPr>
            <w:rFonts w:ascii="Times New Roman" w:hAnsi="Times New Roman" w:cs="Times New Roman"/>
            <w:sz w:val="24"/>
            <w:szCs w:val="24"/>
          </w:rPr>
          <w:delText>44,852,612</w:delText>
        </w:r>
        <w:r w:rsidRPr="00CB79F4" w:rsidDel="00A51898">
          <w:rPr>
            <w:rFonts w:ascii="Times New Roman" w:hAnsi="Times New Roman" w:cs="Times New Roman"/>
            <w:color w:val="FF0000"/>
            <w:sz w:val="24"/>
            <w:szCs w:val="24"/>
          </w:rPr>
          <w:delText xml:space="preserve"> </w:delText>
        </w:r>
        <w:r w:rsidRPr="00CB79F4" w:rsidDel="00A51898">
          <w:rPr>
            <w:rFonts w:ascii="Times New Roman" w:hAnsi="Times New Roman" w:cs="Times New Roman"/>
            <w:sz w:val="24"/>
            <w:szCs w:val="24"/>
          </w:rPr>
          <w:delText>single nucleotide polymorphisms (SNPs) in those 10 duck populations (eight domestic duck breeds and two wild duck populations)</w:delText>
        </w:r>
      </w:del>
      <w:del w:id="126" w:author="liu rui" w:date="2018-10-08T16:59:00Z">
        <w:r w:rsidRPr="00CB79F4" w:rsidDel="000218D4">
          <w:rPr>
            <w:rFonts w:ascii="Times New Roman" w:hAnsi="Times New Roman" w:cs="Times New Roman"/>
            <w:sz w:val="24"/>
            <w:szCs w:val="24"/>
          </w:rPr>
          <w:delText xml:space="preserve">. Among them, </w:delText>
        </w:r>
      </w:del>
      <w:del w:id="127" w:author="liu rui" w:date="2018-10-08T16:50:00Z">
        <w:r w:rsidR="00200541" w:rsidRPr="0055680F" w:rsidDel="000405FC">
          <w:rPr>
            <w:rFonts w:ascii="Times New Roman" w:hAnsi="Times New Roman" w:cs="Times New Roman"/>
            <w:sz w:val="24"/>
            <w:szCs w:val="24"/>
          </w:rPr>
          <w:delText>20,676,377</w:delText>
        </w:r>
        <w:r w:rsidR="00200541" w:rsidDel="000405FC">
          <w:rPr>
            <w:rFonts w:ascii="Times New Roman" w:hAnsi="Times New Roman" w:cs="Times New Roman" w:hint="eastAsia"/>
            <w:sz w:val="24"/>
            <w:szCs w:val="24"/>
          </w:rPr>
          <w:delText xml:space="preserve"> </w:delText>
        </w:r>
        <w:r w:rsidR="008E03CB" w:rsidDel="000405FC">
          <w:rPr>
            <w:rFonts w:ascii="Times New Roman" w:hAnsi="Times New Roman" w:cs="Times New Roman" w:hint="eastAsia"/>
            <w:sz w:val="24"/>
            <w:szCs w:val="24"/>
          </w:rPr>
          <w:delText>and</w:delText>
        </w:r>
        <w:r w:rsidR="008E03CB" w:rsidRPr="0055680F" w:rsidDel="000405FC">
          <w:rPr>
            <w:rFonts w:ascii="Times New Roman" w:hAnsi="Times New Roman" w:cs="Times New Roman"/>
            <w:sz w:val="24"/>
            <w:szCs w:val="24"/>
          </w:rPr>
          <w:delText xml:space="preserve"> 4</w:delText>
        </w:r>
        <w:r w:rsidR="00A85D76" w:rsidRPr="0055680F" w:rsidDel="000405FC">
          <w:rPr>
            <w:rFonts w:ascii="Times New Roman" w:hAnsi="Times New Roman" w:cs="Times New Roman"/>
            <w:sz w:val="24"/>
            <w:szCs w:val="24"/>
          </w:rPr>
          <w:delText>2</w:delText>
        </w:r>
        <w:r w:rsidR="008E03CB" w:rsidRPr="0055680F" w:rsidDel="000405FC">
          <w:rPr>
            <w:rFonts w:ascii="Times New Roman" w:hAnsi="Times New Roman" w:cs="Times New Roman"/>
            <w:sz w:val="24"/>
            <w:szCs w:val="24"/>
          </w:rPr>
          <w:delText>,</w:delText>
        </w:r>
        <w:r w:rsidR="00A85D76" w:rsidRPr="0055680F" w:rsidDel="000405FC">
          <w:rPr>
            <w:rFonts w:ascii="Times New Roman" w:hAnsi="Times New Roman" w:cs="Times New Roman"/>
            <w:sz w:val="24"/>
            <w:szCs w:val="24"/>
          </w:rPr>
          <w:delText>0</w:delText>
        </w:r>
        <w:r w:rsidR="008E03CB" w:rsidRPr="0055680F" w:rsidDel="000405FC">
          <w:rPr>
            <w:rFonts w:ascii="Times New Roman" w:hAnsi="Times New Roman" w:cs="Times New Roman"/>
            <w:sz w:val="24"/>
            <w:szCs w:val="24"/>
          </w:rPr>
          <w:delText>1</w:delText>
        </w:r>
        <w:r w:rsidR="00A85D76" w:rsidRPr="0055680F" w:rsidDel="000405FC">
          <w:rPr>
            <w:rFonts w:ascii="Times New Roman" w:hAnsi="Times New Roman" w:cs="Times New Roman"/>
            <w:sz w:val="24"/>
            <w:szCs w:val="24"/>
          </w:rPr>
          <w:delText>2</w:delText>
        </w:r>
        <w:r w:rsidR="008E03CB" w:rsidRPr="0055680F" w:rsidDel="000405FC">
          <w:rPr>
            <w:rFonts w:ascii="Times New Roman" w:hAnsi="Times New Roman" w:cs="Times New Roman"/>
            <w:sz w:val="24"/>
            <w:szCs w:val="24"/>
          </w:rPr>
          <w:delText>,</w:delText>
        </w:r>
        <w:r w:rsidR="00A85D76" w:rsidRPr="0055680F" w:rsidDel="000405FC">
          <w:rPr>
            <w:rFonts w:ascii="Times New Roman" w:hAnsi="Times New Roman" w:cs="Times New Roman"/>
            <w:sz w:val="24"/>
            <w:szCs w:val="24"/>
          </w:rPr>
          <w:delText>846</w:delText>
        </w:r>
        <w:r w:rsidDel="000405FC">
          <w:rPr>
            <w:rFonts w:ascii="Times New Roman" w:hAnsi="Times New Roman" w:cs="Times New Roman" w:hint="eastAsia"/>
            <w:sz w:val="24"/>
            <w:szCs w:val="24"/>
          </w:rPr>
          <w:delText xml:space="preserve"> SNPs were detected in domestic</w:delText>
        </w:r>
        <w:r w:rsidDel="000405FC">
          <w:rPr>
            <w:rFonts w:ascii="Times New Roman" w:hAnsi="Times New Roman" w:cs="Times New Roman"/>
            <w:sz w:val="24"/>
            <w:szCs w:val="24"/>
          </w:rPr>
          <w:delText xml:space="preserve"> </w:delText>
        </w:r>
        <w:r w:rsidDel="000405FC">
          <w:rPr>
            <w:rFonts w:ascii="Times New Roman" w:hAnsi="Times New Roman" w:cs="Times New Roman" w:hint="eastAsia"/>
            <w:sz w:val="24"/>
            <w:szCs w:val="24"/>
          </w:rPr>
          <w:delText>duck</w:delText>
        </w:r>
        <w:r w:rsidR="00A062BA" w:rsidDel="000405FC">
          <w:rPr>
            <w:rFonts w:ascii="Times New Roman" w:hAnsi="Times New Roman" w:cs="Times New Roman"/>
            <w:sz w:val="24"/>
            <w:szCs w:val="24"/>
          </w:rPr>
          <w:delText>s</w:delText>
        </w:r>
        <w:r w:rsidDel="000405FC">
          <w:rPr>
            <w:rFonts w:ascii="Times New Roman" w:hAnsi="Times New Roman" w:cs="Times New Roman" w:hint="eastAsia"/>
            <w:sz w:val="24"/>
            <w:szCs w:val="24"/>
          </w:rPr>
          <w:delText xml:space="preserve"> and </w:delText>
        </w:r>
        <w:r w:rsidR="001C0E7C" w:rsidDel="000405FC">
          <w:rPr>
            <w:rFonts w:ascii="Times New Roman" w:hAnsi="Times New Roman" w:cs="Times New Roman" w:hint="eastAsia"/>
            <w:sz w:val="24"/>
            <w:szCs w:val="24"/>
          </w:rPr>
          <w:delText xml:space="preserve">two </w:delText>
        </w:r>
        <w:r w:rsidDel="000405FC">
          <w:rPr>
            <w:rFonts w:ascii="Times New Roman" w:hAnsi="Times New Roman" w:cs="Times New Roman" w:hint="eastAsia"/>
            <w:sz w:val="24"/>
            <w:szCs w:val="24"/>
          </w:rPr>
          <w:delText>wild duck population</w:delText>
        </w:r>
        <w:r w:rsidR="001C0E7C" w:rsidDel="000405FC">
          <w:rPr>
            <w:rFonts w:ascii="Times New Roman" w:hAnsi="Times New Roman" w:cs="Times New Roman" w:hint="eastAsia"/>
            <w:sz w:val="24"/>
            <w:szCs w:val="24"/>
          </w:rPr>
          <w:delText>s (</w:delText>
        </w:r>
        <w:r w:rsidR="00FA4345" w:rsidDel="000405FC">
          <w:rPr>
            <w:rFonts w:ascii="Times New Roman" w:hAnsi="Times New Roman" w:cs="Times New Roman"/>
            <w:sz w:val="24"/>
            <w:szCs w:val="24"/>
          </w:rPr>
          <w:delText xml:space="preserve">the </w:delText>
        </w:r>
        <w:r w:rsidR="001C0E7C" w:rsidDel="000405FC">
          <w:rPr>
            <w:rFonts w:ascii="Times New Roman" w:hAnsi="Times New Roman" w:cs="Times New Roman" w:hint="eastAsia"/>
            <w:sz w:val="24"/>
            <w:szCs w:val="24"/>
          </w:rPr>
          <w:delText>mallard</w:delText>
        </w:r>
        <w:r w:rsidR="00BE548C" w:rsidDel="000405FC">
          <w:rPr>
            <w:rFonts w:ascii="Times New Roman" w:hAnsi="Times New Roman" w:cs="Times New Roman"/>
            <w:sz w:val="24"/>
            <w:szCs w:val="24"/>
          </w:rPr>
          <w:delText xml:space="preserve"> duck</w:delText>
        </w:r>
        <w:r w:rsidR="001C0E7C" w:rsidDel="000405FC">
          <w:rPr>
            <w:rFonts w:ascii="Times New Roman" w:hAnsi="Times New Roman" w:cs="Times New Roman" w:hint="eastAsia"/>
            <w:sz w:val="24"/>
            <w:szCs w:val="24"/>
          </w:rPr>
          <w:delText xml:space="preserve"> and spot-billed</w:delText>
        </w:r>
        <w:r w:rsidR="00FA4345" w:rsidDel="000405FC">
          <w:rPr>
            <w:rFonts w:ascii="Times New Roman" w:hAnsi="Times New Roman" w:cs="Times New Roman"/>
            <w:sz w:val="24"/>
            <w:szCs w:val="24"/>
          </w:rPr>
          <w:delText xml:space="preserve"> duck</w:delText>
        </w:r>
        <w:r w:rsidR="001C0E7C" w:rsidDel="000405FC">
          <w:rPr>
            <w:rFonts w:ascii="Times New Roman" w:hAnsi="Times New Roman" w:cs="Times New Roman" w:hint="eastAsia"/>
            <w:sz w:val="24"/>
            <w:szCs w:val="24"/>
          </w:rPr>
          <w:delText>)</w:delText>
        </w:r>
        <w:r w:rsidDel="000405FC">
          <w:rPr>
            <w:rFonts w:ascii="Times New Roman" w:hAnsi="Times New Roman" w:cs="Times New Roman" w:hint="eastAsia"/>
            <w:sz w:val="24"/>
            <w:szCs w:val="24"/>
          </w:rPr>
          <w:delText xml:space="preserve">, respectively </w:delText>
        </w:r>
      </w:del>
      <w:del w:id="128" w:author="liu rui" w:date="2018-10-08T16:59:00Z">
        <w:r w:rsidDel="000218D4">
          <w:rPr>
            <w:rFonts w:ascii="Times New Roman" w:hAnsi="Times New Roman" w:cs="Times New Roman" w:hint="eastAsia"/>
            <w:sz w:val="24"/>
            <w:szCs w:val="24"/>
          </w:rPr>
          <w:delText>(</w:delText>
        </w:r>
        <w:r w:rsidR="00C44EFD" w:rsidDel="000218D4">
          <w:rPr>
            <w:rFonts w:ascii="Times New Roman" w:hAnsi="Times New Roman" w:cs="Times New Roman"/>
            <w:sz w:val="24"/>
            <w:szCs w:val="24"/>
          </w:rPr>
          <w:delText>Table S10</w:delText>
        </w:r>
        <w:r w:rsidRPr="0055680F" w:rsidDel="000218D4">
          <w:rPr>
            <w:rFonts w:ascii="Times New Roman" w:hAnsi="Times New Roman" w:cs="Times New Roman" w:hint="eastAsia"/>
            <w:sz w:val="24"/>
            <w:szCs w:val="24"/>
          </w:rPr>
          <w:delText>).</w:delText>
        </w:r>
        <w:r w:rsidDel="000218D4">
          <w:rPr>
            <w:rFonts w:ascii="Times New Roman" w:hAnsi="Times New Roman" w:cs="Times New Roman" w:hint="eastAsia"/>
            <w:sz w:val="24"/>
            <w:szCs w:val="24"/>
          </w:rPr>
          <w:delText xml:space="preserve"> Detailed analyses sugge</w:delText>
        </w:r>
        <w:r w:rsidR="000A0CD7" w:rsidDel="000218D4">
          <w:rPr>
            <w:rFonts w:ascii="Times New Roman" w:hAnsi="Times New Roman" w:cs="Times New Roman" w:hint="eastAsia"/>
            <w:sz w:val="24"/>
            <w:szCs w:val="24"/>
          </w:rPr>
          <w:delText xml:space="preserve">sted that domestic ducks </w:delText>
        </w:r>
      </w:del>
      <w:del w:id="129" w:author="liu rui" w:date="2018-10-08T16:52:00Z">
        <w:r w:rsidR="000A0CD7" w:rsidDel="000218D4">
          <w:rPr>
            <w:rFonts w:ascii="Times New Roman" w:hAnsi="Times New Roman" w:cs="Times New Roman" w:hint="eastAsia"/>
            <w:sz w:val="24"/>
            <w:szCs w:val="24"/>
          </w:rPr>
          <w:delText>shared</w:delText>
        </w:r>
        <w:r w:rsidDel="000218D4">
          <w:rPr>
            <w:rFonts w:ascii="Times New Roman" w:hAnsi="Times New Roman" w:cs="Times New Roman" w:hint="eastAsia"/>
            <w:sz w:val="24"/>
            <w:szCs w:val="24"/>
          </w:rPr>
          <w:delText xml:space="preserve"> large number</w:delText>
        </w:r>
        <w:r w:rsidR="00DA1071" w:rsidDel="000218D4">
          <w:rPr>
            <w:rFonts w:ascii="Times New Roman" w:hAnsi="Times New Roman" w:cs="Times New Roman"/>
            <w:sz w:val="24"/>
            <w:szCs w:val="24"/>
          </w:rPr>
          <w:delText>s of</w:delText>
        </w:r>
        <w:r w:rsidDel="000218D4">
          <w:rPr>
            <w:rFonts w:ascii="Times New Roman" w:hAnsi="Times New Roman" w:cs="Times New Roman" w:hint="eastAsia"/>
            <w:sz w:val="24"/>
            <w:szCs w:val="24"/>
          </w:rPr>
          <w:delText xml:space="preserve"> SNPs (18,093,115) </w:delText>
        </w:r>
      </w:del>
      <w:del w:id="130" w:author="liu rui" w:date="2018-10-08T16:59:00Z">
        <w:r w:rsidDel="000218D4">
          <w:rPr>
            <w:rFonts w:ascii="Times New Roman" w:hAnsi="Times New Roman" w:cs="Times New Roman" w:hint="eastAsia"/>
            <w:sz w:val="24"/>
            <w:szCs w:val="24"/>
          </w:rPr>
          <w:delText>with wild duck</w:delText>
        </w:r>
        <w:r w:rsidR="00DD231A" w:rsidDel="000218D4">
          <w:rPr>
            <w:rFonts w:ascii="Times New Roman" w:hAnsi="Times New Roman" w:cs="Times New Roman"/>
            <w:sz w:val="24"/>
            <w:szCs w:val="24"/>
          </w:rPr>
          <w:delText xml:space="preserve">, </w:delText>
        </w:r>
        <w:r w:rsidDel="000218D4">
          <w:rPr>
            <w:rFonts w:ascii="Times New Roman" w:hAnsi="Times New Roman" w:cs="Times New Roman" w:hint="eastAsia"/>
            <w:sz w:val="24"/>
            <w:szCs w:val="24"/>
          </w:rPr>
          <w:delText>and hold comparative numbers of common SNPs with the ma</w:delText>
        </w:r>
        <w:r w:rsidDel="000218D4">
          <w:rPr>
            <w:rFonts w:ascii="Times New Roman" w:hAnsi="Times New Roman" w:cs="Times New Roman"/>
            <w:sz w:val="24"/>
            <w:szCs w:val="24"/>
          </w:rPr>
          <w:delText>llard (</w:delText>
        </w:r>
        <w:r w:rsidRPr="0055680F" w:rsidDel="000218D4">
          <w:rPr>
            <w:rFonts w:ascii="Times New Roman" w:hAnsi="Times New Roman" w:cs="Times New Roman"/>
            <w:sz w:val="24"/>
            <w:szCs w:val="24"/>
          </w:rPr>
          <w:delText>15,904,435) and spot-billed (16,062,465) du</w:delText>
        </w:r>
        <w:r w:rsidRPr="005E028D" w:rsidDel="000218D4">
          <w:rPr>
            <w:rFonts w:ascii="Times New Roman" w:hAnsi="Times New Roman" w:cs="Times New Roman"/>
            <w:sz w:val="24"/>
            <w:szCs w:val="24"/>
          </w:rPr>
          <w:delText>cks</w:delText>
        </w:r>
        <w:r w:rsidRPr="005E028D" w:rsidDel="000218D4">
          <w:rPr>
            <w:rFonts w:ascii="Times New Roman" w:hAnsi="Times New Roman" w:cs="Times New Roman" w:hint="eastAsia"/>
            <w:sz w:val="24"/>
            <w:szCs w:val="24"/>
          </w:rPr>
          <w:delText>.</w:delText>
        </w:r>
        <w:r w:rsidRPr="005E028D" w:rsidDel="000218D4">
          <w:rPr>
            <w:rFonts w:ascii="Times New Roman" w:hAnsi="Times New Roman" w:cs="Times New Roman"/>
            <w:color w:val="000000" w:themeColor="text1"/>
            <w:sz w:val="24"/>
            <w:szCs w:val="24"/>
          </w:rPr>
          <w:delText xml:space="preserve"> </w:delText>
        </w:r>
        <w:r w:rsidR="00EC4902" w:rsidRPr="005E028D" w:rsidDel="000218D4">
          <w:rPr>
            <w:rFonts w:ascii="Times New Roman" w:hAnsi="Times New Roman" w:cs="Times New Roman"/>
            <w:color w:val="000000" w:themeColor="text1"/>
            <w:sz w:val="24"/>
            <w:szCs w:val="24"/>
          </w:rPr>
          <w:delText>Moreover, we found that the numbers of mallard specific SNPs (</w:delText>
        </w:r>
        <w:r w:rsidR="00EC4902" w:rsidRPr="005E028D" w:rsidDel="000218D4">
          <w:rPr>
            <w:rFonts w:ascii="Times New Roman" w:hAnsi="Times New Roman" w:cs="Times New Roman"/>
            <w:sz w:val="24"/>
            <w:szCs w:val="24"/>
          </w:rPr>
          <w:delText>heterozygous in mallard and homozygous in spot-billed</w:delText>
        </w:r>
        <w:r w:rsidR="00EC4902" w:rsidRPr="005E028D" w:rsidDel="000218D4">
          <w:rPr>
            <w:rFonts w:ascii="Times New Roman" w:hAnsi="Times New Roman" w:cs="Times New Roman"/>
            <w:color w:val="000000" w:themeColor="text1"/>
            <w:sz w:val="24"/>
            <w:szCs w:val="24"/>
          </w:rPr>
          <w:delText>) are comparative to the numbers of spot-billed specific SNPs (</w:delText>
        </w:r>
        <w:r w:rsidR="00EC4902" w:rsidRPr="005E028D" w:rsidDel="000218D4">
          <w:rPr>
            <w:rFonts w:ascii="Times New Roman" w:hAnsi="Times New Roman" w:cs="Times New Roman"/>
            <w:sz w:val="24"/>
            <w:szCs w:val="24"/>
          </w:rPr>
          <w:delText>homozygous in mallard and heterozygous in spot-billed</w:delText>
        </w:r>
        <w:r w:rsidR="00EC4902" w:rsidRPr="005E028D" w:rsidDel="000218D4">
          <w:rPr>
            <w:rFonts w:ascii="Times New Roman" w:hAnsi="Times New Roman" w:cs="Times New Roman"/>
            <w:color w:val="000000" w:themeColor="text1"/>
            <w:sz w:val="24"/>
            <w:szCs w:val="24"/>
          </w:rPr>
          <w:delText xml:space="preserve">) in each </w:delText>
        </w:r>
        <w:r w:rsidR="0033163B" w:rsidRPr="005E028D" w:rsidDel="000218D4">
          <w:rPr>
            <w:rFonts w:ascii="Times New Roman" w:hAnsi="Times New Roman" w:cs="Times New Roman"/>
            <w:color w:val="000000" w:themeColor="text1"/>
            <w:sz w:val="24"/>
            <w:szCs w:val="24"/>
          </w:rPr>
          <w:delText xml:space="preserve">of eight tested </w:delText>
        </w:r>
        <w:r w:rsidR="00EC4902" w:rsidRPr="005E028D" w:rsidDel="000218D4">
          <w:rPr>
            <w:rFonts w:ascii="Times New Roman" w:hAnsi="Times New Roman" w:cs="Times New Roman"/>
            <w:color w:val="000000" w:themeColor="text1"/>
            <w:sz w:val="24"/>
            <w:szCs w:val="24"/>
          </w:rPr>
          <w:delText>domestic duck breeds</w:delText>
        </w:r>
        <w:r w:rsidR="0055680F" w:rsidRPr="005E028D" w:rsidDel="000218D4">
          <w:rPr>
            <w:rFonts w:ascii="Times New Roman" w:hAnsi="Times New Roman" w:cs="Times New Roman" w:hint="eastAsia"/>
            <w:color w:val="000000" w:themeColor="text1"/>
            <w:sz w:val="24"/>
            <w:szCs w:val="24"/>
          </w:rPr>
          <w:delText xml:space="preserve"> </w:delText>
        </w:r>
        <w:r w:rsidR="00EC4902" w:rsidRPr="005E028D" w:rsidDel="000218D4">
          <w:rPr>
            <w:rFonts w:ascii="Times New Roman" w:hAnsi="Times New Roman" w:cs="Times New Roman"/>
            <w:sz w:val="24"/>
            <w:szCs w:val="24"/>
          </w:rPr>
          <w:delText>(</w:delText>
        </w:r>
        <w:r w:rsidR="00C44EFD" w:rsidDel="000218D4">
          <w:rPr>
            <w:rFonts w:ascii="Times New Roman" w:hAnsi="Times New Roman" w:cs="Times New Roman"/>
            <w:sz w:val="24"/>
            <w:szCs w:val="24"/>
          </w:rPr>
          <w:delText>Fig. S11</w:delText>
        </w:r>
        <w:r w:rsidR="00EC4902" w:rsidRPr="005E028D" w:rsidDel="000218D4">
          <w:rPr>
            <w:rFonts w:ascii="Times New Roman" w:hAnsi="Times New Roman" w:cs="Times New Roman"/>
            <w:sz w:val="24"/>
            <w:szCs w:val="24"/>
          </w:rPr>
          <w:delText>)</w:delText>
        </w:r>
        <w:r w:rsidR="00B10CB4" w:rsidRPr="005E028D" w:rsidDel="000218D4">
          <w:rPr>
            <w:rFonts w:ascii="Times New Roman" w:hAnsi="Times New Roman" w:cs="Times New Roman"/>
            <w:sz w:val="24"/>
            <w:szCs w:val="24"/>
          </w:rPr>
          <w:delText>.</w:delText>
        </w:r>
      </w:del>
    </w:p>
    <w:p w14:paraId="2E6464F2" w14:textId="64F6ED15" w:rsidR="003463A6" w:rsidRDefault="00FB0F2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omestic duck origin</w:t>
      </w:r>
      <w:r w:rsidR="00D42037">
        <w:rPr>
          <w:rFonts w:ascii="Times New Roman" w:hAnsi="Times New Roman" w:cs="Times New Roman" w:hint="eastAsia"/>
          <w:b/>
          <w:sz w:val="24"/>
          <w:szCs w:val="24"/>
        </w:rPr>
        <w:t>at</w:t>
      </w:r>
      <w:r>
        <w:rPr>
          <w:rFonts w:ascii="Times New Roman" w:hAnsi="Times New Roman" w:cs="Times New Roman" w:hint="eastAsia"/>
          <w:b/>
          <w:sz w:val="24"/>
          <w:szCs w:val="24"/>
        </w:rPr>
        <w:t xml:space="preserve">ed a lineage distinct from the </w:t>
      </w:r>
      <w:r>
        <w:rPr>
          <w:rFonts w:ascii="Times New Roman" w:hAnsi="Times New Roman" w:cs="Times New Roman" w:hint="eastAsia"/>
          <w:b/>
          <w:color w:val="000000" w:themeColor="text1"/>
          <w:sz w:val="24"/>
          <w:szCs w:val="24"/>
        </w:rPr>
        <w:t>mallard</w:t>
      </w:r>
      <w:r w:rsidR="00BE548C">
        <w:rPr>
          <w:rFonts w:ascii="Times New Roman" w:hAnsi="Times New Roman" w:cs="Times New Roman"/>
          <w:b/>
          <w:color w:val="000000" w:themeColor="text1"/>
          <w:sz w:val="24"/>
          <w:szCs w:val="24"/>
        </w:rPr>
        <w:t xml:space="preserve"> duck</w:t>
      </w:r>
      <w:r>
        <w:rPr>
          <w:rFonts w:ascii="Times New Roman" w:hAnsi="Times New Roman" w:cs="Times New Roman" w:hint="eastAsia"/>
          <w:b/>
          <w:color w:val="000000" w:themeColor="text1"/>
          <w:sz w:val="24"/>
          <w:szCs w:val="24"/>
        </w:rPr>
        <w:t xml:space="preserve"> </w:t>
      </w:r>
      <w:r>
        <w:rPr>
          <w:rFonts w:ascii="Times New Roman" w:hAnsi="Times New Roman" w:cs="Times New Roman" w:hint="eastAsia"/>
          <w:b/>
          <w:sz w:val="24"/>
          <w:szCs w:val="24"/>
        </w:rPr>
        <w:t>and spot-billed duck</w:t>
      </w:r>
    </w:p>
    <w:p w14:paraId="2A308433" w14:textId="62EB50B8" w:rsidR="00CF7A54" w:rsidRDefault="00FB0F26" w:rsidP="00CB79F4">
      <w:pPr>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To investigate the evolutionary relationship between domestic and wild ducks, we </w:t>
      </w:r>
      <w:r w:rsidR="00767052">
        <w:rPr>
          <w:rFonts w:ascii="Times New Roman" w:hAnsi="Times New Roman" w:cs="Times New Roman"/>
          <w:sz w:val="24"/>
          <w:szCs w:val="24"/>
        </w:rPr>
        <w:t xml:space="preserve">first </w:t>
      </w:r>
      <w:r>
        <w:rPr>
          <w:rFonts w:ascii="Times New Roman" w:hAnsi="Times New Roman" w:cs="Times New Roman" w:hint="eastAsia"/>
          <w:sz w:val="24"/>
          <w:szCs w:val="24"/>
        </w:rPr>
        <w:t xml:space="preserve">performed a principal component analysis (PCA) using genome wide SNPs from 27 </w:t>
      </w:r>
      <w:r w:rsidR="00B456A7">
        <w:rPr>
          <w:rFonts w:ascii="Times New Roman" w:hAnsi="Times New Roman" w:cs="Times New Roman"/>
          <w:sz w:val="24"/>
          <w:szCs w:val="24"/>
        </w:rPr>
        <w:t>S</w:t>
      </w:r>
      <w:r>
        <w:rPr>
          <w:rFonts w:ascii="Times New Roman" w:hAnsi="Times New Roman" w:cs="Times New Roman" w:hint="eastAsia"/>
          <w:sz w:val="24"/>
          <w:szCs w:val="24"/>
        </w:rPr>
        <w:t xml:space="preserve">haoxing, 27 </w:t>
      </w:r>
      <w:r w:rsidR="00B456A7">
        <w:rPr>
          <w:rFonts w:ascii="Times New Roman" w:hAnsi="Times New Roman" w:cs="Times New Roman"/>
          <w:sz w:val="24"/>
          <w:szCs w:val="24"/>
        </w:rPr>
        <w:t>B</w:t>
      </w:r>
      <w:r>
        <w:rPr>
          <w:rFonts w:ascii="Times New Roman" w:hAnsi="Times New Roman" w:cs="Times New Roman" w:hint="eastAsia"/>
          <w:sz w:val="24"/>
          <w:szCs w:val="24"/>
        </w:rPr>
        <w:t>eijing ducks representing domestic ducks and 35 wild ducks (gadwall</w:t>
      </w:r>
      <w:r w:rsidR="00767052">
        <w:rPr>
          <w:rFonts w:ascii="Times New Roman" w:hAnsi="Times New Roman" w:cs="Times New Roman"/>
          <w:sz w:val="24"/>
          <w:szCs w:val="24"/>
        </w:rPr>
        <w:t xml:space="preserve"> (n=1)</w:t>
      </w:r>
      <w:r>
        <w:rPr>
          <w:rFonts w:ascii="Times New Roman" w:hAnsi="Times New Roman" w:cs="Times New Roman" w:hint="eastAsia"/>
          <w:sz w:val="24"/>
          <w:szCs w:val="24"/>
        </w:rPr>
        <w:t>, pintail</w:t>
      </w:r>
      <w:r w:rsidR="00767052">
        <w:rPr>
          <w:rFonts w:ascii="Times New Roman" w:hAnsi="Times New Roman" w:cs="Times New Roman"/>
          <w:sz w:val="24"/>
          <w:szCs w:val="24"/>
        </w:rPr>
        <w:t xml:space="preserve"> (n=1)</w:t>
      </w:r>
      <w:r>
        <w:rPr>
          <w:rFonts w:ascii="Times New Roman" w:hAnsi="Times New Roman" w:cs="Times New Roman" w:hint="eastAsia"/>
          <w:sz w:val="24"/>
          <w:szCs w:val="24"/>
        </w:rPr>
        <w:t xml:space="preserve">, </w:t>
      </w:r>
      <w:r>
        <w:rPr>
          <w:rFonts w:ascii="Times New Roman" w:hAnsi="Times New Roman" w:cs="Times New Roman"/>
          <w:sz w:val="24"/>
          <w:szCs w:val="24"/>
        </w:rPr>
        <w:t>falcate</w:t>
      </w:r>
      <w:r w:rsidR="00767052">
        <w:rPr>
          <w:rFonts w:ascii="Times New Roman" w:hAnsi="Times New Roman" w:cs="Times New Roman"/>
          <w:sz w:val="24"/>
          <w:szCs w:val="24"/>
        </w:rPr>
        <w:t>d</w:t>
      </w:r>
      <w:r>
        <w:rPr>
          <w:rFonts w:ascii="Times New Roman" w:hAnsi="Times New Roman" w:cs="Times New Roman" w:hint="eastAsia"/>
          <w:sz w:val="24"/>
          <w:szCs w:val="24"/>
        </w:rPr>
        <w:t xml:space="preserve"> teal</w:t>
      </w:r>
      <w:r w:rsidR="00767052">
        <w:rPr>
          <w:rFonts w:ascii="Times New Roman" w:hAnsi="Times New Roman" w:cs="Times New Roman"/>
          <w:sz w:val="24"/>
          <w:szCs w:val="24"/>
        </w:rPr>
        <w:t xml:space="preserve"> (n=1)</w:t>
      </w:r>
      <w:r>
        <w:rPr>
          <w:rFonts w:ascii="Times New Roman" w:hAnsi="Times New Roman" w:cs="Times New Roman" w:hint="eastAsia"/>
          <w:sz w:val="24"/>
          <w:szCs w:val="24"/>
        </w:rPr>
        <w:t>,</w:t>
      </w:r>
      <w:r w:rsidR="0055680F">
        <w:rPr>
          <w:rFonts w:ascii="Times New Roman" w:hAnsi="Times New Roman" w:cs="Times New Roman" w:hint="eastAsia"/>
          <w:sz w:val="24"/>
          <w:szCs w:val="24"/>
        </w:rPr>
        <w:t xml:space="preserve"> baikal teal</w:t>
      </w:r>
      <w:r w:rsidR="00767052">
        <w:rPr>
          <w:rFonts w:ascii="Times New Roman" w:hAnsi="Times New Roman" w:cs="Times New Roman"/>
          <w:sz w:val="24"/>
          <w:szCs w:val="24"/>
        </w:rPr>
        <w:t xml:space="preserve"> (n=1)</w:t>
      </w:r>
      <w:r w:rsidR="0055680F">
        <w:rPr>
          <w:rFonts w:ascii="Times New Roman" w:hAnsi="Times New Roman" w:cs="Times New Roman" w:hint="eastAsia"/>
          <w:sz w:val="24"/>
          <w:szCs w:val="24"/>
        </w:rPr>
        <w:t>,</w:t>
      </w:r>
      <w:r>
        <w:rPr>
          <w:rFonts w:ascii="Times New Roman" w:hAnsi="Times New Roman" w:cs="Times New Roman" w:hint="eastAsia"/>
          <w:sz w:val="24"/>
          <w:szCs w:val="24"/>
        </w:rPr>
        <w:t xml:space="preserve"> common teal</w:t>
      </w:r>
      <w:r w:rsidR="00767052">
        <w:rPr>
          <w:rFonts w:ascii="Times New Roman" w:hAnsi="Times New Roman" w:cs="Times New Roman"/>
          <w:sz w:val="24"/>
          <w:szCs w:val="24"/>
        </w:rPr>
        <w:t xml:space="preserve"> (n=1)</w:t>
      </w:r>
      <w:r>
        <w:rPr>
          <w:rFonts w:ascii="Times New Roman" w:hAnsi="Times New Roman" w:cs="Times New Roman" w:hint="eastAsia"/>
          <w:sz w:val="24"/>
          <w:szCs w:val="24"/>
        </w:rPr>
        <w:t>, wigeon</w:t>
      </w:r>
      <w:r w:rsidR="00767052">
        <w:rPr>
          <w:rFonts w:ascii="Times New Roman" w:hAnsi="Times New Roman" w:cs="Times New Roman"/>
          <w:sz w:val="24"/>
          <w:szCs w:val="24"/>
        </w:rPr>
        <w:t xml:space="preserve"> (n=3)</w:t>
      </w:r>
      <w:r>
        <w:rPr>
          <w:rFonts w:ascii="Times New Roman" w:hAnsi="Times New Roman" w:cs="Times New Roman" w:hint="eastAsia"/>
          <w:sz w:val="24"/>
          <w:szCs w:val="24"/>
        </w:rPr>
        <w:t>, spot-billed</w:t>
      </w:r>
      <w:r w:rsidR="00767052">
        <w:rPr>
          <w:rFonts w:ascii="Times New Roman" w:hAnsi="Times New Roman" w:cs="Times New Roman"/>
          <w:sz w:val="24"/>
          <w:szCs w:val="24"/>
        </w:rPr>
        <w:t xml:space="preserve"> duck (n=13)</w:t>
      </w:r>
      <w:r>
        <w:rPr>
          <w:rFonts w:ascii="Times New Roman" w:hAnsi="Times New Roman" w:cs="Times New Roman" w:hint="eastAsia"/>
          <w:sz w:val="24"/>
          <w:szCs w:val="24"/>
        </w:rPr>
        <w:t xml:space="preserve"> and mallard duck</w:t>
      </w:r>
      <w:r w:rsidR="00767052">
        <w:rPr>
          <w:rFonts w:ascii="Times New Roman" w:hAnsi="Times New Roman" w:cs="Times New Roman"/>
          <w:sz w:val="24"/>
          <w:szCs w:val="24"/>
        </w:rPr>
        <w:t xml:space="preserve"> (n=14)</w:t>
      </w:r>
      <w:r>
        <w:rPr>
          <w:rFonts w:ascii="Times New Roman" w:hAnsi="Times New Roman" w:cs="Times New Roman" w:hint="eastAsia"/>
          <w:sz w:val="24"/>
          <w:szCs w:val="24"/>
        </w:rPr>
        <w:t>). Expectedly, the domestic ducks (</w:t>
      </w:r>
      <w:r w:rsidR="00B456A7">
        <w:rPr>
          <w:rFonts w:ascii="Times New Roman" w:hAnsi="Times New Roman" w:cs="Times New Roman"/>
          <w:sz w:val="24"/>
          <w:szCs w:val="24"/>
        </w:rPr>
        <w:t>S</w:t>
      </w:r>
      <w:r w:rsidR="00CF3CDE">
        <w:rPr>
          <w:rFonts w:ascii="Times New Roman" w:hAnsi="Times New Roman" w:cs="Times New Roman"/>
          <w:sz w:val="24"/>
          <w:szCs w:val="24"/>
        </w:rPr>
        <w:t xml:space="preserve">haoxing </w:t>
      </w:r>
      <w:r>
        <w:rPr>
          <w:rFonts w:ascii="Times New Roman" w:hAnsi="Times New Roman" w:cs="Times New Roman" w:hint="eastAsia"/>
          <w:sz w:val="24"/>
          <w:szCs w:val="24"/>
        </w:rPr>
        <w:t xml:space="preserve">and </w:t>
      </w:r>
      <w:r w:rsidR="00B456A7">
        <w:rPr>
          <w:rFonts w:ascii="Times New Roman" w:hAnsi="Times New Roman" w:cs="Times New Roman"/>
          <w:sz w:val="24"/>
          <w:szCs w:val="24"/>
        </w:rPr>
        <w:t>B</w:t>
      </w:r>
      <w:r w:rsidR="00CF3CDE">
        <w:rPr>
          <w:rFonts w:ascii="Times New Roman" w:hAnsi="Times New Roman" w:cs="Times New Roman"/>
          <w:sz w:val="24"/>
          <w:szCs w:val="24"/>
        </w:rPr>
        <w:t xml:space="preserve">eijing </w:t>
      </w:r>
      <w:r>
        <w:rPr>
          <w:rFonts w:ascii="Times New Roman" w:hAnsi="Times New Roman" w:cs="Times New Roman" w:hint="eastAsia"/>
          <w:sz w:val="24"/>
          <w:szCs w:val="24"/>
        </w:rPr>
        <w:t xml:space="preserve">ducks) clustered to the mallard </w:t>
      </w:r>
      <w:r w:rsidR="00BE548C">
        <w:rPr>
          <w:rFonts w:ascii="Times New Roman" w:hAnsi="Times New Roman" w:cs="Times New Roman"/>
          <w:sz w:val="24"/>
          <w:szCs w:val="24"/>
        </w:rPr>
        <w:t xml:space="preserve">duck </w:t>
      </w:r>
      <w:r>
        <w:rPr>
          <w:rFonts w:ascii="Times New Roman" w:hAnsi="Times New Roman" w:cs="Times New Roman" w:hint="eastAsia"/>
          <w:sz w:val="24"/>
          <w:szCs w:val="24"/>
        </w:rPr>
        <w:t>and spot-billed ducks, while separated clearly from other wild species (Fig</w:t>
      </w:r>
      <w:r w:rsidR="00054128">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sidR="00E32772" w:rsidRPr="00063348">
        <w:rPr>
          <w:rFonts w:ascii="Times New Roman" w:hAnsi="Times New Roman" w:cs="Times New Roman"/>
          <w:sz w:val="24"/>
          <w:szCs w:val="24"/>
        </w:rPr>
        <w:t>2</w:t>
      </w:r>
      <w:r w:rsidR="006244D8">
        <w:rPr>
          <w:rFonts w:ascii="Times New Roman" w:hAnsi="Times New Roman" w:cs="Times New Roman"/>
          <w:sz w:val="24"/>
          <w:szCs w:val="24"/>
        </w:rPr>
        <w:t>a</w:t>
      </w:r>
      <w:r>
        <w:rPr>
          <w:rFonts w:ascii="Times New Roman" w:hAnsi="Times New Roman" w:cs="Times New Roman" w:hint="eastAsia"/>
          <w:sz w:val="24"/>
          <w:szCs w:val="24"/>
        </w:rPr>
        <w:t>)</w:t>
      </w:r>
      <w:r>
        <w:rPr>
          <w:rFonts w:ascii="Times New Roman" w:hAnsi="Times New Roman" w:cs="Times New Roman"/>
          <w:sz w:val="24"/>
          <w:szCs w:val="24"/>
        </w:rPr>
        <w:t>.</w:t>
      </w:r>
      <w:r>
        <w:rPr>
          <w:rFonts w:ascii="Times New Roman" w:hAnsi="Times New Roman" w:cs="Times New Roman" w:hint="eastAsia"/>
          <w:sz w:val="24"/>
          <w:szCs w:val="24"/>
        </w:rPr>
        <w:t xml:space="preserve"> </w:t>
      </w:r>
      <w:r w:rsidRPr="00F21EF6">
        <w:rPr>
          <w:rFonts w:ascii="Times New Roman" w:hAnsi="Times New Roman" w:cs="Times New Roman" w:hint="eastAsia"/>
          <w:sz w:val="24"/>
          <w:szCs w:val="24"/>
        </w:rPr>
        <w:t xml:space="preserve">Such </w:t>
      </w:r>
      <w:r w:rsidR="001B3790" w:rsidRPr="00F21EF6">
        <w:rPr>
          <w:rFonts w:ascii="Times New Roman" w:hAnsi="Times New Roman" w:cs="Times New Roman" w:hint="eastAsia"/>
          <w:sz w:val="24"/>
          <w:szCs w:val="24"/>
        </w:rPr>
        <w:t>genetic</w:t>
      </w:r>
      <w:r w:rsidRPr="00F21EF6">
        <w:rPr>
          <w:rFonts w:ascii="Times New Roman" w:hAnsi="Times New Roman" w:cs="Times New Roman" w:hint="eastAsia"/>
          <w:sz w:val="24"/>
          <w:szCs w:val="24"/>
        </w:rPr>
        <w:t xml:space="preserve"> relationships were also observed when we </w:t>
      </w:r>
      <w:r w:rsidRPr="00BC264C">
        <w:rPr>
          <w:rFonts w:ascii="Times New Roman" w:hAnsi="Times New Roman" w:cs="Times New Roman"/>
          <w:sz w:val="24"/>
          <w:szCs w:val="24"/>
        </w:rPr>
        <w:t>performed</w:t>
      </w:r>
      <w:r w:rsidRPr="00BC264C">
        <w:rPr>
          <w:rFonts w:ascii="Times New Roman" w:hAnsi="Times New Roman" w:cs="Times New Roman" w:hint="eastAsia"/>
          <w:sz w:val="24"/>
          <w:szCs w:val="24"/>
        </w:rPr>
        <w:t xml:space="preserve"> </w:t>
      </w:r>
      <w:r w:rsidR="00656539">
        <w:rPr>
          <w:rFonts w:ascii="Times New Roman" w:hAnsi="Times New Roman" w:cs="Times New Roman"/>
          <w:sz w:val="24"/>
          <w:szCs w:val="24"/>
        </w:rPr>
        <w:t>the</w:t>
      </w:r>
      <w:r w:rsidRPr="00BC264C">
        <w:rPr>
          <w:rFonts w:ascii="Times New Roman" w:hAnsi="Times New Roman" w:cs="Times New Roman" w:hint="eastAsia"/>
          <w:sz w:val="24"/>
          <w:szCs w:val="24"/>
        </w:rPr>
        <w:t xml:space="preserve"> PCA analysis with a genome wide SNPs set from</w:t>
      </w:r>
      <w:r w:rsidR="00F21EF6" w:rsidRPr="00063348">
        <w:rPr>
          <w:rFonts w:ascii="Times New Roman" w:hAnsi="Times New Roman" w:cs="Times New Roman"/>
          <w:sz w:val="24"/>
          <w:szCs w:val="24"/>
        </w:rPr>
        <w:t xml:space="preserve"> </w:t>
      </w:r>
      <w:r w:rsidR="004E2CF5" w:rsidRPr="00F21EF6">
        <w:rPr>
          <w:rFonts w:ascii="Times New Roman" w:hAnsi="Times New Roman" w:cs="Times New Roman" w:hint="eastAsia"/>
          <w:sz w:val="24"/>
          <w:szCs w:val="24"/>
        </w:rPr>
        <w:t xml:space="preserve">eight </w:t>
      </w:r>
      <w:r w:rsidRPr="00F21EF6">
        <w:rPr>
          <w:rFonts w:ascii="Times New Roman" w:hAnsi="Times New Roman" w:cs="Times New Roman" w:hint="eastAsia"/>
          <w:sz w:val="24"/>
          <w:szCs w:val="24"/>
        </w:rPr>
        <w:t xml:space="preserve">domestic </w:t>
      </w:r>
      <w:r w:rsidR="00F21EF6" w:rsidRPr="00063348">
        <w:rPr>
          <w:rFonts w:ascii="Times New Roman" w:hAnsi="Times New Roman" w:cs="Times New Roman"/>
          <w:sz w:val="24"/>
          <w:szCs w:val="24"/>
        </w:rPr>
        <w:t xml:space="preserve">duck </w:t>
      </w:r>
      <w:r w:rsidRPr="00F21EF6">
        <w:rPr>
          <w:rFonts w:ascii="Times New Roman" w:hAnsi="Times New Roman" w:cs="Times New Roman" w:hint="eastAsia"/>
          <w:sz w:val="24"/>
          <w:szCs w:val="24"/>
        </w:rPr>
        <w:t xml:space="preserve">breeds and </w:t>
      </w:r>
      <w:r w:rsidR="00F21EF6" w:rsidRPr="00063348">
        <w:rPr>
          <w:rFonts w:ascii="Times New Roman" w:hAnsi="Times New Roman" w:cs="Times New Roman"/>
          <w:sz w:val="24"/>
          <w:szCs w:val="24"/>
        </w:rPr>
        <w:t>three</w:t>
      </w:r>
      <w:r w:rsidRPr="00F21EF6">
        <w:rPr>
          <w:rFonts w:ascii="Times New Roman" w:hAnsi="Times New Roman" w:cs="Times New Roman" w:hint="eastAsia"/>
          <w:sz w:val="24"/>
          <w:szCs w:val="24"/>
        </w:rPr>
        <w:t xml:space="preserve"> wild duck</w:t>
      </w:r>
      <w:r w:rsidR="00F21EF6" w:rsidRPr="00063348">
        <w:rPr>
          <w:rFonts w:ascii="Times New Roman" w:hAnsi="Times New Roman" w:cs="Times New Roman"/>
          <w:sz w:val="24"/>
          <w:szCs w:val="24"/>
        </w:rPr>
        <w:t xml:space="preserve"> species (mallard, spot-billed and wigeon) having population data,</w:t>
      </w:r>
      <w:r w:rsidRPr="00BC264C">
        <w:rPr>
          <w:rFonts w:ascii="Times New Roman" w:hAnsi="Times New Roman" w:cs="Times New Roman" w:hint="eastAsia"/>
          <w:sz w:val="24"/>
          <w:szCs w:val="24"/>
        </w:rPr>
        <w:t xml:space="preserve"> </w:t>
      </w:r>
      <w:r w:rsidR="000A4D19">
        <w:rPr>
          <w:rFonts w:ascii="Times New Roman" w:hAnsi="Times New Roman" w:cs="Times New Roman"/>
          <w:sz w:val="24"/>
          <w:szCs w:val="24"/>
        </w:rPr>
        <w:t xml:space="preserve">together </w:t>
      </w:r>
      <w:r w:rsidRPr="00BC264C">
        <w:rPr>
          <w:rFonts w:ascii="Times New Roman" w:hAnsi="Times New Roman" w:cs="Times New Roman" w:hint="eastAsia"/>
          <w:sz w:val="24"/>
          <w:szCs w:val="24"/>
        </w:rPr>
        <w:t>with muscovy duck</w:t>
      </w:r>
      <w:r w:rsidR="00F21EF6" w:rsidRPr="00063348">
        <w:rPr>
          <w:rFonts w:ascii="Times New Roman" w:hAnsi="Times New Roman" w:cs="Times New Roman"/>
          <w:sz w:val="24"/>
          <w:szCs w:val="24"/>
        </w:rPr>
        <w:t>s</w:t>
      </w:r>
      <w:r w:rsidRPr="00F21EF6">
        <w:rPr>
          <w:rFonts w:ascii="Times New Roman" w:hAnsi="Times New Roman" w:cs="Times New Roman" w:hint="eastAsia"/>
          <w:sz w:val="24"/>
          <w:szCs w:val="24"/>
        </w:rPr>
        <w:t xml:space="preserve"> </w:t>
      </w:r>
      <w:r w:rsidR="003F1783" w:rsidRPr="00063348">
        <w:rPr>
          <w:rFonts w:ascii="Times New Roman" w:hAnsi="Times New Roman" w:cs="Times New Roman"/>
          <w:sz w:val="24"/>
          <w:szCs w:val="24"/>
        </w:rPr>
        <w:t>(</w:t>
      </w:r>
      <w:r w:rsidR="00C44EFD">
        <w:rPr>
          <w:rFonts w:ascii="Times New Roman" w:hAnsi="Times New Roman" w:cs="Times New Roman"/>
          <w:sz w:val="24"/>
          <w:szCs w:val="24"/>
        </w:rPr>
        <w:t>Fig. S12</w:t>
      </w:r>
      <w:r w:rsidR="003F1783" w:rsidRPr="00F21EF6">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sidR="00E90552">
        <w:rPr>
          <w:rFonts w:ascii="Times New Roman" w:hAnsi="Times New Roman" w:cs="Times New Roman" w:hint="eastAsia"/>
          <w:sz w:val="24"/>
          <w:szCs w:val="24"/>
        </w:rPr>
        <w:t xml:space="preserve">Similarly, </w:t>
      </w:r>
      <w:r w:rsidR="00C4153F" w:rsidRPr="00C4153F">
        <w:rPr>
          <w:rFonts w:ascii="Times New Roman" w:hAnsi="Times New Roman" w:cs="Times New Roman"/>
          <w:sz w:val="24"/>
          <w:szCs w:val="24"/>
        </w:rPr>
        <w:t>A neighbor-join</w:t>
      </w:r>
      <w:r w:rsidR="003A5A94">
        <w:rPr>
          <w:rFonts w:ascii="Times New Roman" w:hAnsi="Times New Roman" w:cs="Times New Roman"/>
          <w:sz w:val="24"/>
          <w:szCs w:val="24"/>
        </w:rPr>
        <w:t>ing</w:t>
      </w:r>
      <w:r w:rsidR="00C4153F" w:rsidRPr="00C4153F">
        <w:rPr>
          <w:rFonts w:ascii="Times New Roman" w:hAnsi="Times New Roman" w:cs="Times New Roman"/>
          <w:sz w:val="24"/>
          <w:szCs w:val="24"/>
        </w:rPr>
        <w:t xml:space="preserve"> tree that based on the IBS</w:t>
      </w:r>
      <w:r w:rsidR="00BC3421">
        <w:rPr>
          <w:rFonts w:ascii="Times New Roman" w:hAnsi="Times New Roman" w:cs="Times New Roman" w:hint="eastAsia"/>
          <w:sz w:val="24"/>
          <w:szCs w:val="24"/>
        </w:rPr>
        <w:t xml:space="preserve"> (identical by state)</w:t>
      </w:r>
      <w:r w:rsidR="00C4153F" w:rsidRPr="00C4153F">
        <w:rPr>
          <w:rFonts w:ascii="Times New Roman" w:hAnsi="Times New Roman" w:cs="Times New Roman"/>
          <w:sz w:val="24"/>
          <w:szCs w:val="24"/>
        </w:rPr>
        <w:t xml:space="preserve"> distance of those 89 individuals </w:t>
      </w:r>
      <w:r w:rsidR="00887D8C">
        <w:rPr>
          <w:rFonts w:ascii="Times New Roman" w:hAnsi="Times New Roman" w:cs="Times New Roman"/>
          <w:sz w:val="24"/>
          <w:szCs w:val="24"/>
        </w:rPr>
        <w:t>supported</w:t>
      </w:r>
      <w:r w:rsidR="00C4153F" w:rsidRPr="00C4153F">
        <w:rPr>
          <w:rFonts w:ascii="Times New Roman" w:hAnsi="Times New Roman" w:cs="Times New Roman"/>
          <w:sz w:val="24"/>
          <w:szCs w:val="24"/>
        </w:rPr>
        <w:t xml:space="preserve"> that </w:t>
      </w:r>
      <w:r w:rsidR="00887D8C">
        <w:rPr>
          <w:rFonts w:ascii="Times New Roman" w:hAnsi="Times New Roman" w:cs="Times New Roman"/>
          <w:sz w:val="24"/>
          <w:szCs w:val="24"/>
        </w:rPr>
        <w:t>mallard</w:t>
      </w:r>
      <w:r w:rsidR="00BE548C">
        <w:rPr>
          <w:rFonts w:ascii="Times New Roman" w:hAnsi="Times New Roman" w:cs="Times New Roman"/>
          <w:sz w:val="24"/>
          <w:szCs w:val="24"/>
        </w:rPr>
        <w:t xml:space="preserve"> duck</w:t>
      </w:r>
      <w:r w:rsidR="00887D8C">
        <w:rPr>
          <w:rFonts w:ascii="Times New Roman" w:hAnsi="Times New Roman" w:cs="Times New Roman"/>
          <w:sz w:val="24"/>
          <w:szCs w:val="24"/>
        </w:rPr>
        <w:t xml:space="preserve"> </w:t>
      </w:r>
      <w:r w:rsidR="0041430F">
        <w:rPr>
          <w:rFonts w:ascii="Times New Roman" w:hAnsi="Times New Roman" w:cs="Times New Roman"/>
          <w:sz w:val="24"/>
          <w:szCs w:val="24"/>
        </w:rPr>
        <w:t xml:space="preserve">and </w:t>
      </w:r>
      <w:r w:rsidR="00887D8C">
        <w:rPr>
          <w:rFonts w:ascii="Times New Roman" w:hAnsi="Times New Roman" w:cs="Times New Roman"/>
          <w:sz w:val="24"/>
          <w:szCs w:val="24"/>
        </w:rPr>
        <w:t>spot-billed</w:t>
      </w:r>
      <w:r w:rsidR="00887D8C" w:rsidDel="00887D8C">
        <w:rPr>
          <w:rFonts w:ascii="Times New Roman" w:hAnsi="Times New Roman" w:cs="Times New Roman"/>
          <w:sz w:val="24"/>
          <w:szCs w:val="24"/>
        </w:rPr>
        <w:t xml:space="preserve"> </w:t>
      </w:r>
      <w:r w:rsidR="000E2BD5">
        <w:rPr>
          <w:rFonts w:ascii="Times New Roman" w:hAnsi="Times New Roman" w:cs="Times New Roman"/>
          <w:sz w:val="24"/>
          <w:szCs w:val="24"/>
        </w:rPr>
        <w:t xml:space="preserve">duck </w:t>
      </w:r>
      <w:r w:rsidR="00C4153F" w:rsidRPr="00C4153F">
        <w:rPr>
          <w:rFonts w:ascii="Times New Roman" w:hAnsi="Times New Roman" w:cs="Times New Roman"/>
          <w:sz w:val="24"/>
          <w:szCs w:val="24"/>
        </w:rPr>
        <w:t>ha</w:t>
      </w:r>
      <w:r w:rsidR="00887D8C">
        <w:rPr>
          <w:rFonts w:ascii="Times New Roman" w:hAnsi="Times New Roman" w:cs="Times New Roman"/>
          <w:sz w:val="24"/>
          <w:szCs w:val="24"/>
        </w:rPr>
        <w:t>d</w:t>
      </w:r>
      <w:r w:rsidR="00C4153F" w:rsidRPr="00C4153F">
        <w:rPr>
          <w:rFonts w:ascii="Times New Roman" w:hAnsi="Times New Roman" w:cs="Times New Roman"/>
          <w:sz w:val="24"/>
          <w:szCs w:val="24"/>
        </w:rPr>
        <w:t xml:space="preserve"> a more close</w:t>
      </w:r>
      <w:r w:rsidR="000D457D">
        <w:rPr>
          <w:rFonts w:ascii="Times New Roman" w:hAnsi="Times New Roman" w:cs="Times New Roman"/>
          <w:sz w:val="24"/>
          <w:szCs w:val="24"/>
        </w:rPr>
        <w:t>ly</w:t>
      </w:r>
      <w:r w:rsidR="00321239">
        <w:rPr>
          <w:rFonts w:ascii="Times New Roman" w:hAnsi="Times New Roman" w:cs="Times New Roman"/>
          <w:sz w:val="24"/>
          <w:szCs w:val="24"/>
        </w:rPr>
        <w:t xml:space="preserve"> genetic</w:t>
      </w:r>
      <w:r w:rsidR="00C4153F" w:rsidRPr="00C4153F">
        <w:rPr>
          <w:rFonts w:ascii="Times New Roman" w:hAnsi="Times New Roman" w:cs="Times New Roman"/>
          <w:sz w:val="24"/>
          <w:szCs w:val="24"/>
        </w:rPr>
        <w:t xml:space="preserve"> relationship with domestic populations than other wild species (Fig. </w:t>
      </w:r>
      <w:r w:rsidR="000D457D">
        <w:rPr>
          <w:rFonts w:ascii="Times New Roman" w:hAnsi="Times New Roman" w:cs="Times New Roman"/>
          <w:sz w:val="24"/>
          <w:szCs w:val="24"/>
        </w:rPr>
        <w:t>2</w:t>
      </w:r>
      <w:r w:rsidR="00C4153F" w:rsidRPr="00C4153F">
        <w:rPr>
          <w:rFonts w:ascii="Times New Roman" w:hAnsi="Times New Roman" w:cs="Times New Roman"/>
          <w:sz w:val="24"/>
          <w:szCs w:val="24"/>
        </w:rPr>
        <w:t xml:space="preserve">b). </w:t>
      </w:r>
      <w:r w:rsidR="00E90552">
        <w:rPr>
          <w:rFonts w:ascii="Times New Roman" w:hAnsi="Times New Roman" w:cs="Times New Roman" w:hint="eastAsia"/>
          <w:sz w:val="24"/>
          <w:szCs w:val="24"/>
        </w:rPr>
        <w:t>Such phylogenetic relations among the domestic ducks and wild ducks, together with their relationships estimated on PCA analyses and comparisons in SNPs</w:t>
      </w:r>
      <w:r w:rsidR="00E90552">
        <w:rPr>
          <w:rFonts w:ascii="Times New Roman" w:hAnsi="Times New Roman" w:cs="Times New Roman"/>
          <w:sz w:val="24"/>
          <w:szCs w:val="24"/>
        </w:rPr>
        <w:t>’</w:t>
      </w:r>
      <w:r w:rsidR="00E90552">
        <w:rPr>
          <w:rFonts w:ascii="Times New Roman" w:hAnsi="Times New Roman" w:cs="Times New Roman" w:hint="eastAsia"/>
          <w:sz w:val="24"/>
          <w:szCs w:val="24"/>
        </w:rPr>
        <w:t xml:space="preserve"> </w:t>
      </w:r>
      <w:r w:rsidR="00E90552">
        <w:rPr>
          <w:rFonts w:ascii="Times New Roman" w:hAnsi="Times New Roman" w:cs="Times New Roman"/>
          <w:sz w:val="24"/>
          <w:szCs w:val="24"/>
        </w:rPr>
        <w:t>distribution</w:t>
      </w:r>
      <w:r w:rsidR="00E90552">
        <w:rPr>
          <w:rFonts w:ascii="Times New Roman" w:hAnsi="Times New Roman" w:cs="Times New Roman" w:hint="eastAsia"/>
          <w:sz w:val="24"/>
          <w:szCs w:val="24"/>
        </w:rPr>
        <w:t xml:space="preserve">, </w:t>
      </w:r>
      <w:r w:rsidR="00E90552" w:rsidRPr="00331C48">
        <w:rPr>
          <w:rFonts w:ascii="Times New Roman" w:hAnsi="Times New Roman" w:cs="Times New Roman"/>
          <w:sz w:val="24"/>
          <w:szCs w:val="24"/>
        </w:rPr>
        <w:t>demonstrated that domestic</w:t>
      </w:r>
      <w:r w:rsidR="007B20AC" w:rsidRPr="00331C48">
        <w:rPr>
          <w:rFonts w:ascii="Times New Roman" w:hAnsi="Times New Roman" w:cs="Times New Roman"/>
          <w:sz w:val="24"/>
          <w:szCs w:val="24"/>
        </w:rPr>
        <w:t xml:space="preserve"> ducks</w:t>
      </w:r>
      <w:del w:id="131" w:author="liu rui" w:date="2018-10-08T14:06:00Z">
        <w:r w:rsidR="007B20AC" w:rsidRPr="00331C48" w:rsidDel="00DA4F8C">
          <w:rPr>
            <w:rFonts w:ascii="Times New Roman" w:hAnsi="Times New Roman" w:cs="Times New Roman"/>
            <w:sz w:val="24"/>
            <w:szCs w:val="24"/>
          </w:rPr>
          <w:delText xml:space="preserve"> aren’t </w:delText>
        </w:r>
      </w:del>
      <w:ins w:id="132" w:author="liu rui" w:date="2018-10-08T14:06:00Z">
        <w:r w:rsidR="00DA4F8C">
          <w:rPr>
            <w:rFonts w:ascii="Times New Roman" w:hAnsi="Times New Roman" w:cs="Times New Roman"/>
            <w:sz w:val="24"/>
            <w:szCs w:val="24"/>
          </w:rPr>
          <w:t xml:space="preserve"> may not </w:t>
        </w:r>
      </w:ins>
      <w:ins w:id="133" w:author="liu rui" w:date="2018-10-08T14:07:00Z">
        <w:r w:rsidR="00DA4F8C">
          <w:rPr>
            <w:rFonts w:ascii="Times New Roman" w:hAnsi="Times New Roman" w:cs="Times New Roman"/>
            <w:sz w:val="24"/>
            <w:szCs w:val="24"/>
          </w:rPr>
          <w:t xml:space="preserve">simply the </w:t>
        </w:r>
      </w:ins>
      <w:r w:rsidR="00CF7A54" w:rsidRPr="00194533">
        <w:rPr>
          <w:rFonts w:ascii="Times New Roman" w:hAnsi="Times New Roman" w:cs="Times New Roman"/>
          <w:sz w:val="24"/>
          <w:szCs w:val="24"/>
        </w:rPr>
        <w:t>offspring</w:t>
      </w:r>
      <w:r w:rsidR="00CF7A54" w:rsidRPr="00331C48">
        <w:rPr>
          <w:rFonts w:ascii="Times New Roman" w:hAnsi="Times New Roman" w:cs="Times New Roman"/>
          <w:sz w:val="24"/>
          <w:szCs w:val="24"/>
        </w:rPr>
        <w:t xml:space="preserve"> </w:t>
      </w:r>
      <w:r w:rsidR="00CF7A54" w:rsidRPr="00194533">
        <w:rPr>
          <w:rFonts w:ascii="Times New Roman" w:hAnsi="Times New Roman" w:cs="Times New Roman"/>
          <w:sz w:val="24"/>
          <w:szCs w:val="24"/>
        </w:rPr>
        <w:t>of</w:t>
      </w:r>
      <w:r w:rsidR="00CF7A54" w:rsidRPr="00331C48">
        <w:rPr>
          <w:rFonts w:ascii="Times New Roman" w:hAnsi="Times New Roman" w:cs="Times New Roman"/>
          <w:sz w:val="24"/>
          <w:szCs w:val="24"/>
        </w:rPr>
        <w:t xml:space="preserve"> </w:t>
      </w:r>
      <w:r w:rsidR="007B20AC" w:rsidRPr="00331C48">
        <w:rPr>
          <w:rFonts w:ascii="Times New Roman" w:hAnsi="Times New Roman" w:cs="Times New Roman"/>
          <w:sz w:val="24"/>
          <w:szCs w:val="24"/>
        </w:rPr>
        <w:t>the mallards</w:t>
      </w:r>
      <w:r w:rsidR="00CF7A54" w:rsidRPr="00194533">
        <w:rPr>
          <w:rFonts w:ascii="Times New Roman" w:hAnsi="Times New Roman" w:cs="Times New Roman"/>
          <w:sz w:val="24"/>
          <w:szCs w:val="24"/>
        </w:rPr>
        <w:t xml:space="preserve"> (</w:t>
      </w:r>
      <w:r w:rsidR="00751AF6">
        <w:rPr>
          <w:rFonts w:ascii="Times New Roman" w:hAnsi="Times New Roman" w:cs="Times New Roman"/>
          <w:sz w:val="24"/>
          <w:szCs w:val="24"/>
        </w:rPr>
        <w:t>SI Appendix</w:t>
      </w:r>
      <w:r w:rsidR="00CF7A54" w:rsidRPr="00194533">
        <w:rPr>
          <w:rFonts w:ascii="Times New Roman" w:hAnsi="Times New Roman" w:cs="Times New Roman"/>
          <w:sz w:val="24"/>
          <w:szCs w:val="24"/>
        </w:rPr>
        <w:t>)</w:t>
      </w:r>
      <w:r w:rsidR="007B20AC" w:rsidRPr="00331C48">
        <w:rPr>
          <w:rFonts w:ascii="Times New Roman" w:hAnsi="Times New Roman" w:cs="Times New Roman"/>
          <w:sz w:val="24"/>
          <w:szCs w:val="24"/>
        </w:rPr>
        <w:t>.</w:t>
      </w:r>
    </w:p>
    <w:p w14:paraId="6D6305DE" w14:textId="26722498" w:rsidR="003463A6" w:rsidRDefault="007B20AC" w:rsidP="00CB79F4">
      <w:pPr>
        <w:spacing w:line="480" w:lineRule="auto"/>
        <w:rPr>
          <w:rFonts w:ascii="Times New Roman" w:hAnsi="Times New Roman" w:cs="Times New Roman"/>
          <w:color w:val="000000" w:themeColor="text1"/>
          <w:sz w:val="24"/>
          <w:szCs w:val="24"/>
        </w:rPr>
      </w:pPr>
      <w:r>
        <w:rPr>
          <w:rFonts w:ascii="Times New Roman" w:hAnsi="Times New Roman" w:cs="Times New Roman"/>
          <w:sz w:val="24"/>
          <w:szCs w:val="24"/>
        </w:rPr>
        <w:t>We then asked whether domestic ducks were</w:t>
      </w:r>
      <w:r>
        <w:rPr>
          <w:rFonts w:ascii="Times New Roman" w:hAnsi="Times New Roman" w:cs="Times New Roman" w:hint="eastAsia"/>
          <w:sz w:val="24"/>
          <w:szCs w:val="24"/>
        </w:rPr>
        <w:t xml:space="preserve"> originated from descents of the mallards and spot-billed </w:t>
      </w:r>
      <w:r w:rsidR="00B6484D">
        <w:rPr>
          <w:rFonts w:ascii="Times New Roman" w:hAnsi="Times New Roman" w:cs="Times New Roman" w:hint="eastAsia"/>
          <w:sz w:val="24"/>
          <w:szCs w:val="24"/>
        </w:rPr>
        <w:t>ducks</w:t>
      </w:r>
      <w:r w:rsidR="004A4759">
        <w:rPr>
          <w:rFonts w:ascii="Times New Roman" w:hAnsi="Times New Roman" w:cs="Times New Roman"/>
          <w:sz w:val="24"/>
          <w:szCs w:val="24"/>
        </w:rPr>
        <w:t xml:space="preserve"> </w:t>
      </w:r>
      <w:r w:rsidR="003A420E">
        <w:rPr>
          <w:rFonts w:ascii="Times New Roman" w:hAnsi="Times New Roman" w:cs="Times New Roman"/>
          <w:sz w:val="24"/>
          <w:szCs w:val="24"/>
        </w:rPr>
        <w:fldChar w:fldCharType="begin"/>
      </w:r>
      <w:r w:rsidR="004D577F">
        <w:rPr>
          <w:rFonts w:ascii="Times New Roman" w:hAnsi="Times New Roman" w:cs="Times New Roman"/>
          <w:sz w:val="24"/>
          <w:szCs w:val="24"/>
        </w:rPr>
        <w:instrText xml:space="preserve"> ADDIN EN.CITE &lt;EndNote&gt;&lt;Cite&gt;&lt;Author&gt;Steve&lt;/Author&gt;&lt;Year&gt;1992&lt;/Year&gt;&lt;RecNum&gt;111&lt;/RecNum&gt;&lt;DisplayText&gt;(20)&lt;/DisplayText&gt;&lt;record&gt;&lt;rec-number&gt;111&lt;/rec-number&gt;&lt;foreign-keys&gt;&lt;key app="EN" db-id="zd9vrr9r4sxpvoex0z2x0seo95tx9fexr95t"&gt;111&lt;/key&gt;&lt;/foreign-keys&gt;&lt;ref-type name="Journal Article"&gt;17&lt;/ref-type&gt;&lt;contributors&gt;&lt;authors&gt;&lt;author&gt;Steve, M&lt;/author&gt;&lt;/authors&gt;&lt;/contributors&gt;&lt;titles&gt;&lt;title&gt;Waterfowl: an identification guide to the ducks, geese and swans of the world.&lt;/title&gt;&lt;secondary-title&gt;Houthton mifflin in harcout&lt;/secondary-title&gt;&lt;/titles&gt;&lt;periodical&gt;&lt;full-title&gt;Houthton mifflin in harcout&lt;/full-title&gt;&lt;/periodical&gt;&lt;pages&gt;3&lt;/pages&gt;&lt;section&gt;46726&lt;/section&gt;&lt;dates&gt;&lt;year&gt;1992&lt;/year&gt;&lt;/dates&gt;&lt;isbn&gt;978-0-395&lt;/isbn&gt;&lt;urls&gt;&lt;/urls&gt;&lt;/record&gt;&lt;/Cite&gt;&lt;/EndNote&gt;</w:instrText>
      </w:r>
      <w:r w:rsidR="003A420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20" w:tooltip="Steve, 1992 #111" w:history="1">
        <w:r w:rsidR="00F50B80">
          <w:rPr>
            <w:rFonts w:ascii="Times New Roman" w:hAnsi="Times New Roman" w:cs="Times New Roman"/>
            <w:noProof/>
            <w:sz w:val="24"/>
            <w:szCs w:val="24"/>
          </w:rPr>
          <w:t>20</w:t>
        </w:r>
      </w:hyperlink>
      <w:r w:rsidR="004D577F">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B6484D">
        <w:rPr>
          <w:rFonts w:ascii="Times New Roman" w:hAnsi="Times New Roman" w:cs="Times New Roman" w:hint="eastAsia"/>
          <w:sz w:val="24"/>
          <w:szCs w:val="24"/>
        </w:rPr>
        <w:t>.</w:t>
      </w:r>
      <w:r w:rsidR="00B6484D">
        <w:rPr>
          <w:rFonts w:ascii="Times New Roman" w:hAnsi="Times New Roman" w:cs="Times New Roman"/>
          <w:sz w:val="24"/>
          <w:szCs w:val="24"/>
        </w:rPr>
        <w:t xml:space="preserve"> </w:t>
      </w:r>
      <w:r w:rsidR="00B6484D">
        <w:rPr>
          <w:rFonts w:ascii="Times New Roman" w:hAnsi="Times New Roman" w:cs="Times New Roman" w:hint="eastAsia"/>
          <w:sz w:val="24"/>
          <w:szCs w:val="24"/>
        </w:rPr>
        <w:t xml:space="preserve">We </w:t>
      </w:r>
      <w:r w:rsidR="00B6484D">
        <w:rPr>
          <w:rFonts w:ascii="Times New Roman" w:hAnsi="Times New Roman" w:cs="Times New Roman"/>
          <w:sz w:val="24"/>
          <w:szCs w:val="24"/>
        </w:rPr>
        <w:t>performed</w:t>
      </w:r>
      <w:r w:rsidR="00B6484D">
        <w:rPr>
          <w:rFonts w:ascii="Times New Roman" w:hAnsi="Times New Roman" w:cs="Times New Roman" w:hint="eastAsia"/>
          <w:sz w:val="24"/>
          <w:szCs w:val="24"/>
        </w:rPr>
        <w:t xml:space="preserve"> a 3-population test </w:t>
      </w:r>
      <w:r w:rsidR="00E90552">
        <w:rPr>
          <w:rFonts w:ascii="Times New Roman" w:hAnsi="Times New Roman" w:cs="Times New Roman" w:hint="eastAsia"/>
          <w:sz w:val="24"/>
          <w:szCs w:val="24"/>
        </w:rPr>
        <w:t>for admixture by taking</w:t>
      </w:r>
      <w:r w:rsidR="00E90552">
        <w:rPr>
          <w:rFonts w:ascii="Times New Roman" w:hAnsi="Times New Roman" w:cs="Times New Roman"/>
          <w:sz w:val="24"/>
          <w:szCs w:val="24"/>
        </w:rPr>
        <w:t xml:space="preserve"> </w:t>
      </w:r>
      <w:r w:rsidR="00CF7A54">
        <w:rPr>
          <w:rFonts w:ascii="Times New Roman" w:hAnsi="Times New Roman" w:cs="Times New Roman"/>
          <w:sz w:val="24"/>
          <w:szCs w:val="24"/>
        </w:rPr>
        <w:t xml:space="preserve">the </w:t>
      </w:r>
      <w:r w:rsidR="00E90552">
        <w:rPr>
          <w:rFonts w:ascii="Times New Roman" w:hAnsi="Times New Roman" w:cs="Times New Roman" w:hint="eastAsia"/>
          <w:sz w:val="24"/>
          <w:szCs w:val="24"/>
        </w:rPr>
        <w:t>mallard</w:t>
      </w:r>
      <w:r w:rsidR="00E90552">
        <w:rPr>
          <w:rFonts w:ascii="Times New Roman" w:hAnsi="Times New Roman" w:cs="Times New Roman"/>
          <w:sz w:val="24"/>
          <w:szCs w:val="24"/>
        </w:rPr>
        <w:t xml:space="preserve"> </w:t>
      </w:r>
      <w:r w:rsidR="00BE548C">
        <w:rPr>
          <w:rFonts w:ascii="Times New Roman" w:hAnsi="Times New Roman" w:cs="Times New Roman"/>
          <w:sz w:val="24"/>
          <w:szCs w:val="24"/>
        </w:rPr>
        <w:t xml:space="preserve">duck </w:t>
      </w:r>
      <w:r w:rsidR="00FB0F26">
        <w:rPr>
          <w:rFonts w:ascii="Times New Roman" w:hAnsi="Times New Roman" w:cs="Times New Roman" w:hint="eastAsia"/>
          <w:sz w:val="24"/>
          <w:szCs w:val="24"/>
        </w:rPr>
        <w:t xml:space="preserve">and spot-billed </w:t>
      </w:r>
      <w:r w:rsidR="00CF7A54">
        <w:rPr>
          <w:rFonts w:ascii="Times New Roman" w:hAnsi="Times New Roman" w:cs="Times New Roman"/>
          <w:sz w:val="24"/>
          <w:szCs w:val="24"/>
        </w:rPr>
        <w:t xml:space="preserve">duck </w:t>
      </w:r>
      <w:r w:rsidR="00FB0F26">
        <w:rPr>
          <w:rFonts w:ascii="Times New Roman" w:hAnsi="Times New Roman" w:cs="Times New Roman" w:hint="eastAsia"/>
          <w:sz w:val="24"/>
          <w:szCs w:val="24"/>
        </w:rPr>
        <w:t xml:space="preserve">as ancestral populations, </w:t>
      </w:r>
      <w:r w:rsidR="00C61379">
        <w:rPr>
          <w:rFonts w:ascii="Times New Roman" w:hAnsi="Times New Roman" w:cs="Times New Roman"/>
          <w:sz w:val="24"/>
          <w:szCs w:val="24"/>
        </w:rPr>
        <w:t xml:space="preserve">Beijing </w:t>
      </w:r>
      <w:r w:rsidR="00FB0F26">
        <w:rPr>
          <w:rFonts w:ascii="Times New Roman" w:hAnsi="Times New Roman" w:cs="Times New Roman" w:hint="eastAsia"/>
          <w:sz w:val="24"/>
          <w:szCs w:val="24"/>
        </w:rPr>
        <w:t xml:space="preserve">and </w:t>
      </w:r>
      <w:r w:rsidR="00C61379">
        <w:rPr>
          <w:rFonts w:ascii="Times New Roman" w:hAnsi="Times New Roman" w:cs="Times New Roman"/>
          <w:sz w:val="24"/>
          <w:szCs w:val="24"/>
        </w:rPr>
        <w:t xml:space="preserve">Shaoxing </w:t>
      </w:r>
      <w:r w:rsidR="00FB0F26">
        <w:rPr>
          <w:rFonts w:ascii="Times New Roman" w:hAnsi="Times New Roman" w:cs="Times New Roman" w:hint="eastAsia"/>
          <w:sz w:val="24"/>
          <w:szCs w:val="24"/>
        </w:rPr>
        <w:lastRenderedPageBreak/>
        <w:t>as target populations</w:t>
      </w:r>
      <w:r w:rsidR="0088126B">
        <w:rPr>
          <w:rFonts w:ascii="Times New Roman" w:hAnsi="Times New Roman" w:cs="Times New Roman"/>
          <w:sz w:val="24"/>
          <w:szCs w:val="24"/>
        </w:rPr>
        <w:t xml:space="preserve"> through</w:t>
      </w:r>
      <w:r w:rsidR="005639E4">
        <w:rPr>
          <w:rFonts w:ascii="Times New Roman" w:hAnsi="Times New Roman" w:cs="Times New Roman" w:hint="eastAsia"/>
          <w:sz w:val="24"/>
          <w:szCs w:val="24"/>
        </w:rPr>
        <w:t xml:space="preserve"> </w:t>
      </w:r>
      <w:r w:rsidR="0088126B">
        <w:rPr>
          <w:rFonts w:ascii="Times New Roman" w:hAnsi="Times New Roman" w:cs="Times New Roman" w:hint="eastAsia"/>
          <w:sz w:val="24"/>
          <w:szCs w:val="24"/>
        </w:rPr>
        <w:t xml:space="preserve">a Block Jackknife analysis </w:t>
      </w:r>
      <w:r w:rsidR="0088126B" w:rsidRPr="00383E82">
        <w:rPr>
          <w:rFonts w:ascii="Times New Roman" w:hAnsi="Times New Roman" w:cs="Times New Roman"/>
          <w:sz w:val="24"/>
          <w:szCs w:val="24"/>
        </w:rPr>
        <w:t>that corrected for linkage disequilibrium among SNPs</w:t>
      </w:r>
      <w:r w:rsidR="004A4759">
        <w:rPr>
          <w:rFonts w:ascii="Times New Roman" w:hAnsi="Times New Roman" w:cs="Times New Roman"/>
          <w:sz w:val="24"/>
          <w:szCs w:val="24"/>
        </w:rPr>
        <w:t xml:space="preserve"> </w:t>
      </w:r>
      <w:r w:rsidR="00766214">
        <w:rPr>
          <w:rFonts w:ascii="Times New Roman" w:hAnsi="Times New Roman" w:cs="Times New Roman"/>
          <w:sz w:val="24"/>
          <w:szCs w:val="24"/>
        </w:rPr>
        <w:fldChar w:fldCharType="begin">
          <w:fldData xml:space="preserve">PEVuZE5vdGU+PENpdGU+PEF1dGhvcj5SZWljaDwvQXV0aG9yPjxZZWFyPjIwMDk8L1llYXI+PFJl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=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PEVuZE5vdGU+PENpdGU+PEF1dGhvcj5SZWljaDwvQXV0aG9yPjxZZWFyPjIwMDk8L1llYXI+PFJl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=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766214">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1" w:tooltip="Reich, 2009 #32" w:history="1">
        <w:r w:rsidR="00F50B80">
          <w:rPr>
            <w:rFonts w:ascii="Times New Roman" w:hAnsi="Times New Roman" w:cs="Times New Roman"/>
            <w:noProof/>
            <w:sz w:val="24"/>
            <w:szCs w:val="24"/>
          </w:rPr>
          <w:t>21</w:t>
        </w:r>
      </w:hyperlink>
      <w:r w:rsidR="00F50B80">
        <w:rPr>
          <w:rFonts w:ascii="Times New Roman" w:hAnsi="Times New Roman" w:cs="Times New Roman"/>
          <w:noProof/>
          <w:sz w:val="24"/>
          <w:szCs w:val="24"/>
        </w:rPr>
        <w:t xml:space="preserve">, </w:t>
      </w:r>
      <w:hyperlink w:anchor="_ENREF_22" w:tooltip="Rodgers, 1999 #33" w:history="1">
        <w:r w:rsidR="00F50B80">
          <w:rPr>
            <w:rFonts w:ascii="Times New Roman" w:hAnsi="Times New Roman" w:cs="Times New Roman"/>
            <w:noProof/>
            <w:sz w:val="24"/>
            <w:szCs w:val="24"/>
          </w:rPr>
          <w:t>22</w:t>
        </w:r>
      </w:hyperlink>
      <w:r w:rsidR="00F50B80">
        <w:rPr>
          <w:rFonts w:ascii="Times New Roman" w:hAnsi="Times New Roman" w:cs="Times New Roman"/>
          <w:noProof/>
          <w:sz w:val="24"/>
          <w:szCs w:val="24"/>
        </w:rPr>
        <w:t>)</w:t>
      </w:r>
      <w:r w:rsidR="00766214">
        <w:rPr>
          <w:rFonts w:ascii="Times New Roman" w:hAnsi="Times New Roman" w:cs="Times New Roman"/>
          <w:sz w:val="24"/>
          <w:szCs w:val="24"/>
        </w:rPr>
        <w:fldChar w:fldCharType="end"/>
      </w:r>
      <w:r w:rsidR="00FB0F26">
        <w:rPr>
          <w:rFonts w:ascii="Times New Roman" w:hAnsi="Times New Roman" w:cs="Times New Roman" w:hint="eastAsia"/>
          <w:sz w:val="24"/>
          <w:szCs w:val="24"/>
        </w:rPr>
        <w:t>. Surpris</w:t>
      </w:r>
      <w:r w:rsidR="00C61379">
        <w:rPr>
          <w:rFonts w:ascii="Times New Roman" w:hAnsi="Times New Roman" w:cs="Times New Roman"/>
          <w:sz w:val="24"/>
          <w:szCs w:val="24"/>
        </w:rPr>
        <w:t>ing</w:t>
      </w:r>
      <w:r w:rsidR="00FB0F26">
        <w:rPr>
          <w:rFonts w:ascii="Times New Roman" w:hAnsi="Times New Roman" w:cs="Times New Roman" w:hint="eastAsia"/>
          <w:sz w:val="24"/>
          <w:szCs w:val="24"/>
        </w:rPr>
        <w:t xml:space="preserve">ly, this effort obtained significantly </w:t>
      </w:r>
      <w:r w:rsidR="00FB0F26">
        <w:rPr>
          <w:rFonts w:ascii="Times New Roman" w:hAnsi="Times New Roman" w:cs="Times New Roman"/>
          <w:sz w:val="24"/>
          <w:szCs w:val="24"/>
        </w:rPr>
        <w:t>positive</w:t>
      </w:r>
      <w:r w:rsidR="00FB0F26">
        <w:rPr>
          <w:rFonts w:ascii="Times New Roman" w:hAnsi="Times New Roman" w:cs="Times New Roman" w:hint="eastAsia"/>
          <w:sz w:val="24"/>
          <w:szCs w:val="24"/>
        </w:rPr>
        <w:t xml:space="preserve"> scores for these four groups </w:t>
      </w:r>
      <w:r w:rsidR="00FB0F26" w:rsidRPr="0073672D">
        <w:rPr>
          <w:rFonts w:ascii="Times New Roman" w:hAnsi="Times New Roman" w:cs="Times New Roman" w:hint="eastAsia"/>
          <w:sz w:val="24"/>
          <w:szCs w:val="24"/>
        </w:rPr>
        <w:t xml:space="preserve">(f3 = </w:t>
      </w:r>
      <w:r w:rsidR="009976DB" w:rsidRPr="00063348">
        <w:rPr>
          <w:rFonts w:ascii="Times New Roman" w:hAnsi="Times New Roman" w:cs="Times New Roman"/>
          <w:sz w:val="24"/>
          <w:szCs w:val="24"/>
        </w:rPr>
        <w:t>0.007279</w:t>
      </w:r>
      <w:r w:rsidR="00FB0F26" w:rsidRPr="0073672D">
        <w:rPr>
          <w:rFonts w:ascii="Times New Roman" w:hAnsi="Times New Roman" w:cs="Times New Roman" w:hint="eastAsia"/>
          <w:sz w:val="24"/>
          <w:szCs w:val="24"/>
        </w:rPr>
        <w:t xml:space="preserve">, Z score = </w:t>
      </w:r>
      <w:r w:rsidR="009976DB" w:rsidRPr="00063348">
        <w:rPr>
          <w:rFonts w:ascii="Times New Roman" w:hAnsi="Times New Roman" w:cs="Times New Roman"/>
          <w:sz w:val="24"/>
          <w:szCs w:val="24"/>
        </w:rPr>
        <w:t>23.834</w:t>
      </w:r>
      <w:r w:rsidR="006C33EC">
        <w:rPr>
          <w:rFonts w:ascii="Times New Roman" w:hAnsi="Times New Roman" w:cs="Times New Roman"/>
          <w:sz w:val="24"/>
          <w:szCs w:val="24"/>
        </w:rPr>
        <w:t>;</w:t>
      </w:r>
      <w:r w:rsidR="00FB0F26" w:rsidRPr="0073672D">
        <w:rPr>
          <w:rFonts w:ascii="Times New Roman" w:hAnsi="Times New Roman" w:cs="Times New Roman" w:hint="eastAsia"/>
          <w:sz w:val="24"/>
          <w:szCs w:val="24"/>
        </w:rPr>
        <w:t xml:space="preserve"> </w:t>
      </w:r>
      <w:r w:rsidR="006C33EC">
        <w:rPr>
          <w:rFonts w:ascii="Times New Roman" w:hAnsi="Times New Roman" w:cs="Times New Roman"/>
          <w:sz w:val="24"/>
          <w:szCs w:val="24"/>
        </w:rPr>
        <w:t>Table S11</w:t>
      </w:r>
      <w:r w:rsidR="00FB0F26" w:rsidRPr="0073672D">
        <w:rPr>
          <w:rFonts w:ascii="Times New Roman" w:hAnsi="Times New Roman" w:cs="Times New Roman" w:hint="eastAsia"/>
          <w:sz w:val="24"/>
          <w:szCs w:val="24"/>
        </w:rPr>
        <w:t>)</w:t>
      </w:r>
      <w:r w:rsidR="00FB0F26" w:rsidRPr="00C96F1E">
        <w:rPr>
          <w:rFonts w:ascii="Times New Roman" w:hAnsi="Times New Roman" w:cs="Times New Roman" w:hint="eastAsia"/>
          <w:sz w:val="24"/>
          <w:szCs w:val="24"/>
        </w:rPr>
        <w:t xml:space="preserve"> and </w:t>
      </w:r>
      <w:r w:rsidR="00B07F9C">
        <w:rPr>
          <w:rFonts w:ascii="Times New Roman" w:hAnsi="Times New Roman" w:cs="Times New Roman"/>
          <w:sz w:val="24"/>
          <w:szCs w:val="24"/>
        </w:rPr>
        <w:t xml:space="preserve">did not support that </w:t>
      </w:r>
      <w:r w:rsidR="00EE53B6">
        <w:rPr>
          <w:rFonts w:ascii="Times New Roman" w:hAnsi="Times New Roman" w:cs="Times New Roman"/>
          <w:sz w:val="24"/>
          <w:szCs w:val="24"/>
        </w:rPr>
        <w:t xml:space="preserve">domestic ducks were descents of the mallard </w:t>
      </w:r>
      <w:r w:rsidR="00BE548C">
        <w:rPr>
          <w:rFonts w:ascii="Times New Roman" w:hAnsi="Times New Roman" w:cs="Times New Roman"/>
          <w:sz w:val="24"/>
          <w:szCs w:val="24"/>
        </w:rPr>
        <w:t xml:space="preserve">duck </w:t>
      </w:r>
      <w:r w:rsidR="00EE53B6">
        <w:rPr>
          <w:rFonts w:ascii="Times New Roman" w:hAnsi="Times New Roman" w:cs="Times New Roman"/>
          <w:sz w:val="24"/>
          <w:szCs w:val="24"/>
        </w:rPr>
        <w:t>and spot-billed ducks</w:t>
      </w:r>
      <w:r w:rsidR="00FB0F26">
        <w:rPr>
          <w:rFonts w:ascii="Times New Roman" w:hAnsi="Times New Roman" w:cs="Times New Roman" w:hint="eastAsia"/>
          <w:sz w:val="24"/>
          <w:szCs w:val="24"/>
        </w:rPr>
        <w:t>.</w:t>
      </w:r>
    </w:p>
    <w:p w14:paraId="0AE51242" w14:textId="77495E30" w:rsidR="003463A6" w:rsidRDefault="00FB0F26" w:rsidP="00CB79F4">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Pr>
          <w:rFonts w:ascii="Times New Roman" w:hAnsi="Times New Roman" w:cs="Times New Roman" w:hint="eastAsia"/>
          <w:color w:val="000000" w:themeColor="text1"/>
          <w:sz w:val="24"/>
          <w:szCs w:val="24"/>
        </w:rPr>
        <w:t xml:space="preserve">e further performed genetic structure analysis </w:t>
      </w:r>
      <w:r>
        <w:rPr>
          <w:rFonts w:ascii="Times New Roman" w:hAnsi="Times New Roman" w:cs="Times New Roman" w:hint="eastAsia"/>
          <w:sz w:val="24"/>
          <w:szCs w:val="24"/>
        </w:rPr>
        <w:t xml:space="preserve">using the ADMIXTURE to estimate ancestry among individuals of the four populations (Beijing, Shaoxing, the mallard </w:t>
      </w:r>
      <w:r w:rsidR="00BE548C">
        <w:rPr>
          <w:rFonts w:ascii="Times New Roman" w:hAnsi="Times New Roman" w:cs="Times New Roman"/>
          <w:sz w:val="24"/>
          <w:szCs w:val="24"/>
        </w:rPr>
        <w:t xml:space="preserve">duck </w:t>
      </w:r>
      <w:r>
        <w:rPr>
          <w:rFonts w:ascii="Times New Roman" w:hAnsi="Times New Roman" w:cs="Times New Roman" w:hint="eastAsia"/>
          <w:sz w:val="24"/>
          <w:szCs w:val="24"/>
        </w:rPr>
        <w:t xml:space="preserve">and spot-billed duck) with </w:t>
      </w:r>
      <w:r w:rsidRPr="00CB79F4">
        <w:rPr>
          <w:rFonts w:ascii="Times New Roman" w:hAnsi="Times New Roman" w:cs="Times New Roman"/>
          <w:i/>
          <w:sz w:val="24"/>
          <w:szCs w:val="24"/>
        </w:rPr>
        <w:t>K</w:t>
      </w:r>
      <w:r w:rsidR="00795A21">
        <w:rPr>
          <w:rFonts w:ascii="Times New Roman" w:hAnsi="Times New Roman" w:cs="Times New Roman"/>
          <w:i/>
          <w:sz w:val="24"/>
          <w:szCs w:val="24"/>
        </w:rPr>
        <w:t xml:space="preserve"> </w:t>
      </w:r>
      <w:r w:rsidR="00795A21" w:rsidRPr="00795A21">
        <w:rPr>
          <w:rFonts w:ascii="Times New Roman" w:hAnsi="Times New Roman" w:cs="Times New Roman"/>
          <w:sz w:val="24"/>
          <w:szCs w:val="24"/>
        </w:rPr>
        <w:t>(</w:t>
      </w:r>
      <w:r w:rsidR="00795A21">
        <w:rPr>
          <w:rFonts w:ascii="Times New Roman" w:hAnsi="Times New Roman" w:cs="Times New Roman" w:hint="eastAsia"/>
          <w:sz w:val="24"/>
          <w:szCs w:val="24"/>
        </w:rPr>
        <w:t>the number of ancestry components</w:t>
      </w:r>
      <w:r w:rsidR="00795A21" w:rsidRPr="00795A21">
        <w:rPr>
          <w:rFonts w:ascii="Times New Roman" w:hAnsi="Times New Roman" w:cs="Times New Roman"/>
          <w:sz w:val="24"/>
          <w:szCs w:val="24"/>
        </w:rPr>
        <w:t>)</w:t>
      </w:r>
      <w:r w:rsidR="00BF7FE6">
        <w:rPr>
          <w:rFonts w:ascii="Times New Roman" w:hAnsi="Times New Roman" w:cs="Times New Roman" w:hint="eastAsia"/>
          <w:sz w:val="24"/>
          <w:szCs w:val="24"/>
        </w:rPr>
        <w:t xml:space="preserve"> ranging from two to seven</w:t>
      </w:r>
      <w:r w:rsidR="003A420E">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&lt;EndNote&gt;&lt;Cite&gt;&lt;Author&gt;Alexander&lt;/Author&gt;&lt;Year&gt;2009&lt;/Year&gt;&lt;RecNum&gt;4&lt;/RecNum&gt;&lt;DisplayText&gt;(23)&lt;/DisplayText&gt;&lt;record&gt;&lt;rec-number&gt;4&lt;/rec-number&gt;&lt;foreign-keys&gt;&lt;key app="EN" db-id="zd9vrr9r4sxpvoex0z2x0seo95tx9fexr95t" timestamp="1486216251"&gt;4&lt;/key&gt;&lt;/foreign-keys&gt;&lt;ref-type name="Journal Article"&gt;17&lt;/ref-type&gt;&lt;contributors&gt;&lt;authors&gt;&lt;author&gt;Alexander, D. H.&lt;/author&gt;&lt;author&gt;Novembre, J.&lt;/author&gt;&lt;author&gt;Lange, K.&lt;/author&gt;&lt;/authors&gt;&lt;/contributors&gt;&lt;auth-address&gt;Department of Biomathematics, University of California at Los Angeles, Los Angeles, California 90095, USA. dalexander@ucla.edu&lt;/auth-address&gt;&lt;titles&gt;&lt;title&gt;Fast model-based estimation of ancestry in unrelated individuals&lt;/title&gt;&lt;secondary-title&gt;Genome Res&lt;/secondary-title&gt;&lt;/titles&gt;&lt;periodical&gt;&lt;full-title&gt;Genome Res&lt;/full-title&gt;&lt;/periodical&gt;&lt;pages&gt;1655-64&lt;/pages&gt;&lt;volume&gt;19&lt;/volume&gt;&lt;number&gt;9&lt;/number&gt;&lt;keywords&gt;&lt;keyword&gt;*Algorithms&lt;/keyword&gt;&lt;keyword&gt;Computational Biology&lt;/keyword&gt;&lt;keyword&gt;Europe/ethnology&lt;/keyword&gt;&lt;keyword&gt;Gene Frequency&lt;/keyword&gt;&lt;keyword&gt;Genetic Association Studies&lt;/keyword&gt;&lt;keyword&gt;*Genetics, Population&lt;/keyword&gt;&lt;keyword&gt;Genotype&lt;/keyword&gt;&lt;keyword&gt;Humans&lt;/keyword&gt;&lt;keyword&gt;Inflammatory Bowel Diseases/ethnology/genetics&lt;/keyword&gt;&lt;keyword&gt;Jews/ethnology&lt;/keyword&gt;&lt;keyword&gt;Likelihood Functions&lt;/keyword&gt;&lt;keyword&gt;Models, Genetic&lt;/keyword&gt;&lt;keyword&gt;Polymorphism, Single Nucleotide&lt;/keyword&gt;&lt;keyword&gt;*Software&lt;/keyword&gt;&lt;keyword&gt;Time Factors&lt;/keyword&gt;&lt;/keywords&gt;&lt;dates&gt;&lt;year&gt;2009&lt;/year&gt;&lt;pub-dates&gt;&lt;date&gt;Sep&lt;/date&gt;&lt;/pub-dates&gt;&lt;/dates&gt;&lt;isbn&gt;1549-5469 (Electronic)&amp;#xD;1088-9051 (Linking)&lt;/isbn&gt;&lt;accession-num&gt;19648217&lt;/accession-num&gt;&lt;urls&gt;&lt;related-urls&gt;&lt;url&gt;https://www.ncbi.nlm.nih.gov/pubmed/19648217&lt;/url&gt;&lt;/related-urls&gt;&lt;/urls&gt;&lt;custom2&gt;PMC2752134&lt;/custom2&gt;&lt;electronic-resource-num&gt;10.1101/gr.094052.109&lt;/electronic-resource-num&gt;&lt;/record&gt;&lt;/Cite&gt;&lt;/EndNote&gt;</w:instrText>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3" w:tooltip="Alexander, 2009 #4" w:history="1">
        <w:r w:rsidR="00F50B80">
          <w:rPr>
            <w:rFonts w:ascii="Times New Roman" w:hAnsi="Times New Roman" w:cs="Times New Roman"/>
            <w:noProof/>
            <w:sz w:val="24"/>
            <w:szCs w:val="24"/>
          </w:rPr>
          <w:t>23</w:t>
        </w:r>
      </w:hyperlink>
      <w:r w:rsidR="00F50B80">
        <w:rPr>
          <w:rFonts w:ascii="Times New Roman" w:hAnsi="Times New Roman" w:cs="Times New Roman"/>
          <w:noProof/>
          <w:sz w:val="24"/>
          <w:szCs w:val="24"/>
        </w:rPr>
        <w:t>)</w:t>
      </w:r>
      <w:r w:rsidR="003A420E">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NE.Ref.{526C6FA3-06C2-403D-9D3C-08F281A19F82}</w:instrText>
      </w:r>
      <w:r>
        <w:rPr>
          <w:rFonts w:ascii="Times New Roman" w:hAnsi="Times New Roman" w:cs="Times New Roman"/>
          <w:sz w:val="24"/>
          <w:szCs w:val="24"/>
        </w:rPr>
        <w:fldChar w:fldCharType="end"/>
      </w:r>
      <w:r>
        <w:rPr>
          <w:rFonts w:ascii="Times New Roman" w:hAnsi="Times New Roman" w:cs="Times New Roman" w:hint="eastAsia"/>
          <w:sz w:val="24"/>
          <w:szCs w:val="24"/>
        </w:rPr>
        <w:t>. This analysis indicated that domestic ducks had a homogeneous genetic background and were subdivided into two populations (</w:t>
      </w:r>
      <w:r w:rsidR="00E671D5">
        <w:rPr>
          <w:rFonts w:ascii="Times New Roman" w:hAnsi="Times New Roman" w:cs="Times New Roman"/>
          <w:sz w:val="24"/>
          <w:szCs w:val="24"/>
        </w:rPr>
        <w:t xml:space="preserve">Beijing </w:t>
      </w:r>
      <w:r>
        <w:rPr>
          <w:rFonts w:ascii="Times New Roman" w:hAnsi="Times New Roman" w:cs="Times New Roman" w:hint="eastAsia"/>
          <w:sz w:val="24"/>
          <w:szCs w:val="24"/>
        </w:rPr>
        <w:t xml:space="preserve">and </w:t>
      </w:r>
      <w:r w:rsidR="00E671D5">
        <w:rPr>
          <w:rFonts w:ascii="Times New Roman" w:hAnsi="Times New Roman" w:cs="Times New Roman"/>
          <w:sz w:val="24"/>
          <w:szCs w:val="24"/>
        </w:rPr>
        <w:t>Shaoxing</w:t>
      </w:r>
      <w:r>
        <w:rPr>
          <w:rFonts w:ascii="Times New Roman" w:hAnsi="Times New Roman" w:cs="Times New Roman" w:hint="eastAsia"/>
          <w:sz w:val="24"/>
          <w:szCs w:val="24"/>
        </w:rPr>
        <w:t xml:space="preserve">, </w:t>
      </w:r>
      <w:r w:rsidRPr="00CB79F4">
        <w:rPr>
          <w:rFonts w:ascii="Times New Roman" w:hAnsi="Times New Roman" w:cs="Times New Roman"/>
          <w:i/>
          <w:sz w:val="24"/>
          <w:szCs w:val="24"/>
        </w:rPr>
        <w:t>K</w:t>
      </w:r>
      <w:r>
        <w:rPr>
          <w:rFonts w:ascii="Times New Roman" w:hAnsi="Times New Roman" w:cs="Times New Roman" w:hint="eastAsia"/>
          <w:i/>
          <w:sz w:val="24"/>
          <w:szCs w:val="24"/>
        </w:rPr>
        <w:t xml:space="preserve"> </w:t>
      </w:r>
      <w:r>
        <w:rPr>
          <w:rFonts w:ascii="Times New Roman" w:hAnsi="Times New Roman" w:cs="Times New Roman" w:hint="eastAsia"/>
          <w:sz w:val="24"/>
          <w:szCs w:val="24"/>
        </w:rPr>
        <w:t xml:space="preserve">= 3) following they separated from the wild ducks (the mallard </w:t>
      </w:r>
      <w:r w:rsidR="00BE548C">
        <w:rPr>
          <w:rFonts w:ascii="Times New Roman" w:hAnsi="Times New Roman" w:cs="Times New Roman"/>
          <w:sz w:val="24"/>
          <w:szCs w:val="24"/>
        </w:rPr>
        <w:t xml:space="preserve">duck </w:t>
      </w:r>
      <w:r>
        <w:rPr>
          <w:rFonts w:ascii="Times New Roman" w:hAnsi="Times New Roman" w:cs="Times New Roman" w:hint="eastAsia"/>
          <w:sz w:val="24"/>
          <w:szCs w:val="24"/>
        </w:rPr>
        <w:t>and spot-billed</w:t>
      </w:r>
      <w:r w:rsidR="00C007DE">
        <w:rPr>
          <w:rFonts w:ascii="Times New Roman" w:hAnsi="Times New Roman" w:cs="Times New Roman"/>
          <w:sz w:val="24"/>
          <w:szCs w:val="24"/>
        </w:rPr>
        <w:t xml:space="preserve"> duck</w:t>
      </w:r>
      <w:r>
        <w:rPr>
          <w:rFonts w:ascii="Times New Roman" w:hAnsi="Times New Roman" w:cs="Times New Roman" w:hint="eastAsia"/>
          <w:sz w:val="24"/>
          <w:szCs w:val="24"/>
        </w:rPr>
        <w:t>) with low cross-validation error (</w:t>
      </w:r>
      <w:r w:rsidRPr="00CB79F4">
        <w:rPr>
          <w:rFonts w:ascii="Times New Roman" w:hAnsi="Times New Roman" w:cs="Times New Roman"/>
          <w:i/>
          <w:sz w:val="24"/>
          <w:szCs w:val="24"/>
        </w:rPr>
        <w:t>K</w:t>
      </w:r>
      <w:r>
        <w:rPr>
          <w:rFonts w:ascii="Times New Roman" w:hAnsi="Times New Roman" w:cs="Times New Roman" w:hint="eastAsia"/>
          <w:sz w:val="24"/>
          <w:szCs w:val="24"/>
        </w:rPr>
        <w:t xml:space="preserve"> = 2). In contrast, the wild ducks showed a</w:t>
      </w:r>
      <w:r>
        <w:rPr>
          <w:rFonts w:ascii="Times New Roman" w:hAnsi="Times New Roman" w:cs="Times New Roman"/>
          <w:sz w:val="24"/>
          <w:szCs w:val="24"/>
        </w:rPr>
        <w:t xml:space="preserve"> heterogeneous genetic background</w:t>
      </w:r>
      <w:r w:rsidR="00C007DE">
        <w:rPr>
          <w:rFonts w:ascii="Times New Roman" w:hAnsi="Times New Roman" w:cs="Times New Roman"/>
          <w:sz w:val="24"/>
          <w:szCs w:val="24"/>
        </w:rPr>
        <w:t xml:space="preserve"> </w:t>
      </w:r>
      <w:r w:rsidR="00CF7A54">
        <w:rPr>
          <w:rFonts w:ascii="Times New Roman" w:hAnsi="Times New Roman" w:cs="Times New Roman"/>
          <w:sz w:val="24"/>
          <w:szCs w:val="24"/>
        </w:rPr>
        <w:t>being</w:t>
      </w:r>
      <w:r w:rsidR="00C007DE">
        <w:rPr>
          <w:rFonts w:ascii="Times New Roman" w:hAnsi="Times New Roman" w:cs="Times New Roman"/>
          <w:sz w:val="24"/>
          <w:szCs w:val="24"/>
        </w:rPr>
        <w:t xml:space="preserve"> consistent with PCA</w:t>
      </w:r>
      <w:r w:rsidR="00CF7A54">
        <w:rPr>
          <w:rFonts w:ascii="Times New Roman" w:hAnsi="Times New Roman" w:cs="Times New Roman"/>
          <w:sz w:val="24"/>
          <w:szCs w:val="24"/>
        </w:rPr>
        <w:t xml:space="preserve"> results</w:t>
      </w:r>
      <w:r w:rsidR="00795A21">
        <w:rPr>
          <w:rFonts w:ascii="Times New Roman" w:hAnsi="Times New Roman" w:cs="Times New Roman"/>
          <w:sz w:val="24"/>
          <w:szCs w:val="24"/>
        </w:rPr>
        <w:t>,</w:t>
      </w:r>
      <w:r>
        <w:rPr>
          <w:rFonts w:ascii="Times New Roman" w:hAnsi="Times New Roman" w:cs="Times New Roman" w:hint="eastAsia"/>
          <w:sz w:val="24"/>
          <w:szCs w:val="24"/>
        </w:rPr>
        <w:t xml:space="preserve"> </w:t>
      </w:r>
      <w:r w:rsidR="00A06F3B">
        <w:rPr>
          <w:rFonts w:ascii="Times New Roman" w:hAnsi="Times New Roman" w:cs="Times New Roman" w:hint="eastAsia"/>
          <w:sz w:val="24"/>
          <w:szCs w:val="24"/>
        </w:rPr>
        <w:t xml:space="preserve">started to divide into the mallard </w:t>
      </w:r>
      <w:r w:rsidR="00BE548C">
        <w:rPr>
          <w:rFonts w:ascii="Times New Roman" w:hAnsi="Times New Roman" w:cs="Times New Roman"/>
          <w:sz w:val="24"/>
          <w:szCs w:val="24"/>
        </w:rPr>
        <w:t xml:space="preserve">duck </w:t>
      </w:r>
      <w:r w:rsidR="00A06F3B">
        <w:rPr>
          <w:rFonts w:ascii="Times New Roman" w:hAnsi="Times New Roman" w:cs="Times New Roman" w:hint="eastAsia"/>
          <w:sz w:val="24"/>
          <w:szCs w:val="24"/>
        </w:rPr>
        <w:t xml:space="preserve">and spot-billed when </w:t>
      </w:r>
      <w:r w:rsidR="00B41BAE">
        <w:rPr>
          <w:rFonts w:ascii="Times New Roman" w:hAnsi="Times New Roman" w:cs="Times New Roman" w:hint="eastAsia"/>
          <w:i/>
          <w:sz w:val="24"/>
          <w:szCs w:val="24"/>
        </w:rPr>
        <w:t>K</w:t>
      </w:r>
      <w:r w:rsidR="00B41BAE">
        <w:rPr>
          <w:rFonts w:ascii="Times New Roman" w:hAnsi="Times New Roman" w:cs="Times New Roman" w:hint="eastAsia"/>
          <w:sz w:val="24"/>
          <w:szCs w:val="24"/>
        </w:rPr>
        <w:t xml:space="preserve"> </w:t>
      </w:r>
      <w:r w:rsidR="00A06F3B">
        <w:rPr>
          <w:rFonts w:ascii="Times New Roman" w:hAnsi="Times New Roman" w:cs="Times New Roman" w:hint="eastAsia"/>
          <w:sz w:val="24"/>
          <w:szCs w:val="24"/>
        </w:rPr>
        <w:t>were increased to four</w:t>
      </w:r>
      <w:r w:rsidR="00761DB2">
        <w:rPr>
          <w:rFonts w:ascii="Times New Roman" w:hAnsi="Times New Roman" w:cs="Times New Roman"/>
          <w:sz w:val="24"/>
          <w:szCs w:val="24"/>
        </w:rPr>
        <w:t>,</w:t>
      </w:r>
      <w:r>
        <w:rPr>
          <w:rFonts w:ascii="Times New Roman" w:hAnsi="Times New Roman" w:cs="Times New Roman" w:hint="eastAsia"/>
          <w:sz w:val="24"/>
          <w:szCs w:val="24"/>
        </w:rPr>
        <w:t xml:space="preserve"> </w:t>
      </w:r>
      <w:r w:rsidR="00761DB2">
        <w:rPr>
          <w:rFonts w:ascii="Times New Roman" w:hAnsi="Times New Roman" w:cs="Times New Roman"/>
          <w:sz w:val="24"/>
          <w:szCs w:val="24"/>
        </w:rPr>
        <w:t>and</w:t>
      </w:r>
      <w:r>
        <w:rPr>
          <w:rFonts w:ascii="Times New Roman" w:hAnsi="Times New Roman" w:cs="Times New Roman" w:hint="eastAsia"/>
          <w:sz w:val="24"/>
          <w:szCs w:val="24"/>
        </w:rPr>
        <w:t xml:space="preserve"> distinguish</w:t>
      </w:r>
      <w:r w:rsidR="00E612A3">
        <w:rPr>
          <w:rFonts w:ascii="Times New Roman" w:hAnsi="Times New Roman" w:cs="Times New Roman"/>
          <w:sz w:val="24"/>
          <w:szCs w:val="24"/>
        </w:rPr>
        <w:t>ed</w:t>
      </w:r>
      <w:r>
        <w:rPr>
          <w:rFonts w:ascii="Times New Roman" w:hAnsi="Times New Roman" w:cs="Times New Roman" w:hint="eastAsia"/>
          <w:sz w:val="24"/>
          <w:szCs w:val="24"/>
        </w:rPr>
        <w:t xml:space="preserve"> </w:t>
      </w:r>
      <w:r w:rsidR="009B3D08">
        <w:rPr>
          <w:rFonts w:ascii="Times New Roman" w:hAnsi="Times New Roman" w:cs="Times New Roman"/>
          <w:sz w:val="24"/>
          <w:szCs w:val="24"/>
        </w:rPr>
        <w:t xml:space="preserve">each other </w:t>
      </w:r>
      <w:r>
        <w:rPr>
          <w:rFonts w:ascii="Times New Roman" w:hAnsi="Times New Roman" w:cs="Times New Roman" w:hint="eastAsia"/>
          <w:sz w:val="24"/>
          <w:szCs w:val="24"/>
        </w:rPr>
        <w:t xml:space="preserve">clearly until </w:t>
      </w:r>
      <w:r w:rsidR="00761DB2" w:rsidRPr="00CB79F4">
        <w:rPr>
          <w:rFonts w:ascii="Times New Roman" w:hAnsi="Times New Roman" w:cs="Times New Roman"/>
          <w:i/>
          <w:sz w:val="24"/>
          <w:szCs w:val="24"/>
        </w:rPr>
        <w:t>K</w:t>
      </w:r>
      <w:r w:rsidR="00761DB2">
        <w:rPr>
          <w:rFonts w:ascii="Times New Roman" w:hAnsi="Times New Roman" w:cs="Times New Roman" w:hint="eastAsia"/>
          <w:sz w:val="24"/>
          <w:szCs w:val="24"/>
        </w:rPr>
        <w:t xml:space="preserve"> </w:t>
      </w:r>
      <w:r w:rsidR="009B3D08">
        <w:rPr>
          <w:rFonts w:ascii="Times New Roman" w:hAnsi="Times New Roman" w:cs="Times New Roman" w:hint="eastAsia"/>
          <w:sz w:val="24"/>
          <w:szCs w:val="24"/>
        </w:rPr>
        <w:t>were increased to seven</w:t>
      </w:r>
      <w:r w:rsidR="009B3D08">
        <w:rPr>
          <w:rFonts w:ascii="Times New Roman" w:hAnsi="Times New Roman" w:cs="Times New Roman"/>
          <w:sz w:val="24"/>
          <w:szCs w:val="24"/>
        </w:rPr>
        <w:t xml:space="preserve"> </w:t>
      </w:r>
      <w:r>
        <w:rPr>
          <w:rFonts w:ascii="Times New Roman" w:hAnsi="Times New Roman" w:cs="Times New Roman" w:hint="eastAsia"/>
          <w:sz w:val="24"/>
          <w:szCs w:val="24"/>
        </w:rPr>
        <w:t>(</w:t>
      </w:r>
      <w:r w:rsidRPr="00063348">
        <w:rPr>
          <w:rFonts w:ascii="Times New Roman" w:hAnsi="Times New Roman" w:cs="Times New Roman"/>
          <w:sz w:val="24"/>
          <w:szCs w:val="24"/>
        </w:rPr>
        <w:t>Fig. 2</w:t>
      </w:r>
      <w:r w:rsidR="004E02EC">
        <w:rPr>
          <w:rFonts w:ascii="Times New Roman" w:hAnsi="Times New Roman" w:cs="Times New Roman"/>
          <w:sz w:val="24"/>
          <w:szCs w:val="24"/>
        </w:rPr>
        <w:t>d</w:t>
      </w:r>
      <w:r w:rsidR="001211AD">
        <w:rPr>
          <w:rFonts w:ascii="Times New Roman" w:hAnsi="Times New Roman" w:cs="Times New Roman"/>
          <w:sz w:val="24"/>
          <w:szCs w:val="24"/>
        </w:rPr>
        <w:t>;</w:t>
      </w:r>
      <w:r w:rsidR="00AC5AA7">
        <w:rPr>
          <w:rFonts w:ascii="Times New Roman" w:hAnsi="Times New Roman" w:cs="Times New Roman"/>
          <w:sz w:val="24"/>
          <w:szCs w:val="24"/>
        </w:rPr>
        <w:t xml:space="preserve"> </w:t>
      </w:r>
      <w:r w:rsidR="00CF3C26">
        <w:rPr>
          <w:rFonts w:ascii="Times New Roman" w:hAnsi="Times New Roman" w:cs="Times New Roman"/>
          <w:sz w:val="24"/>
          <w:szCs w:val="24"/>
        </w:rPr>
        <w:t>SI Appendix</w:t>
      </w:r>
      <w:r w:rsidR="001211AD">
        <w:rPr>
          <w:rFonts w:ascii="Times New Roman" w:hAnsi="Times New Roman" w:cs="Times New Roman"/>
          <w:sz w:val="24"/>
          <w:szCs w:val="24"/>
        </w:rPr>
        <w:t xml:space="preserve">; </w:t>
      </w:r>
      <w:r w:rsidR="00CF3C26">
        <w:rPr>
          <w:rFonts w:ascii="Times New Roman" w:hAnsi="Times New Roman" w:cs="Times New Roman"/>
          <w:sz w:val="24"/>
          <w:szCs w:val="24"/>
        </w:rPr>
        <w:t>Fig. S14</w:t>
      </w:r>
      <w:r>
        <w:rPr>
          <w:rFonts w:ascii="Times New Roman" w:hAnsi="Times New Roman" w:cs="Times New Roman" w:hint="eastAsia"/>
          <w:sz w:val="24"/>
          <w:szCs w:val="24"/>
        </w:rPr>
        <w:t xml:space="preserve">). </w:t>
      </w:r>
      <w:r w:rsidR="00D028D3">
        <w:rPr>
          <w:rFonts w:ascii="Times New Roman" w:hAnsi="Times New Roman" w:cs="Times New Roman"/>
          <w:sz w:val="24"/>
          <w:szCs w:val="24"/>
        </w:rPr>
        <w:t>T</w:t>
      </w:r>
      <w:r>
        <w:rPr>
          <w:rFonts w:ascii="Times New Roman" w:hAnsi="Times New Roman" w:cs="Times New Roman" w:hint="eastAsia"/>
          <w:sz w:val="24"/>
          <w:szCs w:val="24"/>
        </w:rPr>
        <w:t xml:space="preserve">he difference in allele frequencies between the wild lineage and </w:t>
      </w:r>
      <w:r w:rsidR="00CF7A54">
        <w:rPr>
          <w:rFonts w:ascii="Times New Roman" w:hAnsi="Times New Roman" w:cs="Times New Roman"/>
          <w:sz w:val="24"/>
          <w:szCs w:val="24"/>
        </w:rPr>
        <w:t xml:space="preserve">the </w:t>
      </w:r>
      <w:r>
        <w:rPr>
          <w:rFonts w:ascii="Times New Roman" w:hAnsi="Times New Roman" w:cs="Times New Roman" w:hint="eastAsia"/>
          <w:sz w:val="24"/>
          <w:szCs w:val="24"/>
        </w:rPr>
        <w:t xml:space="preserve">domestic lineage was larger than the corresponding between two wild duck </w:t>
      </w:r>
      <w:r w:rsidR="0027009C">
        <w:rPr>
          <w:rFonts w:ascii="Times New Roman" w:hAnsi="Times New Roman" w:cs="Times New Roman"/>
          <w:sz w:val="24"/>
          <w:szCs w:val="24"/>
        </w:rPr>
        <w:t>species</w:t>
      </w:r>
      <w:r>
        <w:rPr>
          <w:rFonts w:ascii="Times New Roman" w:hAnsi="Times New Roman" w:cs="Times New Roman" w:hint="eastAsia"/>
          <w:sz w:val="24"/>
          <w:szCs w:val="24"/>
        </w:rPr>
        <w:t xml:space="preserve"> (the mallard </w:t>
      </w:r>
      <w:r w:rsidR="00BE548C">
        <w:rPr>
          <w:rFonts w:ascii="Times New Roman" w:hAnsi="Times New Roman" w:cs="Times New Roman"/>
          <w:sz w:val="24"/>
          <w:szCs w:val="24"/>
        </w:rPr>
        <w:t xml:space="preserve">duck </w:t>
      </w:r>
      <w:r>
        <w:rPr>
          <w:rFonts w:ascii="Times New Roman" w:hAnsi="Times New Roman" w:cs="Times New Roman" w:hint="eastAsia"/>
          <w:sz w:val="24"/>
          <w:szCs w:val="24"/>
        </w:rPr>
        <w:t>and spot-billed duck).</w:t>
      </w:r>
      <w:r w:rsidR="00D028D3">
        <w:rPr>
          <w:rFonts w:ascii="Times New Roman" w:hAnsi="Times New Roman" w:cs="Times New Roman"/>
          <w:sz w:val="24"/>
          <w:szCs w:val="24"/>
        </w:rPr>
        <w:t xml:space="preserve"> These observations </w:t>
      </w:r>
      <w:r w:rsidR="00CD5187">
        <w:rPr>
          <w:rFonts w:ascii="Times New Roman" w:hAnsi="Times New Roman" w:cs="Times New Roman"/>
          <w:sz w:val="24"/>
          <w:szCs w:val="24"/>
        </w:rPr>
        <w:t>neither</w:t>
      </w:r>
      <w:r w:rsidR="00D028D3">
        <w:rPr>
          <w:rFonts w:ascii="Times New Roman" w:hAnsi="Times New Roman" w:cs="Times New Roman"/>
          <w:sz w:val="24"/>
          <w:szCs w:val="24"/>
        </w:rPr>
        <w:t xml:space="preserve"> support domestic ducks were offspring of the mallard and spot-billed duck</w:t>
      </w:r>
      <w:ins w:id="134" w:author="liu rui" w:date="2018-10-08T14:08:00Z">
        <w:r w:rsidR="00DA4F8C">
          <w:rPr>
            <w:rFonts w:ascii="Times New Roman" w:hAnsi="Times New Roman" w:cs="Times New Roman"/>
            <w:sz w:val="24"/>
            <w:szCs w:val="24"/>
          </w:rPr>
          <w:t xml:space="preserve"> which means that traditional domestication hypoth</w:t>
        </w:r>
      </w:ins>
      <w:ins w:id="135" w:author="liu rui" w:date="2018-10-08T14:09:00Z">
        <w:r w:rsidR="00DA4F8C">
          <w:rPr>
            <w:rFonts w:ascii="Times New Roman" w:hAnsi="Times New Roman" w:cs="Times New Roman"/>
            <w:sz w:val="24"/>
            <w:szCs w:val="24"/>
          </w:rPr>
          <w:t xml:space="preserve">esis may </w:t>
        </w:r>
      </w:ins>
      <w:ins w:id="136" w:author="liu rui" w:date="2018-10-08T14:18:00Z">
        <w:r w:rsidR="00A75E46">
          <w:rPr>
            <w:rFonts w:ascii="Times New Roman" w:hAnsi="Times New Roman" w:cs="Times New Roman"/>
            <w:sz w:val="24"/>
            <w:szCs w:val="24"/>
          </w:rPr>
          <w:t>not fit to genetic data</w:t>
        </w:r>
      </w:ins>
      <w:ins w:id="137" w:author="liu rui" w:date="2018-10-08T14:19:00Z">
        <w:r w:rsidR="00A75E46">
          <w:rPr>
            <w:rFonts w:ascii="Times New Roman" w:hAnsi="Times New Roman" w:cs="Times New Roman"/>
            <w:sz w:val="24"/>
            <w:szCs w:val="24"/>
          </w:rPr>
          <w:t xml:space="preserve"> (Fig. 2e left)</w:t>
        </w:r>
      </w:ins>
      <w:r w:rsidR="00D028D3">
        <w:rPr>
          <w:rFonts w:ascii="Times New Roman" w:hAnsi="Times New Roman" w:cs="Times New Roman"/>
          <w:sz w:val="24"/>
          <w:szCs w:val="24"/>
        </w:rPr>
        <w:t>.</w:t>
      </w:r>
      <w:r>
        <w:rPr>
          <w:rFonts w:ascii="Times New Roman" w:hAnsi="Times New Roman" w:cs="Times New Roman" w:hint="eastAsia"/>
          <w:sz w:val="24"/>
          <w:szCs w:val="24"/>
        </w:rPr>
        <w:t xml:space="preserve"> </w:t>
      </w:r>
    </w:p>
    <w:p w14:paraId="5EC49EDA" w14:textId="55848043" w:rsidR="00970CB8" w:rsidRDefault="00827821" w:rsidP="00970CB8">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To elim</w:t>
      </w:r>
      <w:r w:rsidR="004C14E3">
        <w:rPr>
          <w:rFonts w:ascii="Times New Roman" w:hAnsi="Times New Roman" w:cs="Times New Roman"/>
          <w:sz w:val="24"/>
          <w:szCs w:val="24"/>
        </w:rPr>
        <w:t>inate the</w:t>
      </w:r>
      <w:r w:rsidR="00E5267A">
        <w:rPr>
          <w:rFonts w:ascii="Times New Roman" w:hAnsi="Times New Roman" w:cs="Times New Roman"/>
          <w:sz w:val="24"/>
          <w:szCs w:val="24"/>
        </w:rPr>
        <w:t xml:space="preserve"> effect of</w:t>
      </w:r>
      <w:r w:rsidR="004C14E3">
        <w:rPr>
          <w:rFonts w:ascii="Times New Roman" w:hAnsi="Times New Roman" w:cs="Times New Roman"/>
          <w:sz w:val="24"/>
          <w:szCs w:val="24"/>
        </w:rPr>
        <w:t xml:space="preserve"> population </w:t>
      </w:r>
      <w:r w:rsidR="00E5267A">
        <w:rPr>
          <w:rFonts w:ascii="Times New Roman" w:hAnsi="Times New Roman" w:cs="Times New Roman"/>
          <w:sz w:val="24"/>
          <w:szCs w:val="24"/>
        </w:rPr>
        <w:t>drift within each domestic population</w:t>
      </w:r>
      <w:r w:rsidR="007A2A83">
        <w:rPr>
          <w:rFonts w:ascii="Times New Roman" w:hAnsi="Times New Roman" w:cs="Times New Roman"/>
          <w:sz w:val="24"/>
          <w:szCs w:val="24"/>
        </w:rPr>
        <w:t xml:space="preserve"> </w:t>
      </w:r>
      <w:r w:rsidR="00A32CC8">
        <w:rPr>
          <w:rFonts w:ascii="Times New Roman" w:hAnsi="Times New Roman" w:cs="Times New Roman"/>
          <w:sz w:val="24"/>
          <w:szCs w:val="24"/>
        </w:rPr>
        <w:t xml:space="preserve">which may also </w:t>
      </w:r>
      <w:r w:rsidR="007A2A83">
        <w:rPr>
          <w:rFonts w:ascii="Times New Roman" w:hAnsi="Times New Roman" w:cs="Times New Roman"/>
          <w:sz w:val="24"/>
          <w:szCs w:val="24"/>
        </w:rPr>
        <w:t xml:space="preserve">lead the </w:t>
      </w:r>
      <w:r w:rsidR="0067222F">
        <w:rPr>
          <w:rFonts w:ascii="Times New Roman" w:hAnsi="Times New Roman" w:cs="Times New Roman"/>
          <w:sz w:val="24"/>
          <w:szCs w:val="24"/>
        </w:rPr>
        <w:t>separation</w:t>
      </w:r>
      <w:r w:rsidR="007A2A83">
        <w:rPr>
          <w:rFonts w:ascii="Times New Roman" w:hAnsi="Times New Roman" w:cs="Times New Roman"/>
          <w:sz w:val="24"/>
          <w:szCs w:val="24"/>
        </w:rPr>
        <w:t xml:space="preserve"> between domestic and wild ducks </w:t>
      </w:r>
      <w:r w:rsidR="0067222F">
        <w:rPr>
          <w:rFonts w:ascii="Times New Roman" w:hAnsi="Times New Roman" w:cs="Times New Roman"/>
          <w:sz w:val="24"/>
          <w:szCs w:val="24"/>
        </w:rPr>
        <w:t>previous than</w:t>
      </w:r>
      <w:r w:rsidR="007A2A83">
        <w:rPr>
          <w:rFonts w:ascii="Times New Roman" w:hAnsi="Times New Roman" w:cs="Times New Roman"/>
          <w:sz w:val="24"/>
          <w:szCs w:val="24"/>
        </w:rPr>
        <w:t xml:space="preserve"> the two wild </w:t>
      </w:r>
      <w:r w:rsidR="007A2A83">
        <w:rPr>
          <w:rFonts w:ascii="Times New Roman" w:hAnsi="Times New Roman" w:cs="Times New Roman"/>
          <w:sz w:val="24"/>
          <w:szCs w:val="24"/>
        </w:rPr>
        <w:lastRenderedPageBreak/>
        <w:t>ducks</w:t>
      </w:r>
      <w:r w:rsidR="0067222F">
        <w:rPr>
          <w:rFonts w:ascii="Times New Roman" w:hAnsi="Times New Roman" w:cs="Times New Roman"/>
          <w:sz w:val="24"/>
          <w:szCs w:val="24"/>
        </w:rPr>
        <w:t>’</w:t>
      </w:r>
      <w:r w:rsidR="007A2A83">
        <w:rPr>
          <w:rFonts w:ascii="Times New Roman" w:hAnsi="Times New Roman" w:cs="Times New Roman"/>
          <w:sz w:val="24"/>
          <w:szCs w:val="24"/>
        </w:rPr>
        <w:t xml:space="preserve"> split</w:t>
      </w:r>
      <w:r w:rsidR="0067222F">
        <w:rPr>
          <w:rFonts w:ascii="Times New Roman" w:hAnsi="Times New Roman" w:cs="Times New Roman"/>
          <w:sz w:val="24"/>
          <w:szCs w:val="24"/>
        </w:rPr>
        <w:t xml:space="preserve"> in genetic structure analysis</w:t>
      </w:r>
      <w:r w:rsidR="00E5267A">
        <w:rPr>
          <w:rFonts w:ascii="Times New Roman" w:hAnsi="Times New Roman" w:cs="Times New Roman"/>
          <w:sz w:val="24"/>
          <w:szCs w:val="24"/>
        </w:rPr>
        <w:t xml:space="preserve">, and further confirm the tree topology </w:t>
      </w:r>
      <w:r w:rsidR="00193D7E">
        <w:rPr>
          <w:rFonts w:ascii="Times New Roman" w:hAnsi="Times New Roman" w:cs="Times New Roman"/>
          <w:sz w:val="24"/>
          <w:szCs w:val="24"/>
        </w:rPr>
        <w:t>of domestic duck and the two wild ducks</w:t>
      </w:r>
      <w:r w:rsidR="00D028D3">
        <w:rPr>
          <w:rFonts w:ascii="Times New Roman" w:hAnsi="Times New Roman" w:cs="Times New Roman"/>
          <w:sz w:val="24"/>
          <w:szCs w:val="24"/>
        </w:rPr>
        <w:t>,</w:t>
      </w:r>
      <w:r w:rsidR="00E5267A">
        <w:rPr>
          <w:rFonts w:ascii="Times New Roman" w:hAnsi="Times New Roman" w:cs="Times New Roman"/>
          <w:sz w:val="24"/>
          <w:szCs w:val="24"/>
        </w:rPr>
        <w:t xml:space="preserve"> </w:t>
      </w:r>
      <w:r w:rsidR="00D028D3">
        <w:rPr>
          <w:rFonts w:ascii="Times New Roman" w:hAnsi="Times New Roman" w:cs="Times New Roman"/>
          <w:sz w:val="24"/>
          <w:szCs w:val="24"/>
        </w:rPr>
        <w:t>w</w:t>
      </w:r>
      <w:r w:rsidR="00193D7E">
        <w:rPr>
          <w:rFonts w:ascii="Times New Roman" w:hAnsi="Times New Roman" w:cs="Times New Roman"/>
          <w:sz w:val="24"/>
          <w:szCs w:val="24"/>
        </w:rPr>
        <w:t>e random</w:t>
      </w:r>
      <w:r w:rsidR="00492031">
        <w:rPr>
          <w:rFonts w:ascii="Times New Roman" w:hAnsi="Times New Roman" w:cs="Times New Roman"/>
          <w:sz w:val="24"/>
          <w:szCs w:val="24"/>
        </w:rPr>
        <w:t>ly</w:t>
      </w:r>
      <w:r w:rsidR="00193D7E">
        <w:rPr>
          <w:rFonts w:ascii="Times New Roman" w:hAnsi="Times New Roman" w:cs="Times New Roman"/>
          <w:sz w:val="24"/>
          <w:szCs w:val="24"/>
        </w:rPr>
        <w:t xml:space="preserve"> select</w:t>
      </w:r>
      <w:r w:rsidR="00492031">
        <w:rPr>
          <w:rFonts w:ascii="Times New Roman" w:hAnsi="Times New Roman" w:cs="Times New Roman"/>
          <w:sz w:val="24"/>
          <w:szCs w:val="24"/>
        </w:rPr>
        <w:t>ed</w:t>
      </w:r>
      <w:r w:rsidR="00193D7E">
        <w:rPr>
          <w:rFonts w:ascii="Times New Roman" w:hAnsi="Times New Roman" w:cs="Times New Roman"/>
          <w:sz w:val="24"/>
          <w:szCs w:val="24"/>
        </w:rPr>
        <w:t xml:space="preserve"> and </w:t>
      </w:r>
      <w:r w:rsidR="00FB0F26">
        <w:rPr>
          <w:rFonts w:ascii="Times New Roman" w:hAnsi="Times New Roman" w:cs="Times New Roman" w:hint="eastAsia"/>
          <w:sz w:val="24"/>
          <w:szCs w:val="24"/>
        </w:rPr>
        <w:t xml:space="preserve">polarized </w:t>
      </w:r>
      <w:r w:rsidR="00193D7E">
        <w:rPr>
          <w:rFonts w:ascii="Times New Roman" w:hAnsi="Times New Roman" w:cs="Times New Roman"/>
          <w:sz w:val="24"/>
          <w:szCs w:val="24"/>
        </w:rPr>
        <w:t>20</w:t>
      </w:r>
      <w:r w:rsidR="00BC6F06" w:rsidRPr="00116CFE">
        <w:rPr>
          <w:rFonts w:ascii="Times New Roman" w:hAnsi="Times New Roman" w:cs="Times New Roman"/>
          <w:sz w:val="24"/>
          <w:szCs w:val="24"/>
        </w:rPr>
        <w:t>,</w:t>
      </w:r>
      <w:r w:rsidR="00193D7E">
        <w:rPr>
          <w:rFonts w:ascii="Times New Roman" w:hAnsi="Times New Roman" w:cs="Times New Roman"/>
          <w:sz w:val="24"/>
          <w:szCs w:val="24"/>
        </w:rPr>
        <w:t>333</w:t>
      </w:r>
      <w:r w:rsidR="00193D7E">
        <w:rPr>
          <w:rFonts w:ascii="Times New Roman" w:hAnsi="Times New Roman" w:cs="Times New Roman" w:hint="eastAsia"/>
          <w:sz w:val="24"/>
          <w:szCs w:val="24"/>
        </w:rPr>
        <w:t xml:space="preserve"> </w:t>
      </w:r>
      <w:r w:rsidR="00193D7E">
        <w:rPr>
          <w:rFonts w:ascii="Times New Roman" w:hAnsi="Times New Roman" w:cs="Times New Roman"/>
          <w:sz w:val="24"/>
          <w:szCs w:val="24"/>
        </w:rPr>
        <w:t xml:space="preserve">unlinked </w:t>
      </w:r>
      <w:r w:rsidR="00FB0F26">
        <w:rPr>
          <w:rFonts w:ascii="Times New Roman" w:hAnsi="Times New Roman" w:cs="Times New Roman" w:hint="eastAsia"/>
          <w:sz w:val="24"/>
          <w:szCs w:val="24"/>
        </w:rPr>
        <w:t xml:space="preserve">SNPs from </w:t>
      </w:r>
      <w:r w:rsidR="00721151">
        <w:rPr>
          <w:rFonts w:ascii="Times New Roman" w:hAnsi="Times New Roman" w:cs="Times New Roman" w:hint="eastAsia"/>
          <w:sz w:val="24"/>
          <w:szCs w:val="24"/>
        </w:rPr>
        <w:t>these 10 duck populations</w:t>
      </w:r>
      <w:r w:rsidR="00FB0F26">
        <w:rPr>
          <w:rFonts w:ascii="Times New Roman" w:hAnsi="Times New Roman" w:cs="Times New Roman" w:hint="eastAsia"/>
          <w:sz w:val="24"/>
          <w:szCs w:val="24"/>
        </w:rPr>
        <w:t xml:space="preserve"> with two outgroup</w:t>
      </w:r>
      <w:r w:rsidR="00C53879">
        <w:rPr>
          <w:rFonts w:ascii="Times New Roman" w:hAnsi="Times New Roman" w:cs="Times New Roman"/>
          <w:sz w:val="24"/>
          <w:szCs w:val="24"/>
        </w:rPr>
        <w:t>s</w:t>
      </w:r>
      <w:r w:rsidR="00FB0F26">
        <w:rPr>
          <w:rFonts w:ascii="Times New Roman" w:hAnsi="Times New Roman" w:cs="Times New Roman" w:hint="eastAsia"/>
          <w:sz w:val="24"/>
          <w:szCs w:val="24"/>
        </w:rPr>
        <w:t xml:space="preserve"> (</w:t>
      </w:r>
      <w:r w:rsidR="00D26D54">
        <w:rPr>
          <w:rFonts w:ascii="Times New Roman" w:hAnsi="Times New Roman" w:cs="Times New Roman"/>
          <w:sz w:val="24"/>
          <w:szCs w:val="24"/>
        </w:rPr>
        <w:t>M</w:t>
      </w:r>
      <w:r w:rsidR="00D26D54">
        <w:rPr>
          <w:rFonts w:ascii="Times New Roman" w:hAnsi="Times New Roman" w:cs="Times New Roman" w:hint="eastAsia"/>
          <w:sz w:val="24"/>
          <w:szCs w:val="24"/>
        </w:rPr>
        <w:t xml:space="preserve">uscovy </w:t>
      </w:r>
      <w:r w:rsidR="00FB0F26">
        <w:rPr>
          <w:rFonts w:ascii="Times New Roman" w:hAnsi="Times New Roman" w:cs="Times New Roman" w:hint="eastAsia"/>
          <w:sz w:val="24"/>
          <w:szCs w:val="24"/>
        </w:rPr>
        <w:t xml:space="preserve">ducks) </w:t>
      </w:r>
      <w:r w:rsidR="00193D7E">
        <w:rPr>
          <w:rFonts w:ascii="Times New Roman" w:hAnsi="Times New Roman" w:cs="Times New Roman"/>
          <w:sz w:val="24"/>
          <w:szCs w:val="24"/>
        </w:rPr>
        <w:t xml:space="preserve">for a </w:t>
      </w:r>
      <w:r w:rsidR="00193D7E" w:rsidRPr="00116CFE">
        <w:rPr>
          <w:rFonts w:ascii="Times New Roman" w:hAnsi="Times New Roman" w:cs="Times New Roman"/>
          <w:sz w:val="24"/>
          <w:szCs w:val="24"/>
        </w:rPr>
        <w:t>diffusion approach</w:t>
      </w:r>
      <w:r w:rsidR="00193D7E">
        <w:rPr>
          <w:rFonts w:ascii="Times New Roman" w:hAnsi="Times New Roman" w:cs="Times New Roman"/>
          <w:sz w:val="24"/>
          <w:szCs w:val="24"/>
        </w:rPr>
        <w:t xml:space="preserve"> demographic simulation </w:t>
      </w:r>
      <w:r w:rsidR="00193D7E" w:rsidRPr="00116CFE">
        <w:rPr>
          <w:rFonts w:ascii="Times New Roman" w:hAnsi="Times New Roman" w:cs="Times New Roman"/>
          <w:sz w:val="24"/>
          <w:szCs w:val="24"/>
        </w:rPr>
        <w:t>(</w:t>
      </w:r>
      <m:oMath>
        <m:r>
          <m:rPr>
            <m:sty m:val="p"/>
          </m:rPr>
          <w:rPr>
            <w:rFonts w:ascii="Cambria Math" w:hAnsi="Cambria Math" w:cs="Times New Roman"/>
            <w:sz w:val="24"/>
            <w:szCs w:val="24"/>
          </w:rPr>
          <m:t>∂</m:t>
        </m:r>
      </m:oMath>
      <w:r w:rsidR="00193D7E" w:rsidRPr="00194533">
        <w:rPr>
          <w:rFonts w:ascii="Times New Roman" w:hAnsi="Times New Roman" w:cs="Times New Roman"/>
          <w:sz w:val="24"/>
          <w:szCs w:val="24"/>
        </w:rPr>
        <w:t>a</w:t>
      </w:r>
      <m:oMath>
        <m:r>
          <m:rPr>
            <m:sty m:val="p"/>
          </m:rPr>
          <w:rPr>
            <w:rFonts w:ascii="Cambria Math" w:hAnsi="Cambria Math" w:cs="Times New Roman"/>
            <w:sz w:val="24"/>
            <w:szCs w:val="24"/>
          </w:rPr>
          <m:t>∂</m:t>
        </m:r>
      </m:oMath>
      <w:r w:rsidR="00193D7E" w:rsidRPr="00194533">
        <w:rPr>
          <w:rFonts w:ascii="Times New Roman" w:hAnsi="Times New Roman" w:cs="Times New Roman"/>
          <w:sz w:val="24"/>
          <w:szCs w:val="24"/>
        </w:rPr>
        <w:t>i</w:t>
      </w:r>
      <w:r w:rsidR="00193D7E" w:rsidRPr="00116CFE">
        <w:rPr>
          <w:rFonts w:ascii="Times New Roman" w:hAnsi="Times New Roman" w:cs="Times New Roman"/>
          <w:sz w:val="24"/>
          <w:szCs w:val="24"/>
        </w:rPr>
        <w:t>)</w:t>
      </w:r>
      <w:r w:rsidR="00FB0F26">
        <w:rPr>
          <w:rFonts w:ascii="Times New Roman" w:hAnsi="Times New Roman" w:cs="Times New Roman" w:hint="eastAsia"/>
          <w:sz w:val="24"/>
          <w:szCs w:val="24"/>
        </w:rPr>
        <w:t>(Materials and Methods)</w:t>
      </w:r>
      <w:r w:rsidR="003A420E">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&lt;EndNote&gt;&lt;Cite&gt;&lt;Author&gt;Gutenkunst&lt;/Author&gt;&lt;Year&gt;2009&lt;/Year&gt;&lt;RecNum&gt;18&lt;/RecNum&gt;&lt;DisplayText&gt;(24)&lt;/DisplayText&gt;&lt;record&gt;&lt;rec-number&gt;18&lt;/rec-number&gt;&lt;foreign-keys&gt;&lt;key app="EN" db-id="zd9vrr9r4sxpvoex0z2x0seo95tx9fexr95t" timestamp="1486223843"&gt;18&lt;/key&gt;&lt;/foreign-keys&gt;&lt;ref-type name="Journal Article"&gt;17&lt;/ref-type&gt;&lt;contributors&gt;&lt;authors&gt;&lt;author&gt;Gutenkunst, R. N.&lt;/author&gt;&lt;author&gt;Hernandez, R. D.&lt;/author&gt;&lt;author&gt;Williamson, S. H.&lt;/author&gt;&lt;author&gt;Bustamante, C. D.&lt;/author&gt;&lt;/authors&gt;&lt;/contributors&gt;&lt;auth-address&gt;Theoretical Biology and Biophysics and Center for Nonlinear Studies, Los Alamos National Laboratory, Los Alamos, New Mexico, USA. ryang@lanl.gov&lt;/auth-address&gt;&lt;titles&gt;&lt;title&gt;Inferring the joint demographic history of multiple populations from multidimensional SNP frequency data&lt;/title&gt;&lt;secondary-title&gt;PLoS Genet&lt;/secondary-title&gt;&lt;/titles&gt;&lt;periodical&gt;&lt;full-title&gt;PLoS Genet&lt;/full-title&gt;&lt;/periodical&gt;&lt;pages&gt;e1000695&lt;/pages&gt;&lt;volume&gt;5&lt;/volume&gt;&lt;number&gt;10&lt;/number&gt;&lt;keywords&gt;&lt;keyword&gt;Africa&lt;/keyword&gt;&lt;keyword&gt;Asia&lt;/keyword&gt;&lt;keyword&gt;Continental Population Groups/*genetics/*history&lt;/keyword&gt;&lt;keyword&gt;Demography&lt;/keyword&gt;&lt;keyword&gt;Europe&lt;/keyword&gt;&lt;keyword&gt;*Evolution, Molecular&lt;/keyword&gt;&lt;keyword&gt;*Gene Frequency&lt;/keyword&gt;&lt;keyword&gt;History, Ancient&lt;/keyword&gt;&lt;keyword&gt;Humans&lt;/keyword&gt;&lt;keyword&gt;Models, Genetic&lt;/keyword&gt;&lt;keyword&gt;*Polymorphism, Single Nucleotide&lt;/keyword&gt;&lt;/keywords&gt;&lt;dates&gt;&lt;year&gt;2009&lt;/year&gt;&lt;pub-dates&gt;&lt;date&gt;Oct&lt;/date&gt;&lt;/pub-dates&gt;&lt;/dates&gt;&lt;isbn&gt;1553-7404 (Electronic)&amp;#xD;1553-7390 (Linking)&lt;/isbn&gt;&lt;accession-num&gt;19851460&lt;/accession-num&gt;&lt;urls&gt;&lt;related-urls&gt;&lt;url&gt;https://www.ncbi.nlm.nih.gov/pubmed/19851460&lt;/url&gt;&lt;/related-urls&gt;&lt;/urls&gt;&lt;custom2&gt;PMC2760211&lt;/custom2&gt;&lt;electronic-resource-num&gt;10.1371/journal.pgen.1000695&lt;/electronic-resource-num&gt;&lt;/record&gt;&lt;/Cite&gt;&lt;/EndNote&gt;</w:instrText>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4" w:tooltip="Gutenkunst, 2009 #18" w:history="1">
        <w:r w:rsidR="00F50B80">
          <w:rPr>
            <w:rFonts w:ascii="Times New Roman" w:hAnsi="Times New Roman" w:cs="Times New Roman"/>
            <w:noProof/>
            <w:sz w:val="24"/>
            <w:szCs w:val="24"/>
          </w:rPr>
          <w:t>24</w:t>
        </w:r>
      </w:hyperlink>
      <w:r w:rsidR="00F50B80">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FB0F26">
        <w:rPr>
          <w:rFonts w:ascii="Times New Roman" w:hAnsi="Times New Roman" w:cs="Times New Roman" w:hint="eastAsia"/>
          <w:sz w:val="24"/>
          <w:szCs w:val="24"/>
        </w:rPr>
        <w:t xml:space="preserve">. </w:t>
      </w:r>
      <w:r w:rsidR="00FD76F2">
        <w:rPr>
          <w:rFonts w:ascii="Times New Roman" w:hAnsi="Times New Roman" w:cs="Times New Roman" w:hint="eastAsia"/>
          <w:sz w:val="24"/>
          <w:szCs w:val="24"/>
        </w:rPr>
        <w:t>We estimated the divergent time of the domestic ducks (q</w:t>
      </w:r>
      <w:r w:rsidR="00FD76F2">
        <w:rPr>
          <w:rFonts w:ascii="Times New Roman" w:hAnsi="Times New Roman" w:cs="Times New Roman"/>
          <w:sz w:val="24"/>
          <w:szCs w:val="24"/>
        </w:rPr>
        <w:t>uantize</w:t>
      </w:r>
      <w:r w:rsidR="00FD76F2">
        <w:rPr>
          <w:rFonts w:ascii="Times New Roman" w:hAnsi="Times New Roman" w:cs="Times New Roman" w:hint="eastAsia"/>
          <w:sz w:val="24"/>
          <w:szCs w:val="24"/>
        </w:rPr>
        <w:t xml:space="preserve"> all </w:t>
      </w:r>
      <w:r w:rsidR="00FD76F2">
        <w:rPr>
          <w:rFonts w:ascii="Times New Roman" w:hAnsi="Times New Roman" w:cs="Times New Roman"/>
          <w:sz w:val="24"/>
          <w:szCs w:val="24"/>
        </w:rPr>
        <w:t>eight</w:t>
      </w:r>
      <w:r w:rsidR="00FD76F2">
        <w:rPr>
          <w:rFonts w:ascii="Times New Roman" w:hAnsi="Times New Roman" w:cs="Times New Roman" w:hint="eastAsia"/>
          <w:sz w:val="24"/>
          <w:szCs w:val="24"/>
        </w:rPr>
        <w:t xml:space="preserve"> domestic </w:t>
      </w:r>
      <w:r w:rsidR="00FD76F2">
        <w:rPr>
          <w:rFonts w:ascii="Times New Roman" w:hAnsi="Times New Roman" w:cs="Times New Roman"/>
          <w:sz w:val="24"/>
          <w:szCs w:val="24"/>
        </w:rPr>
        <w:t>breeds</w:t>
      </w:r>
      <w:r w:rsidR="00FD76F2">
        <w:rPr>
          <w:rFonts w:ascii="Times New Roman" w:hAnsi="Times New Roman" w:cs="Times New Roman" w:hint="eastAsia"/>
          <w:sz w:val="24"/>
          <w:szCs w:val="24"/>
        </w:rPr>
        <w:t xml:space="preserve"> into one population) and two wild duck populations (the mallard </w:t>
      </w:r>
      <w:r w:rsidR="00BE548C">
        <w:rPr>
          <w:rFonts w:ascii="Times New Roman" w:hAnsi="Times New Roman" w:cs="Times New Roman"/>
          <w:sz w:val="24"/>
          <w:szCs w:val="24"/>
        </w:rPr>
        <w:t xml:space="preserve">duck </w:t>
      </w:r>
      <w:r w:rsidR="00FD76F2">
        <w:rPr>
          <w:rFonts w:ascii="Times New Roman" w:hAnsi="Times New Roman" w:cs="Times New Roman" w:hint="eastAsia"/>
          <w:sz w:val="24"/>
          <w:szCs w:val="24"/>
        </w:rPr>
        <w:t>and spot-billed duck)</w:t>
      </w:r>
      <w:r w:rsidR="00F72CA5">
        <w:rPr>
          <w:rFonts w:ascii="Times New Roman" w:hAnsi="Times New Roman" w:cs="Times New Roman"/>
          <w:sz w:val="24"/>
          <w:szCs w:val="24"/>
        </w:rPr>
        <w:t xml:space="preserve"> using </w:t>
      </w:r>
      <w:r w:rsidR="00552283">
        <w:rPr>
          <w:rFonts w:ascii="Times New Roman" w:hAnsi="Times New Roman" w:cs="Times New Roman"/>
          <w:sz w:val="24"/>
          <w:szCs w:val="24"/>
        </w:rPr>
        <w:t>two simple but informative models, which one t</w:t>
      </w:r>
      <w:r w:rsidR="00607AB0">
        <w:rPr>
          <w:rFonts w:ascii="Times New Roman" w:hAnsi="Times New Roman" w:cs="Times New Roman"/>
          <w:sz w:val="24"/>
          <w:szCs w:val="24"/>
        </w:rPr>
        <w:t>oo</w:t>
      </w:r>
      <w:r w:rsidR="00552283">
        <w:rPr>
          <w:rFonts w:ascii="Times New Roman" w:hAnsi="Times New Roman" w:cs="Times New Roman"/>
          <w:sz w:val="24"/>
          <w:szCs w:val="24"/>
        </w:rPr>
        <w:t>k</w:t>
      </w:r>
      <w:r w:rsidR="00607AB0">
        <w:rPr>
          <w:rFonts w:ascii="Times New Roman" w:hAnsi="Times New Roman" w:cs="Times New Roman"/>
          <w:sz w:val="24"/>
          <w:szCs w:val="24"/>
        </w:rPr>
        <w:t xml:space="preserve"> and the other did not </w:t>
      </w:r>
      <w:r w:rsidR="00591DD8">
        <w:rPr>
          <w:rFonts w:ascii="Times New Roman" w:hAnsi="Times New Roman" w:cs="Times New Roman"/>
          <w:sz w:val="24"/>
          <w:szCs w:val="24"/>
        </w:rPr>
        <w:t>take</w:t>
      </w:r>
      <w:r w:rsidR="00552283">
        <w:rPr>
          <w:rFonts w:ascii="Times New Roman" w:hAnsi="Times New Roman" w:cs="Times New Roman"/>
          <w:sz w:val="24"/>
          <w:szCs w:val="24"/>
        </w:rPr>
        <w:t xml:space="preserve"> migration into account</w:t>
      </w:r>
      <w:r w:rsidR="0028047B">
        <w:rPr>
          <w:rFonts w:ascii="Times New Roman" w:hAnsi="Times New Roman" w:cs="Times New Roman"/>
          <w:sz w:val="24"/>
          <w:szCs w:val="24"/>
        </w:rPr>
        <w:t xml:space="preserve"> </w:t>
      </w:r>
      <w:r w:rsidR="00DD2612">
        <w:rPr>
          <w:rFonts w:ascii="Times New Roman" w:hAnsi="Times New Roman" w:cs="Times New Roman"/>
          <w:sz w:val="24"/>
          <w:szCs w:val="24"/>
        </w:rPr>
        <w:t>(</w:t>
      </w:r>
      <w:r w:rsidR="00DD2612">
        <w:rPr>
          <w:rFonts w:ascii="Times New Roman" w:hAnsi="Times New Roman" w:cs="Times New Roman" w:hint="eastAsia"/>
          <w:sz w:val="24"/>
          <w:szCs w:val="24"/>
        </w:rPr>
        <w:t>Materials and Methods</w:t>
      </w:r>
      <w:r w:rsidR="008E3A29">
        <w:rPr>
          <w:rFonts w:ascii="Times New Roman" w:hAnsi="Times New Roman" w:cs="Times New Roman"/>
          <w:sz w:val="24"/>
          <w:szCs w:val="24"/>
        </w:rPr>
        <w:t xml:space="preserve">, </w:t>
      </w:r>
      <w:r w:rsidR="00FD76F2" w:rsidRPr="00063348">
        <w:rPr>
          <w:rFonts w:ascii="Times New Roman" w:hAnsi="Times New Roman" w:cs="Times New Roman"/>
          <w:sz w:val="24"/>
          <w:szCs w:val="24"/>
        </w:rPr>
        <w:t>Fig. 3</w:t>
      </w:r>
      <w:r w:rsidR="00045A30">
        <w:rPr>
          <w:rFonts w:ascii="Times New Roman" w:hAnsi="Times New Roman" w:cs="Times New Roman"/>
          <w:sz w:val="24"/>
          <w:szCs w:val="24"/>
        </w:rPr>
        <w:t>a</w:t>
      </w:r>
      <w:r w:rsidR="00FD76F2">
        <w:rPr>
          <w:rFonts w:ascii="Times New Roman" w:hAnsi="Times New Roman" w:cs="Times New Roman" w:hint="eastAsia"/>
          <w:sz w:val="24"/>
          <w:szCs w:val="24"/>
        </w:rPr>
        <w:t xml:space="preserve">). </w:t>
      </w:r>
      <w:r w:rsidR="008E3A29">
        <w:rPr>
          <w:rFonts w:ascii="Times New Roman" w:hAnsi="Times New Roman" w:cs="Times New Roman"/>
          <w:sz w:val="24"/>
          <w:szCs w:val="24"/>
        </w:rPr>
        <w:t xml:space="preserve">One hundred </w:t>
      </w:r>
      <w:r w:rsidR="00F578F6">
        <w:rPr>
          <w:rFonts w:ascii="Times New Roman" w:hAnsi="Times New Roman" w:cs="Times New Roman"/>
          <w:sz w:val="24"/>
          <w:szCs w:val="24"/>
        </w:rPr>
        <w:t>bootstrap simulations of the t</w:t>
      </w:r>
      <w:r w:rsidR="00591DD8">
        <w:rPr>
          <w:rFonts w:ascii="Times New Roman" w:hAnsi="Times New Roman" w:cs="Times New Roman"/>
          <w:sz w:val="24"/>
          <w:szCs w:val="24"/>
        </w:rPr>
        <w:t>wo</w:t>
      </w:r>
      <w:r w:rsidR="00552283">
        <w:rPr>
          <w:rFonts w:ascii="Times New Roman" w:hAnsi="Times New Roman" w:cs="Times New Roman"/>
          <w:sz w:val="24"/>
          <w:szCs w:val="24"/>
        </w:rPr>
        <w:t xml:space="preserve"> models support </w:t>
      </w:r>
      <w:r w:rsidR="00FD76F2">
        <w:rPr>
          <w:rFonts w:ascii="Times New Roman" w:hAnsi="Times New Roman" w:cs="Times New Roman" w:hint="eastAsia"/>
          <w:sz w:val="24"/>
          <w:szCs w:val="24"/>
        </w:rPr>
        <w:t xml:space="preserve">that both </w:t>
      </w:r>
      <w:r w:rsidR="00DD2612">
        <w:rPr>
          <w:rFonts w:ascii="Times New Roman" w:hAnsi="Times New Roman" w:cs="Times New Roman"/>
          <w:sz w:val="24"/>
          <w:szCs w:val="24"/>
        </w:rPr>
        <w:t>the</w:t>
      </w:r>
      <w:r w:rsidR="00552283" w:rsidRPr="00552283">
        <w:rPr>
          <w:rFonts w:ascii="Times New Roman" w:hAnsi="Times New Roman" w:cs="Times New Roman"/>
          <w:sz w:val="24"/>
          <w:szCs w:val="24"/>
        </w:rPr>
        <w:t xml:space="preserve"> </w:t>
      </w:r>
      <w:r w:rsidR="00552283">
        <w:rPr>
          <w:rFonts w:ascii="Times New Roman" w:hAnsi="Times New Roman" w:cs="Times New Roman" w:hint="eastAsia"/>
          <w:sz w:val="24"/>
          <w:szCs w:val="24"/>
        </w:rPr>
        <w:t>divergent time</w:t>
      </w:r>
      <w:r w:rsidR="0023142A">
        <w:rPr>
          <w:rFonts w:ascii="Times New Roman" w:hAnsi="Times New Roman" w:cs="Times New Roman"/>
          <w:sz w:val="24"/>
          <w:szCs w:val="24"/>
        </w:rPr>
        <w:t>s</w:t>
      </w:r>
      <w:r w:rsidR="00DD2612">
        <w:rPr>
          <w:rFonts w:ascii="Times New Roman" w:hAnsi="Times New Roman" w:cs="Times New Roman"/>
          <w:sz w:val="24"/>
          <w:szCs w:val="24"/>
        </w:rPr>
        <w:t xml:space="preserve"> </w:t>
      </w:r>
      <w:r w:rsidR="00552283">
        <w:rPr>
          <w:rFonts w:ascii="Times New Roman" w:hAnsi="Times New Roman" w:cs="Times New Roman"/>
          <w:sz w:val="24"/>
          <w:szCs w:val="24"/>
        </w:rPr>
        <w:t xml:space="preserve">between </w:t>
      </w:r>
      <w:r w:rsidR="00FD76F2">
        <w:rPr>
          <w:rFonts w:ascii="Times New Roman" w:hAnsi="Times New Roman" w:cs="Times New Roman" w:hint="eastAsia"/>
          <w:sz w:val="24"/>
          <w:szCs w:val="24"/>
        </w:rPr>
        <w:t xml:space="preserve">two </w:t>
      </w:r>
      <w:r w:rsidR="00970CB8">
        <w:rPr>
          <w:rFonts w:ascii="Times New Roman" w:hAnsi="Times New Roman" w:cs="Times New Roman" w:hint="eastAsia"/>
          <w:sz w:val="24"/>
          <w:szCs w:val="24"/>
        </w:rPr>
        <w:t>wild duck</w:t>
      </w:r>
      <w:r w:rsidR="0023142A">
        <w:rPr>
          <w:rFonts w:ascii="Times New Roman" w:hAnsi="Times New Roman" w:cs="Times New Roman"/>
          <w:sz w:val="24"/>
          <w:szCs w:val="24"/>
        </w:rPr>
        <w:t xml:space="preserve"> </w:t>
      </w:r>
      <w:r w:rsidR="001B523B">
        <w:rPr>
          <w:rFonts w:ascii="Times New Roman" w:hAnsi="Times New Roman" w:cs="Times New Roman"/>
          <w:sz w:val="24"/>
          <w:szCs w:val="24"/>
        </w:rPr>
        <w:t xml:space="preserve">populations and domestic duck </w:t>
      </w:r>
      <w:r w:rsidR="0023142A">
        <w:rPr>
          <w:rFonts w:ascii="Times New Roman" w:hAnsi="Times New Roman" w:cs="Times New Roman"/>
          <w:sz w:val="24"/>
          <w:szCs w:val="24"/>
        </w:rPr>
        <w:t>were almost equal (100~300</w:t>
      </w:r>
      <w:r w:rsidR="0022688B">
        <w:rPr>
          <w:rFonts w:ascii="Times New Roman" w:hAnsi="Times New Roman" w:cs="Times New Roman"/>
          <w:sz w:val="24"/>
          <w:szCs w:val="24"/>
        </w:rPr>
        <w:t xml:space="preserve"> </w:t>
      </w:r>
      <w:r w:rsidR="0023142A">
        <w:rPr>
          <w:rFonts w:ascii="Times New Roman" w:hAnsi="Times New Roman" w:cs="Times New Roman"/>
          <w:sz w:val="24"/>
          <w:szCs w:val="24"/>
        </w:rPr>
        <w:t xml:space="preserve">Kyr) and longer than the corresponding one between </w:t>
      </w:r>
      <w:r w:rsidR="0023142A">
        <w:rPr>
          <w:rFonts w:ascii="Times New Roman" w:hAnsi="Times New Roman" w:cs="Times New Roman" w:hint="eastAsia"/>
          <w:sz w:val="24"/>
          <w:szCs w:val="24"/>
        </w:rPr>
        <w:t xml:space="preserve">the </w:t>
      </w:r>
      <w:r w:rsidR="004E2A24">
        <w:rPr>
          <w:rFonts w:ascii="Times New Roman" w:hAnsi="Times New Roman" w:cs="Times New Roman" w:hint="eastAsia"/>
          <w:sz w:val="24"/>
          <w:szCs w:val="24"/>
        </w:rPr>
        <w:t>mallard duck and spot-billed</w:t>
      </w:r>
      <w:r w:rsidR="0023142A">
        <w:rPr>
          <w:rFonts w:ascii="Times New Roman" w:hAnsi="Times New Roman" w:cs="Times New Roman" w:hint="eastAsia"/>
          <w:sz w:val="24"/>
          <w:szCs w:val="24"/>
        </w:rPr>
        <w:t xml:space="preserve"> duck</w:t>
      </w:r>
      <w:r w:rsidR="0023142A">
        <w:rPr>
          <w:rFonts w:ascii="Times New Roman" w:hAnsi="Times New Roman" w:cs="Times New Roman"/>
          <w:sz w:val="24"/>
          <w:szCs w:val="24"/>
        </w:rPr>
        <w:t xml:space="preserve"> (~</w:t>
      </w:r>
      <w:r w:rsidR="00B50388">
        <w:rPr>
          <w:rFonts w:ascii="Times New Roman" w:hAnsi="Times New Roman" w:cs="Times New Roman"/>
          <w:sz w:val="24"/>
          <w:szCs w:val="24"/>
        </w:rPr>
        <w:t>70</w:t>
      </w:r>
      <w:r w:rsidR="0022688B">
        <w:rPr>
          <w:rFonts w:ascii="Times New Roman" w:hAnsi="Times New Roman" w:cs="Times New Roman"/>
          <w:sz w:val="24"/>
          <w:szCs w:val="24"/>
        </w:rPr>
        <w:t xml:space="preserve"> </w:t>
      </w:r>
      <w:r w:rsidR="0023142A">
        <w:rPr>
          <w:rFonts w:ascii="Times New Roman" w:hAnsi="Times New Roman" w:cs="Times New Roman"/>
          <w:sz w:val="24"/>
          <w:szCs w:val="24"/>
        </w:rPr>
        <w:t>Kyr</w:t>
      </w:r>
      <w:r w:rsidR="008E3A29">
        <w:rPr>
          <w:rFonts w:ascii="Times New Roman" w:hAnsi="Times New Roman" w:cs="Times New Roman"/>
          <w:sz w:val="24"/>
          <w:szCs w:val="24"/>
        </w:rPr>
        <w:t xml:space="preserve">, </w:t>
      </w:r>
      <w:r w:rsidR="0023142A">
        <w:rPr>
          <w:rFonts w:ascii="Times New Roman" w:hAnsi="Times New Roman" w:cs="Times New Roman"/>
          <w:sz w:val="24"/>
          <w:szCs w:val="24"/>
        </w:rPr>
        <w:t>Fig. 3b-c</w:t>
      </w:r>
      <w:r w:rsidR="006E6FE2">
        <w:rPr>
          <w:rFonts w:ascii="Times New Roman" w:hAnsi="Times New Roman" w:cs="Times New Roman"/>
          <w:sz w:val="24"/>
          <w:szCs w:val="24"/>
        </w:rPr>
        <w:t>;</w:t>
      </w:r>
      <w:r w:rsidR="00173A57">
        <w:rPr>
          <w:rFonts w:ascii="Times New Roman" w:hAnsi="Times New Roman" w:cs="Times New Roman"/>
          <w:sz w:val="24"/>
          <w:szCs w:val="24"/>
        </w:rPr>
        <w:t xml:space="preserve"> </w:t>
      </w:r>
      <w:r w:rsidR="008719DE">
        <w:rPr>
          <w:rFonts w:ascii="Times New Roman" w:hAnsi="Times New Roman" w:cs="Times New Roman"/>
          <w:sz w:val="24"/>
          <w:szCs w:val="24"/>
        </w:rPr>
        <w:t>SI Appendix</w:t>
      </w:r>
      <w:r w:rsidR="001211AD">
        <w:rPr>
          <w:rFonts w:ascii="Times New Roman" w:hAnsi="Times New Roman" w:cs="Times New Roman"/>
          <w:sz w:val="24"/>
          <w:szCs w:val="24"/>
        </w:rPr>
        <w:t xml:space="preserve">; </w:t>
      </w:r>
      <w:r w:rsidR="006C33EC">
        <w:rPr>
          <w:rFonts w:ascii="Times New Roman" w:hAnsi="Times New Roman" w:cs="Times New Roman"/>
          <w:sz w:val="24"/>
          <w:szCs w:val="24"/>
        </w:rPr>
        <w:t>Table S12, Fig. S15-16</w:t>
      </w:r>
      <w:r w:rsidR="0023142A">
        <w:rPr>
          <w:rFonts w:ascii="Times New Roman" w:hAnsi="Times New Roman" w:cs="Times New Roman"/>
          <w:sz w:val="24"/>
          <w:szCs w:val="24"/>
        </w:rPr>
        <w:t xml:space="preserve">). These results </w:t>
      </w:r>
      <w:r w:rsidR="00970CB8">
        <w:rPr>
          <w:rFonts w:ascii="Times New Roman" w:hAnsi="Times New Roman" w:cs="Times New Roman" w:hint="eastAsia"/>
          <w:sz w:val="24"/>
          <w:szCs w:val="24"/>
        </w:rPr>
        <w:t xml:space="preserve">further supported that the </w:t>
      </w:r>
      <w:r w:rsidR="00067DF4">
        <w:rPr>
          <w:rFonts w:ascii="Times New Roman" w:hAnsi="Times New Roman" w:cs="Times New Roman"/>
          <w:sz w:val="24"/>
          <w:szCs w:val="24"/>
        </w:rPr>
        <w:t xml:space="preserve">ancestor of </w:t>
      </w:r>
      <w:r w:rsidR="00970CB8">
        <w:rPr>
          <w:rFonts w:ascii="Times New Roman" w:hAnsi="Times New Roman" w:cs="Times New Roman" w:hint="eastAsia"/>
          <w:sz w:val="24"/>
          <w:szCs w:val="24"/>
        </w:rPr>
        <w:t xml:space="preserve">domestic duck </w:t>
      </w:r>
      <w:r w:rsidR="00067DF4">
        <w:rPr>
          <w:rFonts w:ascii="Times New Roman" w:hAnsi="Times New Roman" w:cs="Times New Roman"/>
          <w:sz w:val="24"/>
          <w:szCs w:val="24"/>
        </w:rPr>
        <w:t xml:space="preserve">split from the ancestor of </w:t>
      </w:r>
      <w:r w:rsidR="004E2A24">
        <w:rPr>
          <w:rFonts w:ascii="Times New Roman" w:hAnsi="Times New Roman" w:cs="Times New Roman" w:hint="eastAsia"/>
          <w:color w:val="000000" w:themeColor="text1"/>
          <w:sz w:val="24"/>
          <w:szCs w:val="24"/>
        </w:rPr>
        <w:t>mallard duck and spot-billed</w:t>
      </w:r>
      <w:r w:rsidR="00067DF4">
        <w:rPr>
          <w:rFonts w:ascii="Times New Roman" w:hAnsi="Times New Roman" w:cs="Times New Roman" w:hint="eastAsia"/>
          <w:color w:val="000000" w:themeColor="text1"/>
          <w:sz w:val="24"/>
          <w:szCs w:val="24"/>
        </w:rPr>
        <w:t xml:space="preserve"> </w:t>
      </w:r>
      <w:r w:rsidR="00067DF4">
        <w:rPr>
          <w:rFonts w:ascii="Times New Roman" w:hAnsi="Times New Roman" w:cs="Times New Roman"/>
          <w:color w:val="000000" w:themeColor="text1"/>
          <w:sz w:val="24"/>
          <w:szCs w:val="24"/>
        </w:rPr>
        <w:t>duck before the two wild ducks</w:t>
      </w:r>
      <w:r w:rsidR="0084622D">
        <w:rPr>
          <w:rFonts w:ascii="Times New Roman" w:hAnsi="Times New Roman" w:cs="Times New Roman"/>
          <w:color w:val="000000" w:themeColor="text1"/>
          <w:sz w:val="24"/>
          <w:szCs w:val="24"/>
        </w:rPr>
        <w:t>’</w:t>
      </w:r>
      <w:r w:rsidR="00067DF4">
        <w:rPr>
          <w:rFonts w:ascii="Times New Roman" w:hAnsi="Times New Roman" w:cs="Times New Roman"/>
          <w:color w:val="000000" w:themeColor="text1"/>
          <w:sz w:val="24"/>
          <w:szCs w:val="24"/>
        </w:rPr>
        <w:t xml:space="preserve"> divergence</w:t>
      </w:r>
      <w:r w:rsidR="00970CB8">
        <w:rPr>
          <w:rFonts w:ascii="Times New Roman" w:hAnsi="Times New Roman" w:cs="Times New Roman" w:hint="eastAsia"/>
          <w:sz w:val="24"/>
          <w:szCs w:val="24"/>
        </w:rPr>
        <w:t>.</w:t>
      </w:r>
    </w:p>
    <w:p w14:paraId="6749AC28" w14:textId="20F0E0A2" w:rsidR="003463A6" w:rsidRDefault="00970CB8" w:rsidP="00CB79F4">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Moreover, we performed a haploid pairwise sequential Markovian coalescent (PSMC) analysis to reconstruct the demographic history and estimate</w:t>
      </w:r>
      <w:r>
        <w:rPr>
          <w:rFonts w:ascii="Times New Roman" w:hAnsi="Times New Roman" w:cs="Times New Roman"/>
          <w:sz w:val="24"/>
          <w:szCs w:val="24"/>
        </w:rPr>
        <w:t>d</w:t>
      </w:r>
      <w:r>
        <w:rPr>
          <w:rFonts w:ascii="Times New Roman" w:hAnsi="Times New Roman" w:cs="Times New Roman" w:hint="eastAsia"/>
          <w:sz w:val="24"/>
          <w:szCs w:val="24"/>
        </w:rPr>
        <w:t xml:space="preserve"> the </w:t>
      </w:r>
      <w:r w:rsidR="00FB0F26">
        <w:rPr>
          <w:rFonts w:ascii="Times New Roman" w:hAnsi="Times New Roman" w:cs="Times New Roman" w:hint="eastAsia"/>
          <w:sz w:val="24"/>
          <w:szCs w:val="24"/>
        </w:rPr>
        <w:t>effective population size (</w:t>
      </w:r>
      <w:r w:rsidR="00FB0F26" w:rsidRPr="00CB79F4">
        <w:rPr>
          <w:rFonts w:ascii="Times New Roman" w:hAnsi="Times New Roman" w:cs="Times New Roman"/>
          <w:i/>
          <w:sz w:val="24"/>
          <w:szCs w:val="24"/>
        </w:rPr>
        <w:t>N</w:t>
      </w:r>
      <w:r w:rsidR="00FB0F26" w:rsidRPr="00CB79F4">
        <w:rPr>
          <w:rFonts w:ascii="Times New Roman" w:hAnsi="Times New Roman" w:cs="Times New Roman"/>
          <w:i/>
          <w:sz w:val="24"/>
          <w:szCs w:val="24"/>
          <w:vertAlign w:val="subscript"/>
        </w:rPr>
        <w:t>e</w:t>
      </w:r>
      <w:r w:rsidR="00FB0F26">
        <w:rPr>
          <w:rFonts w:ascii="Times New Roman" w:hAnsi="Times New Roman" w:cs="Times New Roman" w:hint="eastAsia"/>
          <w:sz w:val="24"/>
          <w:szCs w:val="24"/>
        </w:rPr>
        <w:t>)</w:t>
      </w:r>
      <w:r w:rsidR="002612B9">
        <w:rPr>
          <w:rFonts w:ascii="Times New Roman" w:hAnsi="Times New Roman" w:cs="Times New Roman"/>
          <w:sz w:val="24"/>
          <w:szCs w:val="24"/>
        </w:rPr>
        <w:t xml:space="preserve"> change along time</w:t>
      </w:r>
      <w:r w:rsidR="00FB0F26">
        <w:rPr>
          <w:rFonts w:ascii="Times New Roman" w:hAnsi="Times New Roman" w:cs="Times New Roman" w:hint="eastAsia"/>
          <w:sz w:val="24"/>
          <w:szCs w:val="24"/>
        </w:rPr>
        <w:t xml:space="preserve"> among the mallard, spot-billed, </w:t>
      </w:r>
      <w:r w:rsidR="00BC6F06">
        <w:rPr>
          <w:rFonts w:ascii="Times New Roman" w:hAnsi="Times New Roman" w:cs="Times New Roman"/>
          <w:sz w:val="24"/>
          <w:szCs w:val="24"/>
        </w:rPr>
        <w:t>B</w:t>
      </w:r>
      <w:r w:rsidR="005376A1">
        <w:rPr>
          <w:rFonts w:ascii="Times New Roman" w:hAnsi="Times New Roman" w:cs="Times New Roman" w:hint="eastAsia"/>
          <w:sz w:val="24"/>
          <w:szCs w:val="24"/>
        </w:rPr>
        <w:t xml:space="preserve">eijing </w:t>
      </w:r>
      <w:r w:rsidR="00FB0F26">
        <w:rPr>
          <w:rFonts w:ascii="Times New Roman" w:hAnsi="Times New Roman" w:cs="Times New Roman" w:hint="eastAsia"/>
          <w:sz w:val="24"/>
          <w:szCs w:val="24"/>
        </w:rPr>
        <w:t xml:space="preserve">and </w:t>
      </w:r>
      <w:r w:rsidR="00BC6F06">
        <w:rPr>
          <w:rFonts w:ascii="Times New Roman" w:hAnsi="Times New Roman" w:cs="Times New Roman"/>
          <w:sz w:val="24"/>
          <w:szCs w:val="24"/>
        </w:rPr>
        <w:t>S</w:t>
      </w:r>
      <w:r w:rsidR="005376A1">
        <w:rPr>
          <w:rFonts w:ascii="Times New Roman" w:hAnsi="Times New Roman" w:cs="Times New Roman" w:hint="eastAsia"/>
          <w:sz w:val="24"/>
          <w:szCs w:val="24"/>
        </w:rPr>
        <w:t>haoxing</w:t>
      </w:r>
      <w:r w:rsidR="001322AB">
        <w:rPr>
          <w:rFonts w:ascii="Times New Roman" w:hAnsi="Times New Roman" w:cs="Times New Roman"/>
          <w:sz w:val="24"/>
          <w:szCs w:val="24"/>
        </w:rPr>
        <w:t xml:space="preserve"> duck</w:t>
      </w:r>
      <w:r w:rsidR="00FB0F26">
        <w:rPr>
          <w:rFonts w:ascii="Times New Roman" w:hAnsi="Times New Roman" w:cs="Times New Roman" w:hint="eastAsia"/>
          <w:sz w:val="24"/>
          <w:szCs w:val="24"/>
        </w:rPr>
        <w:t xml:space="preserve">. This analysis suggested that ancestors of these four populations hold a comparative </w:t>
      </w:r>
      <w:r w:rsidR="00FB0F26">
        <w:rPr>
          <w:rFonts w:ascii="Times New Roman" w:hAnsi="Times New Roman" w:cs="Times New Roman"/>
          <w:sz w:val="24"/>
          <w:szCs w:val="24"/>
        </w:rPr>
        <w:t xml:space="preserve">level in </w:t>
      </w:r>
      <w:r w:rsidR="00FB0F26">
        <w:rPr>
          <w:rFonts w:ascii="Times New Roman" w:hAnsi="Times New Roman" w:cs="Times New Roman" w:hint="eastAsia"/>
          <w:sz w:val="24"/>
          <w:szCs w:val="24"/>
        </w:rPr>
        <w:t xml:space="preserve">effective population size before </w:t>
      </w:r>
      <w:r w:rsidR="00553192" w:rsidRPr="00063348">
        <w:rPr>
          <w:rFonts w:ascii="Times New Roman" w:hAnsi="Times New Roman" w:cs="Times New Roman"/>
          <w:sz w:val="24"/>
          <w:szCs w:val="24"/>
        </w:rPr>
        <w:t>110 Kyr</w:t>
      </w:r>
      <w:r w:rsidR="00FB0F26">
        <w:rPr>
          <w:rFonts w:ascii="Times New Roman" w:hAnsi="Times New Roman" w:cs="Times New Roman" w:hint="eastAsia"/>
          <w:sz w:val="24"/>
          <w:szCs w:val="24"/>
        </w:rPr>
        <w:t xml:space="preserve"> ago (beginning of LGP). However, ancestors of the wild ducks and domestic ducks seemed to be under differently demographic histories </w:t>
      </w:r>
      <w:r w:rsidR="00BF6924">
        <w:rPr>
          <w:rFonts w:ascii="Times New Roman" w:hAnsi="Times New Roman" w:cs="Times New Roman" w:hint="eastAsia"/>
          <w:sz w:val="24"/>
          <w:szCs w:val="24"/>
        </w:rPr>
        <w:t>after</w:t>
      </w:r>
      <w:r w:rsidR="00FB0F26">
        <w:rPr>
          <w:rFonts w:ascii="Times New Roman" w:hAnsi="Times New Roman" w:cs="Times New Roman" w:hint="eastAsia"/>
          <w:sz w:val="24"/>
          <w:szCs w:val="24"/>
        </w:rPr>
        <w:t xml:space="preserve"> LGP. During </w:t>
      </w:r>
      <w:r w:rsidR="005A4D24">
        <w:rPr>
          <w:rFonts w:ascii="Times New Roman" w:hAnsi="Times New Roman" w:cs="Times New Roman" w:hint="eastAsia"/>
          <w:sz w:val="24"/>
          <w:szCs w:val="24"/>
        </w:rPr>
        <w:t>th</w:t>
      </w:r>
      <w:r w:rsidR="005A4D24">
        <w:rPr>
          <w:rFonts w:ascii="Times New Roman" w:hAnsi="Times New Roman" w:cs="Times New Roman"/>
          <w:sz w:val="24"/>
          <w:szCs w:val="24"/>
        </w:rPr>
        <w:t>is</w:t>
      </w:r>
      <w:r w:rsidR="005A4D24" w:rsidRPr="00CB79F4">
        <w:rPr>
          <w:rFonts w:ascii="Times New Roman" w:hAnsi="Times New Roman" w:cs="Times New Roman"/>
          <w:sz w:val="24"/>
          <w:szCs w:val="24"/>
        </w:rPr>
        <w:t xml:space="preserve"> </w:t>
      </w:r>
      <w:r w:rsidR="00B74316" w:rsidRPr="000D089B">
        <w:rPr>
          <w:rFonts w:ascii="Times New Roman" w:hAnsi="Times New Roman" w:cs="Times New Roman"/>
          <w:sz w:val="24"/>
          <w:szCs w:val="24"/>
        </w:rPr>
        <w:t>period</w:t>
      </w:r>
      <w:r w:rsidR="00FB0F26" w:rsidRPr="009966DD">
        <w:rPr>
          <w:rFonts w:ascii="Times New Roman" w:hAnsi="Times New Roman" w:cs="Times New Roman" w:hint="eastAsia"/>
          <w:sz w:val="24"/>
          <w:szCs w:val="24"/>
        </w:rPr>
        <w:t xml:space="preserve">, </w:t>
      </w:r>
      <w:r w:rsidR="00681590">
        <w:rPr>
          <w:rFonts w:ascii="Times New Roman" w:hAnsi="Times New Roman" w:cs="Times New Roman"/>
          <w:sz w:val="24"/>
          <w:szCs w:val="24"/>
        </w:rPr>
        <w:t xml:space="preserve">the effective populations of </w:t>
      </w:r>
      <w:r w:rsidR="009966DD" w:rsidRPr="000D089B">
        <w:rPr>
          <w:rFonts w:ascii="Times New Roman" w:hAnsi="Times New Roman" w:cs="Times New Roman"/>
          <w:sz w:val="24"/>
          <w:szCs w:val="24"/>
        </w:rPr>
        <w:t>B</w:t>
      </w:r>
      <w:r w:rsidR="005376A1" w:rsidRPr="000D089B">
        <w:rPr>
          <w:rFonts w:ascii="Times New Roman" w:hAnsi="Times New Roman" w:cs="Times New Roman"/>
          <w:sz w:val="24"/>
          <w:szCs w:val="24"/>
        </w:rPr>
        <w:t xml:space="preserve">eijing </w:t>
      </w:r>
      <w:r w:rsidR="004B1C6C" w:rsidRPr="000D089B">
        <w:rPr>
          <w:rFonts w:ascii="Times New Roman" w:hAnsi="Times New Roman" w:cs="Times New Roman"/>
          <w:sz w:val="24"/>
          <w:szCs w:val="24"/>
        </w:rPr>
        <w:t xml:space="preserve">and </w:t>
      </w:r>
      <w:r w:rsidR="009966DD" w:rsidRPr="000D089B">
        <w:rPr>
          <w:rFonts w:ascii="Times New Roman" w:hAnsi="Times New Roman" w:cs="Times New Roman"/>
          <w:sz w:val="24"/>
          <w:szCs w:val="24"/>
        </w:rPr>
        <w:t>S</w:t>
      </w:r>
      <w:r w:rsidR="005376A1" w:rsidRPr="000D089B">
        <w:rPr>
          <w:rFonts w:ascii="Times New Roman" w:hAnsi="Times New Roman" w:cs="Times New Roman"/>
          <w:sz w:val="24"/>
          <w:szCs w:val="24"/>
        </w:rPr>
        <w:t xml:space="preserve">haoxing </w:t>
      </w:r>
      <w:r w:rsidR="004B1C6C" w:rsidRPr="000D089B">
        <w:rPr>
          <w:rFonts w:ascii="Times New Roman" w:hAnsi="Times New Roman" w:cs="Times New Roman"/>
          <w:sz w:val="24"/>
          <w:szCs w:val="24"/>
        </w:rPr>
        <w:t xml:space="preserve">duck ancestors </w:t>
      </w:r>
      <w:r w:rsidR="00681590">
        <w:rPr>
          <w:rFonts w:ascii="Times New Roman" w:hAnsi="Times New Roman" w:cs="Times New Roman"/>
          <w:sz w:val="24"/>
          <w:szCs w:val="24"/>
        </w:rPr>
        <w:t>decreased</w:t>
      </w:r>
      <w:r w:rsidR="00681590" w:rsidRPr="000D089B">
        <w:rPr>
          <w:rFonts w:ascii="Times New Roman" w:hAnsi="Times New Roman" w:cs="Times New Roman"/>
          <w:sz w:val="24"/>
          <w:szCs w:val="24"/>
        </w:rPr>
        <w:t xml:space="preserve"> </w:t>
      </w:r>
      <w:r w:rsidR="004B1C6C" w:rsidRPr="000D089B">
        <w:rPr>
          <w:rFonts w:ascii="Times New Roman" w:hAnsi="Times New Roman" w:cs="Times New Roman"/>
          <w:sz w:val="24"/>
          <w:szCs w:val="24"/>
        </w:rPr>
        <w:t>dramatic</w:t>
      </w:r>
      <w:r w:rsidR="005A4D24">
        <w:rPr>
          <w:rFonts w:ascii="Times New Roman" w:hAnsi="Times New Roman" w:cs="Times New Roman"/>
          <w:sz w:val="24"/>
          <w:szCs w:val="24"/>
        </w:rPr>
        <w:t>a</w:t>
      </w:r>
      <w:r w:rsidR="00681590">
        <w:rPr>
          <w:rFonts w:ascii="Times New Roman" w:hAnsi="Times New Roman" w:cs="Times New Roman"/>
          <w:sz w:val="24"/>
          <w:szCs w:val="24"/>
        </w:rPr>
        <w:t>l</w:t>
      </w:r>
      <w:r w:rsidR="005A4D24">
        <w:rPr>
          <w:rFonts w:ascii="Times New Roman" w:hAnsi="Times New Roman" w:cs="Times New Roman"/>
          <w:sz w:val="24"/>
          <w:szCs w:val="24"/>
        </w:rPr>
        <w:t>l</w:t>
      </w:r>
      <w:r w:rsidR="00681590">
        <w:rPr>
          <w:rFonts w:ascii="Times New Roman" w:hAnsi="Times New Roman" w:cs="Times New Roman"/>
          <w:sz w:val="24"/>
          <w:szCs w:val="24"/>
        </w:rPr>
        <w:t>y</w:t>
      </w:r>
      <w:r w:rsidR="004B1C6C" w:rsidRPr="000D089B">
        <w:rPr>
          <w:rFonts w:ascii="Times New Roman" w:hAnsi="Times New Roman" w:cs="Times New Roman"/>
          <w:sz w:val="24"/>
          <w:szCs w:val="24"/>
        </w:rPr>
        <w:t xml:space="preserve"> and continually</w:t>
      </w:r>
      <w:r w:rsidR="000954B4">
        <w:rPr>
          <w:rFonts w:ascii="Times New Roman" w:hAnsi="Times New Roman" w:cs="Times New Roman" w:hint="eastAsia"/>
          <w:sz w:val="24"/>
          <w:szCs w:val="24"/>
        </w:rPr>
        <w:t xml:space="preserve">. </w:t>
      </w:r>
      <w:r w:rsidR="0035522F">
        <w:rPr>
          <w:rFonts w:ascii="Times New Roman" w:hAnsi="Times New Roman" w:cs="Times New Roman"/>
          <w:sz w:val="24"/>
          <w:szCs w:val="24"/>
        </w:rPr>
        <w:t>It is</w:t>
      </w:r>
      <w:r w:rsidR="00FB0F26">
        <w:rPr>
          <w:rFonts w:ascii="Times New Roman" w:hAnsi="Times New Roman" w:cs="Times New Roman" w:hint="eastAsia"/>
          <w:sz w:val="24"/>
          <w:szCs w:val="24"/>
        </w:rPr>
        <w:t xml:space="preserve"> </w:t>
      </w:r>
      <w:r w:rsidR="00FB0F26">
        <w:rPr>
          <w:rFonts w:ascii="Times New Roman" w:hAnsi="Times New Roman" w:cs="Times New Roman" w:hint="eastAsia"/>
          <w:sz w:val="24"/>
          <w:szCs w:val="24"/>
        </w:rPr>
        <w:lastRenderedPageBreak/>
        <w:t xml:space="preserve">contrast to the case in </w:t>
      </w:r>
      <w:r w:rsidR="00B47E57">
        <w:rPr>
          <w:rFonts w:ascii="Times New Roman" w:hAnsi="Times New Roman" w:cs="Times New Roman"/>
          <w:sz w:val="24"/>
          <w:szCs w:val="24"/>
        </w:rPr>
        <w:t xml:space="preserve">the </w:t>
      </w:r>
      <w:r w:rsidR="004B1C6C" w:rsidRPr="000D089B">
        <w:rPr>
          <w:rFonts w:ascii="Times New Roman" w:hAnsi="Times New Roman" w:cs="Times New Roman"/>
          <w:sz w:val="24"/>
          <w:szCs w:val="24"/>
        </w:rPr>
        <w:t xml:space="preserve">mallard and spot-billed </w:t>
      </w:r>
      <w:r w:rsidR="00FB0F26" w:rsidRPr="000D089B">
        <w:rPr>
          <w:rFonts w:ascii="Times New Roman" w:hAnsi="Times New Roman" w:cs="Times New Roman"/>
          <w:sz w:val="24"/>
          <w:szCs w:val="24"/>
        </w:rPr>
        <w:t xml:space="preserve">duck ancestors, where </w:t>
      </w:r>
      <w:r w:rsidR="004B1C6C" w:rsidRPr="000D089B">
        <w:rPr>
          <w:rFonts w:ascii="Times New Roman" w:hAnsi="Times New Roman" w:cs="Times New Roman"/>
          <w:sz w:val="24"/>
          <w:szCs w:val="24"/>
        </w:rPr>
        <w:t>the</w:t>
      </w:r>
      <w:r w:rsidR="00681590" w:rsidRPr="000D089B">
        <w:rPr>
          <w:rFonts w:ascii="Times New Roman" w:hAnsi="Times New Roman" w:cs="Times New Roman"/>
          <w:sz w:val="24"/>
          <w:szCs w:val="24"/>
        </w:rPr>
        <w:t>ir effective popu</w:t>
      </w:r>
      <w:r w:rsidR="00CE04DD">
        <w:rPr>
          <w:rFonts w:ascii="Times New Roman" w:hAnsi="Times New Roman" w:cs="Times New Roman"/>
          <w:sz w:val="24"/>
          <w:szCs w:val="24"/>
        </w:rPr>
        <w:t>l</w:t>
      </w:r>
      <w:r w:rsidR="00681590" w:rsidRPr="000D089B">
        <w:rPr>
          <w:rFonts w:ascii="Times New Roman" w:hAnsi="Times New Roman" w:cs="Times New Roman"/>
          <w:sz w:val="24"/>
          <w:szCs w:val="24"/>
        </w:rPr>
        <w:t>ations</w:t>
      </w:r>
      <w:r w:rsidR="004B1C6C" w:rsidRPr="000D089B">
        <w:rPr>
          <w:rFonts w:ascii="Times New Roman" w:hAnsi="Times New Roman" w:cs="Times New Roman"/>
          <w:sz w:val="24"/>
          <w:szCs w:val="24"/>
        </w:rPr>
        <w:t xml:space="preserve"> didn’t </w:t>
      </w:r>
      <w:r w:rsidR="00681590" w:rsidRPr="000D089B">
        <w:rPr>
          <w:rFonts w:ascii="Times New Roman" w:hAnsi="Times New Roman" w:cs="Times New Roman"/>
          <w:sz w:val="24"/>
          <w:szCs w:val="24"/>
        </w:rPr>
        <w:t xml:space="preserve">decrease </w:t>
      </w:r>
      <w:r w:rsidR="004B1C6C" w:rsidRPr="000D089B">
        <w:rPr>
          <w:rFonts w:ascii="Times New Roman" w:hAnsi="Times New Roman" w:cs="Times New Roman"/>
          <w:sz w:val="24"/>
          <w:szCs w:val="24"/>
        </w:rPr>
        <w:t xml:space="preserve">or even experienced once or twice times of </w:t>
      </w:r>
      <w:r w:rsidR="00F819EF" w:rsidRPr="000D089B">
        <w:rPr>
          <w:rFonts w:ascii="Times New Roman" w:hAnsi="Times New Roman" w:cs="Times New Roman"/>
          <w:sz w:val="24"/>
          <w:szCs w:val="24"/>
        </w:rPr>
        <w:t xml:space="preserve">dramatic increasing </w:t>
      </w:r>
      <w:r w:rsidR="00FB0F26" w:rsidRPr="000D089B">
        <w:rPr>
          <w:rFonts w:ascii="Times New Roman" w:hAnsi="Times New Roman" w:cs="Times New Roman"/>
          <w:sz w:val="24"/>
          <w:szCs w:val="24"/>
        </w:rPr>
        <w:t>(</w:t>
      </w:r>
      <w:r w:rsidR="0049399B" w:rsidRPr="000D089B">
        <w:rPr>
          <w:rFonts w:ascii="Times New Roman" w:hAnsi="Times New Roman" w:cs="Times New Roman"/>
          <w:sz w:val="24"/>
          <w:szCs w:val="24"/>
        </w:rPr>
        <w:t>Fig. 3</w:t>
      </w:r>
      <w:r w:rsidR="00F757D9">
        <w:rPr>
          <w:rFonts w:ascii="Times New Roman" w:hAnsi="Times New Roman" w:cs="Times New Roman"/>
          <w:sz w:val="24"/>
          <w:szCs w:val="24"/>
        </w:rPr>
        <w:t>d</w:t>
      </w:r>
      <w:r w:rsidR="0049399B" w:rsidRPr="000D089B">
        <w:rPr>
          <w:rFonts w:ascii="Times New Roman" w:hAnsi="Times New Roman" w:cs="Times New Roman"/>
          <w:sz w:val="24"/>
          <w:szCs w:val="24"/>
        </w:rPr>
        <w:t>;</w:t>
      </w:r>
      <w:r w:rsidR="00681590">
        <w:rPr>
          <w:rFonts w:ascii="Times New Roman" w:hAnsi="Times New Roman" w:cs="Times New Roman"/>
          <w:sz w:val="24"/>
          <w:szCs w:val="24"/>
        </w:rPr>
        <w:t xml:space="preserve"> </w:t>
      </w:r>
      <w:r w:rsidR="001325F5">
        <w:rPr>
          <w:rFonts w:ascii="Times New Roman" w:hAnsi="Times New Roman" w:cs="Times New Roman"/>
          <w:sz w:val="24"/>
          <w:szCs w:val="24"/>
        </w:rPr>
        <w:t>SI Appendix</w:t>
      </w:r>
      <w:r w:rsidR="00692C9C">
        <w:rPr>
          <w:rFonts w:ascii="Times New Roman" w:hAnsi="Times New Roman" w:cs="Times New Roman"/>
          <w:sz w:val="24"/>
          <w:szCs w:val="24"/>
        </w:rPr>
        <w:t xml:space="preserve">; </w:t>
      </w:r>
      <w:r w:rsidR="001325F5">
        <w:rPr>
          <w:rFonts w:ascii="Times New Roman" w:hAnsi="Times New Roman" w:cs="Times New Roman"/>
          <w:sz w:val="24"/>
          <w:szCs w:val="24"/>
        </w:rPr>
        <w:t>Fig. S17</w:t>
      </w:r>
      <w:r w:rsidR="00FB0F26" w:rsidRPr="00063348">
        <w:rPr>
          <w:rFonts w:ascii="Times New Roman" w:hAnsi="Times New Roman" w:cs="Times New Roman"/>
          <w:sz w:val="24"/>
          <w:szCs w:val="24"/>
        </w:rPr>
        <w:t>)</w:t>
      </w:r>
      <w:r w:rsidR="00FB0F26">
        <w:rPr>
          <w:rFonts w:ascii="Times New Roman" w:hAnsi="Times New Roman" w:cs="Times New Roman" w:hint="eastAsia"/>
          <w:sz w:val="24"/>
          <w:szCs w:val="24"/>
        </w:rPr>
        <w:t>.</w:t>
      </w:r>
      <w:r w:rsidR="009A0E87">
        <w:rPr>
          <w:rFonts w:ascii="Times New Roman" w:hAnsi="Times New Roman" w:cs="Times New Roman" w:hint="eastAsia"/>
          <w:sz w:val="24"/>
          <w:szCs w:val="24"/>
        </w:rPr>
        <w:t xml:space="preserve"> PSMC</w:t>
      </w:r>
      <w:r w:rsidR="000A72B6">
        <w:rPr>
          <w:rFonts w:ascii="Times New Roman" w:hAnsi="Times New Roman" w:cs="Times New Roman" w:hint="eastAsia"/>
          <w:sz w:val="24"/>
          <w:szCs w:val="24"/>
        </w:rPr>
        <w:t xml:space="preserve"> can </w:t>
      </w:r>
      <w:r w:rsidR="009A0E87">
        <w:rPr>
          <w:rFonts w:ascii="Times New Roman" w:hAnsi="Times New Roman" w:cs="Times New Roman" w:hint="eastAsia"/>
          <w:sz w:val="24"/>
          <w:szCs w:val="24"/>
        </w:rPr>
        <w:t xml:space="preserve">also </w:t>
      </w:r>
      <w:r w:rsidR="000A72B6">
        <w:rPr>
          <w:rFonts w:ascii="Times New Roman" w:hAnsi="Times New Roman" w:cs="Times New Roman" w:hint="eastAsia"/>
          <w:sz w:val="24"/>
          <w:szCs w:val="24"/>
        </w:rPr>
        <w:t>be inf</w:t>
      </w:r>
      <w:r w:rsidR="00671804">
        <w:rPr>
          <w:rFonts w:ascii="Times New Roman" w:hAnsi="Times New Roman" w:cs="Times New Roman" w:hint="eastAsia"/>
          <w:sz w:val="24"/>
          <w:szCs w:val="24"/>
        </w:rPr>
        <w:t>ormally used to infer divergen</w:t>
      </w:r>
      <w:r w:rsidR="00671804">
        <w:rPr>
          <w:rFonts w:ascii="Times New Roman" w:hAnsi="Times New Roman" w:cs="Times New Roman"/>
          <w:sz w:val="24"/>
          <w:szCs w:val="24"/>
        </w:rPr>
        <w:t>t</w:t>
      </w:r>
      <w:r w:rsidR="000A72B6">
        <w:rPr>
          <w:rFonts w:ascii="Times New Roman" w:hAnsi="Times New Roman" w:cs="Times New Roman" w:hint="eastAsia"/>
          <w:sz w:val="24"/>
          <w:szCs w:val="24"/>
        </w:rPr>
        <w:t xml:space="preserve"> times when </w:t>
      </w:r>
      <w:r w:rsidR="000A72B6" w:rsidRPr="00DE6892">
        <w:rPr>
          <w:rFonts w:ascii="Times New Roman" w:hAnsi="Times New Roman" w:cs="Times New Roman" w:hint="eastAsia"/>
          <w:i/>
          <w:sz w:val="24"/>
          <w:szCs w:val="24"/>
        </w:rPr>
        <w:t>N</w:t>
      </w:r>
      <w:r w:rsidR="000A72B6" w:rsidRPr="00DE6892">
        <w:rPr>
          <w:rFonts w:ascii="Times New Roman" w:hAnsi="Times New Roman" w:cs="Times New Roman"/>
          <w:i/>
          <w:sz w:val="24"/>
          <w:szCs w:val="24"/>
          <w:vertAlign w:val="subscript"/>
        </w:rPr>
        <w:t>e</w:t>
      </w:r>
      <w:r w:rsidR="000A72B6" w:rsidRPr="00DE6892">
        <w:rPr>
          <w:rFonts w:ascii="Times New Roman" w:hAnsi="Times New Roman" w:cs="Times New Roman"/>
          <w:i/>
          <w:sz w:val="24"/>
          <w:szCs w:val="24"/>
        </w:rPr>
        <w:t xml:space="preserve"> </w:t>
      </w:r>
      <w:r w:rsidR="000A72B6" w:rsidRPr="00CB79F4">
        <w:rPr>
          <w:rFonts w:ascii="Times New Roman" w:hAnsi="Times New Roman" w:cs="Times New Roman"/>
          <w:sz w:val="24"/>
          <w:szCs w:val="24"/>
        </w:rPr>
        <w:t>traject</w:t>
      </w:r>
      <w:r w:rsidR="000A72B6">
        <w:rPr>
          <w:rFonts w:ascii="Times New Roman" w:hAnsi="Times New Roman" w:cs="Times New Roman"/>
          <w:sz w:val="24"/>
          <w:szCs w:val="24"/>
        </w:rPr>
        <w:t>ories that are overlapping dive</w:t>
      </w:r>
      <w:r w:rsidR="000A72B6">
        <w:rPr>
          <w:rFonts w:ascii="Times New Roman" w:hAnsi="Times New Roman" w:cs="Times New Roman" w:hint="eastAsia"/>
          <w:sz w:val="24"/>
          <w:szCs w:val="24"/>
        </w:rPr>
        <w:t>rg</w:t>
      </w:r>
      <w:r w:rsidR="000A72B6" w:rsidRPr="00CB79F4">
        <w:rPr>
          <w:rFonts w:ascii="Times New Roman" w:hAnsi="Times New Roman" w:cs="Times New Roman"/>
          <w:sz w:val="24"/>
          <w:szCs w:val="24"/>
        </w:rPr>
        <w:t>e</w:t>
      </w:r>
      <w:r w:rsidR="000A72B6">
        <w:rPr>
          <w:rFonts w:ascii="Times New Roman" w:hAnsi="Times New Roman" w:cs="Times New Roman" w:hint="eastAsia"/>
          <w:sz w:val="24"/>
          <w:szCs w:val="24"/>
        </w:rPr>
        <w:t xml:space="preserve"> moving</w:t>
      </w:r>
      <w:r w:rsidR="00097EAA">
        <w:rPr>
          <w:rFonts w:ascii="Times New Roman" w:hAnsi="Times New Roman" w:cs="Times New Roman" w:hint="eastAsia"/>
          <w:sz w:val="24"/>
          <w:szCs w:val="24"/>
        </w:rPr>
        <w:t xml:space="preserve"> forward in time towards the present</w:t>
      </w:r>
      <w:r w:rsidR="004A4759">
        <w:rPr>
          <w:rFonts w:ascii="Times New Roman" w:hAnsi="Times New Roman" w:cs="Times New Roman"/>
          <w:sz w:val="24"/>
          <w:szCs w:val="24"/>
        </w:rPr>
        <w:t xml:space="preserve"> </w:t>
      </w:r>
      <w:r w:rsidR="00C57910">
        <w:rPr>
          <w:rFonts w:ascii="Times New Roman" w:hAnsi="Times New Roman" w:cs="Times New Roman"/>
          <w:sz w:val="24"/>
          <w:szCs w:val="24"/>
        </w:rPr>
        <w:fldChar w:fldCharType="begin">
          <w:fldData xml:space="preserve">PEVuZE5vdGU+PENpdGU+PEF1dGhvcj5GcmVlZG1hbjwvQXV0aG9yPjxZZWFyPjIwMTQ8L1llYXI+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PEVuZE5vdGU+PENpdGU+PEF1dGhvcj5GcmVlZG1hbjwvQXV0aG9yPjxZZWFyPjIwMTQ8L1llYXI+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C57910">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5" w:tooltip="Freedman, 2014 #65" w:history="1">
        <w:r w:rsidR="00F50B80">
          <w:rPr>
            <w:rFonts w:ascii="Times New Roman" w:hAnsi="Times New Roman" w:cs="Times New Roman"/>
            <w:noProof/>
            <w:sz w:val="24"/>
            <w:szCs w:val="24"/>
          </w:rPr>
          <w:t>25</w:t>
        </w:r>
      </w:hyperlink>
      <w:r w:rsidR="00F50B80">
        <w:rPr>
          <w:rFonts w:ascii="Times New Roman" w:hAnsi="Times New Roman" w:cs="Times New Roman"/>
          <w:noProof/>
          <w:sz w:val="24"/>
          <w:szCs w:val="24"/>
        </w:rPr>
        <w:t xml:space="preserve">, </w:t>
      </w:r>
      <w:hyperlink w:anchor="_ENREF_26" w:tooltip="Wang, 2016 #66" w:history="1">
        <w:r w:rsidR="00F50B80">
          <w:rPr>
            <w:rFonts w:ascii="Times New Roman" w:hAnsi="Times New Roman" w:cs="Times New Roman"/>
            <w:noProof/>
            <w:sz w:val="24"/>
            <w:szCs w:val="24"/>
          </w:rPr>
          <w:t>26</w:t>
        </w:r>
      </w:hyperlink>
      <w:r w:rsidR="00F50B80">
        <w:rPr>
          <w:rFonts w:ascii="Times New Roman" w:hAnsi="Times New Roman" w:cs="Times New Roman"/>
          <w:noProof/>
          <w:sz w:val="24"/>
          <w:szCs w:val="24"/>
        </w:rPr>
        <w:t>)</w:t>
      </w:r>
      <w:r w:rsidR="00C57910">
        <w:rPr>
          <w:rFonts w:ascii="Times New Roman" w:hAnsi="Times New Roman" w:cs="Times New Roman"/>
          <w:sz w:val="24"/>
          <w:szCs w:val="24"/>
        </w:rPr>
        <w:fldChar w:fldCharType="end"/>
      </w:r>
      <w:r w:rsidR="00097EAA">
        <w:rPr>
          <w:rFonts w:ascii="Times New Roman" w:hAnsi="Times New Roman" w:cs="Times New Roman" w:hint="eastAsia"/>
          <w:sz w:val="24"/>
          <w:szCs w:val="24"/>
        </w:rPr>
        <w:t>.</w:t>
      </w:r>
      <w:r w:rsidR="000A72B6" w:rsidRPr="00CB79F4">
        <w:rPr>
          <w:rFonts w:ascii="Times New Roman" w:hAnsi="Times New Roman" w:cs="Times New Roman"/>
          <w:sz w:val="24"/>
          <w:szCs w:val="24"/>
        </w:rPr>
        <w:t xml:space="preserve"> </w:t>
      </w:r>
      <w:r w:rsidR="009A0E87">
        <w:rPr>
          <w:rFonts w:ascii="Times New Roman" w:hAnsi="Times New Roman" w:cs="Times New Roman" w:hint="eastAsia"/>
          <w:sz w:val="24"/>
          <w:szCs w:val="24"/>
        </w:rPr>
        <w:t>Interestingly, the divergent time</w:t>
      </w:r>
      <w:r w:rsidR="00FB0F26">
        <w:rPr>
          <w:rFonts w:ascii="Times New Roman" w:hAnsi="Times New Roman" w:cs="Times New Roman" w:hint="eastAsia"/>
          <w:sz w:val="24"/>
          <w:szCs w:val="24"/>
        </w:rPr>
        <w:t xml:space="preserve"> was</w:t>
      </w:r>
      <w:r w:rsidR="009A0E87">
        <w:rPr>
          <w:rFonts w:ascii="Times New Roman" w:hAnsi="Times New Roman" w:cs="Times New Roman" w:hint="eastAsia"/>
          <w:sz w:val="24"/>
          <w:szCs w:val="24"/>
        </w:rPr>
        <w:t xml:space="preserve"> roughly</w:t>
      </w:r>
      <w:r w:rsidR="00FB0F26">
        <w:rPr>
          <w:rFonts w:ascii="Times New Roman" w:hAnsi="Times New Roman" w:cs="Times New Roman" w:hint="eastAsia"/>
          <w:sz w:val="24"/>
          <w:szCs w:val="24"/>
        </w:rPr>
        <w:t xml:space="preserve"> coincident with </w:t>
      </w:r>
      <w:r w:rsidR="009A0E87">
        <w:rPr>
          <w:rFonts w:ascii="Times New Roman" w:hAnsi="Times New Roman" w:cs="Times New Roman" w:hint="eastAsia"/>
          <w:sz w:val="24"/>
          <w:szCs w:val="24"/>
        </w:rPr>
        <w:t xml:space="preserve">the one inferred from </w:t>
      </w:r>
      <m:oMath>
        <m:r>
          <m:rPr>
            <m:sty m:val="p"/>
          </m:rPr>
          <w:rPr>
            <w:rFonts w:ascii="Cambria Math" w:hAnsi="Cambria Math" w:cs="Times New Roman"/>
            <w:sz w:val="24"/>
            <w:szCs w:val="24"/>
          </w:rPr>
          <m:t>∂</m:t>
        </m:r>
      </m:oMath>
      <w:r w:rsidR="009A0E87" w:rsidRPr="00C331D7">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9A0E87" w:rsidRPr="00C331D7">
        <w:rPr>
          <w:rFonts w:ascii="Times New Roman" w:hAnsi="Times New Roman" w:cs="Times New Roman"/>
          <w:iCs/>
          <w:color w:val="000000" w:themeColor="text1"/>
          <w:kern w:val="0"/>
          <w:sz w:val="24"/>
          <w:szCs w:val="24"/>
        </w:rPr>
        <w:t>i</w:t>
      </w:r>
      <w:r w:rsidR="00FB0F26">
        <w:rPr>
          <w:rFonts w:ascii="Times New Roman" w:hAnsi="Times New Roman" w:cs="Times New Roman" w:hint="eastAsia"/>
          <w:sz w:val="24"/>
          <w:szCs w:val="24"/>
        </w:rPr>
        <w:t>. Such consistency further encouraged us to infer that the</w:t>
      </w:r>
      <w:r w:rsidR="009A0E87">
        <w:rPr>
          <w:rFonts w:ascii="Times New Roman" w:hAnsi="Times New Roman" w:cs="Times New Roman" w:hint="eastAsia"/>
          <w:sz w:val="24"/>
          <w:szCs w:val="24"/>
        </w:rPr>
        <w:t xml:space="preserve"> ancestor of</w:t>
      </w:r>
      <w:r w:rsidR="00FB0F26">
        <w:rPr>
          <w:rFonts w:ascii="Times New Roman" w:hAnsi="Times New Roman" w:cs="Times New Roman" w:hint="eastAsia"/>
          <w:sz w:val="24"/>
          <w:szCs w:val="24"/>
        </w:rPr>
        <w:t xml:space="preserve"> domestic duck diverged from the</w:t>
      </w:r>
      <w:r w:rsidR="009A0E87">
        <w:rPr>
          <w:rFonts w:ascii="Times New Roman" w:hAnsi="Times New Roman" w:cs="Times New Roman" w:hint="eastAsia"/>
          <w:sz w:val="24"/>
          <w:szCs w:val="24"/>
        </w:rPr>
        <w:t xml:space="preserve"> ancestor of</w:t>
      </w:r>
      <w:r w:rsidR="00FB0F26">
        <w:rPr>
          <w:rFonts w:ascii="Times New Roman" w:hAnsi="Times New Roman" w:cs="Times New Roman" w:hint="eastAsia"/>
          <w:sz w:val="24"/>
          <w:szCs w:val="24"/>
        </w:rPr>
        <w:t xml:space="preserve"> </w:t>
      </w:r>
      <w:r w:rsidR="004E2A24">
        <w:rPr>
          <w:rFonts w:ascii="Times New Roman" w:hAnsi="Times New Roman" w:cs="Times New Roman" w:hint="eastAsia"/>
          <w:sz w:val="24"/>
          <w:szCs w:val="24"/>
        </w:rPr>
        <w:t>mallard duck and spot-billed</w:t>
      </w:r>
      <w:r w:rsidR="00FB0F26">
        <w:rPr>
          <w:rFonts w:ascii="Times New Roman" w:hAnsi="Times New Roman" w:cs="Times New Roman" w:hint="eastAsia"/>
          <w:sz w:val="24"/>
          <w:szCs w:val="24"/>
        </w:rPr>
        <w:t xml:space="preserve"> </w:t>
      </w:r>
      <w:r w:rsidR="0041430F">
        <w:rPr>
          <w:rFonts w:ascii="Times New Roman" w:hAnsi="Times New Roman" w:cs="Times New Roman"/>
          <w:sz w:val="24"/>
          <w:szCs w:val="24"/>
        </w:rPr>
        <w:t xml:space="preserve">duck </w:t>
      </w:r>
      <w:r w:rsidR="00FB0F26">
        <w:rPr>
          <w:rFonts w:ascii="Times New Roman" w:hAnsi="Times New Roman" w:cs="Times New Roman" w:hint="eastAsia"/>
          <w:sz w:val="24"/>
          <w:szCs w:val="24"/>
        </w:rPr>
        <w:t>at about the beginning of the LGP.</w:t>
      </w:r>
      <w:r w:rsidR="00BB04F6">
        <w:rPr>
          <w:rFonts w:ascii="Times New Roman" w:hAnsi="Times New Roman" w:cs="Times New Roman"/>
          <w:sz w:val="24"/>
          <w:szCs w:val="24"/>
        </w:rPr>
        <w:t xml:space="preserve"> </w:t>
      </w:r>
      <w:r w:rsidR="00E346CC">
        <w:rPr>
          <w:rFonts w:ascii="Times New Roman" w:hAnsi="Times New Roman" w:cs="Times New Roman"/>
          <w:sz w:val="24"/>
          <w:szCs w:val="24"/>
        </w:rPr>
        <w:t xml:space="preserve">Similar to </w:t>
      </w:r>
      <w:r w:rsidR="00E346CC" w:rsidRPr="00DE6892">
        <w:rPr>
          <w:rFonts w:ascii="Times New Roman" w:hAnsi="Times New Roman" w:cs="Times New Roman" w:hint="eastAsia"/>
          <w:i/>
          <w:sz w:val="24"/>
          <w:szCs w:val="24"/>
        </w:rPr>
        <w:t>N</w:t>
      </w:r>
      <w:r w:rsidR="00E346CC" w:rsidRPr="00DE6892">
        <w:rPr>
          <w:rFonts w:ascii="Times New Roman" w:hAnsi="Times New Roman" w:cs="Times New Roman"/>
          <w:i/>
          <w:sz w:val="24"/>
          <w:szCs w:val="24"/>
          <w:vertAlign w:val="subscript"/>
        </w:rPr>
        <w:t>e</w:t>
      </w:r>
      <w:r w:rsidR="00E346CC" w:rsidRPr="00DE6892">
        <w:rPr>
          <w:rFonts w:ascii="Times New Roman" w:hAnsi="Times New Roman" w:cs="Times New Roman"/>
          <w:i/>
          <w:sz w:val="24"/>
          <w:szCs w:val="24"/>
        </w:rPr>
        <w:t xml:space="preserve"> </w:t>
      </w:r>
      <w:r w:rsidR="00E346CC">
        <w:rPr>
          <w:rFonts w:ascii="Times New Roman" w:hAnsi="Times New Roman" w:cs="Times New Roman"/>
          <w:sz w:val="24"/>
          <w:szCs w:val="24"/>
        </w:rPr>
        <w:t xml:space="preserve">estimated by the PSMC analysis, we found that populations size of domestic population decreased whereas these of both the two wild duck species increased </w:t>
      </w:r>
      <w:r w:rsidR="006F417C">
        <w:rPr>
          <w:rFonts w:ascii="Times New Roman" w:hAnsi="Times New Roman" w:cs="Times New Roman"/>
          <w:sz w:val="24"/>
          <w:szCs w:val="24"/>
        </w:rPr>
        <w:t>after split</w:t>
      </w:r>
      <w:r w:rsidR="00A71C90">
        <w:rPr>
          <w:rFonts w:ascii="Times New Roman" w:hAnsi="Times New Roman" w:cs="Times New Roman"/>
          <w:sz w:val="24"/>
          <w:szCs w:val="24"/>
        </w:rPr>
        <w:t xml:space="preserve"> between wild</w:t>
      </w:r>
      <w:r w:rsidR="006F417C">
        <w:rPr>
          <w:rFonts w:ascii="Times New Roman" w:hAnsi="Times New Roman" w:cs="Times New Roman"/>
          <w:sz w:val="24"/>
          <w:szCs w:val="24"/>
        </w:rPr>
        <w:t xml:space="preserve"> </w:t>
      </w:r>
      <w:r w:rsidR="00A71C90">
        <w:rPr>
          <w:rFonts w:ascii="Times New Roman" w:hAnsi="Times New Roman" w:cs="Times New Roman"/>
          <w:sz w:val="24"/>
          <w:szCs w:val="24"/>
        </w:rPr>
        <w:t>and</w:t>
      </w:r>
      <w:r w:rsidR="006F417C">
        <w:rPr>
          <w:rFonts w:ascii="Times New Roman" w:hAnsi="Times New Roman" w:cs="Times New Roman"/>
          <w:sz w:val="24"/>
          <w:szCs w:val="24"/>
        </w:rPr>
        <w:t xml:space="preserve"> domestic</w:t>
      </w:r>
      <w:r w:rsidR="00A71C90">
        <w:rPr>
          <w:rFonts w:ascii="Times New Roman" w:hAnsi="Times New Roman" w:cs="Times New Roman"/>
          <w:sz w:val="24"/>
          <w:szCs w:val="24"/>
        </w:rPr>
        <w:t xml:space="preserve"> population </w:t>
      </w:r>
      <w:r w:rsidR="00BB04F6">
        <w:rPr>
          <w:rFonts w:ascii="Times New Roman" w:hAnsi="Times New Roman" w:cs="Times New Roman"/>
          <w:sz w:val="24"/>
          <w:szCs w:val="24"/>
        </w:rPr>
        <w:t xml:space="preserve">when using </w:t>
      </w:r>
      <w:bookmarkStart w:id="138" w:name="_Hlk505333581"/>
      <m:oMath>
        <m:r>
          <m:rPr>
            <m:sty m:val="p"/>
          </m:rPr>
          <w:rPr>
            <w:rFonts w:ascii="Cambria Math" w:hAnsi="Cambria Math" w:cs="Times New Roman"/>
            <w:sz w:val="24"/>
            <w:szCs w:val="24"/>
          </w:rPr>
          <m:t>∂</m:t>
        </m:r>
      </m:oMath>
      <w:r w:rsidR="00BB04F6" w:rsidRPr="00311E79">
        <w:rPr>
          <w:rFonts w:ascii="Times New Roman" w:hAnsi="Times New Roman" w:cs="Times New Roman"/>
          <w:sz w:val="24"/>
          <w:szCs w:val="24"/>
        </w:rPr>
        <w:t>a</w:t>
      </w:r>
      <m:oMath>
        <m:r>
          <m:rPr>
            <m:sty m:val="p"/>
          </m:rPr>
          <w:rPr>
            <w:rFonts w:ascii="Cambria Math" w:hAnsi="Cambria Math" w:cs="Times New Roman"/>
            <w:sz w:val="24"/>
            <w:szCs w:val="24"/>
          </w:rPr>
          <m:t>∂</m:t>
        </m:r>
      </m:oMath>
      <w:bookmarkEnd w:id="138"/>
      <w:r w:rsidR="00BB04F6">
        <w:rPr>
          <w:rFonts w:ascii="Times New Roman" w:hAnsi="Times New Roman" w:cs="Times New Roman"/>
          <w:sz w:val="24"/>
          <w:szCs w:val="24"/>
        </w:rPr>
        <w:t>i to simulated a more complex model</w:t>
      </w:r>
      <w:r w:rsidR="001D051B">
        <w:rPr>
          <w:rFonts w:ascii="Times New Roman" w:hAnsi="Times New Roman" w:cs="Times New Roman"/>
          <w:sz w:val="24"/>
          <w:szCs w:val="24"/>
        </w:rPr>
        <w:t xml:space="preserve"> (</w:t>
      </w:r>
      <w:r w:rsidR="00A71C90">
        <w:rPr>
          <w:rFonts w:ascii="Times New Roman" w:hAnsi="Times New Roman" w:cs="Times New Roman"/>
          <w:sz w:val="24"/>
          <w:szCs w:val="24"/>
        </w:rPr>
        <w:t>i.e. populations’ size change exponentially after split</w:t>
      </w:r>
      <w:r w:rsidR="001D051B">
        <w:rPr>
          <w:rFonts w:ascii="Times New Roman" w:hAnsi="Times New Roman" w:cs="Times New Roman"/>
          <w:sz w:val="24"/>
          <w:szCs w:val="24"/>
        </w:rPr>
        <w:t>)</w:t>
      </w:r>
      <w:r w:rsidR="00BB04F6">
        <w:rPr>
          <w:rFonts w:ascii="Times New Roman" w:hAnsi="Times New Roman" w:cs="Times New Roman"/>
          <w:sz w:val="24"/>
          <w:szCs w:val="24"/>
        </w:rPr>
        <w:t xml:space="preserve"> of divergence between populations</w:t>
      </w:r>
      <w:r w:rsidR="00A71C90" w:rsidRPr="00A71C90">
        <w:rPr>
          <w:rFonts w:ascii="Times New Roman" w:hAnsi="Times New Roman" w:cs="Times New Roman"/>
          <w:sz w:val="24"/>
          <w:szCs w:val="24"/>
        </w:rPr>
        <w:t xml:space="preserve"> </w:t>
      </w:r>
      <w:r w:rsidR="00A71C90">
        <w:rPr>
          <w:rFonts w:ascii="Times New Roman" w:hAnsi="Times New Roman" w:cs="Times New Roman"/>
          <w:sz w:val="24"/>
          <w:szCs w:val="24"/>
        </w:rPr>
        <w:t>(</w:t>
      </w:r>
      <w:r w:rsidR="008765E4">
        <w:rPr>
          <w:rFonts w:ascii="Times New Roman" w:hAnsi="Times New Roman" w:cs="Times New Roman"/>
          <w:sz w:val="24"/>
          <w:szCs w:val="24"/>
        </w:rPr>
        <w:t>SI Appendix).</w:t>
      </w:r>
    </w:p>
    <w:p w14:paraId="105E5905" w14:textId="11A55258" w:rsidR="003463A6" w:rsidRDefault="00FB0F26">
      <w:pPr>
        <w:autoSpaceDE w:val="0"/>
        <w:autoSpaceDN w:val="0"/>
        <w:adjustRightInd w:val="0"/>
        <w:spacing w:line="480" w:lineRule="auto"/>
        <w:rPr>
          <w:rFonts w:ascii="Times New Roman" w:hAnsi="Times New Roman" w:cs="Times New Roman"/>
          <w:b/>
          <w:sz w:val="24"/>
          <w:szCs w:val="24"/>
        </w:rPr>
      </w:pPr>
      <w:r w:rsidRPr="00685F88">
        <w:rPr>
          <w:rFonts w:ascii="Times New Roman" w:hAnsi="Times New Roman" w:cs="Times New Roman" w:hint="eastAsia"/>
          <w:b/>
          <w:sz w:val="24"/>
          <w:szCs w:val="24"/>
        </w:rPr>
        <w:t xml:space="preserve">The early mallard </w:t>
      </w:r>
      <w:r w:rsidR="00BE548C">
        <w:rPr>
          <w:rFonts w:ascii="Times New Roman" w:hAnsi="Times New Roman" w:cs="Times New Roman"/>
          <w:b/>
          <w:sz w:val="24"/>
          <w:szCs w:val="24"/>
        </w:rPr>
        <w:t xml:space="preserve">duck </w:t>
      </w:r>
      <w:r w:rsidRPr="00685F88">
        <w:rPr>
          <w:rFonts w:ascii="Times New Roman" w:hAnsi="Times New Roman" w:cs="Times New Roman" w:hint="eastAsia"/>
          <w:b/>
          <w:sz w:val="24"/>
          <w:szCs w:val="24"/>
        </w:rPr>
        <w:t>and spot-bill</w:t>
      </w:r>
      <w:r w:rsidR="005413C8" w:rsidRPr="00685F88">
        <w:rPr>
          <w:rFonts w:ascii="Times New Roman" w:hAnsi="Times New Roman" w:cs="Times New Roman" w:hint="eastAsia"/>
          <w:b/>
          <w:sz w:val="24"/>
          <w:szCs w:val="24"/>
        </w:rPr>
        <w:t>ed</w:t>
      </w:r>
      <w:r w:rsidRPr="00685F88">
        <w:rPr>
          <w:rFonts w:ascii="Times New Roman" w:hAnsi="Times New Roman" w:cs="Times New Roman" w:hint="eastAsia"/>
          <w:b/>
          <w:sz w:val="24"/>
          <w:szCs w:val="24"/>
        </w:rPr>
        <w:t xml:space="preserve"> </w:t>
      </w:r>
      <w:r w:rsidR="00714B9D">
        <w:rPr>
          <w:rFonts w:ascii="Times New Roman" w:hAnsi="Times New Roman" w:cs="Times New Roman"/>
          <w:b/>
          <w:sz w:val="24"/>
          <w:szCs w:val="24"/>
        </w:rPr>
        <w:t xml:space="preserve">duck </w:t>
      </w:r>
      <w:r w:rsidRPr="00685F88">
        <w:rPr>
          <w:rFonts w:ascii="Times New Roman" w:hAnsi="Times New Roman" w:cs="Times New Roman" w:hint="eastAsia"/>
          <w:b/>
          <w:sz w:val="24"/>
          <w:szCs w:val="24"/>
        </w:rPr>
        <w:t>ancestors might benefit from adaptive selections</w:t>
      </w:r>
    </w:p>
    <w:p w14:paraId="0E89CA2B" w14:textId="2E68269A" w:rsidR="003463A6" w:rsidRDefault="007E77C8">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It is interesting that different tendency of population size change occurred after divergence between wild lineage and domestic lineage during </w:t>
      </w:r>
      <w:r w:rsidR="00FC26F3">
        <w:rPr>
          <w:rFonts w:ascii="Times New Roman" w:hAnsi="Times New Roman" w:cs="Times New Roman"/>
          <w:sz w:val="24"/>
          <w:szCs w:val="24"/>
        </w:rPr>
        <w:t xml:space="preserve">LGP. One possibility </w:t>
      </w:r>
      <w:r w:rsidR="00444E7F">
        <w:rPr>
          <w:rFonts w:ascii="Times New Roman" w:hAnsi="Times New Roman" w:cs="Times New Roman"/>
          <w:sz w:val="24"/>
          <w:szCs w:val="24"/>
        </w:rPr>
        <w:t>might</w:t>
      </w:r>
      <w:r w:rsidR="00337BF4">
        <w:rPr>
          <w:rFonts w:ascii="Times New Roman" w:hAnsi="Times New Roman" w:cs="Times New Roman"/>
          <w:sz w:val="24"/>
          <w:szCs w:val="24"/>
        </w:rPr>
        <w:t xml:space="preserve"> </w:t>
      </w:r>
      <w:r w:rsidR="00FC26F3">
        <w:rPr>
          <w:rFonts w:ascii="Times New Roman" w:hAnsi="Times New Roman" w:cs="Times New Roman"/>
          <w:sz w:val="24"/>
          <w:szCs w:val="24"/>
        </w:rPr>
        <w:t>be</w:t>
      </w:r>
      <w:r w:rsidR="00337BF4">
        <w:rPr>
          <w:rFonts w:ascii="Times New Roman" w:hAnsi="Times New Roman" w:cs="Times New Roman"/>
          <w:sz w:val="24"/>
          <w:szCs w:val="24"/>
        </w:rPr>
        <w:t xml:space="preserve"> that</w:t>
      </w:r>
      <w:r w:rsidR="00FC26F3">
        <w:rPr>
          <w:rFonts w:ascii="Times New Roman" w:hAnsi="Times New Roman" w:cs="Times New Roman"/>
          <w:sz w:val="24"/>
          <w:szCs w:val="24"/>
        </w:rPr>
        <w:t xml:space="preserve"> </w:t>
      </w:r>
      <w:r w:rsidR="005778E0">
        <w:rPr>
          <w:rFonts w:ascii="Times New Roman" w:hAnsi="Times New Roman" w:cs="Times New Roman"/>
          <w:sz w:val="24"/>
          <w:szCs w:val="24"/>
        </w:rPr>
        <w:t>nature selection grant</w:t>
      </w:r>
      <w:r w:rsidR="00444E7F">
        <w:rPr>
          <w:rFonts w:ascii="Times New Roman" w:hAnsi="Times New Roman" w:cs="Times New Roman"/>
          <w:sz w:val="24"/>
          <w:szCs w:val="24"/>
        </w:rPr>
        <w:t>ed the</w:t>
      </w:r>
      <w:r w:rsidR="00337BF4">
        <w:rPr>
          <w:rFonts w:ascii="Times New Roman" w:hAnsi="Times New Roman" w:cs="Times New Roman"/>
          <w:sz w:val="24"/>
          <w:szCs w:val="24"/>
        </w:rPr>
        <w:t xml:space="preserve"> </w:t>
      </w:r>
      <w:r w:rsidR="004E2A24">
        <w:rPr>
          <w:rFonts w:ascii="Times New Roman" w:hAnsi="Times New Roman" w:cs="Times New Roman" w:hint="eastAsia"/>
          <w:sz w:val="24"/>
          <w:szCs w:val="24"/>
        </w:rPr>
        <w:t>mallard duck and spot-billed</w:t>
      </w:r>
      <w:r w:rsidR="00337BF4">
        <w:rPr>
          <w:rFonts w:ascii="Times New Roman" w:hAnsi="Times New Roman" w:cs="Times New Roman" w:hint="eastAsia"/>
          <w:sz w:val="24"/>
          <w:szCs w:val="24"/>
        </w:rPr>
        <w:t xml:space="preserve"> </w:t>
      </w:r>
      <w:r w:rsidR="00F26CE2">
        <w:rPr>
          <w:rFonts w:ascii="Times New Roman" w:hAnsi="Times New Roman" w:cs="Times New Roman"/>
          <w:sz w:val="24"/>
          <w:szCs w:val="24"/>
        </w:rPr>
        <w:t xml:space="preserve">duck </w:t>
      </w:r>
      <w:r w:rsidR="00337BF4">
        <w:rPr>
          <w:rFonts w:ascii="Times New Roman" w:hAnsi="Times New Roman" w:cs="Times New Roman" w:hint="eastAsia"/>
          <w:sz w:val="24"/>
          <w:szCs w:val="24"/>
        </w:rPr>
        <w:t>ancestors</w:t>
      </w:r>
      <w:ins w:id="139" w:author="liu rui" w:date="2018-10-08T14:21:00Z">
        <w:r w:rsidR="004A2489">
          <w:rPr>
            <w:rFonts w:ascii="Times New Roman" w:hAnsi="Times New Roman" w:cs="Times New Roman"/>
            <w:sz w:val="24"/>
            <w:szCs w:val="24"/>
          </w:rPr>
          <w:t xml:space="preserve">, </w:t>
        </w:r>
      </w:ins>
      <w:del w:id="140" w:author="liu rui" w:date="2018-10-08T14:21:00Z">
        <w:r w:rsidR="00F26CE2" w:rsidDel="004A2489">
          <w:rPr>
            <w:rFonts w:ascii="Times New Roman" w:hAnsi="Times New Roman" w:cs="Times New Roman"/>
            <w:sz w:val="24"/>
            <w:szCs w:val="24"/>
          </w:rPr>
          <w:delText xml:space="preserve"> </w:delText>
        </w:r>
      </w:del>
      <w:r w:rsidR="00F26CE2">
        <w:rPr>
          <w:rFonts w:ascii="Times New Roman" w:hAnsi="Times New Roman" w:cs="Times New Roman"/>
          <w:sz w:val="24"/>
          <w:szCs w:val="24"/>
        </w:rPr>
        <w:t>but not domestic duck ancestors</w:t>
      </w:r>
      <w:ins w:id="141" w:author="liu rui" w:date="2018-10-08T14:21:00Z">
        <w:r w:rsidR="004A2489">
          <w:rPr>
            <w:rFonts w:ascii="Times New Roman" w:hAnsi="Times New Roman" w:cs="Times New Roman"/>
            <w:sz w:val="24"/>
            <w:szCs w:val="24"/>
          </w:rPr>
          <w:t>,</w:t>
        </w:r>
      </w:ins>
      <w:r w:rsidR="00337BF4">
        <w:rPr>
          <w:rFonts w:ascii="Times New Roman" w:hAnsi="Times New Roman" w:cs="Times New Roman"/>
          <w:sz w:val="24"/>
          <w:szCs w:val="24"/>
        </w:rPr>
        <w:t xml:space="preserve"> new advantage traits</w:t>
      </w:r>
      <w:r w:rsidR="00FB0F26">
        <w:rPr>
          <w:rFonts w:ascii="Times New Roman" w:hAnsi="Times New Roman" w:cs="Times New Roman" w:hint="eastAsia"/>
          <w:sz w:val="24"/>
          <w:szCs w:val="24"/>
        </w:rPr>
        <w:t xml:space="preserve"> to </w:t>
      </w:r>
      <w:r w:rsidR="00FB0F26">
        <w:rPr>
          <w:rFonts w:ascii="Times New Roman" w:hAnsi="Times New Roman" w:cs="Times New Roman"/>
          <w:sz w:val="24"/>
          <w:szCs w:val="24"/>
        </w:rPr>
        <w:t>environment</w:t>
      </w:r>
      <w:r w:rsidR="00FB0F26">
        <w:rPr>
          <w:rFonts w:ascii="Times New Roman" w:hAnsi="Times New Roman" w:cs="Times New Roman" w:hint="eastAsia"/>
          <w:sz w:val="24"/>
          <w:szCs w:val="24"/>
        </w:rPr>
        <w:t xml:space="preserve"> </w:t>
      </w:r>
      <w:r w:rsidR="00480AE3">
        <w:rPr>
          <w:rFonts w:ascii="Times New Roman" w:hAnsi="Times New Roman" w:cs="Times New Roman"/>
          <w:sz w:val="24"/>
          <w:szCs w:val="24"/>
        </w:rPr>
        <w:t xml:space="preserve">change </w:t>
      </w:r>
      <w:r w:rsidR="00337BF4">
        <w:rPr>
          <w:rFonts w:ascii="Times New Roman" w:hAnsi="Times New Roman" w:cs="Times New Roman"/>
          <w:sz w:val="24"/>
          <w:szCs w:val="24"/>
        </w:rPr>
        <w:t>after their split</w:t>
      </w:r>
      <w:r w:rsidR="00480AE3">
        <w:rPr>
          <w:rFonts w:ascii="Times New Roman" w:hAnsi="Times New Roman" w:cs="Times New Roman"/>
          <w:sz w:val="24"/>
          <w:szCs w:val="24"/>
        </w:rPr>
        <w:t>. Consequently,</w:t>
      </w:r>
      <w:r w:rsidR="003E17E7">
        <w:rPr>
          <w:rFonts w:ascii="Times New Roman" w:hAnsi="Times New Roman" w:cs="Times New Roman"/>
          <w:sz w:val="24"/>
          <w:szCs w:val="24"/>
        </w:rPr>
        <w:t xml:space="preserve"> environment changes lead the domestic ancestor population size decreased, whereas wild ancestor population</w:t>
      </w:r>
      <w:r w:rsidR="00331C48">
        <w:rPr>
          <w:rFonts w:ascii="Times New Roman" w:hAnsi="Times New Roman" w:cs="Times New Roman"/>
          <w:sz w:val="24"/>
          <w:szCs w:val="24"/>
        </w:rPr>
        <w:t xml:space="preserve"> size</w:t>
      </w:r>
      <w:r w:rsidR="003E17E7">
        <w:rPr>
          <w:rFonts w:ascii="Times New Roman" w:hAnsi="Times New Roman" w:cs="Times New Roman"/>
          <w:sz w:val="24"/>
          <w:szCs w:val="24"/>
        </w:rPr>
        <w:t xml:space="preserve"> even increased</w:t>
      </w:r>
      <w:r w:rsidR="003B51D4">
        <w:rPr>
          <w:rFonts w:ascii="Times New Roman" w:hAnsi="Times New Roman" w:cs="Times New Roman"/>
          <w:sz w:val="24"/>
          <w:szCs w:val="24"/>
        </w:rPr>
        <w:t xml:space="preserve"> </w:t>
      </w:r>
      <w:r w:rsidR="00A10849" w:rsidRPr="005B47D3">
        <w:rPr>
          <w:rFonts w:ascii="Times New Roman" w:hAnsi="Times New Roman" w:cs="Times New Roman" w:hint="eastAsia"/>
          <w:sz w:val="24"/>
          <w:szCs w:val="24"/>
        </w:rPr>
        <w:t>(</w:t>
      </w:r>
      <w:r w:rsidR="0049399B" w:rsidRPr="005B47D3">
        <w:rPr>
          <w:rFonts w:ascii="Times New Roman" w:hAnsi="Times New Roman" w:cs="Times New Roman" w:hint="eastAsia"/>
          <w:sz w:val="24"/>
          <w:szCs w:val="24"/>
        </w:rPr>
        <w:t xml:space="preserve">Fig. </w:t>
      </w:r>
      <w:r w:rsidR="00914C53" w:rsidRPr="005B47D3">
        <w:rPr>
          <w:rFonts w:ascii="Times New Roman" w:hAnsi="Times New Roman" w:cs="Times New Roman"/>
          <w:sz w:val="24"/>
          <w:szCs w:val="24"/>
        </w:rPr>
        <w:t>3</w:t>
      </w:r>
      <w:r w:rsidR="00F757D9" w:rsidRPr="005B47D3">
        <w:rPr>
          <w:rFonts w:ascii="Times New Roman" w:hAnsi="Times New Roman" w:cs="Times New Roman"/>
          <w:sz w:val="24"/>
          <w:szCs w:val="24"/>
        </w:rPr>
        <w:t>d</w:t>
      </w:r>
      <w:r w:rsidR="0049399B" w:rsidRPr="005B47D3">
        <w:rPr>
          <w:rFonts w:ascii="Times New Roman" w:hAnsi="Times New Roman" w:cs="Times New Roman" w:hint="eastAsia"/>
          <w:sz w:val="24"/>
          <w:szCs w:val="24"/>
        </w:rPr>
        <w:t>;</w:t>
      </w:r>
      <w:r w:rsidR="0049399B" w:rsidRPr="005B47D3">
        <w:rPr>
          <w:rFonts w:ascii="Times New Roman" w:hAnsi="Times New Roman" w:cs="Times New Roman"/>
          <w:sz w:val="24"/>
          <w:szCs w:val="24"/>
        </w:rPr>
        <w:t xml:space="preserve"> </w:t>
      </w:r>
      <w:r w:rsidR="005740E9">
        <w:rPr>
          <w:rFonts w:ascii="Times New Roman" w:hAnsi="Times New Roman" w:cs="Times New Roman"/>
          <w:sz w:val="24"/>
          <w:szCs w:val="24"/>
        </w:rPr>
        <w:t>SI Appendix</w:t>
      </w:r>
      <w:r w:rsidR="001211AD">
        <w:rPr>
          <w:rFonts w:ascii="Times New Roman" w:hAnsi="Times New Roman" w:cs="Times New Roman"/>
          <w:sz w:val="24"/>
          <w:szCs w:val="24"/>
        </w:rPr>
        <w:t>;</w:t>
      </w:r>
      <w:r w:rsidR="005740E9">
        <w:rPr>
          <w:rFonts w:ascii="Times New Roman" w:hAnsi="Times New Roman" w:cs="Times New Roman"/>
          <w:sz w:val="24"/>
          <w:szCs w:val="24"/>
        </w:rPr>
        <w:t xml:space="preserve"> Fig. S17</w:t>
      </w:r>
      <w:r w:rsidR="00A10849" w:rsidRPr="005B47D3">
        <w:rPr>
          <w:rFonts w:ascii="Times New Roman" w:hAnsi="Times New Roman" w:cs="Times New Roman" w:hint="eastAsia"/>
          <w:sz w:val="24"/>
          <w:szCs w:val="24"/>
        </w:rPr>
        <w:t>)</w:t>
      </w:r>
      <w:r w:rsidR="00FB0F26">
        <w:rPr>
          <w:rFonts w:ascii="Times New Roman" w:hAnsi="Times New Roman" w:cs="Times New Roman" w:hint="eastAsia"/>
          <w:sz w:val="24"/>
          <w:szCs w:val="24"/>
        </w:rPr>
        <w:t>.</w:t>
      </w:r>
      <w:r w:rsidR="00187EEB">
        <w:rPr>
          <w:rFonts w:ascii="Times New Roman" w:hAnsi="Times New Roman" w:cs="Times New Roman"/>
          <w:sz w:val="24"/>
          <w:szCs w:val="24"/>
        </w:rPr>
        <w:t xml:space="preserve">We </w:t>
      </w:r>
      <w:r w:rsidR="00FB0F26">
        <w:rPr>
          <w:rFonts w:ascii="Times New Roman" w:hAnsi="Times New Roman" w:cs="Times New Roman" w:hint="eastAsia"/>
          <w:sz w:val="24"/>
          <w:szCs w:val="24"/>
        </w:rPr>
        <w:t xml:space="preserve">detected positive selections in the early ancestors of these two wild </w:t>
      </w:r>
      <w:r w:rsidR="00FB0F26">
        <w:rPr>
          <w:rFonts w:ascii="Times New Roman" w:hAnsi="Times New Roman" w:cs="Times New Roman" w:hint="eastAsia"/>
          <w:sz w:val="24"/>
          <w:szCs w:val="24"/>
        </w:rPr>
        <w:lastRenderedPageBreak/>
        <w:t>populations</w:t>
      </w:r>
      <w:ins w:id="142" w:author="liu rui" w:date="2018-10-08T14:21:00Z">
        <w:r w:rsidR="004A2489">
          <w:rPr>
            <w:rFonts w:ascii="Times New Roman" w:hAnsi="Times New Roman" w:cs="Times New Roman"/>
            <w:sz w:val="24"/>
            <w:szCs w:val="24"/>
          </w:rPr>
          <w:t xml:space="preserve"> after their divergence with domestic lineage,</w:t>
        </w:r>
      </w:ins>
      <w:r w:rsidR="00FB0F26">
        <w:rPr>
          <w:rFonts w:ascii="Times New Roman" w:hAnsi="Times New Roman" w:cs="Times New Roman" w:hint="eastAsia"/>
          <w:sz w:val="24"/>
          <w:szCs w:val="24"/>
        </w:rPr>
        <w:t xml:space="preserve"> </w:t>
      </w:r>
      <w:r w:rsidR="00BD4456">
        <w:rPr>
          <w:rFonts w:ascii="Times New Roman" w:hAnsi="Times New Roman" w:cs="Times New Roman"/>
          <w:sz w:val="24"/>
          <w:szCs w:val="24"/>
        </w:rPr>
        <w:t>and</w:t>
      </w:r>
      <w:r w:rsidR="00FB0F26">
        <w:rPr>
          <w:rFonts w:ascii="Times New Roman" w:hAnsi="Times New Roman" w:cs="Times New Roman" w:hint="eastAsia"/>
          <w:sz w:val="24"/>
          <w:szCs w:val="24"/>
        </w:rPr>
        <w:t xml:space="preserve"> identified a total of </w:t>
      </w:r>
      <w:r w:rsidR="00E734F0" w:rsidRPr="00607BAF">
        <w:rPr>
          <w:rFonts w:ascii="Times New Roman" w:hAnsi="Times New Roman" w:cs="Times New Roman"/>
          <w:sz w:val="24"/>
          <w:szCs w:val="24"/>
        </w:rPr>
        <w:t>625</w:t>
      </w:r>
      <w:r w:rsidR="00555041">
        <w:rPr>
          <w:rFonts w:ascii="Times New Roman" w:hAnsi="Times New Roman" w:cs="Times New Roman" w:hint="eastAsia"/>
          <w:sz w:val="24"/>
          <w:szCs w:val="24"/>
        </w:rPr>
        <w:t xml:space="preserve"> </w:t>
      </w:r>
      <w:r w:rsidR="00FB0F26">
        <w:rPr>
          <w:rFonts w:ascii="Times New Roman" w:hAnsi="Times New Roman" w:cs="Times New Roman" w:hint="eastAsia"/>
          <w:sz w:val="24"/>
          <w:szCs w:val="24"/>
        </w:rPr>
        <w:t xml:space="preserve">putative selective sweep regions, with an average size of </w:t>
      </w:r>
      <w:r w:rsidR="00E734F0" w:rsidRPr="00607BAF">
        <w:rPr>
          <w:rFonts w:ascii="Times New Roman" w:hAnsi="Times New Roman" w:cs="Times New Roman"/>
          <w:sz w:val="24"/>
          <w:szCs w:val="24"/>
        </w:rPr>
        <w:t>25</w:t>
      </w:r>
      <w:r w:rsidR="00C636A9" w:rsidRPr="00607BAF">
        <w:rPr>
          <w:rFonts w:ascii="Times New Roman" w:hAnsi="Times New Roman" w:cs="Times New Roman"/>
          <w:sz w:val="24"/>
          <w:szCs w:val="24"/>
        </w:rPr>
        <w:t>,</w:t>
      </w:r>
      <w:r w:rsidR="00E734F0" w:rsidRPr="00607BAF">
        <w:rPr>
          <w:rFonts w:ascii="Times New Roman" w:hAnsi="Times New Roman" w:cs="Times New Roman"/>
          <w:sz w:val="24"/>
          <w:szCs w:val="24"/>
        </w:rPr>
        <w:t>888</w:t>
      </w:r>
      <w:r w:rsidR="00783AD8">
        <w:rPr>
          <w:rFonts w:ascii="Times New Roman" w:hAnsi="Times New Roman" w:cs="Times New Roman" w:hint="eastAsia"/>
          <w:sz w:val="24"/>
          <w:szCs w:val="24"/>
        </w:rPr>
        <w:t xml:space="preserve"> bp</w:t>
      </w:r>
      <w:r w:rsidR="00FB0F26">
        <w:rPr>
          <w:rFonts w:ascii="Times New Roman" w:hAnsi="Times New Roman" w:cs="Times New Roman" w:hint="eastAsia"/>
          <w:sz w:val="24"/>
          <w:szCs w:val="24"/>
        </w:rPr>
        <w:t xml:space="preserve">, using </w:t>
      </w:r>
      <w:r w:rsidR="00783AD8" w:rsidRPr="00063348">
        <w:rPr>
          <w:rFonts w:ascii="Times New Roman" w:hAnsi="Times New Roman" w:cs="Times New Roman"/>
          <w:sz w:val="24"/>
          <w:szCs w:val="24"/>
        </w:rPr>
        <w:t>thresholds</w:t>
      </w:r>
      <w:r w:rsidR="00783AD8">
        <w:rPr>
          <w:rFonts w:ascii="Times New Roman" w:hAnsi="Times New Roman" w:cs="Times New Roman"/>
          <w:sz w:val="24"/>
          <w:szCs w:val="24"/>
        </w:rPr>
        <w:t xml:space="preserve"> of</w:t>
      </w:r>
      <w:r w:rsidR="00783AD8" w:rsidRPr="00063348">
        <w:rPr>
          <w:rFonts w:ascii="Times New Roman" w:hAnsi="Times New Roman" w:cs="Times New Roman"/>
          <w:sz w:val="24"/>
          <w:szCs w:val="24"/>
        </w:rPr>
        <w:t xml:space="preserve"> </w:t>
      </w:r>
      <w:r w:rsidR="00FB0F26" w:rsidRPr="00063348">
        <w:rPr>
          <w:rFonts w:ascii="Times New Roman" w:hAnsi="Times New Roman" w:cs="Times New Roman"/>
          <w:sz w:val="24"/>
          <w:szCs w:val="24"/>
        </w:rPr>
        <w:t>4</w:t>
      </w:r>
      <w:r w:rsidR="00555041" w:rsidRPr="00063348">
        <w:rPr>
          <w:rFonts w:ascii="Times New Roman" w:hAnsi="Times New Roman" w:cs="Times New Roman"/>
          <w:sz w:val="24"/>
          <w:szCs w:val="24"/>
        </w:rPr>
        <w:t xml:space="preserve"> and </w:t>
      </w:r>
      <w:r w:rsidR="00E734F0" w:rsidRPr="00063348">
        <w:rPr>
          <w:rFonts w:ascii="Times New Roman" w:hAnsi="Times New Roman" w:cs="Times New Roman"/>
          <w:sz w:val="24"/>
          <w:szCs w:val="24"/>
        </w:rPr>
        <w:t>1.5</w:t>
      </w:r>
      <w:r w:rsidR="00FB0F26" w:rsidRPr="00063348">
        <w:rPr>
          <w:rFonts w:ascii="Times New Roman" w:hAnsi="Times New Roman" w:cs="Times New Roman"/>
          <w:sz w:val="24"/>
          <w:szCs w:val="24"/>
        </w:rPr>
        <w:t xml:space="preserve"> standard deviations away from the mean </w:t>
      </w:r>
      <w:r w:rsidR="00555041">
        <w:rPr>
          <w:rFonts w:ascii="Times New Roman" w:hAnsi="Times New Roman" w:cs="Times New Roman" w:hint="eastAsia"/>
          <w:sz w:val="24"/>
          <w:szCs w:val="24"/>
        </w:rPr>
        <w:t>for autosomes and sex-chromosome</w:t>
      </w:r>
      <w:r w:rsidR="003612F2">
        <w:rPr>
          <w:rFonts w:ascii="Times New Roman" w:hAnsi="Times New Roman" w:cs="Times New Roman"/>
          <w:sz w:val="24"/>
          <w:szCs w:val="24"/>
        </w:rPr>
        <w:t>,</w:t>
      </w:r>
      <w:r w:rsidR="00555041">
        <w:rPr>
          <w:rFonts w:ascii="Times New Roman" w:hAnsi="Times New Roman" w:cs="Times New Roman" w:hint="eastAsia"/>
          <w:sz w:val="24"/>
          <w:szCs w:val="24"/>
        </w:rPr>
        <w:t xml:space="preserve"> </w:t>
      </w:r>
      <w:r w:rsidR="003612F2">
        <w:rPr>
          <w:rFonts w:ascii="Times New Roman" w:hAnsi="Times New Roman" w:cs="Times New Roman"/>
          <w:sz w:val="24"/>
          <w:szCs w:val="24"/>
        </w:rPr>
        <w:t>respectively</w:t>
      </w:r>
      <w:r w:rsidR="003612F2">
        <w:rPr>
          <w:rFonts w:ascii="Times New Roman" w:hAnsi="Times New Roman" w:cs="Times New Roman" w:hint="eastAsia"/>
          <w:sz w:val="24"/>
          <w:szCs w:val="24"/>
        </w:rPr>
        <w:t xml:space="preserve"> </w:t>
      </w:r>
      <w:r w:rsidR="00555041">
        <w:rPr>
          <w:rFonts w:ascii="Times New Roman" w:hAnsi="Times New Roman" w:cs="Times New Roman" w:hint="eastAsia"/>
          <w:sz w:val="24"/>
          <w:szCs w:val="24"/>
        </w:rPr>
        <w:t>(</w:t>
      </w:r>
      <w:r w:rsidR="0049399B">
        <w:rPr>
          <w:rFonts w:ascii="Times New Roman" w:hAnsi="Times New Roman" w:cs="Times New Roman"/>
          <w:sz w:val="24"/>
          <w:szCs w:val="24"/>
        </w:rPr>
        <w:t>Fig</w:t>
      </w:r>
      <w:r w:rsidR="0049399B">
        <w:rPr>
          <w:rFonts w:ascii="Times New Roman" w:hAnsi="Times New Roman" w:cs="Times New Roman" w:hint="eastAsia"/>
          <w:sz w:val="24"/>
          <w:szCs w:val="24"/>
        </w:rPr>
        <w:t>. 4</w:t>
      </w:r>
      <w:r w:rsidR="00F757D9">
        <w:rPr>
          <w:rFonts w:ascii="Times New Roman" w:hAnsi="Times New Roman" w:cs="Times New Roman"/>
          <w:sz w:val="24"/>
          <w:szCs w:val="24"/>
        </w:rPr>
        <w:t>a-b</w:t>
      </w:r>
      <w:r w:rsidR="0049399B">
        <w:rPr>
          <w:rFonts w:ascii="Times New Roman" w:hAnsi="Times New Roman" w:cs="Times New Roman" w:hint="eastAsia"/>
          <w:sz w:val="24"/>
          <w:szCs w:val="24"/>
        </w:rPr>
        <w:t>;</w:t>
      </w:r>
      <w:r w:rsidR="0049399B" w:rsidRPr="004F701B">
        <w:rPr>
          <w:rFonts w:ascii="Times New Roman" w:hAnsi="Times New Roman" w:cs="Times New Roman"/>
          <w:sz w:val="24"/>
          <w:szCs w:val="24"/>
        </w:rPr>
        <w:t xml:space="preserve"> </w:t>
      </w:r>
      <w:r w:rsidR="005740E9">
        <w:rPr>
          <w:rFonts w:ascii="Times New Roman" w:hAnsi="Times New Roman" w:cs="Times New Roman"/>
          <w:sz w:val="24"/>
          <w:szCs w:val="24"/>
        </w:rPr>
        <w:t>Fig. S18</w:t>
      </w:r>
      <w:r w:rsidR="003B51D4">
        <w:rPr>
          <w:rFonts w:ascii="Times New Roman" w:hAnsi="Times New Roman" w:cs="Times New Roman" w:hint="eastAsia"/>
          <w:sz w:val="24"/>
          <w:szCs w:val="24"/>
        </w:rPr>
        <w:t>；</w:t>
      </w:r>
      <w:r w:rsidR="000228CB">
        <w:rPr>
          <w:rFonts w:ascii="Times New Roman" w:hAnsi="Times New Roman" w:cs="Times New Roman"/>
          <w:sz w:val="24"/>
          <w:szCs w:val="24"/>
        </w:rPr>
        <w:t>Materials and Methods)</w:t>
      </w:r>
      <w:r w:rsidR="000228CB">
        <w:rPr>
          <w:rFonts w:ascii="Times New Roman" w:hAnsi="Times New Roman" w:cs="Times New Roman"/>
          <w:sz w:val="24"/>
          <w:szCs w:val="24"/>
        </w:rPr>
        <w:fldChar w:fldCharType="begin">
          <w:fldData xml:space="preserve">PEVuZE5vdGU+PENpdGU+PEF1dGhvcj5Hcm9lbmVuPC9BdXRob3I+PFllYXI+MjAxMjwvWWVhcj48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ZXI+PGRhdGVzPjx5ZWFyPjIwMTI8L3llYXI+PC9kYXRlcz48aXNibj4wMDI4LTA4MzY8L2lzYm4+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PEVuZE5vdGU+PENpdGU+PEF1dGhvcj5Hcm9lbmVuPC9BdXRob3I+PFllYXI+MjAxMjwvWWVhcj48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ZXI+PGRhdGVzPjx5ZWFyPjIwMTI8L3llYXI+PC9kYXRlcz48aXNibj4wMDI4LTA4MzY8L2lzYm4+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0228CB">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7" w:tooltip="Groenen, 2012 #17" w:history="1">
        <w:r w:rsidR="00F50B80">
          <w:rPr>
            <w:rFonts w:ascii="Times New Roman" w:hAnsi="Times New Roman" w:cs="Times New Roman"/>
            <w:noProof/>
            <w:sz w:val="24"/>
            <w:szCs w:val="24"/>
          </w:rPr>
          <w:t>27</w:t>
        </w:r>
      </w:hyperlink>
      <w:r w:rsidR="00F50B80">
        <w:rPr>
          <w:rFonts w:ascii="Times New Roman" w:hAnsi="Times New Roman" w:cs="Times New Roman"/>
          <w:noProof/>
          <w:sz w:val="24"/>
          <w:szCs w:val="24"/>
        </w:rPr>
        <w:t xml:space="preserve">, </w:t>
      </w:r>
      <w:hyperlink w:anchor="_ENREF_28" w:tooltip="Green, 2010 #16" w:history="1">
        <w:r w:rsidR="00F50B80">
          <w:rPr>
            <w:rFonts w:ascii="Times New Roman" w:hAnsi="Times New Roman" w:cs="Times New Roman"/>
            <w:noProof/>
            <w:sz w:val="24"/>
            <w:szCs w:val="24"/>
          </w:rPr>
          <w:t>28</w:t>
        </w:r>
      </w:hyperlink>
      <w:r w:rsidR="00F50B80">
        <w:rPr>
          <w:rFonts w:ascii="Times New Roman" w:hAnsi="Times New Roman" w:cs="Times New Roman"/>
          <w:noProof/>
          <w:sz w:val="24"/>
          <w:szCs w:val="24"/>
        </w:rPr>
        <w:t>)</w:t>
      </w:r>
      <w:r w:rsidR="000228CB">
        <w:rPr>
          <w:rFonts w:ascii="Times New Roman" w:hAnsi="Times New Roman" w:cs="Times New Roman"/>
          <w:sz w:val="24"/>
          <w:szCs w:val="24"/>
        </w:rPr>
        <w:fldChar w:fldCharType="end"/>
      </w:r>
      <w:r w:rsidR="00FB0F26">
        <w:rPr>
          <w:rFonts w:ascii="Times New Roman" w:hAnsi="Times New Roman" w:cs="Times New Roman" w:hint="eastAsia"/>
          <w:sz w:val="24"/>
          <w:szCs w:val="24"/>
        </w:rPr>
        <w:t xml:space="preserve">. Among them, </w:t>
      </w:r>
      <w:r w:rsidR="00AD49B0" w:rsidRPr="00063348">
        <w:rPr>
          <w:rFonts w:ascii="Times New Roman" w:hAnsi="Times New Roman" w:cs="Times New Roman"/>
          <w:sz w:val="24"/>
          <w:szCs w:val="24"/>
        </w:rPr>
        <w:t>246</w:t>
      </w:r>
      <w:r w:rsidR="00FB0F26">
        <w:rPr>
          <w:rFonts w:ascii="Times New Roman" w:hAnsi="Times New Roman" w:cs="Times New Roman" w:hint="eastAsia"/>
          <w:sz w:val="24"/>
          <w:szCs w:val="24"/>
        </w:rPr>
        <w:t xml:space="preserve"> </w:t>
      </w:r>
      <w:r w:rsidR="00286EBC">
        <w:rPr>
          <w:rFonts w:ascii="Times New Roman" w:hAnsi="Times New Roman" w:cs="Times New Roman" w:hint="eastAsia"/>
          <w:sz w:val="24"/>
          <w:szCs w:val="24"/>
        </w:rPr>
        <w:t xml:space="preserve">selective sweeps </w:t>
      </w:r>
      <w:r w:rsidR="00286EBC">
        <w:rPr>
          <w:rFonts w:ascii="Times New Roman" w:hAnsi="Times New Roman" w:cs="Times New Roman"/>
          <w:sz w:val="24"/>
          <w:szCs w:val="24"/>
        </w:rPr>
        <w:t>harbored</w:t>
      </w:r>
      <w:r w:rsidR="00286EBC">
        <w:rPr>
          <w:rFonts w:ascii="Times New Roman" w:hAnsi="Times New Roman" w:cs="Times New Roman" w:hint="eastAsia"/>
          <w:sz w:val="24"/>
          <w:szCs w:val="24"/>
        </w:rPr>
        <w:t xml:space="preserve"> </w:t>
      </w:r>
      <w:r w:rsidR="00286EBC" w:rsidRPr="00063348">
        <w:rPr>
          <w:rFonts w:ascii="Times New Roman" w:hAnsi="Times New Roman" w:cs="Times New Roman"/>
          <w:sz w:val="24"/>
          <w:szCs w:val="24"/>
        </w:rPr>
        <w:t>336</w:t>
      </w:r>
      <w:r w:rsidR="00286EBC">
        <w:rPr>
          <w:rFonts w:ascii="Times New Roman" w:hAnsi="Times New Roman" w:cs="Times New Roman" w:hint="eastAsia"/>
          <w:sz w:val="24"/>
          <w:szCs w:val="24"/>
        </w:rPr>
        <w:t xml:space="preserve"> protein coding genes, while the remained ones don</w:t>
      </w:r>
      <w:r w:rsidR="00286EBC">
        <w:rPr>
          <w:rFonts w:ascii="Times New Roman" w:hAnsi="Times New Roman" w:cs="Times New Roman"/>
          <w:sz w:val="24"/>
          <w:szCs w:val="24"/>
        </w:rPr>
        <w:t>’</w:t>
      </w:r>
      <w:r w:rsidR="00286EBC">
        <w:rPr>
          <w:rFonts w:ascii="Times New Roman" w:hAnsi="Times New Roman" w:cs="Times New Roman" w:hint="eastAsia"/>
          <w:sz w:val="24"/>
          <w:szCs w:val="24"/>
        </w:rPr>
        <w:t xml:space="preserve">t contain annotated </w:t>
      </w:r>
      <w:r w:rsidR="00286EBC" w:rsidRPr="00063348">
        <w:rPr>
          <w:rFonts w:ascii="Times New Roman" w:hAnsi="Times New Roman" w:cs="Times New Roman"/>
          <w:sz w:val="24"/>
          <w:szCs w:val="24"/>
        </w:rPr>
        <w:t>protein coding genes</w:t>
      </w:r>
      <w:r w:rsidR="00286EBC" w:rsidRPr="003612F2">
        <w:rPr>
          <w:rFonts w:ascii="Times New Roman" w:hAnsi="Times New Roman" w:cs="Times New Roman" w:hint="eastAsia"/>
          <w:sz w:val="24"/>
          <w:szCs w:val="24"/>
        </w:rPr>
        <w:t xml:space="preserve"> (</w:t>
      </w:r>
      <w:r w:rsidR="005740E9">
        <w:rPr>
          <w:rFonts w:ascii="Times New Roman" w:hAnsi="Times New Roman" w:cs="Times New Roman"/>
          <w:sz w:val="24"/>
          <w:szCs w:val="24"/>
        </w:rPr>
        <w:t>SI Appendix;</w:t>
      </w:r>
      <w:r w:rsidR="00901019">
        <w:rPr>
          <w:rFonts w:ascii="Times New Roman" w:hAnsi="Times New Roman" w:cs="Times New Roman"/>
          <w:sz w:val="24"/>
          <w:szCs w:val="24"/>
        </w:rPr>
        <w:t xml:space="preserve"> </w:t>
      </w:r>
      <w:r w:rsidR="00E725C5">
        <w:rPr>
          <w:rFonts w:ascii="Times New Roman" w:hAnsi="Times New Roman" w:cs="Times New Roman"/>
          <w:sz w:val="24"/>
          <w:szCs w:val="24"/>
        </w:rPr>
        <w:t>Table S13</w:t>
      </w:r>
      <w:r w:rsidR="00286EBC">
        <w:rPr>
          <w:rFonts w:ascii="Times New Roman" w:hAnsi="Times New Roman" w:cs="Times New Roman" w:hint="eastAsia"/>
          <w:sz w:val="24"/>
          <w:szCs w:val="24"/>
        </w:rPr>
        <w:t xml:space="preserve">). </w:t>
      </w:r>
      <w:r w:rsidR="00286EBC">
        <w:rPr>
          <w:rFonts w:ascii="Times New Roman" w:hAnsi="Times New Roman" w:cs="Times New Roman"/>
          <w:sz w:val="24"/>
          <w:szCs w:val="24"/>
        </w:rPr>
        <w:t xml:space="preserve">Recent studies indicated that positive selections in </w:t>
      </w:r>
      <w:r w:rsidR="00286EBC" w:rsidRPr="00C57910">
        <w:rPr>
          <w:rFonts w:ascii="Times New Roman" w:hAnsi="Times New Roman" w:cs="Times New Roman"/>
          <w:sz w:val="24"/>
          <w:szCs w:val="24"/>
        </w:rPr>
        <w:t>intergenic</w:t>
      </w:r>
      <w:r w:rsidR="00286EBC">
        <w:rPr>
          <w:rFonts w:ascii="Times New Roman" w:hAnsi="Times New Roman" w:cs="Times New Roman"/>
          <w:sz w:val="24"/>
          <w:szCs w:val="24"/>
        </w:rPr>
        <w:t xml:space="preserve"> </w:t>
      </w:r>
      <w:r w:rsidR="00286EBC" w:rsidRPr="00C57910">
        <w:rPr>
          <w:rFonts w:ascii="Times New Roman" w:hAnsi="Times New Roman" w:cs="Times New Roman"/>
          <w:sz w:val="24"/>
          <w:szCs w:val="24"/>
        </w:rPr>
        <w:t>and int</w:t>
      </w:r>
      <w:r w:rsidR="00286EBC" w:rsidRPr="00C57910">
        <w:rPr>
          <w:rFonts w:ascii="Times New Roman" w:hAnsi="Times New Roman" w:cs="Times New Roman" w:hint="eastAsia"/>
          <w:sz w:val="24"/>
          <w:szCs w:val="24"/>
        </w:rPr>
        <w:t>ra</w:t>
      </w:r>
      <w:r w:rsidR="00286EBC" w:rsidRPr="00C57910">
        <w:rPr>
          <w:rFonts w:ascii="Times New Roman" w:hAnsi="Times New Roman" w:cs="Times New Roman"/>
          <w:sz w:val="24"/>
          <w:szCs w:val="24"/>
        </w:rPr>
        <w:t>genic</w:t>
      </w:r>
      <w:r w:rsidR="00286EBC">
        <w:rPr>
          <w:rFonts w:ascii="Times New Roman" w:hAnsi="Times New Roman" w:cs="Times New Roman"/>
          <w:sz w:val="24"/>
          <w:szCs w:val="24"/>
        </w:rPr>
        <w:t xml:space="preserve"> regions </w:t>
      </w:r>
      <w:r w:rsidR="00286EBC">
        <w:rPr>
          <w:rFonts w:ascii="Times New Roman" w:hAnsi="Times New Roman" w:cs="Times New Roman" w:hint="eastAsia"/>
          <w:sz w:val="24"/>
          <w:szCs w:val="24"/>
        </w:rPr>
        <w:t>were</w:t>
      </w:r>
      <w:r w:rsidR="00286EBC">
        <w:rPr>
          <w:rFonts w:ascii="Times New Roman" w:hAnsi="Times New Roman" w:cs="Times New Roman"/>
          <w:sz w:val="24"/>
          <w:szCs w:val="24"/>
        </w:rPr>
        <w:t xml:space="preserve"> associated with </w:t>
      </w:r>
      <w:r w:rsidR="00957DDA">
        <w:rPr>
          <w:rFonts w:ascii="Times New Roman" w:hAnsi="Times New Roman" w:cs="Times New Roman"/>
          <w:sz w:val="24"/>
          <w:szCs w:val="24"/>
        </w:rPr>
        <w:t>phenotypic variation</w:t>
      </w:r>
      <w:r w:rsidR="004A4759">
        <w:rPr>
          <w:rFonts w:ascii="Times New Roman" w:hAnsi="Times New Roman" w:cs="Times New Roman"/>
          <w:sz w:val="24"/>
          <w:szCs w:val="24"/>
        </w:rPr>
        <w:t xml:space="preserve"> </w:t>
      </w:r>
      <w:r w:rsidR="00297799">
        <w:rPr>
          <w:rFonts w:ascii="Times New Roman" w:hAnsi="Times New Roman" w:cs="Times New Roman"/>
          <w:sz w:val="24"/>
          <w:szCs w:val="24"/>
        </w:rPr>
        <w:fldChar w:fldCharType="begin">
          <w:fldData xml:space="preserve">PEVuZE5vdGU+PENpdGU+PEF1dGhvcj5Hcm9lbmVuPC9BdXRob3I+PFllYXI+MjAxMjwvWWVhcj48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PEVuZE5vdGU+PENpdGU+PEF1dGhvcj5Hcm9lbmVuPC9BdXRob3I+PFllYXI+MjAxMjwvWWVhcj48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297799">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 w:tooltip="Rubin, 2010 #34" w:history="1">
        <w:r w:rsidR="00F50B80">
          <w:rPr>
            <w:rFonts w:ascii="Times New Roman" w:hAnsi="Times New Roman" w:cs="Times New Roman"/>
            <w:noProof/>
            <w:sz w:val="24"/>
            <w:szCs w:val="24"/>
          </w:rPr>
          <w:t>4</w:t>
        </w:r>
      </w:hyperlink>
      <w:r w:rsidR="00F50B80">
        <w:rPr>
          <w:rFonts w:ascii="Times New Roman" w:hAnsi="Times New Roman" w:cs="Times New Roman"/>
          <w:noProof/>
          <w:sz w:val="24"/>
          <w:szCs w:val="24"/>
        </w:rPr>
        <w:t xml:space="preserve">, </w:t>
      </w:r>
      <w:hyperlink w:anchor="_ENREF_7" w:tooltip="Carneiro, 2014 #13" w:history="1">
        <w:r w:rsidR="00F50B80">
          <w:rPr>
            <w:rFonts w:ascii="Times New Roman" w:hAnsi="Times New Roman" w:cs="Times New Roman"/>
            <w:noProof/>
            <w:sz w:val="24"/>
            <w:szCs w:val="24"/>
          </w:rPr>
          <w:t>7</w:t>
        </w:r>
      </w:hyperlink>
      <w:r w:rsidR="00F50B80">
        <w:rPr>
          <w:rFonts w:ascii="Times New Roman" w:hAnsi="Times New Roman" w:cs="Times New Roman"/>
          <w:noProof/>
          <w:sz w:val="24"/>
          <w:szCs w:val="24"/>
        </w:rPr>
        <w:t xml:space="preserve">, </w:t>
      </w:r>
      <w:hyperlink w:anchor="_ENREF_27" w:tooltip="Groenen, 2012 #17" w:history="1">
        <w:r w:rsidR="00F50B80">
          <w:rPr>
            <w:rFonts w:ascii="Times New Roman" w:hAnsi="Times New Roman" w:cs="Times New Roman"/>
            <w:noProof/>
            <w:sz w:val="24"/>
            <w:szCs w:val="24"/>
          </w:rPr>
          <w:t>27</w:t>
        </w:r>
      </w:hyperlink>
      <w:r w:rsidR="00F50B80">
        <w:rPr>
          <w:rFonts w:ascii="Times New Roman" w:hAnsi="Times New Roman" w:cs="Times New Roman"/>
          <w:noProof/>
          <w:sz w:val="24"/>
          <w:szCs w:val="24"/>
        </w:rPr>
        <w:t>)</w:t>
      </w:r>
      <w:r w:rsidR="00297799">
        <w:rPr>
          <w:rFonts w:ascii="Times New Roman" w:hAnsi="Times New Roman" w:cs="Times New Roman"/>
          <w:sz w:val="24"/>
          <w:szCs w:val="24"/>
        </w:rPr>
        <w:fldChar w:fldCharType="end"/>
      </w:r>
      <w:r w:rsidR="00957DDA">
        <w:rPr>
          <w:rFonts w:ascii="Times New Roman" w:hAnsi="Times New Roman" w:cs="Times New Roman"/>
          <w:sz w:val="24"/>
          <w:szCs w:val="24"/>
        </w:rPr>
        <w:t xml:space="preserve">. We then </w:t>
      </w:r>
      <w:r w:rsidR="00957DDA">
        <w:rPr>
          <w:rFonts w:ascii="Times New Roman" w:hAnsi="Times New Roman" w:cs="Times New Roman" w:hint="eastAsia"/>
          <w:sz w:val="24"/>
          <w:szCs w:val="24"/>
        </w:rPr>
        <w:t xml:space="preserve">extended 180 kb in both upstream and downstream of the above </w:t>
      </w:r>
      <w:r w:rsidR="00957DDA" w:rsidRPr="00063348">
        <w:rPr>
          <w:rFonts w:ascii="Times New Roman" w:hAnsi="Times New Roman" w:cs="Times New Roman"/>
          <w:sz w:val="24"/>
          <w:szCs w:val="24"/>
        </w:rPr>
        <w:t>379</w:t>
      </w:r>
      <w:r w:rsidR="00957DDA">
        <w:rPr>
          <w:rFonts w:ascii="Times New Roman" w:hAnsi="Times New Roman" w:cs="Times New Roman" w:hint="eastAsia"/>
          <w:sz w:val="24"/>
          <w:szCs w:val="24"/>
        </w:rPr>
        <w:t xml:space="preserve"> regions containing no annotated genes. This effort identified </w:t>
      </w:r>
      <w:r w:rsidR="00957DDA" w:rsidRPr="00063348">
        <w:rPr>
          <w:rFonts w:ascii="Times New Roman" w:hAnsi="Times New Roman" w:cs="Times New Roman"/>
          <w:sz w:val="24"/>
          <w:szCs w:val="24"/>
        </w:rPr>
        <w:t>309</w:t>
      </w:r>
      <w:r w:rsidR="00957DDA" w:rsidRPr="003C1F1B">
        <w:rPr>
          <w:rFonts w:ascii="Times New Roman" w:hAnsi="Times New Roman" w:cs="Times New Roman" w:hint="eastAsia"/>
          <w:sz w:val="24"/>
          <w:szCs w:val="24"/>
        </w:rPr>
        <w:t xml:space="preserve"> closest genes in </w:t>
      </w:r>
      <w:r w:rsidR="00957DDA" w:rsidRPr="00063348">
        <w:rPr>
          <w:rFonts w:ascii="Times New Roman" w:hAnsi="Times New Roman" w:cs="Times New Roman"/>
          <w:sz w:val="24"/>
          <w:szCs w:val="24"/>
        </w:rPr>
        <w:t>228</w:t>
      </w:r>
      <w:r w:rsidR="00957DDA">
        <w:rPr>
          <w:rFonts w:ascii="Times New Roman" w:hAnsi="Times New Roman" w:cs="Times New Roman" w:hint="eastAsia"/>
          <w:sz w:val="24"/>
          <w:szCs w:val="24"/>
        </w:rPr>
        <w:t xml:space="preserve"> of these extended regions</w:t>
      </w:r>
      <w:r w:rsidR="007B5D58">
        <w:rPr>
          <w:rFonts w:ascii="Times New Roman" w:hAnsi="Times New Roman" w:cs="Times New Roman"/>
          <w:sz w:val="24"/>
          <w:szCs w:val="24"/>
        </w:rPr>
        <w:t xml:space="preserve"> </w:t>
      </w:r>
      <w:r w:rsidR="003A41A5">
        <w:rPr>
          <w:rFonts w:ascii="Times New Roman" w:hAnsi="Times New Roman" w:cs="Times New Roman" w:hint="eastAsia"/>
          <w:sz w:val="24"/>
          <w:szCs w:val="24"/>
        </w:rPr>
        <w:t>(</w:t>
      </w:r>
      <w:r w:rsidR="004F5F90">
        <w:rPr>
          <w:rFonts w:ascii="Times New Roman" w:hAnsi="Times New Roman" w:cs="Times New Roman"/>
          <w:sz w:val="24"/>
          <w:szCs w:val="24"/>
        </w:rPr>
        <w:t>Table S13</w:t>
      </w:r>
      <w:r w:rsidR="003A41A5">
        <w:rPr>
          <w:rFonts w:ascii="Times New Roman" w:hAnsi="Times New Roman" w:cs="Times New Roman" w:hint="eastAsia"/>
          <w:sz w:val="24"/>
          <w:szCs w:val="24"/>
        </w:rPr>
        <w:t>)</w:t>
      </w:r>
      <w:r w:rsidR="00FB0F26">
        <w:rPr>
          <w:rFonts w:ascii="Times New Roman" w:hAnsi="Times New Roman" w:cs="Times New Roman"/>
          <w:sz w:val="24"/>
          <w:szCs w:val="24"/>
        </w:rPr>
        <w:t>.</w:t>
      </w:r>
    </w:p>
    <w:p w14:paraId="210064B2" w14:textId="2BBE23F1" w:rsidR="0037786F" w:rsidRPr="00FE4B33" w:rsidRDefault="00FB0F2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After that, we performed gene ontology (GO) analysis of </w:t>
      </w:r>
      <w:r w:rsidR="00717861" w:rsidRPr="00063348">
        <w:rPr>
          <w:rFonts w:ascii="Times New Roman" w:hAnsi="Times New Roman" w:cs="Times New Roman"/>
          <w:sz w:val="24"/>
          <w:szCs w:val="24"/>
        </w:rPr>
        <w:t>4</w:t>
      </w:r>
      <w:r w:rsidR="00682062" w:rsidRPr="00063348">
        <w:rPr>
          <w:rFonts w:ascii="Times New Roman" w:hAnsi="Times New Roman" w:cs="Times New Roman"/>
          <w:sz w:val="24"/>
          <w:szCs w:val="24"/>
        </w:rPr>
        <w:t>41</w:t>
      </w:r>
      <w:r>
        <w:rPr>
          <w:rFonts w:ascii="Times New Roman" w:hAnsi="Times New Roman" w:cs="Times New Roman" w:hint="eastAsia"/>
          <w:sz w:val="24"/>
          <w:szCs w:val="24"/>
        </w:rPr>
        <w:t xml:space="preserve"> genes </w:t>
      </w:r>
      <w:r w:rsidR="003E34CA">
        <w:rPr>
          <w:rFonts w:ascii="Times New Roman" w:hAnsi="Times New Roman" w:cs="Times New Roman" w:hint="eastAsia"/>
          <w:sz w:val="24"/>
          <w:szCs w:val="24"/>
        </w:rPr>
        <w:t xml:space="preserve">(48 of </w:t>
      </w:r>
      <w:r w:rsidR="00B94ED3">
        <w:rPr>
          <w:rFonts w:ascii="Times New Roman" w:hAnsi="Times New Roman" w:cs="Times New Roman" w:hint="eastAsia"/>
          <w:sz w:val="24"/>
          <w:szCs w:val="24"/>
        </w:rPr>
        <w:t>the</w:t>
      </w:r>
      <w:r w:rsidR="00B94ED3">
        <w:rPr>
          <w:rFonts w:ascii="Times New Roman" w:hAnsi="Times New Roman" w:cs="Times New Roman"/>
          <w:sz w:val="24"/>
          <w:szCs w:val="24"/>
        </w:rPr>
        <w:t>m</w:t>
      </w:r>
      <w:r w:rsidR="00B94ED3">
        <w:rPr>
          <w:rFonts w:ascii="Times New Roman" w:hAnsi="Times New Roman" w:cs="Times New Roman" w:hint="eastAsia"/>
          <w:sz w:val="24"/>
          <w:szCs w:val="24"/>
        </w:rPr>
        <w:t xml:space="preserve"> </w:t>
      </w:r>
      <w:r w:rsidR="003E34CA">
        <w:rPr>
          <w:rFonts w:ascii="Times New Roman" w:hAnsi="Times New Roman" w:cs="Times New Roman" w:hint="eastAsia"/>
          <w:sz w:val="24"/>
          <w:szCs w:val="24"/>
        </w:rPr>
        <w:t>detected in domestic selection were removed</w:t>
      </w:r>
      <w:r w:rsidR="00FB215A">
        <w:rPr>
          <w:rFonts w:ascii="Times New Roman" w:hAnsi="Times New Roman" w:cs="Times New Roman"/>
          <w:sz w:val="24"/>
          <w:szCs w:val="24"/>
        </w:rPr>
        <w:t>,</w:t>
      </w:r>
      <w:r w:rsidR="00FB215A">
        <w:rPr>
          <w:rFonts w:ascii="Times New Roman" w:hAnsi="Times New Roman" w:cs="Times New Roman" w:hint="eastAsia"/>
          <w:sz w:val="24"/>
          <w:szCs w:val="24"/>
        </w:rPr>
        <w:t xml:space="preserve"> </w:t>
      </w:r>
      <w:r w:rsidR="001D02AD">
        <w:rPr>
          <w:rFonts w:ascii="Times New Roman" w:hAnsi="Times New Roman" w:cs="Times New Roman" w:hint="eastAsia"/>
          <w:sz w:val="24"/>
          <w:szCs w:val="24"/>
        </w:rPr>
        <w:t>Materials and Methods</w:t>
      </w:r>
      <w:r w:rsidR="003E34CA">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in or closest </w:t>
      </w:r>
      <w:r w:rsidR="00FD5715">
        <w:rPr>
          <w:rFonts w:ascii="Times New Roman" w:hAnsi="Times New Roman" w:cs="Times New Roman"/>
          <w:sz w:val="24"/>
          <w:szCs w:val="24"/>
        </w:rPr>
        <w:t xml:space="preserve">(extended 180 kb in both upstream and downstream) </w:t>
      </w:r>
      <w:r>
        <w:rPr>
          <w:rFonts w:ascii="Times New Roman" w:hAnsi="Times New Roman" w:cs="Times New Roman" w:hint="eastAsia"/>
          <w:sz w:val="24"/>
          <w:szCs w:val="24"/>
        </w:rPr>
        <w:t>to selective sweeps regions</w:t>
      </w:r>
      <w:r w:rsidR="003F1762">
        <w:rPr>
          <w:rFonts w:ascii="Times New Roman" w:hAnsi="Times New Roman" w:cs="Times New Roman" w:hint="eastAsia"/>
          <w:sz w:val="24"/>
          <w:szCs w:val="24"/>
        </w:rPr>
        <w:t xml:space="preserve"> </w:t>
      </w:r>
      <w:r w:rsidR="00E770DC" w:rsidRPr="00063348">
        <w:rPr>
          <w:rFonts w:ascii="Times New Roman" w:hAnsi="Times New Roman" w:cs="Times New Roman"/>
          <w:sz w:val="24"/>
          <w:szCs w:val="24"/>
        </w:rPr>
        <w:t>(</w:t>
      </w:r>
      <w:r w:rsidR="000179B2">
        <w:rPr>
          <w:rFonts w:ascii="Times New Roman" w:hAnsi="Times New Roman" w:cs="Times New Roman"/>
          <w:sz w:val="24"/>
          <w:szCs w:val="24"/>
        </w:rPr>
        <w:t>SI Appendix</w:t>
      </w:r>
      <w:r w:rsidR="00027A9D" w:rsidRPr="00063348">
        <w:rPr>
          <w:rFonts w:ascii="Times New Roman" w:hAnsi="Times New Roman" w:cs="Times New Roman"/>
          <w:sz w:val="24"/>
          <w:szCs w:val="24"/>
        </w:rPr>
        <w:t>)</w:t>
      </w:r>
      <w:r w:rsidR="00027A9D" w:rsidRPr="003C1F1B">
        <w:rPr>
          <w:rFonts w:ascii="Times New Roman" w:hAnsi="Times New Roman" w:cs="Times New Roman"/>
          <w:sz w:val="24"/>
          <w:szCs w:val="24"/>
        </w:rPr>
        <w:t xml:space="preserve"> </w:t>
      </w:r>
      <w:r w:rsidRPr="003C1F1B">
        <w:rPr>
          <w:rFonts w:ascii="Times New Roman" w:hAnsi="Times New Roman" w:cs="Times New Roman" w:hint="eastAsia"/>
          <w:sz w:val="24"/>
          <w:szCs w:val="24"/>
        </w:rPr>
        <w:t xml:space="preserve">and </w:t>
      </w:r>
      <w:r w:rsidRPr="00E85F67">
        <w:rPr>
          <w:rFonts w:ascii="Times New Roman" w:hAnsi="Times New Roman" w:cs="Times New Roman"/>
          <w:sz w:val="24"/>
          <w:szCs w:val="24"/>
        </w:rPr>
        <w:t>highlighted</w:t>
      </w:r>
      <w:r w:rsidRPr="00E85F67">
        <w:rPr>
          <w:rFonts w:ascii="Times New Roman" w:hAnsi="Times New Roman" w:cs="Times New Roman" w:hint="eastAsia"/>
          <w:sz w:val="24"/>
          <w:szCs w:val="24"/>
        </w:rPr>
        <w:t xml:space="preserve"> </w:t>
      </w:r>
      <w:r w:rsidR="002D6A2E" w:rsidRPr="00063348">
        <w:rPr>
          <w:rFonts w:ascii="Times New Roman" w:hAnsi="Times New Roman" w:cs="Times New Roman"/>
          <w:sz w:val="24"/>
          <w:szCs w:val="24"/>
        </w:rPr>
        <w:t>288</w:t>
      </w:r>
      <w:r>
        <w:rPr>
          <w:rFonts w:ascii="Times New Roman" w:hAnsi="Times New Roman" w:cs="Times New Roman" w:hint="eastAsia"/>
          <w:sz w:val="24"/>
          <w:szCs w:val="24"/>
        </w:rPr>
        <w:t xml:space="preserve"> enriched categories related to </w:t>
      </w:r>
      <w:r w:rsidR="003A41A5">
        <w:rPr>
          <w:rFonts w:ascii="Times New Roman" w:hAnsi="Times New Roman" w:cs="Times New Roman" w:hint="eastAsia"/>
          <w:sz w:val="24"/>
          <w:szCs w:val="24"/>
        </w:rPr>
        <w:t xml:space="preserve">211 </w:t>
      </w:r>
      <w:r>
        <w:rPr>
          <w:rFonts w:ascii="Times New Roman" w:hAnsi="Times New Roman" w:cs="Times New Roman" w:hint="eastAsia"/>
          <w:sz w:val="24"/>
          <w:szCs w:val="24"/>
        </w:rPr>
        <w:t>biological processes</w:t>
      </w:r>
      <w:r w:rsidR="003E141C">
        <w:rPr>
          <w:rFonts w:ascii="Times New Roman" w:hAnsi="Times New Roman" w:cs="Times New Roman" w:hint="eastAsia"/>
          <w:sz w:val="24"/>
          <w:szCs w:val="24"/>
        </w:rPr>
        <w:t xml:space="preserve"> </w:t>
      </w:r>
      <w:r>
        <w:rPr>
          <w:rFonts w:ascii="Times New Roman" w:hAnsi="Times New Roman" w:cs="Times New Roman" w:hint="eastAsia"/>
          <w:sz w:val="24"/>
          <w:szCs w:val="24"/>
        </w:rPr>
        <w:t>(</w:t>
      </w:r>
      <w:r w:rsidR="000179B2">
        <w:rPr>
          <w:rFonts w:ascii="Times New Roman" w:hAnsi="Times New Roman" w:cs="Times New Roman"/>
          <w:sz w:val="24"/>
          <w:szCs w:val="24"/>
        </w:rPr>
        <w:t>Table S14</w:t>
      </w:r>
      <w:r w:rsidR="004656ED">
        <w:rPr>
          <w:rFonts w:ascii="Times New Roman" w:hAnsi="Times New Roman" w:cs="Times New Roman"/>
          <w:sz w:val="24"/>
          <w:szCs w:val="24"/>
        </w:rPr>
        <w:t xml:space="preserve">, </w:t>
      </w:r>
      <w:r w:rsidR="000179B2">
        <w:rPr>
          <w:rFonts w:ascii="Times New Roman" w:hAnsi="Times New Roman" w:cs="Times New Roman"/>
          <w:sz w:val="24"/>
          <w:szCs w:val="24"/>
        </w:rPr>
        <w:t>S15</w:t>
      </w:r>
      <w:r>
        <w:rPr>
          <w:rFonts w:ascii="Times New Roman" w:hAnsi="Times New Roman" w:cs="Times New Roman" w:hint="eastAsia"/>
          <w:sz w:val="24"/>
          <w:szCs w:val="24"/>
        </w:rPr>
        <w:t xml:space="preserve">). </w:t>
      </w:r>
      <w:r w:rsidR="000536A3">
        <w:rPr>
          <w:rFonts w:ascii="Times New Roman" w:hAnsi="Times New Roman" w:cs="Times New Roman"/>
          <w:sz w:val="24"/>
          <w:szCs w:val="24"/>
        </w:rPr>
        <w:t xml:space="preserve">Interestingly, </w:t>
      </w:r>
      <w:r w:rsidR="00E9656F" w:rsidRPr="00063348">
        <w:rPr>
          <w:rFonts w:ascii="Times New Roman" w:hAnsi="Times New Roman" w:cs="Times New Roman"/>
          <w:sz w:val="24"/>
          <w:szCs w:val="24"/>
        </w:rPr>
        <w:t xml:space="preserve">the </w:t>
      </w:r>
      <w:r w:rsidRPr="00063348">
        <w:rPr>
          <w:rFonts w:ascii="Times New Roman" w:hAnsi="Times New Roman" w:cs="Times New Roman"/>
          <w:sz w:val="24"/>
          <w:szCs w:val="24"/>
        </w:rPr>
        <w:t xml:space="preserve">most </w:t>
      </w:r>
      <w:r w:rsidR="00391077" w:rsidRPr="00063348">
        <w:rPr>
          <w:rFonts w:ascii="Times New Roman" w:hAnsi="Times New Roman" w:cs="Times New Roman"/>
          <w:sz w:val="24"/>
          <w:szCs w:val="24"/>
        </w:rPr>
        <w:t xml:space="preserve">remarked </w:t>
      </w:r>
      <w:r w:rsidR="0089473E" w:rsidRPr="00063348">
        <w:rPr>
          <w:rFonts w:ascii="Times New Roman" w:hAnsi="Times New Roman" w:cs="Times New Roman"/>
          <w:sz w:val="24"/>
          <w:szCs w:val="24"/>
        </w:rPr>
        <w:t>categories</w:t>
      </w:r>
      <w:r w:rsidRPr="00063348">
        <w:rPr>
          <w:rFonts w:ascii="Times New Roman" w:hAnsi="Times New Roman" w:cs="Times New Roman"/>
          <w:sz w:val="24"/>
          <w:szCs w:val="24"/>
        </w:rPr>
        <w:t xml:space="preserve"> </w:t>
      </w:r>
      <w:r w:rsidR="008E2DED" w:rsidRPr="00063348">
        <w:rPr>
          <w:rFonts w:ascii="Times New Roman" w:hAnsi="Times New Roman" w:cs="Times New Roman"/>
          <w:sz w:val="24"/>
          <w:szCs w:val="24"/>
        </w:rPr>
        <w:t xml:space="preserve">were </w:t>
      </w:r>
      <w:r w:rsidRPr="00063348">
        <w:rPr>
          <w:rFonts w:ascii="Times New Roman" w:hAnsi="Times New Roman" w:cs="Times New Roman"/>
          <w:sz w:val="24"/>
          <w:szCs w:val="24"/>
        </w:rPr>
        <w:t>relate</w:t>
      </w:r>
      <w:r w:rsidR="008E2DED" w:rsidRPr="00063348">
        <w:rPr>
          <w:rFonts w:ascii="Times New Roman" w:hAnsi="Times New Roman" w:cs="Times New Roman"/>
          <w:sz w:val="24"/>
          <w:szCs w:val="24"/>
        </w:rPr>
        <w:t>d</w:t>
      </w:r>
      <w:r w:rsidRPr="00063348">
        <w:rPr>
          <w:rFonts w:ascii="Times New Roman" w:hAnsi="Times New Roman" w:cs="Times New Roman"/>
          <w:sz w:val="24"/>
          <w:szCs w:val="24"/>
        </w:rPr>
        <w:t xml:space="preserve"> to a series of organs and system</w:t>
      </w:r>
      <w:r w:rsidR="002A5F50">
        <w:rPr>
          <w:rFonts w:ascii="Times New Roman" w:hAnsi="Times New Roman" w:cs="Times New Roman"/>
          <w:sz w:val="24"/>
          <w:szCs w:val="24"/>
        </w:rPr>
        <w:t xml:space="preserve">, such as </w:t>
      </w:r>
      <w:r w:rsidR="00BE1FB2" w:rsidRPr="00063348">
        <w:rPr>
          <w:rFonts w:ascii="Times New Roman" w:hAnsi="Times New Roman" w:cs="Times New Roman"/>
          <w:sz w:val="24"/>
          <w:szCs w:val="24"/>
        </w:rPr>
        <w:t>morphogenesis and development</w:t>
      </w:r>
      <w:r w:rsidR="00BE1FB2">
        <w:rPr>
          <w:rFonts w:ascii="Times New Roman" w:hAnsi="Times New Roman" w:cs="Times New Roman"/>
          <w:sz w:val="24"/>
          <w:szCs w:val="24"/>
        </w:rPr>
        <w:t xml:space="preserve"> of </w:t>
      </w:r>
      <w:r w:rsidRPr="00063348">
        <w:rPr>
          <w:rFonts w:ascii="Times New Roman" w:hAnsi="Times New Roman" w:cs="Times New Roman"/>
          <w:sz w:val="24"/>
          <w:szCs w:val="24"/>
        </w:rPr>
        <w:t>lung,</w:t>
      </w:r>
      <w:r w:rsidRPr="00063348">
        <w:rPr>
          <w:rFonts w:ascii="Times New Roman" w:hAnsi="Times New Roman" w:cs="Times New Roman"/>
        </w:rPr>
        <w:t xml:space="preserve"> </w:t>
      </w:r>
      <w:r w:rsidR="002D6A2E" w:rsidRPr="00063348">
        <w:rPr>
          <w:rFonts w:ascii="Times New Roman" w:hAnsi="Times New Roman" w:cs="Times New Roman"/>
          <w:sz w:val="24"/>
          <w:szCs w:val="24"/>
        </w:rPr>
        <w:t>heart</w:t>
      </w:r>
      <w:r w:rsidRPr="00063348">
        <w:rPr>
          <w:rFonts w:ascii="Times New Roman" w:hAnsi="Times New Roman" w:cs="Times New Roman"/>
          <w:sz w:val="24"/>
          <w:szCs w:val="24"/>
        </w:rPr>
        <w:t>,</w:t>
      </w:r>
      <w:r w:rsidRPr="00063348">
        <w:t xml:space="preserve"> </w:t>
      </w:r>
      <w:r w:rsidR="001E11D4" w:rsidRPr="00063348">
        <w:rPr>
          <w:rFonts w:ascii="Times New Roman" w:hAnsi="Times New Roman" w:cs="Times New Roman"/>
          <w:sz w:val="24"/>
          <w:szCs w:val="24"/>
        </w:rPr>
        <w:t>metanephros</w:t>
      </w:r>
      <w:r w:rsidR="001E11D4" w:rsidRPr="00E85F67">
        <w:rPr>
          <w:rFonts w:ascii="Times New Roman" w:hAnsi="Times New Roman" w:cs="Times New Roman" w:hint="eastAsia"/>
          <w:sz w:val="24"/>
          <w:szCs w:val="24"/>
        </w:rPr>
        <w:t xml:space="preserve">, </w:t>
      </w:r>
      <w:r w:rsidR="00B958C0" w:rsidRPr="00E85F67">
        <w:rPr>
          <w:rFonts w:ascii="Times New Roman" w:hAnsi="Times New Roman" w:cs="Times New Roman"/>
          <w:sz w:val="24"/>
          <w:szCs w:val="24"/>
        </w:rPr>
        <w:t xml:space="preserve">aortic </w:t>
      </w:r>
      <w:r w:rsidR="00B958C0" w:rsidRPr="00B462F2">
        <w:rPr>
          <w:rFonts w:ascii="Times New Roman" w:hAnsi="Times New Roman" w:cs="Times New Roman" w:hint="eastAsia"/>
          <w:sz w:val="24"/>
          <w:szCs w:val="24"/>
        </w:rPr>
        <w:t>and</w:t>
      </w:r>
      <w:r w:rsidR="00B958C0" w:rsidRPr="00063348">
        <w:rPr>
          <w:rFonts w:ascii="Times New Roman" w:hAnsi="Times New Roman" w:cs="Times New Roman"/>
          <w:sz w:val="24"/>
          <w:szCs w:val="24"/>
        </w:rPr>
        <w:t xml:space="preserve"> </w:t>
      </w:r>
      <w:r w:rsidR="00B958C0" w:rsidRPr="00E4317B">
        <w:rPr>
          <w:rFonts w:ascii="Times New Roman" w:hAnsi="Times New Roman" w:cs="Times New Roman"/>
          <w:sz w:val="24"/>
          <w:szCs w:val="24"/>
        </w:rPr>
        <w:t>cardiac muscle</w:t>
      </w:r>
      <w:r w:rsidR="00BE1FB2">
        <w:rPr>
          <w:rFonts w:ascii="Times New Roman" w:hAnsi="Times New Roman" w:cs="Times New Roman"/>
          <w:sz w:val="24"/>
          <w:szCs w:val="24"/>
        </w:rPr>
        <w:t>, and functions of</w:t>
      </w:r>
      <w:r w:rsidR="002A5F50" w:rsidRPr="00063348">
        <w:rPr>
          <w:rFonts w:ascii="Times New Roman" w:hAnsi="Times New Roman" w:cs="Times New Roman"/>
          <w:sz w:val="24"/>
          <w:szCs w:val="24"/>
        </w:rPr>
        <w:t xml:space="preserve"> </w:t>
      </w:r>
      <w:r w:rsidR="00A524C7" w:rsidRPr="00063348">
        <w:rPr>
          <w:rFonts w:ascii="Times New Roman" w:hAnsi="Times New Roman" w:cs="Times New Roman"/>
          <w:sz w:val="24"/>
          <w:szCs w:val="24"/>
        </w:rPr>
        <w:t xml:space="preserve">blood circulatory system, </w:t>
      </w:r>
      <w:r w:rsidRPr="00063348">
        <w:rPr>
          <w:rFonts w:ascii="Times New Roman" w:hAnsi="Times New Roman" w:cs="Times New Roman"/>
          <w:sz w:val="24"/>
          <w:szCs w:val="24"/>
        </w:rPr>
        <w:t>respiratory system</w:t>
      </w:r>
      <w:r w:rsidR="005C278F" w:rsidRPr="00063348">
        <w:rPr>
          <w:rFonts w:ascii="Times New Roman" w:hAnsi="Times New Roman" w:cs="Times New Roman"/>
          <w:sz w:val="24"/>
          <w:szCs w:val="24"/>
        </w:rPr>
        <w:t>,</w:t>
      </w:r>
      <w:r w:rsidRPr="00063348">
        <w:rPr>
          <w:rFonts w:ascii="Times New Roman" w:hAnsi="Times New Roman" w:cs="Times New Roman"/>
          <w:sz w:val="24"/>
          <w:szCs w:val="24"/>
        </w:rPr>
        <w:t xml:space="preserve"> </w:t>
      </w:r>
      <w:r w:rsidR="00B958C0" w:rsidRPr="00B462F2">
        <w:rPr>
          <w:rFonts w:ascii="Times New Roman" w:hAnsi="Times New Roman" w:cs="Times New Roman"/>
          <w:sz w:val="24"/>
          <w:szCs w:val="24"/>
        </w:rPr>
        <w:t>peripheral nervous system</w:t>
      </w:r>
      <w:r w:rsidR="004D5151" w:rsidRPr="00063348">
        <w:rPr>
          <w:rFonts w:ascii="Times New Roman" w:hAnsi="Times New Roman" w:cs="Times New Roman"/>
          <w:sz w:val="24"/>
          <w:szCs w:val="24"/>
        </w:rPr>
        <w:t xml:space="preserve"> and </w:t>
      </w:r>
      <w:r w:rsidR="004D5151" w:rsidRPr="00B462F2">
        <w:rPr>
          <w:rFonts w:ascii="Times New Roman" w:hAnsi="Times New Roman" w:cs="Times New Roman"/>
          <w:sz w:val="24"/>
          <w:szCs w:val="24"/>
        </w:rPr>
        <w:t>ventricular system</w:t>
      </w:r>
      <w:r w:rsidR="004D5151" w:rsidRPr="00063348">
        <w:rPr>
          <w:rFonts w:ascii="Times New Roman" w:hAnsi="Times New Roman" w:cs="Times New Roman"/>
          <w:sz w:val="24"/>
          <w:szCs w:val="24"/>
        </w:rPr>
        <w:t xml:space="preserve"> </w:t>
      </w:r>
      <w:r w:rsidRPr="00063348">
        <w:rPr>
          <w:rFonts w:ascii="Times New Roman" w:hAnsi="Times New Roman" w:cs="Times New Roman"/>
          <w:sz w:val="24"/>
          <w:szCs w:val="24"/>
        </w:rPr>
        <w:t>development</w:t>
      </w:r>
      <w:r w:rsidR="00725615" w:rsidRPr="00063348">
        <w:rPr>
          <w:rFonts w:ascii="Times New Roman" w:hAnsi="Times New Roman" w:cs="Times New Roman"/>
          <w:sz w:val="24"/>
          <w:szCs w:val="24"/>
        </w:rPr>
        <w:t>, rhythmic excitation</w:t>
      </w:r>
      <w:r w:rsidR="002A5F50" w:rsidRPr="00063348">
        <w:rPr>
          <w:rFonts w:ascii="Times New Roman" w:hAnsi="Times New Roman" w:cs="Times New Roman"/>
          <w:sz w:val="24"/>
          <w:szCs w:val="24"/>
        </w:rPr>
        <w:t xml:space="preserve"> (</w:t>
      </w:r>
      <w:r w:rsidR="002A5F50" w:rsidRPr="00B462F2">
        <w:rPr>
          <w:rFonts w:ascii="Times New Roman" w:hAnsi="Times New Roman" w:cs="Times New Roman" w:hint="eastAsia"/>
          <w:sz w:val="24"/>
          <w:szCs w:val="24"/>
        </w:rPr>
        <w:t>Table</w:t>
      </w:r>
      <w:r w:rsidR="002A5F50">
        <w:rPr>
          <w:rFonts w:ascii="Times New Roman" w:hAnsi="Times New Roman" w:cs="Times New Roman"/>
          <w:sz w:val="24"/>
          <w:szCs w:val="24"/>
        </w:rPr>
        <w:t xml:space="preserve"> 2</w:t>
      </w:r>
      <w:r w:rsidR="007D6D0B">
        <w:rPr>
          <w:rFonts w:ascii="Times New Roman" w:hAnsi="Times New Roman" w:cs="Times New Roman"/>
          <w:sz w:val="24"/>
          <w:szCs w:val="24"/>
        </w:rPr>
        <w:t>)</w:t>
      </w:r>
      <w:r w:rsidR="00F04E72">
        <w:rPr>
          <w:rFonts w:ascii="Times New Roman" w:hAnsi="Times New Roman" w:cs="Times New Roman"/>
          <w:sz w:val="24"/>
          <w:szCs w:val="24"/>
        </w:rPr>
        <w:t>.</w:t>
      </w:r>
      <w:r w:rsidRPr="00063348">
        <w:rPr>
          <w:rFonts w:ascii="Times New Roman" w:hAnsi="Times New Roman" w:cs="Times New Roman"/>
          <w:sz w:val="24"/>
          <w:szCs w:val="24"/>
        </w:rPr>
        <w:t xml:space="preserve"> </w:t>
      </w:r>
      <w:r w:rsidR="00BF1F7B">
        <w:rPr>
          <w:rFonts w:ascii="Times New Roman" w:hAnsi="Times New Roman" w:cs="Times New Roman"/>
          <w:sz w:val="24"/>
          <w:szCs w:val="24"/>
        </w:rPr>
        <w:t xml:space="preserve">Moreover, </w:t>
      </w:r>
      <w:r w:rsidR="00E47EEE">
        <w:rPr>
          <w:rFonts w:ascii="Times New Roman" w:hAnsi="Times New Roman" w:cs="Times New Roman"/>
          <w:sz w:val="24"/>
          <w:szCs w:val="24"/>
        </w:rPr>
        <w:t>an</w:t>
      </w:r>
      <w:r w:rsidR="00E47EEE" w:rsidRPr="007920A8">
        <w:rPr>
          <w:rFonts w:ascii="Times New Roman" w:hAnsi="Times New Roman" w:cs="Times New Roman"/>
          <w:sz w:val="24"/>
          <w:szCs w:val="24"/>
        </w:rPr>
        <w:t xml:space="preserve"> overrepresented term </w:t>
      </w:r>
      <w:r w:rsidR="00E47EEE">
        <w:rPr>
          <w:rFonts w:ascii="Times New Roman" w:hAnsi="Times New Roman" w:cs="Times New Roman"/>
          <w:sz w:val="24"/>
          <w:szCs w:val="24"/>
        </w:rPr>
        <w:t xml:space="preserve">of positive selection related to </w:t>
      </w:r>
      <w:r w:rsidR="00E47EEE" w:rsidRPr="007920A8">
        <w:rPr>
          <w:rFonts w:ascii="Times New Roman" w:hAnsi="Times New Roman" w:cs="Times New Roman"/>
          <w:sz w:val="24"/>
          <w:szCs w:val="24"/>
        </w:rPr>
        <w:t>dorsal/ventral pattern formation</w:t>
      </w:r>
      <w:r w:rsidR="00E47EEE">
        <w:rPr>
          <w:rFonts w:ascii="Times New Roman" w:hAnsi="Times New Roman" w:cs="Times New Roman"/>
          <w:sz w:val="24"/>
          <w:szCs w:val="24"/>
        </w:rPr>
        <w:t xml:space="preserve"> was detected. </w:t>
      </w:r>
      <w:r w:rsidR="004C6233">
        <w:rPr>
          <w:rFonts w:ascii="Times New Roman" w:hAnsi="Times New Roman" w:cs="Times New Roman"/>
          <w:sz w:val="24"/>
          <w:szCs w:val="24"/>
        </w:rPr>
        <w:t>Since long distance flight ne</w:t>
      </w:r>
      <w:r w:rsidR="00E47EEE">
        <w:rPr>
          <w:rFonts w:ascii="Times New Roman" w:hAnsi="Times New Roman" w:cs="Times New Roman"/>
          <w:sz w:val="24"/>
          <w:szCs w:val="24"/>
        </w:rPr>
        <w:t xml:space="preserve">ed adaptive changes in body shape, energy metabolism and spatial navigation, we </w:t>
      </w:r>
      <w:r w:rsidR="004656ED">
        <w:rPr>
          <w:rFonts w:ascii="Times New Roman" w:hAnsi="Times New Roman" w:cs="Times New Roman"/>
          <w:sz w:val="24"/>
          <w:szCs w:val="24"/>
        </w:rPr>
        <w:t>proposed</w:t>
      </w:r>
      <w:r w:rsidR="00E47EEE">
        <w:rPr>
          <w:rFonts w:ascii="Times New Roman" w:hAnsi="Times New Roman" w:cs="Times New Roman"/>
          <w:sz w:val="24"/>
          <w:szCs w:val="24"/>
        </w:rPr>
        <w:t xml:space="preserve"> </w:t>
      </w:r>
      <w:r w:rsidR="00EC61CC">
        <w:rPr>
          <w:rFonts w:ascii="Times New Roman" w:hAnsi="Times New Roman" w:cs="Times New Roman"/>
          <w:sz w:val="24"/>
          <w:szCs w:val="24"/>
        </w:rPr>
        <w:t xml:space="preserve">that selection on those genes associated with above functions </w:t>
      </w:r>
      <w:r w:rsidR="006A3078">
        <w:rPr>
          <w:rFonts w:ascii="Times New Roman" w:hAnsi="Times New Roman" w:cs="Times New Roman"/>
          <w:sz w:val="24"/>
          <w:szCs w:val="24"/>
        </w:rPr>
        <w:t xml:space="preserve">might </w:t>
      </w:r>
      <w:r w:rsidR="00EC61CC">
        <w:rPr>
          <w:rFonts w:ascii="Times New Roman" w:hAnsi="Times New Roman" w:cs="Times New Roman"/>
          <w:sz w:val="24"/>
          <w:szCs w:val="24"/>
        </w:rPr>
        <w:t>enhance</w:t>
      </w:r>
      <w:r w:rsidR="006A3078">
        <w:rPr>
          <w:rFonts w:ascii="Times New Roman" w:hAnsi="Times New Roman" w:cs="Times New Roman"/>
          <w:sz w:val="24"/>
          <w:szCs w:val="24"/>
        </w:rPr>
        <w:t xml:space="preserve"> </w:t>
      </w:r>
      <w:r w:rsidR="006A3078">
        <w:rPr>
          <w:rFonts w:ascii="Times New Roman" w:hAnsi="Times New Roman" w:cs="Times New Roman"/>
          <w:sz w:val="24"/>
          <w:szCs w:val="24"/>
        </w:rPr>
        <w:lastRenderedPageBreak/>
        <w:t>the ability</w:t>
      </w:r>
      <w:r w:rsidR="00344FBC">
        <w:rPr>
          <w:rFonts w:ascii="Times New Roman" w:hAnsi="Times New Roman" w:cs="Times New Roman"/>
          <w:sz w:val="24"/>
          <w:szCs w:val="24"/>
        </w:rPr>
        <w:t xml:space="preserve"> </w:t>
      </w:r>
      <w:r w:rsidR="006A3078">
        <w:rPr>
          <w:rFonts w:ascii="Times New Roman" w:hAnsi="Times New Roman" w:cs="Times New Roman"/>
          <w:sz w:val="24"/>
          <w:szCs w:val="24"/>
        </w:rPr>
        <w:t>to fly</w:t>
      </w:r>
      <w:r w:rsidR="00EC61CC">
        <w:rPr>
          <w:rFonts w:ascii="Times New Roman" w:hAnsi="Times New Roman" w:cs="Times New Roman"/>
          <w:sz w:val="24"/>
          <w:szCs w:val="24"/>
        </w:rPr>
        <w:t xml:space="preserve"> long </w:t>
      </w:r>
      <w:r w:rsidR="006A3078">
        <w:rPr>
          <w:rFonts w:ascii="Times New Roman" w:hAnsi="Times New Roman" w:cs="Times New Roman"/>
          <w:sz w:val="24"/>
          <w:szCs w:val="24"/>
        </w:rPr>
        <w:t>distance</w:t>
      </w:r>
      <w:r w:rsidR="00344FBC">
        <w:rPr>
          <w:rFonts w:ascii="Times New Roman" w:hAnsi="Times New Roman" w:cs="Times New Roman"/>
          <w:sz w:val="24"/>
          <w:szCs w:val="24"/>
        </w:rPr>
        <w:t xml:space="preserve"> in the ancestor of the mallard duck and spot-billed duck</w:t>
      </w:r>
      <w:r w:rsidR="00EC61CC">
        <w:rPr>
          <w:rFonts w:ascii="Times New Roman" w:hAnsi="Times New Roman" w:cs="Times New Roman"/>
          <w:sz w:val="24"/>
          <w:szCs w:val="24"/>
        </w:rPr>
        <w:t>.</w:t>
      </w:r>
    </w:p>
    <w:p w14:paraId="050509B9" w14:textId="70F1DD4B" w:rsidR="00D56C03" w:rsidRDefault="003C1FE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We further investigate</w:t>
      </w:r>
      <w:r w:rsidR="00D5426E">
        <w:rPr>
          <w:rFonts w:ascii="Times New Roman" w:hAnsi="Times New Roman" w:cs="Times New Roman"/>
          <w:sz w:val="24"/>
          <w:szCs w:val="24"/>
        </w:rPr>
        <w:t>d</w:t>
      </w:r>
      <w:r>
        <w:rPr>
          <w:rFonts w:ascii="Times New Roman" w:hAnsi="Times New Roman" w:cs="Times New Roman"/>
          <w:sz w:val="24"/>
          <w:szCs w:val="24"/>
        </w:rPr>
        <w:t xml:space="preserve"> functions of genes in </w:t>
      </w:r>
      <w:r>
        <w:rPr>
          <w:rFonts w:ascii="Times New Roman" w:hAnsi="Times New Roman" w:cs="Times New Roman" w:hint="eastAsia"/>
          <w:sz w:val="24"/>
          <w:szCs w:val="24"/>
        </w:rPr>
        <w:t xml:space="preserve">putative selective sweep regions </w:t>
      </w:r>
      <w:r w:rsidR="001F68BD">
        <w:rPr>
          <w:rFonts w:ascii="Times New Roman" w:hAnsi="Times New Roman" w:cs="Times New Roman"/>
          <w:sz w:val="24"/>
          <w:szCs w:val="24"/>
        </w:rPr>
        <w:t>by surveying published literature</w:t>
      </w:r>
      <w:r w:rsidR="00D5426E">
        <w:rPr>
          <w:rFonts w:ascii="Times New Roman" w:hAnsi="Times New Roman" w:cs="Times New Roman"/>
          <w:sz w:val="24"/>
          <w:szCs w:val="24"/>
        </w:rPr>
        <w:t xml:space="preserve"> and listed </w:t>
      </w:r>
      <w:r w:rsidR="00865324">
        <w:rPr>
          <w:rFonts w:ascii="Times New Roman" w:hAnsi="Times New Roman" w:cs="Times New Roman"/>
          <w:sz w:val="24"/>
          <w:szCs w:val="24"/>
        </w:rPr>
        <w:t xml:space="preserve">several genes </w:t>
      </w:r>
      <w:r w:rsidR="00D5426E">
        <w:rPr>
          <w:rFonts w:ascii="Times New Roman" w:hAnsi="Times New Roman" w:cs="Times New Roman"/>
          <w:sz w:val="24"/>
          <w:szCs w:val="24"/>
        </w:rPr>
        <w:t>might be related to the flight activity</w:t>
      </w:r>
      <w:r w:rsidR="00865324">
        <w:rPr>
          <w:rFonts w:ascii="Times New Roman" w:hAnsi="Times New Roman" w:cs="Times New Roman"/>
          <w:sz w:val="24"/>
          <w:szCs w:val="24"/>
        </w:rPr>
        <w:t xml:space="preserve">. For example, </w:t>
      </w:r>
      <w:r w:rsidR="00EC61CC">
        <w:rPr>
          <w:rFonts w:ascii="Times New Roman" w:hAnsi="Times New Roman" w:cs="Times New Roman"/>
          <w:sz w:val="24"/>
          <w:szCs w:val="24"/>
        </w:rPr>
        <w:t xml:space="preserve">Kinase Insert Domain Receptor </w:t>
      </w:r>
      <w:r w:rsidR="006F213D">
        <w:rPr>
          <w:rFonts w:ascii="Times New Roman" w:hAnsi="Times New Roman" w:cs="Times New Roman"/>
          <w:sz w:val="24"/>
          <w:szCs w:val="24"/>
        </w:rPr>
        <w:t>(</w:t>
      </w:r>
      <w:r w:rsidR="00865324">
        <w:rPr>
          <w:rFonts w:ascii="Times New Roman" w:hAnsi="Times New Roman" w:cs="Times New Roman"/>
          <w:sz w:val="24"/>
          <w:szCs w:val="24"/>
        </w:rPr>
        <w:t>KDR</w:t>
      </w:r>
      <w:r w:rsidR="006F213D">
        <w:rPr>
          <w:rFonts w:ascii="Times New Roman" w:hAnsi="Times New Roman" w:cs="Times New Roman"/>
          <w:sz w:val="24"/>
          <w:szCs w:val="24"/>
        </w:rPr>
        <w:t>)</w:t>
      </w:r>
      <w:r w:rsidR="00865324">
        <w:rPr>
          <w:rFonts w:ascii="Times New Roman" w:hAnsi="Times New Roman" w:cs="Times New Roman"/>
          <w:sz w:val="24"/>
          <w:szCs w:val="24"/>
        </w:rPr>
        <w:t xml:space="preserve"> gene associated with lymph vessel development were required for lung inflation at birth</w:t>
      </w:r>
      <w:r w:rsidR="00D5426E">
        <w:rPr>
          <w:rFonts w:ascii="Times New Roman" w:hAnsi="Times New Roman" w:cs="Times New Roman"/>
          <w:sz w:val="24"/>
          <w:szCs w:val="24"/>
        </w:rPr>
        <w:t xml:space="preserve"> and</w:t>
      </w:r>
      <w:r w:rsidR="00865324">
        <w:rPr>
          <w:rFonts w:ascii="Times New Roman" w:hAnsi="Times New Roman" w:cs="Times New Roman"/>
          <w:sz w:val="24"/>
          <w:szCs w:val="24"/>
        </w:rPr>
        <w:t xml:space="preserve"> enhance</w:t>
      </w:r>
      <w:r w:rsidR="00D5426E">
        <w:rPr>
          <w:rFonts w:ascii="Times New Roman" w:hAnsi="Times New Roman" w:cs="Times New Roman"/>
          <w:sz w:val="24"/>
          <w:szCs w:val="24"/>
        </w:rPr>
        <w:t xml:space="preserve"> the</w:t>
      </w:r>
      <w:r w:rsidR="00865324">
        <w:rPr>
          <w:rFonts w:ascii="Times New Roman" w:hAnsi="Times New Roman" w:cs="Times New Roman"/>
          <w:sz w:val="24"/>
          <w:szCs w:val="24"/>
        </w:rPr>
        <w:t xml:space="preserve"> function of respiratory system</w:t>
      </w:r>
      <w:r w:rsidR="00865324">
        <w:rPr>
          <w:rFonts w:ascii="Times New Roman" w:hAnsi="Times New Roman" w:cs="Times New Roman"/>
          <w:sz w:val="24"/>
          <w:szCs w:val="24"/>
        </w:rPr>
        <w:fldChar w:fldCharType="begin">
          <w:fldData xml:space="preserve">PEVuZE5vdGU+PENpdGU+PEF1dGhvcj5KYWt1czwvQXV0aG9yPjxZZWFyPjIwMTQ8L1llYXI+PFJl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PEVuZE5vdGU+PENpdGU+PEF1dGhvcj5KYWt1czwvQXV0aG9yPjxZZWFyPjIwMTQ8L1llYXI+PFJl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865324">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9" w:tooltip="Jakus, 2014 #62" w:history="1">
        <w:r w:rsidR="00F50B80">
          <w:rPr>
            <w:rFonts w:ascii="Times New Roman" w:hAnsi="Times New Roman" w:cs="Times New Roman"/>
            <w:noProof/>
            <w:sz w:val="24"/>
            <w:szCs w:val="24"/>
          </w:rPr>
          <w:t>29</w:t>
        </w:r>
      </w:hyperlink>
      <w:r w:rsidR="00F50B80">
        <w:rPr>
          <w:rFonts w:ascii="Times New Roman" w:hAnsi="Times New Roman" w:cs="Times New Roman"/>
          <w:noProof/>
          <w:sz w:val="24"/>
          <w:szCs w:val="24"/>
        </w:rPr>
        <w:t>)</w:t>
      </w:r>
      <w:r w:rsidR="00865324">
        <w:rPr>
          <w:rFonts w:ascii="Times New Roman" w:hAnsi="Times New Roman" w:cs="Times New Roman"/>
          <w:sz w:val="24"/>
          <w:szCs w:val="24"/>
        </w:rPr>
        <w:fldChar w:fldCharType="end"/>
      </w:r>
      <w:r w:rsidR="00593E2E">
        <w:rPr>
          <w:rFonts w:ascii="Times New Roman" w:hAnsi="Times New Roman" w:cs="Times New Roman" w:hint="eastAsia"/>
          <w:sz w:val="24"/>
          <w:szCs w:val="24"/>
        </w:rPr>
        <w:t xml:space="preserve">. </w:t>
      </w:r>
      <w:r w:rsidR="00432DDB">
        <w:rPr>
          <w:rFonts w:ascii="Times New Roman" w:hAnsi="Times New Roman" w:cs="Times New Roman"/>
          <w:sz w:val="24"/>
          <w:szCs w:val="24"/>
        </w:rPr>
        <w:t xml:space="preserve">Selection of two genes including </w:t>
      </w:r>
      <w:r w:rsidR="00326999" w:rsidRPr="00971146">
        <w:rPr>
          <w:rFonts w:ascii="Times New Roman" w:hAnsi="Times New Roman" w:cs="Times New Roman"/>
          <w:i/>
          <w:kern w:val="0"/>
          <w:sz w:val="24"/>
          <w:szCs w:val="24"/>
        </w:rPr>
        <w:t>DNAJA1</w:t>
      </w:r>
      <w:r w:rsidR="00326999" w:rsidRPr="00063348">
        <w:rPr>
          <w:rFonts w:ascii="Times New Roman" w:hAnsi="Times New Roman" w:cs="Times New Roman"/>
          <w:kern w:val="0"/>
          <w:sz w:val="24"/>
          <w:szCs w:val="24"/>
        </w:rPr>
        <w:t xml:space="preserve"> stimulates ATP hydrolysis</w:t>
      </w:r>
      <w:r w:rsidR="00326999">
        <w:rPr>
          <w:rFonts w:ascii="Times New Roman" w:hAnsi="Times New Roman" w:cs="Times New Roman"/>
          <w:kern w:val="0"/>
          <w:sz w:val="24"/>
          <w:szCs w:val="24"/>
        </w:rPr>
        <w:fldChar w:fldCharType="begin"/>
      </w:r>
      <w:r w:rsidR="00F50B80">
        <w:rPr>
          <w:rFonts w:ascii="Times New Roman" w:hAnsi="Times New Roman" w:cs="Times New Roman"/>
          <w:kern w:val="0"/>
          <w:sz w:val="24"/>
          <w:szCs w:val="24"/>
        </w:rPr>
        <w:instrText xml:space="preserve"> ADDIN EN.CITE &lt;EndNote&gt;&lt;Cite&gt;&lt;Author&gt;Baaklini&lt;/Author&gt;&lt;Year&gt;2012&lt;/Year&gt;&lt;RecNum&gt;113&lt;/RecNum&gt;&lt;DisplayText&gt;(30)&lt;/DisplayText&gt;&lt;record&gt;&lt;rec-number&gt;113&lt;/rec-number&gt;&lt;foreign-keys&gt;&lt;key app="EN" db-id="zd9vrr9r4sxpvoex0z2x0seo95tx9fexr95t"&gt;113&lt;/key&gt;&lt;/foreign-keys&gt;&lt;ref-type name="Journal Article"&gt;17&lt;/ref-type&gt;&lt;contributors&gt;&lt;authors&gt;&lt;author&gt;Baaklini, I.&lt;/author&gt;&lt;author&gt;Wong, M. J.&lt;/author&gt;&lt;author&gt;Hantouche, C.&lt;/author&gt;&lt;author&gt;Patel, Y.&lt;/author&gt;&lt;author&gt;Shrier, A.&lt;/author&gt;&lt;author&gt;Young, J. C.&lt;/author&gt;&lt;/authors&gt;&lt;/contributors&gt;&lt;auth-address&gt;Department of Biochemistry, McGill University and Groupe de Recherche Axe sur la Structure des Proteines, Montreal, Quebec H3G 0B1, Canada.&lt;/auth-address&gt;&lt;titles&gt;&lt;title&gt;The DNAJA2 substrate release mechanism is essential for chaperone-mediated folding&lt;/title&gt;&lt;secondary-title&gt;J Biol Chem&lt;/secondary-title&gt;&lt;alt-title&gt;The Journal of biological chemistry&lt;/alt-title&gt;&lt;/titles&gt;&lt;periodical&gt;&lt;full-title&gt;J Biol Chem&lt;/full-title&gt;&lt;/periodical&gt;&lt;pages&gt;41939-54&lt;/pages&gt;&lt;volume&gt;287&lt;/volume&gt;&lt;number&gt;50&lt;/number&gt;&lt;keywords&gt;&lt;keyword&gt;ERG1 Potassium Channel&lt;/keyword&gt;&lt;keyword&gt;Ether-A-Go-Go Potassium Channels/genetics/*metabolism&lt;/keyword&gt;&lt;keyword&gt;HEK293 Cells&lt;/keyword&gt;&lt;keyword&gt;HSC70 Heat-Shock Proteins/genetics/metabolism&lt;/keyword&gt;&lt;keyword&gt;HSP40 Heat-Shock Proteins/genetics/*metabolism&lt;/keyword&gt;&lt;keyword&gt;HeLa Cells&lt;/keyword&gt;&lt;keyword&gt;Humans&lt;/keyword&gt;&lt;keyword&gt;Mutation&lt;/keyword&gt;&lt;keyword&gt;*Protein Folding&lt;/keyword&gt;&lt;keyword&gt;Protein Transport/physiology&lt;/keyword&gt;&lt;keyword&gt;Proteolysis&lt;/keyword&gt;&lt;keyword&gt;Zinc Fingers/physiology&lt;/keyword&gt;&lt;/keywords&gt;&lt;dates&gt;&lt;year&gt;2012&lt;/year&gt;&lt;pub-dates&gt;&lt;date&gt;Dec 07&lt;/date&gt;&lt;/pub-dates&gt;&lt;/dates&gt;&lt;isbn&gt;1083-351X (Electronic)&amp;#xD;0021-9258 (Linking)&lt;/isbn&gt;&lt;accession-num&gt;23091061&lt;/accession-num&gt;&lt;urls&gt;&lt;related-urls&gt;&lt;url&gt;http://www.ncbi.nlm.nih.gov/pubmed/23091061&lt;/url&gt;&lt;/related-urls&gt;&lt;/urls&gt;&lt;custom2&gt;3516741&lt;/custom2&gt;&lt;electronic-resource-num&gt;10.1074/jbc.M112.413278&lt;/electronic-resource-num&gt;&lt;/record&gt;&lt;/Cite&gt;&lt;/EndNote&gt;</w:instrText>
      </w:r>
      <w:r w:rsidR="00326999">
        <w:rPr>
          <w:rFonts w:ascii="Times New Roman" w:hAnsi="Times New Roman" w:cs="Times New Roman"/>
          <w:kern w:val="0"/>
          <w:sz w:val="24"/>
          <w:szCs w:val="24"/>
        </w:rPr>
        <w:fldChar w:fldCharType="separate"/>
      </w:r>
      <w:r w:rsidR="00F50B80">
        <w:rPr>
          <w:rFonts w:ascii="Times New Roman" w:hAnsi="Times New Roman" w:cs="Times New Roman"/>
          <w:noProof/>
          <w:kern w:val="0"/>
          <w:sz w:val="24"/>
          <w:szCs w:val="24"/>
        </w:rPr>
        <w:t>(</w:t>
      </w:r>
      <w:hyperlink w:anchor="_ENREF_30" w:tooltip="Baaklini, 2012 #113" w:history="1">
        <w:r w:rsidR="00F50B80">
          <w:rPr>
            <w:rFonts w:ascii="Times New Roman" w:hAnsi="Times New Roman" w:cs="Times New Roman"/>
            <w:noProof/>
            <w:kern w:val="0"/>
            <w:sz w:val="24"/>
            <w:szCs w:val="24"/>
          </w:rPr>
          <w:t>30</w:t>
        </w:r>
      </w:hyperlink>
      <w:r w:rsidR="00F50B80">
        <w:rPr>
          <w:rFonts w:ascii="Times New Roman" w:hAnsi="Times New Roman" w:cs="Times New Roman"/>
          <w:noProof/>
          <w:kern w:val="0"/>
          <w:sz w:val="24"/>
          <w:szCs w:val="24"/>
        </w:rPr>
        <w:t>)</w:t>
      </w:r>
      <w:r w:rsidR="00326999">
        <w:rPr>
          <w:rFonts w:ascii="Times New Roman" w:hAnsi="Times New Roman" w:cs="Times New Roman"/>
          <w:kern w:val="0"/>
          <w:sz w:val="24"/>
          <w:szCs w:val="24"/>
        </w:rPr>
        <w:fldChar w:fldCharType="end"/>
      </w:r>
      <w:r w:rsidR="00432DDB">
        <w:rPr>
          <w:rFonts w:ascii="Times New Roman" w:hAnsi="Times New Roman" w:cs="Times New Roman"/>
          <w:kern w:val="0"/>
          <w:sz w:val="24"/>
          <w:szCs w:val="24"/>
        </w:rPr>
        <w:t xml:space="preserve"> and</w:t>
      </w:r>
      <w:r w:rsidR="00326999" w:rsidRPr="00063348">
        <w:rPr>
          <w:rFonts w:ascii="Times New Roman" w:hAnsi="Times New Roman" w:cs="Times New Roman"/>
          <w:kern w:val="0"/>
          <w:sz w:val="24"/>
          <w:szCs w:val="24"/>
        </w:rPr>
        <w:t xml:space="preserve"> </w:t>
      </w:r>
      <w:r w:rsidR="00326999" w:rsidRPr="00971146">
        <w:rPr>
          <w:rFonts w:ascii="Times New Roman" w:hAnsi="Times New Roman" w:cs="Times New Roman"/>
          <w:i/>
          <w:kern w:val="0"/>
          <w:sz w:val="24"/>
          <w:szCs w:val="24"/>
        </w:rPr>
        <w:t>MRPS27</w:t>
      </w:r>
      <w:r w:rsidR="00326999" w:rsidRPr="00063348">
        <w:rPr>
          <w:rFonts w:ascii="Times New Roman" w:hAnsi="Times New Roman" w:cs="Times New Roman"/>
          <w:kern w:val="0"/>
          <w:sz w:val="24"/>
          <w:szCs w:val="24"/>
        </w:rPr>
        <w:t xml:space="preserve"> help in protein synthesis within the mitochondrion</w:t>
      </w:r>
      <w:r w:rsidR="00326999">
        <w:rPr>
          <w:rFonts w:ascii="Times New Roman" w:hAnsi="Times New Roman" w:cs="Times New Roman"/>
          <w:kern w:val="0"/>
          <w:sz w:val="24"/>
          <w:szCs w:val="24"/>
        </w:rPr>
        <w:fldChar w:fldCharType="begin"/>
      </w:r>
      <w:r w:rsidR="00F50B80">
        <w:rPr>
          <w:rFonts w:ascii="Times New Roman" w:hAnsi="Times New Roman" w:cs="Times New Roman"/>
          <w:kern w:val="0"/>
          <w:sz w:val="24"/>
          <w:szCs w:val="24"/>
        </w:rPr>
        <w:instrText xml:space="preserve"> ADDIN EN.CITE &lt;EndNote&gt;&lt;Cite&gt;&lt;Author&gt;Davies&lt;/Author&gt;&lt;Year&gt;2012&lt;/Year&gt;&lt;RecNum&gt;14&lt;/RecNum&gt;&lt;DisplayText&gt;(31)&lt;/DisplayText&gt;&lt;record&gt;&lt;rec-number&gt;14&lt;/rec-number&gt;&lt;foreign-keys&gt;&lt;key app="EN" db-id="zd9vrr9r4sxpvoex0z2x0seo95tx9fexr95t" timestamp="1486221220"&gt;14&lt;/key&gt;&lt;/foreign-keys&gt;&lt;ref-type name="Journal Article"&gt;17&lt;/ref-type&gt;&lt;contributors&gt;&lt;authors&gt;&lt;author&gt;Davies, Stefan MK&lt;/author&gt;&lt;author&gt;Lopez Sanchez, Maria IG&lt;/author&gt;&lt;author&gt;Narsai, Reena&lt;/author&gt;&lt;author&gt;Shearwood, Anne-Marie J&lt;/author&gt;&lt;author&gt;Razif, Muhammad FM&lt;/author&gt;&lt;author&gt;Small, Ian D&lt;/author&gt;&lt;author&gt;Whelan, James&lt;/author&gt;&lt;author&gt;Rackham, Oliver&lt;/author&gt;&lt;author&gt;Filipovska, Aleksandra&lt;/author&gt;&lt;/authors&gt;&lt;/contributors&gt;&lt;titles&gt;&lt;title&gt;MRPS27 is a pentatricopeptide repeat domain protein required for the translation of mitochondrially encoded proteins&lt;/title&gt;&lt;secondary-title&gt;FEBS letters&lt;/secondary-title&gt;&lt;/titles&gt;&lt;periodical&gt;&lt;full-title&gt;FEBS letters&lt;/full-title&gt;&lt;/periodical&gt;&lt;pages&gt;3555-3561&lt;/pages&gt;&lt;volume&gt;586&lt;/volume&gt;&lt;number&gt;20&lt;/number&gt;&lt;dates&gt;&lt;year&gt;2012&lt;/year&gt;&lt;/dates&gt;&lt;isbn&gt;1873-3468&lt;/isbn&gt;&lt;urls&gt;&lt;/urls&gt;&lt;/record&gt;&lt;/Cite&gt;&lt;/EndNote&gt;</w:instrText>
      </w:r>
      <w:r w:rsidR="00326999">
        <w:rPr>
          <w:rFonts w:ascii="Times New Roman" w:hAnsi="Times New Roman" w:cs="Times New Roman"/>
          <w:kern w:val="0"/>
          <w:sz w:val="24"/>
          <w:szCs w:val="24"/>
        </w:rPr>
        <w:fldChar w:fldCharType="separate"/>
      </w:r>
      <w:r w:rsidR="00F50B80">
        <w:rPr>
          <w:rFonts w:ascii="Times New Roman" w:hAnsi="Times New Roman" w:cs="Times New Roman"/>
          <w:noProof/>
          <w:kern w:val="0"/>
          <w:sz w:val="24"/>
          <w:szCs w:val="24"/>
        </w:rPr>
        <w:t>(</w:t>
      </w:r>
      <w:hyperlink w:anchor="_ENREF_31" w:tooltip="Davies, 2012 #14" w:history="1">
        <w:r w:rsidR="00F50B80">
          <w:rPr>
            <w:rFonts w:ascii="Times New Roman" w:hAnsi="Times New Roman" w:cs="Times New Roman"/>
            <w:noProof/>
            <w:kern w:val="0"/>
            <w:sz w:val="24"/>
            <w:szCs w:val="24"/>
          </w:rPr>
          <w:t>31</w:t>
        </w:r>
      </w:hyperlink>
      <w:r w:rsidR="00F50B80">
        <w:rPr>
          <w:rFonts w:ascii="Times New Roman" w:hAnsi="Times New Roman" w:cs="Times New Roman"/>
          <w:noProof/>
          <w:kern w:val="0"/>
          <w:sz w:val="24"/>
          <w:szCs w:val="24"/>
        </w:rPr>
        <w:t>)</w:t>
      </w:r>
      <w:r w:rsidR="00326999">
        <w:rPr>
          <w:rFonts w:ascii="Times New Roman" w:hAnsi="Times New Roman" w:cs="Times New Roman"/>
          <w:kern w:val="0"/>
          <w:sz w:val="24"/>
          <w:szCs w:val="24"/>
        </w:rPr>
        <w:fldChar w:fldCharType="end"/>
      </w:r>
      <w:r w:rsidR="00432DDB">
        <w:rPr>
          <w:rFonts w:ascii="Times New Roman" w:hAnsi="Times New Roman" w:cs="Times New Roman"/>
          <w:kern w:val="0"/>
          <w:sz w:val="24"/>
          <w:szCs w:val="24"/>
        </w:rPr>
        <w:t xml:space="preserve"> might contribute to supply high energy for sustained flight</w:t>
      </w:r>
      <w:r w:rsidR="00326999" w:rsidRPr="00063348">
        <w:rPr>
          <w:rFonts w:ascii="Times New Roman" w:hAnsi="Times New Roman" w:cs="Times New Roman"/>
          <w:kern w:val="0"/>
          <w:sz w:val="24"/>
          <w:szCs w:val="24"/>
        </w:rPr>
        <w:t xml:space="preserve">. </w:t>
      </w:r>
      <w:r w:rsidR="00326999" w:rsidRPr="00850D05">
        <w:rPr>
          <w:rFonts w:ascii="Times New Roman" w:hAnsi="Times New Roman" w:cs="Times New Roman"/>
          <w:kern w:val="0"/>
          <w:sz w:val="24"/>
          <w:szCs w:val="24"/>
        </w:rPr>
        <w:t xml:space="preserve">We also noted that </w:t>
      </w:r>
      <w:r w:rsidR="00326999" w:rsidRPr="00850D05">
        <w:rPr>
          <w:rFonts w:ascii="Times New Roman" w:hAnsi="Times New Roman" w:cs="Times New Roman"/>
          <w:i/>
          <w:sz w:val="24"/>
          <w:szCs w:val="24"/>
        </w:rPr>
        <w:t>PARK2</w:t>
      </w:r>
      <w:r w:rsidR="00326999" w:rsidRPr="00063348">
        <w:rPr>
          <w:rFonts w:ascii="Times New Roman" w:hAnsi="Times New Roman" w:cs="Times New Roman"/>
          <w:sz w:val="24"/>
          <w:szCs w:val="24"/>
        </w:rPr>
        <w:t xml:space="preserve"> were under selection when use a lower threshold</w:t>
      </w:r>
      <w:r w:rsidR="00326999">
        <w:rPr>
          <w:rFonts w:ascii="Times New Roman" w:hAnsi="Times New Roman" w:cs="Times New Roman"/>
          <w:sz w:val="24"/>
          <w:szCs w:val="24"/>
        </w:rPr>
        <w:t xml:space="preserve"> </w:t>
      </w:r>
      <w:r w:rsidR="00326999" w:rsidRPr="00850D05">
        <w:rPr>
          <w:rFonts w:ascii="Times New Roman" w:hAnsi="Times New Roman" w:cs="Times New Roman"/>
          <w:sz w:val="24"/>
          <w:szCs w:val="24"/>
        </w:rPr>
        <w:t>(S=-3)</w:t>
      </w:r>
      <w:r w:rsidR="00326999" w:rsidRPr="00063348">
        <w:rPr>
          <w:rFonts w:ascii="Times New Roman" w:hAnsi="Times New Roman" w:cs="Times New Roman"/>
          <w:sz w:val="24"/>
          <w:szCs w:val="24"/>
        </w:rPr>
        <w:t xml:space="preserve">. </w:t>
      </w:r>
      <w:r w:rsidR="00326999" w:rsidRPr="00971146">
        <w:rPr>
          <w:rFonts w:ascii="Times New Roman" w:hAnsi="Times New Roman" w:cs="Times New Roman"/>
          <w:i/>
          <w:sz w:val="24"/>
          <w:szCs w:val="24"/>
        </w:rPr>
        <w:t>PARK2</w:t>
      </w:r>
      <w:r w:rsidR="00326999" w:rsidRPr="00063348">
        <w:rPr>
          <w:rFonts w:ascii="Times New Roman" w:hAnsi="Times New Roman" w:cs="Times New Roman"/>
          <w:sz w:val="24"/>
          <w:szCs w:val="24"/>
        </w:rPr>
        <w:t xml:space="preserve"> promotes the autophagic degradation of dysfunctional depolarized mitochondria which might suggest an adaptation to facilitate degradation of damaged mitochondria caused by products of elevated metabolic rate</w:t>
      </w:r>
      <w:del w:id="143" w:author="yh huang" w:date="2018-02-27T11:12:00Z">
        <w:r w:rsidR="00326999" w:rsidDel="00432DDB">
          <w:rPr>
            <w:rFonts w:ascii="Times New Roman" w:hAnsi="Times New Roman" w:cs="Times New Roman"/>
            <w:sz w:val="24"/>
            <w:szCs w:val="24"/>
          </w:rPr>
          <w:fldChar w:fldCharType="begin">
            <w:fldData xml:space="preserve">PEVuZE5vdGU+PENpdGU+PEF1dGhvcj5NYXRzdWRhPC9BdXRob3I+PFllYXI+MjAxMDwvWWVhcj48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</w:fldData>
          </w:fldChar>
        </w:r>
      </w:del>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PEVuZE5vdGU+PENpdGU+PEF1dGhvcj5NYXRzdWRhPC9BdXRob3I+PFllYXI+MjAxMDwvWWVhcj48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del w:id="144" w:author="yh huang" w:date="2018-02-27T11:12:00Z">
        <w:r w:rsidR="00326999" w:rsidDel="00432DDB">
          <w:rPr>
            <w:rFonts w:ascii="Times New Roman" w:hAnsi="Times New Roman" w:cs="Times New Roman"/>
            <w:sz w:val="24"/>
            <w:szCs w:val="24"/>
          </w:rPr>
        </w:r>
        <w:r w:rsidR="00326999" w:rsidDel="00432DDB">
          <w:rPr>
            <w:rFonts w:ascii="Times New Roman" w:hAnsi="Times New Roman" w:cs="Times New Roman"/>
            <w:sz w:val="24"/>
            <w:szCs w:val="24"/>
          </w:rPr>
          <w:fldChar w:fldCharType="separate"/>
        </w:r>
      </w:del>
      <w:r w:rsidR="007819CE">
        <w:rPr>
          <w:rFonts w:ascii="Times New Roman" w:hAnsi="Times New Roman" w:cs="Times New Roman"/>
          <w:noProof/>
          <w:sz w:val="24"/>
          <w:szCs w:val="24"/>
        </w:rPr>
        <w:t>(</w:t>
      </w:r>
      <w:hyperlink w:anchor="_ENREF_33" w:tooltip="Matsuda, 2010 #105" w:history="1">
        <w:r w:rsidR="007819CE">
          <w:rPr>
            <w:rFonts w:ascii="Times New Roman" w:hAnsi="Times New Roman" w:cs="Times New Roman"/>
            <w:noProof/>
            <w:sz w:val="24"/>
            <w:szCs w:val="24"/>
          </w:rPr>
          <w:t>33</w:t>
        </w:r>
      </w:hyperlink>
      <w:r w:rsidR="007819CE">
        <w:rPr>
          <w:rFonts w:ascii="Times New Roman" w:hAnsi="Times New Roman" w:cs="Times New Roman"/>
          <w:noProof/>
          <w:sz w:val="24"/>
          <w:szCs w:val="24"/>
        </w:rPr>
        <w:t>)</w:t>
      </w:r>
      <w:del w:id="145" w:author="yh huang" w:date="2018-02-27T11:12:00Z">
        <w:r w:rsidR="00326999" w:rsidDel="00432DDB">
          <w:rPr>
            <w:rFonts w:ascii="Times New Roman" w:hAnsi="Times New Roman" w:cs="Times New Roman"/>
            <w:sz w:val="24"/>
            <w:szCs w:val="24"/>
          </w:rPr>
          <w:fldChar w:fldCharType="end"/>
        </w:r>
      </w:del>
      <w:r w:rsidR="00326999" w:rsidRPr="00063348">
        <w:rPr>
          <w:rFonts w:ascii="Times New Roman" w:hAnsi="Times New Roman" w:cs="Times New Roman"/>
          <w:sz w:val="24"/>
          <w:szCs w:val="24"/>
        </w:rPr>
        <w:t>.</w:t>
      </w:r>
      <w:r w:rsidR="003160C0">
        <w:rPr>
          <w:rFonts w:ascii="Times New Roman" w:hAnsi="Times New Roman" w:cs="Times New Roman"/>
          <w:sz w:val="24"/>
          <w:szCs w:val="24"/>
        </w:rPr>
        <w:t xml:space="preserve"> </w:t>
      </w:r>
      <w:r w:rsidR="00416264" w:rsidRPr="00063348">
        <w:rPr>
          <w:rFonts w:ascii="Times New Roman" w:hAnsi="Times New Roman" w:cs="Times New Roman"/>
          <w:sz w:val="24"/>
          <w:szCs w:val="24"/>
        </w:rPr>
        <w:t xml:space="preserve">Previous studies </w:t>
      </w:r>
      <w:r w:rsidR="00990A91" w:rsidRPr="00063348">
        <w:rPr>
          <w:rFonts w:ascii="Times New Roman" w:hAnsi="Times New Roman" w:cs="Times New Roman"/>
          <w:sz w:val="24"/>
          <w:szCs w:val="24"/>
        </w:rPr>
        <w:t>found some genes play important role</w:t>
      </w:r>
      <w:r w:rsidR="00837665" w:rsidRPr="00063348">
        <w:rPr>
          <w:rFonts w:ascii="Times New Roman" w:hAnsi="Times New Roman" w:cs="Times New Roman"/>
          <w:sz w:val="24"/>
          <w:szCs w:val="24"/>
        </w:rPr>
        <w:t>s</w:t>
      </w:r>
      <w:r w:rsidR="00990A91" w:rsidRPr="00063348">
        <w:rPr>
          <w:rFonts w:ascii="Times New Roman" w:hAnsi="Times New Roman" w:cs="Times New Roman"/>
          <w:sz w:val="24"/>
          <w:szCs w:val="24"/>
        </w:rPr>
        <w:t xml:space="preserve"> in energic metabolism</w:t>
      </w:r>
      <w:r w:rsidR="00490BF7" w:rsidRPr="00063348">
        <w:rPr>
          <w:rFonts w:ascii="Times New Roman" w:hAnsi="Times New Roman" w:cs="Times New Roman"/>
          <w:sz w:val="24"/>
          <w:szCs w:val="24"/>
        </w:rPr>
        <w:t xml:space="preserve"> as a </w:t>
      </w:r>
      <w:r w:rsidR="00ED1DB5">
        <w:rPr>
          <w:rFonts w:ascii="Times New Roman" w:hAnsi="Times New Roman" w:cs="Times New Roman"/>
          <w:sz w:val="24"/>
          <w:szCs w:val="24"/>
        </w:rPr>
        <w:t>ferrous iron</w:t>
      </w:r>
      <w:r w:rsidR="00ED1DB5" w:rsidRPr="00063348">
        <w:rPr>
          <w:rFonts w:ascii="Times New Roman" w:hAnsi="Times New Roman" w:cs="Times New Roman"/>
          <w:sz w:val="24"/>
          <w:szCs w:val="24"/>
        </w:rPr>
        <w:t xml:space="preserve"> </w:t>
      </w:r>
      <w:r w:rsidR="00490BF7" w:rsidRPr="00063348">
        <w:rPr>
          <w:rFonts w:ascii="Times New Roman" w:hAnsi="Times New Roman" w:cs="Times New Roman"/>
          <w:sz w:val="24"/>
          <w:szCs w:val="24"/>
        </w:rPr>
        <w:t xml:space="preserve">transporter (i.e </w:t>
      </w:r>
      <w:r w:rsidR="00416264" w:rsidRPr="00971146">
        <w:rPr>
          <w:rFonts w:ascii="Times New Roman" w:hAnsi="Times New Roman" w:cs="Times New Roman"/>
          <w:i/>
          <w:sz w:val="24"/>
          <w:szCs w:val="24"/>
        </w:rPr>
        <w:t>SLC39A14</w:t>
      </w:r>
      <w:r w:rsidR="00490BF7" w:rsidRPr="00063348">
        <w:rPr>
          <w:rFonts w:ascii="Times New Roman" w:hAnsi="Times New Roman" w:cs="Times New Roman"/>
          <w:sz w:val="24"/>
          <w:szCs w:val="24"/>
        </w:rPr>
        <w:t>) or positive regulation of fever generation (i.e</w:t>
      </w:r>
      <w:r w:rsidR="00B462F2">
        <w:rPr>
          <w:rFonts w:ascii="Times New Roman" w:hAnsi="Times New Roman" w:cs="Times New Roman"/>
          <w:sz w:val="24"/>
          <w:szCs w:val="24"/>
        </w:rPr>
        <w:t>.</w:t>
      </w:r>
      <w:r w:rsidR="00490BF7" w:rsidRPr="00063348">
        <w:rPr>
          <w:rFonts w:ascii="Times New Roman" w:hAnsi="Times New Roman" w:cs="Times New Roman"/>
          <w:sz w:val="24"/>
          <w:szCs w:val="24"/>
        </w:rPr>
        <w:t xml:space="preserve"> </w:t>
      </w:r>
      <w:r w:rsidR="00490BF7" w:rsidRPr="00971146">
        <w:rPr>
          <w:rFonts w:ascii="Times New Roman" w:hAnsi="Times New Roman" w:cs="Times New Roman"/>
          <w:i/>
          <w:sz w:val="24"/>
          <w:szCs w:val="24"/>
        </w:rPr>
        <w:t>PTGS2</w:t>
      </w:r>
      <w:r w:rsidR="00490BF7" w:rsidRPr="00063348">
        <w:rPr>
          <w:rFonts w:ascii="Times New Roman" w:hAnsi="Times New Roman" w:cs="Times New Roman"/>
          <w:sz w:val="24"/>
          <w:szCs w:val="24"/>
        </w:rPr>
        <w:t>)</w:t>
      </w:r>
      <w:r w:rsidR="00342F85">
        <w:rPr>
          <w:rFonts w:ascii="Times New Roman" w:hAnsi="Times New Roman" w:cs="Times New Roman"/>
          <w:sz w:val="24"/>
          <w:szCs w:val="24"/>
        </w:rPr>
        <w:fldChar w:fldCharType="begin">
          <w:fldData xml:space="preserve">PEVuZE5vdGU+PENpdGU+PEF1dGhvcj5NY0NhcnRoeTwvQXV0aG9yPjxZZWFyPjIwMTU8L1llYXI+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PEVuZE5vdGU+PENpdGU+PEF1dGhvcj5NY0NhcnRoeTwvQXV0aG9yPjxZZWFyPjIwMTU8L1llYXI+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342F85">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2" w:tooltip="McCarthy, 2015 #100" w:history="1">
        <w:r w:rsidR="00F50B80">
          <w:rPr>
            <w:rFonts w:ascii="Times New Roman" w:hAnsi="Times New Roman" w:cs="Times New Roman"/>
            <w:noProof/>
            <w:sz w:val="24"/>
            <w:szCs w:val="24"/>
          </w:rPr>
          <w:t>32</w:t>
        </w:r>
      </w:hyperlink>
      <w:r w:rsidR="00F50B80">
        <w:rPr>
          <w:rFonts w:ascii="Times New Roman" w:hAnsi="Times New Roman" w:cs="Times New Roman"/>
          <w:noProof/>
          <w:sz w:val="24"/>
          <w:szCs w:val="24"/>
        </w:rPr>
        <w:t xml:space="preserve">, </w:t>
      </w:r>
      <w:hyperlink w:anchor="_ENREF_33" w:tooltip="Liuzzi, 2006 #101" w:history="1">
        <w:r w:rsidR="00F50B80">
          <w:rPr>
            <w:rFonts w:ascii="Times New Roman" w:hAnsi="Times New Roman" w:cs="Times New Roman"/>
            <w:noProof/>
            <w:sz w:val="24"/>
            <w:szCs w:val="24"/>
          </w:rPr>
          <w:t>33</w:t>
        </w:r>
      </w:hyperlink>
      <w:r w:rsidR="00F50B80">
        <w:rPr>
          <w:rFonts w:ascii="Times New Roman" w:hAnsi="Times New Roman" w:cs="Times New Roman"/>
          <w:noProof/>
          <w:sz w:val="24"/>
          <w:szCs w:val="24"/>
        </w:rPr>
        <w:t>)</w:t>
      </w:r>
      <w:r w:rsidR="00342F85">
        <w:rPr>
          <w:rFonts w:ascii="Times New Roman" w:hAnsi="Times New Roman" w:cs="Times New Roman"/>
          <w:sz w:val="24"/>
          <w:szCs w:val="24"/>
        </w:rPr>
        <w:fldChar w:fldCharType="end"/>
      </w:r>
      <w:r w:rsidR="00490BF7">
        <w:rPr>
          <w:rFonts w:ascii="Times New Roman" w:hAnsi="Times New Roman" w:cs="Times New Roman"/>
          <w:sz w:val="24"/>
          <w:szCs w:val="24"/>
        </w:rPr>
        <w:t>.</w:t>
      </w:r>
      <w:r w:rsidR="00390F57">
        <w:rPr>
          <w:rFonts w:ascii="Times New Roman" w:hAnsi="Times New Roman" w:cs="Times New Roman"/>
          <w:sz w:val="24"/>
          <w:szCs w:val="24"/>
        </w:rPr>
        <w:t xml:space="preserve"> </w:t>
      </w:r>
      <w:r w:rsidR="003160C0">
        <w:rPr>
          <w:rFonts w:ascii="Times New Roman" w:hAnsi="Times New Roman" w:cs="Times New Roman"/>
          <w:sz w:val="24"/>
          <w:szCs w:val="24"/>
        </w:rPr>
        <w:t xml:space="preserve">Positive </w:t>
      </w:r>
      <w:r w:rsidR="00281AA2">
        <w:rPr>
          <w:rFonts w:ascii="Times New Roman" w:hAnsi="Times New Roman" w:cs="Times New Roman"/>
          <w:sz w:val="24"/>
          <w:szCs w:val="24"/>
        </w:rPr>
        <w:t>selecti</w:t>
      </w:r>
      <w:r w:rsidR="00563773">
        <w:rPr>
          <w:rFonts w:ascii="Times New Roman" w:hAnsi="Times New Roman" w:cs="Times New Roman"/>
          <w:sz w:val="24"/>
          <w:szCs w:val="24"/>
        </w:rPr>
        <w:t>o</w:t>
      </w:r>
      <w:r w:rsidR="00281AA2">
        <w:rPr>
          <w:rFonts w:ascii="Times New Roman" w:hAnsi="Times New Roman" w:cs="Times New Roman"/>
          <w:sz w:val="24"/>
          <w:szCs w:val="24"/>
        </w:rPr>
        <w:t xml:space="preserve">n </w:t>
      </w:r>
      <w:r w:rsidR="003160C0">
        <w:rPr>
          <w:rFonts w:ascii="Times New Roman" w:hAnsi="Times New Roman" w:cs="Times New Roman"/>
          <w:sz w:val="24"/>
          <w:szCs w:val="24"/>
        </w:rPr>
        <w:t>on</w:t>
      </w:r>
      <w:r w:rsidR="00281AA2">
        <w:rPr>
          <w:rFonts w:ascii="Times New Roman" w:hAnsi="Times New Roman" w:cs="Times New Roman"/>
          <w:sz w:val="24"/>
          <w:szCs w:val="24"/>
        </w:rPr>
        <w:t xml:space="preserve"> these genes </w:t>
      </w:r>
      <w:r w:rsidR="0071491F">
        <w:rPr>
          <w:rFonts w:ascii="Times New Roman" w:hAnsi="Times New Roman" w:cs="Times New Roman"/>
          <w:sz w:val="24"/>
          <w:szCs w:val="24"/>
        </w:rPr>
        <w:t xml:space="preserve">in the early </w:t>
      </w:r>
      <w:r w:rsidR="004E2A24">
        <w:rPr>
          <w:rFonts w:ascii="Times New Roman" w:hAnsi="Times New Roman" w:cs="Times New Roman"/>
          <w:sz w:val="24"/>
          <w:szCs w:val="24"/>
        </w:rPr>
        <w:t>mallard duck and spot-billed</w:t>
      </w:r>
      <w:r w:rsidR="003160C0">
        <w:rPr>
          <w:rFonts w:ascii="Times New Roman" w:hAnsi="Times New Roman" w:cs="Times New Roman"/>
          <w:sz w:val="24"/>
          <w:szCs w:val="24"/>
        </w:rPr>
        <w:t xml:space="preserve"> duck</w:t>
      </w:r>
      <w:r w:rsidR="0071491F">
        <w:rPr>
          <w:rFonts w:ascii="Times New Roman" w:hAnsi="Times New Roman" w:cs="Times New Roman"/>
          <w:sz w:val="24"/>
          <w:szCs w:val="24"/>
        </w:rPr>
        <w:t xml:space="preserve"> ancestor </w:t>
      </w:r>
      <w:r w:rsidR="00281AA2">
        <w:rPr>
          <w:rFonts w:ascii="Times New Roman" w:hAnsi="Times New Roman" w:cs="Times New Roman"/>
          <w:sz w:val="24"/>
          <w:szCs w:val="24"/>
        </w:rPr>
        <w:t>might</w:t>
      </w:r>
      <w:r w:rsidR="00390F57">
        <w:rPr>
          <w:rFonts w:ascii="Times New Roman" w:hAnsi="Times New Roman" w:cs="Times New Roman"/>
          <w:sz w:val="24"/>
          <w:szCs w:val="24"/>
        </w:rPr>
        <w:t xml:space="preserve"> </w:t>
      </w:r>
      <w:r w:rsidR="000C4E95" w:rsidRPr="00063348">
        <w:rPr>
          <w:rFonts w:ascii="Times New Roman" w:hAnsi="Times New Roman" w:cs="Times New Roman"/>
          <w:sz w:val="24"/>
          <w:szCs w:val="24"/>
        </w:rPr>
        <w:t xml:space="preserve">enhance </w:t>
      </w:r>
      <w:r w:rsidR="0071491F" w:rsidRPr="00063348">
        <w:rPr>
          <w:rFonts w:ascii="Times New Roman" w:hAnsi="Times New Roman" w:cs="Times New Roman"/>
          <w:sz w:val="24"/>
          <w:szCs w:val="24"/>
        </w:rPr>
        <w:t xml:space="preserve">their ability to transport oxygen in blood and </w:t>
      </w:r>
      <w:r w:rsidR="000C4E95" w:rsidRPr="00063348">
        <w:rPr>
          <w:rFonts w:ascii="Times New Roman" w:hAnsi="Times New Roman" w:cs="Times New Roman"/>
          <w:sz w:val="24"/>
          <w:szCs w:val="24"/>
        </w:rPr>
        <w:t>adapt to cold and hypoxic environments</w:t>
      </w:r>
      <w:r w:rsidR="00BA2E8A" w:rsidRPr="00063348">
        <w:rPr>
          <w:rFonts w:ascii="Times New Roman" w:hAnsi="Times New Roman" w:cs="Times New Roman"/>
          <w:sz w:val="24"/>
          <w:szCs w:val="24"/>
        </w:rPr>
        <w:t xml:space="preserve"> </w:t>
      </w:r>
      <w:r w:rsidR="0071491F" w:rsidRPr="00063348">
        <w:rPr>
          <w:rFonts w:ascii="Times New Roman" w:hAnsi="Times New Roman" w:cs="Times New Roman"/>
          <w:sz w:val="24"/>
          <w:szCs w:val="24"/>
        </w:rPr>
        <w:t>of the high altitude during flying</w:t>
      </w:r>
      <w:r w:rsidR="00BA2E8A" w:rsidRPr="00063348">
        <w:rPr>
          <w:rFonts w:ascii="Times New Roman" w:hAnsi="Times New Roman" w:cs="Times New Roman"/>
          <w:sz w:val="24"/>
          <w:szCs w:val="24"/>
        </w:rPr>
        <w:t>.</w:t>
      </w:r>
      <w:r w:rsidR="000C4E95" w:rsidRPr="00063348">
        <w:rPr>
          <w:rFonts w:ascii="Times New Roman" w:hAnsi="Times New Roman" w:cs="Times New Roman"/>
          <w:sz w:val="24"/>
          <w:szCs w:val="24"/>
        </w:rPr>
        <w:t xml:space="preserve"> </w:t>
      </w:r>
      <w:r w:rsidR="00432DDB">
        <w:rPr>
          <w:rFonts w:ascii="Times New Roman" w:hAnsi="Times New Roman" w:cs="Times New Roman"/>
          <w:sz w:val="24"/>
          <w:szCs w:val="24"/>
        </w:rPr>
        <w:t>S</w:t>
      </w:r>
      <w:r w:rsidR="00D56C03" w:rsidRPr="00063348">
        <w:rPr>
          <w:rFonts w:ascii="Times New Roman" w:hAnsi="Times New Roman" w:cs="Times New Roman"/>
          <w:sz w:val="24"/>
          <w:szCs w:val="24"/>
        </w:rPr>
        <w:t xml:space="preserve">ome cryptochrome-containing cells within the retina are active at night when the birds </w:t>
      </w:r>
      <w:r w:rsidR="006C1FBE" w:rsidRPr="00063348">
        <w:rPr>
          <w:rFonts w:ascii="Times New Roman" w:hAnsi="Times New Roman" w:cs="Times New Roman"/>
          <w:sz w:val="24"/>
          <w:szCs w:val="24"/>
        </w:rPr>
        <w:t>perform magnetic orientation. In some migratory birds, a distinct part of the forebrain, where primarily processes input from the eye, is highly active at night</w:t>
      </w:r>
      <w:r w:rsidR="003A420E">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&lt;EndNote&gt;&lt;Cite&gt;&lt;Author&gt;Liedvogel&lt;/Author&gt;&lt;Year&gt;2007&lt;/Year&gt;&lt;RecNum&gt;91&lt;/RecNum&gt;&lt;DisplayText&gt;(34)&lt;/DisplayText&gt;&lt;record&gt;&lt;rec-number&gt;91&lt;/rec-number&gt;&lt;foreign-keys&gt;&lt;key app="EN" db-id="zd9vrr9r4sxpvoex0z2x0seo95tx9fexr95t" timestamp="1494937429"&gt;91&lt;/key&gt;&lt;/foreign-keys&gt;&lt;ref-type name="Journal Article"&gt;17&lt;/ref-type&gt;&lt;contributors&gt;&lt;authors&gt;&lt;author&gt;Liedvogel, M.&lt;/author&gt;&lt;author&gt;Maeda, K.&lt;/author&gt;&lt;author&gt;Henbest, K.&lt;/author&gt;&lt;author&gt;Schleicher, E.&lt;/author&gt;&lt;author&gt;Simon, T.&lt;/author&gt;&lt;author&gt;Timmel, C. R.&lt;/author&gt;&lt;author&gt;Hore, P. J.&lt;/author&gt;&lt;author&gt;Mouritsen, H.&lt;/author&gt;&lt;/authors&gt;&lt;/contributors&gt;&lt;auth-address&gt;Carl von Ossietzky Univ Oldenburg, IBU, VW Nachswuchgrp Anim Nav, D-2900 Oldenburg, Germany&amp;#xD;Univ Oxford, Dept Zool, Edward Grey Inst, Oxford OX1 3PS, England&amp;#xD;Univ Oxford, Inorgan Chem Lab, Oxford OX1 3PS, England&amp;#xD;Univ Oxford, Phys &amp;amp; Theoret Chem Lab, Oxford OX1 3PS, England&amp;#xD;Free Univ Berlin, Inst Expt Phys, Berlin, Germany&amp;#xD;DIARECT AG, Freiburg, Germany&lt;/auth-address&gt;&lt;titles&gt;&lt;title&gt;Chemical Magnetoreception: Bird Cryptochrome 1a Is Excited by Blue Light and Forms Long-Lived Radical-Pairs&lt;/title&gt;&lt;secondary-title&gt;Plos One&lt;/secondary-title&gt;&lt;alt-title&gt;Plos One&lt;/alt-title&gt;&lt;/titles&gt;&lt;periodical&gt;&lt;full-title&gt;PLoS One&lt;/full-title&gt;&lt;/periodical&gt;&lt;alt-periodical&gt;&lt;full-title&gt;PLoS One&lt;/full-title&gt;&lt;/alt-periodical&gt;&lt;volume&gt;2&lt;/volume&gt;&lt;number&gt;10&lt;/number&gt;&lt;dates&gt;&lt;year&gt;2007&lt;/year&gt;&lt;pub-dates&gt;&lt;date&gt;Oct 31&lt;/date&gt;&lt;/pub-dates&gt;&lt;/dates&gt;&lt;isbn&gt;1932-6203&lt;/isbn&gt;&lt;accession-num&gt;WOS:000207458700023&lt;/accession-num&gt;&lt;urls&gt;&lt;related-urls&gt;&lt;url&gt;&amp;lt;Go to ISI&amp;gt;://WOS:000207458700023&lt;/url&gt;&lt;/related-urls&gt;&lt;/urls&gt;&lt;electronic-resource-num&gt;ARTN e1106&amp;#xD;10.1371/journal.pone.0001106&lt;/electronic-resource-num&gt;&lt;language&gt;English&lt;/language&gt;&lt;/record&gt;&lt;/Cite&gt;&lt;/EndNote&gt;</w:instrText>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4" w:tooltip="Liedvogel, 2007 #91" w:history="1">
        <w:r w:rsidR="00F50B80">
          <w:rPr>
            <w:rFonts w:ascii="Times New Roman" w:hAnsi="Times New Roman" w:cs="Times New Roman"/>
            <w:noProof/>
            <w:sz w:val="24"/>
            <w:szCs w:val="24"/>
          </w:rPr>
          <w:t>34</w:t>
        </w:r>
      </w:hyperlink>
      <w:r w:rsidR="00F50B80">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6C1FBE" w:rsidRPr="00063348">
        <w:rPr>
          <w:rFonts w:ascii="Times New Roman" w:hAnsi="Times New Roman" w:cs="Times New Roman"/>
          <w:sz w:val="24"/>
          <w:szCs w:val="24"/>
        </w:rPr>
        <w:t xml:space="preserve">. </w:t>
      </w:r>
      <w:r w:rsidR="003913B8">
        <w:rPr>
          <w:rFonts w:ascii="Times New Roman" w:hAnsi="Times New Roman" w:cs="Times New Roman"/>
          <w:sz w:val="24"/>
          <w:szCs w:val="24"/>
        </w:rPr>
        <w:t>W</w:t>
      </w:r>
      <w:r w:rsidR="006C1FBE" w:rsidRPr="00EC1DFA">
        <w:rPr>
          <w:rFonts w:ascii="Times New Roman" w:hAnsi="Times New Roman" w:cs="Times New Roman"/>
          <w:sz w:val="24"/>
          <w:szCs w:val="24"/>
        </w:rPr>
        <w:t>e</w:t>
      </w:r>
      <w:r w:rsidR="003913B8">
        <w:rPr>
          <w:rFonts w:ascii="Times New Roman" w:hAnsi="Times New Roman" w:cs="Times New Roman"/>
          <w:sz w:val="24"/>
          <w:szCs w:val="24"/>
        </w:rPr>
        <w:t xml:space="preserve"> also</w:t>
      </w:r>
      <w:r w:rsidR="006C1FBE" w:rsidRPr="00EC1DFA">
        <w:rPr>
          <w:rFonts w:ascii="Times New Roman" w:hAnsi="Times New Roman" w:cs="Times New Roman"/>
          <w:sz w:val="24"/>
          <w:szCs w:val="24"/>
        </w:rPr>
        <w:t xml:space="preserve"> found three genes associated with retinal ganglion cell axon guidance (</w:t>
      </w:r>
      <w:r w:rsidR="006C1FBE" w:rsidRPr="00EC1DFA">
        <w:rPr>
          <w:rFonts w:ascii="Times New Roman" w:hAnsi="Times New Roman" w:cs="Times New Roman"/>
          <w:i/>
          <w:sz w:val="24"/>
          <w:szCs w:val="24"/>
        </w:rPr>
        <w:t>EFNA5</w:t>
      </w:r>
      <w:r w:rsidR="006C1FBE" w:rsidRPr="00EC1DFA">
        <w:rPr>
          <w:rFonts w:ascii="Times New Roman" w:hAnsi="Times New Roman" w:cs="Times New Roman"/>
          <w:sz w:val="24"/>
          <w:szCs w:val="24"/>
        </w:rPr>
        <w:t xml:space="preserve">, </w:t>
      </w:r>
      <w:r w:rsidR="006C1FBE" w:rsidRPr="00EC1DFA">
        <w:rPr>
          <w:rFonts w:ascii="Times New Roman" w:hAnsi="Times New Roman" w:cs="Times New Roman"/>
          <w:i/>
          <w:sz w:val="24"/>
          <w:szCs w:val="24"/>
        </w:rPr>
        <w:t>ISL1</w:t>
      </w:r>
      <w:r w:rsidR="006C1FBE" w:rsidRPr="00EC1DFA">
        <w:t xml:space="preserve"> </w:t>
      </w:r>
      <w:r w:rsidR="006C1FBE" w:rsidRPr="00EC1DFA">
        <w:rPr>
          <w:rFonts w:ascii="Times New Roman" w:hAnsi="Times New Roman" w:cs="Times New Roman"/>
          <w:sz w:val="24"/>
          <w:szCs w:val="24"/>
        </w:rPr>
        <w:t xml:space="preserve">and </w:t>
      </w:r>
      <w:r w:rsidR="006C1FBE" w:rsidRPr="00EC1DFA">
        <w:rPr>
          <w:rFonts w:ascii="Times New Roman" w:hAnsi="Times New Roman" w:cs="Times New Roman"/>
          <w:i/>
          <w:sz w:val="24"/>
          <w:szCs w:val="24"/>
        </w:rPr>
        <w:t>EPHA7</w:t>
      </w:r>
      <w:r w:rsidR="003160C0">
        <w:rPr>
          <w:rFonts w:ascii="Times New Roman" w:hAnsi="Times New Roman" w:cs="Times New Roman"/>
          <w:i/>
          <w:sz w:val="24"/>
          <w:szCs w:val="24"/>
        </w:rPr>
        <w:t xml:space="preserve"> </w:t>
      </w:r>
      <w:r w:rsidR="003160C0" w:rsidRPr="00194533">
        <w:rPr>
          <w:rFonts w:ascii="Times New Roman" w:hAnsi="Times New Roman" w:cs="Times New Roman"/>
          <w:sz w:val="24"/>
          <w:szCs w:val="24"/>
        </w:rPr>
        <w:t>(S=-3)</w:t>
      </w:r>
      <w:r w:rsidR="006C1FBE" w:rsidRPr="003160C0">
        <w:rPr>
          <w:rFonts w:ascii="Times New Roman" w:hAnsi="Times New Roman" w:cs="Times New Roman"/>
          <w:sz w:val="24"/>
          <w:szCs w:val="24"/>
        </w:rPr>
        <w:t>)</w:t>
      </w:r>
      <w:r w:rsidR="006C1FBE" w:rsidRPr="00EC1DFA">
        <w:rPr>
          <w:rFonts w:ascii="Times New Roman" w:hAnsi="Times New Roman" w:cs="Times New Roman"/>
          <w:sz w:val="24"/>
          <w:szCs w:val="24"/>
        </w:rPr>
        <w:t xml:space="preserve"> and two genes (</w:t>
      </w:r>
      <w:r w:rsidR="006C1FBE" w:rsidRPr="00EC1DFA">
        <w:rPr>
          <w:rFonts w:ascii="Times New Roman" w:hAnsi="Times New Roman" w:cs="Times New Roman"/>
          <w:i/>
          <w:sz w:val="24"/>
          <w:szCs w:val="24"/>
        </w:rPr>
        <w:t>CHRD</w:t>
      </w:r>
      <w:r w:rsidR="006C1FBE" w:rsidRPr="00EC1DFA">
        <w:rPr>
          <w:rFonts w:ascii="Times New Roman" w:hAnsi="Times New Roman" w:cs="Times New Roman"/>
          <w:sz w:val="24"/>
          <w:szCs w:val="24"/>
        </w:rPr>
        <w:t xml:space="preserve"> and </w:t>
      </w:r>
      <w:r w:rsidR="006C1FBE" w:rsidRPr="00EC1DFA">
        <w:rPr>
          <w:rFonts w:ascii="Times New Roman" w:hAnsi="Times New Roman" w:cs="Times New Roman"/>
          <w:i/>
          <w:sz w:val="24"/>
          <w:szCs w:val="24"/>
        </w:rPr>
        <w:t>WNT7B</w:t>
      </w:r>
      <w:r w:rsidR="006C1FBE" w:rsidRPr="00EC1DFA">
        <w:rPr>
          <w:rFonts w:ascii="Times New Roman" w:hAnsi="Times New Roman" w:cs="Times New Roman"/>
          <w:sz w:val="24"/>
          <w:szCs w:val="24"/>
        </w:rPr>
        <w:t xml:space="preserve">) related to forebrain </w:t>
      </w:r>
      <w:r w:rsidR="006A1379" w:rsidRPr="00EC1DFA">
        <w:rPr>
          <w:rFonts w:ascii="Times New Roman" w:hAnsi="Times New Roman" w:cs="Times New Roman"/>
          <w:sz w:val="24"/>
          <w:szCs w:val="24"/>
        </w:rPr>
        <w:t>regionalization or development</w:t>
      </w:r>
      <w:r w:rsidR="00D56C03" w:rsidRPr="00EC1DFA">
        <w:rPr>
          <w:rFonts w:ascii="Times New Roman" w:hAnsi="Times New Roman" w:cs="Times New Roman"/>
          <w:sz w:val="24"/>
          <w:szCs w:val="24"/>
        </w:rPr>
        <w:t xml:space="preserve"> </w:t>
      </w:r>
      <w:r w:rsidR="006A1379" w:rsidRPr="00EC1DFA">
        <w:rPr>
          <w:rFonts w:ascii="Times New Roman" w:hAnsi="Times New Roman" w:cs="Times New Roman"/>
          <w:sz w:val="24"/>
          <w:szCs w:val="24"/>
        </w:rPr>
        <w:t xml:space="preserve">were </w:t>
      </w:r>
      <w:r w:rsidR="00D56C03" w:rsidRPr="00EC1DFA">
        <w:rPr>
          <w:rFonts w:ascii="Times New Roman" w:hAnsi="Times New Roman" w:cs="Times New Roman"/>
          <w:sz w:val="24"/>
          <w:szCs w:val="24"/>
        </w:rPr>
        <w:t xml:space="preserve">under selection </w:t>
      </w:r>
      <w:r w:rsidR="006A1379" w:rsidRPr="00EC1DFA">
        <w:rPr>
          <w:rFonts w:ascii="Times New Roman" w:hAnsi="Times New Roman" w:cs="Times New Roman"/>
          <w:sz w:val="24"/>
          <w:szCs w:val="24"/>
        </w:rPr>
        <w:t xml:space="preserve">in the early </w:t>
      </w:r>
      <w:r w:rsidR="004E2A24">
        <w:rPr>
          <w:rFonts w:ascii="Times New Roman" w:hAnsi="Times New Roman" w:cs="Times New Roman"/>
          <w:sz w:val="24"/>
          <w:szCs w:val="24"/>
        </w:rPr>
        <w:lastRenderedPageBreak/>
        <w:t>mallard duck and spot-billed</w:t>
      </w:r>
      <w:r w:rsidR="006A1379" w:rsidRPr="00EC1DFA">
        <w:rPr>
          <w:rFonts w:ascii="Times New Roman" w:hAnsi="Times New Roman" w:cs="Times New Roman"/>
          <w:sz w:val="24"/>
          <w:szCs w:val="24"/>
        </w:rPr>
        <w:t xml:space="preserve"> </w:t>
      </w:r>
      <w:r w:rsidR="003160C0">
        <w:rPr>
          <w:rFonts w:ascii="Times New Roman" w:hAnsi="Times New Roman" w:cs="Times New Roman"/>
          <w:sz w:val="24"/>
          <w:szCs w:val="24"/>
        </w:rPr>
        <w:t xml:space="preserve">duck </w:t>
      </w:r>
      <w:r w:rsidR="006A1379" w:rsidRPr="00EC1DFA">
        <w:rPr>
          <w:rFonts w:ascii="Times New Roman" w:hAnsi="Times New Roman" w:cs="Times New Roman"/>
          <w:sz w:val="24"/>
          <w:szCs w:val="24"/>
        </w:rPr>
        <w:t xml:space="preserve">ancestor </w:t>
      </w:r>
      <w:r w:rsidR="00C224EE" w:rsidRPr="00EC1DFA">
        <w:rPr>
          <w:rFonts w:ascii="Times New Roman" w:hAnsi="Times New Roman" w:cs="Times New Roman"/>
          <w:sz w:val="24"/>
          <w:szCs w:val="24"/>
        </w:rPr>
        <w:t>(Fig</w:t>
      </w:r>
      <w:r w:rsidR="00864E41" w:rsidRPr="00EC1DFA">
        <w:rPr>
          <w:rFonts w:ascii="Times New Roman" w:hAnsi="Times New Roman" w:cs="Times New Roman" w:hint="eastAsia"/>
          <w:sz w:val="24"/>
          <w:szCs w:val="24"/>
        </w:rPr>
        <w:t>.</w:t>
      </w:r>
      <w:r w:rsidR="00C224EE" w:rsidRPr="00EC1DFA">
        <w:rPr>
          <w:rFonts w:ascii="Times New Roman" w:hAnsi="Times New Roman" w:cs="Times New Roman"/>
          <w:sz w:val="24"/>
          <w:szCs w:val="24"/>
        </w:rPr>
        <w:t xml:space="preserve"> </w:t>
      </w:r>
      <w:r w:rsidR="00BF78A0" w:rsidRPr="00EC1DFA">
        <w:rPr>
          <w:rFonts w:ascii="Times New Roman" w:hAnsi="Times New Roman" w:cs="Times New Roman"/>
          <w:sz w:val="24"/>
          <w:szCs w:val="24"/>
        </w:rPr>
        <w:t>4</w:t>
      </w:r>
      <w:r w:rsidR="00BF78A0">
        <w:rPr>
          <w:rFonts w:ascii="Times New Roman" w:hAnsi="Times New Roman" w:cs="Times New Roman"/>
          <w:sz w:val="24"/>
          <w:szCs w:val="24"/>
        </w:rPr>
        <w:t>d</w:t>
      </w:r>
      <w:r w:rsidR="00864E41" w:rsidRPr="00EC1DFA">
        <w:rPr>
          <w:rFonts w:ascii="Times New Roman" w:hAnsi="Times New Roman" w:cs="Times New Roman" w:hint="eastAsia"/>
          <w:sz w:val="24"/>
          <w:szCs w:val="24"/>
        </w:rPr>
        <w:t xml:space="preserve">; </w:t>
      </w:r>
      <w:r w:rsidR="00AD3E29">
        <w:rPr>
          <w:rFonts w:ascii="Times New Roman" w:hAnsi="Times New Roman" w:cs="Times New Roman"/>
          <w:sz w:val="24"/>
          <w:szCs w:val="24"/>
        </w:rPr>
        <w:t>Fig. S19</w:t>
      </w:r>
      <w:r w:rsidR="00C224EE" w:rsidRPr="00EC1DFA">
        <w:rPr>
          <w:rFonts w:ascii="Times New Roman" w:hAnsi="Times New Roman" w:cs="Times New Roman"/>
          <w:sz w:val="24"/>
          <w:szCs w:val="24"/>
        </w:rPr>
        <w:t>)</w:t>
      </w:r>
      <w:r w:rsidR="001D4AFB" w:rsidRPr="00EC1DFA">
        <w:rPr>
          <w:rFonts w:ascii="Times New Roman" w:hAnsi="Times New Roman" w:cs="Times New Roman"/>
          <w:sz w:val="24"/>
          <w:szCs w:val="24"/>
        </w:rPr>
        <w:fldChar w:fldCharType="begin">
          <w:fldData xml:space="preserve">PEVuZE5vdGU+PENpdGU+PEF1dGhvcj5BbmRlcnNvbjwvQXV0aG9yPjxZZWFyPjIwMDI8L1llYXI+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PEVuZE5vdGU+PENpdGU+PEF1dGhvcj5BbmRlcnNvbjwvQXV0aG9yPjxZZWFyPjIwMDI8L1llYXI+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1D4AFB" w:rsidRPr="00EC1DFA">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5" w:tooltip="Anderson, 2002 #61" w:history="1">
        <w:r w:rsidR="00F50B80">
          <w:rPr>
            <w:rFonts w:ascii="Times New Roman" w:hAnsi="Times New Roman" w:cs="Times New Roman"/>
            <w:noProof/>
            <w:sz w:val="24"/>
            <w:szCs w:val="24"/>
          </w:rPr>
          <w:t>35</w:t>
        </w:r>
      </w:hyperlink>
      <w:r w:rsidR="00F50B80">
        <w:rPr>
          <w:rFonts w:ascii="Times New Roman" w:hAnsi="Times New Roman" w:cs="Times New Roman"/>
          <w:noProof/>
          <w:sz w:val="24"/>
          <w:szCs w:val="24"/>
        </w:rPr>
        <w:t xml:space="preserve">, </w:t>
      </w:r>
      <w:hyperlink w:anchor="_ENREF_36" w:tooltip="Wu, 2015 #45" w:history="1">
        <w:r w:rsidR="00F50B80">
          <w:rPr>
            <w:rFonts w:ascii="Times New Roman" w:hAnsi="Times New Roman" w:cs="Times New Roman"/>
            <w:noProof/>
            <w:sz w:val="24"/>
            <w:szCs w:val="24"/>
          </w:rPr>
          <w:t>36</w:t>
        </w:r>
      </w:hyperlink>
      <w:r w:rsidR="00F50B80">
        <w:rPr>
          <w:rFonts w:ascii="Times New Roman" w:hAnsi="Times New Roman" w:cs="Times New Roman"/>
          <w:noProof/>
          <w:sz w:val="24"/>
          <w:szCs w:val="24"/>
        </w:rPr>
        <w:t>)</w:t>
      </w:r>
      <w:r w:rsidR="001D4AFB" w:rsidRPr="00EC1DFA">
        <w:rPr>
          <w:rFonts w:ascii="Times New Roman" w:hAnsi="Times New Roman" w:cs="Times New Roman"/>
          <w:sz w:val="24"/>
          <w:szCs w:val="24"/>
        </w:rPr>
        <w:fldChar w:fldCharType="end"/>
      </w:r>
      <w:r w:rsidR="00D56C03" w:rsidRPr="00EC1DFA">
        <w:rPr>
          <w:rFonts w:ascii="Times New Roman" w:hAnsi="Times New Roman" w:cs="Times New Roman"/>
          <w:sz w:val="24"/>
          <w:szCs w:val="24"/>
        </w:rPr>
        <w:t>.</w:t>
      </w:r>
      <w:r w:rsidR="00BF78A0">
        <w:rPr>
          <w:rFonts w:ascii="Times New Roman" w:hAnsi="Times New Roman" w:cs="Times New Roman"/>
          <w:sz w:val="24"/>
          <w:szCs w:val="24"/>
        </w:rPr>
        <w:t xml:space="preserve"> Gene family that function on short wavelength-sensitive opsin (Cryptochrome</w:t>
      </w:r>
      <w:r w:rsidR="00941EBA">
        <w:rPr>
          <w:rFonts w:ascii="Times New Roman" w:hAnsi="Times New Roman" w:cs="Times New Roman"/>
          <w:sz w:val="24"/>
          <w:szCs w:val="24"/>
        </w:rPr>
        <w:t>s,</w:t>
      </w:r>
      <w:r w:rsidR="00BF78A0">
        <w:rPr>
          <w:rFonts w:ascii="Times New Roman" w:hAnsi="Times New Roman" w:cs="Times New Roman"/>
          <w:sz w:val="24"/>
          <w:szCs w:val="24"/>
        </w:rPr>
        <w:t xml:space="preserve"> </w:t>
      </w:r>
      <w:r w:rsidR="00941EBA">
        <w:rPr>
          <w:rFonts w:ascii="Times New Roman" w:hAnsi="Times New Roman" w:cs="Times New Roman"/>
          <w:sz w:val="24"/>
          <w:szCs w:val="24"/>
        </w:rPr>
        <w:t xml:space="preserve">which have been suggested to form the basis of light-dependent magnetic compass in birds, </w:t>
      </w:r>
      <w:r w:rsidR="00BF78A0">
        <w:rPr>
          <w:rFonts w:ascii="Times New Roman" w:hAnsi="Times New Roman" w:cs="Times New Roman"/>
          <w:sz w:val="24"/>
          <w:szCs w:val="24"/>
        </w:rPr>
        <w:t>is excited by blue</w:t>
      </w:r>
      <w:r w:rsidR="00941EBA">
        <w:rPr>
          <w:rFonts w:ascii="Times New Roman" w:hAnsi="Times New Roman" w:cs="Times New Roman"/>
          <w:sz w:val="24"/>
          <w:szCs w:val="24"/>
        </w:rPr>
        <w:t xml:space="preserve"> (short wavelength) light</w:t>
      </w:r>
      <w:r w:rsidR="00BF78A0">
        <w:rPr>
          <w:rFonts w:ascii="Times New Roman" w:hAnsi="Times New Roman" w:cs="Times New Roman"/>
          <w:sz w:val="24"/>
          <w:szCs w:val="24"/>
        </w:rPr>
        <w:t>) expanded in wild ducks may also indicated an enhancement in magnetic navigation ability</w:t>
      </w:r>
      <w:r w:rsidR="00D738DE">
        <w:rPr>
          <w:rFonts w:ascii="Times New Roman" w:hAnsi="Times New Roman" w:cs="Times New Roman"/>
          <w:sz w:val="24"/>
          <w:szCs w:val="24"/>
        </w:rPr>
        <w:t xml:space="preserve"> (</w:t>
      </w:r>
      <w:r w:rsidR="00CF23CB">
        <w:rPr>
          <w:rFonts w:ascii="Times New Roman" w:hAnsi="Times New Roman" w:cs="Times New Roman" w:hint="eastAsia"/>
          <w:sz w:val="24"/>
          <w:szCs w:val="24"/>
        </w:rPr>
        <w:t>Table</w:t>
      </w:r>
      <w:r w:rsidR="00CF23CB">
        <w:rPr>
          <w:rFonts w:ascii="Times New Roman" w:hAnsi="Times New Roman" w:cs="Times New Roman"/>
          <w:sz w:val="24"/>
          <w:szCs w:val="24"/>
        </w:rPr>
        <w:t xml:space="preserve"> </w:t>
      </w:r>
      <w:r w:rsidR="00CF23CB">
        <w:rPr>
          <w:rFonts w:ascii="Times New Roman" w:hAnsi="Times New Roman" w:cs="Times New Roman" w:hint="eastAsia"/>
          <w:sz w:val="24"/>
          <w:szCs w:val="24"/>
        </w:rPr>
        <w:t>S</w:t>
      </w:r>
      <w:r w:rsidR="00CF23CB">
        <w:rPr>
          <w:rFonts w:ascii="Times New Roman" w:hAnsi="Times New Roman" w:cs="Times New Roman"/>
          <w:sz w:val="24"/>
          <w:szCs w:val="24"/>
        </w:rPr>
        <w:t>9</w:t>
      </w:r>
      <w:r w:rsidR="00D738DE">
        <w:rPr>
          <w:rFonts w:ascii="Times New Roman" w:hAnsi="Times New Roman" w:cs="Times New Roman"/>
          <w:sz w:val="24"/>
          <w:szCs w:val="24"/>
        </w:rPr>
        <w:t>)</w:t>
      </w:r>
      <w:r w:rsidR="00941EBA">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&lt;EndNote&gt;&lt;Cite&gt;&lt;Author&gt;Liedvogel&lt;/Author&gt;&lt;Year&gt;2007&lt;/Year&gt;&lt;RecNum&gt;91&lt;/RecNum&gt;&lt;DisplayText&gt;(34)&lt;/DisplayText&gt;&lt;record&gt;&lt;rec-number&gt;91&lt;/rec-number&gt;&lt;foreign-keys&gt;&lt;key app="EN" db-id="zd9vrr9r4sxpvoex0z2x0seo95tx9fexr95t" timestamp="1494937429"&gt;91&lt;/key&gt;&lt;/foreign-keys&gt;&lt;ref-type name="Journal Article"&gt;17&lt;/ref-type&gt;&lt;contributors&gt;&lt;authors&gt;&lt;author&gt;Liedvogel, M.&lt;/author&gt;&lt;author&gt;Maeda, K.&lt;/author&gt;&lt;author&gt;Henbest, K.&lt;/author&gt;&lt;author&gt;Schleicher, E.&lt;/author&gt;&lt;author&gt;Simon, T.&lt;/author&gt;&lt;author&gt;Timmel, C. R.&lt;/author&gt;&lt;author&gt;Hore, P. J.&lt;/author&gt;&lt;author&gt;Mouritsen, H.&lt;/author&gt;&lt;/authors&gt;&lt;/contributors&gt;&lt;auth-address&gt;Carl von Ossietzky Univ Oldenburg, IBU, VW Nachswuchgrp Anim Nav, D-2900 Oldenburg, Germany&amp;#xD;Univ Oxford, Dept Zool, Edward Grey Inst, Oxford OX1 3PS, England&amp;#xD;Univ Oxford, Inorgan Chem Lab, Oxford OX1 3PS, England&amp;#xD;Univ Oxford, Phys &amp;amp; Theoret Chem Lab, Oxford OX1 3PS, England&amp;#xD;Free Univ Berlin, Inst Expt Phys, Berlin, Germany&amp;#xD;DIARECT AG, Freiburg, Germany&lt;/auth-address&gt;&lt;titles&gt;&lt;title&gt;Chemical Magnetoreception: Bird Cryptochrome 1a Is Excited by Blue Light and Forms Long-Lived Radical-Pairs&lt;/title&gt;&lt;secondary-title&gt;Plos One&lt;/secondary-title&gt;&lt;alt-title&gt;Plos One&lt;/alt-title&gt;&lt;/titles&gt;&lt;periodical&gt;&lt;full-title&gt;PLoS One&lt;/full-title&gt;&lt;/periodical&gt;&lt;alt-periodical&gt;&lt;full-title&gt;PLoS One&lt;/full-title&gt;&lt;/alt-periodical&gt;&lt;volume&gt;2&lt;/volume&gt;&lt;number&gt;10&lt;/number&gt;&lt;dates&gt;&lt;year&gt;2007&lt;/year&gt;&lt;pub-dates&gt;&lt;date&gt;Oct 31&lt;/date&gt;&lt;/pub-dates&gt;&lt;/dates&gt;&lt;isbn&gt;1932-6203&lt;/isbn&gt;&lt;accession-num&gt;WOS:000207458700023&lt;/accession-num&gt;&lt;urls&gt;&lt;related-urls&gt;&lt;url&gt;&amp;lt;Go to ISI&amp;gt;://WOS:000207458700023&lt;/url&gt;&lt;/related-urls&gt;&lt;/urls&gt;&lt;electronic-resource-num&gt;ARTN e1106&amp;#xD;10.1371/journal.pone.0001106&lt;/electronic-resource-num&gt;&lt;language&gt;English&lt;/language&gt;&lt;/record&gt;&lt;/Cite&gt;&lt;/EndNote&gt;</w:instrText>
      </w:r>
      <w:r w:rsidR="00941EBA">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4" w:tooltip="Liedvogel, 2007 #91" w:history="1">
        <w:r w:rsidR="00F50B80">
          <w:rPr>
            <w:rFonts w:ascii="Times New Roman" w:hAnsi="Times New Roman" w:cs="Times New Roman"/>
            <w:noProof/>
            <w:sz w:val="24"/>
            <w:szCs w:val="24"/>
          </w:rPr>
          <w:t>34</w:t>
        </w:r>
      </w:hyperlink>
      <w:r w:rsidR="00F50B80">
        <w:rPr>
          <w:rFonts w:ascii="Times New Roman" w:hAnsi="Times New Roman" w:cs="Times New Roman"/>
          <w:noProof/>
          <w:sz w:val="24"/>
          <w:szCs w:val="24"/>
        </w:rPr>
        <w:t>)</w:t>
      </w:r>
      <w:r w:rsidR="00941EBA">
        <w:rPr>
          <w:rFonts w:ascii="Times New Roman" w:hAnsi="Times New Roman" w:cs="Times New Roman"/>
          <w:sz w:val="24"/>
          <w:szCs w:val="24"/>
        </w:rPr>
        <w:fldChar w:fldCharType="end"/>
      </w:r>
      <w:r w:rsidR="00BF78A0">
        <w:rPr>
          <w:rFonts w:ascii="Times New Roman" w:hAnsi="Times New Roman" w:cs="Times New Roman"/>
          <w:sz w:val="24"/>
          <w:szCs w:val="24"/>
        </w:rPr>
        <w:t>.</w:t>
      </w:r>
    </w:p>
    <w:p w14:paraId="6604B2CF" w14:textId="36F7E1E5" w:rsidR="00EC61CC" w:rsidRPr="00194533" w:rsidRDefault="000C5670" w:rsidP="00EC61C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In addition</w:t>
      </w:r>
      <w:r w:rsidR="00FB0F26">
        <w:rPr>
          <w:rFonts w:ascii="Times New Roman" w:hAnsi="Times New Roman" w:cs="Times New Roman" w:hint="eastAsia"/>
          <w:sz w:val="24"/>
          <w:szCs w:val="24"/>
        </w:rPr>
        <w:t xml:space="preserve">, we found that at least </w:t>
      </w:r>
      <w:r w:rsidR="00C44359">
        <w:rPr>
          <w:rFonts w:ascii="Times New Roman" w:hAnsi="Times New Roman" w:cs="Times New Roman" w:hint="eastAsia"/>
          <w:sz w:val="24"/>
          <w:szCs w:val="24"/>
        </w:rPr>
        <w:t>32</w:t>
      </w:r>
      <w:r w:rsidR="00FB0F26">
        <w:rPr>
          <w:rFonts w:ascii="Times New Roman" w:hAnsi="Times New Roman" w:cs="Times New Roman" w:hint="eastAsia"/>
          <w:sz w:val="24"/>
          <w:szCs w:val="24"/>
        </w:rPr>
        <w:t xml:space="preserve"> genes (</w:t>
      </w:r>
      <w:r w:rsidR="001011AF">
        <w:rPr>
          <w:rFonts w:ascii="Times New Roman" w:hAnsi="Times New Roman" w:cs="Times New Roman" w:hint="eastAsia"/>
          <w:sz w:val="24"/>
          <w:szCs w:val="24"/>
        </w:rPr>
        <w:t xml:space="preserve">e.g. </w:t>
      </w:r>
      <w:r w:rsidR="00C44359" w:rsidRPr="00971146">
        <w:rPr>
          <w:rFonts w:ascii="Times New Roman" w:hAnsi="Times New Roman" w:cs="Times New Roman"/>
          <w:i/>
          <w:sz w:val="24"/>
          <w:szCs w:val="24"/>
        </w:rPr>
        <w:t>IL11RA</w:t>
      </w:r>
      <w:r w:rsidR="00FB0F26" w:rsidRPr="00063348">
        <w:rPr>
          <w:rFonts w:ascii="Times New Roman" w:hAnsi="Times New Roman" w:cs="Times New Roman"/>
          <w:sz w:val="24"/>
          <w:szCs w:val="24"/>
        </w:rPr>
        <w:t xml:space="preserve">, </w:t>
      </w:r>
      <w:r w:rsidR="00C44359" w:rsidRPr="00971146">
        <w:rPr>
          <w:rFonts w:ascii="Times New Roman" w:hAnsi="Times New Roman" w:cs="Times New Roman"/>
          <w:i/>
          <w:sz w:val="24"/>
          <w:szCs w:val="24"/>
        </w:rPr>
        <w:t>PRKAA1</w:t>
      </w:r>
      <w:r w:rsidR="00FB0F26" w:rsidRPr="00971146">
        <w:rPr>
          <w:rFonts w:ascii="Times New Roman" w:hAnsi="Times New Roman" w:cs="Times New Roman"/>
          <w:i/>
          <w:sz w:val="24"/>
          <w:szCs w:val="24"/>
        </w:rPr>
        <w:t xml:space="preserve">, </w:t>
      </w:r>
      <w:r w:rsidR="001011AF" w:rsidRPr="00971146">
        <w:rPr>
          <w:rFonts w:ascii="Times New Roman" w:hAnsi="Times New Roman" w:cs="Times New Roman"/>
          <w:i/>
          <w:sz w:val="24"/>
          <w:szCs w:val="24"/>
        </w:rPr>
        <w:t>LPAR1</w:t>
      </w:r>
      <w:r w:rsidR="00FB0F26" w:rsidRPr="00971146">
        <w:rPr>
          <w:rFonts w:ascii="Times New Roman" w:hAnsi="Times New Roman" w:cs="Times New Roman"/>
          <w:i/>
          <w:sz w:val="24"/>
          <w:szCs w:val="24"/>
        </w:rPr>
        <w:t>,</w:t>
      </w:r>
      <w:r w:rsidR="00FB0F26" w:rsidRPr="00063348">
        <w:rPr>
          <w:rFonts w:ascii="Times New Roman" w:hAnsi="Times New Roman" w:cs="Times New Roman"/>
          <w:sz w:val="24"/>
          <w:szCs w:val="24"/>
        </w:rPr>
        <w:t xml:space="preserve"> </w:t>
      </w:r>
      <w:r w:rsidR="00FB0F26">
        <w:rPr>
          <w:rFonts w:ascii="Times New Roman" w:hAnsi="Times New Roman" w:cs="Times New Roman" w:hint="eastAsia"/>
          <w:sz w:val="24"/>
          <w:szCs w:val="24"/>
        </w:rPr>
        <w:t xml:space="preserve">and </w:t>
      </w:r>
      <w:r w:rsidR="001011AF" w:rsidRPr="00971146">
        <w:rPr>
          <w:rFonts w:ascii="Times New Roman" w:hAnsi="Times New Roman" w:cs="Times New Roman"/>
          <w:i/>
          <w:sz w:val="24"/>
          <w:szCs w:val="24"/>
        </w:rPr>
        <w:t>NS1BP</w:t>
      </w:r>
      <w:r w:rsidR="00FB0F26">
        <w:rPr>
          <w:rFonts w:ascii="Times New Roman" w:hAnsi="Times New Roman" w:cs="Times New Roman" w:hint="eastAsia"/>
          <w:sz w:val="24"/>
          <w:szCs w:val="24"/>
        </w:rPr>
        <w:t xml:space="preserve">) involved into immune response to infections and </w:t>
      </w:r>
      <w:r w:rsidR="004D6C87">
        <w:rPr>
          <w:rFonts w:ascii="Times New Roman" w:hAnsi="Times New Roman" w:cs="Times New Roman"/>
          <w:sz w:val="24"/>
          <w:szCs w:val="24"/>
        </w:rPr>
        <w:t>three</w:t>
      </w:r>
      <w:r w:rsidR="00FB0F26">
        <w:rPr>
          <w:rFonts w:ascii="Times New Roman" w:hAnsi="Times New Roman" w:cs="Times New Roman" w:hint="eastAsia"/>
          <w:sz w:val="24"/>
          <w:szCs w:val="24"/>
        </w:rPr>
        <w:t xml:space="preserve"> of them (</w:t>
      </w:r>
      <w:r w:rsidR="008A7A5A">
        <w:rPr>
          <w:rFonts w:ascii="Times New Roman" w:hAnsi="Times New Roman" w:cs="Times New Roman"/>
          <w:sz w:val="24"/>
          <w:szCs w:val="24"/>
        </w:rPr>
        <w:t xml:space="preserve">i.e, </w:t>
      </w:r>
      <w:r w:rsidR="009E1533">
        <w:rPr>
          <w:rFonts w:ascii="Times New Roman" w:hAnsi="Times New Roman" w:cs="Times New Roman"/>
          <w:i/>
          <w:sz w:val="24"/>
          <w:szCs w:val="24"/>
        </w:rPr>
        <w:t>ADAP</w:t>
      </w:r>
      <w:r w:rsidR="00FB0F26" w:rsidRPr="00971146">
        <w:rPr>
          <w:rFonts w:ascii="Times New Roman" w:hAnsi="Times New Roman" w:cs="Times New Roman"/>
          <w:i/>
          <w:sz w:val="24"/>
          <w:szCs w:val="24"/>
        </w:rPr>
        <w:t xml:space="preserve">, </w:t>
      </w:r>
      <w:r w:rsidR="00B44C58" w:rsidRPr="00971146">
        <w:rPr>
          <w:rFonts w:ascii="Times New Roman" w:hAnsi="Times New Roman" w:cs="Times New Roman"/>
          <w:i/>
          <w:sz w:val="24"/>
          <w:szCs w:val="24"/>
        </w:rPr>
        <w:t>RIG-I</w:t>
      </w:r>
      <w:r w:rsidR="00B44C58" w:rsidRPr="00063348">
        <w:rPr>
          <w:rFonts w:ascii="Times New Roman" w:hAnsi="Times New Roman" w:cs="Times New Roman"/>
          <w:sz w:val="24"/>
          <w:szCs w:val="24"/>
        </w:rPr>
        <w:t xml:space="preserve"> </w:t>
      </w:r>
      <w:r w:rsidR="00FB0F26">
        <w:rPr>
          <w:rFonts w:ascii="Times New Roman" w:hAnsi="Times New Roman" w:cs="Times New Roman" w:hint="eastAsia"/>
          <w:sz w:val="24"/>
          <w:szCs w:val="24"/>
        </w:rPr>
        <w:t xml:space="preserve">and </w:t>
      </w:r>
      <w:r w:rsidR="001011AF" w:rsidRPr="00971146">
        <w:rPr>
          <w:rFonts w:ascii="Times New Roman" w:hAnsi="Times New Roman" w:cs="Times New Roman"/>
          <w:i/>
          <w:sz w:val="24"/>
          <w:szCs w:val="24"/>
        </w:rPr>
        <w:t>CX3CR1</w:t>
      </w:r>
      <w:r w:rsidR="00FB0F26">
        <w:rPr>
          <w:rFonts w:ascii="Times New Roman" w:hAnsi="Times New Roman" w:cs="Times New Roman" w:hint="eastAsia"/>
          <w:sz w:val="24"/>
          <w:szCs w:val="24"/>
        </w:rPr>
        <w:t>) played critical roles against influenza A virus infections (</w:t>
      </w:r>
      <w:r w:rsidR="00C66196">
        <w:rPr>
          <w:rFonts w:ascii="Times New Roman" w:hAnsi="Times New Roman" w:cs="Times New Roman"/>
          <w:sz w:val="24"/>
          <w:szCs w:val="24"/>
        </w:rPr>
        <w:t>Table S15; Fig.</w:t>
      </w:r>
      <w:r w:rsidR="0066747F">
        <w:rPr>
          <w:rFonts w:ascii="Times New Roman" w:hAnsi="Times New Roman" w:cs="Times New Roman"/>
          <w:sz w:val="24"/>
          <w:szCs w:val="24"/>
        </w:rPr>
        <w:t xml:space="preserve"> </w:t>
      </w:r>
      <w:r w:rsidR="00C66196">
        <w:rPr>
          <w:rFonts w:ascii="Times New Roman" w:hAnsi="Times New Roman" w:cs="Times New Roman"/>
          <w:sz w:val="24"/>
          <w:szCs w:val="24"/>
        </w:rPr>
        <w:t>S20</w:t>
      </w:r>
      <w:r w:rsidR="00FB0F26">
        <w:rPr>
          <w:rFonts w:ascii="Times New Roman" w:hAnsi="Times New Roman" w:cs="Times New Roman" w:hint="eastAsia"/>
          <w:sz w:val="24"/>
          <w:szCs w:val="24"/>
        </w:rPr>
        <w:t>)</w:t>
      </w:r>
      <w:r w:rsidR="009E1533">
        <w:rPr>
          <w:rFonts w:ascii="Times New Roman" w:hAnsi="Times New Roman" w:cs="Times New Roman"/>
          <w:sz w:val="24"/>
          <w:szCs w:val="24"/>
        </w:rPr>
        <w:fldChar w:fldCharType="begin">
          <w:fldData xml:space="preserve">PEVuZE5vdGU+PENpdGU+PEF1dGhvcj5MaTwvQXV0aG9yPjxZZWFyPjIwMTU8L1llYXI+PFJlY051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PEVuZE5vdGU+PENpdGU+PEF1dGhvcj5MaTwvQXV0aG9yPjxZZWFyPjIwMTU8L1llYXI+PFJlY051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9E1533">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7" w:tooltip="Li, 2015 #24" w:history="1">
        <w:r w:rsidR="00F50B80">
          <w:rPr>
            <w:rFonts w:ascii="Times New Roman" w:hAnsi="Times New Roman" w:cs="Times New Roman"/>
            <w:noProof/>
            <w:sz w:val="24"/>
            <w:szCs w:val="24"/>
          </w:rPr>
          <w:t>37</w:t>
        </w:r>
      </w:hyperlink>
      <w:r w:rsidR="00F50B80">
        <w:rPr>
          <w:rFonts w:ascii="Times New Roman" w:hAnsi="Times New Roman" w:cs="Times New Roman"/>
          <w:noProof/>
          <w:sz w:val="24"/>
          <w:szCs w:val="24"/>
        </w:rPr>
        <w:t xml:space="preserve">, </w:t>
      </w:r>
      <w:hyperlink w:anchor="_ENREF_38" w:tooltip="Barber, 2010 #116" w:history="1">
        <w:r w:rsidR="00F50B80">
          <w:rPr>
            <w:rFonts w:ascii="Times New Roman" w:hAnsi="Times New Roman" w:cs="Times New Roman"/>
            <w:noProof/>
            <w:sz w:val="24"/>
            <w:szCs w:val="24"/>
          </w:rPr>
          <w:t>38</w:t>
        </w:r>
      </w:hyperlink>
      <w:r w:rsidR="00F50B80">
        <w:rPr>
          <w:rFonts w:ascii="Times New Roman" w:hAnsi="Times New Roman" w:cs="Times New Roman"/>
          <w:noProof/>
          <w:sz w:val="24"/>
          <w:szCs w:val="24"/>
        </w:rPr>
        <w:t>)</w:t>
      </w:r>
      <w:r w:rsidR="009E1533">
        <w:rPr>
          <w:rFonts w:ascii="Times New Roman" w:hAnsi="Times New Roman" w:cs="Times New Roman"/>
          <w:sz w:val="24"/>
          <w:szCs w:val="24"/>
        </w:rPr>
        <w:fldChar w:fldCharType="end"/>
      </w:r>
      <w:r w:rsidR="00594C1F">
        <w:rPr>
          <w:rFonts w:ascii="Times New Roman" w:hAnsi="Times New Roman" w:cs="Times New Roman" w:hint="eastAsia"/>
          <w:sz w:val="24"/>
          <w:szCs w:val="24"/>
        </w:rPr>
        <w:t xml:space="preserve">. </w:t>
      </w:r>
      <w:r w:rsidR="00373CC7">
        <w:rPr>
          <w:rFonts w:ascii="Times New Roman" w:hAnsi="Times New Roman" w:cs="Times New Roman"/>
          <w:sz w:val="24"/>
          <w:szCs w:val="24"/>
        </w:rPr>
        <w:t>Therefore, it seem</w:t>
      </w:r>
      <w:r w:rsidR="00555609">
        <w:rPr>
          <w:rFonts w:ascii="Times New Roman" w:hAnsi="Times New Roman" w:cs="Times New Roman"/>
          <w:sz w:val="24"/>
          <w:szCs w:val="24"/>
        </w:rPr>
        <w:t>ed</w:t>
      </w:r>
      <w:r w:rsidR="00373CC7">
        <w:rPr>
          <w:rFonts w:ascii="Times New Roman" w:hAnsi="Times New Roman" w:cs="Times New Roman"/>
          <w:sz w:val="24"/>
          <w:szCs w:val="24"/>
        </w:rPr>
        <w:t xml:space="preserve"> that positive selections on immune genes might </w:t>
      </w:r>
      <w:r w:rsidR="00CD5EE4">
        <w:rPr>
          <w:rFonts w:ascii="Times New Roman" w:hAnsi="Times New Roman" w:cs="Times New Roman"/>
          <w:sz w:val="24"/>
          <w:szCs w:val="24"/>
        </w:rPr>
        <w:t xml:space="preserve">help the early mallard and spot-billed </w:t>
      </w:r>
      <w:r w:rsidR="00D000DC">
        <w:rPr>
          <w:rFonts w:ascii="Times New Roman" w:hAnsi="Times New Roman" w:cs="Times New Roman"/>
          <w:sz w:val="24"/>
          <w:szCs w:val="24"/>
        </w:rPr>
        <w:t xml:space="preserve">duck </w:t>
      </w:r>
      <w:r w:rsidR="00CD5EE4">
        <w:rPr>
          <w:rFonts w:ascii="Times New Roman" w:hAnsi="Times New Roman" w:cs="Times New Roman"/>
          <w:sz w:val="24"/>
          <w:szCs w:val="24"/>
        </w:rPr>
        <w:t xml:space="preserve">ancestor keep evolutionary equilibrium with </w:t>
      </w:r>
      <w:r w:rsidR="006A19D9">
        <w:rPr>
          <w:rFonts w:ascii="Times New Roman" w:hAnsi="Times New Roman" w:cs="Times New Roman"/>
          <w:sz w:val="24"/>
          <w:szCs w:val="24"/>
        </w:rPr>
        <w:t>influenza A viruses.</w:t>
      </w:r>
      <w:r w:rsidR="003D3CEB">
        <w:rPr>
          <w:rFonts w:ascii="Times New Roman" w:hAnsi="Times New Roman" w:cs="Times New Roman"/>
          <w:sz w:val="24"/>
          <w:szCs w:val="24"/>
        </w:rPr>
        <w:t xml:space="preserve"> </w:t>
      </w:r>
      <w:r w:rsidR="00EC61CC" w:rsidRPr="00EC61CC">
        <w:rPr>
          <w:rFonts w:ascii="Times New Roman" w:hAnsi="Times New Roman" w:cs="Times New Roman"/>
          <w:sz w:val="24"/>
          <w:szCs w:val="24"/>
        </w:rPr>
        <w:t>In addition, we examined functional activity of four mutations locating in intron, UTR or downstream of Ephrin-A5 (</w:t>
      </w:r>
      <w:r w:rsidR="00EC61CC" w:rsidRPr="00194533">
        <w:rPr>
          <w:rFonts w:ascii="Times New Roman" w:hAnsi="Times New Roman" w:cs="Times New Roman"/>
          <w:i/>
          <w:sz w:val="24"/>
          <w:szCs w:val="24"/>
        </w:rPr>
        <w:t>EFNA5</w:t>
      </w:r>
      <w:r w:rsidR="00EC61CC" w:rsidRPr="00EC61CC">
        <w:rPr>
          <w:rFonts w:ascii="Times New Roman" w:hAnsi="Times New Roman" w:cs="Times New Roman"/>
          <w:sz w:val="24"/>
          <w:szCs w:val="24"/>
        </w:rPr>
        <w:t xml:space="preserve">,2), </w:t>
      </w:r>
      <w:r w:rsidR="00EC61CC" w:rsidRPr="00194533">
        <w:rPr>
          <w:rFonts w:ascii="Times New Roman" w:hAnsi="Times New Roman" w:cs="Times New Roman"/>
          <w:i/>
          <w:sz w:val="24"/>
          <w:szCs w:val="24"/>
        </w:rPr>
        <w:t>ISL1</w:t>
      </w:r>
      <w:r w:rsidR="00EC61CC" w:rsidRPr="00EC61CC">
        <w:rPr>
          <w:rFonts w:ascii="Times New Roman" w:hAnsi="Times New Roman" w:cs="Times New Roman"/>
          <w:sz w:val="24"/>
          <w:szCs w:val="24"/>
        </w:rPr>
        <w:t xml:space="preserve"> (1) and Mitochondrial Ribosomal Protein S27 (</w:t>
      </w:r>
      <w:r w:rsidR="00EC61CC" w:rsidRPr="00194533">
        <w:rPr>
          <w:rFonts w:ascii="Times New Roman" w:hAnsi="Times New Roman" w:cs="Times New Roman"/>
          <w:i/>
          <w:sz w:val="24"/>
          <w:szCs w:val="24"/>
        </w:rPr>
        <w:t>MRPS27</w:t>
      </w:r>
      <w:r w:rsidR="00EC61CC" w:rsidRPr="00EC61CC">
        <w:rPr>
          <w:rFonts w:ascii="Times New Roman" w:hAnsi="Times New Roman" w:cs="Times New Roman"/>
          <w:sz w:val="24"/>
          <w:szCs w:val="24"/>
        </w:rPr>
        <w:t xml:space="preserve">,1), respectively. Three of the four sites with wild type showed significantly higher gene expression acidity than domestic genotype in luciferase activity assay (Fig. 4d; </w:t>
      </w:r>
      <w:r w:rsidR="00E83094">
        <w:rPr>
          <w:rFonts w:ascii="Times New Roman" w:hAnsi="Times New Roman" w:cs="Times New Roman"/>
          <w:sz w:val="24"/>
          <w:szCs w:val="24"/>
        </w:rPr>
        <w:t>Table S22; Fig. S28</w:t>
      </w:r>
      <w:r w:rsidR="00EC61CC" w:rsidRPr="00EC61CC">
        <w:rPr>
          <w:rFonts w:ascii="Times New Roman" w:hAnsi="Times New Roman" w:cs="Times New Roman"/>
          <w:sz w:val="24"/>
          <w:szCs w:val="24"/>
        </w:rPr>
        <w:t>).</w:t>
      </w:r>
    </w:p>
    <w:p w14:paraId="4AFC0927" w14:textId="6F7DA69D" w:rsidR="003463A6" w:rsidRDefault="007E11CA" w:rsidP="00EC61CC">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The genomic</w:t>
      </w:r>
      <w:r w:rsidR="00FB0F26">
        <w:rPr>
          <w:rFonts w:ascii="Times New Roman" w:hAnsi="Times New Roman" w:cs="Times New Roman" w:hint="eastAsia"/>
          <w:b/>
          <w:sz w:val="24"/>
          <w:szCs w:val="24"/>
        </w:rPr>
        <w:t xml:space="preserve"> </w:t>
      </w:r>
      <w:r w:rsidR="002967CF">
        <w:rPr>
          <w:rFonts w:ascii="Times New Roman" w:hAnsi="Times New Roman" w:cs="Times New Roman"/>
          <w:b/>
          <w:sz w:val="24"/>
          <w:szCs w:val="24"/>
        </w:rPr>
        <w:t>islands</w:t>
      </w:r>
      <w:r>
        <w:rPr>
          <w:rFonts w:ascii="Times New Roman" w:hAnsi="Times New Roman" w:cs="Times New Roman" w:hint="eastAsia"/>
          <w:b/>
          <w:sz w:val="24"/>
          <w:szCs w:val="24"/>
        </w:rPr>
        <w:t xml:space="preserve"> of</w:t>
      </w:r>
      <w:r w:rsidR="00044494">
        <w:rPr>
          <w:rFonts w:ascii="Times New Roman" w:hAnsi="Times New Roman" w:cs="Times New Roman"/>
          <w:b/>
          <w:sz w:val="24"/>
          <w:szCs w:val="24"/>
        </w:rPr>
        <w:t xml:space="preserve"> </w:t>
      </w:r>
      <w:r w:rsidR="00FB0F26">
        <w:rPr>
          <w:rFonts w:ascii="Times New Roman" w:hAnsi="Times New Roman" w:cs="Times New Roman" w:hint="eastAsia"/>
          <w:b/>
          <w:sz w:val="24"/>
          <w:szCs w:val="24"/>
        </w:rPr>
        <w:t xml:space="preserve">mallard </w:t>
      </w:r>
      <w:r w:rsidR="00104794">
        <w:rPr>
          <w:rFonts w:ascii="Times New Roman" w:hAnsi="Times New Roman" w:cs="Times New Roman"/>
          <w:b/>
          <w:sz w:val="24"/>
          <w:szCs w:val="24"/>
        </w:rPr>
        <w:t xml:space="preserve">duck </w:t>
      </w:r>
      <w:r w:rsidR="00FB0F26">
        <w:rPr>
          <w:rFonts w:ascii="Times New Roman" w:hAnsi="Times New Roman" w:cs="Times New Roman" w:hint="eastAsia"/>
          <w:b/>
          <w:sz w:val="24"/>
          <w:szCs w:val="24"/>
        </w:rPr>
        <w:t>and spot-billed duck</w:t>
      </w:r>
      <w:r w:rsidR="00104794">
        <w:rPr>
          <w:rFonts w:ascii="Times New Roman" w:hAnsi="Times New Roman" w:cs="Times New Roman"/>
          <w:b/>
          <w:sz w:val="24"/>
          <w:szCs w:val="24"/>
        </w:rPr>
        <w:t xml:space="preserve"> divergence</w:t>
      </w:r>
    </w:p>
    <w:p w14:paraId="2F7CA7BD" w14:textId="4F1C5E04" w:rsidR="00DD4BE2" w:rsidRDefault="00C75846" w:rsidP="00DD4BE2">
      <w:pPr>
        <w:tabs>
          <w:tab w:val="left" w:pos="3261"/>
        </w:tabs>
        <w:autoSpaceDE w:val="0"/>
        <w:autoSpaceDN w:val="0"/>
        <w:adjustRightInd w:val="0"/>
        <w:spacing w:line="480" w:lineRule="auto"/>
        <w:rPr>
          <w:rFonts w:ascii="Times New Roman" w:hAnsi="Times New Roman" w:cs="Times New Roman"/>
          <w:sz w:val="24"/>
          <w:szCs w:val="24"/>
        </w:rPr>
      </w:pPr>
      <w:r w:rsidRPr="007E74DC">
        <w:rPr>
          <w:rFonts w:ascii="Times New Roman" w:hAnsi="Times New Roman" w:cs="Times New Roman"/>
          <w:sz w:val="24"/>
          <w:szCs w:val="24"/>
        </w:rPr>
        <w:t>We estimated that the mallard duck</w:t>
      </w:r>
      <w:r w:rsidR="00E76F9A" w:rsidRPr="007E74DC">
        <w:rPr>
          <w:rFonts w:ascii="Times New Roman" w:hAnsi="Times New Roman" w:cs="Times New Roman" w:hint="eastAsia"/>
          <w:sz w:val="24"/>
          <w:szCs w:val="24"/>
        </w:rPr>
        <w:t>s</w:t>
      </w:r>
      <w:r w:rsidRPr="007E74DC">
        <w:rPr>
          <w:rFonts w:ascii="Times New Roman" w:hAnsi="Times New Roman" w:cs="Times New Roman"/>
          <w:sz w:val="24"/>
          <w:szCs w:val="24"/>
        </w:rPr>
        <w:t xml:space="preserve"> diverged from the spot-billed duck</w:t>
      </w:r>
      <w:r w:rsidR="00E76F9A" w:rsidRPr="007E74DC">
        <w:rPr>
          <w:rFonts w:ascii="Times New Roman" w:hAnsi="Times New Roman" w:cs="Times New Roman" w:hint="eastAsia"/>
          <w:sz w:val="24"/>
          <w:szCs w:val="24"/>
        </w:rPr>
        <w:t>s</w:t>
      </w:r>
      <w:r w:rsidRPr="007E74DC">
        <w:rPr>
          <w:rFonts w:ascii="Times New Roman" w:hAnsi="Times New Roman" w:cs="Times New Roman"/>
          <w:sz w:val="24"/>
          <w:szCs w:val="24"/>
        </w:rPr>
        <w:t xml:space="preserve"> about </w:t>
      </w:r>
      <w:r w:rsidR="0089593D">
        <w:rPr>
          <w:rFonts w:ascii="Times New Roman" w:hAnsi="Times New Roman" w:cs="Times New Roman"/>
          <w:sz w:val="24"/>
          <w:szCs w:val="24"/>
        </w:rPr>
        <w:t>7</w:t>
      </w:r>
      <w:r w:rsidR="0089593D" w:rsidRPr="007E74DC">
        <w:rPr>
          <w:rFonts w:ascii="Times New Roman" w:hAnsi="Times New Roman" w:cs="Times New Roman"/>
          <w:sz w:val="24"/>
          <w:szCs w:val="24"/>
        </w:rPr>
        <w:t xml:space="preserve">0 </w:t>
      </w:r>
      <w:r w:rsidRPr="007E74DC">
        <w:rPr>
          <w:rFonts w:ascii="Times New Roman" w:hAnsi="Times New Roman" w:cs="Times New Roman"/>
          <w:sz w:val="24"/>
          <w:szCs w:val="24"/>
        </w:rPr>
        <w:t>Kyr</w:t>
      </w:r>
      <w:r w:rsidR="00F24C2D" w:rsidRPr="007E74DC">
        <w:rPr>
          <w:rFonts w:ascii="Times New Roman" w:hAnsi="Times New Roman" w:cs="Times New Roman"/>
          <w:sz w:val="24"/>
          <w:szCs w:val="24"/>
        </w:rPr>
        <w:t>s</w:t>
      </w:r>
      <w:r w:rsidRPr="007E74DC">
        <w:rPr>
          <w:rFonts w:ascii="Times New Roman" w:hAnsi="Times New Roman" w:cs="Times New Roman"/>
          <w:sz w:val="24"/>
          <w:szCs w:val="24"/>
        </w:rPr>
        <w:t xml:space="preserve"> using </w:t>
      </w:r>
      <w:r w:rsidR="0089593D">
        <w:rPr>
          <w:rFonts w:ascii="Times New Roman" w:hAnsi="Times New Roman" w:cs="Times New Roman"/>
          <w:sz w:val="24"/>
          <w:szCs w:val="24"/>
        </w:rPr>
        <w:t>two split</w:t>
      </w:r>
      <w:r w:rsidRPr="007E74DC">
        <w:rPr>
          <w:rFonts w:ascii="Times New Roman" w:hAnsi="Times New Roman" w:cs="Times New Roman"/>
          <w:sz w:val="24"/>
          <w:szCs w:val="24"/>
        </w:rPr>
        <w:t xml:space="preserve"> model</w:t>
      </w:r>
      <w:r w:rsidR="0089593D">
        <w:rPr>
          <w:rFonts w:ascii="Times New Roman" w:hAnsi="Times New Roman" w:cs="Times New Roman"/>
          <w:sz w:val="24"/>
          <w:szCs w:val="24"/>
        </w:rPr>
        <w:t>s</w:t>
      </w:r>
      <w:r w:rsidRPr="00CB79F4">
        <w:rPr>
          <w:rFonts w:ascii="Times New Roman" w:hAnsi="Times New Roman" w:cs="Times New Roman"/>
          <w:sz w:val="24"/>
          <w:szCs w:val="24"/>
        </w:rPr>
        <w:t xml:space="preserve"> (Fig</w:t>
      </w:r>
      <w:r w:rsidR="001C2015">
        <w:rPr>
          <w:rFonts w:ascii="Times New Roman" w:hAnsi="Times New Roman" w:cs="Times New Roman" w:hint="eastAsia"/>
          <w:sz w:val="24"/>
          <w:szCs w:val="24"/>
        </w:rPr>
        <w:t>.</w:t>
      </w:r>
      <w:r w:rsidRPr="00CB79F4">
        <w:rPr>
          <w:rFonts w:ascii="Times New Roman" w:hAnsi="Times New Roman" w:cs="Times New Roman"/>
          <w:sz w:val="24"/>
          <w:szCs w:val="24"/>
        </w:rPr>
        <w:t xml:space="preserve"> </w:t>
      </w:r>
      <w:r w:rsidR="00E11CDF">
        <w:rPr>
          <w:rFonts w:ascii="Times New Roman" w:hAnsi="Times New Roman" w:cs="Times New Roman" w:hint="eastAsia"/>
          <w:sz w:val="24"/>
          <w:szCs w:val="24"/>
        </w:rPr>
        <w:t>3</w:t>
      </w:r>
      <w:r w:rsidR="00A54656">
        <w:rPr>
          <w:rFonts w:ascii="Times New Roman" w:hAnsi="Times New Roman" w:cs="Times New Roman"/>
          <w:sz w:val="24"/>
          <w:szCs w:val="24"/>
        </w:rPr>
        <w:t>a-b</w:t>
      </w:r>
      <w:r w:rsidRPr="00CB79F4">
        <w:rPr>
          <w:rFonts w:ascii="Times New Roman" w:hAnsi="Times New Roman" w:cs="Times New Roman"/>
          <w:sz w:val="24"/>
          <w:szCs w:val="24"/>
        </w:rPr>
        <w:t>). This divergent time was consistent with that one counted using mtDNA sequences, and even less than the corresponding one (about 340 Kyrs~</w:t>
      </w:r>
      <w:r w:rsidR="001C2015">
        <w:rPr>
          <w:rFonts w:ascii="Times New Roman" w:hAnsi="Times New Roman" w:cs="Times New Roman" w:hint="eastAsia"/>
          <w:sz w:val="24"/>
          <w:szCs w:val="24"/>
        </w:rPr>
        <w:t xml:space="preserve">2 </w:t>
      </w:r>
      <w:r w:rsidRPr="00CB79F4">
        <w:rPr>
          <w:rFonts w:ascii="Times New Roman" w:hAnsi="Times New Roman" w:cs="Times New Roman"/>
          <w:sz w:val="24"/>
          <w:szCs w:val="24"/>
        </w:rPr>
        <w:t>Myrs) of two flycatcher species, which were studied extensively in speciation divergence</w:t>
      </w:r>
      <w:r w:rsidR="00F536C7">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MjAxMzwvWWVhcj48UmVjTnVtPjY0PC9SZWNOdW0+PERpc3BsYXlUZXh0Pig1LCAxMCwgMTQpPC9E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MjAxMzwvWWVhcj48UmVjTnVtPjY0PC9SZWNOdW0+PERpc3BsYXlUZXh0Pig1LCAxMCwgMTQpPC9E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F536C7">
        <w:rPr>
          <w:rFonts w:ascii="Times New Roman" w:hAnsi="Times New Roman" w:cs="Times New Roman"/>
          <w:sz w:val="24"/>
          <w:szCs w:val="24"/>
        </w:rPr>
      </w:r>
      <w:r w:rsidR="00F536C7">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5" w:tooltip="Ellegren, 2012 #15" w:history="1">
        <w:r w:rsidR="00F50B80">
          <w:rPr>
            <w:rFonts w:ascii="Times New Roman" w:hAnsi="Times New Roman" w:cs="Times New Roman"/>
            <w:noProof/>
            <w:sz w:val="24"/>
            <w:szCs w:val="24"/>
          </w:rPr>
          <w:t>5</w:t>
        </w:r>
      </w:hyperlink>
      <w:r w:rsidR="004D577F">
        <w:rPr>
          <w:rFonts w:ascii="Times New Roman" w:hAnsi="Times New Roman" w:cs="Times New Roman"/>
          <w:noProof/>
          <w:sz w:val="24"/>
          <w:szCs w:val="24"/>
        </w:rPr>
        <w:t xml:space="preserve">, </w:t>
      </w:r>
      <w:hyperlink w:anchor="_ENREF_10" w:tooltip="Nadachowska-Brzyska, 2013 #64" w:history="1">
        <w:r w:rsidR="00F50B80">
          <w:rPr>
            <w:rFonts w:ascii="Times New Roman" w:hAnsi="Times New Roman" w:cs="Times New Roman"/>
            <w:noProof/>
            <w:sz w:val="24"/>
            <w:szCs w:val="24"/>
          </w:rPr>
          <w:t>10</w:t>
        </w:r>
      </w:hyperlink>
      <w:r w:rsidR="004D577F">
        <w:rPr>
          <w:rFonts w:ascii="Times New Roman" w:hAnsi="Times New Roman" w:cs="Times New Roman"/>
          <w:noProof/>
          <w:sz w:val="24"/>
          <w:szCs w:val="24"/>
        </w:rPr>
        <w:t xml:space="preserve">, </w:t>
      </w:r>
      <w:hyperlink w:anchor="_ENREF_14" w:tooltip="Zhuravlev, 2014 #48" w:history="1">
        <w:r w:rsidR="00F50B80">
          <w:rPr>
            <w:rFonts w:ascii="Times New Roman" w:hAnsi="Times New Roman" w:cs="Times New Roman"/>
            <w:noProof/>
            <w:sz w:val="24"/>
            <w:szCs w:val="24"/>
          </w:rPr>
          <w:t>14</w:t>
        </w:r>
      </w:hyperlink>
      <w:r w:rsidR="004D577F">
        <w:rPr>
          <w:rFonts w:ascii="Times New Roman" w:hAnsi="Times New Roman" w:cs="Times New Roman"/>
          <w:noProof/>
          <w:sz w:val="24"/>
          <w:szCs w:val="24"/>
        </w:rPr>
        <w:t>)</w:t>
      </w:r>
      <w:r w:rsidR="00F536C7">
        <w:rPr>
          <w:rFonts w:ascii="Times New Roman" w:hAnsi="Times New Roman" w:cs="Times New Roman"/>
          <w:sz w:val="24"/>
          <w:szCs w:val="24"/>
        </w:rPr>
        <w:fldChar w:fldCharType="end"/>
      </w:r>
      <w:r w:rsidRPr="00CB79F4">
        <w:rPr>
          <w:rFonts w:ascii="Times New Roman" w:hAnsi="Times New Roman" w:cs="Times New Roman"/>
          <w:sz w:val="24"/>
          <w:szCs w:val="24"/>
        </w:rPr>
        <w:t>.</w:t>
      </w:r>
      <w:r w:rsidRPr="00C75846">
        <w:rPr>
          <w:rFonts w:ascii="Times New Roman" w:hAnsi="Times New Roman" w:cs="Times New Roman" w:hint="eastAsia"/>
          <w:sz w:val="24"/>
          <w:szCs w:val="24"/>
        </w:rPr>
        <w:t xml:space="preserve"> </w:t>
      </w:r>
      <w:r w:rsidR="00DD4BE2">
        <w:rPr>
          <w:rFonts w:ascii="Times New Roman" w:hAnsi="Times New Roman" w:cs="Times New Roman" w:hint="eastAsia"/>
          <w:sz w:val="24"/>
          <w:szCs w:val="24"/>
        </w:rPr>
        <w:t xml:space="preserve">To elucidate genomic properties and speciation of these two </w:t>
      </w:r>
      <w:r w:rsidR="00DD4BE2">
        <w:rPr>
          <w:rFonts w:ascii="Times New Roman" w:hAnsi="Times New Roman" w:cs="Times New Roman"/>
          <w:sz w:val="24"/>
          <w:szCs w:val="24"/>
        </w:rPr>
        <w:t xml:space="preserve">wild duck </w:t>
      </w:r>
      <w:r w:rsidR="00DD4BE2">
        <w:rPr>
          <w:rFonts w:ascii="Times New Roman" w:hAnsi="Times New Roman" w:cs="Times New Roman" w:hint="eastAsia"/>
          <w:sz w:val="24"/>
          <w:szCs w:val="24"/>
        </w:rPr>
        <w:t xml:space="preserve">species, we firstly calculated how many sites all mallard ducks homozygous for </w:t>
      </w:r>
      <w:r w:rsidR="00DD4BE2">
        <w:rPr>
          <w:rFonts w:ascii="Times New Roman" w:hAnsi="Times New Roman" w:cs="Times New Roman" w:hint="eastAsia"/>
          <w:sz w:val="24"/>
          <w:szCs w:val="24"/>
        </w:rPr>
        <w:lastRenderedPageBreak/>
        <w:t>one allele and all spot-billed ducks homozygous for another (which we referred the density of these fixed difference sites as d</w:t>
      </w:r>
      <w:r w:rsidR="00DD4BE2" w:rsidRPr="007A74BD">
        <w:rPr>
          <w:rFonts w:ascii="Times New Roman" w:hAnsi="Times New Roman" w:cs="Times New Roman"/>
          <w:sz w:val="24"/>
          <w:szCs w:val="24"/>
          <w:vertAlign w:val="subscript"/>
        </w:rPr>
        <w:t>f</w:t>
      </w:r>
      <w:r w:rsidR="00DD4BE2">
        <w:rPr>
          <w:rFonts w:ascii="Times New Roman" w:hAnsi="Times New Roman" w:cs="Times New Roman" w:hint="eastAsia"/>
          <w:sz w:val="24"/>
          <w:szCs w:val="24"/>
        </w:rPr>
        <w:t>) in 40kb sliding windows with 20kb step size along duck scaffolds (Materials and Methods).</w:t>
      </w:r>
      <w:r w:rsidR="00DD4BE2" w:rsidRPr="00E84852">
        <w:rPr>
          <w:rFonts w:ascii="Times New Roman" w:hAnsi="Times New Roman" w:cs="Times New Roman" w:hint="eastAsia"/>
          <w:sz w:val="24"/>
          <w:szCs w:val="24"/>
        </w:rPr>
        <w:t xml:space="preserve"> </w:t>
      </w:r>
      <w:r w:rsidR="00DD4BE2">
        <w:rPr>
          <w:rFonts w:ascii="Times New Roman" w:hAnsi="Times New Roman" w:cs="Times New Roman"/>
          <w:sz w:val="24"/>
          <w:szCs w:val="24"/>
        </w:rPr>
        <w:t>This effort found that a small number of d</w:t>
      </w:r>
      <w:r w:rsidR="00DD4BE2" w:rsidRPr="001134C8">
        <w:rPr>
          <w:rFonts w:ascii="Times New Roman" w:hAnsi="Times New Roman" w:cs="Times New Roman"/>
          <w:sz w:val="24"/>
          <w:szCs w:val="24"/>
        </w:rPr>
        <w:t>f</w:t>
      </w:r>
      <w:r w:rsidR="00DD4BE2">
        <w:rPr>
          <w:rFonts w:ascii="Times New Roman" w:hAnsi="Times New Roman" w:cs="Times New Roman"/>
          <w:sz w:val="24"/>
          <w:szCs w:val="24"/>
        </w:rPr>
        <w:t>s (4,386)</w:t>
      </w:r>
      <w:r w:rsidR="00DD4BE2" w:rsidRPr="001134C8">
        <w:rPr>
          <w:rFonts w:ascii="Times New Roman" w:hAnsi="Times New Roman" w:cs="Times New Roman"/>
          <w:sz w:val="24"/>
          <w:szCs w:val="24"/>
        </w:rPr>
        <w:t xml:space="preserve"> and only 26 SNPs of these located within </w:t>
      </w:r>
      <w:r w:rsidR="00DD4BE2">
        <w:rPr>
          <w:rFonts w:ascii="Times New Roman" w:hAnsi="Times New Roman" w:cs="Times New Roman"/>
          <w:sz w:val="24"/>
          <w:szCs w:val="24"/>
        </w:rPr>
        <w:t xml:space="preserve">protein-coding </w:t>
      </w:r>
      <w:r w:rsidR="00DD4BE2">
        <w:rPr>
          <w:rFonts w:ascii="Times New Roman" w:hAnsi="Times New Roman" w:cs="Times New Roman" w:hint="eastAsia"/>
          <w:sz w:val="24"/>
          <w:szCs w:val="24"/>
        </w:rPr>
        <w:t xml:space="preserve">regions </w:t>
      </w:r>
      <w:r w:rsidR="00DD4BE2">
        <w:rPr>
          <w:rFonts w:ascii="Times New Roman" w:hAnsi="Times New Roman" w:cs="Times New Roman"/>
          <w:sz w:val="24"/>
          <w:szCs w:val="24"/>
        </w:rPr>
        <w:t>distributed in small genomic region</w:t>
      </w:r>
      <w:r w:rsidR="00DD4BE2">
        <w:rPr>
          <w:rFonts w:ascii="Times New Roman" w:hAnsi="Times New Roman" w:cs="Times New Roman" w:hint="eastAsia"/>
          <w:sz w:val="24"/>
          <w:szCs w:val="24"/>
        </w:rPr>
        <w:t>s</w:t>
      </w:r>
      <w:r w:rsidR="00DD4BE2">
        <w:rPr>
          <w:rFonts w:ascii="Times New Roman" w:hAnsi="Times New Roman" w:cs="Times New Roman"/>
          <w:sz w:val="24"/>
          <w:szCs w:val="24"/>
        </w:rPr>
        <w:t xml:space="preserve"> (758 of totally 52,215 windows) between mallard and spot-billed.</w:t>
      </w:r>
      <w:r w:rsidR="00DD4BE2">
        <w:rPr>
          <w:rFonts w:ascii="Times New Roman" w:hAnsi="Times New Roman" w:cs="Times New Roman" w:hint="eastAsia"/>
          <w:sz w:val="24"/>
          <w:szCs w:val="24"/>
        </w:rPr>
        <w:t xml:space="preserve"> </w:t>
      </w:r>
      <w:r w:rsidR="0080054C">
        <w:rPr>
          <w:rFonts w:ascii="Times New Roman" w:hAnsi="Times New Roman" w:cs="Times New Roman"/>
          <w:sz w:val="24"/>
          <w:szCs w:val="24"/>
        </w:rPr>
        <w:t>W</w:t>
      </w:r>
      <w:r w:rsidR="00DD4BE2">
        <w:rPr>
          <w:rFonts w:ascii="Times New Roman" w:hAnsi="Times New Roman" w:cs="Times New Roman" w:hint="eastAsia"/>
          <w:sz w:val="24"/>
          <w:szCs w:val="24"/>
        </w:rPr>
        <w:t xml:space="preserve">e refer the windows showing highly elevated divergence up to 50 times higher than the genomic mean as </w:t>
      </w:r>
      <w:r w:rsidR="00DD4BE2">
        <w:rPr>
          <w:rFonts w:ascii="Times New Roman" w:hAnsi="Times New Roman" w:cs="Times New Roman"/>
          <w:sz w:val="24"/>
          <w:szCs w:val="24"/>
        </w:rPr>
        <w:t>“</w:t>
      </w:r>
      <w:r w:rsidR="00DD4BE2">
        <w:rPr>
          <w:rFonts w:ascii="Times New Roman" w:hAnsi="Times New Roman" w:cs="Times New Roman" w:hint="eastAsia"/>
          <w:sz w:val="24"/>
          <w:szCs w:val="24"/>
        </w:rPr>
        <w:t>divergent islands</w:t>
      </w:r>
      <w:r w:rsidR="00DD4BE2">
        <w:rPr>
          <w:rFonts w:ascii="Times New Roman" w:hAnsi="Times New Roman" w:cs="Times New Roman"/>
          <w:sz w:val="24"/>
          <w:szCs w:val="24"/>
        </w:rPr>
        <w:t>”</w:t>
      </w:r>
      <w:r w:rsidR="00DD4BE2">
        <w:rPr>
          <w:rFonts w:ascii="Times New Roman" w:hAnsi="Times New Roman" w:cs="Times New Roman" w:hint="eastAsia"/>
          <w:sz w:val="24"/>
          <w:szCs w:val="24"/>
        </w:rPr>
        <w:t xml:space="preserve">. </w:t>
      </w:r>
      <w:r w:rsidR="00DD4BE2">
        <w:rPr>
          <w:rFonts w:ascii="Times New Roman" w:hAnsi="Times New Roman" w:cs="Times New Roman"/>
          <w:sz w:val="24"/>
          <w:szCs w:val="24"/>
        </w:rPr>
        <w:t>D</w:t>
      </w:r>
      <w:r w:rsidR="00DD4BE2">
        <w:rPr>
          <w:rFonts w:ascii="Times New Roman" w:hAnsi="Times New Roman" w:cs="Times New Roman" w:hint="eastAsia"/>
          <w:sz w:val="24"/>
          <w:szCs w:val="24"/>
        </w:rPr>
        <w:t xml:space="preserve">ivergent islands contain most (3,522, 80%) of these </w:t>
      </w:r>
      <w:r w:rsidR="00DD4BE2">
        <w:rPr>
          <w:rFonts w:ascii="Times New Roman" w:hAnsi="Times New Roman" w:cs="Times New Roman"/>
          <w:sz w:val="24"/>
          <w:szCs w:val="24"/>
        </w:rPr>
        <w:t>d</w:t>
      </w:r>
      <w:r w:rsidR="00DD4BE2" w:rsidRPr="001134C8">
        <w:rPr>
          <w:rFonts w:ascii="Times New Roman" w:hAnsi="Times New Roman" w:cs="Times New Roman"/>
          <w:sz w:val="24"/>
          <w:szCs w:val="24"/>
        </w:rPr>
        <w:t>f</w:t>
      </w:r>
      <w:r w:rsidR="00DD4BE2">
        <w:rPr>
          <w:rFonts w:ascii="Times New Roman" w:hAnsi="Times New Roman" w:cs="Times New Roman"/>
          <w:sz w:val="24"/>
          <w:szCs w:val="24"/>
        </w:rPr>
        <w:t>s</w:t>
      </w:r>
      <w:r w:rsidR="00DD4BE2">
        <w:rPr>
          <w:rFonts w:ascii="Times New Roman" w:hAnsi="Times New Roman" w:cs="Times New Roman" w:hint="eastAsia"/>
          <w:sz w:val="24"/>
          <w:szCs w:val="24"/>
        </w:rPr>
        <w:t xml:space="preserve"> that distribute in 348 (0.6% of the whole duck genome) windows. </w:t>
      </w:r>
      <w:r w:rsidR="00DD4BE2" w:rsidRPr="00FE6619">
        <w:rPr>
          <w:rFonts w:ascii="Times New Roman" w:hAnsi="Times New Roman" w:cs="Times New Roman"/>
          <w:sz w:val="24"/>
          <w:szCs w:val="24"/>
        </w:rPr>
        <w:t>This is sharp contrast to the case in Ficedula flycatchers, where using the same criterion, that 25% (59,936) dfs were distributed in the large genomic divergent islands covering 2.7% of the flycatcher genome. Such large difference in number of dfs and the pattern of genomic divergent islands in two these species might due to that the wild duck (the mallard and spot-billed duck) has a shorter divergence time and is in an earlier stage than the Ficedula flycatcher</w:t>
      </w:r>
      <w:r w:rsidR="00B754B2">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&lt;EndNote&gt;&lt;Cite&gt;&lt;Author&gt;Nadachowska-Brzyska&lt;/Author&gt;&lt;Year&gt;2013&lt;/Year&gt;&lt;RecNum&gt;64&lt;/RecNum&gt;&lt;DisplayText&gt;(10)&lt;/DisplayText&gt;&lt;record&gt;&lt;rec-number&gt;64&lt;/rec-number&gt;&lt;foreign-keys&gt;&lt;key app="EN" db-id="zd9vrr9r4sxpvoex0z2x0seo95tx9fexr95t" timestamp="1491048927"&gt;64&lt;/key&gt;&lt;/foreign-keys&gt;&lt;ref-type name="Journal Article"&gt;17&lt;/ref-type&gt;&lt;contributors&gt;&lt;authors&gt;&lt;author&gt;Nadachowska-Brzyska, K.&lt;/author&gt;&lt;author&gt;Burri, R.&lt;/author&gt;&lt;author&gt;Olason, P. I.&lt;/author&gt;&lt;author&gt;Kawakami, T.&lt;/author&gt;&lt;author&gt;Smeds, L.&lt;/author&gt;&lt;author&gt;Ellegren, H.&lt;/author&gt;&lt;/authors&gt;&lt;/contributors&gt;&lt;auth-address&gt;Department of Evolutionary Biology, Evolutionary Biology Centre, Uppsala University, Uppsala, Sweden.&lt;/auth-address&gt;&lt;titles&gt;&lt;title&gt;Demographic divergence history of pied flycatcher and collared flycatcher inferred from whole-genome re-sequencing data&lt;/title&gt;&lt;secondary-title&gt;PLoS Genet&lt;/secondary-title&gt;&lt;/titles&gt;&lt;periodical&gt;&lt;full-title&gt;PLoS Genet&lt;/full-title&gt;&lt;/periodical&gt;&lt;pages&gt;e1003942&lt;/pages&gt;&lt;volume&gt;9&lt;/volume&gt;&lt;number&gt;11&lt;/number&gt;&lt;keywords&gt;&lt;keyword&gt;Animals&lt;/keyword&gt;&lt;keyword&gt;Bayes Theorem&lt;/keyword&gt;&lt;keyword&gt;*Biological Evolution&lt;/keyword&gt;&lt;keyword&gt;Gene Flow&lt;/keyword&gt;&lt;keyword&gt;*Genetic Speciation&lt;/keyword&gt;&lt;keyword&gt;Genetic Variation&lt;/keyword&gt;&lt;keyword&gt;Markov Chains&lt;/keyword&gt;&lt;keyword&gt;Population Density&lt;/keyword&gt;&lt;keyword&gt;*Selection, Genetic&lt;/keyword&gt;&lt;keyword&gt;Sequence Analysis, DNA&lt;/keyword&gt;&lt;keyword&gt;Songbirds/*genetics&lt;/keyword&gt;&lt;/keywords&gt;&lt;dates&gt;&lt;year&gt;2013&lt;/year&gt;&lt;pub-dates&gt;&lt;date&gt;Nov&lt;/date&gt;&lt;/pub-dates&gt;&lt;/dates&gt;&lt;isbn&gt;1553-7404 (Electronic)&amp;#xD;1553-7390 (Linking)&lt;/isbn&gt;&lt;accession-num&gt;24244198&lt;/accession-num&gt;&lt;urls&gt;&lt;related-urls&gt;&lt;url&gt;https://www.ncbi.nlm.nih.gov/pubmed/24244198&lt;/url&gt;&lt;/related-urls&gt;&lt;/urls&gt;&lt;custom2&gt;PMC3820794&lt;/custom2&gt;&lt;electronic-resource-num&gt;10.1371/journal.pgen.1003942&lt;/electronic-resource-num&gt;&lt;/record&gt;&lt;/Cite&gt;&lt;/EndNote&gt;</w:instrText>
      </w:r>
      <w:r w:rsidR="00B754B2">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0" w:tooltip="Nadachowska-Brzyska, 2013 #64" w:history="1">
        <w:r w:rsidR="00F50B80">
          <w:rPr>
            <w:rFonts w:ascii="Times New Roman" w:hAnsi="Times New Roman" w:cs="Times New Roman"/>
            <w:noProof/>
            <w:sz w:val="24"/>
            <w:szCs w:val="24"/>
          </w:rPr>
          <w:t>10</w:t>
        </w:r>
      </w:hyperlink>
      <w:r w:rsidR="004D577F">
        <w:rPr>
          <w:rFonts w:ascii="Times New Roman" w:hAnsi="Times New Roman" w:cs="Times New Roman"/>
          <w:noProof/>
          <w:sz w:val="24"/>
          <w:szCs w:val="24"/>
        </w:rPr>
        <w:t>)</w:t>
      </w:r>
      <w:r w:rsidR="00B754B2">
        <w:rPr>
          <w:rFonts w:ascii="Times New Roman" w:hAnsi="Times New Roman" w:cs="Times New Roman"/>
          <w:sz w:val="24"/>
          <w:szCs w:val="24"/>
        </w:rPr>
        <w:fldChar w:fldCharType="end"/>
      </w:r>
      <w:r w:rsidR="00DD4BE2" w:rsidRPr="00FE6619">
        <w:rPr>
          <w:rFonts w:ascii="Times New Roman" w:hAnsi="Times New Roman" w:cs="Times New Roman"/>
          <w:sz w:val="24"/>
          <w:szCs w:val="24"/>
        </w:rPr>
        <w:t>. Surprisingly, detailed analysis of these genomic divergent islands suggested that all of them were homologous to the chicken “Z” chromosome (</w:t>
      </w:r>
      <w:r w:rsidR="00DD4BE2">
        <w:rPr>
          <w:rFonts w:ascii="Times New Roman" w:hAnsi="Times New Roman" w:cs="Times New Roman"/>
          <w:sz w:val="24"/>
          <w:szCs w:val="24"/>
        </w:rPr>
        <w:t xml:space="preserve">Discussion Section; </w:t>
      </w:r>
      <w:r w:rsidR="00D72235">
        <w:rPr>
          <w:rFonts w:ascii="Times New Roman" w:hAnsi="Times New Roman" w:cs="Times New Roman"/>
          <w:sz w:val="24"/>
          <w:szCs w:val="24"/>
        </w:rPr>
        <w:t>Fig. S21</w:t>
      </w:r>
      <w:r w:rsidR="00DD4BE2" w:rsidRPr="00FE6619">
        <w:rPr>
          <w:rFonts w:ascii="Times New Roman" w:hAnsi="Times New Roman" w:cs="Times New Roman"/>
          <w:sz w:val="24"/>
          <w:szCs w:val="24"/>
        </w:rPr>
        <w:t>).</w:t>
      </w:r>
      <w:r w:rsidR="00DD4BE2">
        <w:rPr>
          <w:rFonts w:ascii="Times New Roman" w:hAnsi="Times New Roman" w:cs="Times New Roman"/>
          <w:sz w:val="24"/>
          <w:szCs w:val="24"/>
        </w:rPr>
        <w:t xml:space="preserve"> </w:t>
      </w:r>
    </w:p>
    <w:p w14:paraId="0B115297" w14:textId="7365ED2A" w:rsidR="00DD4BE2" w:rsidRDefault="00DD4BE2" w:rsidP="00DD4BE2">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order to study the genomic divergence in </w:t>
      </w:r>
      <w:r w:rsidR="00EC4617">
        <w:rPr>
          <w:rFonts w:ascii="Times New Roman" w:hAnsi="Times New Roman" w:cs="Times New Roman"/>
          <w:sz w:val="24"/>
          <w:szCs w:val="24"/>
        </w:rPr>
        <w:t xml:space="preserve">duck </w:t>
      </w:r>
      <w:r>
        <w:rPr>
          <w:rFonts w:ascii="Times New Roman" w:hAnsi="Times New Roman" w:cs="Times New Roman"/>
          <w:sz w:val="24"/>
          <w:szCs w:val="24"/>
        </w:rPr>
        <w:t xml:space="preserve">autosomes, we then estimated the population differentiation, nucleotide diversity through calculating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R="00AC292B">
        <w:rPr>
          <w:rFonts w:ascii="Times New Roman" w:hAnsi="Times New Roman" w:cs="Times New Roman"/>
          <w:sz w:val="24"/>
          <w:szCs w:val="24"/>
          <w:vertAlign w:val="subscript"/>
        </w:rPr>
        <w:t xml:space="preserve"> </w:t>
      </w:r>
      <w:r w:rsidR="00AC292B" w:rsidRPr="00194533">
        <w:rPr>
          <w:rFonts w:ascii="Times New Roman" w:hAnsi="Times New Roman" w:cs="Times New Roman"/>
          <w:sz w:val="24"/>
          <w:szCs w:val="24"/>
        </w:rPr>
        <w:t>(</w:t>
      </w:r>
      <w:r w:rsidR="00AC292B">
        <w:rPr>
          <w:rFonts w:ascii="Times New Roman" w:hAnsi="Times New Roman" w:cs="Times New Roman"/>
          <w:sz w:val="24"/>
          <w:szCs w:val="24"/>
        </w:rPr>
        <w:t>fixation index</w:t>
      </w:r>
      <w:r w:rsidR="00AC292B" w:rsidRPr="00194533">
        <w:rPr>
          <w:rFonts w:ascii="Times New Roman"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dxy (sequence divergence),</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π</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(nucleotide diversity) </w:t>
      </w:r>
      <w:r>
        <w:rPr>
          <w:rFonts w:ascii="Times New Roman" w:hAnsi="Times New Roman" w:cs="Times New Roman" w:hint="eastAsia"/>
          <w:sz w:val="24"/>
          <w:szCs w:val="24"/>
        </w:rPr>
        <w:t>and Tajima</w:t>
      </w:r>
      <w:r>
        <w:rPr>
          <w:rFonts w:ascii="Times New Roman" w:hAnsi="Times New Roman" w:cs="Times New Roman"/>
          <w:sz w:val="24"/>
          <w:szCs w:val="24"/>
        </w:rPr>
        <w:t>’</w:t>
      </w:r>
      <w:r>
        <w:rPr>
          <w:rFonts w:ascii="Times New Roman" w:hAnsi="Times New Roman" w:cs="Times New Roman" w:hint="eastAsia"/>
          <w:sz w:val="24"/>
          <w:szCs w:val="24"/>
        </w:rPr>
        <w:t xml:space="preserve">s D values in sliding window </w:t>
      </w:r>
      <w:r w:rsidR="00C6001A">
        <w:rPr>
          <w:rFonts w:ascii="Times New Roman" w:hAnsi="Times New Roman" w:cs="Times New Roman"/>
          <w:sz w:val="24"/>
          <w:szCs w:val="24"/>
        </w:rPr>
        <w:t xml:space="preserve">that homologous </w:t>
      </w:r>
      <w:r>
        <w:rPr>
          <w:rFonts w:ascii="Times New Roman" w:hAnsi="Times New Roman" w:cs="Times New Roman" w:hint="eastAsia"/>
          <w:sz w:val="24"/>
          <w:szCs w:val="24"/>
        </w:rPr>
        <w:t>to chicken autosomes. (Materials and Methods</w:t>
      </w:r>
      <w:r>
        <w:rPr>
          <w:rFonts w:ascii="Times New Roman" w:hAnsi="Times New Roman" w:cs="Times New Roman"/>
          <w:sz w:val="24"/>
          <w:szCs w:val="24"/>
        </w:rPr>
        <w:t xml:space="preserve">; Fig. 5a; </w:t>
      </w:r>
      <w:r w:rsidR="0057200C">
        <w:rPr>
          <w:rFonts w:ascii="Times New Roman" w:hAnsi="Times New Roman" w:cs="Times New Roman"/>
          <w:sz w:val="24"/>
          <w:szCs w:val="24"/>
        </w:rPr>
        <w:t>Table S16</w:t>
      </w:r>
      <w:r>
        <w:rPr>
          <w:rFonts w:ascii="Times New Roman" w:hAnsi="Times New Roman" w:cs="Times New Roman" w:hint="eastAsia"/>
          <w:sz w:val="24"/>
          <w:szCs w:val="24"/>
        </w:rPr>
        <w:t>).</w:t>
      </w:r>
      <w:r w:rsidRPr="00C83074">
        <w:rPr>
          <w:rFonts w:ascii="Times New Roman" w:hAnsi="Times New Roman" w:cs="Times New Roman"/>
          <w:color w:val="FF0000"/>
          <w:sz w:val="24"/>
          <w:szCs w:val="24"/>
        </w:rPr>
        <w:t xml:space="preserve"> </w:t>
      </w:r>
      <w:r w:rsidRPr="00C83074">
        <w:rPr>
          <w:rFonts w:ascii="Times New Roman" w:hAnsi="Times New Roman" w:cs="Times New Roman"/>
          <w:color w:val="000000" w:themeColor="text1"/>
          <w:sz w:val="24"/>
          <w:szCs w:val="24"/>
        </w:rPr>
        <w:t xml:space="preserve">Scaffolds homologous to chicken Z chromosome showed higher level of </w:t>
      </w:r>
      <w:r w:rsidRPr="00C83074">
        <w:rPr>
          <w:rFonts w:ascii="Times New Roman" w:hAnsi="Times New Roman" w:cs="Times New Roman"/>
          <w:i/>
          <w:color w:val="000000" w:themeColor="text1"/>
          <w:sz w:val="24"/>
          <w:szCs w:val="24"/>
        </w:rPr>
        <w:t>F</w:t>
      </w:r>
      <w:r w:rsidRPr="00C83074">
        <w:rPr>
          <w:rFonts w:ascii="Times New Roman" w:hAnsi="Times New Roman" w:cs="Times New Roman"/>
          <w:color w:val="000000" w:themeColor="text1"/>
          <w:sz w:val="24"/>
          <w:szCs w:val="24"/>
          <w:vertAlign w:val="subscript"/>
        </w:rPr>
        <w:t>ST</w:t>
      </w:r>
      <w:r w:rsidRPr="00C83074">
        <w:rPr>
          <w:rFonts w:ascii="Times New Roman" w:hAnsi="Times New Roman" w:cs="Times New Roman"/>
          <w:color w:val="000000" w:themeColor="text1"/>
          <w:sz w:val="24"/>
          <w:szCs w:val="24"/>
        </w:rPr>
        <w:t xml:space="preserve"> (5.5-fold) and Tajima’s D (1.5-fold), but smaller number of SNP density (0.5-fold) and lower </w:t>
      </w:r>
      <w:r w:rsidRPr="00C83074">
        <w:rPr>
          <w:rFonts w:ascii="Times New Roman" w:hAnsi="Times New Roman" w:cs="Times New Roman"/>
          <w:color w:val="000000" w:themeColor="text1"/>
          <w:sz w:val="24"/>
          <w:szCs w:val="24"/>
        </w:rPr>
        <w:lastRenderedPageBreak/>
        <w:t xml:space="preserve">level of </w:t>
      </w:r>
      <w:r w:rsidRPr="00C83074">
        <w:rPr>
          <w:rFonts w:ascii="Times New Roman" w:eastAsia="宋体" w:hAnsi="Times New Roman" w:cs="Times New Roman"/>
          <w:color w:val="000000" w:themeColor="text1"/>
          <w:sz w:val="24"/>
          <w:szCs w:val="24"/>
        </w:rPr>
        <w:t>π (</w:t>
      </w:r>
      <w:r w:rsidRPr="00C83074">
        <w:rPr>
          <w:rFonts w:ascii="Times New Roman" w:hAnsi="Times New Roman" w:cs="Times New Roman"/>
          <w:color w:val="000000" w:themeColor="text1"/>
          <w:sz w:val="24"/>
          <w:szCs w:val="24"/>
        </w:rPr>
        <w:t xml:space="preserve">0.6-fold) than autosomes </w:t>
      </w:r>
      <w:del w:id="146" w:author="yh huang" w:date="2018-02-27T12:50:00Z">
        <w:r w:rsidRPr="00C83074" w:rsidDel="00DC3920">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PFJlY051bT4xNTwvUmVjTnVtPjxEaXNwbGF5VGV4dD4oNSwgNDEpPC9EaXNwbGF5VGV4dD48cmVj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del>
      <w:r w:rsidR="007819CE">
        <w:rPr>
          <w:rFonts w:ascii="Times New Roman" w:eastAsia="宋体" w:hAnsi="Times New Roman" w:cs="Times New Roman"/>
          <w:color w:val="000000" w:themeColor="text1"/>
          <w:sz w:val="24"/>
          <w:szCs w:val="24"/>
        </w:rPr>
        <w:instrText xml:space="preserve"> ADDIN EN.CITE </w:instrText>
      </w:r>
      <w:r w:rsidR="007819CE">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PFJlY051bT4xNTwvUmVjTnVtPjxEaXNwbGF5VGV4dD4oNSwgNDEpPC9EaXNwbGF5VGV4dD48cmVj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r w:rsidR="007819CE">
        <w:rPr>
          <w:rFonts w:ascii="Times New Roman" w:eastAsia="宋体" w:hAnsi="Times New Roman" w:cs="Times New Roman"/>
          <w:color w:val="000000" w:themeColor="text1"/>
          <w:sz w:val="24"/>
          <w:szCs w:val="24"/>
        </w:rPr>
        <w:instrText xml:space="preserve"> ADDIN EN.CITE.DATA </w:instrText>
      </w:r>
      <w:r w:rsidR="007819CE">
        <w:rPr>
          <w:rFonts w:ascii="Times New Roman" w:eastAsia="宋体" w:hAnsi="Times New Roman" w:cs="Times New Roman"/>
          <w:color w:val="000000" w:themeColor="text1"/>
          <w:sz w:val="24"/>
          <w:szCs w:val="24"/>
        </w:rPr>
      </w:r>
      <w:r w:rsidR="007819CE">
        <w:rPr>
          <w:rFonts w:ascii="Times New Roman" w:eastAsia="宋体" w:hAnsi="Times New Roman" w:cs="Times New Roman"/>
          <w:color w:val="000000" w:themeColor="text1"/>
          <w:sz w:val="24"/>
          <w:szCs w:val="24"/>
        </w:rPr>
        <w:fldChar w:fldCharType="end"/>
      </w:r>
      <w:del w:id="147" w:author="yh huang" w:date="2018-02-27T12:50:00Z">
        <w:r w:rsidRPr="00C83074" w:rsidDel="00DC3920">
          <w:rPr>
            <w:rFonts w:ascii="Times New Roman" w:eastAsia="宋体" w:hAnsi="Times New Roman" w:cs="Times New Roman"/>
            <w:color w:val="000000" w:themeColor="text1"/>
            <w:sz w:val="24"/>
            <w:szCs w:val="24"/>
          </w:rPr>
        </w:r>
        <w:r w:rsidRPr="00C83074" w:rsidDel="00DC3920">
          <w:rPr>
            <w:rFonts w:ascii="Times New Roman" w:eastAsia="宋体" w:hAnsi="Times New Roman" w:cs="Times New Roman"/>
            <w:color w:val="000000" w:themeColor="text1"/>
            <w:sz w:val="24"/>
            <w:szCs w:val="24"/>
          </w:rPr>
          <w:fldChar w:fldCharType="separate"/>
        </w:r>
      </w:del>
      <w:r w:rsidR="007819CE">
        <w:rPr>
          <w:rFonts w:ascii="Times New Roman" w:eastAsia="宋体" w:hAnsi="Times New Roman" w:cs="Times New Roman"/>
          <w:noProof/>
          <w:color w:val="000000" w:themeColor="text1"/>
          <w:sz w:val="24"/>
          <w:szCs w:val="24"/>
        </w:rPr>
        <w:t>(</w:t>
      </w:r>
      <w:hyperlink w:anchor="_ENREF_5" w:tooltip="Ellegren, 2012 #15" w:history="1">
        <w:r w:rsidR="007819CE">
          <w:rPr>
            <w:rFonts w:ascii="Times New Roman" w:eastAsia="宋体" w:hAnsi="Times New Roman" w:cs="Times New Roman"/>
            <w:noProof/>
            <w:color w:val="000000" w:themeColor="text1"/>
            <w:sz w:val="24"/>
            <w:szCs w:val="24"/>
          </w:rPr>
          <w:t>5</w:t>
        </w:r>
      </w:hyperlink>
      <w:r w:rsidR="007819CE">
        <w:rPr>
          <w:rFonts w:ascii="Times New Roman" w:eastAsia="宋体" w:hAnsi="Times New Roman" w:cs="Times New Roman"/>
          <w:noProof/>
          <w:color w:val="000000" w:themeColor="text1"/>
          <w:sz w:val="24"/>
          <w:szCs w:val="24"/>
        </w:rPr>
        <w:t xml:space="preserve">, </w:t>
      </w:r>
      <w:hyperlink w:anchor="_ENREF_41" w:tooltip="Lavretsky, 2015 #50" w:history="1">
        <w:r w:rsidR="007819CE">
          <w:rPr>
            <w:rFonts w:ascii="Times New Roman" w:eastAsia="宋体" w:hAnsi="Times New Roman" w:cs="Times New Roman"/>
            <w:noProof/>
            <w:color w:val="000000" w:themeColor="text1"/>
            <w:sz w:val="24"/>
            <w:szCs w:val="24"/>
          </w:rPr>
          <w:t>41</w:t>
        </w:r>
      </w:hyperlink>
      <w:r w:rsidR="007819CE">
        <w:rPr>
          <w:rFonts w:ascii="Times New Roman" w:eastAsia="宋体" w:hAnsi="Times New Roman" w:cs="Times New Roman"/>
          <w:noProof/>
          <w:color w:val="000000" w:themeColor="text1"/>
          <w:sz w:val="24"/>
          <w:szCs w:val="24"/>
        </w:rPr>
        <w:t>)</w:t>
      </w:r>
      <w:del w:id="148" w:author="yh huang" w:date="2018-02-27T12:50:00Z">
        <w:r w:rsidRPr="00C83074" w:rsidDel="00DC3920">
          <w:rPr>
            <w:rFonts w:ascii="Times New Roman" w:eastAsia="宋体" w:hAnsi="Times New Roman" w:cs="Times New Roman"/>
            <w:color w:val="000000" w:themeColor="text1"/>
            <w:sz w:val="24"/>
            <w:szCs w:val="24"/>
          </w:rPr>
          <w:fldChar w:fldCharType="end"/>
        </w:r>
      </w:del>
      <w:r w:rsidR="00A43AF7">
        <w:rPr>
          <w:rFonts w:ascii="Times New Roman" w:eastAsia="宋体" w:hAnsi="Times New Roman" w:cs="Times New Roman"/>
          <w:color w:val="000000" w:themeColor="text1"/>
          <w:sz w:val="24"/>
          <w:szCs w:val="24"/>
        </w:rPr>
        <w:t>(</w:t>
      </w:r>
      <w:r w:rsidR="003258B2">
        <w:rPr>
          <w:rFonts w:ascii="Times New Roman" w:hAnsi="Times New Roman" w:cs="Times New Roman"/>
          <w:sz w:val="24"/>
          <w:szCs w:val="24"/>
        </w:rPr>
        <w:t>Table S1</w:t>
      </w:r>
      <w:r w:rsidR="00C11D1D">
        <w:rPr>
          <w:rFonts w:ascii="Times New Roman" w:hAnsi="Times New Roman" w:cs="Times New Roman"/>
          <w:sz w:val="24"/>
          <w:szCs w:val="24"/>
        </w:rPr>
        <w:t>6</w:t>
      </w:r>
      <w:r w:rsidR="00F53960">
        <w:rPr>
          <w:rFonts w:ascii="Times New Roman" w:hAnsi="Times New Roman" w:cs="Times New Roman"/>
          <w:sz w:val="24"/>
          <w:szCs w:val="24"/>
        </w:rPr>
        <w:t>, Fig. S22</w:t>
      </w:r>
      <w:r w:rsidR="00A43AF7">
        <w:rPr>
          <w:rFonts w:ascii="Times New Roman" w:eastAsia="宋体" w:hAnsi="Times New Roman" w:cs="Times New Roman"/>
          <w:color w:val="000000" w:themeColor="text1"/>
          <w:sz w:val="24"/>
          <w:szCs w:val="24"/>
        </w:rPr>
        <w:t>)</w:t>
      </w:r>
      <w:r>
        <w:rPr>
          <w:rFonts w:ascii="Times New Roman" w:hAnsi="Times New Roman" w:cs="Times New Roman"/>
          <w:color w:val="000000" w:themeColor="text1"/>
          <w:sz w:val="24"/>
          <w:szCs w:val="24"/>
        </w:rPr>
        <w:t>.</w:t>
      </w:r>
      <w:r>
        <w:rPr>
          <w:rFonts w:ascii="Times New Roman" w:hAnsi="Times New Roman" w:cs="Times New Roman" w:hint="eastAsia"/>
          <w:sz w:val="24"/>
          <w:szCs w:val="24"/>
        </w:rPr>
        <w:t xml:space="preserve"> </w:t>
      </w:r>
      <w:r w:rsidR="00DC3920">
        <w:rPr>
          <w:rFonts w:ascii="Times New Roman" w:hAnsi="Times New Roman" w:cs="Times New Roman"/>
          <w:sz w:val="24"/>
          <w:szCs w:val="24"/>
        </w:rPr>
        <w:t>These observations are</w:t>
      </w:r>
      <w:r w:rsidR="00DC3920" w:rsidRPr="00C83074">
        <w:rPr>
          <w:rFonts w:ascii="Times New Roman" w:hAnsi="Times New Roman" w:cs="Times New Roman"/>
          <w:color w:val="000000" w:themeColor="text1"/>
          <w:sz w:val="24"/>
          <w:szCs w:val="24"/>
        </w:rPr>
        <w:t xml:space="preserve"> consistent with </w:t>
      </w:r>
      <w:r w:rsidR="00DC3920">
        <w:rPr>
          <w:rFonts w:ascii="Times New Roman" w:hAnsi="Times New Roman" w:cs="Times New Roman"/>
          <w:color w:val="000000" w:themeColor="text1"/>
          <w:sz w:val="24"/>
          <w:szCs w:val="24"/>
        </w:rPr>
        <w:t xml:space="preserve">change of </w:t>
      </w:r>
      <w:r w:rsidR="00DC3920" w:rsidRPr="00C83074">
        <w:rPr>
          <w:rFonts w:ascii="Times New Roman" w:hAnsi="Times New Roman" w:cs="Times New Roman"/>
          <w:i/>
          <w:color w:val="000000" w:themeColor="text1"/>
          <w:sz w:val="24"/>
          <w:szCs w:val="24"/>
        </w:rPr>
        <w:t>F</w:t>
      </w:r>
      <w:r w:rsidR="00DC3920" w:rsidRPr="00C83074">
        <w:rPr>
          <w:rFonts w:ascii="Times New Roman" w:hAnsi="Times New Roman" w:cs="Times New Roman"/>
          <w:color w:val="000000" w:themeColor="text1"/>
          <w:sz w:val="24"/>
          <w:szCs w:val="24"/>
          <w:vertAlign w:val="subscript"/>
        </w:rPr>
        <w:t>ST</w:t>
      </w:r>
      <w:r w:rsidR="00DC3920">
        <w:rPr>
          <w:rFonts w:ascii="Times New Roman" w:eastAsia="宋体" w:hAnsi="Times New Roman" w:cs="Times New Roman"/>
          <w:color w:val="000000" w:themeColor="text1"/>
          <w:sz w:val="24"/>
          <w:szCs w:val="24"/>
        </w:rPr>
        <w:t xml:space="preserve">, </w:t>
      </w:r>
      <w:r w:rsidR="00DC3920" w:rsidRPr="00C83074">
        <w:rPr>
          <w:rFonts w:ascii="Times New Roman" w:hAnsi="Times New Roman" w:cs="Times New Roman"/>
          <w:color w:val="000000" w:themeColor="text1"/>
          <w:sz w:val="24"/>
          <w:szCs w:val="24"/>
        </w:rPr>
        <w:t>Tajima’s D</w:t>
      </w:r>
      <w:r w:rsidR="00DC3920" w:rsidRPr="00C83074">
        <w:rPr>
          <w:rFonts w:ascii="Times New Roman" w:eastAsia="宋体" w:hAnsi="Times New Roman" w:cs="Times New Roman"/>
          <w:color w:val="000000" w:themeColor="text1"/>
          <w:sz w:val="24"/>
          <w:szCs w:val="24"/>
        </w:rPr>
        <w:t xml:space="preserve"> </w:t>
      </w:r>
      <w:r w:rsidR="00DC3920">
        <w:rPr>
          <w:rFonts w:ascii="Times New Roman" w:eastAsia="宋体" w:hAnsi="Times New Roman" w:cs="Times New Roman"/>
          <w:color w:val="000000" w:themeColor="text1"/>
          <w:sz w:val="24"/>
          <w:szCs w:val="24"/>
        </w:rPr>
        <w:t>and SNP density in flycatcher and wild ducks</w:t>
      </w:r>
      <w:r w:rsidR="00DC3920" w:rsidRPr="00DC3920">
        <w:rPr>
          <w:rFonts w:ascii="Times New Roman" w:eastAsia="宋体" w:hAnsi="Times New Roman" w:cs="Times New Roman"/>
          <w:color w:val="000000" w:themeColor="text1"/>
          <w:sz w:val="24"/>
          <w:szCs w:val="24"/>
        </w:rPr>
        <w:t xml:space="preserve"> (</w:t>
      </w:r>
      <w:r w:rsidR="00DC3920" w:rsidRPr="00C6001A">
        <w:rPr>
          <w:rFonts w:ascii="Times New Roman" w:hAnsi="Times New Roman" w:cs="Times New Roman"/>
          <w:sz w:val="24"/>
          <w:szCs w:val="24"/>
        </w:rPr>
        <w:t>Mexican and mallard duck</w:t>
      </w:r>
      <w:r w:rsidR="00DC3920" w:rsidRPr="00DC3920">
        <w:rPr>
          <w:rFonts w:ascii="Times New Roman" w:eastAsia="宋体" w:hAnsi="Times New Roman" w:cs="Times New Roman"/>
          <w:color w:val="000000" w:themeColor="text1"/>
          <w:sz w:val="24"/>
          <w:szCs w:val="24"/>
        </w:rPr>
        <w:t>)</w:t>
      </w:r>
      <w:r w:rsidR="00DC3920" w:rsidRPr="00DC3920">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PFJlY051bT4xNTwvUmVjTnVtPjxEaXNwbGF5VGV4dD4oNSwgMzkpPC9EaXNwbGF5VGV4dD48cmVj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r w:rsidR="00F50B80">
        <w:rPr>
          <w:rFonts w:ascii="Times New Roman" w:eastAsia="宋体" w:hAnsi="Times New Roman" w:cs="Times New Roman"/>
          <w:color w:val="000000" w:themeColor="text1"/>
          <w:sz w:val="24"/>
          <w:szCs w:val="24"/>
        </w:rPr>
        <w:instrText xml:space="preserve"> ADDIN EN.CITE </w:instrText>
      </w:r>
      <w:r w:rsidR="00F50B80">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PFJlY051bT4xNTwvUmVjTnVtPjxEaXNwbGF5VGV4dD4oNSwgMzkpPC9EaXNwbGF5VGV4dD48cmVj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r w:rsidR="00F50B80">
        <w:rPr>
          <w:rFonts w:ascii="Times New Roman" w:eastAsia="宋体" w:hAnsi="Times New Roman" w:cs="Times New Roman"/>
          <w:color w:val="000000" w:themeColor="text1"/>
          <w:sz w:val="24"/>
          <w:szCs w:val="24"/>
        </w:rPr>
        <w:instrText xml:space="preserve"> ADDIN EN.CITE.DATA </w:instrText>
      </w:r>
      <w:r w:rsidR="00F50B80">
        <w:rPr>
          <w:rFonts w:ascii="Times New Roman" w:eastAsia="宋体" w:hAnsi="Times New Roman" w:cs="Times New Roman"/>
          <w:color w:val="000000" w:themeColor="text1"/>
          <w:sz w:val="24"/>
          <w:szCs w:val="24"/>
        </w:rPr>
      </w:r>
      <w:r w:rsidR="00F50B80">
        <w:rPr>
          <w:rFonts w:ascii="Times New Roman" w:eastAsia="宋体" w:hAnsi="Times New Roman" w:cs="Times New Roman"/>
          <w:color w:val="000000" w:themeColor="text1"/>
          <w:sz w:val="24"/>
          <w:szCs w:val="24"/>
        </w:rPr>
        <w:fldChar w:fldCharType="end"/>
      </w:r>
      <w:r w:rsidR="00DC3920" w:rsidRPr="00DC3920">
        <w:rPr>
          <w:rFonts w:ascii="Times New Roman" w:eastAsia="宋体" w:hAnsi="Times New Roman" w:cs="Times New Roman"/>
          <w:color w:val="000000" w:themeColor="text1"/>
          <w:sz w:val="24"/>
          <w:szCs w:val="24"/>
        </w:rPr>
        <w:fldChar w:fldCharType="separate"/>
      </w:r>
      <w:r w:rsidR="00F50B80">
        <w:rPr>
          <w:rFonts w:ascii="Times New Roman" w:eastAsia="宋体" w:hAnsi="Times New Roman" w:cs="Times New Roman"/>
          <w:noProof/>
          <w:color w:val="000000" w:themeColor="text1"/>
          <w:sz w:val="24"/>
          <w:szCs w:val="24"/>
        </w:rPr>
        <w:t>(</w:t>
      </w:r>
      <w:hyperlink w:anchor="_ENREF_5" w:tooltip="Ellegren, 2012 #15" w:history="1">
        <w:r w:rsidR="00F50B80">
          <w:rPr>
            <w:rFonts w:ascii="Times New Roman" w:eastAsia="宋体" w:hAnsi="Times New Roman" w:cs="Times New Roman"/>
            <w:noProof/>
            <w:color w:val="000000" w:themeColor="text1"/>
            <w:sz w:val="24"/>
            <w:szCs w:val="24"/>
          </w:rPr>
          <w:t>5</w:t>
        </w:r>
      </w:hyperlink>
      <w:r w:rsidR="00F50B80">
        <w:rPr>
          <w:rFonts w:ascii="Times New Roman" w:eastAsia="宋体" w:hAnsi="Times New Roman" w:cs="Times New Roman"/>
          <w:noProof/>
          <w:color w:val="000000" w:themeColor="text1"/>
          <w:sz w:val="24"/>
          <w:szCs w:val="24"/>
        </w:rPr>
        <w:t xml:space="preserve">, </w:t>
      </w:r>
      <w:hyperlink w:anchor="_ENREF_39" w:tooltip="Lavretsky, 2015 #50" w:history="1">
        <w:r w:rsidR="00F50B80">
          <w:rPr>
            <w:rFonts w:ascii="Times New Roman" w:eastAsia="宋体" w:hAnsi="Times New Roman" w:cs="Times New Roman"/>
            <w:noProof/>
            <w:color w:val="000000" w:themeColor="text1"/>
            <w:sz w:val="24"/>
            <w:szCs w:val="24"/>
          </w:rPr>
          <w:t>39</w:t>
        </w:r>
      </w:hyperlink>
      <w:r w:rsidR="00F50B80">
        <w:rPr>
          <w:rFonts w:ascii="Times New Roman" w:eastAsia="宋体" w:hAnsi="Times New Roman" w:cs="Times New Roman"/>
          <w:noProof/>
          <w:color w:val="000000" w:themeColor="text1"/>
          <w:sz w:val="24"/>
          <w:szCs w:val="24"/>
        </w:rPr>
        <w:t>)</w:t>
      </w:r>
      <w:r w:rsidR="00DC3920" w:rsidRPr="00DC3920">
        <w:rPr>
          <w:rFonts w:ascii="Times New Roman" w:eastAsia="宋体" w:hAnsi="Times New Roman" w:cs="Times New Roman"/>
          <w:color w:val="000000" w:themeColor="text1"/>
          <w:sz w:val="24"/>
          <w:szCs w:val="24"/>
        </w:rPr>
        <w:fldChar w:fldCharType="end"/>
      </w:r>
      <w:r w:rsidR="00DC3920">
        <w:rPr>
          <w:rFonts w:ascii="Times New Roman" w:eastAsia="宋体" w:hAnsi="Times New Roman" w:cs="Times New Roman"/>
          <w:color w:val="000000" w:themeColor="text1"/>
          <w:sz w:val="24"/>
          <w:szCs w:val="24"/>
        </w:rPr>
        <w:t xml:space="preserve">. </w:t>
      </w:r>
      <w:r>
        <w:rPr>
          <w:rFonts w:ascii="Times New Roman" w:hAnsi="Times New Roman" w:cs="Times New Roman"/>
          <w:sz w:val="24"/>
          <w:szCs w:val="24"/>
        </w:rPr>
        <w:t>Analysis on autosomal differentiation regions shows that the d</w:t>
      </w:r>
      <w:r w:rsidRPr="00AD2861">
        <w:rPr>
          <w:rFonts w:ascii="Times New Roman" w:hAnsi="Times New Roman" w:cs="Times New Roman"/>
          <w:sz w:val="24"/>
          <w:szCs w:val="24"/>
        </w:rPr>
        <w:t xml:space="preserve">istribution </w:t>
      </w:r>
      <w:r>
        <w:rPr>
          <w:rFonts w:ascii="Times New Roman" w:hAnsi="Times New Roman" w:cs="Times New Roman"/>
          <w:sz w:val="24"/>
          <w:szCs w:val="24"/>
        </w:rPr>
        <w:t>of</w:t>
      </w:r>
      <w:r w:rsidRPr="00233F5B">
        <w:rPr>
          <w:rFonts w:ascii="Times New Roman" w:hAnsi="Times New Roman" w:cs="Times New Roman"/>
          <w:sz w:val="24"/>
          <w:szCs w:val="24"/>
        </w:rPr>
        <w:t xml:space="preserve"> </w:t>
      </w:r>
      <w:r w:rsidRPr="00864C95">
        <w:rPr>
          <w:rFonts w:ascii="Times New Roman" w:hAnsi="Times New Roman" w:cs="Times New Roman"/>
          <w:i/>
          <w:sz w:val="24"/>
          <w:szCs w:val="24"/>
        </w:rPr>
        <w:t>F</w:t>
      </w:r>
      <w:r w:rsidRPr="00864C95">
        <w:rPr>
          <w:rFonts w:ascii="Times New Roman" w:hAnsi="Times New Roman" w:cs="Times New Roman"/>
          <w:i/>
          <w:sz w:val="24"/>
          <w:szCs w:val="24"/>
          <w:vertAlign w:val="subscript"/>
        </w:rPr>
        <w:t>ST</w:t>
      </w:r>
      <w:r w:rsidRPr="00233F5B">
        <w:rPr>
          <w:rFonts w:ascii="Times New Roman" w:hAnsi="Times New Roman" w:cs="Times New Roman"/>
          <w:sz w:val="24"/>
          <w:szCs w:val="24"/>
        </w:rPr>
        <w:t xml:space="preserve"> between </w:t>
      </w:r>
      <w:r>
        <w:rPr>
          <w:rFonts w:ascii="Times New Roman" w:hAnsi="Times New Roman" w:cs="Times New Roman"/>
          <w:sz w:val="24"/>
          <w:szCs w:val="24"/>
        </w:rPr>
        <w:t xml:space="preserve">the </w:t>
      </w:r>
      <w:r w:rsidR="004E2A24">
        <w:rPr>
          <w:rFonts w:ascii="Times New Roman" w:hAnsi="Times New Roman" w:cs="Times New Roman"/>
          <w:sz w:val="24"/>
          <w:szCs w:val="24"/>
        </w:rPr>
        <w:t>mallard duck and spot-billed</w:t>
      </w:r>
      <w:r>
        <w:rPr>
          <w:rFonts w:ascii="Times New Roman" w:hAnsi="Times New Roman" w:cs="Times New Roman"/>
          <w:sz w:val="24"/>
          <w:szCs w:val="24"/>
        </w:rPr>
        <w:t xml:space="preserve"> </w:t>
      </w:r>
      <w:r w:rsidRPr="00233F5B">
        <w:rPr>
          <w:rFonts w:ascii="Times New Roman" w:hAnsi="Times New Roman" w:cs="Times New Roman"/>
          <w:sz w:val="24"/>
          <w:szCs w:val="24"/>
        </w:rPr>
        <w:t xml:space="preserve">ranged </w:t>
      </w:r>
      <w:r w:rsidRPr="0012637A">
        <w:rPr>
          <w:rFonts w:ascii="Times New Roman" w:hAnsi="Times New Roman" w:cs="Times New Roman"/>
          <w:sz w:val="24"/>
          <w:szCs w:val="24"/>
        </w:rPr>
        <w:t xml:space="preserve">from </w:t>
      </w:r>
      <w:r w:rsidRPr="00AD2861">
        <w:rPr>
          <w:rFonts w:ascii="Times New Roman" w:hAnsi="Times New Roman" w:cs="Times New Roman"/>
          <w:sz w:val="24"/>
          <w:szCs w:val="24"/>
        </w:rPr>
        <w:t>-0.0157</w:t>
      </w:r>
      <w:r w:rsidRPr="0012637A">
        <w:rPr>
          <w:rFonts w:ascii="Times New Roman" w:hAnsi="Times New Roman" w:cs="Times New Roman"/>
          <w:sz w:val="24"/>
          <w:szCs w:val="24"/>
        </w:rPr>
        <w:t xml:space="preserve"> to </w:t>
      </w:r>
      <w:r w:rsidRPr="00AD2861">
        <w:rPr>
          <w:rFonts w:ascii="Times New Roman" w:hAnsi="Times New Roman" w:cs="Times New Roman"/>
          <w:sz w:val="24"/>
          <w:szCs w:val="24"/>
        </w:rPr>
        <w:t>0.77</w:t>
      </w:r>
      <w:r w:rsidR="009E7591">
        <w:rPr>
          <w:rFonts w:ascii="Times New Roman" w:hAnsi="Times New Roman" w:cs="Times New Roman"/>
          <w:sz w:val="24"/>
          <w:szCs w:val="24"/>
        </w:rPr>
        <w:t>85</w:t>
      </w:r>
      <w:r w:rsidRPr="0012637A">
        <w:rPr>
          <w:rFonts w:ascii="Times New Roman" w:hAnsi="Times New Roman" w:cs="Times New Roman"/>
          <w:sz w:val="24"/>
          <w:szCs w:val="24"/>
        </w:rPr>
        <w:t xml:space="preserve"> w</w:t>
      </w:r>
      <w:r w:rsidRPr="008722D6">
        <w:rPr>
          <w:rFonts w:ascii="Times New Roman" w:hAnsi="Times New Roman" w:cs="Times New Roman"/>
          <w:sz w:val="24"/>
          <w:szCs w:val="24"/>
        </w:rPr>
        <w:t xml:space="preserve">ith an average of </w:t>
      </w:r>
      <w:r w:rsidR="009E7591" w:rsidRPr="009E7591">
        <w:rPr>
          <w:rFonts w:ascii="Times New Roman" w:hAnsi="Times New Roman" w:cs="Times New Roman"/>
          <w:sz w:val="24"/>
          <w:szCs w:val="24"/>
        </w:rPr>
        <w:t>0.04930346</w:t>
      </w:r>
      <w:r w:rsidRPr="0012637A">
        <w:rPr>
          <w:rFonts w:ascii="Times New Roman" w:hAnsi="Times New Roman" w:cs="Times New Roman"/>
          <w:sz w:val="24"/>
          <w:szCs w:val="24"/>
        </w:rPr>
        <w:t xml:space="preserve"> and distributed in a</w:t>
      </w:r>
      <w:r w:rsidRPr="00233F5B">
        <w:rPr>
          <w:rFonts w:ascii="Times New Roman" w:hAnsi="Times New Roman" w:cs="Times New Roman"/>
          <w:sz w:val="24"/>
          <w:szCs w:val="24"/>
        </w:rPr>
        <w:t xml:space="preserve"> narrow peak, </w:t>
      </w:r>
      <w:r>
        <w:rPr>
          <w:rFonts w:ascii="Times New Roman" w:hAnsi="Times New Roman" w:cs="Times New Roman"/>
          <w:sz w:val="24"/>
          <w:szCs w:val="24"/>
        </w:rPr>
        <w:t xml:space="preserve">lower than </w:t>
      </w:r>
      <w:r w:rsidRPr="00614D03">
        <w:rPr>
          <w:rFonts w:ascii="Times New Roman" w:hAnsi="Times New Roman" w:cs="Times New Roman"/>
          <w:i/>
          <w:sz w:val="24"/>
          <w:szCs w:val="24"/>
        </w:rPr>
        <w:t>F</w:t>
      </w:r>
      <w:r w:rsidRPr="00C32175">
        <w:rPr>
          <w:rFonts w:ascii="Times New Roman" w:hAnsi="Times New Roman" w:cs="Times New Roman"/>
          <w:i/>
          <w:sz w:val="24"/>
          <w:szCs w:val="24"/>
          <w:vertAlign w:val="subscript"/>
        </w:rPr>
        <w:t>ST</w:t>
      </w:r>
      <w:r w:rsidRPr="00233F5B">
        <w:rPr>
          <w:rFonts w:ascii="Times New Roman" w:hAnsi="Times New Roman" w:cs="Times New Roman"/>
          <w:sz w:val="24"/>
          <w:szCs w:val="24"/>
        </w:rPr>
        <w:t xml:space="preserve"> between the wild duck</w:t>
      </w:r>
      <w:r>
        <w:rPr>
          <w:rFonts w:ascii="Times New Roman" w:hAnsi="Times New Roman" w:cs="Times New Roman" w:hint="eastAsia"/>
          <w:sz w:val="24"/>
          <w:szCs w:val="24"/>
        </w:rPr>
        <w:t>s</w:t>
      </w:r>
      <w:r w:rsidRPr="00233F5B">
        <w:rPr>
          <w:rFonts w:ascii="Times New Roman" w:hAnsi="Times New Roman" w:cs="Times New Roman"/>
          <w:sz w:val="24"/>
          <w:szCs w:val="24"/>
        </w:rPr>
        <w:t xml:space="preserve"> and domestic duck</w:t>
      </w:r>
      <w:r>
        <w:rPr>
          <w:rFonts w:ascii="Times New Roman" w:hAnsi="Times New Roman" w:cs="Times New Roman" w:hint="eastAsia"/>
          <w:sz w:val="24"/>
          <w:szCs w:val="24"/>
        </w:rPr>
        <w:t>s</w:t>
      </w:r>
      <w:r w:rsidRPr="00233F5B">
        <w:rPr>
          <w:rFonts w:ascii="Times New Roman" w:hAnsi="Times New Roman" w:cs="Times New Roman"/>
          <w:sz w:val="24"/>
          <w:szCs w:val="24"/>
        </w:rPr>
        <w:t xml:space="preserve"> ranged from 0.088</w:t>
      </w:r>
      <w:r>
        <w:rPr>
          <w:rFonts w:ascii="Times New Roman" w:hAnsi="Times New Roman" w:cs="Times New Roman"/>
          <w:sz w:val="24"/>
          <w:szCs w:val="24"/>
        </w:rPr>
        <w:t>0</w:t>
      </w:r>
      <w:r w:rsidRPr="00233F5B">
        <w:rPr>
          <w:rFonts w:ascii="Times New Roman" w:hAnsi="Times New Roman" w:cs="Times New Roman"/>
          <w:sz w:val="24"/>
          <w:szCs w:val="24"/>
        </w:rPr>
        <w:t xml:space="preserve"> to 0.8912 with an average of 0.2</w:t>
      </w:r>
      <w:r>
        <w:rPr>
          <w:rFonts w:ascii="Times New Roman" w:hAnsi="Times New Roman" w:cs="Times New Roman"/>
          <w:sz w:val="24"/>
          <w:szCs w:val="24"/>
        </w:rPr>
        <w:t>100</w:t>
      </w:r>
      <w:r w:rsidRPr="00233F5B">
        <w:rPr>
          <w:rFonts w:ascii="Times New Roman" w:hAnsi="Times New Roman" w:cs="Times New Roman"/>
          <w:sz w:val="24"/>
          <w:szCs w:val="24"/>
        </w:rPr>
        <w:t xml:space="preserve"> and distributed in a wide peak (Fig</w:t>
      </w:r>
      <w:r>
        <w:rPr>
          <w:rFonts w:ascii="Times New Roman" w:hAnsi="Times New Roman" w:cs="Times New Roman" w:hint="eastAsia"/>
          <w:sz w:val="24"/>
          <w:szCs w:val="24"/>
        </w:rPr>
        <w:t>.</w:t>
      </w:r>
      <w:r w:rsidRPr="00233F5B">
        <w:rPr>
          <w:rFonts w:ascii="Times New Roman" w:hAnsi="Times New Roman" w:cs="Times New Roman"/>
          <w:sz w:val="24"/>
          <w:szCs w:val="24"/>
        </w:rPr>
        <w:t xml:space="preserve"> </w:t>
      </w:r>
      <w:r>
        <w:rPr>
          <w:rFonts w:ascii="Times New Roman" w:hAnsi="Times New Roman" w:cs="Times New Roman" w:hint="eastAsia"/>
          <w:sz w:val="24"/>
          <w:szCs w:val="24"/>
        </w:rPr>
        <w:t>5</w:t>
      </w:r>
      <w:r>
        <w:rPr>
          <w:rFonts w:ascii="Times New Roman" w:hAnsi="Times New Roman" w:cs="Times New Roman"/>
          <w:sz w:val="24"/>
          <w:szCs w:val="24"/>
        </w:rPr>
        <w:t>b</w:t>
      </w:r>
      <w:r w:rsidRPr="00233F5B">
        <w:rPr>
          <w:rFonts w:ascii="Times New Roman" w:hAnsi="Times New Roman" w:cs="Times New Roman"/>
          <w:sz w:val="24"/>
          <w:szCs w:val="24"/>
        </w:rPr>
        <w:t>).</w:t>
      </w:r>
      <w:r>
        <w:rPr>
          <w:rFonts w:ascii="Times New Roman" w:hAnsi="Times New Roman" w:cs="Times New Roman"/>
          <w:sz w:val="24"/>
          <w:szCs w:val="24"/>
        </w:rPr>
        <w:t xml:space="preserve"> Detailed analysis</w:t>
      </w:r>
      <w:r>
        <w:rPr>
          <w:rFonts w:ascii="Times New Roman" w:hAnsi="Times New Roman" w:cs="Times New Roman" w:hint="eastAsia"/>
          <w:sz w:val="24"/>
          <w:szCs w:val="24"/>
        </w:rPr>
        <w:t xml:space="preserve"> indicate</w:t>
      </w:r>
      <w:r>
        <w:rPr>
          <w:rFonts w:ascii="Times New Roman" w:hAnsi="Times New Roman" w:cs="Times New Roman"/>
          <w:sz w:val="24"/>
          <w:szCs w:val="24"/>
        </w:rPr>
        <w:t>s</w:t>
      </w:r>
      <w:r>
        <w:rPr>
          <w:rFonts w:ascii="Times New Roman" w:hAnsi="Times New Roman" w:cs="Times New Roman" w:hint="eastAsia"/>
          <w:sz w:val="24"/>
          <w:szCs w:val="24"/>
        </w:rPr>
        <w:t xml:space="preserve"> that small part of genomic regions</w:t>
      </w:r>
      <w:r>
        <w:rPr>
          <w:rFonts w:ascii="Times New Roman" w:hAnsi="Times New Roman" w:cs="Times New Roman"/>
          <w:sz w:val="24"/>
          <w:szCs w:val="24"/>
        </w:rPr>
        <w:t xml:space="preserve"> of the </w:t>
      </w:r>
      <w:r w:rsidR="004E2A24">
        <w:rPr>
          <w:rFonts w:ascii="Times New Roman" w:hAnsi="Times New Roman" w:cs="Times New Roman"/>
          <w:sz w:val="24"/>
          <w:szCs w:val="24"/>
        </w:rPr>
        <w:t>mallard duck and spot-billed</w:t>
      </w:r>
      <w:r>
        <w:rPr>
          <w:rFonts w:ascii="Times New Roman" w:hAnsi="Times New Roman" w:cs="Times New Roman"/>
          <w:sz w:val="24"/>
          <w:szCs w:val="24"/>
        </w:rPr>
        <w:t xml:space="preserve"> duck </w:t>
      </w:r>
      <w:r w:rsidR="00A34EFD">
        <w:rPr>
          <w:rFonts w:ascii="Times New Roman" w:hAnsi="Times New Roman" w:cs="Times New Roman"/>
          <w:sz w:val="24"/>
          <w:szCs w:val="24"/>
        </w:rPr>
        <w:t xml:space="preserve">have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values being </w:t>
      </w:r>
      <w:r>
        <w:rPr>
          <w:rFonts w:ascii="Times New Roman" w:hAnsi="Times New Roman" w:cs="Times New Roman" w:hint="eastAsia"/>
          <w:sz w:val="24"/>
          <w:szCs w:val="24"/>
        </w:rPr>
        <w:t>a</w:t>
      </w:r>
      <w:r>
        <w:rPr>
          <w:rFonts w:ascii="Times New Roman" w:hAnsi="Times New Roman" w:cs="Times New Roman"/>
          <w:sz w:val="24"/>
          <w:szCs w:val="24"/>
        </w:rPr>
        <w:t xml:space="preserve">way from </w:t>
      </w:r>
      <w:r>
        <w:rPr>
          <w:rFonts w:ascii="Times New Roman" w:hAnsi="Times New Roman" w:cs="Times New Roman" w:hint="eastAsia"/>
          <w:sz w:val="24"/>
          <w:szCs w:val="24"/>
        </w:rPr>
        <w:t xml:space="preserve">the mean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Del="00DD0FC1">
        <w:rPr>
          <w:rFonts w:ascii="Times New Roman" w:hAnsi="Times New Roman" w:cs="Times New Roman" w:hint="eastAsia"/>
          <w:sz w:val="24"/>
          <w:szCs w:val="24"/>
        </w:rPr>
        <w:t xml:space="preserve"> </w:t>
      </w:r>
      <w:r>
        <w:rPr>
          <w:rFonts w:ascii="Times New Roman" w:hAnsi="Times New Roman" w:cs="Times New Roman" w:hint="eastAsia"/>
          <w:sz w:val="24"/>
          <w:szCs w:val="24"/>
        </w:rPr>
        <w:t>at least 4 standard</w:t>
      </w:r>
      <w:r w:rsidRPr="000B231F">
        <w:rPr>
          <w:rFonts w:ascii="Times New Roman" w:hAnsi="Times New Roman" w:cs="Times New Roman" w:hint="eastAsia"/>
          <w:sz w:val="24"/>
          <w:szCs w:val="24"/>
        </w:rPr>
        <w:t xml:space="preserve"> </w:t>
      </w:r>
      <w:r>
        <w:rPr>
          <w:rFonts w:ascii="Times New Roman" w:hAnsi="Times New Roman" w:cs="Times New Roman" w:hint="eastAsia"/>
          <w:sz w:val="24"/>
          <w:szCs w:val="24"/>
        </w:rPr>
        <w:t>deviations (</w:t>
      </w:r>
      <w:r>
        <w:rPr>
          <w:rFonts w:ascii="Times New Roman" w:hAnsi="Times New Roman" w:cs="Times New Roman"/>
          <w:sz w:val="24"/>
          <w:szCs w:val="24"/>
        </w:rPr>
        <w:t xml:space="preserve">we referred these regions as </w:t>
      </w:r>
      <w:r w:rsidR="00F02A58">
        <w:rPr>
          <w:rFonts w:ascii="Times New Roman" w:hAnsi="Times New Roman" w:cs="Times New Roman"/>
          <w:sz w:val="24"/>
          <w:szCs w:val="24"/>
        </w:rPr>
        <w:t>high differentiation</w:t>
      </w:r>
      <w:r>
        <w:rPr>
          <w:rFonts w:ascii="Times New Roman" w:hAnsi="Times New Roman" w:cs="Times New Roman"/>
          <w:sz w:val="24"/>
          <w:szCs w:val="24"/>
        </w:rPr>
        <w:t xml:space="preserve"> islands</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These </w:t>
      </w:r>
      <w:r>
        <w:rPr>
          <w:rFonts w:ascii="Times New Roman" w:hAnsi="Times New Roman" w:cs="Times New Roman" w:hint="eastAsia"/>
          <w:sz w:val="24"/>
          <w:szCs w:val="24"/>
        </w:rPr>
        <w:t xml:space="preserve">higher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Del="00DD0FC1">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regions showed lower level </w:t>
      </w:r>
      <w:r>
        <w:rPr>
          <w:rFonts w:ascii="Times New Roman" w:hAnsi="Times New Roman" w:cs="Times New Roman"/>
          <w:sz w:val="24"/>
          <w:szCs w:val="24"/>
        </w:rPr>
        <w:t xml:space="preserve">of </w:t>
      </w:r>
      <w:r>
        <w:rPr>
          <w:rFonts w:ascii="Times New Roman" w:hAnsi="Times New Roman" w:cs="Times New Roman" w:hint="eastAsia"/>
          <w:sz w:val="24"/>
          <w:szCs w:val="24"/>
        </w:rPr>
        <w:t>nucleotide diversity (</w:t>
      </w:r>
      <w:r>
        <w:rPr>
          <w:rFonts w:ascii="Times New Roman" w:eastAsia="宋体" w:hAnsi="Times New Roman" w:cs="Times New Roman"/>
          <w:sz w:val="24"/>
          <w:szCs w:val="24"/>
        </w:rPr>
        <w:t>π</w:t>
      </w:r>
      <w:r>
        <w:rPr>
          <w:rFonts w:ascii="Times New Roman" w:eastAsia="宋体" w:hAnsi="Times New Roman" w:cs="Times New Roman" w:hint="eastAsia"/>
          <w:sz w:val="24"/>
          <w:szCs w:val="24"/>
        </w:rPr>
        <w:t xml:space="preserve"> mallard:</w:t>
      </w:r>
      <w:r w:rsidRPr="006F723B">
        <w:t xml:space="preserve"> </w:t>
      </w:r>
      <w:r w:rsidRPr="006F723B">
        <w:rPr>
          <w:rFonts w:ascii="Times New Roman" w:eastAsia="宋体" w:hAnsi="Times New Roman" w:cs="Times New Roman"/>
          <w:sz w:val="24"/>
          <w:szCs w:val="24"/>
        </w:rPr>
        <w:t>0.00</w:t>
      </w:r>
      <w:r>
        <w:rPr>
          <w:rFonts w:ascii="Times New Roman" w:eastAsia="宋体" w:hAnsi="Times New Roman" w:cs="Times New Roman" w:hint="eastAsia"/>
          <w:sz w:val="24"/>
          <w:szCs w:val="24"/>
        </w:rPr>
        <w:t xml:space="preserve">24 </w:t>
      </w:r>
      <w:r w:rsidRPr="006F723B">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596192">
        <w:rPr>
          <w:rFonts w:ascii="Times New Roman" w:eastAsia="宋体" w:hAnsi="Times New Roman" w:cs="Times New Roman"/>
          <w:sz w:val="24"/>
          <w:szCs w:val="24"/>
        </w:rPr>
        <w:t>0.002</w:t>
      </w:r>
      <w:r>
        <w:rPr>
          <w:rFonts w:ascii="Times New Roman" w:eastAsia="宋体" w:hAnsi="Times New Roman" w:cs="Times New Roman"/>
          <w:sz w:val="24"/>
          <w:szCs w:val="24"/>
        </w:rPr>
        <w:t>2</w:t>
      </w:r>
      <w:r w:rsidRPr="006F723B">
        <w:rPr>
          <w:rFonts w:ascii="Times New Roman" w:eastAsia="宋体" w:hAnsi="Times New Roman" w:cs="Times New Roman"/>
          <w:sz w:val="24"/>
          <w:szCs w:val="24"/>
        </w:rPr>
        <w:t>; π</w:t>
      </w:r>
      <w:r>
        <w:rPr>
          <w:rFonts w:ascii="Times New Roman" w:eastAsia="宋体" w:hAnsi="Times New Roman" w:cs="Times New Roman" w:hint="eastAsia"/>
          <w:sz w:val="24"/>
          <w:szCs w:val="24"/>
        </w:rPr>
        <w:t xml:space="preserve"> </w:t>
      </w:r>
      <w:r w:rsidRPr="006F723B">
        <w:rPr>
          <w:rFonts w:ascii="Times New Roman" w:eastAsia="宋体" w:hAnsi="Times New Roman" w:cs="Times New Roman"/>
          <w:sz w:val="24"/>
          <w:szCs w:val="24"/>
        </w:rPr>
        <w:t>spot</w:t>
      </w:r>
      <w:r>
        <w:rPr>
          <w:rFonts w:ascii="Times New Roman" w:eastAsia="宋体" w:hAnsi="Times New Roman" w:cs="Times New Roman" w:hint="eastAsia"/>
          <w:sz w:val="24"/>
          <w:szCs w:val="24"/>
        </w:rPr>
        <w:t>-</w:t>
      </w:r>
      <w:r w:rsidRPr="006F723B">
        <w:rPr>
          <w:rFonts w:ascii="Times New Roman" w:eastAsia="宋体" w:hAnsi="Times New Roman" w:cs="Times New Roman"/>
          <w:sz w:val="24"/>
          <w:szCs w:val="24"/>
        </w:rPr>
        <w:t xml:space="preserve">billed: </w:t>
      </w:r>
      <w:r w:rsidRPr="00637F12">
        <w:rPr>
          <w:rFonts w:ascii="Times New Roman" w:eastAsia="宋体" w:hAnsi="Times New Roman" w:cs="Times New Roman"/>
          <w:sz w:val="24"/>
          <w:szCs w:val="24"/>
        </w:rPr>
        <w:t>0.0023</w:t>
      </w:r>
      <w:r>
        <w:rPr>
          <w:rFonts w:ascii="Times New Roman" w:eastAsia="宋体" w:hAnsi="Times New Roman" w:cs="Times New Roman" w:hint="eastAsia"/>
          <w:sz w:val="24"/>
          <w:szCs w:val="24"/>
        </w:rPr>
        <w:t xml:space="preserve"> </w:t>
      </w:r>
      <w:r w:rsidRPr="006F723B">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637F12">
        <w:rPr>
          <w:rFonts w:ascii="Times New Roman" w:eastAsia="宋体" w:hAnsi="Times New Roman" w:cs="Times New Roman"/>
          <w:sz w:val="24"/>
          <w:szCs w:val="24"/>
        </w:rPr>
        <w:t>0.00</w:t>
      </w:r>
      <w:r>
        <w:rPr>
          <w:rFonts w:ascii="Times New Roman" w:eastAsia="宋体" w:hAnsi="Times New Roman" w:cs="Times New Roman"/>
          <w:sz w:val="24"/>
          <w:szCs w:val="24"/>
        </w:rPr>
        <w:t>20</w:t>
      </w:r>
      <w:r>
        <w:rPr>
          <w:rFonts w:ascii="Times New Roman" w:hAnsi="Times New Roman" w:cs="Times New Roman" w:hint="eastAsia"/>
          <w:sz w:val="24"/>
          <w:szCs w:val="24"/>
        </w:rPr>
        <w:t xml:space="preserve">) and SNP density (360 </w:t>
      </w:r>
      <w:r w:rsidRPr="00CB79F4">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305 and 334 </w:t>
      </w:r>
      <w:r w:rsidRPr="00A42C8D">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280 SNP per window in the </w:t>
      </w:r>
      <w:r w:rsidR="004E2A24">
        <w:rPr>
          <w:rFonts w:ascii="Times New Roman" w:eastAsia="宋体" w:hAnsi="Times New Roman" w:cs="Times New Roman" w:hint="eastAsia"/>
          <w:sz w:val="24"/>
          <w:szCs w:val="24"/>
        </w:rPr>
        <w:t>mallard duck and spot-billed</w:t>
      </w:r>
      <w:r w:rsidR="004E2A24">
        <w:rPr>
          <w:rFonts w:ascii="Times New Roman" w:eastAsia="宋体" w:hAnsi="Times New Roman" w:cs="Times New Roman"/>
          <w:sz w:val="24"/>
          <w:szCs w:val="24"/>
        </w:rPr>
        <w:t xml:space="preserve"> duck</w:t>
      </w:r>
      <w:r>
        <w:rPr>
          <w:rFonts w:ascii="Times New Roman" w:eastAsia="宋体" w:hAnsi="Times New Roman" w:cs="Times New Roman" w:hint="eastAsia"/>
          <w:sz w:val="24"/>
          <w:szCs w:val="24"/>
        </w:rPr>
        <w:t xml:space="preserve"> respectively</w:t>
      </w:r>
      <w:r>
        <w:rPr>
          <w:rFonts w:ascii="Times New Roman" w:hAnsi="Times New Roman" w:cs="Times New Roman" w:hint="eastAsia"/>
          <w:sz w:val="24"/>
          <w:szCs w:val="24"/>
        </w:rPr>
        <w:t>) than genomic backgrounds (</w:t>
      </w:r>
      <w:r>
        <w:rPr>
          <w:rFonts w:ascii="Times New Roman" w:eastAsia="宋体" w:hAnsi="Times New Roman" w:cs="Times New Roman"/>
          <w:sz w:val="24"/>
          <w:szCs w:val="24"/>
        </w:rPr>
        <w:t>π</w:t>
      </w:r>
      <w:r>
        <w:rPr>
          <w:rFonts w:ascii="Times New Roman" w:eastAsia="宋体" w:hAnsi="Times New Roman" w:cs="Times New Roman" w:hint="eastAsia"/>
          <w:sz w:val="24"/>
          <w:szCs w:val="24"/>
        </w:rPr>
        <w:t xml:space="preserve"> mallard: </w:t>
      </w:r>
      <w:r w:rsidRPr="00637F12">
        <w:rPr>
          <w:rFonts w:ascii="Times New Roman" w:eastAsia="宋体" w:hAnsi="Times New Roman" w:cs="Times New Roman"/>
          <w:sz w:val="24"/>
          <w:szCs w:val="24"/>
        </w:rPr>
        <w:t>0.007</w:t>
      </w:r>
      <w:r>
        <w:rPr>
          <w:rFonts w:ascii="Times New Roman" w:eastAsia="宋体" w:hAnsi="Times New Roman" w:cs="Times New Roman"/>
          <w:sz w:val="24"/>
          <w:szCs w:val="24"/>
        </w:rPr>
        <w:t>6</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0.0042; π</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spot</w:t>
      </w:r>
      <w:r>
        <w:rPr>
          <w:rFonts w:ascii="Times New Roman" w:eastAsia="宋体" w:hAnsi="Times New Roman" w:cs="Times New Roman" w:hint="eastAsia"/>
          <w:sz w:val="24"/>
          <w:szCs w:val="24"/>
        </w:rPr>
        <w:t>-</w:t>
      </w:r>
      <w:r w:rsidRPr="00743ADE">
        <w:rPr>
          <w:rFonts w:ascii="Times New Roman" w:eastAsia="宋体" w:hAnsi="Times New Roman" w:cs="Times New Roman"/>
          <w:sz w:val="24"/>
          <w:szCs w:val="24"/>
        </w:rPr>
        <w:t xml:space="preserve">billed: </w:t>
      </w:r>
      <w:r w:rsidRPr="00637F12">
        <w:rPr>
          <w:rFonts w:ascii="Times New Roman" w:eastAsia="宋体" w:hAnsi="Times New Roman" w:cs="Times New Roman"/>
          <w:sz w:val="24"/>
          <w:szCs w:val="24"/>
        </w:rPr>
        <w:t>0.007</w:t>
      </w:r>
      <w:r>
        <w:rPr>
          <w:rFonts w:ascii="Times New Roman" w:eastAsia="宋体" w:hAnsi="Times New Roman" w:cs="Times New Roman"/>
          <w:sz w:val="24"/>
          <w:szCs w:val="24"/>
        </w:rPr>
        <w:t>7</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0.0043</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1</w:t>
      </w:r>
      <w:r>
        <w:rPr>
          <w:rFonts w:ascii="Times New Roman" w:eastAsia="宋体" w:hAnsi="Times New Roman" w:cs="Times New Roman" w:hint="eastAsia"/>
          <w:sz w:val="24"/>
          <w:szCs w:val="24"/>
        </w:rPr>
        <w:t xml:space="preserve">134 </w:t>
      </w:r>
      <w:r w:rsidRPr="00743ADE">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5</w:t>
      </w:r>
      <w:r>
        <w:rPr>
          <w:rFonts w:ascii="Times New Roman" w:eastAsia="宋体" w:hAnsi="Times New Roman" w:cs="Times New Roman" w:hint="eastAsia"/>
          <w:sz w:val="24"/>
          <w:szCs w:val="24"/>
        </w:rPr>
        <w:t>69</w:t>
      </w:r>
      <w:r w:rsidRPr="00743ADE">
        <w:rPr>
          <w:rFonts w:ascii="Times New Roman" w:eastAsia="宋体" w:hAnsi="Times New Roman" w:cs="Times New Roman"/>
          <w:sz w:val="24"/>
          <w:szCs w:val="24"/>
        </w:rPr>
        <w:t xml:space="preserve"> and 11</w:t>
      </w:r>
      <w:r>
        <w:rPr>
          <w:rFonts w:ascii="Times New Roman" w:eastAsia="宋体" w:hAnsi="Times New Roman" w:cs="Times New Roman" w:hint="eastAsia"/>
          <w:sz w:val="24"/>
          <w:szCs w:val="24"/>
        </w:rPr>
        <w:t>61</w:t>
      </w:r>
      <w:r w:rsidRPr="00743ADE">
        <w:rPr>
          <w:rFonts w:ascii="Times New Roman" w:eastAsia="宋体" w:hAnsi="Times New Roman" w:cs="Times New Roman"/>
          <w:sz w:val="24"/>
          <w:szCs w:val="24"/>
        </w:rPr>
        <w:t xml:space="preserve"> ± </w:t>
      </w:r>
      <w:r>
        <w:rPr>
          <w:rFonts w:ascii="Times New Roman" w:eastAsia="宋体" w:hAnsi="Times New Roman" w:cs="Times New Roman" w:hint="eastAsia"/>
          <w:sz w:val="24"/>
          <w:szCs w:val="24"/>
        </w:rPr>
        <w:t>597</w:t>
      </w:r>
      <w:r w:rsidRPr="00743ADE">
        <w:rPr>
          <w:rFonts w:ascii="Times New Roman" w:eastAsia="宋体" w:hAnsi="Times New Roman" w:cs="Times New Roman"/>
          <w:sz w:val="24"/>
          <w:szCs w:val="24"/>
        </w:rPr>
        <w:t xml:space="preserve"> SNP per window in the </w:t>
      </w:r>
      <w:r w:rsidR="004E2A24">
        <w:rPr>
          <w:rFonts w:ascii="Times New Roman" w:eastAsia="宋体" w:hAnsi="Times New Roman" w:cs="Times New Roman"/>
          <w:sz w:val="24"/>
          <w:szCs w:val="24"/>
        </w:rPr>
        <w:t>mallard duck and spot-billed duck</w:t>
      </w:r>
      <w:r w:rsidRPr="00743ADE">
        <w:rPr>
          <w:rFonts w:ascii="Times New Roman" w:eastAsia="宋体" w:hAnsi="Times New Roman" w:cs="Times New Roman"/>
          <w:sz w:val="24"/>
          <w:szCs w:val="24"/>
        </w:rPr>
        <w:t xml:space="preserve"> respectively</w:t>
      </w:r>
      <w:r>
        <w:rPr>
          <w:rFonts w:ascii="Times New Roman" w:hAnsi="Times New Roman" w:cs="Times New Roman" w:hint="eastAsia"/>
          <w:sz w:val="24"/>
          <w:szCs w:val="24"/>
        </w:rPr>
        <w:t xml:space="preserve">) in both </w:t>
      </w:r>
      <w:r w:rsidR="004E2A24">
        <w:rPr>
          <w:rFonts w:ascii="Times New Roman" w:hAnsi="Times New Roman" w:cs="Times New Roman" w:hint="eastAsia"/>
          <w:sz w:val="24"/>
          <w:szCs w:val="24"/>
        </w:rPr>
        <w:t>mallard duck and spot-billed</w:t>
      </w:r>
      <w:r>
        <w:rPr>
          <w:rFonts w:ascii="Times New Roman" w:hAnsi="Times New Roman" w:cs="Times New Roman" w:hint="eastAsia"/>
          <w:sz w:val="24"/>
          <w:szCs w:val="24"/>
        </w:rPr>
        <w:t xml:space="preserve"> duck (Fig. 5</w:t>
      </w:r>
      <w:r>
        <w:rPr>
          <w:rFonts w:ascii="Times New Roman" w:hAnsi="Times New Roman" w:cs="Times New Roman"/>
          <w:sz w:val="24"/>
          <w:szCs w:val="24"/>
        </w:rPr>
        <w:t>c-f</w:t>
      </w:r>
      <w:r>
        <w:rPr>
          <w:rFonts w:ascii="Times New Roman" w:hAnsi="Times New Roman" w:cs="Times New Roman" w:hint="eastAsia"/>
          <w:sz w:val="24"/>
          <w:szCs w:val="24"/>
        </w:rPr>
        <w:t>;</w:t>
      </w:r>
      <w:r w:rsidR="00661E78">
        <w:rPr>
          <w:rFonts w:ascii="Times New Roman" w:hAnsi="Times New Roman" w:cs="Times New Roman"/>
          <w:sz w:val="24"/>
          <w:szCs w:val="24"/>
        </w:rPr>
        <w:t xml:space="preserve"> Fig. S22;</w:t>
      </w:r>
      <w:r>
        <w:rPr>
          <w:rFonts w:ascii="Times New Roman" w:hAnsi="Times New Roman" w:cs="Times New Roman" w:hint="eastAsia"/>
          <w:sz w:val="24"/>
          <w:szCs w:val="24"/>
        </w:rPr>
        <w:t xml:space="preserve"> </w:t>
      </w:r>
      <w:r w:rsidR="0064733F">
        <w:rPr>
          <w:rFonts w:ascii="Times New Roman" w:hAnsi="Times New Roman" w:cs="Times New Roman"/>
          <w:sz w:val="24"/>
          <w:szCs w:val="24"/>
        </w:rPr>
        <w:t>Table S17</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This is similar to the case in flycatchers, Darwin’s finches and ducks, where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are characterized by reduced levels of nucleotide diversity and polymorphisms</w:t>
      </w:r>
      <w:r>
        <w:rPr>
          <w:rFonts w:ascii="Times New Roman" w:hAnsi="Times New Roman" w:cs="Times New Roman"/>
          <w:sz w:val="24"/>
          <w:szCs w:val="24"/>
        </w:rPr>
        <w:fldChar w:fldCharType="begin">
          <w:fldData xml:space="preserve">PEVuZE5vdGU+PENpdGU+PEF1dGhvcj5FbGxlZ3JlbjwvQXV0aG9yPjxZZWFyPjIwMTI8L1llYXI+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PEVuZE5vdGU+PENpdGU+PEF1dGhvcj5FbGxlZ3JlbjwvQXV0aG9yPjxZZWFyPjIwMTI8L1llYXI+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5" w:tooltip="Ellegren, 2012 #15" w:history="1">
        <w:r w:rsidR="00F50B80">
          <w:rPr>
            <w:rFonts w:ascii="Times New Roman" w:hAnsi="Times New Roman" w:cs="Times New Roman"/>
            <w:noProof/>
            <w:sz w:val="24"/>
            <w:szCs w:val="24"/>
          </w:rPr>
          <w:t>5</w:t>
        </w:r>
      </w:hyperlink>
      <w:r w:rsidR="00F50B80">
        <w:rPr>
          <w:rFonts w:ascii="Times New Roman" w:hAnsi="Times New Roman" w:cs="Times New Roman"/>
          <w:noProof/>
          <w:sz w:val="24"/>
          <w:szCs w:val="24"/>
        </w:rPr>
        <w:t xml:space="preserve">, </w:t>
      </w:r>
      <w:hyperlink w:anchor="_ENREF_27" w:tooltip="Groenen, 2012 #17" w:history="1">
        <w:r w:rsidR="00F50B80">
          <w:rPr>
            <w:rFonts w:ascii="Times New Roman" w:hAnsi="Times New Roman" w:cs="Times New Roman"/>
            <w:noProof/>
            <w:sz w:val="24"/>
            <w:szCs w:val="24"/>
          </w:rPr>
          <w:t>27</w:t>
        </w:r>
      </w:hyperlink>
      <w:r w:rsidR="00F50B80">
        <w:rPr>
          <w:rFonts w:ascii="Times New Roman" w:hAnsi="Times New Roman" w:cs="Times New Roman"/>
          <w:noProof/>
          <w:sz w:val="24"/>
          <w:szCs w:val="24"/>
        </w:rPr>
        <w:t xml:space="preserve">, </w:t>
      </w:r>
      <w:hyperlink w:anchor="_ENREF_39" w:tooltip="Lavretsky, 2015 #50" w:history="1">
        <w:r w:rsidR="00F50B80">
          <w:rPr>
            <w:rFonts w:ascii="Times New Roman" w:hAnsi="Times New Roman" w:cs="Times New Roman"/>
            <w:noProof/>
            <w:sz w:val="24"/>
            <w:szCs w:val="24"/>
          </w:rPr>
          <w:t>39</w:t>
        </w:r>
      </w:hyperlink>
      <w:r w:rsidR="00F50B80">
        <w:rPr>
          <w:rFonts w:ascii="Times New Roman" w:hAnsi="Times New Roman" w:cs="Times New Roman"/>
          <w:noProof/>
          <w:sz w:val="24"/>
          <w:szCs w:val="24"/>
        </w:rPr>
        <w:t xml:space="preserve">, </w:t>
      </w:r>
      <w:hyperlink w:anchor="_ENREF_40" w:tooltip="Han, 2017 #110" w:history="1">
        <w:r w:rsidR="00F50B80">
          <w:rPr>
            <w:rFonts w:ascii="Times New Roman" w:hAnsi="Times New Roman" w:cs="Times New Roman"/>
            <w:noProof/>
            <w:sz w:val="24"/>
            <w:szCs w:val="24"/>
          </w:rPr>
          <w:t>40</w:t>
        </w:r>
      </w:hyperlink>
      <w:r w:rsidR="00F50B80">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 noteworthy consequence of these coinciding features was that both Tajima’s D of these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was not reduced in both mallard duck and spot-billed, whereas it is different with the case in flycatchers that </w:t>
      </w:r>
      <w:r>
        <w:rPr>
          <w:rFonts w:ascii="Times New Roman" w:hAnsi="Times New Roman" w:cs="Times New Roman" w:hint="eastAsia"/>
          <w:sz w:val="24"/>
          <w:szCs w:val="24"/>
        </w:rPr>
        <w:t>Tajima</w:t>
      </w:r>
      <w:r>
        <w:rPr>
          <w:rFonts w:ascii="Times New Roman" w:hAnsi="Times New Roman" w:cs="Times New Roman"/>
          <w:sz w:val="24"/>
          <w:szCs w:val="24"/>
        </w:rPr>
        <w:t>’</w:t>
      </w:r>
      <w:r>
        <w:rPr>
          <w:rFonts w:ascii="Times New Roman" w:hAnsi="Times New Roman" w:cs="Times New Roman" w:hint="eastAsia"/>
          <w:sz w:val="24"/>
          <w:szCs w:val="24"/>
        </w:rPr>
        <w:t>s D</w:t>
      </w:r>
      <w:r>
        <w:rPr>
          <w:rFonts w:ascii="Times New Roman" w:hAnsi="Times New Roman" w:cs="Times New Roman"/>
          <w:sz w:val="24"/>
          <w:szCs w:val="24"/>
        </w:rPr>
        <w:t xml:space="preserve"> of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was significantly reduced</w:t>
      </w:r>
      <w:r w:rsidR="007F43BE">
        <w:rPr>
          <w:rFonts w:ascii="Times New Roman" w:hAnsi="Times New Roman" w:cs="Times New Roman"/>
          <w:sz w:val="24"/>
          <w:szCs w:val="24"/>
        </w:rPr>
        <w:t xml:space="preserve"> (Fig 5f; </w:t>
      </w:r>
      <w:r w:rsidR="00FE792C">
        <w:rPr>
          <w:rFonts w:ascii="Times New Roman" w:hAnsi="Times New Roman" w:cs="Times New Roman"/>
          <w:sz w:val="24"/>
          <w:szCs w:val="24"/>
        </w:rPr>
        <w:t>Table S17</w:t>
      </w:r>
      <w:r w:rsidR="007F43BE">
        <w:rPr>
          <w:rFonts w:ascii="Times New Roman" w:hAnsi="Times New Roman" w:cs="Times New Roman"/>
          <w:sz w:val="24"/>
          <w:szCs w:val="24"/>
        </w:rPr>
        <w:t>)</w:t>
      </w:r>
      <w:r>
        <w:rPr>
          <w:rFonts w:ascii="Times New Roman" w:hAnsi="Times New Roman" w:cs="Times New Roman"/>
          <w:sz w:val="24"/>
          <w:szCs w:val="24"/>
        </w:rPr>
        <w:t xml:space="preserve">. Moreover, sequence divergence between </w:t>
      </w:r>
      <w:r>
        <w:rPr>
          <w:rFonts w:ascii="Times New Roman" w:hAnsi="Times New Roman" w:cs="Times New Roman"/>
          <w:sz w:val="24"/>
          <w:szCs w:val="24"/>
        </w:rPr>
        <w:lastRenderedPageBreak/>
        <w:t xml:space="preserve">mallard duck and spot-billed didn’t exceed background levels in </w:t>
      </w:r>
      <w:r w:rsidR="00F02A58">
        <w:rPr>
          <w:rFonts w:ascii="Times New Roman" w:hAnsi="Times New Roman" w:cs="Times New Roman"/>
          <w:sz w:val="24"/>
          <w:szCs w:val="24"/>
        </w:rPr>
        <w:t xml:space="preserve">high differentiation islands </w:t>
      </w:r>
      <w:r>
        <w:rPr>
          <w:rFonts w:ascii="Times New Roman" w:hAnsi="Times New Roman" w:cs="Times New Roman"/>
          <w:sz w:val="24"/>
          <w:szCs w:val="24"/>
        </w:rPr>
        <w:t xml:space="preserve">that is consistent with the observation in flycatchers, whereas Darwin’s finches’ study show elevated dxy in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w:t>
      </w:r>
      <w:r w:rsidR="00FE792C">
        <w:rPr>
          <w:rFonts w:ascii="Times New Roman" w:hAnsi="Times New Roman" w:cs="Times New Roman"/>
          <w:sz w:val="24"/>
          <w:szCs w:val="24"/>
        </w:rPr>
        <w:t>Discussion Section; Fig. S22</w:t>
      </w:r>
      <w:r>
        <w:rPr>
          <w:rFonts w:ascii="Times New Roman" w:hAnsi="Times New Roman" w:cs="Times New Roman"/>
          <w:sz w:val="24"/>
          <w:szCs w:val="24"/>
        </w:rPr>
        <w:t>)</w:t>
      </w:r>
      <w:r>
        <w:rPr>
          <w:rFonts w:ascii="Times New Roman" w:hAnsi="Times New Roman" w:cs="Times New Roman"/>
          <w:sz w:val="24"/>
          <w:szCs w:val="24"/>
        </w:rPr>
        <w:fldChar w:fldCharType="begin">
          <w:fldData xml:space="preserve">PEVuZE5vdGU+PENpdGU+PEF1dGhvcj5IYW48L0F1dGhvcj48WWVhcj4yMDE3PC9ZZWFyPjxSZWNO
dW0+MTEwPC9SZWNOdW0+PERpc3BsYXlUZXh0Pig0MCk8L0Rpc3BsYXlUZXh0PjxyZWNvcmQ+PHJl
Yy1udW1iZXI+MTEwPC9yZWMtbnVtYmVyPjxmb3JlaWduLWtleXM+PGtleSBhcHA9IkVOIiBkYi1p
ZD0iemQ5dnJyOXI0c3hwdm9leDB6Mngwc2VvOTV0eDlmZXhyOTV0IiB0aW1lc3RhbXA9IjE1Mzgy
ODkxMTciPjExMDwva2V5PjwvZm9yZWlnbi1rZXlzPjxyZWYtdHlwZSBuYW1lPSJKb3VybmFsIEFy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PC9wYWdlcz48dm9sdW1lPjI3PC92b2x1bWU+PG51bWJlcj42PC9udW1iZXI+PGVkaXRpb24+MjAx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PEVuZE5vdGU+PENpdGU+PEF1dGhvcj5IYW48L0F1dGhvcj48WWVhcj4yMDE3PC9ZZWFyPjxSZWNO
dW0+MTEwPC9SZWNOdW0+PERpc3BsYXlUZXh0Pig0MCk8L0Rpc3BsYXlUZXh0PjxyZWNvcmQ+PHJl
Yy1udW1iZXI+MTEwPC9yZWMtbnVtYmVyPjxmb3JlaWduLWtleXM+PGtleSBhcHA9IkVOIiBkYi1p
ZD0iemQ5dnJyOXI0c3hwdm9leDB6Mngwc2VvOTV0eDlmZXhyOTV0IiB0aW1lc3RhbXA9IjE1Mzgy
ODkxMTciPjExMDwva2V5PjwvZm9yZWlnbi1rZXlzPjxyZWYtdHlwZSBuYW1lPSJKb3VybmFsIEFy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PC9wYWdlcz48dm9sdW1lPjI3PC92b2x1bWU+PG51bWJlcj42PC9udW1iZXI+PGVkaXRpb24+MjAx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0" w:tooltip="Han, 2017 #110" w:history="1">
        <w:r w:rsidR="00F50B80">
          <w:rPr>
            <w:rFonts w:ascii="Times New Roman" w:hAnsi="Times New Roman" w:cs="Times New Roman"/>
            <w:noProof/>
            <w:sz w:val="24"/>
            <w:szCs w:val="24"/>
          </w:rPr>
          <w:t>40</w:t>
        </w:r>
      </w:hyperlink>
      <w:r w:rsidR="00F50B80">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w:t>
      </w:r>
    </w:p>
    <w:p w14:paraId="76E3E708" w14:textId="77777777" w:rsidR="006104D4" w:rsidRDefault="006104D4" w:rsidP="006104D4">
      <w:pPr>
        <w:tabs>
          <w:tab w:val="left" w:pos="3261"/>
        </w:tabs>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I</w:t>
      </w:r>
      <w:r>
        <w:rPr>
          <w:rFonts w:ascii="Times New Roman" w:hAnsi="Times New Roman" w:cs="Times New Roman" w:hint="eastAsia"/>
          <w:b/>
          <w:sz w:val="24"/>
          <w:szCs w:val="24"/>
        </w:rPr>
        <w:t>dentification of selective sweep regions in domestic duck</w:t>
      </w:r>
    </w:p>
    <w:p w14:paraId="202308AE" w14:textId="3C4B1362" w:rsidR="006104D4" w:rsidRDefault="006104D4" w:rsidP="006104D4">
      <w:pPr>
        <w:autoSpaceDE w:val="0"/>
        <w:autoSpaceDN w:val="0"/>
        <w:adjustRightInd w:val="0"/>
        <w:spacing w:line="480" w:lineRule="auto"/>
        <w:rPr>
          <w:rStyle w:val="apple-converted-space"/>
          <w:rFonts w:ascii="Times New Roman" w:hAnsi="Times New Roman" w:cs="Times New Roman"/>
          <w:color w:val="000000" w:themeColor="text1"/>
          <w:sz w:val="24"/>
          <w:szCs w:val="24"/>
          <w:shd w:val="clear" w:color="auto" w:fill="FFFFFF"/>
        </w:rPr>
      </w:pPr>
      <w:r>
        <w:rPr>
          <w:rFonts w:ascii="Times New Roman" w:hAnsi="Times New Roman" w:cs="Times New Roman" w:hint="eastAsia"/>
          <w:sz w:val="24"/>
          <w:szCs w:val="24"/>
        </w:rPr>
        <w:t>To de</w:t>
      </w:r>
      <w:bookmarkStart w:id="149" w:name="_GoBack"/>
      <w:bookmarkEnd w:id="149"/>
      <w:r>
        <w:rPr>
          <w:rFonts w:ascii="Times New Roman" w:hAnsi="Times New Roman" w:cs="Times New Roman" w:hint="eastAsia"/>
          <w:sz w:val="24"/>
          <w:szCs w:val="24"/>
        </w:rPr>
        <w:t xml:space="preserve">tect genomic regions under </w:t>
      </w:r>
      <w:r>
        <w:rPr>
          <w:rFonts w:ascii="Times New Roman" w:hAnsi="Times New Roman" w:cs="Times New Roman"/>
          <w:sz w:val="24"/>
          <w:szCs w:val="24"/>
        </w:rPr>
        <w:t xml:space="preserve">domestic </w:t>
      </w:r>
      <w:r>
        <w:rPr>
          <w:rFonts w:ascii="Times New Roman" w:hAnsi="Times New Roman" w:cs="Times New Roman" w:hint="eastAsia"/>
          <w:sz w:val="24"/>
          <w:szCs w:val="24"/>
        </w:rPr>
        <w:t xml:space="preserve">selection, we searched the </w:t>
      </w:r>
      <w:r>
        <w:rPr>
          <w:rFonts w:ascii="Times New Roman" w:hAnsi="Times New Roman" w:cs="Times New Roman"/>
          <w:sz w:val="24"/>
          <w:szCs w:val="24"/>
        </w:rPr>
        <w:t>duck</w:t>
      </w:r>
      <w:r>
        <w:rPr>
          <w:rFonts w:ascii="Times New Roman" w:hAnsi="Times New Roman" w:cs="Times New Roman" w:hint="eastAsia"/>
          <w:sz w:val="24"/>
          <w:szCs w:val="24"/>
        </w:rPr>
        <w:t xml:space="preserve"> genome for regions with reduced heterozygosity (Hp) and/or increased </w:t>
      </w:r>
      <w:r>
        <w:rPr>
          <w:rFonts w:ascii="Times New Roman" w:hAnsi="Times New Roman" w:cs="Times New Roman"/>
          <w:sz w:val="24"/>
          <w:szCs w:val="24"/>
        </w:rPr>
        <w:t>fixation i</w:t>
      </w:r>
      <w:r>
        <w:rPr>
          <w:rFonts w:ascii="Times New Roman" w:hAnsi="Times New Roman" w:cs="Times New Roman" w:hint="eastAsia"/>
          <w:sz w:val="24"/>
          <w:szCs w:val="24"/>
        </w:rPr>
        <w:t>n</w:t>
      </w:r>
      <w:r>
        <w:rPr>
          <w:rFonts w:ascii="Times New Roman" w:hAnsi="Times New Roman" w:cs="Times New Roman"/>
          <w:sz w:val="24"/>
          <w:szCs w:val="24"/>
        </w:rPr>
        <w:t>dex</w:t>
      </w:r>
      <w:r>
        <w:rPr>
          <w:rFonts w:ascii="Times New Roman" w:hAnsi="Times New Roman" w:cs="Times New Roman" w:hint="eastAsia"/>
          <w:sz w:val="24"/>
          <w:szCs w:val="24"/>
        </w:rPr>
        <w:t xml:space="preserv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using methods similar to the chicken and dog genome (Materials and Methods)</w:t>
      </w:r>
      <w:r>
        <w:rPr>
          <w:rFonts w:ascii="Times New Roman" w:hAnsi="Times New Roman" w:cs="Times New Roman"/>
          <w:sz w:val="24"/>
          <w:szCs w:val="24"/>
        </w:rPr>
        <w:fldChar w:fldCharType="begin">
          <w:fldData xml:space="preserve">PEVuZE5vdGU+PENpdGU+PEF1dGhvcj5SdWJpbjwvQXV0aG9yPjxZZWFyPjIwMTA8L1llYXI+PFJl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PEVuZE5vdGU+PENpdGU+PEF1dGhvcj5SdWJpbjwvQXV0aG9yPjxZZWFyPjIwMTA8L1llYXI+PFJl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3" w:tooltip="Axelsson, 2013 #5" w:history="1">
        <w:r w:rsidR="00F50B80">
          <w:rPr>
            <w:rFonts w:ascii="Times New Roman" w:hAnsi="Times New Roman" w:cs="Times New Roman"/>
            <w:noProof/>
            <w:sz w:val="24"/>
            <w:szCs w:val="24"/>
          </w:rPr>
          <w:t>3</w:t>
        </w:r>
      </w:hyperlink>
      <w:r w:rsidR="004D577F">
        <w:rPr>
          <w:rFonts w:ascii="Times New Roman" w:hAnsi="Times New Roman" w:cs="Times New Roman"/>
          <w:noProof/>
          <w:sz w:val="24"/>
          <w:szCs w:val="24"/>
        </w:rPr>
        <w:t xml:space="preserve">, </w:t>
      </w:r>
      <w:hyperlink w:anchor="_ENREF_4" w:tooltip="Rubin, 2010 #34" w:history="1">
        <w:r w:rsidR="00F50B80">
          <w:rPr>
            <w:rFonts w:ascii="Times New Roman" w:hAnsi="Times New Roman" w:cs="Times New Roman"/>
            <w:noProof/>
            <w:sz w:val="24"/>
            <w:szCs w:val="24"/>
          </w:rPr>
          <w:t>4</w:t>
        </w:r>
      </w:hyperlink>
      <w:r w:rsidR="004D577F">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We Z-transformed the Hp (Z(Hp)) and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(Z(</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distributions </w:t>
      </w:r>
      <w:r>
        <w:rPr>
          <w:rFonts w:ascii="Times New Roman" w:hAnsi="Times New Roman" w:cs="Times New Roman"/>
          <w:sz w:val="24"/>
          <w:szCs w:val="24"/>
        </w:rPr>
        <w:t>of</w:t>
      </w:r>
      <w:r>
        <w:rPr>
          <w:rFonts w:ascii="Times New Roman" w:hAnsi="Times New Roman" w:cs="Times New Roman" w:hint="eastAsia"/>
          <w:sz w:val="24"/>
          <w:szCs w:val="24"/>
        </w:rPr>
        <w:t xml:space="preserve"> autosomes and sex-chromosomes separately, and focused on putatively selective sweep regions falling at least four/two standard deviations away from the mean of the genome-wide Z(Hp) and Z(</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w:t>
      </w:r>
      <w:r>
        <w:rPr>
          <w:rFonts w:ascii="Times New Roman" w:hAnsi="Times New Roman" w:cs="Times New Roman"/>
          <w:sz w:val="24"/>
          <w:szCs w:val="24"/>
        </w:rPr>
        <w:t>of</w:t>
      </w:r>
      <w:r>
        <w:rPr>
          <w:rFonts w:ascii="Times New Roman" w:hAnsi="Times New Roman" w:cs="Times New Roman" w:hint="eastAsia"/>
          <w:sz w:val="24"/>
          <w:szCs w:val="24"/>
        </w:rPr>
        <w:t xml:space="preserve"> autosomes and sex-chromosomes separately (</w:t>
      </w:r>
      <w:r w:rsidR="00724D98">
        <w:rPr>
          <w:rFonts w:ascii="Times New Roman" w:hAnsi="Times New Roman" w:cs="Times New Roman"/>
          <w:sz w:val="24"/>
          <w:szCs w:val="24"/>
        </w:rPr>
        <w:t xml:space="preserve">Fig. S23-S25; </w:t>
      </w:r>
      <w:r>
        <w:rPr>
          <w:rFonts w:ascii="Times New Roman" w:hAnsi="Times New Roman" w:cs="Times New Roman" w:hint="eastAsia"/>
          <w:sz w:val="24"/>
          <w:szCs w:val="24"/>
        </w:rPr>
        <w:t xml:space="preserve">Materials and Methods). This effort identified </w:t>
      </w:r>
      <w:r w:rsidRPr="00594C1F">
        <w:rPr>
          <w:rFonts w:ascii="Times New Roman" w:hAnsi="Times New Roman" w:cs="Times New Roman"/>
          <w:sz w:val="24"/>
          <w:szCs w:val="24"/>
        </w:rPr>
        <w:t>137</w:t>
      </w:r>
      <w:r>
        <w:rPr>
          <w:rFonts w:ascii="Times New Roman" w:hAnsi="Times New Roman" w:cs="Times New Roman" w:hint="eastAsia"/>
          <w:sz w:val="24"/>
          <w:szCs w:val="24"/>
        </w:rPr>
        <w:t xml:space="preserve"> regions with extremely low levels of Hp (average length = </w:t>
      </w:r>
      <w:r w:rsidRPr="00B8664D">
        <w:rPr>
          <w:rFonts w:ascii="Times New Roman" w:hAnsi="Times New Roman" w:cs="Times New Roman"/>
          <w:sz w:val="24"/>
          <w:szCs w:val="24"/>
        </w:rPr>
        <w:t>63</w:t>
      </w:r>
      <w:r>
        <w:rPr>
          <w:rFonts w:ascii="Times New Roman" w:hAnsi="Times New Roman" w:cs="Times New Roman" w:hint="eastAsia"/>
          <w:sz w:val="24"/>
          <w:szCs w:val="24"/>
        </w:rPr>
        <w:t>.</w:t>
      </w:r>
      <w:r w:rsidRPr="00B8664D">
        <w:rPr>
          <w:rFonts w:ascii="Times New Roman" w:hAnsi="Times New Roman" w:cs="Times New Roman"/>
          <w:sz w:val="24"/>
          <w:szCs w:val="24"/>
        </w:rPr>
        <w:t>623</w:t>
      </w:r>
      <w:r>
        <w:rPr>
          <w:rFonts w:ascii="Times New Roman" w:hAnsi="Times New Roman" w:cs="Times New Roman"/>
          <w:sz w:val="24"/>
          <w:szCs w:val="24"/>
        </w:rPr>
        <w:t>0</w:t>
      </w:r>
      <w:r>
        <w:rPr>
          <w:rFonts w:ascii="Times New Roman" w:hAnsi="Times New Roman" w:cs="Times New Roman" w:hint="eastAsia"/>
          <w:sz w:val="24"/>
          <w:szCs w:val="24"/>
        </w:rPr>
        <w:t xml:space="preserve"> kb, average Hp = </w:t>
      </w:r>
      <w:r w:rsidRPr="002629FE">
        <w:rPr>
          <w:rFonts w:ascii="Times New Roman" w:hAnsi="Times New Roman" w:cs="Times New Roman"/>
          <w:sz w:val="24"/>
          <w:szCs w:val="24"/>
        </w:rPr>
        <w:t>0.2</w:t>
      </w:r>
      <w:r>
        <w:rPr>
          <w:rFonts w:ascii="Times New Roman" w:hAnsi="Times New Roman" w:cs="Times New Roman" w:hint="eastAsia"/>
          <w:sz w:val="24"/>
          <w:szCs w:val="24"/>
        </w:rPr>
        <w:t>1</w:t>
      </w:r>
      <w:r>
        <w:rPr>
          <w:rFonts w:ascii="Times New Roman" w:hAnsi="Times New Roman" w:cs="Times New Roman"/>
          <w:sz w:val="24"/>
          <w:szCs w:val="24"/>
        </w:rPr>
        <w:t>00</w:t>
      </w:r>
      <w:r>
        <w:rPr>
          <w:rFonts w:ascii="Times New Roman" w:hAnsi="Times New Roman" w:cs="Times New Roman" w:hint="eastAsia"/>
          <w:sz w:val="24"/>
          <w:szCs w:val="24"/>
        </w:rPr>
        <w:t xml:space="preserve"> for autosomes; Hp =</w:t>
      </w:r>
      <w:r>
        <w:rPr>
          <w:rFonts w:ascii="Times New Roman" w:hAnsi="Times New Roman" w:cs="Times New Roman"/>
          <w:sz w:val="24"/>
          <w:szCs w:val="24"/>
        </w:rPr>
        <w:t xml:space="preserve"> </w:t>
      </w:r>
      <w:r w:rsidRPr="003B7F35">
        <w:rPr>
          <w:rFonts w:ascii="Times New Roman" w:hAnsi="Times New Roman" w:cs="Times New Roman"/>
          <w:sz w:val="24"/>
          <w:szCs w:val="24"/>
        </w:rPr>
        <w:t>0.2470</w:t>
      </w:r>
      <w:r w:rsidRPr="00594C1F">
        <w:rPr>
          <w:rFonts w:ascii="Times New Roman" w:hAnsi="Times New Roman" w:cs="Times New Roman"/>
          <w:sz w:val="24"/>
          <w:szCs w:val="24"/>
        </w:rPr>
        <w:t xml:space="preserve"> </w:t>
      </w:r>
      <w:r>
        <w:rPr>
          <w:rFonts w:ascii="Times New Roman" w:hAnsi="Times New Roman" w:cs="Times New Roman" w:hint="eastAsia"/>
          <w:sz w:val="24"/>
          <w:szCs w:val="24"/>
        </w:rPr>
        <w:t xml:space="preserve">for sex-chromosomes), and </w:t>
      </w:r>
      <w:r w:rsidRPr="00594C1F">
        <w:rPr>
          <w:rFonts w:ascii="Times New Roman" w:hAnsi="Times New Roman" w:cs="Times New Roman"/>
          <w:sz w:val="24"/>
          <w:szCs w:val="24"/>
        </w:rPr>
        <w:t>145</w:t>
      </w:r>
      <w:r>
        <w:rPr>
          <w:rFonts w:ascii="Times New Roman" w:hAnsi="Times New Roman" w:cs="Times New Roman" w:hint="eastAsia"/>
          <w:sz w:val="24"/>
          <w:szCs w:val="24"/>
        </w:rPr>
        <w:t xml:space="preserve"> regions with </w:t>
      </w:r>
      <w:r>
        <w:rPr>
          <w:rFonts w:ascii="Times New Roman" w:hAnsi="Times New Roman" w:cs="Times New Roman"/>
          <w:sz w:val="24"/>
          <w:szCs w:val="24"/>
        </w:rPr>
        <w:t>significantly</w:t>
      </w:r>
      <w:r>
        <w:rPr>
          <w:rFonts w:ascii="Times New Roman" w:hAnsi="Times New Roman" w:cs="Times New Roman" w:hint="eastAsia"/>
          <w:sz w:val="24"/>
          <w:szCs w:val="24"/>
        </w:rPr>
        <w:t xml:space="preserve"> elevated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values (average </w:t>
      </w:r>
      <w:r>
        <w:rPr>
          <w:rFonts w:ascii="Times New Roman" w:hAnsi="Times New Roman" w:cs="Times New Roman"/>
          <w:sz w:val="24"/>
          <w:szCs w:val="24"/>
        </w:rPr>
        <w:t>length</w:t>
      </w:r>
      <w:r>
        <w:rPr>
          <w:rFonts w:ascii="Times New Roman" w:hAnsi="Times New Roman" w:cs="Times New Roman" w:hint="eastAsia"/>
          <w:sz w:val="24"/>
          <w:szCs w:val="24"/>
        </w:rPr>
        <w:t xml:space="preserve"> = </w:t>
      </w:r>
      <w:r w:rsidRPr="00594C1F">
        <w:rPr>
          <w:rFonts w:ascii="Times New Roman" w:hAnsi="Times New Roman" w:cs="Times New Roman"/>
          <w:sz w:val="24"/>
          <w:szCs w:val="24"/>
        </w:rPr>
        <w:t>58.767</w:t>
      </w:r>
      <w:r>
        <w:rPr>
          <w:rFonts w:ascii="Times New Roman" w:hAnsi="Times New Roman" w:cs="Times New Roman"/>
          <w:sz w:val="24"/>
          <w:szCs w:val="24"/>
        </w:rPr>
        <w:t>0</w:t>
      </w:r>
      <w:r>
        <w:rPr>
          <w:rFonts w:ascii="Times New Roman" w:hAnsi="Times New Roman" w:cs="Times New Roman" w:hint="eastAsia"/>
          <w:sz w:val="24"/>
          <w:szCs w:val="24"/>
        </w:rPr>
        <w:t xml:space="preserve"> kb, average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 </w:t>
      </w:r>
      <w:r w:rsidRPr="003B7F35">
        <w:rPr>
          <w:rFonts w:ascii="Times New Roman" w:hAnsi="Times New Roman" w:cs="Times New Roman"/>
          <w:sz w:val="24"/>
          <w:szCs w:val="24"/>
        </w:rPr>
        <w:t>0.539</w:t>
      </w:r>
      <w:r w:rsidRPr="00FB697F">
        <w:rPr>
          <w:rFonts w:ascii="Times New Roman" w:hAnsi="Times New Roman" w:cs="Times New Roman"/>
          <w:sz w:val="24"/>
          <w:szCs w:val="24"/>
        </w:rPr>
        <w:t>0</w:t>
      </w:r>
      <w:r>
        <w:rPr>
          <w:rFonts w:ascii="Times New Roman" w:hAnsi="Times New Roman" w:cs="Times New Roman" w:hint="eastAsia"/>
          <w:sz w:val="24"/>
          <w:szCs w:val="24"/>
        </w:rPr>
        <w:t xml:space="preserve"> </w:t>
      </w:r>
      <w:r>
        <w:rPr>
          <w:rFonts w:ascii="Times New Roman" w:hAnsi="Times New Roman" w:cs="Times New Roman"/>
          <w:sz w:val="24"/>
          <w:szCs w:val="24"/>
        </w:rPr>
        <w:t>for autosomes</w:t>
      </w:r>
      <w:r>
        <w:rPr>
          <w:rFonts w:ascii="Times New Roman" w:hAnsi="Times New Roman" w:cs="Times New Roman" w:hint="eastAsia"/>
          <w:sz w:val="24"/>
          <w:szCs w:val="24"/>
        </w:rPr>
        <w:t>, average</w:t>
      </w:r>
      <w:r>
        <w:rPr>
          <w:rFonts w:ascii="Times New Roman" w:hAnsi="Times New Roman" w:cs="Times New Roman"/>
          <w:i/>
          <w:sz w:val="24"/>
          <w:szCs w:val="24"/>
        </w:rPr>
        <w:t xml:space="preserv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Del="00DD0FC1">
        <w:rPr>
          <w:rFonts w:ascii="Times New Roman" w:hAnsi="Times New Roman" w:cs="Times New Roman" w:hint="eastAsia"/>
          <w:sz w:val="24"/>
          <w:szCs w:val="24"/>
        </w:rPr>
        <w:t xml:space="preserve"> </w:t>
      </w:r>
      <w:r>
        <w:rPr>
          <w:rFonts w:ascii="Times New Roman" w:hAnsi="Times New Roman" w:cs="Times New Roman" w:hint="eastAsia"/>
          <w:sz w:val="24"/>
          <w:szCs w:val="24"/>
        </w:rPr>
        <w:t>= 0.394</w:t>
      </w:r>
      <w:r>
        <w:rPr>
          <w:rFonts w:ascii="Times New Roman" w:hAnsi="Times New Roman" w:cs="Times New Roman"/>
          <w:sz w:val="24"/>
          <w:szCs w:val="24"/>
        </w:rPr>
        <w:t xml:space="preserve"> for sex-chromosomes</w:t>
      </w:r>
      <w:r>
        <w:rPr>
          <w:rFonts w:ascii="Times New Roman" w:hAnsi="Times New Roman" w:cs="Times New Roman" w:hint="eastAsia"/>
          <w:sz w:val="24"/>
          <w:szCs w:val="24"/>
        </w:rPr>
        <w:t>). However, only a small proportion (</w:t>
      </w:r>
      <w:r w:rsidRPr="00594C1F">
        <w:rPr>
          <w:rFonts w:ascii="Times New Roman" w:hAnsi="Times New Roman" w:cs="Times New Roman"/>
          <w:sz w:val="24"/>
          <w:szCs w:val="24"/>
        </w:rPr>
        <w:t>17 regions covering 7.4 Mb</w:t>
      </w:r>
      <w:r>
        <w:rPr>
          <w:rFonts w:ascii="Times New Roman" w:hAnsi="Times New Roman" w:cs="Times New Roman"/>
          <w:sz w:val="24"/>
          <w:szCs w:val="24"/>
        </w:rPr>
        <w:t xml:space="preserve"> and</w:t>
      </w:r>
      <w:r>
        <w:rPr>
          <w:rFonts w:ascii="Times New Roman" w:hAnsi="Times New Roman" w:cs="Times New Roman" w:hint="eastAsia"/>
          <w:sz w:val="24"/>
          <w:szCs w:val="24"/>
        </w:rPr>
        <w:t xml:space="preserve"> contain</w:t>
      </w:r>
      <w:r>
        <w:rPr>
          <w:rFonts w:ascii="Times New Roman" w:hAnsi="Times New Roman" w:cs="Times New Roman"/>
          <w:sz w:val="24"/>
          <w:szCs w:val="24"/>
        </w:rPr>
        <w:t>ing</w:t>
      </w:r>
      <w:r>
        <w:rPr>
          <w:rFonts w:ascii="Times New Roman" w:hAnsi="Times New Roman" w:cs="Times New Roman" w:hint="eastAsia"/>
          <w:sz w:val="24"/>
          <w:szCs w:val="24"/>
        </w:rPr>
        <w:t xml:space="preserve"> 36 genes;</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9 of these regions located in autosomes) putative selective sweep regions were predicted using both extremely low levels of </w:t>
      </w:r>
      <w:r w:rsidRPr="007C57DA">
        <w:rPr>
          <w:rFonts w:ascii="Times New Roman" w:hAnsi="Times New Roman" w:cs="Times New Roman" w:hint="eastAsia"/>
          <w:sz w:val="24"/>
          <w:szCs w:val="24"/>
        </w:rPr>
        <w:t>Hp</w:t>
      </w:r>
      <w:r>
        <w:rPr>
          <w:rFonts w:ascii="Times New Roman" w:hAnsi="Times New Roman" w:cs="Times New Roman" w:hint="eastAsia"/>
          <w:sz w:val="24"/>
          <w:szCs w:val="24"/>
        </w:rPr>
        <w:t xml:space="preserve"> and </w:t>
      </w:r>
      <w:r>
        <w:rPr>
          <w:rFonts w:ascii="Times New Roman" w:hAnsi="Times New Roman" w:cs="Times New Roman"/>
          <w:sz w:val="24"/>
          <w:szCs w:val="24"/>
        </w:rPr>
        <w:t>significantly</w:t>
      </w:r>
      <w:r>
        <w:rPr>
          <w:rFonts w:ascii="Times New Roman" w:hAnsi="Times New Roman" w:cs="Times New Roman" w:hint="eastAsia"/>
          <w:sz w:val="24"/>
          <w:szCs w:val="24"/>
        </w:rPr>
        <w:t xml:space="preserve"> elevated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values</w:t>
      </w:r>
      <w:r w:rsidR="003B0A2B">
        <w:rPr>
          <w:rFonts w:ascii="Times New Roman" w:hAnsi="Times New Roman" w:cs="Times New Roman"/>
          <w:sz w:val="24"/>
          <w:szCs w:val="24"/>
        </w:rPr>
        <w:t xml:space="preserve"> (</w:t>
      </w:r>
      <w:r w:rsidR="00542052">
        <w:rPr>
          <w:rFonts w:ascii="Times New Roman" w:hAnsi="Times New Roman" w:cs="Times New Roman"/>
          <w:sz w:val="24"/>
          <w:szCs w:val="24"/>
        </w:rPr>
        <w:t>Fig. S26</w:t>
      </w:r>
      <w:r w:rsidR="003B0A2B">
        <w:rPr>
          <w:rFonts w:ascii="Times New Roman" w:hAnsi="Times New Roman" w:cs="Times New Roman"/>
          <w:sz w:val="24"/>
          <w:szCs w:val="24"/>
        </w:rPr>
        <w:t>)</w:t>
      </w:r>
      <w:r>
        <w:rPr>
          <w:rFonts w:ascii="Times New Roman" w:hAnsi="Times New Roman" w:cs="Times New Roman" w:hint="eastAsia"/>
          <w:sz w:val="24"/>
          <w:szCs w:val="24"/>
        </w:rPr>
        <w:t xml:space="preserve">. Such observation might be partly attributed to that the domestic lineage and wild lineage were under different evolutionary patterns after they had diverged about </w:t>
      </w:r>
      <w:r w:rsidRPr="00C6001A">
        <w:rPr>
          <w:rFonts w:ascii="Times New Roman" w:hAnsi="Times New Roman" w:cs="Times New Roman"/>
          <w:sz w:val="24"/>
          <w:szCs w:val="24"/>
        </w:rPr>
        <w:t>10</w:t>
      </w:r>
      <w:r w:rsidRPr="00C049BA">
        <w:rPr>
          <w:rFonts w:ascii="Times New Roman" w:hAnsi="Times New Roman" w:cs="Times New Roman"/>
          <w:sz w:val="24"/>
          <w:szCs w:val="24"/>
        </w:rPr>
        <w:t>0</w:t>
      </w:r>
      <w:r>
        <w:rPr>
          <w:rFonts w:ascii="Times New Roman" w:hAnsi="Times New Roman" w:cs="Times New Roman"/>
          <w:sz w:val="24"/>
          <w:szCs w:val="24"/>
        </w:rPr>
        <w:t xml:space="preserve"> ~200 Kyrs.</w:t>
      </w:r>
      <w:r>
        <w:rPr>
          <w:rFonts w:ascii="Times New Roman" w:hAnsi="Times New Roman" w:cs="Times New Roman" w:hint="eastAsia"/>
          <w:sz w:val="24"/>
          <w:szCs w:val="24"/>
        </w:rPr>
        <w:t xml:space="preserve"> For example, the wild lineage (mallard duck and spot-</w:t>
      </w:r>
      <w:r>
        <w:rPr>
          <w:rFonts w:ascii="Times New Roman" w:hAnsi="Times New Roman" w:cs="Times New Roman" w:hint="eastAsia"/>
          <w:sz w:val="24"/>
          <w:szCs w:val="24"/>
        </w:rPr>
        <w:lastRenderedPageBreak/>
        <w:t>billed ancestors) seemed to benefit from positive selection and dramatically increased their effective population sizes once or twice times, while the domestic lineage dramatically declined their effective population sizes during LGP (Fig. 3</w:t>
      </w:r>
      <w:r w:rsidR="00134D05">
        <w:rPr>
          <w:rFonts w:ascii="Times New Roman" w:hAnsi="Times New Roman" w:cs="Times New Roman"/>
          <w:sz w:val="24"/>
          <w:szCs w:val="24"/>
        </w:rPr>
        <w:t>; Fig. S17</w:t>
      </w:r>
      <w:r>
        <w:rPr>
          <w:rFonts w:ascii="Times New Roman" w:hAnsi="Times New Roman" w:cs="Times New Roman" w:hint="eastAsia"/>
          <w:sz w:val="24"/>
          <w:szCs w:val="24"/>
        </w:rPr>
        <w:t xml:space="preserve">). This complex demographic history of the domestic and wild lineage might affect the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distribution. W</w:t>
      </w:r>
      <w:r>
        <w:rPr>
          <w:rStyle w:val="apple-converted-space"/>
          <w:rFonts w:ascii="Times New Roman" w:hAnsi="Times New Roman" w:cs="Times New Roman" w:hint="eastAsia"/>
          <w:color w:val="000000" w:themeColor="text1"/>
          <w:sz w:val="24"/>
          <w:szCs w:val="24"/>
          <w:shd w:val="clear" w:color="auto" w:fill="FFFFFF"/>
        </w:rPr>
        <w:t xml:space="preserve">e therefore focused on these </w:t>
      </w:r>
      <w:r w:rsidRPr="00594C1F">
        <w:rPr>
          <w:rStyle w:val="apple-converted-space"/>
          <w:rFonts w:ascii="Times New Roman" w:hAnsi="Times New Roman" w:cs="Times New Roman"/>
          <w:color w:val="000000" w:themeColor="text1"/>
          <w:sz w:val="24"/>
          <w:szCs w:val="24"/>
          <w:shd w:val="clear" w:color="auto" w:fill="FFFFFF"/>
        </w:rPr>
        <w:t>137</w:t>
      </w:r>
      <w:r>
        <w:rPr>
          <w:rStyle w:val="apple-converted-space"/>
          <w:rFonts w:ascii="Times New Roman" w:hAnsi="Times New Roman" w:cs="Times New Roman" w:hint="eastAsia"/>
          <w:color w:val="000000" w:themeColor="text1"/>
          <w:sz w:val="24"/>
          <w:szCs w:val="24"/>
          <w:shd w:val="clear" w:color="auto" w:fill="FFFFFF"/>
        </w:rPr>
        <w:t xml:space="preserve"> candidate domestic regions (CDRs) showing extremely lower levels of heterozygosity (</w:t>
      </w:r>
      <w:r w:rsidR="00971E01">
        <w:rPr>
          <w:rStyle w:val="apple-converted-space"/>
          <w:rFonts w:ascii="Times New Roman" w:hAnsi="Times New Roman" w:cs="Times New Roman"/>
          <w:color w:val="000000" w:themeColor="text1"/>
          <w:sz w:val="24"/>
          <w:szCs w:val="24"/>
          <w:shd w:val="clear" w:color="auto" w:fill="FFFFFF"/>
        </w:rPr>
        <w:t>SI Appendix</w:t>
      </w:r>
      <w:r w:rsidR="00B56D8F">
        <w:rPr>
          <w:rStyle w:val="apple-converted-space"/>
          <w:rFonts w:ascii="Times New Roman" w:hAnsi="Times New Roman" w:cs="Times New Roman"/>
          <w:color w:val="000000" w:themeColor="text1"/>
          <w:sz w:val="24"/>
          <w:szCs w:val="24"/>
          <w:shd w:val="clear" w:color="auto" w:fill="FFFFFF"/>
        </w:rPr>
        <w:t>; Fig. S18</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W</w:t>
      </w:r>
      <w:r>
        <w:rPr>
          <w:rStyle w:val="apple-converted-space"/>
          <w:rFonts w:ascii="Times New Roman" w:hAnsi="Times New Roman" w:cs="Times New Roman" w:hint="eastAsia"/>
          <w:color w:val="000000" w:themeColor="text1"/>
          <w:sz w:val="24"/>
          <w:szCs w:val="24"/>
          <w:shd w:val="clear" w:color="auto" w:fill="FFFFFF"/>
        </w:rPr>
        <w:t xml:space="preserve">e found that </w:t>
      </w:r>
      <w:r w:rsidRPr="00594C1F">
        <w:rPr>
          <w:rStyle w:val="apple-converted-space"/>
          <w:rFonts w:ascii="Times New Roman" w:hAnsi="Times New Roman" w:cs="Times New Roman"/>
          <w:color w:val="000000" w:themeColor="text1"/>
          <w:sz w:val="24"/>
          <w:szCs w:val="24"/>
          <w:shd w:val="clear" w:color="auto" w:fill="FFFFFF"/>
        </w:rPr>
        <w:t>131</w:t>
      </w:r>
      <w:r w:rsidRPr="003769DB">
        <w:rPr>
          <w:rStyle w:val="apple-converted-space"/>
          <w:rFonts w:ascii="Times New Roman" w:hAnsi="Times New Roman" w:cs="Times New Roman" w:hint="eastAsia"/>
          <w:color w:val="000000" w:themeColor="text1"/>
          <w:sz w:val="24"/>
          <w:szCs w:val="24"/>
          <w:shd w:val="clear" w:color="auto" w:fill="FFFFFF"/>
        </w:rPr>
        <w:t xml:space="preserve"> genes and </w:t>
      </w:r>
      <w:r w:rsidRPr="00594C1F">
        <w:rPr>
          <w:rStyle w:val="apple-converted-space"/>
          <w:rFonts w:ascii="Times New Roman" w:hAnsi="Times New Roman" w:cs="Times New Roman"/>
          <w:color w:val="000000" w:themeColor="text1"/>
          <w:sz w:val="24"/>
          <w:szCs w:val="24"/>
          <w:shd w:val="clear" w:color="auto" w:fill="FFFFFF"/>
        </w:rPr>
        <w:t>289</w:t>
      </w:r>
      <w:r w:rsidRPr="003769DB">
        <w:rPr>
          <w:rStyle w:val="apple-converted-space"/>
          <w:rFonts w:ascii="Times New Roman" w:hAnsi="Times New Roman" w:cs="Times New Roman" w:hint="eastAsia"/>
          <w:color w:val="000000" w:themeColor="text1"/>
          <w:sz w:val="24"/>
          <w:szCs w:val="24"/>
          <w:shd w:val="clear" w:color="auto" w:fill="FFFFFF"/>
        </w:rPr>
        <w:t xml:space="preserve"> miRNAs contained in </w:t>
      </w:r>
      <w:r w:rsidRPr="00594C1F">
        <w:rPr>
          <w:rStyle w:val="apple-converted-space"/>
          <w:rFonts w:ascii="Times New Roman" w:hAnsi="Times New Roman" w:cs="Times New Roman"/>
          <w:color w:val="000000" w:themeColor="text1"/>
          <w:sz w:val="24"/>
          <w:szCs w:val="24"/>
          <w:shd w:val="clear" w:color="auto" w:fill="FFFFFF"/>
        </w:rPr>
        <w:t>80</w:t>
      </w:r>
      <w:r w:rsidRPr="003769DB">
        <w:rPr>
          <w:rStyle w:val="apple-converted-space"/>
          <w:rFonts w:ascii="Times New Roman" w:hAnsi="Times New Roman" w:cs="Times New Roman" w:hint="eastAsia"/>
          <w:color w:val="000000" w:themeColor="text1"/>
          <w:sz w:val="24"/>
          <w:szCs w:val="24"/>
          <w:shd w:val="clear" w:color="auto" w:fill="FFFFFF"/>
        </w:rPr>
        <w:t xml:space="preserve"> of these CDRs, while </w:t>
      </w:r>
      <w:r w:rsidRPr="00594C1F">
        <w:rPr>
          <w:rStyle w:val="apple-converted-space"/>
          <w:rFonts w:ascii="Times New Roman" w:hAnsi="Times New Roman" w:cs="Times New Roman"/>
          <w:color w:val="000000" w:themeColor="text1"/>
          <w:sz w:val="24"/>
          <w:szCs w:val="24"/>
          <w:shd w:val="clear" w:color="auto" w:fill="FFFFFF"/>
        </w:rPr>
        <w:t>47</w:t>
      </w:r>
      <w:r w:rsidRPr="003769DB">
        <w:rPr>
          <w:rStyle w:val="apple-converted-space"/>
          <w:rFonts w:ascii="Times New Roman" w:hAnsi="Times New Roman" w:cs="Times New Roman" w:hint="eastAsia"/>
          <w:color w:val="000000" w:themeColor="text1"/>
          <w:sz w:val="24"/>
          <w:szCs w:val="24"/>
          <w:shd w:val="clear" w:color="auto" w:fill="FFFFFF"/>
        </w:rPr>
        <w:t xml:space="preserve"> genes closest to one of </w:t>
      </w:r>
      <w:r w:rsidRPr="00594C1F">
        <w:rPr>
          <w:rStyle w:val="apple-converted-space"/>
          <w:rFonts w:ascii="Times New Roman" w:hAnsi="Times New Roman" w:cs="Times New Roman"/>
          <w:color w:val="000000" w:themeColor="text1"/>
          <w:sz w:val="24"/>
          <w:szCs w:val="24"/>
          <w:shd w:val="clear" w:color="auto" w:fill="FFFFFF"/>
        </w:rPr>
        <w:t>33</w:t>
      </w:r>
      <w:r>
        <w:rPr>
          <w:rStyle w:val="apple-converted-space"/>
          <w:rFonts w:ascii="Times New Roman" w:hAnsi="Times New Roman" w:cs="Times New Roman" w:hint="eastAsia"/>
          <w:color w:val="000000" w:themeColor="text1"/>
          <w:sz w:val="24"/>
          <w:szCs w:val="24"/>
          <w:shd w:val="clear" w:color="auto" w:fill="FFFFFF"/>
        </w:rPr>
        <w:t xml:space="preserve"> CDRs when we extended </w:t>
      </w:r>
      <w:r>
        <w:rPr>
          <w:rFonts w:ascii="Times New Roman" w:hAnsi="Times New Roman" w:cs="Times New Roman" w:hint="eastAsia"/>
          <w:sz w:val="24"/>
          <w:szCs w:val="24"/>
        </w:rPr>
        <w:t xml:space="preserve">180 kb in both upstream and downstream of </w:t>
      </w:r>
      <w:r>
        <w:rPr>
          <w:rFonts w:ascii="Times New Roman" w:hAnsi="Times New Roman" w:cs="Times New Roman"/>
          <w:sz w:val="24"/>
          <w:szCs w:val="24"/>
        </w:rPr>
        <w:t>each</w:t>
      </w:r>
      <w:r>
        <w:rPr>
          <w:rFonts w:ascii="Times New Roman" w:hAnsi="Times New Roman" w:cs="Times New Roman" w:hint="eastAsia"/>
          <w:sz w:val="24"/>
          <w:szCs w:val="24"/>
        </w:rPr>
        <w:t xml:space="preserve"> these 57 </w:t>
      </w:r>
      <w:r w:rsidRPr="00594C1F">
        <w:rPr>
          <w:rFonts w:ascii="Times New Roman" w:hAnsi="Times New Roman" w:cs="Times New Roman"/>
          <w:sz w:val="24"/>
          <w:szCs w:val="24"/>
        </w:rPr>
        <w:t>CDRs</w:t>
      </w:r>
      <w:r w:rsidRPr="00594C1F">
        <w:rPr>
          <w:rStyle w:val="apple-converted-space"/>
          <w:rFonts w:ascii="Times New Roman" w:hAnsi="Times New Roman" w:cs="Times New Roman"/>
          <w:color w:val="000000" w:themeColor="text1"/>
          <w:sz w:val="24"/>
          <w:szCs w:val="24"/>
          <w:shd w:val="clear" w:color="auto" w:fill="FFFFFF"/>
        </w:rPr>
        <w:t xml:space="preserve"> containing none annotated protein coding genes</w:t>
      </w:r>
      <w:r>
        <w:rPr>
          <w:rStyle w:val="apple-converted-space"/>
          <w:rFonts w:ascii="Times New Roman" w:hAnsi="Times New Roman" w:cs="Times New Roman" w:hint="eastAsia"/>
          <w:color w:val="000000" w:themeColor="text1"/>
          <w:sz w:val="24"/>
          <w:szCs w:val="24"/>
          <w:shd w:val="clear" w:color="auto" w:fill="FFFFFF"/>
        </w:rPr>
        <w:t xml:space="preserve"> (</w:t>
      </w:r>
      <w:r w:rsidR="008F1B8A">
        <w:rPr>
          <w:rStyle w:val="apple-converted-space"/>
          <w:rFonts w:ascii="Times New Roman" w:hAnsi="Times New Roman" w:cs="Times New Roman"/>
          <w:color w:val="000000" w:themeColor="text1"/>
          <w:sz w:val="24"/>
          <w:szCs w:val="24"/>
          <w:shd w:val="clear" w:color="auto" w:fill="FFFFFF"/>
        </w:rPr>
        <w:t>Table S</w:t>
      </w:r>
      <w:r w:rsidR="00A51EF1">
        <w:rPr>
          <w:rStyle w:val="apple-converted-space"/>
          <w:rFonts w:ascii="Times New Roman" w:hAnsi="Times New Roman" w:cs="Times New Roman"/>
          <w:color w:val="000000" w:themeColor="text1"/>
          <w:sz w:val="24"/>
          <w:szCs w:val="24"/>
          <w:shd w:val="clear" w:color="auto" w:fill="FFFFFF"/>
        </w:rPr>
        <w:t>18, S20</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 xml:space="preserve">Further gene ontology analysis indicated that 162 genes in or closest to these 137 CDRs were related to </w:t>
      </w:r>
      <w:r w:rsidRPr="0001384A">
        <w:rPr>
          <w:rStyle w:val="apple-converted-space"/>
          <w:rFonts w:ascii="Times New Roman" w:hAnsi="Times New Roman" w:cs="Times New Roman"/>
          <w:color w:val="000000" w:themeColor="text1"/>
          <w:sz w:val="24"/>
          <w:szCs w:val="24"/>
          <w:shd w:val="clear" w:color="auto" w:fill="FFFFFF"/>
        </w:rPr>
        <w:t>1</w:t>
      </w:r>
      <w:r w:rsidRPr="00594C1F">
        <w:rPr>
          <w:rStyle w:val="apple-converted-space"/>
          <w:rFonts w:ascii="Times New Roman" w:hAnsi="Times New Roman" w:cs="Times New Roman"/>
          <w:color w:val="000000" w:themeColor="text1"/>
          <w:sz w:val="24"/>
          <w:szCs w:val="24"/>
          <w:shd w:val="clear" w:color="auto" w:fill="FFFFFF"/>
        </w:rPr>
        <w:t>45</w:t>
      </w:r>
      <w:r>
        <w:rPr>
          <w:rStyle w:val="apple-converted-space"/>
          <w:rFonts w:ascii="Times New Roman" w:hAnsi="Times New Roman" w:cs="Times New Roman" w:hint="eastAsia"/>
          <w:color w:val="000000" w:themeColor="text1"/>
          <w:sz w:val="24"/>
          <w:szCs w:val="24"/>
          <w:shd w:val="clear" w:color="auto" w:fill="FFFFFF"/>
        </w:rPr>
        <w:t xml:space="preserve"> biological process categories (p-value &lt;0.05) representing developmental signaling and nervous system, </w:t>
      </w:r>
      <w:r>
        <w:rPr>
          <w:rStyle w:val="apple-converted-space"/>
          <w:rFonts w:ascii="Times New Roman" w:hAnsi="Times New Roman" w:cs="Times New Roman"/>
          <w:color w:val="000000" w:themeColor="text1"/>
          <w:sz w:val="24"/>
          <w:szCs w:val="24"/>
          <w:shd w:val="clear" w:color="auto" w:fill="FFFFFF"/>
        </w:rPr>
        <w:t>lipid</w:t>
      </w:r>
      <w:r>
        <w:rPr>
          <w:rStyle w:val="apple-converted-space"/>
          <w:rFonts w:ascii="Times New Roman" w:hAnsi="Times New Roman" w:cs="Times New Roman" w:hint="eastAsia"/>
          <w:color w:val="000000" w:themeColor="text1"/>
          <w:sz w:val="24"/>
          <w:szCs w:val="24"/>
          <w:shd w:val="clear" w:color="auto" w:fill="FFFFFF"/>
        </w:rPr>
        <w:t>,</w:t>
      </w:r>
      <w:r>
        <w:t xml:space="preserve"> </w:t>
      </w:r>
      <w:r>
        <w:rPr>
          <w:rStyle w:val="apple-converted-space"/>
          <w:rFonts w:ascii="Times New Roman" w:hAnsi="Times New Roman" w:cs="Times New Roman"/>
          <w:color w:val="000000" w:themeColor="text1"/>
          <w:sz w:val="24"/>
          <w:szCs w:val="24"/>
          <w:shd w:val="clear" w:color="auto" w:fill="FFFFFF"/>
        </w:rPr>
        <w:t>carbohydrate</w:t>
      </w:r>
      <w:r>
        <w:rPr>
          <w:rStyle w:val="apple-converted-space"/>
          <w:rFonts w:ascii="Times New Roman" w:hAnsi="Times New Roman" w:cs="Times New Roman" w:hint="eastAsia"/>
          <w:color w:val="000000" w:themeColor="text1"/>
          <w:sz w:val="24"/>
          <w:szCs w:val="24"/>
          <w:shd w:val="clear" w:color="auto" w:fill="FFFFFF"/>
        </w:rPr>
        <w:t xml:space="preserve"> and protein</w:t>
      </w:r>
      <w:r>
        <w:rPr>
          <w:rStyle w:val="apple-converted-space"/>
          <w:rFonts w:ascii="Times New Roman" w:hAnsi="Times New Roman" w:cs="Times New Roman"/>
          <w:color w:val="000000" w:themeColor="text1"/>
          <w:sz w:val="24"/>
          <w:szCs w:val="24"/>
          <w:shd w:val="clear" w:color="auto" w:fill="FFFFFF"/>
        </w:rPr>
        <w:t xml:space="preserve"> metabolic</w:t>
      </w:r>
      <w:r>
        <w:rPr>
          <w:rStyle w:val="apple-converted-space"/>
          <w:rFonts w:ascii="Times New Roman" w:hAnsi="Times New Roman" w:cs="Times New Roman" w:hint="eastAsia"/>
          <w:color w:val="000000" w:themeColor="text1"/>
          <w:sz w:val="24"/>
          <w:szCs w:val="24"/>
          <w:shd w:val="clear" w:color="auto" w:fill="FFFFFF"/>
        </w:rPr>
        <w:t xml:space="preserve"> process, cell division and immune response (</w:t>
      </w:r>
      <w:r w:rsidR="00A51EF1">
        <w:rPr>
          <w:rStyle w:val="apple-converted-space"/>
          <w:rFonts w:ascii="Times New Roman" w:hAnsi="Times New Roman" w:cs="Times New Roman"/>
          <w:color w:val="000000" w:themeColor="text1"/>
          <w:sz w:val="24"/>
          <w:szCs w:val="24"/>
          <w:shd w:val="clear" w:color="auto" w:fill="FFFFFF"/>
        </w:rPr>
        <w:t>Table S21</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Among them, two genes (</w:t>
      </w:r>
      <w:r w:rsidRPr="00971146">
        <w:rPr>
          <w:rStyle w:val="apple-converted-space"/>
          <w:rFonts w:ascii="Times New Roman" w:hAnsi="Times New Roman" w:cs="Times New Roman"/>
          <w:i/>
          <w:color w:val="000000" w:themeColor="text1"/>
          <w:sz w:val="24"/>
          <w:szCs w:val="24"/>
          <w:shd w:val="clear" w:color="auto" w:fill="FFFFFF"/>
        </w:rPr>
        <w:t>NLGN1</w:t>
      </w:r>
      <w:r>
        <w:rPr>
          <w:rStyle w:val="apple-converted-space"/>
          <w:rFonts w:ascii="Times New Roman" w:hAnsi="Times New Roman" w:cs="Times New Roman" w:hint="eastAsia"/>
          <w:color w:val="000000" w:themeColor="text1"/>
          <w:sz w:val="24"/>
          <w:szCs w:val="24"/>
          <w:shd w:val="clear" w:color="auto" w:fill="FFFFFF"/>
        </w:rPr>
        <w:t xml:space="preserve"> and </w:t>
      </w:r>
      <w:r w:rsidRPr="00971146">
        <w:rPr>
          <w:rStyle w:val="apple-converted-space"/>
          <w:rFonts w:ascii="Times New Roman" w:hAnsi="Times New Roman" w:cs="Times New Roman"/>
          <w:i/>
          <w:color w:val="000000" w:themeColor="text1"/>
          <w:sz w:val="24"/>
          <w:szCs w:val="24"/>
          <w:shd w:val="clear" w:color="auto" w:fill="FFFFFF"/>
        </w:rPr>
        <w:t>PER2</w:t>
      </w:r>
      <w:r>
        <w:rPr>
          <w:rStyle w:val="apple-converted-space"/>
          <w:rFonts w:ascii="Times New Roman" w:hAnsi="Times New Roman" w:cs="Times New Roman"/>
          <w:color w:val="000000" w:themeColor="text1"/>
          <w:sz w:val="24"/>
          <w:szCs w:val="24"/>
          <w:shd w:val="clear" w:color="auto" w:fill="FFFFFF"/>
        </w:rPr>
        <w:t xml:space="preserve">) involve </w:t>
      </w:r>
      <w:r>
        <w:rPr>
          <w:rStyle w:val="apple-converted-space"/>
          <w:rFonts w:ascii="Times New Roman" w:hAnsi="Times New Roman" w:cs="Times New Roman" w:hint="eastAsia"/>
          <w:color w:val="000000" w:themeColor="text1"/>
          <w:sz w:val="24"/>
          <w:szCs w:val="24"/>
          <w:shd w:val="clear" w:color="auto" w:fill="FFFFFF"/>
        </w:rPr>
        <w:t xml:space="preserve">into </w:t>
      </w:r>
      <w:r w:rsidRPr="000011D2">
        <w:rPr>
          <w:rStyle w:val="apple-converted-space"/>
          <w:rFonts w:ascii="Times New Roman" w:hAnsi="Times New Roman" w:cs="Times New Roman"/>
          <w:color w:val="000000" w:themeColor="text1"/>
          <w:sz w:val="24"/>
          <w:szCs w:val="24"/>
          <w:shd w:val="clear" w:color="auto" w:fill="FFFFFF"/>
        </w:rPr>
        <w:t>circadian sleep/wake cycle</w:t>
      </w:r>
      <w:r>
        <w:rPr>
          <w:rStyle w:val="apple-converted-space"/>
          <w:rFonts w:ascii="Times New Roman" w:hAnsi="Times New Roman" w:cs="Times New Roman"/>
          <w:color w:val="000000" w:themeColor="text1"/>
          <w:sz w:val="24"/>
          <w:szCs w:val="24"/>
          <w:shd w:val="clear" w:color="auto" w:fill="FFFFFF"/>
        </w:rPr>
        <w:t xml:space="preserve"> or </w:t>
      </w:r>
      <w:r>
        <w:rPr>
          <w:rStyle w:val="apple-converted-space"/>
          <w:rFonts w:ascii="Times New Roman" w:hAnsi="Times New Roman" w:cs="Times New Roman" w:hint="eastAsia"/>
          <w:color w:val="000000" w:themeColor="text1"/>
          <w:sz w:val="24"/>
          <w:szCs w:val="24"/>
          <w:shd w:val="clear" w:color="auto" w:fill="FFFFFF"/>
        </w:rPr>
        <w:t>is associate</w:t>
      </w:r>
      <w:r>
        <w:rPr>
          <w:rStyle w:val="apple-converted-space"/>
          <w:rFonts w:ascii="Times New Roman" w:hAnsi="Times New Roman" w:cs="Times New Roman"/>
          <w:color w:val="000000" w:themeColor="text1"/>
          <w:sz w:val="24"/>
          <w:szCs w:val="24"/>
          <w:shd w:val="clear" w:color="auto" w:fill="FFFFFF"/>
        </w:rPr>
        <w:t>d</w:t>
      </w:r>
      <w:r>
        <w:rPr>
          <w:rStyle w:val="apple-converted-space"/>
          <w:rFonts w:ascii="Times New Roman" w:hAnsi="Times New Roman" w:cs="Times New Roman" w:hint="eastAsia"/>
          <w:color w:val="000000" w:themeColor="text1"/>
          <w:sz w:val="24"/>
          <w:szCs w:val="24"/>
          <w:shd w:val="clear" w:color="auto" w:fill="FFFFFF"/>
        </w:rPr>
        <w:t xml:space="preserve"> with eggs production</w: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PEVuZE5vdGU+PENpdGU+PEF1dGhvcj5OYWthbzwvQXV0aG9yPjxZZWFyPjIwMDc8L1llYXI+PFJl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</w:fldData>
        </w:fldChar>
      </w:r>
      <w:r w:rsidR="00F50B80">
        <w:rPr>
          <w:rStyle w:val="apple-converted-space"/>
          <w:rFonts w:ascii="Times New Roman" w:hAnsi="Times New Roman" w:cs="Times New Roman"/>
          <w:color w:val="000000" w:themeColor="text1"/>
          <w:sz w:val="24"/>
          <w:szCs w:val="24"/>
          <w:shd w:val="clear" w:color="auto" w:fill="FFFFFF"/>
        </w:rPr>
        <w:instrText xml:space="preserve"> ADDIN EN.CITE </w:instrText>
      </w:r>
      <w:r w:rsidR="00F50B80">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PEVuZE5vdGU+PENpdGU+PEF1dGhvcj5OYWthbzwvQXV0aG9yPjxZZWFyPjIwMDc8L1llYXI+PFJl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</w:fldData>
        </w:fldChar>
      </w:r>
      <w:r w:rsidR="00F50B80">
        <w:rPr>
          <w:rStyle w:val="apple-converted-space"/>
          <w:rFonts w:ascii="Times New Roman" w:hAnsi="Times New Roman" w:cs="Times New Roman"/>
          <w:color w:val="000000" w:themeColor="text1"/>
          <w:sz w:val="24"/>
          <w:szCs w:val="24"/>
          <w:shd w:val="clear" w:color="auto" w:fill="FFFFFF"/>
        </w:rPr>
        <w:instrText xml:space="preserve"> ADDIN EN.CITE.DATA </w:instrText>
      </w:r>
      <w:r w:rsidR="00F50B80">
        <w:rPr>
          <w:rStyle w:val="apple-converted-space"/>
          <w:rFonts w:ascii="Times New Roman" w:hAnsi="Times New Roman" w:cs="Times New Roman"/>
          <w:color w:val="000000" w:themeColor="text1"/>
          <w:sz w:val="24"/>
          <w:szCs w:val="24"/>
          <w:shd w:val="clear" w:color="auto" w:fill="FFFFFF"/>
        </w:rPr>
      </w:r>
      <w:r w:rsidR="00F50B80">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fldChar w:fldCharType="separate"/>
      </w:r>
      <w:r w:rsidR="00F50B80">
        <w:rPr>
          <w:rStyle w:val="apple-converted-space"/>
          <w:rFonts w:ascii="Times New Roman" w:hAnsi="Times New Roman" w:cs="Times New Roman"/>
          <w:noProof/>
          <w:color w:val="000000" w:themeColor="text1"/>
          <w:sz w:val="24"/>
          <w:szCs w:val="24"/>
          <w:shd w:val="clear" w:color="auto" w:fill="FFFFFF"/>
        </w:rPr>
        <w:t>(</w:t>
      </w:r>
      <w:hyperlink w:anchor="_ENREF_41" w:tooltip="Nakao, 2007 #72" w:history="1">
        <w:r w:rsidR="00F50B80">
          <w:rPr>
            <w:rStyle w:val="apple-converted-space"/>
            <w:rFonts w:ascii="Times New Roman" w:hAnsi="Times New Roman" w:cs="Times New Roman"/>
            <w:noProof/>
            <w:color w:val="000000" w:themeColor="text1"/>
            <w:sz w:val="24"/>
            <w:szCs w:val="24"/>
            <w:shd w:val="clear" w:color="auto" w:fill="FFFFFF"/>
          </w:rPr>
          <w:t>41</w:t>
        </w:r>
      </w:hyperlink>
      <w:r w:rsidR="00F50B80">
        <w:rPr>
          <w:rStyle w:val="apple-converted-space"/>
          <w:rFonts w:ascii="Times New Roman" w:hAnsi="Times New Roman" w:cs="Times New Roman"/>
          <w:noProof/>
          <w:color w:val="000000" w:themeColor="text1"/>
          <w:sz w:val="24"/>
          <w:szCs w:val="24"/>
          <w:shd w:val="clear" w:color="auto" w:fill="FFFFFF"/>
        </w:rPr>
        <w:t>)</w:t>
      </w:r>
      <w:r>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t>, three genes (</w:t>
      </w:r>
      <w:r w:rsidRPr="00971146">
        <w:rPr>
          <w:rStyle w:val="apple-converted-space"/>
          <w:rFonts w:ascii="Times New Roman" w:hAnsi="Times New Roman" w:cs="Times New Roman"/>
          <w:i/>
          <w:color w:val="000000" w:themeColor="text1"/>
          <w:sz w:val="24"/>
          <w:szCs w:val="24"/>
          <w:shd w:val="clear" w:color="auto" w:fill="FFFFFF"/>
        </w:rPr>
        <w:t xml:space="preserve">MRAP2, MC4R </w:t>
      </w:r>
      <w:r>
        <w:rPr>
          <w:rStyle w:val="apple-converted-space"/>
          <w:rFonts w:ascii="Times New Roman" w:hAnsi="Times New Roman" w:cs="Times New Roman"/>
          <w:color w:val="000000" w:themeColor="text1"/>
          <w:sz w:val="24"/>
          <w:szCs w:val="24"/>
          <w:shd w:val="clear" w:color="auto" w:fill="FFFFFF"/>
        </w:rPr>
        <w:t xml:space="preserve">and </w:t>
      </w:r>
      <w:r w:rsidRPr="00971146">
        <w:rPr>
          <w:rStyle w:val="apple-converted-space"/>
          <w:rFonts w:ascii="Times New Roman" w:hAnsi="Times New Roman" w:cs="Times New Roman"/>
          <w:i/>
          <w:color w:val="000000" w:themeColor="text1"/>
          <w:sz w:val="24"/>
          <w:szCs w:val="24"/>
          <w:shd w:val="clear" w:color="auto" w:fill="FFFFFF"/>
        </w:rPr>
        <w:t>RMI1</w:t>
      </w:r>
      <w:r>
        <w:rPr>
          <w:rStyle w:val="apple-converted-space"/>
          <w:rFonts w:ascii="Times New Roman" w:hAnsi="Times New Roman" w:cs="Times New Roman"/>
          <w:color w:val="000000" w:themeColor="text1"/>
          <w:sz w:val="24"/>
          <w:szCs w:val="24"/>
          <w:shd w:val="clear" w:color="auto" w:fill="FFFFFF"/>
        </w:rPr>
        <w:t>) are associated with the modulation of feeding behavior or reducing of food intake in response to dietary excess, and four genes (</w:t>
      </w:r>
      <w:r w:rsidRPr="00971146">
        <w:rPr>
          <w:rStyle w:val="apple-converted-space"/>
          <w:rFonts w:ascii="Times New Roman" w:hAnsi="Times New Roman" w:cs="Times New Roman"/>
          <w:i/>
          <w:color w:val="000000" w:themeColor="text1"/>
          <w:sz w:val="24"/>
          <w:szCs w:val="24"/>
          <w:shd w:val="clear" w:color="auto" w:fill="FFFFFF"/>
        </w:rPr>
        <w:t xml:space="preserve">HSD17B4, HEXB, B4GALT1 </w:t>
      </w:r>
      <w:r>
        <w:rPr>
          <w:rStyle w:val="apple-converted-space"/>
          <w:rFonts w:ascii="Times New Roman" w:hAnsi="Times New Roman" w:cs="Times New Roman"/>
          <w:color w:val="000000" w:themeColor="text1"/>
          <w:sz w:val="24"/>
          <w:szCs w:val="24"/>
          <w:shd w:val="clear" w:color="auto" w:fill="FFFFFF"/>
        </w:rPr>
        <w:t>and</w:t>
      </w:r>
      <w:r>
        <w:rPr>
          <w:rStyle w:val="apple-converted-space"/>
          <w:rFonts w:ascii="Times New Roman" w:hAnsi="Times New Roman" w:cs="Times New Roman" w:hint="eastAsia"/>
          <w:color w:val="000000" w:themeColor="text1"/>
          <w:sz w:val="24"/>
          <w:szCs w:val="24"/>
          <w:shd w:val="clear" w:color="auto" w:fill="FFFFFF"/>
        </w:rPr>
        <w:t xml:space="preserve"> </w:t>
      </w:r>
      <w:r w:rsidRPr="00971146">
        <w:rPr>
          <w:rStyle w:val="apple-converted-space"/>
          <w:rFonts w:ascii="Times New Roman" w:hAnsi="Times New Roman" w:cs="Times New Roman"/>
          <w:i/>
          <w:color w:val="000000" w:themeColor="text1"/>
          <w:sz w:val="24"/>
          <w:szCs w:val="24"/>
          <w:shd w:val="clear" w:color="auto" w:fill="FFFFFF"/>
        </w:rPr>
        <w:t>CYP19A1</w:t>
      </w:r>
      <w:r>
        <w:rPr>
          <w:rStyle w:val="apple-converted-space"/>
          <w:rFonts w:ascii="Times New Roman" w:hAnsi="Times New Roman" w:cs="Times New Roman"/>
          <w:color w:val="000000" w:themeColor="text1"/>
          <w:sz w:val="24"/>
          <w:szCs w:val="24"/>
          <w:shd w:val="clear" w:color="auto" w:fill="FFFFFF"/>
        </w:rPr>
        <w:t>)</w:t>
      </w:r>
      <w:r w:rsidRPr="00C873C7" w:rsidDel="0079680D">
        <w:rPr>
          <w:rStyle w:val="apple-converted-space"/>
          <w:rFonts w:ascii="Times New Roman" w:hAnsi="Times New Roman" w:cs="Times New Roman"/>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t xml:space="preserve">are </w:t>
      </w:r>
      <w:r>
        <w:rPr>
          <w:rStyle w:val="apple-converted-space"/>
          <w:rFonts w:ascii="Times New Roman" w:hAnsi="Times New Roman" w:cs="Times New Roman"/>
          <w:color w:val="000000" w:themeColor="text1"/>
          <w:sz w:val="24"/>
          <w:szCs w:val="24"/>
          <w:shd w:val="clear" w:color="auto" w:fill="FFFFFF"/>
        </w:rPr>
        <w:t>related</w:t>
      </w:r>
      <w:r>
        <w:rPr>
          <w:rStyle w:val="apple-converted-space"/>
          <w:rFonts w:ascii="Times New Roman" w:hAnsi="Times New Roman" w:cs="Times New Roman" w:hint="eastAsia"/>
          <w:color w:val="000000" w:themeColor="text1"/>
          <w:sz w:val="24"/>
          <w:szCs w:val="24"/>
          <w:shd w:val="clear" w:color="auto" w:fill="FFFFFF"/>
        </w:rPr>
        <w:t xml:space="preserve"> to </w:t>
      </w:r>
      <w:r w:rsidRPr="00414F8A">
        <w:rPr>
          <w:rStyle w:val="apple-converted-space"/>
          <w:rFonts w:ascii="Times New Roman" w:hAnsi="Times New Roman" w:cs="Times New Roman"/>
          <w:color w:val="000000" w:themeColor="text1"/>
          <w:sz w:val="24"/>
          <w:szCs w:val="24"/>
          <w:shd w:val="clear" w:color="auto" w:fill="FFFFFF"/>
        </w:rPr>
        <w:t>sexual characteristics</w:t>
      </w:r>
      <w:r>
        <w:rPr>
          <w:rStyle w:val="apple-converted-space"/>
          <w:rFonts w:ascii="Times New Roman" w:hAnsi="Times New Roman" w:cs="Times New Roman" w:hint="eastAsia"/>
          <w:color w:val="000000" w:themeColor="text1"/>
          <w:sz w:val="24"/>
          <w:szCs w:val="24"/>
          <w:shd w:val="clear" w:color="auto" w:fill="FFFFFF"/>
        </w:rPr>
        <w:t xml:space="preserve">, </w:t>
      </w:r>
      <w:r w:rsidRPr="00414F8A">
        <w:rPr>
          <w:rStyle w:val="apple-converted-space"/>
          <w:rFonts w:ascii="Times New Roman" w:hAnsi="Times New Roman" w:cs="Times New Roman"/>
          <w:color w:val="000000" w:themeColor="text1"/>
          <w:sz w:val="24"/>
          <w:szCs w:val="24"/>
          <w:shd w:val="clear" w:color="auto" w:fill="FFFFFF"/>
        </w:rPr>
        <w:t>male courtship behavior</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t xml:space="preserve">or </w:t>
      </w:r>
      <w:r w:rsidRPr="00414F8A">
        <w:rPr>
          <w:rStyle w:val="apple-converted-space"/>
          <w:rFonts w:ascii="Times New Roman" w:hAnsi="Times New Roman" w:cs="Times New Roman"/>
          <w:color w:val="000000" w:themeColor="text1"/>
          <w:sz w:val="24"/>
          <w:szCs w:val="24"/>
          <w:shd w:val="clear" w:color="auto" w:fill="FFFFFF"/>
        </w:rPr>
        <w:t>androgen</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r w:rsidRPr="00414F8A">
        <w:rPr>
          <w:rStyle w:val="apple-converted-space"/>
          <w:rFonts w:ascii="Times New Roman" w:hAnsi="Times New Roman" w:cs="Times New Roman"/>
          <w:color w:val="000000" w:themeColor="text1"/>
          <w:sz w:val="24"/>
          <w:szCs w:val="24"/>
          <w:shd w:val="clear" w:color="auto" w:fill="FFFFFF"/>
        </w:rPr>
        <w:t>metabolic process</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PEVuZE5vdGU+PENpdGU+PEF1dGhvcj5Eb3JlczwvQXV0aG9yPjxZZWFyPjIwMTU8L1llYXI+PFJl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</w:fldData>
        </w:fldChar>
      </w:r>
      <w:r w:rsidR="00F50B80">
        <w:rPr>
          <w:rStyle w:val="apple-converted-space"/>
          <w:rFonts w:ascii="Times New Roman" w:hAnsi="Times New Roman" w:cs="Times New Roman"/>
          <w:color w:val="000000" w:themeColor="text1"/>
          <w:sz w:val="24"/>
          <w:szCs w:val="24"/>
          <w:shd w:val="clear" w:color="auto" w:fill="FFFFFF"/>
        </w:rPr>
        <w:instrText xml:space="preserve"> ADDIN EN.CITE </w:instrText>
      </w:r>
      <w:r w:rsidR="00F50B80">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PEVuZE5vdGU+PENpdGU+PEF1dGhvcj5Eb3JlczwvQXV0aG9yPjxZZWFyPjIwMTU8L1llYXI+PFJl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</w:fldData>
        </w:fldChar>
      </w:r>
      <w:r w:rsidR="00F50B80">
        <w:rPr>
          <w:rStyle w:val="apple-converted-space"/>
          <w:rFonts w:ascii="Times New Roman" w:hAnsi="Times New Roman" w:cs="Times New Roman"/>
          <w:color w:val="000000" w:themeColor="text1"/>
          <w:sz w:val="24"/>
          <w:szCs w:val="24"/>
          <w:shd w:val="clear" w:color="auto" w:fill="FFFFFF"/>
        </w:rPr>
        <w:instrText xml:space="preserve"> ADDIN EN.CITE.DATA </w:instrText>
      </w:r>
      <w:r w:rsidR="00F50B80">
        <w:rPr>
          <w:rStyle w:val="apple-converted-space"/>
          <w:rFonts w:ascii="Times New Roman" w:hAnsi="Times New Roman" w:cs="Times New Roman"/>
          <w:color w:val="000000" w:themeColor="text1"/>
          <w:sz w:val="24"/>
          <w:szCs w:val="24"/>
          <w:shd w:val="clear" w:color="auto" w:fill="FFFFFF"/>
        </w:rPr>
      </w:r>
      <w:r w:rsidR="00F50B80">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fldChar w:fldCharType="separate"/>
      </w:r>
      <w:r w:rsidR="00F50B80">
        <w:rPr>
          <w:rStyle w:val="apple-converted-space"/>
          <w:rFonts w:ascii="Times New Roman" w:hAnsi="Times New Roman" w:cs="Times New Roman"/>
          <w:noProof/>
          <w:color w:val="000000" w:themeColor="text1"/>
          <w:sz w:val="24"/>
          <w:szCs w:val="24"/>
          <w:shd w:val="clear" w:color="auto" w:fill="FFFFFF"/>
        </w:rPr>
        <w:t>(</w:t>
      </w:r>
      <w:hyperlink w:anchor="_ENREF_42" w:tooltip="Dores, 2015 #53" w:history="1">
        <w:r w:rsidR="00F50B80">
          <w:rPr>
            <w:rStyle w:val="apple-converted-space"/>
            <w:rFonts w:ascii="Times New Roman" w:hAnsi="Times New Roman" w:cs="Times New Roman"/>
            <w:noProof/>
            <w:color w:val="000000" w:themeColor="text1"/>
            <w:sz w:val="24"/>
            <w:szCs w:val="24"/>
            <w:shd w:val="clear" w:color="auto" w:fill="FFFFFF"/>
          </w:rPr>
          <w:t>42</w:t>
        </w:r>
      </w:hyperlink>
      <w:r w:rsidR="00F50B80">
        <w:rPr>
          <w:rStyle w:val="apple-converted-space"/>
          <w:rFonts w:ascii="Times New Roman" w:hAnsi="Times New Roman" w:cs="Times New Roman"/>
          <w:noProof/>
          <w:color w:val="000000" w:themeColor="text1"/>
          <w:sz w:val="24"/>
          <w:szCs w:val="24"/>
          <w:shd w:val="clear" w:color="auto" w:fill="FFFFFF"/>
        </w:rPr>
        <w:t xml:space="preserve">, </w:t>
      </w:r>
      <w:hyperlink w:anchor="_ENREF_43" w:tooltip="Sebag, 2013 #57" w:history="1">
        <w:r w:rsidR="00F50B80">
          <w:rPr>
            <w:rStyle w:val="apple-converted-space"/>
            <w:rFonts w:ascii="Times New Roman" w:hAnsi="Times New Roman" w:cs="Times New Roman"/>
            <w:noProof/>
            <w:color w:val="000000" w:themeColor="text1"/>
            <w:sz w:val="24"/>
            <w:szCs w:val="24"/>
            <w:shd w:val="clear" w:color="auto" w:fill="FFFFFF"/>
          </w:rPr>
          <w:t>43</w:t>
        </w:r>
      </w:hyperlink>
      <w:r w:rsidR="00F50B80">
        <w:rPr>
          <w:rStyle w:val="apple-converted-space"/>
          <w:rFonts w:ascii="Times New Roman" w:hAnsi="Times New Roman" w:cs="Times New Roman"/>
          <w:noProof/>
          <w:color w:val="000000" w:themeColor="text1"/>
          <w:sz w:val="24"/>
          <w:szCs w:val="24"/>
          <w:shd w:val="clear" w:color="auto" w:fill="FFFFFF"/>
        </w:rPr>
        <w:t>)</w:t>
      </w:r>
      <w:r>
        <w:rPr>
          <w:rStyle w:val="apple-converted-space"/>
          <w:rFonts w:ascii="Times New Roman" w:hAnsi="Times New Roman" w:cs="Times New Roman"/>
          <w:color w:val="000000" w:themeColor="text1"/>
          <w:sz w:val="24"/>
          <w:szCs w:val="24"/>
          <w:shd w:val="clear" w:color="auto" w:fill="FFFFFF"/>
        </w:rPr>
        <w:fldChar w:fldCharType="end"/>
      </w:r>
      <w:r w:rsidR="002F2208">
        <w:rPr>
          <w:rStyle w:val="apple-converted-space"/>
          <w:rFonts w:ascii="Times New Roman" w:hAnsi="Times New Roman" w:cs="Times New Roman"/>
          <w:color w:val="000000" w:themeColor="text1"/>
          <w:sz w:val="24"/>
          <w:szCs w:val="24"/>
          <w:shd w:val="clear" w:color="auto" w:fill="FFFFFF"/>
        </w:rPr>
        <w:t>(Fig. S26)</w:t>
      </w:r>
      <w:r>
        <w:rPr>
          <w:rStyle w:val="apple-converted-space"/>
          <w:rFonts w:ascii="Times New Roman" w:hAnsi="Times New Roman" w:cs="Times New Roman" w:hint="eastAsia"/>
          <w:color w:val="000000" w:themeColor="text1"/>
          <w:sz w:val="24"/>
          <w:szCs w:val="24"/>
          <w:shd w:val="clear" w:color="auto" w:fill="FFFFFF"/>
        </w:rPr>
        <w:t>.</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p>
    <w:p w14:paraId="4E26B06B" w14:textId="11B78473" w:rsidR="00147C7F" w:rsidRDefault="006104D4" w:rsidP="006104D4">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Among these candidate domestication genes, we examined functional activity of two mutations locating in introns of </w:t>
      </w:r>
      <w:r w:rsidRPr="00194533">
        <w:rPr>
          <w:rFonts w:ascii="Times New Roman" w:hAnsi="Times New Roman" w:cs="Times New Roman"/>
          <w:i/>
          <w:sz w:val="24"/>
          <w:szCs w:val="24"/>
        </w:rPr>
        <w:t>GRIK1</w:t>
      </w:r>
      <w:r>
        <w:rPr>
          <w:rFonts w:ascii="Times New Roman" w:hAnsi="Times New Roman" w:cs="Times New Roman"/>
          <w:sz w:val="24"/>
          <w:szCs w:val="24"/>
        </w:rPr>
        <w:t xml:space="preserve"> and </w:t>
      </w:r>
      <w:r w:rsidRPr="00194533">
        <w:rPr>
          <w:rFonts w:ascii="Times New Roman" w:hAnsi="Times New Roman" w:cs="Times New Roman"/>
          <w:i/>
          <w:sz w:val="24"/>
          <w:szCs w:val="24"/>
        </w:rPr>
        <w:t>LYST</w:t>
      </w:r>
      <w:r>
        <w:rPr>
          <w:rFonts w:ascii="Times New Roman" w:hAnsi="Times New Roman" w:cs="Times New Roman"/>
          <w:sz w:val="24"/>
          <w:szCs w:val="24"/>
        </w:rPr>
        <w:t xml:space="preserve">, respectively. Domestic genotype of </w:t>
      </w:r>
      <w:r w:rsidRPr="00194533">
        <w:rPr>
          <w:rFonts w:ascii="Times New Roman" w:hAnsi="Times New Roman" w:cs="Times New Roman"/>
          <w:i/>
          <w:sz w:val="24"/>
          <w:szCs w:val="24"/>
        </w:rPr>
        <w:t>LYST</w:t>
      </w:r>
      <w:r>
        <w:rPr>
          <w:rFonts w:ascii="Times New Roman" w:hAnsi="Times New Roman" w:cs="Times New Roman"/>
          <w:sz w:val="24"/>
          <w:szCs w:val="24"/>
        </w:rPr>
        <w:t xml:space="preserve"> mutation showed significantly higher gene expression acidity than wild genotype </w:t>
      </w:r>
      <w:r>
        <w:rPr>
          <w:rFonts w:ascii="Times New Roman" w:hAnsi="Times New Roman" w:cs="Times New Roman"/>
          <w:sz w:val="24"/>
          <w:szCs w:val="24"/>
        </w:rPr>
        <w:lastRenderedPageBreak/>
        <w:t xml:space="preserve">in luciferase activity assay (Fig. 4d; </w:t>
      </w:r>
      <w:r w:rsidR="00F025F7">
        <w:rPr>
          <w:rFonts w:ascii="Times New Roman" w:hAnsi="Times New Roman" w:cs="Times New Roman"/>
          <w:sz w:val="24"/>
          <w:szCs w:val="24"/>
        </w:rPr>
        <w:t>Table S21</w:t>
      </w:r>
      <w:r>
        <w:rPr>
          <w:rFonts w:ascii="Times New Roman" w:hAnsi="Times New Roman" w:cs="Times New Roman"/>
          <w:sz w:val="24"/>
          <w:szCs w:val="24"/>
        </w:rPr>
        <w:t>)</w:t>
      </w:r>
    </w:p>
    <w:p w14:paraId="23A32EDE" w14:textId="1E1CB3B4" w:rsidR="00F72EF3" w:rsidRDefault="00F72EF3" w:rsidP="006104D4">
      <w:pPr>
        <w:tabs>
          <w:tab w:val="left" w:pos="3261"/>
        </w:tabs>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Reanalysis provide further evidence on evolutionary relationship of domestic duc</w:t>
      </w:r>
      <w:r w:rsidR="002B168C">
        <w:rPr>
          <w:rFonts w:ascii="Times New Roman" w:hAnsi="Times New Roman" w:cs="Times New Roman"/>
          <w:b/>
          <w:sz w:val="24"/>
          <w:szCs w:val="24"/>
        </w:rPr>
        <w:t>k, mallard wild duck and spot-billed</w:t>
      </w:r>
      <w:r>
        <w:rPr>
          <w:rFonts w:ascii="Times New Roman" w:hAnsi="Times New Roman" w:cs="Times New Roman"/>
          <w:b/>
          <w:sz w:val="24"/>
          <w:szCs w:val="24"/>
        </w:rPr>
        <w:t xml:space="preserve"> wild duck</w:t>
      </w:r>
    </w:p>
    <w:p w14:paraId="1E0D905E" w14:textId="0A01482E" w:rsidR="00F72EF3" w:rsidRDefault="00F72EF3" w:rsidP="00F72EF3">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s the genomic </w:t>
      </w:r>
      <w:r w:rsidR="0057060C">
        <w:rPr>
          <w:rFonts w:ascii="Times New Roman" w:hAnsi="Times New Roman" w:cs="Times New Roman"/>
          <w:sz w:val="24"/>
          <w:szCs w:val="24"/>
        </w:rPr>
        <w:t>average genetic distance</w:t>
      </w:r>
      <w:r>
        <w:rPr>
          <w:rFonts w:ascii="Times New Roman" w:hAnsi="Times New Roman" w:cs="Times New Roman"/>
          <w:sz w:val="24"/>
          <w:szCs w:val="24"/>
        </w:rPr>
        <w:t xml:space="preserve"> between mallard and spot-billed (mean F</w:t>
      </w:r>
      <w:r>
        <w:rPr>
          <w:rFonts w:ascii="Times New Roman" w:hAnsi="Times New Roman" w:cs="Times New Roman"/>
          <w:sz w:val="24"/>
          <w:szCs w:val="24"/>
          <w:vertAlign w:val="subscript"/>
        </w:rPr>
        <w:t>ST</w:t>
      </w:r>
      <w:r>
        <w:rPr>
          <w:rFonts w:ascii="Times New Roman" w:hAnsi="Times New Roman" w:cs="Times New Roman"/>
          <w:sz w:val="24"/>
          <w:szCs w:val="24"/>
        </w:rPr>
        <w:t xml:space="preserve">: 0.0637) is </w:t>
      </w:r>
      <w:r w:rsidR="00DB1E89">
        <w:rPr>
          <w:rFonts w:ascii="Times New Roman" w:hAnsi="Times New Roman" w:cs="Times New Roman"/>
          <w:sz w:val="24"/>
          <w:szCs w:val="24"/>
        </w:rPr>
        <w:t xml:space="preserve">significantly </w:t>
      </w:r>
      <w:r w:rsidR="0057060C">
        <w:rPr>
          <w:rFonts w:ascii="Times New Roman" w:hAnsi="Times New Roman" w:cs="Times New Roman"/>
          <w:sz w:val="24"/>
          <w:szCs w:val="24"/>
        </w:rPr>
        <w:t>lower</w:t>
      </w:r>
      <w:r>
        <w:rPr>
          <w:rFonts w:ascii="Times New Roman" w:hAnsi="Times New Roman" w:cs="Times New Roman"/>
          <w:sz w:val="24"/>
          <w:szCs w:val="24"/>
        </w:rPr>
        <w:t xml:space="preserve"> than it in mallard/spot-billed</w:t>
      </w:r>
      <w:r w:rsidR="001F6556">
        <w:rPr>
          <w:rFonts w:ascii="Times New Roman" w:hAnsi="Times New Roman" w:cs="Times New Roman"/>
          <w:sz w:val="24"/>
          <w:szCs w:val="24"/>
        </w:rPr>
        <w:t xml:space="preserve"> </w:t>
      </w:r>
      <w:r>
        <w:rPr>
          <w:rFonts w:ascii="Times New Roman" w:hAnsi="Times New Roman" w:cs="Times New Roman"/>
          <w:sz w:val="24"/>
          <w:szCs w:val="24"/>
        </w:rPr>
        <w:t>vs domestic pairs (mean F</w:t>
      </w:r>
      <w:r>
        <w:rPr>
          <w:rFonts w:ascii="Times New Roman" w:hAnsi="Times New Roman" w:cs="Times New Roman"/>
          <w:sz w:val="24"/>
          <w:szCs w:val="24"/>
          <w:vertAlign w:val="subscript"/>
        </w:rPr>
        <w:t>ST</w:t>
      </w:r>
      <w:r>
        <w:rPr>
          <w:rFonts w:ascii="Times New Roman" w:hAnsi="Times New Roman" w:cs="Times New Roman"/>
          <w:sz w:val="24"/>
          <w:szCs w:val="24"/>
        </w:rPr>
        <w:t>: 0.2832, 0.2498)(</w:t>
      </w:r>
      <w:r w:rsidR="00746F0D">
        <w:rPr>
          <w:rFonts w:ascii="Times New Roman" w:hAnsi="Times New Roman" w:cs="Times New Roman"/>
          <w:sz w:val="24"/>
          <w:szCs w:val="24"/>
        </w:rPr>
        <w:t>Fig.</w:t>
      </w:r>
      <w:r>
        <w:rPr>
          <w:rFonts w:ascii="Times New Roman" w:hAnsi="Times New Roman" w:cs="Times New Roman"/>
          <w:sz w:val="24"/>
          <w:szCs w:val="24"/>
        </w:rPr>
        <w:t xml:space="preserve"> </w:t>
      </w:r>
      <w:r w:rsidR="0054098E">
        <w:rPr>
          <w:rFonts w:ascii="Times New Roman" w:hAnsi="Times New Roman" w:cs="Times New Roman"/>
          <w:sz w:val="24"/>
          <w:szCs w:val="24"/>
        </w:rPr>
        <w:t>5</w:t>
      </w:r>
      <w:r w:rsidR="00746F0D">
        <w:rPr>
          <w:rFonts w:ascii="Times New Roman" w:hAnsi="Times New Roman" w:cs="Times New Roman"/>
          <w:sz w:val="24"/>
          <w:szCs w:val="24"/>
        </w:rPr>
        <w:t>b</w:t>
      </w:r>
      <w:r>
        <w:rPr>
          <w:rFonts w:ascii="Times New Roman" w:hAnsi="Times New Roman" w:cs="Times New Roman"/>
          <w:sz w:val="24"/>
          <w:szCs w:val="24"/>
        </w:rPr>
        <w:t xml:space="preserve">). To further investigate whether this higher genomic </w:t>
      </w:r>
      <w:r w:rsidR="001223EB">
        <w:rPr>
          <w:rFonts w:ascii="Times New Roman" w:hAnsi="Times New Roman" w:cs="Times New Roman"/>
          <w:sz w:val="24"/>
          <w:szCs w:val="24"/>
        </w:rPr>
        <w:t>”</w:t>
      </w:r>
      <w:r>
        <w:rPr>
          <w:rFonts w:ascii="Times New Roman" w:hAnsi="Times New Roman" w:cs="Times New Roman"/>
          <w:sz w:val="24"/>
          <w:szCs w:val="24"/>
        </w:rPr>
        <w:t>similarity</w:t>
      </w:r>
      <w:r w:rsidR="001223EB">
        <w:rPr>
          <w:rFonts w:ascii="Times New Roman" w:hAnsi="Times New Roman" w:cs="Times New Roman"/>
          <w:sz w:val="24"/>
          <w:szCs w:val="24"/>
        </w:rPr>
        <w:t>”</w:t>
      </w:r>
      <w:r>
        <w:rPr>
          <w:rFonts w:ascii="Times New Roman" w:hAnsi="Times New Roman" w:cs="Times New Roman"/>
          <w:sz w:val="24"/>
          <w:szCs w:val="24"/>
        </w:rPr>
        <w:t xml:space="preserve"> between mallard and spot-billed is caused by hybridization</w:t>
      </w:r>
      <w:r w:rsidR="00D27E0C">
        <w:rPr>
          <w:rFonts w:ascii="Times New Roman" w:hAnsi="Times New Roman" w:cs="Times New Roman"/>
          <w:sz w:val="24"/>
          <w:szCs w:val="24"/>
        </w:rPr>
        <w:t xml:space="preserve"> or ph</w:t>
      </w:r>
      <w:r w:rsidR="001F14F0">
        <w:rPr>
          <w:rFonts w:ascii="Times New Roman" w:hAnsi="Times New Roman" w:cs="Times New Roman"/>
          <w:sz w:val="24"/>
          <w:szCs w:val="24"/>
        </w:rPr>
        <w:t>ylogeny</w:t>
      </w:r>
      <w:r w:rsidR="00D27E0C">
        <w:rPr>
          <w:rFonts w:ascii="Times New Roman" w:hAnsi="Times New Roman" w:cs="Times New Roman"/>
          <w:sz w:val="24"/>
          <w:szCs w:val="24"/>
        </w:rPr>
        <w:t xml:space="preserve"> as we inferred above</w:t>
      </w:r>
      <w:r>
        <w:rPr>
          <w:rFonts w:ascii="Times New Roman" w:hAnsi="Times New Roman" w:cs="Times New Roman"/>
          <w:sz w:val="24"/>
          <w:szCs w:val="24"/>
        </w:rPr>
        <w:t>. We stratified the</w:t>
      </w:r>
      <w:r w:rsidR="00633B4A">
        <w:rPr>
          <w:rFonts w:ascii="Times New Roman" w:hAnsi="Times New Roman" w:cs="Times New Roman"/>
          <w:sz w:val="24"/>
          <w:szCs w:val="24"/>
        </w:rPr>
        <w:t xml:space="preserve"> genomic</w:t>
      </w:r>
      <w:r>
        <w:rPr>
          <w:rFonts w:ascii="Times New Roman" w:hAnsi="Times New Roman" w:cs="Times New Roman"/>
          <w:sz w:val="24"/>
          <w:szCs w:val="24"/>
        </w:rPr>
        <w:t xml:space="preserve"> divergence value</w:t>
      </w:r>
      <w:r w:rsidR="00633B4A">
        <w:rPr>
          <w:rFonts w:ascii="Times New Roman" w:hAnsi="Times New Roman" w:cs="Times New Roman"/>
          <w:sz w:val="24"/>
          <w:szCs w:val="24"/>
        </w:rPr>
        <w:t>s</w:t>
      </w:r>
      <w:r>
        <w:rPr>
          <w:rFonts w:ascii="Times New Roman" w:hAnsi="Times New Roman" w:cs="Times New Roman"/>
          <w:sz w:val="24"/>
          <w:szCs w:val="24"/>
        </w:rPr>
        <w:t xml:space="preserve"> of </w:t>
      </w:r>
      <w:r w:rsidR="008A705C">
        <w:rPr>
          <w:rFonts w:ascii="Times New Roman" w:hAnsi="Times New Roman" w:cs="Times New Roman"/>
          <w:sz w:val="24"/>
          <w:szCs w:val="24"/>
        </w:rPr>
        <w:t>each</w:t>
      </w:r>
      <w:r>
        <w:rPr>
          <w:rFonts w:ascii="Times New Roman" w:hAnsi="Times New Roman" w:cs="Times New Roman"/>
          <w:sz w:val="24"/>
          <w:szCs w:val="24"/>
        </w:rPr>
        <w:t xml:space="preserve"> windows by </w:t>
      </w:r>
      <w:r w:rsidRPr="00786D53">
        <w:rPr>
          <w:rFonts w:ascii="Times New Roman" w:hAnsi="Times New Roman" w:cs="Times New Roman" w:hint="eastAsia"/>
          <w:sz w:val="24"/>
          <w:szCs w:val="24"/>
        </w:rPr>
        <w:t>Δ</w:t>
      </w:r>
      <w:r w:rsidRPr="00786D53">
        <w:rPr>
          <w:rFonts w:ascii="Times New Roman" w:hAnsi="Times New Roman" w:cs="Times New Roman"/>
          <w:sz w:val="24"/>
          <w:szCs w:val="24"/>
        </w:rPr>
        <w:t>DAF</w:t>
      </w:r>
      <w:r w:rsidR="00FC2357">
        <w:rPr>
          <w:rFonts w:ascii="Times New Roman" w:hAnsi="Times New Roman" w:cs="Times New Roman"/>
          <w:sz w:val="24"/>
          <w:szCs w:val="24"/>
        </w:rPr>
        <w:t xml:space="preserve"> (or </w:t>
      </w:r>
      <w:r>
        <w:rPr>
          <w:rFonts w:ascii="Times New Roman" w:hAnsi="Times New Roman" w:cs="Times New Roman"/>
          <w:sz w:val="24"/>
          <w:szCs w:val="24"/>
        </w:rPr>
        <w:t xml:space="preserve">absolute </w:t>
      </w:r>
      <w:r w:rsidRPr="00867A6D">
        <w:rPr>
          <w:rFonts w:ascii="Times New Roman" w:eastAsia="宋体" w:hAnsi="Times New Roman" w:cs="Times New Roman"/>
          <w:color w:val="000000"/>
          <w:kern w:val="0"/>
          <w:szCs w:val="21"/>
        </w:rPr>
        <w:t>ΔDAF</w:t>
      </w:r>
      <w:r w:rsidR="00FC2357">
        <w:rPr>
          <w:rFonts w:ascii="Times New Roman" w:eastAsia="宋体" w:hAnsi="Times New Roman" w:cs="Times New Roman"/>
          <w:color w:val="000000"/>
          <w:kern w:val="0"/>
          <w:szCs w:val="21"/>
        </w:rPr>
        <w:t>)</w:t>
      </w:r>
      <w:r w:rsidR="004D18C9">
        <w:rPr>
          <w:rFonts w:ascii="Times New Roman" w:hAnsi="Times New Roman" w:cs="Times New Roman"/>
          <w:sz w:val="24"/>
          <w:szCs w:val="24"/>
        </w:rPr>
        <w:t xml:space="preserve"> </w:t>
      </w:r>
      <w:r>
        <w:rPr>
          <w:rFonts w:ascii="Times New Roman" w:hAnsi="Times New Roman" w:cs="Times New Roman"/>
          <w:sz w:val="24"/>
          <w:szCs w:val="24"/>
        </w:rPr>
        <w:t xml:space="preserve">(derived allele frequency difference between the two populations) </w:t>
      </w:r>
      <w:r w:rsidR="00633B4A">
        <w:rPr>
          <w:rFonts w:ascii="Times New Roman" w:hAnsi="Times New Roman" w:cs="Times New Roman"/>
          <w:sz w:val="24"/>
          <w:szCs w:val="24"/>
        </w:rPr>
        <w:t>bins</w:t>
      </w:r>
      <w:r>
        <w:rPr>
          <w:rFonts w:ascii="Times New Roman" w:hAnsi="Times New Roman" w:cs="Times New Roman"/>
          <w:sz w:val="24"/>
          <w:szCs w:val="24"/>
        </w:rPr>
        <w:t>. According to recent research on introgression issue in chimpanzee, the chance of derive alleles being introduced through gene flow increases with the frequency in the donor p</w:t>
      </w:r>
      <w:r w:rsidRPr="004D577F">
        <w:rPr>
          <w:rFonts w:ascii="Times New Roman" w:hAnsi="Times New Roman" w:cs="Times New Roman"/>
          <w:sz w:val="24"/>
          <w:szCs w:val="24"/>
        </w:rPr>
        <w:t>opulation. Gene flow should introduce into receptor p</w:t>
      </w:r>
      <w:r>
        <w:rPr>
          <w:rFonts w:ascii="Times New Roman" w:hAnsi="Times New Roman" w:cs="Times New Roman"/>
          <w:sz w:val="24"/>
          <w:szCs w:val="24"/>
        </w:rPr>
        <w:t>opulations at low frequencies</w:t>
      </w:r>
      <w:r w:rsidR="004D577F">
        <w:rPr>
          <w:rFonts w:ascii="Times New Roman" w:hAnsi="Times New Roman" w:cs="Times New Roman"/>
          <w:sz w:val="24"/>
          <w:szCs w:val="24"/>
        </w:rPr>
        <w:t xml:space="preserve"> </w:t>
      </w:r>
      <w:r w:rsidR="004D577F">
        <w:rPr>
          <w:rFonts w:ascii="Times New Roman" w:hAnsi="Times New Roman" w:cs="Times New Roman"/>
          <w:sz w:val="24"/>
          <w:szCs w:val="24"/>
        </w:rPr>
        <w:fldChar w:fldCharType="begin">
          <w:fldData xml:space="preserve">PEVuZE5vdGU+PENpdGU+PEF1dGhvcj5kZSBNYW51ZWw8L0F1dGhvcj48WWVhcj4yMDE2PC9ZZWFy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PEVuZE5vdGU+PENpdGU+PEF1dGhvcj5kZSBNYW51ZWw8L0F1dGhvcj48WWVhcj4yMDE2PC9ZZWFy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4D577F">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4" w:tooltip="de Manuel, 2016 #128" w:history="1">
        <w:r w:rsidR="00F50B80">
          <w:rPr>
            <w:rFonts w:ascii="Times New Roman" w:hAnsi="Times New Roman" w:cs="Times New Roman"/>
            <w:noProof/>
            <w:sz w:val="24"/>
            <w:szCs w:val="24"/>
          </w:rPr>
          <w:t>44</w:t>
        </w:r>
      </w:hyperlink>
      <w:r w:rsidR="00F50B80">
        <w:rPr>
          <w:rFonts w:ascii="Times New Roman" w:hAnsi="Times New Roman" w:cs="Times New Roman"/>
          <w:noProof/>
          <w:sz w:val="24"/>
          <w:szCs w:val="24"/>
        </w:rPr>
        <w:t>)</w:t>
      </w:r>
      <w:r w:rsidR="004D577F">
        <w:rPr>
          <w:rFonts w:ascii="Times New Roman" w:hAnsi="Times New Roman" w:cs="Times New Roman"/>
          <w:sz w:val="24"/>
          <w:szCs w:val="24"/>
        </w:rPr>
        <w:fldChar w:fldCharType="end"/>
      </w:r>
      <w:r>
        <w:rPr>
          <w:rFonts w:ascii="Times New Roman" w:hAnsi="Times New Roman" w:cs="Times New Roman"/>
          <w:sz w:val="24"/>
          <w:szCs w:val="24"/>
        </w:rPr>
        <w:t xml:space="preserve">. So, we may expect lower divergence value in these </w:t>
      </w:r>
      <w:r w:rsidR="005A4C3B">
        <w:rPr>
          <w:rFonts w:ascii="Times New Roman" w:hAnsi="Times New Roman" w:cs="Times New Roman"/>
          <w:sz w:val="24"/>
          <w:szCs w:val="24"/>
        </w:rPr>
        <w:t>higher</w:t>
      </w:r>
      <w:r>
        <w:rPr>
          <w:rFonts w:ascii="Times New Roman" w:hAnsi="Times New Roman" w:cs="Times New Roman"/>
          <w:sz w:val="24"/>
          <w:szCs w:val="24"/>
        </w:rPr>
        <w:t xml:space="preserve"> </w:t>
      </w:r>
      <w:r w:rsidRPr="00C013FE">
        <w:rPr>
          <w:rFonts w:ascii="Times New Roman" w:hAnsi="Times New Roman" w:cs="Times New Roman"/>
          <w:sz w:val="24"/>
          <w:szCs w:val="24"/>
        </w:rPr>
        <w:t>ΔDAF</w:t>
      </w:r>
      <w:r w:rsidR="00FC2357">
        <w:rPr>
          <w:rFonts w:ascii="Times New Roman" w:hAnsi="Times New Roman" w:cs="Times New Roman"/>
          <w:sz w:val="24"/>
          <w:szCs w:val="24"/>
        </w:rPr>
        <w:t xml:space="preserve"> (</w:t>
      </w:r>
      <w:r w:rsidRPr="00C013FE">
        <w:rPr>
          <w:rFonts w:ascii="Times New Roman" w:hAnsi="Times New Roman" w:cs="Times New Roman"/>
          <w:sz w:val="24"/>
          <w:szCs w:val="24"/>
        </w:rPr>
        <w:t>absolute ΔDAF</w:t>
      </w:r>
      <w:r w:rsidR="00FC2357">
        <w:rPr>
          <w:rFonts w:ascii="Times New Roman" w:hAnsi="Times New Roman" w:cs="Times New Roman"/>
          <w:sz w:val="24"/>
          <w:szCs w:val="24"/>
        </w:rPr>
        <w:t>)</w:t>
      </w:r>
      <w:r w:rsidRPr="00C013FE">
        <w:rPr>
          <w:rFonts w:ascii="Times New Roman" w:hAnsi="Times New Roman" w:cs="Times New Roman"/>
          <w:sz w:val="24"/>
          <w:szCs w:val="24"/>
        </w:rPr>
        <w:t xml:space="preserve"> </w:t>
      </w:r>
      <w:r w:rsidR="005A4C3B">
        <w:rPr>
          <w:rFonts w:ascii="Times New Roman" w:hAnsi="Times New Roman" w:cs="Times New Roman"/>
          <w:sz w:val="24"/>
          <w:szCs w:val="24"/>
        </w:rPr>
        <w:t xml:space="preserve">bins </w:t>
      </w:r>
      <w:r w:rsidRPr="00C013FE">
        <w:rPr>
          <w:rFonts w:ascii="Times New Roman" w:hAnsi="Times New Roman" w:cs="Times New Roman"/>
          <w:sz w:val="24"/>
          <w:szCs w:val="24"/>
        </w:rPr>
        <w:t xml:space="preserve">as it represented more probability of introgression. We did </w:t>
      </w:r>
      <w:r w:rsidR="004D18C9">
        <w:rPr>
          <w:rFonts w:ascii="Times New Roman" w:hAnsi="Times New Roman" w:cs="Times New Roman"/>
          <w:sz w:val="24"/>
          <w:szCs w:val="24"/>
        </w:rPr>
        <w:t>find</w:t>
      </w:r>
      <w:r w:rsidRPr="00C013FE">
        <w:rPr>
          <w:rFonts w:ascii="Times New Roman" w:hAnsi="Times New Roman" w:cs="Times New Roman"/>
          <w:sz w:val="24"/>
          <w:szCs w:val="24"/>
        </w:rPr>
        <w:t xml:space="preserve"> decreased </w:t>
      </w:r>
      <w:r w:rsidR="009A7330">
        <w:rPr>
          <w:rFonts w:ascii="Times New Roman" w:hAnsi="Times New Roman" w:cs="Times New Roman"/>
          <w:sz w:val="24"/>
          <w:szCs w:val="24"/>
        </w:rPr>
        <w:t>genetic</w:t>
      </w:r>
      <w:r w:rsidR="00316609">
        <w:rPr>
          <w:rFonts w:ascii="Times New Roman" w:hAnsi="Times New Roman" w:cs="Times New Roman"/>
          <w:sz w:val="24"/>
          <w:szCs w:val="24"/>
        </w:rPr>
        <w:t xml:space="preserve"> </w:t>
      </w:r>
      <w:r w:rsidRPr="00C013FE">
        <w:rPr>
          <w:rFonts w:ascii="Times New Roman" w:hAnsi="Times New Roman" w:cs="Times New Roman"/>
          <w:sz w:val="24"/>
          <w:szCs w:val="24"/>
        </w:rPr>
        <w:t>di</w:t>
      </w:r>
      <w:r w:rsidR="009A7330">
        <w:rPr>
          <w:rFonts w:ascii="Times New Roman" w:hAnsi="Times New Roman" w:cs="Times New Roman"/>
          <w:sz w:val="24"/>
          <w:szCs w:val="24"/>
        </w:rPr>
        <w:t>stance</w:t>
      </w:r>
      <w:r w:rsidR="00316609">
        <w:rPr>
          <w:rFonts w:ascii="Times New Roman" w:hAnsi="Times New Roman" w:cs="Times New Roman"/>
          <w:sz w:val="24"/>
          <w:szCs w:val="24"/>
        </w:rPr>
        <w:t xml:space="preserve"> (F</w:t>
      </w:r>
      <w:r w:rsidR="00316609" w:rsidRPr="00316609">
        <w:rPr>
          <w:rFonts w:ascii="Times New Roman" w:hAnsi="Times New Roman" w:cs="Times New Roman"/>
          <w:sz w:val="24"/>
          <w:szCs w:val="24"/>
          <w:vertAlign w:val="subscript"/>
        </w:rPr>
        <w:t>ST</w:t>
      </w:r>
      <w:r w:rsidR="00316609">
        <w:rPr>
          <w:rFonts w:ascii="Times New Roman" w:hAnsi="Times New Roman" w:cs="Times New Roman"/>
          <w:sz w:val="24"/>
          <w:szCs w:val="24"/>
        </w:rPr>
        <w:t>, dxy)</w:t>
      </w:r>
      <w:r w:rsidRPr="00C013FE">
        <w:rPr>
          <w:rFonts w:ascii="Times New Roman" w:hAnsi="Times New Roman" w:cs="Times New Roman"/>
          <w:sz w:val="24"/>
          <w:szCs w:val="24"/>
        </w:rPr>
        <w:t xml:space="preserve"> between mallard/spot-billed and domestic ducks in higher ΔDAF</w:t>
      </w:r>
      <w:r w:rsidR="005A4C3B">
        <w:rPr>
          <w:rFonts w:ascii="Times New Roman" w:hAnsi="Times New Roman" w:cs="Times New Roman"/>
          <w:sz w:val="24"/>
          <w:szCs w:val="24"/>
        </w:rPr>
        <w:t xml:space="preserve"> bins</w:t>
      </w:r>
      <w:r w:rsidRPr="00C013FE">
        <w:rPr>
          <w:rFonts w:ascii="Times New Roman" w:hAnsi="Times New Roman" w:cs="Times New Roman"/>
          <w:sz w:val="24"/>
          <w:szCs w:val="24"/>
        </w:rPr>
        <w:t xml:space="preserve"> (</w:t>
      </w:r>
      <w:r w:rsidR="003E42CB">
        <w:rPr>
          <w:rFonts w:ascii="Times New Roman" w:hAnsi="Times New Roman" w:cs="Times New Roman" w:hint="eastAsia"/>
          <w:sz w:val="24"/>
          <w:szCs w:val="24"/>
        </w:rPr>
        <w:t>Fig</w:t>
      </w:r>
      <w:r w:rsidR="003E42CB">
        <w:rPr>
          <w:rFonts w:ascii="Times New Roman" w:hAnsi="Times New Roman" w:cs="Times New Roman"/>
          <w:sz w:val="24"/>
          <w:szCs w:val="24"/>
        </w:rPr>
        <w:t>. S29 b</w:t>
      </w:r>
      <w:r w:rsidRPr="00C013FE">
        <w:rPr>
          <w:rFonts w:ascii="Times New Roman" w:hAnsi="Times New Roman" w:cs="Times New Roman"/>
          <w:sz w:val="24"/>
          <w:szCs w:val="24"/>
        </w:rPr>
        <w:t>)</w:t>
      </w:r>
      <w:r w:rsidR="007D1ACD">
        <w:rPr>
          <w:rFonts w:ascii="Times New Roman" w:hAnsi="Times New Roman" w:cs="Times New Roman"/>
          <w:sz w:val="24"/>
          <w:szCs w:val="24"/>
        </w:rPr>
        <w:t>. However</w:t>
      </w:r>
      <w:r w:rsidR="00316609">
        <w:rPr>
          <w:rFonts w:ascii="Times New Roman" w:hAnsi="Times New Roman" w:cs="Times New Roman"/>
          <w:sz w:val="24"/>
          <w:szCs w:val="24"/>
        </w:rPr>
        <w:t xml:space="preserve">, </w:t>
      </w:r>
      <w:r w:rsidR="00DA42AC">
        <w:rPr>
          <w:rFonts w:ascii="Times New Roman" w:hAnsi="Times New Roman" w:cs="Times New Roman"/>
          <w:sz w:val="24"/>
          <w:szCs w:val="24"/>
        </w:rPr>
        <w:t>both F</w:t>
      </w:r>
      <w:r w:rsidR="00DA42AC">
        <w:rPr>
          <w:rFonts w:ascii="Times New Roman" w:hAnsi="Times New Roman" w:cs="Times New Roman"/>
          <w:sz w:val="22"/>
          <w:szCs w:val="24"/>
          <w:vertAlign w:val="subscript"/>
        </w:rPr>
        <w:t xml:space="preserve">ST </w:t>
      </w:r>
      <w:r w:rsidR="00DA42AC">
        <w:rPr>
          <w:rFonts w:ascii="Times New Roman" w:hAnsi="Times New Roman" w:cs="Times New Roman"/>
          <w:sz w:val="24"/>
          <w:szCs w:val="24"/>
        </w:rPr>
        <w:t>and dxy</w:t>
      </w:r>
      <w:r w:rsidR="00316609">
        <w:rPr>
          <w:rFonts w:ascii="Times New Roman" w:hAnsi="Times New Roman" w:cs="Times New Roman"/>
          <w:sz w:val="24"/>
          <w:szCs w:val="24"/>
        </w:rPr>
        <w:t xml:space="preserve"> between mallard and spot-billed is increased with the </w:t>
      </w:r>
      <w:r w:rsidR="00316609" w:rsidRPr="00C013FE">
        <w:rPr>
          <w:rFonts w:ascii="Times New Roman" w:hAnsi="Times New Roman" w:cs="Times New Roman"/>
          <w:sz w:val="24"/>
          <w:szCs w:val="24"/>
        </w:rPr>
        <w:t>ΔDAF</w:t>
      </w:r>
      <w:r w:rsidR="005C4D06" w:rsidRPr="00C013FE">
        <w:rPr>
          <w:rFonts w:ascii="Times New Roman" w:hAnsi="Times New Roman" w:cs="Times New Roman"/>
          <w:sz w:val="24"/>
          <w:szCs w:val="24"/>
        </w:rPr>
        <w:t xml:space="preserve"> (</w:t>
      </w:r>
      <w:r w:rsidR="003E42CB">
        <w:rPr>
          <w:rFonts w:ascii="Times New Roman" w:hAnsi="Times New Roman" w:cs="Times New Roman"/>
          <w:sz w:val="24"/>
          <w:szCs w:val="24"/>
        </w:rPr>
        <w:t xml:space="preserve">Fig. S29 </w:t>
      </w:r>
      <w:r w:rsidR="005C4D06">
        <w:rPr>
          <w:rFonts w:ascii="Times New Roman" w:hAnsi="Times New Roman" w:cs="Times New Roman"/>
          <w:sz w:val="24"/>
          <w:szCs w:val="24"/>
        </w:rPr>
        <w:t>a</w:t>
      </w:r>
      <w:r w:rsidR="005C4D06" w:rsidRPr="00C013FE">
        <w:rPr>
          <w:rFonts w:ascii="Times New Roman" w:hAnsi="Times New Roman" w:cs="Times New Roman"/>
          <w:sz w:val="24"/>
          <w:szCs w:val="24"/>
        </w:rPr>
        <w:t>)</w:t>
      </w:r>
      <w:r w:rsidR="00316609">
        <w:rPr>
          <w:rFonts w:ascii="Times New Roman" w:hAnsi="Times New Roman" w:cs="Times New Roman"/>
          <w:sz w:val="24"/>
          <w:szCs w:val="24"/>
        </w:rPr>
        <w:t xml:space="preserve">. This observation </w:t>
      </w:r>
      <w:r w:rsidR="005C4D06">
        <w:rPr>
          <w:rFonts w:ascii="Times New Roman" w:hAnsi="Times New Roman" w:cs="Times New Roman"/>
          <w:sz w:val="24"/>
          <w:szCs w:val="24"/>
        </w:rPr>
        <w:t>suggest</w:t>
      </w:r>
      <w:r w:rsidR="00D3333F">
        <w:rPr>
          <w:rFonts w:ascii="Times New Roman" w:hAnsi="Times New Roman" w:cs="Times New Roman"/>
          <w:sz w:val="24"/>
          <w:szCs w:val="24"/>
        </w:rPr>
        <w:t>ed</w:t>
      </w:r>
      <w:r w:rsidR="005C4D06">
        <w:rPr>
          <w:rFonts w:ascii="Times New Roman" w:hAnsi="Times New Roman" w:cs="Times New Roman"/>
          <w:sz w:val="24"/>
          <w:szCs w:val="24"/>
        </w:rPr>
        <w:t xml:space="preserve"> that </w:t>
      </w:r>
      <w:r w:rsidR="00DA42AC">
        <w:rPr>
          <w:rFonts w:ascii="Times New Roman" w:hAnsi="Times New Roman" w:cs="Times New Roman"/>
          <w:sz w:val="24"/>
          <w:szCs w:val="24"/>
        </w:rPr>
        <w:t>this</w:t>
      </w:r>
      <w:r w:rsidR="005C4D06">
        <w:rPr>
          <w:rFonts w:ascii="Times New Roman" w:hAnsi="Times New Roman" w:cs="Times New Roman"/>
          <w:sz w:val="24"/>
          <w:szCs w:val="24"/>
        </w:rPr>
        <w:t xml:space="preserve"> higher genomic </w:t>
      </w:r>
      <w:r w:rsidR="00DA42AC">
        <w:rPr>
          <w:rFonts w:ascii="Times New Roman" w:hAnsi="Times New Roman" w:cs="Times New Roman"/>
          <w:sz w:val="24"/>
          <w:szCs w:val="24"/>
        </w:rPr>
        <w:t>“</w:t>
      </w:r>
      <w:r w:rsidR="005C4D06">
        <w:rPr>
          <w:rFonts w:ascii="Times New Roman" w:hAnsi="Times New Roman" w:cs="Times New Roman"/>
          <w:sz w:val="24"/>
          <w:szCs w:val="24"/>
        </w:rPr>
        <w:t>similarity</w:t>
      </w:r>
      <w:r w:rsidR="00DA42AC">
        <w:rPr>
          <w:rFonts w:ascii="Times New Roman" w:hAnsi="Times New Roman" w:cs="Times New Roman"/>
          <w:sz w:val="24"/>
          <w:szCs w:val="24"/>
        </w:rPr>
        <w:t>”</w:t>
      </w:r>
      <w:r w:rsidR="005C4D06">
        <w:rPr>
          <w:rFonts w:ascii="Times New Roman" w:hAnsi="Times New Roman" w:cs="Times New Roman"/>
          <w:sz w:val="24"/>
          <w:szCs w:val="24"/>
        </w:rPr>
        <w:t xml:space="preserve"> between the two wild duck species maybe not caused by introgression. Furthermore, </w:t>
      </w:r>
      <w:r w:rsidR="00CD1066">
        <w:rPr>
          <w:rFonts w:ascii="Times New Roman" w:hAnsi="Times New Roman" w:cs="Times New Roman"/>
          <w:sz w:val="24"/>
          <w:szCs w:val="24"/>
        </w:rPr>
        <w:t xml:space="preserve">we found that the </w:t>
      </w:r>
      <w:r w:rsidR="006703C4">
        <w:rPr>
          <w:rFonts w:ascii="Times New Roman" w:hAnsi="Times New Roman" w:cs="Times New Roman"/>
          <w:sz w:val="24"/>
          <w:szCs w:val="24"/>
        </w:rPr>
        <w:t xml:space="preserve">mean </w:t>
      </w:r>
      <w:r w:rsidR="006703C4" w:rsidRPr="00C013FE">
        <w:rPr>
          <w:rFonts w:ascii="Times New Roman" w:hAnsi="Times New Roman" w:cs="Times New Roman"/>
          <w:sz w:val="24"/>
          <w:szCs w:val="24"/>
        </w:rPr>
        <w:t>ΔDAF</w:t>
      </w:r>
      <w:r w:rsidR="006703C4">
        <w:rPr>
          <w:rFonts w:ascii="Times New Roman" w:hAnsi="Times New Roman" w:cs="Times New Roman"/>
          <w:sz w:val="24"/>
          <w:szCs w:val="24"/>
        </w:rPr>
        <w:t xml:space="preserve"> value didn’t show significant difference between high differentiation regions and genomic background, which is consistent with recent research that gene flow is not the major factor in the formation of the genomic islands (</w:t>
      </w:r>
      <w:r w:rsidR="000C37FB">
        <w:rPr>
          <w:rFonts w:ascii="Times New Roman" w:hAnsi="Times New Roman" w:cs="Times New Roman" w:hint="eastAsia"/>
          <w:sz w:val="24"/>
          <w:szCs w:val="24"/>
        </w:rPr>
        <w:t>Ta</w:t>
      </w:r>
      <w:r w:rsidR="000C37FB">
        <w:rPr>
          <w:rFonts w:ascii="Times New Roman" w:hAnsi="Times New Roman" w:cs="Times New Roman"/>
          <w:sz w:val="24"/>
          <w:szCs w:val="24"/>
        </w:rPr>
        <w:t>ble S23</w:t>
      </w:r>
      <w:r w:rsidR="006703C4">
        <w:rPr>
          <w:rFonts w:ascii="Times New Roman" w:hAnsi="Times New Roman" w:cs="Times New Roman"/>
          <w:sz w:val="24"/>
          <w:szCs w:val="24"/>
        </w:rPr>
        <w:t>)</w:t>
      </w:r>
      <w:r w:rsidR="0012386D">
        <w:rPr>
          <w:rFonts w:ascii="Times New Roman" w:hAnsi="Times New Roman" w:cs="Times New Roman"/>
          <w:sz w:val="24"/>
          <w:szCs w:val="24"/>
        </w:rPr>
        <w:t xml:space="preserve"> </w:t>
      </w:r>
      <w:r w:rsidR="007819CE">
        <w:rPr>
          <w:rFonts w:ascii="Times New Roman" w:hAnsi="Times New Roman" w:cs="Times New Roman"/>
          <w:sz w:val="24"/>
          <w:szCs w:val="24"/>
        </w:rPr>
        <w:fldChar w:fldCharType="begin">
          <w:fldData xml:space="preserve">PEVuZE5vdGU+PENpdGU+PEF1dGhvcj5IYW48L0F1dGhvcj48WWVhcj4yMDE3PC9ZZWFyPjxSZWNO
dW0+MTEwPC9SZWNOdW0+PERpc3BsYXlUZXh0Pig0MCk8L0Rpc3BsYXlUZXh0PjxyZWNvcmQ+PHJl
Yy1udW1iZXI+MTEwPC9yZWMtbnVtYmVyPjxmb3JlaWduLWtleXM+PGtleSBhcHA9IkVOIiBkYi1p
ZD0iemQ5dnJyOXI0c3hwdm9leDB6Mngwc2VvOTV0eDlmZXhyOTV0IiB0aW1lc3RhbXA9IjE1Mzgy
ODkxMTciPjExMDwva2V5PjwvZm9yZWlnbi1rZXlzPjxyZWYtdHlwZSBuYW1lPSJKb3VybmFsIEFy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PC9wYWdlcz48dm9sdW1lPjI3PC92b2x1bWU+PG51bWJlcj42PC9udW1iZXI+PGVkaXRpb24+MjAx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PEVuZE5vdGU+PENpdGU+PEF1dGhvcj5IYW48L0F1dGhvcj48WWVhcj4yMDE3PC9ZZWFyPjxSZWNO
dW0+MTEwPC9SZWNOdW0+PERpc3BsYXlUZXh0Pig0MCk8L0Rpc3BsYXlUZXh0PjxyZWNvcmQ+PHJl
Yy1udW1iZXI+MTEwPC9yZWMtbnVtYmVyPjxmb3JlaWduLWtleXM+PGtleSBhcHA9IkVOIiBkYi1p
ZD0iemQ5dnJyOXI0c3hwdm9leDB6Mngwc2VvOTV0eDlmZXhyOTV0IiB0aW1lc3RhbXA9IjE1Mzgy
ODkxMTciPjExMDwva2V5PjwvZm9yZWlnbi1rZXlzPjxyZWYtdHlwZSBuYW1lPSJKb3VybmFsIEFy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PC9wYWdlcz48dm9sdW1lPjI3PC92b2x1bWU+PG51bWJlcj42PC9udW1iZXI+PGVkaXRpb24+MjAx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7819CE">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0" w:tooltip="Han, 2017 #110" w:history="1">
        <w:r w:rsidR="00F50B80">
          <w:rPr>
            <w:rFonts w:ascii="Times New Roman" w:hAnsi="Times New Roman" w:cs="Times New Roman"/>
            <w:noProof/>
            <w:sz w:val="24"/>
            <w:szCs w:val="24"/>
          </w:rPr>
          <w:t>40</w:t>
        </w:r>
      </w:hyperlink>
      <w:r w:rsidR="00F50B80">
        <w:rPr>
          <w:rFonts w:ascii="Times New Roman" w:hAnsi="Times New Roman" w:cs="Times New Roman"/>
          <w:noProof/>
          <w:sz w:val="24"/>
          <w:szCs w:val="24"/>
        </w:rPr>
        <w:t>)</w:t>
      </w:r>
      <w:r w:rsidR="007819CE">
        <w:rPr>
          <w:rFonts w:ascii="Times New Roman" w:hAnsi="Times New Roman" w:cs="Times New Roman"/>
          <w:sz w:val="24"/>
          <w:szCs w:val="24"/>
        </w:rPr>
        <w:fldChar w:fldCharType="end"/>
      </w:r>
      <w:r w:rsidR="006703C4">
        <w:rPr>
          <w:rFonts w:ascii="Times New Roman" w:hAnsi="Times New Roman" w:cs="Times New Roman"/>
          <w:sz w:val="24"/>
          <w:szCs w:val="24"/>
        </w:rPr>
        <w:t>.</w:t>
      </w:r>
    </w:p>
    <w:p w14:paraId="33FDCD3E" w14:textId="1F15D879" w:rsidR="00F45224" w:rsidRDefault="00A84B1F" w:rsidP="0054098E">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To further deciphering </w:t>
      </w:r>
      <w:r w:rsidR="00731CD1">
        <w:rPr>
          <w:rFonts w:ascii="Times New Roman" w:hAnsi="Times New Roman" w:cs="Times New Roman"/>
          <w:sz w:val="24"/>
          <w:szCs w:val="24"/>
        </w:rPr>
        <w:t xml:space="preserve">the introgression effect and </w:t>
      </w:r>
      <w:r w:rsidR="007819CE">
        <w:rPr>
          <w:rFonts w:ascii="Times New Roman" w:hAnsi="Times New Roman" w:cs="Times New Roman" w:hint="eastAsia"/>
          <w:sz w:val="24"/>
          <w:szCs w:val="24"/>
        </w:rPr>
        <w:t>I</w:t>
      </w:r>
      <w:r w:rsidR="00731CD1">
        <w:rPr>
          <w:rFonts w:ascii="Times New Roman" w:hAnsi="Times New Roman" w:cs="Times New Roman"/>
          <w:sz w:val="24"/>
          <w:szCs w:val="24"/>
        </w:rPr>
        <w:t xml:space="preserve">t’s influence </w:t>
      </w:r>
      <w:r w:rsidR="00C144F4">
        <w:rPr>
          <w:rFonts w:ascii="Times New Roman" w:hAnsi="Times New Roman" w:cs="Times New Roman"/>
          <w:sz w:val="24"/>
          <w:szCs w:val="24"/>
        </w:rPr>
        <w:t>on</w:t>
      </w:r>
      <w:r w:rsidR="00731CD1">
        <w:rPr>
          <w:rFonts w:ascii="Times New Roman" w:hAnsi="Times New Roman" w:cs="Times New Roman"/>
          <w:sz w:val="24"/>
          <w:szCs w:val="24"/>
        </w:rPr>
        <w:t xml:space="preserve"> evolutionary relationship inference</w:t>
      </w:r>
      <w:r w:rsidR="00C144F4">
        <w:rPr>
          <w:rFonts w:ascii="Times New Roman" w:hAnsi="Times New Roman" w:cs="Times New Roman"/>
          <w:sz w:val="24"/>
          <w:szCs w:val="24"/>
        </w:rPr>
        <w:t xml:space="preserve"> of domestic and the two wild ducks</w:t>
      </w:r>
      <w:r w:rsidR="00731CD1">
        <w:rPr>
          <w:rFonts w:ascii="Times New Roman" w:hAnsi="Times New Roman" w:cs="Times New Roman"/>
          <w:sz w:val="24"/>
          <w:szCs w:val="24"/>
        </w:rPr>
        <w:t xml:space="preserve">, we performed ABBA-BABA test </w:t>
      </w:r>
      <w:r w:rsidR="004A67FB">
        <w:rPr>
          <w:rFonts w:ascii="Times New Roman" w:hAnsi="Times New Roman" w:cs="Times New Roman"/>
          <w:sz w:val="24"/>
          <w:szCs w:val="24"/>
        </w:rPr>
        <w:t xml:space="preserve">(assume that mallard, spot-billed, domestic duck is P1, P2, P3 </w:t>
      </w:r>
      <w:r w:rsidR="004A67FB">
        <w:rPr>
          <w:rFonts w:ascii="Times New Roman" w:hAnsi="Times New Roman" w:cs="Times New Roman" w:hint="eastAsia"/>
          <w:sz w:val="24"/>
          <w:szCs w:val="24"/>
        </w:rPr>
        <w:t>re</w:t>
      </w:r>
      <w:r w:rsidR="004A67FB">
        <w:rPr>
          <w:rFonts w:ascii="Times New Roman" w:hAnsi="Times New Roman" w:cs="Times New Roman"/>
          <w:sz w:val="24"/>
          <w:szCs w:val="24"/>
        </w:rPr>
        <w:t xml:space="preserve">spectively) </w:t>
      </w:r>
      <w:r w:rsidR="004C3EB1">
        <w:rPr>
          <w:rFonts w:ascii="Times New Roman" w:hAnsi="Times New Roman" w:cs="Times New Roman"/>
          <w:sz w:val="24"/>
          <w:szCs w:val="24"/>
        </w:rPr>
        <w:t>using Muscovy duck as outgroup</w:t>
      </w:r>
      <w:r w:rsidR="00E61B15">
        <w:rPr>
          <w:rFonts w:ascii="Times New Roman" w:hAnsi="Times New Roman" w:cs="Times New Roman"/>
          <w:sz w:val="24"/>
          <w:szCs w:val="24"/>
        </w:rPr>
        <w:t xml:space="preserve">. It </w:t>
      </w:r>
      <w:r w:rsidR="00AD1B75">
        <w:rPr>
          <w:rFonts w:ascii="Times New Roman" w:hAnsi="Times New Roman" w:cs="Times New Roman"/>
          <w:sz w:val="24"/>
          <w:szCs w:val="24"/>
        </w:rPr>
        <w:t>also suggest</w:t>
      </w:r>
      <w:r w:rsidR="000B3AD9">
        <w:rPr>
          <w:rFonts w:ascii="Times New Roman" w:hAnsi="Times New Roman" w:cs="Times New Roman" w:hint="eastAsia"/>
          <w:sz w:val="24"/>
          <w:szCs w:val="24"/>
        </w:rPr>
        <w:t>ed</w:t>
      </w:r>
      <w:r w:rsidR="00731CD1">
        <w:rPr>
          <w:rFonts w:ascii="Times New Roman" w:hAnsi="Times New Roman" w:cs="Times New Roman"/>
          <w:sz w:val="24"/>
          <w:szCs w:val="24"/>
        </w:rPr>
        <w:t xml:space="preserve"> that </w:t>
      </w:r>
      <w:r w:rsidR="00DA42AC">
        <w:rPr>
          <w:rFonts w:ascii="Times New Roman" w:hAnsi="Times New Roman" w:cs="Times New Roman"/>
          <w:sz w:val="24"/>
          <w:szCs w:val="24"/>
        </w:rPr>
        <w:t xml:space="preserve">genetic relationship between </w:t>
      </w:r>
      <w:r w:rsidR="00731CD1">
        <w:rPr>
          <w:rFonts w:ascii="Times New Roman" w:hAnsi="Times New Roman" w:cs="Times New Roman"/>
          <w:sz w:val="24"/>
          <w:szCs w:val="24"/>
        </w:rPr>
        <w:t xml:space="preserve">mallard and spot-billed duck </w:t>
      </w:r>
      <w:r w:rsidR="00DA42AC">
        <w:rPr>
          <w:rFonts w:ascii="Times New Roman" w:hAnsi="Times New Roman" w:cs="Times New Roman"/>
          <w:sz w:val="24"/>
          <w:szCs w:val="24"/>
        </w:rPr>
        <w:t>are</w:t>
      </w:r>
      <w:r w:rsidR="00731CD1">
        <w:rPr>
          <w:rFonts w:ascii="Times New Roman" w:hAnsi="Times New Roman" w:cs="Times New Roman"/>
          <w:sz w:val="24"/>
          <w:szCs w:val="24"/>
        </w:rPr>
        <w:t xml:space="preserve"> close</w:t>
      </w:r>
      <w:r w:rsidR="00DA42AC">
        <w:rPr>
          <w:rFonts w:ascii="Times New Roman" w:hAnsi="Times New Roman" w:cs="Times New Roman"/>
          <w:sz w:val="24"/>
          <w:szCs w:val="24"/>
        </w:rPr>
        <w:t>r</w:t>
      </w:r>
      <w:r w:rsidR="00731CD1">
        <w:rPr>
          <w:rFonts w:ascii="Times New Roman" w:hAnsi="Times New Roman" w:cs="Times New Roman"/>
          <w:sz w:val="24"/>
          <w:szCs w:val="24"/>
        </w:rPr>
        <w:t xml:space="preserve"> than</w:t>
      </w:r>
      <w:r w:rsidR="007F4E8B">
        <w:rPr>
          <w:rFonts w:ascii="Times New Roman" w:hAnsi="Times New Roman" w:cs="Times New Roman"/>
          <w:sz w:val="24"/>
          <w:szCs w:val="24"/>
        </w:rPr>
        <w:t xml:space="preserve"> it between the two wild species and</w:t>
      </w:r>
      <w:r w:rsidR="00731CD1">
        <w:rPr>
          <w:rFonts w:ascii="Times New Roman" w:hAnsi="Times New Roman" w:cs="Times New Roman"/>
          <w:sz w:val="24"/>
          <w:szCs w:val="24"/>
        </w:rPr>
        <w:t xml:space="preserve"> domestic</w:t>
      </w:r>
      <w:r w:rsidR="007F4E8B">
        <w:rPr>
          <w:rFonts w:ascii="Times New Roman" w:hAnsi="Times New Roman" w:cs="Times New Roman"/>
          <w:sz w:val="24"/>
          <w:szCs w:val="24"/>
        </w:rPr>
        <w:t>.</w:t>
      </w:r>
      <w:r w:rsidR="00731CD1">
        <w:rPr>
          <w:rFonts w:ascii="Times New Roman" w:hAnsi="Times New Roman" w:cs="Times New Roman"/>
          <w:sz w:val="24"/>
          <w:szCs w:val="24"/>
        </w:rPr>
        <w:t xml:space="preserve"> </w:t>
      </w:r>
      <w:r w:rsidR="007F4E8B">
        <w:rPr>
          <w:rFonts w:ascii="Times New Roman" w:hAnsi="Times New Roman" w:cs="Times New Roman"/>
          <w:sz w:val="24"/>
          <w:szCs w:val="24"/>
        </w:rPr>
        <w:t>We also found</w:t>
      </w:r>
      <w:r w:rsidR="00731CD1">
        <w:rPr>
          <w:rFonts w:ascii="Times New Roman" w:hAnsi="Times New Roman" w:cs="Times New Roman"/>
          <w:sz w:val="24"/>
          <w:szCs w:val="24"/>
        </w:rPr>
        <w:t xml:space="preserve"> evidence of gene flow between domestic and wild ducks</w:t>
      </w:r>
      <w:r w:rsidR="00C709C4">
        <w:rPr>
          <w:rFonts w:ascii="Times New Roman" w:hAnsi="Times New Roman" w:cs="Times New Roman"/>
          <w:sz w:val="24"/>
          <w:szCs w:val="24"/>
        </w:rPr>
        <w:t xml:space="preserve"> which is in consistent with above analysis</w:t>
      </w:r>
      <w:r w:rsidR="00731CD1">
        <w:rPr>
          <w:rFonts w:ascii="Times New Roman" w:hAnsi="Times New Roman" w:cs="Times New Roman"/>
          <w:sz w:val="24"/>
          <w:szCs w:val="24"/>
        </w:rPr>
        <w:t>. (D-statistics</w:t>
      </w:r>
      <w:r w:rsidR="00C144F4">
        <w:rPr>
          <w:rFonts w:ascii="Times New Roman" w:hAnsi="Times New Roman" w:cs="Times New Roman"/>
          <w:sz w:val="24"/>
          <w:szCs w:val="24"/>
        </w:rPr>
        <w:t>: -0.2972; jackknife std: 0.4189</w:t>
      </w:r>
      <w:r w:rsidR="00731CD1">
        <w:rPr>
          <w:rFonts w:ascii="Times New Roman" w:hAnsi="Times New Roman" w:cs="Times New Roman"/>
          <w:sz w:val="24"/>
          <w:szCs w:val="24"/>
        </w:rPr>
        <w:t>)</w:t>
      </w:r>
      <w:r w:rsidR="00DA42AC">
        <w:rPr>
          <w:rFonts w:ascii="Times New Roman" w:hAnsi="Times New Roman" w:cs="Times New Roman"/>
          <w:sz w:val="24"/>
          <w:szCs w:val="24"/>
        </w:rPr>
        <w:t xml:space="preserve"> </w:t>
      </w:r>
      <w:r w:rsidR="00731CD1">
        <w:rPr>
          <w:rFonts w:ascii="Times New Roman" w:hAnsi="Times New Roman" w:cs="Times New Roman"/>
          <w:sz w:val="24"/>
          <w:szCs w:val="24"/>
        </w:rPr>
        <w:t>(</w:t>
      </w:r>
      <w:r w:rsidR="007819CE">
        <w:rPr>
          <w:rFonts w:ascii="Times New Roman" w:hAnsi="Times New Roman" w:cs="Times New Roman"/>
          <w:sz w:val="24"/>
          <w:szCs w:val="24"/>
        </w:rPr>
        <w:t>Fig. S30</w:t>
      </w:r>
      <w:r w:rsidR="0093400E">
        <w:rPr>
          <w:rFonts w:ascii="Times New Roman" w:hAnsi="Times New Roman" w:cs="Times New Roman"/>
          <w:sz w:val="24"/>
          <w:szCs w:val="24"/>
        </w:rPr>
        <w:t xml:space="preserve"> a</w:t>
      </w:r>
      <w:r w:rsidR="00731CD1">
        <w:rPr>
          <w:rFonts w:ascii="Times New Roman" w:hAnsi="Times New Roman" w:cs="Times New Roman"/>
          <w:sz w:val="24"/>
          <w:szCs w:val="24"/>
        </w:rPr>
        <w:t>).</w:t>
      </w:r>
      <w:r w:rsidR="00C144F4">
        <w:rPr>
          <w:rFonts w:ascii="Times New Roman" w:hAnsi="Times New Roman" w:cs="Times New Roman"/>
          <w:sz w:val="24"/>
          <w:szCs w:val="24"/>
        </w:rPr>
        <w:t xml:space="preserve"> In order to characterized the gene flow effect on the phylogenetic tree reconstruction, we </w:t>
      </w:r>
      <w:r w:rsidR="0016328A">
        <w:rPr>
          <w:rFonts w:ascii="Times New Roman" w:hAnsi="Times New Roman" w:cs="Times New Roman"/>
          <w:sz w:val="24"/>
          <w:szCs w:val="24"/>
        </w:rPr>
        <w:t>used the same idea,</w:t>
      </w:r>
      <w:r w:rsidR="008C0F74" w:rsidRPr="008C0F74">
        <w:rPr>
          <w:rFonts w:ascii="Times New Roman" w:hAnsi="Times New Roman" w:cs="Times New Roman"/>
          <w:sz w:val="24"/>
          <w:szCs w:val="24"/>
        </w:rPr>
        <w:t xml:space="preserve"> </w:t>
      </w:r>
      <w:r w:rsidR="008C0F74" w:rsidRPr="00C013FE">
        <w:rPr>
          <w:rFonts w:ascii="Times New Roman" w:hAnsi="Times New Roman" w:cs="Times New Roman"/>
          <w:sz w:val="24"/>
          <w:szCs w:val="24"/>
        </w:rPr>
        <w:t>ΔDAF</w:t>
      </w:r>
      <w:r w:rsidR="0016328A">
        <w:rPr>
          <w:rFonts w:ascii="Times New Roman" w:hAnsi="Times New Roman" w:cs="Times New Roman"/>
          <w:sz w:val="24"/>
          <w:szCs w:val="24"/>
        </w:rPr>
        <w:t xml:space="preserve">, to test </w:t>
      </w:r>
      <w:r w:rsidR="008C0F74">
        <w:rPr>
          <w:rFonts w:ascii="Times New Roman" w:hAnsi="Times New Roman" w:cs="Times New Roman"/>
          <w:sz w:val="24"/>
          <w:szCs w:val="24"/>
        </w:rPr>
        <w:t>is there evidence that these</w:t>
      </w:r>
      <w:r w:rsidR="0016328A">
        <w:rPr>
          <w:rFonts w:ascii="Times New Roman" w:hAnsi="Times New Roman" w:cs="Times New Roman"/>
          <w:sz w:val="24"/>
          <w:szCs w:val="24"/>
        </w:rPr>
        <w:t xml:space="preserve"> derived allele sharing is caused by introgression</w:t>
      </w:r>
      <w:r w:rsidR="0093400E">
        <w:rPr>
          <w:rFonts w:ascii="Times New Roman" w:hAnsi="Times New Roman" w:cs="Times New Roman"/>
          <w:sz w:val="24"/>
          <w:szCs w:val="24"/>
        </w:rPr>
        <w:t xml:space="preserve"> (Fig. S30 b)</w:t>
      </w:r>
      <w:r w:rsidR="0016328A">
        <w:rPr>
          <w:rFonts w:ascii="Times New Roman" w:hAnsi="Times New Roman" w:cs="Times New Roman"/>
          <w:sz w:val="24"/>
          <w:szCs w:val="24"/>
        </w:rPr>
        <w:t xml:space="preserve">. </w:t>
      </w:r>
      <w:r w:rsidR="00423265">
        <w:rPr>
          <w:rFonts w:ascii="Times New Roman" w:hAnsi="Times New Roman" w:cs="Times New Roman"/>
          <w:sz w:val="24"/>
          <w:szCs w:val="24"/>
        </w:rPr>
        <w:t>We</w:t>
      </w:r>
      <w:r w:rsidR="00C144F4">
        <w:rPr>
          <w:rFonts w:ascii="Times New Roman" w:hAnsi="Times New Roman" w:cs="Times New Roman"/>
          <w:sz w:val="24"/>
          <w:szCs w:val="24"/>
        </w:rPr>
        <w:t xml:space="preserve"> stratified the number of BBAA (ABBA, BABA) sites by the </w:t>
      </w:r>
      <w:r w:rsidR="00C144F4" w:rsidRPr="00C013FE">
        <w:rPr>
          <w:rFonts w:ascii="Times New Roman" w:hAnsi="Times New Roman" w:cs="Times New Roman"/>
          <w:sz w:val="24"/>
          <w:szCs w:val="24"/>
        </w:rPr>
        <w:t>ΔDAF</w:t>
      </w:r>
      <w:r w:rsidR="00DC2557">
        <w:rPr>
          <w:rFonts w:ascii="Times New Roman" w:hAnsi="Times New Roman" w:cs="Times New Roman"/>
          <w:sz w:val="24"/>
          <w:szCs w:val="24"/>
        </w:rPr>
        <w:t xml:space="preserve"> bin</w:t>
      </w:r>
      <w:r w:rsidR="005A4C3B">
        <w:rPr>
          <w:rFonts w:ascii="Times New Roman" w:hAnsi="Times New Roman" w:cs="Times New Roman"/>
          <w:sz w:val="24"/>
          <w:szCs w:val="24"/>
        </w:rPr>
        <w:t>s between mallard and spot-billed duck populations (spot-billed and domestic, mallard and domestic, respectively). The most majority proportion of BBAA sites were distributed in low</w:t>
      </w:r>
      <w:r w:rsidR="00473948">
        <w:rPr>
          <w:rFonts w:ascii="Times New Roman" w:hAnsi="Times New Roman" w:cs="Times New Roman"/>
          <w:sz w:val="24"/>
          <w:szCs w:val="24"/>
        </w:rPr>
        <w:t>er</w:t>
      </w:r>
      <w:r w:rsidR="005A4C3B">
        <w:rPr>
          <w:rFonts w:ascii="Times New Roman" w:hAnsi="Times New Roman" w:cs="Times New Roman"/>
          <w:sz w:val="24"/>
          <w:szCs w:val="24"/>
        </w:rPr>
        <w:t xml:space="preserve"> </w:t>
      </w:r>
      <w:r w:rsidR="005A4C3B" w:rsidRPr="00C013FE">
        <w:rPr>
          <w:rFonts w:ascii="Times New Roman" w:hAnsi="Times New Roman" w:cs="Times New Roman"/>
          <w:sz w:val="24"/>
          <w:szCs w:val="24"/>
        </w:rPr>
        <w:t>ΔDAF</w:t>
      </w:r>
      <w:r w:rsidR="00CF0202">
        <w:rPr>
          <w:rFonts w:ascii="Times New Roman" w:hAnsi="Times New Roman" w:cs="Times New Roman"/>
          <w:sz w:val="24"/>
          <w:szCs w:val="24"/>
        </w:rPr>
        <w:t xml:space="preserve"> bins</w:t>
      </w:r>
      <w:r w:rsidR="00BF42F4">
        <w:rPr>
          <w:rFonts w:ascii="Times New Roman" w:hAnsi="Times New Roman" w:cs="Times New Roman"/>
          <w:sz w:val="24"/>
          <w:szCs w:val="24"/>
        </w:rPr>
        <w:t xml:space="preserve"> (-0.4 ~ 0.4)</w:t>
      </w:r>
      <w:r w:rsidR="00CF0202">
        <w:rPr>
          <w:rFonts w:ascii="Times New Roman" w:hAnsi="Times New Roman" w:cs="Times New Roman"/>
          <w:sz w:val="24"/>
          <w:szCs w:val="24"/>
        </w:rPr>
        <w:t xml:space="preserve">, imply the major reason for excess derived allele sharing due to phylogeny rather than introgression. </w:t>
      </w:r>
      <w:r w:rsidR="00555212">
        <w:rPr>
          <w:rFonts w:ascii="Times New Roman" w:hAnsi="Times New Roman" w:cs="Times New Roman"/>
          <w:sz w:val="24"/>
          <w:szCs w:val="24"/>
        </w:rPr>
        <w:t xml:space="preserve">As the majority </w:t>
      </w:r>
      <w:r w:rsidR="002F7778">
        <w:rPr>
          <w:rFonts w:ascii="Times New Roman" w:hAnsi="Times New Roman" w:cs="Times New Roman"/>
          <w:sz w:val="24"/>
          <w:szCs w:val="24"/>
        </w:rPr>
        <w:t xml:space="preserve">number of SNPs (polymorphic in </w:t>
      </w:r>
      <w:r w:rsidR="009032E4">
        <w:rPr>
          <w:rFonts w:ascii="Times New Roman" w:hAnsi="Times New Roman" w:cs="Times New Roman"/>
          <w:sz w:val="24"/>
          <w:szCs w:val="24"/>
        </w:rPr>
        <w:t xml:space="preserve">the </w:t>
      </w:r>
      <w:r w:rsidR="002F7778">
        <w:rPr>
          <w:rFonts w:ascii="Times New Roman" w:hAnsi="Times New Roman" w:cs="Times New Roman"/>
          <w:sz w:val="24"/>
          <w:szCs w:val="24"/>
        </w:rPr>
        <w:t xml:space="preserve">compared two populations. i.e. Polymorphic sites in </w:t>
      </w:r>
      <w:r w:rsidR="00935012">
        <w:rPr>
          <w:rFonts w:ascii="Times New Roman" w:hAnsi="Times New Roman" w:cs="Times New Roman"/>
          <w:sz w:val="24"/>
          <w:szCs w:val="24"/>
        </w:rPr>
        <w:t>spot-billed</w:t>
      </w:r>
      <w:r w:rsidR="002F7778">
        <w:rPr>
          <w:rFonts w:ascii="Times New Roman" w:hAnsi="Times New Roman" w:cs="Times New Roman"/>
          <w:sz w:val="24"/>
          <w:szCs w:val="24"/>
        </w:rPr>
        <w:t xml:space="preserve"> and </w:t>
      </w:r>
      <w:r w:rsidR="00935012">
        <w:rPr>
          <w:rFonts w:ascii="Times New Roman" w:hAnsi="Times New Roman" w:cs="Times New Roman"/>
          <w:sz w:val="24"/>
          <w:szCs w:val="24"/>
        </w:rPr>
        <w:t>domestic</w:t>
      </w:r>
      <w:r w:rsidR="002F7778">
        <w:rPr>
          <w:rFonts w:ascii="Times New Roman" w:hAnsi="Times New Roman" w:cs="Times New Roman"/>
          <w:sz w:val="24"/>
          <w:szCs w:val="24"/>
        </w:rPr>
        <w:t xml:space="preserve">, </w:t>
      </w:r>
      <w:r w:rsidR="00935012">
        <w:rPr>
          <w:rFonts w:ascii="Times New Roman" w:hAnsi="Times New Roman" w:cs="Times New Roman"/>
          <w:sz w:val="24"/>
          <w:szCs w:val="24"/>
        </w:rPr>
        <w:t>mallard</w:t>
      </w:r>
      <w:r w:rsidR="002F7778">
        <w:rPr>
          <w:rFonts w:ascii="Times New Roman" w:hAnsi="Times New Roman" w:cs="Times New Roman"/>
          <w:sz w:val="24"/>
          <w:szCs w:val="24"/>
        </w:rPr>
        <w:t xml:space="preserve"> and </w:t>
      </w:r>
      <w:r w:rsidR="00935012">
        <w:rPr>
          <w:rFonts w:ascii="Times New Roman" w:hAnsi="Times New Roman" w:cs="Times New Roman"/>
          <w:sz w:val="24"/>
          <w:szCs w:val="24"/>
        </w:rPr>
        <w:t>domestic</w:t>
      </w:r>
      <w:r w:rsidR="002F7778">
        <w:rPr>
          <w:rFonts w:ascii="Times New Roman" w:hAnsi="Times New Roman" w:cs="Times New Roman"/>
          <w:sz w:val="24"/>
          <w:szCs w:val="24"/>
        </w:rPr>
        <w:t xml:space="preserve">, </w:t>
      </w:r>
      <w:r w:rsidR="00935012">
        <w:rPr>
          <w:rFonts w:ascii="Times New Roman" w:hAnsi="Times New Roman" w:cs="Times New Roman"/>
          <w:sz w:val="24"/>
          <w:szCs w:val="24"/>
        </w:rPr>
        <w:t>mallard</w:t>
      </w:r>
      <w:r w:rsidR="002F7778">
        <w:rPr>
          <w:rFonts w:ascii="Times New Roman" w:hAnsi="Times New Roman" w:cs="Times New Roman"/>
          <w:sz w:val="24"/>
          <w:szCs w:val="24"/>
        </w:rPr>
        <w:t xml:space="preserve"> and </w:t>
      </w:r>
      <w:r w:rsidR="00935012">
        <w:rPr>
          <w:rFonts w:ascii="Times New Roman" w:hAnsi="Times New Roman" w:cs="Times New Roman"/>
          <w:sz w:val="24"/>
          <w:szCs w:val="24"/>
        </w:rPr>
        <w:t>spot-billed</w:t>
      </w:r>
      <w:r w:rsidR="002F7778">
        <w:rPr>
          <w:rFonts w:ascii="Times New Roman" w:hAnsi="Times New Roman" w:cs="Times New Roman"/>
          <w:sz w:val="24"/>
          <w:szCs w:val="24"/>
        </w:rPr>
        <w:t xml:space="preserve"> for ABBA, BABA, BBAA, respectively) distributed at lower </w:t>
      </w:r>
      <w:r w:rsidR="002F7778" w:rsidRPr="00C013FE">
        <w:rPr>
          <w:rFonts w:ascii="Times New Roman" w:hAnsi="Times New Roman" w:cs="Times New Roman"/>
          <w:sz w:val="24"/>
          <w:szCs w:val="24"/>
        </w:rPr>
        <w:t>ΔDAF</w:t>
      </w:r>
      <w:r w:rsidR="002F7778">
        <w:rPr>
          <w:rFonts w:ascii="Times New Roman" w:hAnsi="Times New Roman" w:cs="Times New Roman"/>
          <w:sz w:val="24"/>
          <w:szCs w:val="24"/>
        </w:rPr>
        <w:t xml:space="preserve"> bins. </w:t>
      </w:r>
      <w:r w:rsidR="002F7778">
        <w:rPr>
          <w:rFonts w:ascii="Times New Roman" w:hAnsi="Times New Roman" w:cs="Times New Roman" w:hint="eastAsia"/>
          <w:sz w:val="24"/>
          <w:szCs w:val="24"/>
        </w:rPr>
        <w:t>W</w:t>
      </w:r>
      <w:r w:rsidR="002F7778">
        <w:rPr>
          <w:rFonts w:ascii="Times New Roman" w:hAnsi="Times New Roman" w:cs="Times New Roman"/>
          <w:sz w:val="24"/>
          <w:szCs w:val="24"/>
        </w:rPr>
        <w:t xml:space="preserve">e further </w:t>
      </w:r>
      <w:r w:rsidR="009032E4">
        <w:rPr>
          <w:rFonts w:ascii="Times New Roman" w:hAnsi="Times New Roman" w:cs="Times New Roman"/>
          <w:sz w:val="24"/>
          <w:szCs w:val="24"/>
        </w:rPr>
        <w:t>measure</w:t>
      </w:r>
      <w:r w:rsidR="0051780F">
        <w:rPr>
          <w:rFonts w:ascii="Times New Roman" w:hAnsi="Times New Roman" w:cs="Times New Roman"/>
          <w:sz w:val="24"/>
          <w:szCs w:val="24"/>
        </w:rPr>
        <w:t>d</w:t>
      </w:r>
      <w:r w:rsidR="002F7778">
        <w:rPr>
          <w:rFonts w:ascii="Times New Roman" w:hAnsi="Times New Roman" w:cs="Times New Roman"/>
          <w:sz w:val="24"/>
          <w:szCs w:val="24"/>
        </w:rPr>
        <w:t xml:space="preserve"> the proportion distribution of the BBAA sites among all SNPs (</w:t>
      </w:r>
      <w:r w:rsidR="009032E4">
        <w:rPr>
          <w:rFonts w:ascii="Times New Roman" w:hAnsi="Times New Roman" w:cs="Times New Roman"/>
          <w:sz w:val="24"/>
          <w:szCs w:val="24"/>
        </w:rPr>
        <w:t>i.e. polymorphic in the compared two populations</w:t>
      </w:r>
      <w:r w:rsidR="002F7778">
        <w:rPr>
          <w:rFonts w:ascii="Times New Roman" w:hAnsi="Times New Roman" w:cs="Times New Roman"/>
          <w:sz w:val="24"/>
          <w:szCs w:val="24"/>
        </w:rPr>
        <w:t>)</w:t>
      </w:r>
      <w:r w:rsidR="002142FB">
        <w:rPr>
          <w:rFonts w:ascii="Times New Roman" w:hAnsi="Times New Roman" w:cs="Times New Roman"/>
          <w:sz w:val="24"/>
          <w:szCs w:val="24"/>
        </w:rPr>
        <w:t xml:space="preserve">. </w:t>
      </w:r>
      <w:r w:rsidR="00022ABD">
        <w:rPr>
          <w:rFonts w:ascii="Times New Roman" w:hAnsi="Times New Roman" w:cs="Times New Roman"/>
          <w:sz w:val="24"/>
          <w:szCs w:val="24"/>
        </w:rPr>
        <w:t xml:space="preserve">If </w:t>
      </w:r>
      <w:r w:rsidR="002142FB">
        <w:rPr>
          <w:rFonts w:ascii="Times New Roman" w:hAnsi="Times New Roman" w:cs="Times New Roman"/>
          <w:sz w:val="24"/>
          <w:szCs w:val="24"/>
        </w:rPr>
        <w:t xml:space="preserve">the introgression exists between </w:t>
      </w:r>
      <w:r w:rsidR="001F6556">
        <w:rPr>
          <w:rFonts w:ascii="Times New Roman" w:hAnsi="Times New Roman" w:cs="Times New Roman"/>
          <w:sz w:val="24"/>
          <w:szCs w:val="24"/>
        </w:rPr>
        <w:t>mallard and spot-billed</w:t>
      </w:r>
      <w:r w:rsidR="00E61B15">
        <w:rPr>
          <w:rFonts w:ascii="Times New Roman" w:hAnsi="Times New Roman" w:cs="Times New Roman"/>
          <w:sz w:val="24"/>
          <w:szCs w:val="24"/>
        </w:rPr>
        <w:t xml:space="preserve"> (mallard and domestic, spot-billed and domestic), we may expect the proportion of BBAA sites would increase with the</w:t>
      </w:r>
      <w:r w:rsidR="004C2C4B">
        <w:rPr>
          <w:rFonts w:ascii="Times New Roman" w:hAnsi="Times New Roman" w:cs="Times New Roman"/>
          <w:sz w:val="24"/>
          <w:szCs w:val="24"/>
        </w:rPr>
        <w:t xml:space="preserve"> </w:t>
      </w:r>
      <w:r w:rsidR="00E61B15" w:rsidRPr="00C013FE">
        <w:rPr>
          <w:rFonts w:ascii="Times New Roman" w:hAnsi="Times New Roman" w:cs="Times New Roman"/>
          <w:sz w:val="24"/>
          <w:szCs w:val="24"/>
        </w:rPr>
        <w:t>ΔDAF</w:t>
      </w:r>
      <w:r w:rsidR="004C2C4B">
        <w:rPr>
          <w:rFonts w:ascii="Times New Roman" w:hAnsi="Times New Roman" w:cs="Times New Roman"/>
          <w:sz w:val="24"/>
          <w:szCs w:val="24"/>
        </w:rPr>
        <w:t xml:space="preserve"> (or absolute </w:t>
      </w:r>
      <w:r w:rsidR="004C2C4B" w:rsidRPr="00C013FE">
        <w:rPr>
          <w:rFonts w:ascii="Times New Roman" w:hAnsi="Times New Roman" w:cs="Times New Roman"/>
          <w:sz w:val="24"/>
          <w:szCs w:val="24"/>
        </w:rPr>
        <w:t>ΔDAF</w:t>
      </w:r>
      <w:r w:rsidR="004C2C4B">
        <w:rPr>
          <w:rFonts w:ascii="Times New Roman" w:hAnsi="Times New Roman" w:cs="Times New Roman"/>
          <w:sz w:val="24"/>
          <w:szCs w:val="24"/>
        </w:rPr>
        <w:t xml:space="preserve"> in negative)</w:t>
      </w:r>
      <w:r w:rsidR="00E61B15">
        <w:rPr>
          <w:rFonts w:ascii="Times New Roman" w:hAnsi="Times New Roman" w:cs="Times New Roman"/>
          <w:sz w:val="24"/>
          <w:szCs w:val="24"/>
        </w:rPr>
        <w:t xml:space="preserve">. We did find that </w:t>
      </w:r>
      <w:r w:rsidR="00771F20">
        <w:rPr>
          <w:rFonts w:ascii="Times New Roman" w:hAnsi="Times New Roman" w:cs="Times New Roman"/>
          <w:sz w:val="24"/>
          <w:szCs w:val="24"/>
        </w:rPr>
        <w:t xml:space="preserve">the proportion of BABA, ABBA sites increased </w:t>
      </w:r>
      <w:r w:rsidR="00771F20">
        <w:rPr>
          <w:rFonts w:ascii="Times New Roman" w:hAnsi="Times New Roman" w:cs="Times New Roman"/>
          <w:sz w:val="24"/>
          <w:szCs w:val="24"/>
        </w:rPr>
        <w:lastRenderedPageBreak/>
        <w:t xml:space="preserve">with </w:t>
      </w:r>
      <w:r w:rsidR="00771F20" w:rsidRPr="00C013FE">
        <w:rPr>
          <w:rFonts w:ascii="Times New Roman" w:hAnsi="Times New Roman" w:cs="Times New Roman"/>
          <w:sz w:val="24"/>
          <w:szCs w:val="24"/>
        </w:rPr>
        <w:t>ΔDAF</w:t>
      </w:r>
      <w:r w:rsidR="00D22A76">
        <w:rPr>
          <w:rFonts w:ascii="Times New Roman" w:hAnsi="Times New Roman" w:cs="Times New Roman"/>
          <w:sz w:val="24"/>
          <w:szCs w:val="24"/>
        </w:rPr>
        <w:t>,</w:t>
      </w:r>
      <w:r w:rsidR="00771F20">
        <w:rPr>
          <w:rFonts w:ascii="Times New Roman" w:hAnsi="Times New Roman" w:cs="Times New Roman"/>
          <w:sz w:val="24"/>
          <w:szCs w:val="24"/>
        </w:rPr>
        <w:t xml:space="preserve"> which indicate </w:t>
      </w:r>
      <w:r w:rsidR="001B7CC4">
        <w:rPr>
          <w:rFonts w:ascii="Times New Roman" w:hAnsi="Times New Roman" w:cs="Times New Roman"/>
          <w:sz w:val="24"/>
          <w:szCs w:val="24"/>
        </w:rPr>
        <w:t xml:space="preserve">that the derived allele sharing between wild (mallard or spot-billed) </w:t>
      </w:r>
      <w:r w:rsidR="00D938B7">
        <w:rPr>
          <w:rFonts w:ascii="Times New Roman" w:hAnsi="Times New Roman" w:cs="Times New Roman"/>
          <w:sz w:val="24"/>
          <w:szCs w:val="24"/>
        </w:rPr>
        <w:t>and</w:t>
      </w:r>
      <w:r w:rsidR="001B7CC4">
        <w:rPr>
          <w:rFonts w:ascii="Times New Roman" w:hAnsi="Times New Roman" w:cs="Times New Roman"/>
          <w:sz w:val="24"/>
          <w:szCs w:val="24"/>
        </w:rPr>
        <w:t xml:space="preserve"> domestic populations is partly due to the introgression</w:t>
      </w:r>
      <w:r w:rsidR="00D22A76">
        <w:rPr>
          <w:rFonts w:ascii="Times New Roman" w:hAnsi="Times New Roman" w:cs="Times New Roman"/>
          <w:sz w:val="24"/>
          <w:szCs w:val="24"/>
        </w:rPr>
        <w:t xml:space="preserve">. </w:t>
      </w:r>
      <w:r w:rsidR="001B7CC4">
        <w:rPr>
          <w:rFonts w:ascii="Times New Roman" w:hAnsi="Times New Roman" w:cs="Times New Roman"/>
          <w:sz w:val="24"/>
          <w:szCs w:val="24"/>
        </w:rPr>
        <w:t>W</w:t>
      </w:r>
      <w:r w:rsidR="001B7CC4">
        <w:rPr>
          <w:rFonts w:ascii="Times New Roman" w:hAnsi="Times New Roman" w:cs="Times New Roman" w:hint="eastAsia"/>
          <w:sz w:val="24"/>
          <w:szCs w:val="24"/>
        </w:rPr>
        <w:t>h</w:t>
      </w:r>
      <w:r w:rsidR="001B7CC4">
        <w:rPr>
          <w:rFonts w:ascii="Times New Roman" w:hAnsi="Times New Roman" w:cs="Times New Roman"/>
          <w:sz w:val="24"/>
          <w:szCs w:val="24"/>
        </w:rPr>
        <w:t xml:space="preserve">ereas </w:t>
      </w:r>
      <w:r w:rsidR="00B42468">
        <w:rPr>
          <w:rFonts w:ascii="Times New Roman" w:hAnsi="Times New Roman" w:cs="Times New Roman"/>
          <w:sz w:val="24"/>
          <w:szCs w:val="24"/>
        </w:rPr>
        <w:t xml:space="preserve">the </w:t>
      </w:r>
      <w:r w:rsidR="005E5E58">
        <w:rPr>
          <w:rFonts w:ascii="Times New Roman" w:hAnsi="Times New Roman" w:cs="Times New Roman"/>
          <w:sz w:val="24"/>
          <w:szCs w:val="24"/>
        </w:rPr>
        <w:t>distribution</w:t>
      </w:r>
      <w:r w:rsidR="00D938B7">
        <w:rPr>
          <w:rFonts w:ascii="Times New Roman" w:hAnsi="Times New Roman" w:cs="Times New Roman"/>
          <w:sz w:val="24"/>
          <w:szCs w:val="24"/>
        </w:rPr>
        <w:t xml:space="preserve"> of</w:t>
      </w:r>
      <w:r w:rsidR="00B42468">
        <w:rPr>
          <w:rFonts w:ascii="Times New Roman" w:hAnsi="Times New Roman" w:cs="Times New Roman"/>
          <w:sz w:val="24"/>
          <w:szCs w:val="24"/>
        </w:rPr>
        <w:t xml:space="preserve"> BBAA</w:t>
      </w:r>
      <w:r w:rsidR="00D938B7" w:rsidRPr="00D938B7">
        <w:rPr>
          <w:rFonts w:ascii="Times New Roman" w:hAnsi="Times New Roman" w:cs="Times New Roman"/>
          <w:sz w:val="24"/>
          <w:szCs w:val="24"/>
        </w:rPr>
        <w:t xml:space="preserve"> </w:t>
      </w:r>
      <w:r w:rsidR="00D938B7">
        <w:rPr>
          <w:rFonts w:ascii="Times New Roman" w:hAnsi="Times New Roman" w:cs="Times New Roman"/>
          <w:sz w:val="24"/>
          <w:szCs w:val="24"/>
        </w:rPr>
        <w:t>proportion</w:t>
      </w:r>
      <w:r w:rsidR="00B42468">
        <w:rPr>
          <w:rFonts w:ascii="Times New Roman" w:hAnsi="Times New Roman" w:cs="Times New Roman"/>
          <w:sz w:val="24"/>
          <w:szCs w:val="24"/>
        </w:rPr>
        <w:t xml:space="preserve"> </w:t>
      </w:r>
      <w:r w:rsidR="00BF42F4">
        <w:rPr>
          <w:rFonts w:ascii="Times New Roman" w:hAnsi="Times New Roman" w:cs="Times New Roman"/>
          <w:sz w:val="24"/>
          <w:szCs w:val="24"/>
        </w:rPr>
        <w:t xml:space="preserve">across </w:t>
      </w:r>
      <w:r w:rsidR="00BF42F4" w:rsidRPr="00C013FE">
        <w:rPr>
          <w:rFonts w:ascii="Times New Roman" w:hAnsi="Times New Roman" w:cs="Times New Roman"/>
          <w:sz w:val="24"/>
          <w:szCs w:val="24"/>
        </w:rPr>
        <w:t>ΔDAF</w:t>
      </w:r>
      <w:r w:rsidR="00BF42F4">
        <w:rPr>
          <w:rFonts w:ascii="Times New Roman" w:hAnsi="Times New Roman" w:cs="Times New Roman"/>
          <w:sz w:val="24"/>
          <w:szCs w:val="24"/>
        </w:rPr>
        <w:t xml:space="preserve"> bins </w:t>
      </w:r>
      <w:r w:rsidR="00B42468">
        <w:rPr>
          <w:rFonts w:ascii="Times New Roman" w:hAnsi="Times New Roman" w:cs="Times New Roman"/>
          <w:sz w:val="24"/>
          <w:szCs w:val="24"/>
        </w:rPr>
        <w:t>showed a different pattern</w:t>
      </w:r>
      <w:r w:rsidR="00BF42F4">
        <w:rPr>
          <w:rFonts w:ascii="Times New Roman" w:hAnsi="Times New Roman" w:cs="Times New Roman"/>
          <w:sz w:val="24"/>
          <w:szCs w:val="24"/>
        </w:rPr>
        <w:t xml:space="preserve"> that the BBAA rate has only little difference across </w:t>
      </w:r>
      <w:r w:rsidR="00BF42F4" w:rsidRPr="00C013FE">
        <w:rPr>
          <w:rFonts w:ascii="Times New Roman" w:hAnsi="Times New Roman" w:cs="Times New Roman"/>
          <w:sz w:val="24"/>
          <w:szCs w:val="24"/>
        </w:rPr>
        <w:t>ΔDAF</w:t>
      </w:r>
      <w:r w:rsidR="00BF42F4">
        <w:rPr>
          <w:rFonts w:ascii="Times New Roman" w:hAnsi="Times New Roman" w:cs="Times New Roman"/>
          <w:sz w:val="24"/>
          <w:szCs w:val="24"/>
        </w:rPr>
        <w:t xml:space="preserve"> bins, which indicate that </w:t>
      </w:r>
      <w:r w:rsidR="00352B69">
        <w:rPr>
          <w:rFonts w:ascii="Times New Roman" w:hAnsi="Times New Roman" w:cs="Times New Roman"/>
          <w:sz w:val="24"/>
          <w:szCs w:val="24"/>
        </w:rPr>
        <w:t xml:space="preserve">absent evidence of introgression between mallard and spot-billed. </w:t>
      </w:r>
    </w:p>
    <w:p w14:paraId="24E18472" w14:textId="77777777" w:rsidR="003463A6" w:rsidRDefault="00FB0F2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iscussion</w:t>
      </w:r>
    </w:p>
    <w:p w14:paraId="17D33B99" w14:textId="0070269B" w:rsidR="002349E4" w:rsidRDefault="00614D68" w:rsidP="00DF750C">
      <w:pPr>
        <w:spacing w:line="480" w:lineRule="auto"/>
        <w:rPr>
          <w:rFonts w:ascii="Times New Roman" w:hAnsi="Times New Roman" w:cs="Times New Roman"/>
          <w:color w:val="000000" w:themeColor="text1"/>
          <w:sz w:val="24"/>
          <w:szCs w:val="24"/>
        </w:rPr>
      </w:pPr>
      <w:bookmarkStart w:id="150" w:name="_Hlk483987361"/>
      <w:r>
        <w:rPr>
          <w:rFonts w:ascii="Times New Roman" w:hAnsi="Times New Roman" w:cs="Times New Roman"/>
          <w:sz w:val="24"/>
          <w:szCs w:val="24"/>
        </w:rPr>
        <w:t>H</w:t>
      </w:r>
      <w:r w:rsidR="006B3B30">
        <w:rPr>
          <w:rFonts w:ascii="Times New Roman" w:hAnsi="Times New Roman" w:cs="Times New Roman"/>
          <w:sz w:val="24"/>
          <w:szCs w:val="24"/>
        </w:rPr>
        <w:t>ow</w:t>
      </w:r>
      <w:r w:rsidR="00AD3DBC">
        <w:rPr>
          <w:rFonts w:ascii="Times New Roman" w:hAnsi="Times New Roman" w:cs="Times New Roman"/>
          <w:sz w:val="24"/>
          <w:szCs w:val="24"/>
        </w:rPr>
        <w:t xml:space="preserve"> domestic animals originate and </w:t>
      </w:r>
      <w:r w:rsidR="001C5496">
        <w:rPr>
          <w:rFonts w:ascii="Times New Roman" w:hAnsi="Times New Roman" w:cs="Times New Roman"/>
          <w:sz w:val="24"/>
          <w:szCs w:val="24"/>
        </w:rPr>
        <w:t xml:space="preserve">lead to striking morphological and behavioral changes </w:t>
      </w:r>
      <w:r>
        <w:rPr>
          <w:rFonts w:ascii="Times New Roman" w:hAnsi="Times New Roman" w:cs="Times New Roman"/>
          <w:sz w:val="24"/>
          <w:szCs w:val="24"/>
        </w:rPr>
        <w:t>are hot topics</w:t>
      </w:r>
      <w:r w:rsidR="001C5496">
        <w:rPr>
          <w:rFonts w:ascii="Times New Roman" w:hAnsi="Times New Roman" w:cs="Times New Roman"/>
          <w:sz w:val="24"/>
          <w:szCs w:val="24"/>
        </w:rPr>
        <w:t xml:space="preserve"> of evolutionary biology. </w:t>
      </w:r>
      <w:r w:rsidR="00391BD0">
        <w:rPr>
          <w:rFonts w:ascii="Times New Roman" w:hAnsi="Times New Roman" w:cs="Times New Roman"/>
          <w:sz w:val="24"/>
          <w:szCs w:val="24"/>
        </w:rPr>
        <w:t>Recently, t</w:t>
      </w:r>
      <w:r w:rsidR="00C03F75">
        <w:rPr>
          <w:rFonts w:ascii="Times New Roman" w:hAnsi="Times New Roman" w:cs="Times New Roman"/>
          <w:sz w:val="24"/>
          <w:szCs w:val="24"/>
        </w:rPr>
        <w:t xml:space="preserve">he rapid development of high-throughput sequencing technologies has significantly boosted </w:t>
      </w:r>
      <w:r w:rsidR="00FE3E28">
        <w:rPr>
          <w:rFonts w:ascii="Times New Roman" w:hAnsi="Times New Roman" w:cs="Times New Roman"/>
          <w:sz w:val="24"/>
          <w:szCs w:val="24"/>
        </w:rPr>
        <w:t xml:space="preserve">knowledges for </w:t>
      </w:r>
      <w:r w:rsidR="002168DE">
        <w:rPr>
          <w:rFonts w:ascii="Times New Roman" w:hAnsi="Times New Roman" w:cs="Times New Roman"/>
          <w:sz w:val="24"/>
          <w:szCs w:val="24"/>
        </w:rPr>
        <w:t>origination and domestic</w:t>
      </w:r>
      <w:r w:rsidR="00401A72">
        <w:rPr>
          <w:rFonts w:ascii="Times New Roman" w:hAnsi="Times New Roman" w:cs="Times New Roman"/>
          <w:sz w:val="24"/>
          <w:szCs w:val="24"/>
        </w:rPr>
        <w:t xml:space="preserve"> process in dog, pig</w:t>
      </w:r>
      <w:r w:rsidR="00BF2393">
        <w:rPr>
          <w:rFonts w:ascii="Times New Roman" w:hAnsi="Times New Roman" w:cs="Times New Roman"/>
          <w:sz w:val="24"/>
          <w:szCs w:val="24"/>
        </w:rPr>
        <w:t xml:space="preserve"> </w:t>
      </w:r>
      <w:r w:rsidR="00E7152F">
        <w:rPr>
          <w:rFonts w:ascii="Times New Roman" w:hAnsi="Times New Roman" w:cs="Times New Roman"/>
          <w:sz w:val="24"/>
          <w:szCs w:val="24"/>
        </w:rPr>
        <w:t>and</w:t>
      </w:r>
      <w:r w:rsidR="00401A72">
        <w:rPr>
          <w:rFonts w:ascii="Times New Roman" w:hAnsi="Times New Roman" w:cs="Times New Roman"/>
          <w:sz w:val="24"/>
          <w:szCs w:val="24"/>
        </w:rPr>
        <w:t xml:space="preserve"> rabbi</w:t>
      </w:r>
      <w:r w:rsidR="00E7152F">
        <w:rPr>
          <w:rFonts w:ascii="Times New Roman" w:hAnsi="Times New Roman" w:cs="Times New Roman"/>
          <w:sz w:val="24"/>
          <w:szCs w:val="24"/>
        </w:rPr>
        <w:t>t, as well as</w:t>
      </w:r>
      <w:r w:rsidR="00401A72">
        <w:rPr>
          <w:rFonts w:ascii="Times New Roman" w:hAnsi="Times New Roman" w:cs="Times New Roman"/>
          <w:sz w:val="24"/>
          <w:szCs w:val="24"/>
        </w:rPr>
        <w:t xml:space="preserve"> chicken </w:t>
      </w:r>
      <w:r w:rsidR="00BF2393" w:rsidRPr="00194533">
        <w:rPr>
          <w:rFonts w:ascii="Times New Roman" w:hAnsi="Times New Roman" w:cs="Times New Roman"/>
          <w:sz w:val="24"/>
          <w:szCs w:val="24"/>
        </w:rPr>
        <w:fldChar w:fldCharType="begin">
          <w:fldData xml:space="preserve">PEVuZE5vdGU+PENpdGU+PEF1dGhvcj5YaWFuZzwvQXV0aG9yPjxZZWFyPjIwMTQ8L1llYXI+PFJl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PEVuZE5vdGU+PENpdGU+PEF1dGhvcj5YaWFuZzwvQXV0aG9yPjxZZWFyPjIwMTQ8L1llYXI+PFJl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BF2393" w:rsidRPr="00194533">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6" w:tooltip="Frantz, 2015 #114" w:history="1">
        <w:r w:rsidR="00F50B80">
          <w:rPr>
            <w:rFonts w:ascii="Times New Roman" w:hAnsi="Times New Roman" w:cs="Times New Roman"/>
            <w:noProof/>
            <w:sz w:val="24"/>
            <w:szCs w:val="24"/>
          </w:rPr>
          <w:t>6</w:t>
        </w:r>
      </w:hyperlink>
      <w:r w:rsidR="00F50B80">
        <w:rPr>
          <w:rFonts w:ascii="Times New Roman" w:hAnsi="Times New Roman" w:cs="Times New Roman"/>
          <w:noProof/>
          <w:sz w:val="24"/>
          <w:szCs w:val="24"/>
        </w:rPr>
        <w:t xml:space="preserve">, </w:t>
      </w:r>
      <w:hyperlink w:anchor="_ENREF_7" w:tooltip="Carneiro, 2014 #13" w:history="1">
        <w:r w:rsidR="00F50B80">
          <w:rPr>
            <w:rFonts w:ascii="Times New Roman" w:hAnsi="Times New Roman" w:cs="Times New Roman"/>
            <w:noProof/>
            <w:sz w:val="24"/>
            <w:szCs w:val="24"/>
          </w:rPr>
          <w:t>7</w:t>
        </w:r>
      </w:hyperlink>
      <w:r w:rsidR="00F50B80">
        <w:rPr>
          <w:rFonts w:ascii="Times New Roman" w:hAnsi="Times New Roman" w:cs="Times New Roman"/>
          <w:noProof/>
          <w:sz w:val="24"/>
          <w:szCs w:val="24"/>
        </w:rPr>
        <w:t xml:space="preserve">, </w:t>
      </w:r>
      <w:hyperlink w:anchor="_ENREF_25" w:tooltip="Freedman, 2014 #65" w:history="1">
        <w:r w:rsidR="00F50B80">
          <w:rPr>
            <w:rFonts w:ascii="Times New Roman" w:hAnsi="Times New Roman" w:cs="Times New Roman"/>
            <w:noProof/>
            <w:sz w:val="24"/>
            <w:szCs w:val="24"/>
          </w:rPr>
          <w:t>25</w:t>
        </w:r>
      </w:hyperlink>
      <w:r w:rsidR="00F50B80">
        <w:rPr>
          <w:rFonts w:ascii="Times New Roman" w:hAnsi="Times New Roman" w:cs="Times New Roman"/>
          <w:noProof/>
          <w:sz w:val="24"/>
          <w:szCs w:val="24"/>
        </w:rPr>
        <w:t xml:space="preserve">, </w:t>
      </w:r>
      <w:hyperlink w:anchor="_ENREF_45" w:tooltip="Xiang, 2014 #121" w:history="1">
        <w:r w:rsidR="00F50B80">
          <w:rPr>
            <w:rFonts w:ascii="Times New Roman" w:hAnsi="Times New Roman" w:cs="Times New Roman"/>
            <w:noProof/>
            <w:sz w:val="24"/>
            <w:szCs w:val="24"/>
          </w:rPr>
          <w:t>45</w:t>
        </w:r>
      </w:hyperlink>
      <w:r w:rsidR="00F50B80">
        <w:rPr>
          <w:rFonts w:ascii="Times New Roman" w:hAnsi="Times New Roman" w:cs="Times New Roman"/>
          <w:noProof/>
          <w:sz w:val="24"/>
          <w:szCs w:val="24"/>
        </w:rPr>
        <w:t xml:space="preserve">, </w:t>
      </w:r>
      <w:hyperlink w:anchor="_ENREF_46" w:tooltip="Wang, 2013 #122" w:history="1">
        <w:r w:rsidR="00F50B80">
          <w:rPr>
            <w:rFonts w:ascii="Times New Roman" w:hAnsi="Times New Roman" w:cs="Times New Roman"/>
            <w:noProof/>
            <w:sz w:val="24"/>
            <w:szCs w:val="24"/>
          </w:rPr>
          <w:t>46</w:t>
        </w:r>
      </w:hyperlink>
      <w:r w:rsidR="00F50B80">
        <w:rPr>
          <w:rFonts w:ascii="Times New Roman" w:hAnsi="Times New Roman" w:cs="Times New Roman"/>
          <w:noProof/>
          <w:sz w:val="24"/>
          <w:szCs w:val="24"/>
        </w:rPr>
        <w:t>)</w:t>
      </w:r>
      <w:r w:rsidR="00BF2393" w:rsidRPr="00194533">
        <w:rPr>
          <w:rFonts w:ascii="Times New Roman" w:hAnsi="Times New Roman" w:cs="Times New Roman"/>
          <w:sz w:val="24"/>
          <w:szCs w:val="24"/>
        </w:rPr>
        <w:fldChar w:fldCharType="end"/>
      </w:r>
      <w:r w:rsidR="00401A72">
        <w:rPr>
          <w:rFonts w:ascii="Times New Roman" w:hAnsi="Times New Roman" w:cs="Times New Roman"/>
          <w:sz w:val="24"/>
          <w:szCs w:val="24"/>
        </w:rPr>
        <w:t xml:space="preserve">. </w:t>
      </w:r>
      <w:r w:rsidR="00034A05">
        <w:rPr>
          <w:rFonts w:ascii="Times New Roman" w:hAnsi="Times New Roman" w:cs="Times New Roman"/>
          <w:sz w:val="24"/>
          <w:szCs w:val="24"/>
        </w:rPr>
        <w:t>Here</w:t>
      </w:r>
      <w:r w:rsidR="00F80EE3">
        <w:rPr>
          <w:rFonts w:ascii="Times New Roman" w:hAnsi="Times New Roman" w:cs="Times New Roman"/>
          <w:sz w:val="24"/>
          <w:szCs w:val="24"/>
        </w:rPr>
        <w:t xml:space="preserve"> </w:t>
      </w:r>
      <w:r w:rsidR="00E3172B">
        <w:rPr>
          <w:rFonts w:ascii="Times New Roman" w:hAnsi="Times New Roman" w:cs="Times New Roman"/>
          <w:sz w:val="24"/>
          <w:szCs w:val="24"/>
        </w:rPr>
        <w:t xml:space="preserve">we </w:t>
      </w:r>
      <w:r w:rsidR="001917FE">
        <w:rPr>
          <w:rFonts w:ascii="Times New Roman" w:hAnsi="Times New Roman" w:cs="Times New Roman"/>
          <w:sz w:val="24"/>
          <w:szCs w:val="24"/>
        </w:rPr>
        <w:t xml:space="preserve">focused on duck origination and domestication using genome-wide </w:t>
      </w:r>
      <w:r w:rsidR="00595C0A">
        <w:rPr>
          <w:rFonts w:ascii="Times New Roman" w:hAnsi="Times New Roman" w:cs="Times New Roman"/>
          <w:sz w:val="24"/>
          <w:szCs w:val="24"/>
        </w:rPr>
        <w:t xml:space="preserve">resequencing </w:t>
      </w:r>
      <w:r w:rsidR="001917FE">
        <w:rPr>
          <w:rFonts w:ascii="Times New Roman" w:hAnsi="Times New Roman" w:cs="Times New Roman"/>
          <w:sz w:val="24"/>
          <w:szCs w:val="24"/>
        </w:rPr>
        <w:t xml:space="preserve">data sets of domestic ducks and </w:t>
      </w:r>
      <w:r w:rsidR="00BB017B">
        <w:rPr>
          <w:rFonts w:ascii="Times New Roman" w:hAnsi="Times New Roman" w:cs="Times New Roman"/>
          <w:sz w:val="24"/>
          <w:szCs w:val="24"/>
        </w:rPr>
        <w:t>eight</w:t>
      </w:r>
      <w:r w:rsidR="001917FE">
        <w:rPr>
          <w:rFonts w:ascii="Times New Roman" w:hAnsi="Times New Roman" w:cs="Times New Roman"/>
          <w:sz w:val="24"/>
          <w:szCs w:val="24"/>
        </w:rPr>
        <w:t xml:space="preserve"> wild duck species</w:t>
      </w:r>
      <w:r w:rsidR="003F34ED">
        <w:rPr>
          <w:rFonts w:ascii="Times New Roman" w:hAnsi="Times New Roman" w:cs="Times New Roman"/>
          <w:sz w:val="24"/>
          <w:szCs w:val="24"/>
        </w:rPr>
        <w:t>,</w:t>
      </w:r>
      <w:r w:rsidR="00A41AA0">
        <w:rPr>
          <w:rFonts w:ascii="Times New Roman" w:hAnsi="Times New Roman" w:cs="Times New Roman"/>
          <w:sz w:val="24"/>
          <w:szCs w:val="24"/>
        </w:rPr>
        <w:t xml:space="preserve"> together with</w:t>
      </w:r>
      <w:r w:rsidR="00595C0A">
        <w:rPr>
          <w:rFonts w:ascii="Times New Roman" w:hAnsi="Times New Roman" w:cs="Times New Roman"/>
          <w:sz w:val="24"/>
          <w:szCs w:val="24"/>
        </w:rPr>
        <w:t xml:space="preserve"> </w:t>
      </w:r>
      <w:r w:rsidR="00595C0A" w:rsidRPr="00C6001A">
        <w:rPr>
          <w:rFonts w:ascii="Times New Roman" w:hAnsi="Times New Roman" w:cs="Times New Roman"/>
          <w:i/>
          <w:sz w:val="24"/>
          <w:szCs w:val="24"/>
        </w:rPr>
        <w:t>de</w:t>
      </w:r>
      <w:r w:rsidR="00BB017B" w:rsidRPr="00C6001A">
        <w:rPr>
          <w:rFonts w:ascii="Times New Roman" w:hAnsi="Times New Roman" w:cs="Times New Roman"/>
          <w:i/>
          <w:sz w:val="24"/>
          <w:szCs w:val="24"/>
        </w:rPr>
        <w:t xml:space="preserve"> </w:t>
      </w:r>
      <w:r w:rsidR="00943F26" w:rsidRPr="00C6001A">
        <w:rPr>
          <w:rFonts w:ascii="Times New Roman" w:hAnsi="Times New Roman" w:cs="Times New Roman"/>
          <w:i/>
          <w:sz w:val="24"/>
          <w:szCs w:val="24"/>
        </w:rPr>
        <w:t>no</w:t>
      </w:r>
      <w:r w:rsidR="00595C0A" w:rsidRPr="00C6001A">
        <w:rPr>
          <w:rFonts w:ascii="Times New Roman" w:hAnsi="Times New Roman" w:cs="Times New Roman"/>
          <w:i/>
          <w:sz w:val="24"/>
          <w:szCs w:val="24"/>
        </w:rPr>
        <w:t>vo</w:t>
      </w:r>
      <w:r w:rsidR="00595C0A">
        <w:rPr>
          <w:rFonts w:ascii="Times New Roman" w:hAnsi="Times New Roman" w:cs="Times New Roman"/>
          <w:sz w:val="24"/>
          <w:szCs w:val="24"/>
        </w:rPr>
        <w:t xml:space="preserve"> genome sequences of two</w:t>
      </w:r>
      <w:r w:rsidR="00E3172B">
        <w:rPr>
          <w:rFonts w:ascii="Times New Roman" w:hAnsi="Times New Roman" w:cs="Times New Roman"/>
          <w:sz w:val="24"/>
          <w:szCs w:val="24"/>
        </w:rPr>
        <w:t xml:space="preserve"> </w:t>
      </w:r>
      <w:r w:rsidR="000370E2">
        <w:rPr>
          <w:rFonts w:ascii="Times New Roman" w:hAnsi="Times New Roman" w:cs="Times New Roman" w:hint="eastAsia"/>
          <w:color w:val="000000" w:themeColor="text1"/>
          <w:sz w:val="24"/>
          <w:szCs w:val="24"/>
        </w:rPr>
        <w:t xml:space="preserve">wild ducks (a mallard </w:t>
      </w:r>
      <w:r w:rsidR="00943F26">
        <w:rPr>
          <w:rFonts w:ascii="Times New Roman" w:hAnsi="Times New Roman" w:cs="Times New Roman"/>
          <w:color w:val="000000" w:themeColor="text1"/>
          <w:sz w:val="24"/>
          <w:szCs w:val="24"/>
        </w:rPr>
        <w:t xml:space="preserve">duck </w:t>
      </w:r>
      <w:r w:rsidR="000370E2">
        <w:rPr>
          <w:rFonts w:ascii="Times New Roman" w:hAnsi="Times New Roman" w:cs="Times New Roman" w:hint="eastAsia"/>
          <w:color w:val="000000" w:themeColor="text1"/>
          <w:sz w:val="24"/>
          <w:szCs w:val="24"/>
        </w:rPr>
        <w:t>and a spot-billed</w:t>
      </w:r>
      <w:r w:rsidR="00943F26">
        <w:rPr>
          <w:rFonts w:ascii="Times New Roman" w:hAnsi="Times New Roman" w:cs="Times New Roman"/>
          <w:color w:val="000000" w:themeColor="text1"/>
          <w:sz w:val="24"/>
          <w:szCs w:val="24"/>
        </w:rPr>
        <w:t xml:space="preserve"> duck</w:t>
      </w:r>
      <w:r w:rsidR="00DB3EE4">
        <w:rPr>
          <w:rFonts w:ascii="Times New Roman" w:hAnsi="Times New Roman" w:cs="Times New Roman"/>
          <w:color w:val="000000" w:themeColor="text1"/>
          <w:sz w:val="24"/>
          <w:szCs w:val="24"/>
        </w:rPr>
        <w:t>)</w:t>
      </w:r>
      <w:r w:rsidR="000370E2">
        <w:rPr>
          <w:rFonts w:ascii="Times New Roman" w:hAnsi="Times New Roman" w:cs="Times New Roman" w:hint="eastAsia"/>
          <w:color w:val="000000" w:themeColor="text1"/>
          <w:sz w:val="24"/>
          <w:szCs w:val="24"/>
        </w:rPr>
        <w:t>.</w:t>
      </w:r>
      <w:r w:rsidR="00E3172B">
        <w:rPr>
          <w:rFonts w:ascii="Times New Roman" w:hAnsi="Times New Roman" w:cs="Times New Roman"/>
          <w:color w:val="000000" w:themeColor="text1"/>
          <w:sz w:val="24"/>
          <w:szCs w:val="24"/>
        </w:rPr>
        <w:t xml:space="preserve"> </w:t>
      </w:r>
      <w:r w:rsidR="00AA4E3C">
        <w:rPr>
          <w:rFonts w:ascii="Times New Roman" w:hAnsi="Times New Roman" w:cs="Times New Roman"/>
          <w:color w:val="000000" w:themeColor="text1"/>
          <w:sz w:val="24"/>
          <w:szCs w:val="24"/>
        </w:rPr>
        <w:t xml:space="preserve">Surprisingly, these efforts </w:t>
      </w:r>
      <w:r w:rsidR="00D75E8F">
        <w:rPr>
          <w:rFonts w:ascii="Times New Roman" w:hAnsi="Times New Roman" w:cs="Times New Roman"/>
          <w:color w:val="000000" w:themeColor="text1"/>
          <w:sz w:val="24"/>
          <w:szCs w:val="24"/>
        </w:rPr>
        <w:t xml:space="preserve">made a conclusion that domestic ducks </w:t>
      </w:r>
      <w:r w:rsidR="002E10E1">
        <w:rPr>
          <w:rFonts w:ascii="Times New Roman" w:hAnsi="Times New Roman" w:cs="Times New Roman"/>
          <w:color w:val="000000" w:themeColor="text1"/>
          <w:sz w:val="24"/>
          <w:szCs w:val="24"/>
        </w:rPr>
        <w:t>were neither originated from the mallard ducks no</w:t>
      </w:r>
      <w:r w:rsidR="004567AC">
        <w:rPr>
          <w:rFonts w:ascii="Times New Roman" w:hAnsi="Times New Roman" w:cs="Times New Roman"/>
          <w:color w:val="000000" w:themeColor="text1"/>
          <w:sz w:val="24"/>
          <w:szCs w:val="24"/>
        </w:rPr>
        <w:t>r</w:t>
      </w:r>
      <w:r w:rsidR="002E10E1">
        <w:rPr>
          <w:rFonts w:ascii="Times New Roman" w:hAnsi="Times New Roman" w:cs="Times New Roman"/>
          <w:color w:val="000000" w:themeColor="text1"/>
          <w:sz w:val="24"/>
          <w:szCs w:val="24"/>
        </w:rPr>
        <w:t xml:space="preserve"> tamed from descents of mallard</w:t>
      </w:r>
      <w:r w:rsidR="00BE548C">
        <w:rPr>
          <w:rFonts w:ascii="Times New Roman" w:hAnsi="Times New Roman" w:cs="Times New Roman"/>
          <w:color w:val="000000" w:themeColor="text1"/>
          <w:sz w:val="24"/>
          <w:szCs w:val="24"/>
        </w:rPr>
        <w:t xml:space="preserve"> duck</w:t>
      </w:r>
      <w:r w:rsidR="002E10E1">
        <w:rPr>
          <w:rFonts w:ascii="Times New Roman" w:hAnsi="Times New Roman" w:cs="Times New Roman"/>
          <w:color w:val="000000" w:themeColor="text1"/>
          <w:sz w:val="24"/>
          <w:szCs w:val="24"/>
        </w:rPr>
        <w:t xml:space="preserve"> and spot-billed duck. </w:t>
      </w:r>
      <w:r w:rsidR="00A134BE">
        <w:rPr>
          <w:rFonts w:ascii="Times New Roman" w:hAnsi="Times New Roman" w:cs="Times New Roman"/>
          <w:color w:val="000000" w:themeColor="text1"/>
          <w:sz w:val="24"/>
          <w:szCs w:val="24"/>
        </w:rPr>
        <w:t xml:space="preserve">Instead, we </w:t>
      </w:r>
      <w:r w:rsidR="00A4733C">
        <w:rPr>
          <w:rFonts w:ascii="Times New Roman" w:hAnsi="Times New Roman" w:cs="Times New Roman"/>
          <w:color w:val="000000" w:themeColor="text1"/>
          <w:sz w:val="24"/>
          <w:szCs w:val="24"/>
        </w:rPr>
        <w:t>inferred</w:t>
      </w:r>
      <w:r w:rsidR="005D5A1A">
        <w:rPr>
          <w:rFonts w:ascii="Times New Roman" w:hAnsi="Times New Roman" w:cs="Times New Roman"/>
          <w:color w:val="000000" w:themeColor="text1"/>
          <w:sz w:val="24"/>
          <w:szCs w:val="24"/>
        </w:rPr>
        <w:t xml:space="preserve"> that ducks were </w:t>
      </w:r>
      <w:r w:rsidR="00D75E8F">
        <w:rPr>
          <w:rFonts w:ascii="Times New Roman" w:hAnsi="Times New Roman" w:cs="Times New Roman"/>
          <w:color w:val="000000" w:themeColor="text1"/>
          <w:sz w:val="24"/>
          <w:szCs w:val="24"/>
        </w:rPr>
        <w:t xml:space="preserve">domesticated from </w:t>
      </w:r>
      <w:r w:rsidR="00D92014">
        <w:rPr>
          <w:rFonts w:ascii="Times New Roman" w:hAnsi="Times New Roman" w:cs="Times New Roman"/>
          <w:color w:val="000000" w:themeColor="text1"/>
          <w:sz w:val="24"/>
          <w:szCs w:val="24"/>
        </w:rPr>
        <w:t>an</w:t>
      </w:r>
      <w:r w:rsidR="00D75E8F">
        <w:rPr>
          <w:rFonts w:ascii="Times New Roman" w:hAnsi="Times New Roman" w:cs="Times New Roman"/>
          <w:color w:val="000000" w:themeColor="text1"/>
          <w:sz w:val="24"/>
          <w:szCs w:val="24"/>
        </w:rPr>
        <w:t xml:space="preserve"> </w:t>
      </w:r>
      <w:r w:rsidR="00783845">
        <w:rPr>
          <w:rFonts w:ascii="Times New Roman" w:hAnsi="Times New Roman" w:cs="Times New Roman"/>
          <w:color w:val="000000" w:themeColor="text1"/>
          <w:sz w:val="24"/>
          <w:szCs w:val="24"/>
        </w:rPr>
        <w:t xml:space="preserve">ancient wild duck lineage, which was </w:t>
      </w:r>
      <w:r w:rsidR="00D92014">
        <w:rPr>
          <w:rFonts w:ascii="Times New Roman" w:hAnsi="Times New Roman" w:cs="Times New Roman"/>
          <w:color w:val="000000" w:themeColor="text1"/>
          <w:sz w:val="24"/>
          <w:szCs w:val="24"/>
        </w:rPr>
        <w:t xml:space="preserve">close to the ancestor of mallard </w:t>
      </w:r>
      <w:r w:rsidR="00BE548C">
        <w:rPr>
          <w:rFonts w:ascii="Times New Roman" w:hAnsi="Times New Roman" w:cs="Times New Roman"/>
          <w:color w:val="000000" w:themeColor="text1"/>
          <w:sz w:val="24"/>
          <w:szCs w:val="24"/>
        </w:rPr>
        <w:t xml:space="preserve">duck </w:t>
      </w:r>
      <w:r w:rsidR="00D92014">
        <w:rPr>
          <w:rFonts w:ascii="Times New Roman" w:hAnsi="Times New Roman" w:cs="Times New Roman"/>
          <w:color w:val="000000" w:themeColor="text1"/>
          <w:sz w:val="24"/>
          <w:szCs w:val="24"/>
        </w:rPr>
        <w:t xml:space="preserve">and spot-billed ducks. </w:t>
      </w:r>
      <w:r w:rsidR="00F676ED">
        <w:rPr>
          <w:rFonts w:ascii="Times New Roman" w:hAnsi="Times New Roman" w:cs="Times New Roman"/>
          <w:color w:val="000000" w:themeColor="text1"/>
          <w:sz w:val="24"/>
          <w:szCs w:val="24"/>
        </w:rPr>
        <w:t xml:space="preserve">Such inference was supported by both phylogenetic comparative analysis and </w:t>
      </w:r>
      <w:r w:rsidR="007237A0" w:rsidRPr="007237A0">
        <w:rPr>
          <w:rFonts w:ascii="Times New Roman" w:hAnsi="Times New Roman" w:cs="Times New Roman"/>
          <w:color w:val="000000" w:themeColor="text1"/>
          <w:sz w:val="24"/>
          <w:szCs w:val="24"/>
        </w:rPr>
        <w:t>population genetic analysis. Despite the incomplete lineage sorting (ILS) and gene flow may confound the analyses, the different SNP sets used in genetic structure analysis, f3-statistics, SNPs distributions analysis and tree construction that was sampled from genome-wide would avoid these confounding effect</w:t>
      </w:r>
      <w:r w:rsidR="00A7547D">
        <w:rPr>
          <w:rFonts w:ascii="Times New Roman" w:hAnsi="Times New Roman" w:cs="Times New Roman"/>
          <w:color w:val="000000" w:themeColor="text1"/>
          <w:sz w:val="24"/>
          <w:szCs w:val="24"/>
        </w:rPr>
        <w:t>s</w:t>
      </w:r>
      <w:r w:rsidR="007237A0" w:rsidRPr="007237A0">
        <w:rPr>
          <w:rFonts w:ascii="Times New Roman" w:hAnsi="Times New Roman" w:cs="Times New Roman"/>
          <w:color w:val="000000" w:themeColor="text1"/>
          <w:sz w:val="24"/>
          <w:szCs w:val="24"/>
        </w:rPr>
        <w:t xml:space="preserve"> in phylogen</w:t>
      </w:r>
      <w:r w:rsidR="00A91F6A">
        <w:rPr>
          <w:rFonts w:ascii="Times New Roman" w:hAnsi="Times New Roman" w:cs="Times New Roman"/>
          <w:color w:val="000000" w:themeColor="text1"/>
          <w:sz w:val="24"/>
          <w:szCs w:val="24"/>
        </w:rPr>
        <w:t>ic</w:t>
      </w:r>
      <w:r w:rsidR="007237A0" w:rsidRPr="007237A0">
        <w:rPr>
          <w:rFonts w:ascii="Times New Roman" w:hAnsi="Times New Roman" w:cs="Times New Roman"/>
          <w:color w:val="000000" w:themeColor="text1"/>
          <w:sz w:val="24"/>
          <w:szCs w:val="24"/>
        </w:rPr>
        <w:t xml:space="preserve"> inference</w:t>
      </w:r>
      <w:r w:rsidR="004A4759">
        <w:rPr>
          <w:rFonts w:ascii="Times New Roman" w:hAnsi="Times New Roman" w:cs="Times New Roman"/>
          <w:color w:val="000000" w:themeColor="text1"/>
          <w:sz w:val="24"/>
          <w:szCs w:val="24"/>
        </w:rPr>
        <w:fldChar w:fldCharType="begin"/>
      </w:r>
      <w:r w:rsidR="00F50B80">
        <w:rPr>
          <w:rFonts w:ascii="Times New Roman" w:hAnsi="Times New Roman" w:cs="Times New Roman"/>
          <w:color w:val="000000" w:themeColor="text1"/>
          <w:sz w:val="24"/>
          <w:szCs w:val="24"/>
        </w:rPr>
        <w:instrText xml:space="preserve"> ADDIN EN.CITE &lt;EndNote&gt;&lt;Cite&gt;&lt;Author&gt;Harr&lt;/Author&gt;&lt;Year&gt;2006&lt;/Year&gt;&lt;RecNum&gt;19&lt;/RecNum&gt;&lt;DisplayText&gt;(47)&lt;/DisplayText&gt;&lt;record&gt;&lt;rec-number&gt;19&lt;/rec-number&gt;&lt;foreign-keys&gt;&lt;key app="EN" db-id="zd9vrr9r4sxpvoex0z2x0seo95tx9fexr95t" timestamp="1486223926"&gt;19&lt;/key&gt;&lt;/foreign-keys&gt;&lt;ref-type name="Journal Article"&gt;17&lt;/ref-type&gt;&lt;contributors&gt;&lt;authors&gt;&lt;author&gt;Harr, Bettina&lt;/author&gt;&lt;/authors&gt;&lt;/contributors&gt;&lt;titles&gt;&lt;title&gt;Genomic islands of differentiation between house mouse subspecies&lt;/title&gt;&lt;secondary-title&gt;Genome Research&lt;/secondary-title&gt;&lt;/titles&gt;&lt;periodical&gt;&lt;full-title&gt;Genome Research&lt;/full-title&gt;&lt;/periodical&gt;&lt;pages&gt;730-737&lt;/pages&gt;&lt;volume&gt;16&lt;/volume&gt;&lt;number&gt;6&lt;/number&gt;&lt;dates&gt;&lt;year&gt;2006&lt;/year&gt;&lt;/dates&gt;&lt;isbn&gt;1088-9051&lt;/isbn&gt;&lt;urls&gt;&lt;/urls&gt;&lt;/record&gt;&lt;/Cite&gt;&lt;/EndNote&gt;</w:instrText>
      </w:r>
      <w:r w:rsidR="004A4759">
        <w:rPr>
          <w:rFonts w:ascii="Times New Roman" w:hAnsi="Times New Roman" w:cs="Times New Roman"/>
          <w:color w:val="000000" w:themeColor="text1"/>
          <w:sz w:val="24"/>
          <w:szCs w:val="24"/>
        </w:rPr>
        <w:fldChar w:fldCharType="separate"/>
      </w:r>
      <w:r w:rsidR="00F50B80">
        <w:rPr>
          <w:rFonts w:ascii="Times New Roman" w:hAnsi="Times New Roman" w:cs="Times New Roman"/>
          <w:noProof/>
          <w:color w:val="000000" w:themeColor="text1"/>
          <w:sz w:val="24"/>
          <w:szCs w:val="24"/>
        </w:rPr>
        <w:t>(</w:t>
      </w:r>
      <w:hyperlink w:anchor="_ENREF_47" w:tooltip="Harr, 2006 #19" w:history="1">
        <w:r w:rsidR="00F50B80">
          <w:rPr>
            <w:rFonts w:ascii="Times New Roman" w:hAnsi="Times New Roman" w:cs="Times New Roman"/>
            <w:noProof/>
            <w:color w:val="000000" w:themeColor="text1"/>
            <w:sz w:val="24"/>
            <w:szCs w:val="24"/>
          </w:rPr>
          <w:t>47</w:t>
        </w:r>
      </w:hyperlink>
      <w:r w:rsidR="00F50B80">
        <w:rPr>
          <w:rFonts w:ascii="Times New Roman" w:hAnsi="Times New Roman" w:cs="Times New Roman"/>
          <w:noProof/>
          <w:color w:val="000000" w:themeColor="text1"/>
          <w:sz w:val="24"/>
          <w:szCs w:val="24"/>
        </w:rPr>
        <w:t>)</w:t>
      </w:r>
      <w:r w:rsidR="004A4759">
        <w:rPr>
          <w:rFonts w:ascii="Times New Roman" w:hAnsi="Times New Roman" w:cs="Times New Roman"/>
          <w:color w:val="000000" w:themeColor="text1"/>
          <w:sz w:val="24"/>
          <w:szCs w:val="24"/>
        </w:rPr>
        <w:fldChar w:fldCharType="end"/>
      </w:r>
      <w:r w:rsidR="007237A0" w:rsidRPr="007237A0">
        <w:rPr>
          <w:rFonts w:ascii="Times New Roman" w:hAnsi="Times New Roman" w:cs="Times New Roman"/>
          <w:color w:val="000000" w:themeColor="text1"/>
          <w:sz w:val="24"/>
          <w:szCs w:val="24"/>
        </w:rPr>
        <w:t>.</w:t>
      </w:r>
      <w:r w:rsidR="00D158A3">
        <w:rPr>
          <w:rFonts w:ascii="Times New Roman" w:hAnsi="Times New Roman" w:cs="Times New Roman" w:hint="eastAsia"/>
          <w:color w:val="000000" w:themeColor="text1"/>
          <w:sz w:val="24"/>
          <w:szCs w:val="24"/>
        </w:rPr>
        <w:t xml:space="preserve"> </w:t>
      </w:r>
      <w:r w:rsidR="00B80BE5">
        <w:rPr>
          <w:rFonts w:ascii="Times New Roman" w:hAnsi="Times New Roman" w:cs="Times New Roman"/>
          <w:color w:val="000000" w:themeColor="text1"/>
          <w:sz w:val="24"/>
          <w:szCs w:val="24"/>
        </w:rPr>
        <w:lastRenderedPageBreak/>
        <w:t xml:space="preserve">Furthermore, </w:t>
      </w:r>
      <w:r w:rsidR="009D383E">
        <w:rPr>
          <w:rFonts w:ascii="Times New Roman" w:hAnsi="Times New Roman" w:cs="Times New Roman"/>
          <w:color w:val="000000" w:themeColor="text1"/>
          <w:sz w:val="24"/>
          <w:szCs w:val="24"/>
        </w:rPr>
        <w:t xml:space="preserve">Genetic structure </w:t>
      </w:r>
      <w:r w:rsidR="0001018A">
        <w:rPr>
          <w:rFonts w:ascii="Times New Roman" w:hAnsi="Times New Roman" w:cs="Times New Roman"/>
          <w:color w:val="000000" w:themeColor="text1"/>
          <w:sz w:val="24"/>
          <w:szCs w:val="24"/>
        </w:rPr>
        <w:t xml:space="preserve">show </w:t>
      </w:r>
      <w:r w:rsidR="005C6EEE">
        <w:rPr>
          <w:rFonts w:ascii="Times New Roman" w:hAnsi="Times New Roman" w:cs="Times New Roman"/>
          <w:color w:val="000000" w:themeColor="text1"/>
          <w:sz w:val="24"/>
          <w:szCs w:val="24"/>
        </w:rPr>
        <w:t xml:space="preserve">each </w:t>
      </w:r>
      <w:r w:rsidR="00B921FB">
        <w:rPr>
          <w:rFonts w:ascii="Times New Roman" w:hAnsi="Times New Roman" w:cs="Times New Roman"/>
          <w:color w:val="000000" w:themeColor="text1"/>
          <w:sz w:val="24"/>
          <w:szCs w:val="24"/>
        </w:rPr>
        <w:t>individual of</w:t>
      </w:r>
      <w:r w:rsidR="00DC6B3F">
        <w:rPr>
          <w:rFonts w:ascii="Times New Roman" w:hAnsi="Times New Roman" w:cs="Times New Roman"/>
          <w:color w:val="000000" w:themeColor="text1"/>
          <w:sz w:val="24"/>
          <w:szCs w:val="24"/>
        </w:rPr>
        <w:t xml:space="preserve"> both</w:t>
      </w:r>
      <w:r w:rsidR="00B921FB">
        <w:rPr>
          <w:rFonts w:ascii="Times New Roman" w:hAnsi="Times New Roman" w:cs="Times New Roman"/>
          <w:color w:val="000000" w:themeColor="text1"/>
          <w:sz w:val="24"/>
          <w:szCs w:val="24"/>
        </w:rPr>
        <w:t xml:space="preserve"> the mallard duck and spot-billed duck</w:t>
      </w:r>
      <w:r w:rsidR="00887E47">
        <w:rPr>
          <w:rFonts w:ascii="Times New Roman" w:hAnsi="Times New Roman" w:cs="Times New Roman"/>
          <w:color w:val="000000" w:themeColor="text1"/>
          <w:sz w:val="24"/>
          <w:szCs w:val="24"/>
        </w:rPr>
        <w:t xml:space="preserve"> </w:t>
      </w:r>
      <w:r w:rsidR="002A4618">
        <w:rPr>
          <w:rFonts w:ascii="Times New Roman" w:hAnsi="Times New Roman" w:cs="Times New Roman"/>
          <w:color w:val="000000" w:themeColor="text1"/>
          <w:sz w:val="24"/>
          <w:szCs w:val="24"/>
        </w:rPr>
        <w:t xml:space="preserve">almost </w:t>
      </w:r>
      <w:r w:rsidR="005C6EEE">
        <w:rPr>
          <w:rFonts w:ascii="Times New Roman" w:hAnsi="Times New Roman" w:cs="Times New Roman"/>
          <w:color w:val="000000" w:themeColor="text1"/>
          <w:sz w:val="24"/>
          <w:szCs w:val="24"/>
        </w:rPr>
        <w:t>consistent</w:t>
      </w:r>
      <w:r w:rsidR="00887E47">
        <w:rPr>
          <w:rFonts w:ascii="Times New Roman" w:hAnsi="Times New Roman" w:cs="Times New Roman"/>
          <w:color w:val="000000" w:themeColor="text1"/>
          <w:sz w:val="24"/>
          <w:szCs w:val="24"/>
        </w:rPr>
        <w:t xml:space="preserve"> </w:t>
      </w:r>
      <w:r w:rsidR="005C6EEE">
        <w:rPr>
          <w:rFonts w:ascii="Times New Roman" w:hAnsi="Times New Roman" w:cs="Times New Roman"/>
          <w:color w:val="000000" w:themeColor="text1"/>
          <w:sz w:val="24"/>
          <w:szCs w:val="24"/>
        </w:rPr>
        <w:t>of</w:t>
      </w:r>
      <w:r w:rsidR="00887E47">
        <w:rPr>
          <w:rFonts w:ascii="Times New Roman" w:hAnsi="Times New Roman" w:cs="Times New Roman"/>
          <w:color w:val="000000" w:themeColor="text1"/>
          <w:sz w:val="24"/>
          <w:szCs w:val="24"/>
        </w:rPr>
        <w:t xml:space="preserve"> </w:t>
      </w:r>
      <w:r w:rsidR="002A4618">
        <w:rPr>
          <w:rFonts w:ascii="Times New Roman" w:hAnsi="Times New Roman" w:cs="Times New Roman"/>
          <w:color w:val="000000" w:themeColor="text1"/>
          <w:sz w:val="24"/>
          <w:szCs w:val="24"/>
        </w:rPr>
        <w:t>purely one ancestry component</w:t>
      </w:r>
      <w:r w:rsidR="00B921FB">
        <w:rPr>
          <w:rFonts w:ascii="Times New Roman" w:hAnsi="Times New Roman" w:cs="Times New Roman"/>
          <w:color w:val="000000" w:themeColor="text1"/>
          <w:sz w:val="24"/>
          <w:szCs w:val="24"/>
        </w:rPr>
        <w:t xml:space="preserve">. This is different from </w:t>
      </w:r>
      <w:r w:rsidR="005E7DAE">
        <w:rPr>
          <w:rFonts w:ascii="Times New Roman" w:hAnsi="Times New Roman" w:cs="Times New Roman"/>
          <w:color w:val="000000" w:themeColor="text1"/>
          <w:sz w:val="24"/>
          <w:szCs w:val="24"/>
        </w:rPr>
        <w:t>the case of</w:t>
      </w:r>
      <w:r w:rsidR="00B921FB">
        <w:rPr>
          <w:rFonts w:ascii="Times New Roman" w:hAnsi="Times New Roman" w:cs="Times New Roman"/>
          <w:color w:val="000000" w:themeColor="text1"/>
          <w:sz w:val="24"/>
          <w:szCs w:val="24"/>
        </w:rPr>
        <w:t xml:space="preserve"> </w:t>
      </w:r>
      <w:r w:rsidR="00157569">
        <w:rPr>
          <w:rFonts w:ascii="Times New Roman" w:hAnsi="Times New Roman" w:cs="Times New Roman"/>
          <w:color w:val="000000" w:themeColor="text1"/>
          <w:sz w:val="24"/>
          <w:szCs w:val="24"/>
        </w:rPr>
        <w:t>admixture</w:t>
      </w:r>
      <w:r w:rsidR="00B921FB">
        <w:rPr>
          <w:rFonts w:ascii="Times New Roman" w:hAnsi="Times New Roman" w:cs="Times New Roman"/>
          <w:color w:val="000000" w:themeColor="text1"/>
          <w:sz w:val="24"/>
          <w:szCs w:val="24"/>
        </w:rPr>
        <w:t xml:space="preserve">, where individuals </w:t>
      </w:r>
      <w:r w:rsidR="002A4618">
        <w:rPr>
          <w:rFonts w:ascii="Times New Roman" w:hAnsi="Times New Roman" w:cs="Times New Roman"/>
          <w:color w:val="000000" w:themeColor="text1"/>
          <w:sz w:val="24"/>
          <w:szCs w:val="24"/>
        </w:rPr>
        <w:t xml:space="preserve">of one population </w:t>
      </w:r>
      <w:r w:rsidR="003259A9">
        <w:rPr>
          <w:rFonts w:ascii="Times New Roman" w:hAnsi="Times New Roman" w:cs="Times New Roman"/>
          <w:color w:val="000000" w:themeColor="text1"/>
          <w:sz w:val="24"/>
          <w:szCs w:val="24"/>
        </w:rPr>
        <w:t>with</w:t>
      </w:r>
      <w:r w:rsidR="00157569">
        <w:rPr>
          <w:rFonts w:ascii="Times New Roman" w:hAnsi="Times New Roman" w:cs="Times New Roman"/>
          <w:color w:val="000000" w:themeColor="text1"/>
          <w:sz w:val="24"/>
          <w:szCs w:val="24"/>
        </w:rPr>
        <w:t xml:space="preserve"> components of other populations’ ancestry </w:t>
      </w:r>
      <w:r w:rsidR="0032247C">
        <w:rPr>
          <w:rFonts w:ascii="Times New Roman" w:hAnsi="Times New Roman" w:cs="Times New Roman"/>
          <w:color w:val="000000" w:themeColor="text1"/>
          <w:sz w:val="24"/>
          <w:szCs w:val="24"/>
        </w:rPr>
        <w:fldChar w:fldCharType="begin">
          <w:fldData xml:space="preserve">PEVuZE5vdGU+PENpdGU+PEF1dGhvcj5kZSBNYW51ZWw8L0F1dGhvcj48WWVhcj4yMDE2PC9ZZWFy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</w:fldData>
        </w:fldChar>
      </w:r>
      <w:r w:rsidR="00F50B80">
        <w:rPr>
          <w:rFonts w:ascii="Times New Roman" w:hAnsi="Times New Roman" w:cs="Times New Roman"/>
          <w:color w:val="000000" w:themeColor="text1"/>
          <w:sz w:val="24"/>
          <w:szCs w:val="24"/>
        </w:rPr>
        <w:instrText xml:space="preserve"> ADDIN EN.CITE </w:instrText>
      </w:r>
      <w:r w:rsidR="00F50B80">
        <w:rPr>
          <w:rFonts w:ascii="Times New Roman" w:hAnsi="Times New Roman" w:cs="Times New Roman"/>
          <w:color w:val="000000" w:themeColor="text1"/>
          <w:sz w:val="24"/>
          <w:szCs w:val="24"/>
        </w:rPr>
        <w:fldChar w:fldCharType="begin">
          <w:fldData xml:space="preserve">PEVuZE5vdGU+PENpdGU+PEF1dGhvcj5kZSBNYW51ZWw8L0F1dGhvcj48WWVhcj4yMDE2PC9ZZWFy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</w:fldData>
        </w:fldChar>
      </w:r>
      <w:r w:rsidR="00F50B80">
        <w:rPr>
          <w:rFonts w:ascii="Times New Roman" w:hAnsi="Times New Roman" w:cs="Times New Roman"/>
          <w:color w:val="000000" w:themeColor="text1"/>
          <w:sz w:val="24"/>
          <w:szCs w:val="24"/>
        </w:rPr>
        <w:instrText xml:space="preserve"> ADDIN EN.CITE.DATA </w:instrText>
      </w:r>
      <w:r w:rsidR="00F50B80">
        <w:rPr>
          <w:rFonts w:ascii="Times New Roman" w:hAnsi="Times New Roman" w:cs="Times New Roman"/>
          <w:color w:val="000000" w:themeColor="text1"/>
          <w:sz w:val="24"/>
          <w:szCs w:val="24"/>
        </w:rPr>
      </w:r>
      <w:r w:rsidR="00F50B80">
        <w:rPr>
          <w:rFonts w:ascii="Times New Roman" w:hAnsi="Times New Roman" w:cs="Times New Roman"/>
          <w:color w:val="000000" w:themeColor="text1"/>
          <w:sz w:val="24"/>
          <w:szCs w:val="24"/>
        </w:rPr>
        <w:fldChar w:fldCharType="end"/>
      </w:r>
      <w:r w:rsidR="0032247C">
        <w:rPr>
          <w:rFonts w:ascii="Times New Roman" w:hAnsi="Times New Roman" w:cs="Times New Roman"/>
          <w:color w:val="000000" w:themeColor="text1"/>
          <w:sz w:val="24"/>
          <w:szCs w:val="24"/>
        </w:rPr>
        <w:fldChar w:fldCharType="separate"/>
      </w:r>
      <w:r w:rsidR="00F50B80">
        <w:rPr>
          <w:rFonts w:ascii="Times New Roman" w:hAnsi="Times New Roman" w:cs="Times New Roman"/>
          <w:noProof/>
          <w:color w:val="000000" w:themeColor="text1"/>
          <w:sz w:val="24"/>
          <w:szCs w:val="24"/>
        </w:rPr>
        <w:t>(</w:t>
      </w:r>
      <w:hyperlink w:anchor="_ENREF_44" w:tooltip="de Manuel, 2016 #128" w:history="1">
        <w:r w:rsidR="00F50B80">
          <w:rPr>
            <w:rFonts w:ascii="Times New Roman" w:hAnsi="Times New Roman" w:cs="Times New Roman"/>
            <w:noProof/>
            <w:color w:val="000000" w:themeColor="text1"/>
            <w:sz w:val="24"/>
            <w:szCs w:val="24"/>
          </w:rPr>
          <w:t>44</w:t>
        </w:r>
      </w:hyperlink>
      <w:r w:rsidR="00F50B80">
        <w:rPr>
          <w:rFonts w:ascii="Times New Roman" w:hAnsi="Times New Roman" w:cs="Times New Roman"/>
          <w:noProof/>
          <w:color w:val="000000" w:themeColor="text1"/>
          <w:sz w:val="24"/>
          <w:szCs w:val="24"/>
        </w:rPr>
        <w:t xml:space="preserve">, </w:t>
      </w:r>
      <w:hyperlink w:anchor="_ENREF_48" w:tooltip="Li, 2013 #94" w:history="1">
        <w:r w:rsidR="00F50B80">
          <w:rPr>
            <w:rFonts w:ascii="Times New Roman" w:hAnsi="Times New Roman" w:cs="Times New Roman"/>
            <w:noProof/>
            <w:color w:val="000000" w:themeColor="text1"/>
            <w:sz w:val="24"/>
            <w:szCs w:val="24"/>
          </w:rPr>
          <w:t>48</w:t>
        </w:r>
      </w:hyperlink>
      <w:r w:rsidR="00F50B80">
        <w:rPr>
          <w:rFonts w:ascii="Times New Roman" w:hAnsi="Times New Roman" w:cs="Times New Roman"/>
          <w:noProof/>
          <w:color w:val="000000" w:themeColor="text1"/>
          <w:sz w:val="24"/>
          <w:szCs w:val="24"/>
        </w:rPr>
        <w:t xml:space="preserve">, </w:t>
      </w:r>
      <w:hyperlink w:anchor="_ENREF_49" w:tooltip="Prado-Martinez, 2013 #95" w:history="1">
        <w:r w:rsidR="00F50B80">
          <w:rPr>
            <w:rFonts w:ascii="Times New Roman" w:hAnsi="Times New Roman" w:cs="Times New Roman"/>
            <w:noProof/>
            <w:color w:val="000000" w:themeColor="text1"/>
            <w:sz w:val="24"/>
            <w:szCs w:val="24"/>
          </w:rPr>
          <w:t>49</w:t>
        </w:r>
      </w:hyperlink>
      <w:r w:rsidR="00F50B80">
        <w:rPr>
          <w:rFonts w:ascii="Times New Roman" w:hAnsi="Times New Roman" w:cs="Times New Roman"/>
          <w:noProof/>
          <w:color w:val="000000" w:themeColor="text1"/>
          <w:sz w:val="24"/>
          <w:szCs w:val="24"/>
        </w:rPr>
        <w:t>)</w:t>
      </w:r>
      <w:r w:rsidR="0032247C">
        <w:rPr>
          <w:rFonts w:ascii="Times New Roman" w:hAnsi="Times New Roman" w:cs="Times New Roman"/>
          <w:color w:val="000000" w:themeColor="text1"/>
          <w:sz w:val="24"/>
          <w:szCs w:val="24"/>
        </w:rPr>
        <w:fldChar w:fldCharType="end"/>
      </w:r>
      <w:r w:rsidR="00DC6B3F">
        <w:rPr>
          <w:rFonts w:ascii="Times New Roman" w:hAnsi="Times New Roman" w:cs="Times New Roman"/>
          <w:color w:val="000000" w:themeColor="text1"/>
          <w:sz w:val="24"/>
          <w:szCs w:val="24"/>
        </w:rPr>
        <w:t xml:space="preserve">, thus </w:t>
      </w:r>
      <w:r w:rsidR="00157569">
        <w:rPr>
          <w:rFonts w:ascii="Times New Roman" w:hAnsi="Times New Roman" w:cs="Times New Roman"/>
          <w:color w:val="000000" w:themeColor="text1"/>
          <w:sz w:val="24"/>
          <w:szCs w:val="24"/>
        </w:rPr>
        <w:t>indicating no evidence of</w:t>
      </w:r>
      <w:r w:rsidR="00DC6B3F">
        <w:rPr>
          <w:rFonts w:ascii="Times New Roman" w:hAnsi="Times New Roman" w:cs="Times New Roman"/>
          <w:color w:val="000000" w:themeColor="text1"/>
          <w:sz w:val="24"/>
          <w:szCs w:val="24"/>
        </w:rPr>
        <w:t xml:space="preserve"> introgression between the mallard and spot-billed duck </w:t>
      </w:r>
      <w:r w:rsidR="002024DB">
        <w:rPr>
          <w:rFonts w:ascii="Times New Roman" w:hAnsi="Times New Roman" w:cs="Times New Roman"/>
          <w:color w:val="000000" w:themeColor="text1"/>
          <w:sz w:val="24"/>
          <w:szCs w:val="24"/>
        </w:rPr>
        <w:t xml:space="preserve">(Fig. 2d; </w:t>
      </w:r>
      <w:r w:rsidR="00157569">
        <w:rPr>
          <w:rFonts w:ascii="Times New Roman" w:hAnsi="Times New Roman" w:cs="Times New Roman"/>
          <w:color w:val="000000" w:themeColor="text1"/>
          <w:sz w:val="24"/>
          <w:szCs w:val="24"/>
        </w:rPr>
        <w:t>Fig. S14</w:t>
      </w:r>
      <w:r w:rsidR="002024DB">
        <w:rPr>
          <w:rFonts w:ascii="Times New Roman" w:hAnsi="Times New Roman" w:cs="Times New Roman"/>
          <w:color w:val="000000" w:themeColor="text1"/>
          <w:sz w:val="24"/>
          <w:szCs w:val="24"/>
        </w:rPr>
        <w:t>)</w:t>
      </w:r>
      <w:r w:rsidR="00F3625B">
        <w:rPr>
          <w:rFonts w:ascii="Times New Roman" w:hAnsi="Times New Roman" w:cs="Times New Roman"/>
          <w:color w:val="000000" w:themeColor="text1"/>
          <w:sz w:val="24"/>
          <w:szCs w:val="24"/>
        </w:rPr>
        <w:t xml:space="preserve">. </w:t>
      </w:r>
      <w:r w:rsidR="007237A0" w:rsidRPr="007237A0">
        <w:rPr>
          <w:rFonts w:ascii="Times New Roman" w:hAnsi="Times New Roman" w:cs="Times New Roman"/>
          <w:color w:val="000000" w:themeColor="text1"/>
          <w:sz w:val="24"/>
          <w:szCs w:val="24"/>
        </w:rPr>
        <w:t xml:space="preserve">Subsequent </w:t>
      </w:r>
      <w:bookmarkStart w:id="151" w:name="_Hlk517026095"/>
      <w:r w:rsidR="007237A0" w:rsidRPr="007237A0">
        <w:rPr>
          <w:rFonts w:ascii="Times New Roman" w:hAnsi="Times New Roman" w:cs="Times New Roman"/>
          <w:color w:val="000000" w:themeColor="text1"/>
          <w:sz w:val="24"/>
          <w:szCs w:val="24"/>
        </w:rPr>
        <w:t>∂a∂i and PSMC simulations that rely on different data sets and theory reconstructed the perfect matched demographic history further support the robustness of our inference</w:t>
      </w:r>
      <w:bookmarkEnd w:id="151"/>
      <w:r w:rsidR="007237A0">
        <w:rPr>
          <w:rFonts w:ascii="Times New Roman" w:hAnsi="Times New Roman" w:cs="Times New Roman"/>
          <w:color w:val="000000" w:themeColor="text1"/>
          <w:sz w:val="24"/>
          <w:szCs w:val="24"/>
        </w:rPr>
        <w:t>.</w:t>
      </w:r>
      <w:r w:rsidR="00A91F6A">
        <w:rPr>
          <w:rFonts w:ascii="Times New Roman" w:hAnsi="Times New Roman" w:cs="Times New Roman"/>
          <w:color w:val="000000" w:themeColor="text1"/>
          <w:sz w:val="24"/>
          <w:szCs w:val="24"/>
        </w:rPr>
        <w:t xml:space="preserve"> In addition, the subsequent observations of </w:t>
      </w:r>
      <w:r w:rsidR="00A91F6A" w:rsidRPr="005E7DAE">
        <w:rPr>
          <w:rFonts w:ascii="Times New Roman" w:hAnsi="Times New Roman" w:cs="Times New Roman"/>
          <w:i/>
          <w:color w:val="000000" w:themeColor="text1"/>
          <w:sz w:val="24"/>
          <w:szCs w:val="24"/>
        </w:rPr>
        <w:t>F</w:t>
      </w:r>
      <w:r w:rsidR="00A91F6A" w:rsidRPr="005E7DAE">
        <w:rPr>
          <w:rFonts w:ascii="Times New Roman" w:hAnsi="Times New Roman" w:cs="Times New Roman"/>
          <w:i/>
          <w:color w:val="000000" w:themeColor="text1"/>
          <w:sz w:val="24"/>
          <w:szCs w:val="24"/>
          <w:vertAlign w:val="subscript"/>
        </w:rPr>
        <w:t>ST</w:t>
      </w:r>
      <w:r w:rsidR="00A91F6A">
        <w:rPr>
          <w:rFonts w:ascii="Times New Roman" w:hAnsi="Times New Roman" w:cs="Times New Roman"/>
          <w:color w:val="000000" w:themeColor="text1"/>
          <w:sz w:val="24"/>
          <w:szCs w:val="24"/>
        </w:rPr>
        <w:t xml:space="preserve"> on domestication and speciation analyses are consistent with or could be best explained by this phylogen</w:t>
      </w:r>
      <w:r w:rsidR="00DD39DE">
        <w:rPr>
          <w:rFonts w:ascii="Times New Roman" w:hAnsi="Times New Roman" w:cs="Times New Roman"/>
          <w:color w:val="000000" w:themeColor="text1"/>
          <w:sz w:val="24"/>
          <w:szCs w:val="24"/>
        </w:rPr>
        <w:t>ic</w:t>
      </w:r>
      <w:r w:rsidR="00A91F6A">
        <w:rPr>
          <w:rFonts w:ascii="Times New Roman" w:hAnsi="Times New Roman" w:cs="Times New Roman"/>
          <w:color w:val="000000" w:themeColor="text1"/>
          <w:sz w:val="24"/>
          <w:szCs w:val="24"/>
        </w:rPr>
        <w:t xml:space="preserve"> inference</w:t>
      </w:r>
      <w:r w:rsidR="00DD39DE">
        <w:rPr>
          <w:rFonts w:ascii="Times New Roman" w:hAnsi="Times New Roman" w:cs="Times New Roman"/>
          <w:color w:val="000000" w:themeColor="text1"/>
          <w:sz w:val="24"/>
          <w:szCs w:val="24"/>
        </w:rPr>
        <w:t xml:space="preserve"> (Fig. 5b)</w:t>
      </w:r>
      <w:r w:rsidR="00AF05A4">
        <w:rPr>
          <w:rFonts w:ascii="Times New Roman" w:hAnsi="Times New Roman" w:cs="Times New Roman"/>
          <w:color w:val="000000" w:themeColor="text1"/>
          <w:sz w:val="24"/>
          <w:szCs w:val="24"/>
        </w:rPr>
        <w:t>.</w:t>
      </w:r>
    </w:p>
    <w:p w14:paraId="22C36B4C" w14:textId="2BF163DF" w:rsidR="00265F8B" w:rsidRDefault="00265F8B" w:rsidP="00DF750C">
      <w:pPr>
        <w:spacing w:line="480" w:lineRule="auto"/>
        <w:rPr>
          <w:rFonts w:ascii="Times New Roman" w:hAnsi="Times New Roman" w:cs="Times New Roman"/>
          <w:sz w:val="24"/>
          <w:szCs w:val="24"/>
        </w:rPr>
      </w:pPr>
      <w:r>
        <w:rPr>
          <w:rFonts w:ascii="Times New Roman" w:hAnsi="Times New Roman" w:cs="Times New Roman"/>
          <w:sz w:val="24"/>
          <w:szCs w:val="24"/>
        </w:rPr>
        <w:t>Accumulated studies have revealed that ext</w:t>
      </w:r>
      <w:r w:rsidR="00DF6FC9">
        <w:rPr>
          <w:rFonts w:ascii="Times New Roman" w:hAnsi="Times New Roman" w:cs="Times New Roman"/>
          <w:sz w:val="24"/>
          <w:szCs w:val="24"/>
        </w:rPr>
        <w:t>a</w:t>
      </w:r>
      <w:r>
        <w:rPr>
          <w:rFonts w:ascii="Times New Roman" w:hAnsi="Times New Roman" w:cs="Times New Roman"/>
          <w:sz w:val="24"/>
          <w:szCs w:val="24"/>
        </w:rPr>
        <w:t>nt wild animal may not be the wild progenitors of its domestic forms (dog, horse, pig)</w:t>
      </w:r>
      <w:r w:rsidRPr="00194533">
        <w:rPr>
          <w:rFonts w:ascii="Times New Roman" w:hAnsi="Times New Roman" w:cs="Times New Roman"/>
          <w:sz w:val="24"/>
          <w:szCs w:val="24"/>
        </w:rPr>
        <w:fldChar w:fldCharType="begin">
          <w:fldData xml:space="preserve">PEVuZE5vdGU+PENpdGU+PEF1dGhvcj5XYXJtdXRoPC9BdXRob3I+PFllYXI+MjAxMjwvWWVhcj48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PEVuZE5vdGU+PENpdGU+PEF1dGhvcj5XYXJtdXRoPC9BdXRob3I+PFllYXI+MjAxMjwvWWVhcj48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Pr="00194533">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6" w:tooltip="Frantz, 2015 #114" w:history="1">
        <w:r w:rsidR="00F50B80">
          <w:rPr>
            <w:rFonts w:ascii="Times New Roman" w:hAnsi="Times New Roman" w:cs="Times New Roman"/>
            <w:noProof/>
            <w:sz w:val="24"/>
            <w:szCs w:val="24"/>
          </w:rPr>
          <w:t>6</w:t>
        </w:r>
      </w:hyperlink>
      <w:r w:rsidR="00F50B80">
        <w:rPr>
          <w:rFonts w:ascii="Times New Roman" w:hAnsi="Times New Roman" w:cs="Times New Roman"/>
          <w:noProof/>
          <w:sz w:val="24"/>
          <w:szCs w:val="24"/>
        </w:rPr>
        <w:t xml:space="preserve">, </w:t>
      </w:r>
      <w:hyperlink w:anchor="_ENREF_50" w:tooltip="Warmuth, 2012 #123" w:history="1">
        <w:r w:rsidR="00F50B80">
          <w:rPr>
            <w:rFonts w:ascii="Times New Roman" w:hAnsi="Times New Roman" w:cs="Times New Roman"/>
            <w:noProof/>
            <w:sz w:val="24"/>
            <w:szCs w:val="24"/>
          </w:rPr>
          <w:t>50-52</w:t>
        </w:r>
      </w:hyperlink>
      <w:r w:rsidR="00F50B80">
        <w:rPr>
          <w:rFonts w:ascii="Times New Roman" w:hAnsi="Times New Roman" w:cs="Times New Roman"/>
          <w:noProof/>
          <w:sz w:val="24"/>
          <w:szCs w:val="24"/>
        </w:rPr>
        <w:t>)</w:t>
      </w:r>
      <w:r w:rsidRPr="00194533">
        <w:rPr>
          <w:rFonts w:ascii="Times New Roman" w:hAnsi="Times New Roman" w:cs="Times New Roman"/>
          <w:sz w:val="24"/>
          <w:szCs w:val="24"/>
        </w:rPr>
        <w:fldChar w:fldCharType="end"/>
      </w:r>
      <w:r w:rsidRPr="00194533">
        <w:rPr>
          <w:rFonts w:ascii="Times New Roman" w:hAnsi="Times New Roman" w:cs="Times New Roman"/>
          <w:sz w:val="24"/>
          <w:szCs w:val="24"/>
        </w:rPr>
        <w:t xml:space="preserve">. </w:t>
      </w:r>
      <w:r w:rsidR="0007156D">
        <w:rPr>
          <w:rFonts w:ascii="Times New Roman" w:hAnsi="Times New Roman" w:cs="Times New Roman"/>
          <w:sz w:val="24"/>
          <w:szCs w:val="24"/>
        </w:rPr>
        <w:t>Traditional domestication hypothesis, which</w:t>
      </w:r>
      <w:r w:rsidR="005A469E">
        <w:rPr>
          <w:rFonts w:ascii="Times New Roman" w:hAnsi="Times New Roman" w:cs="Times New Roman"/>
          <w:sz w:val="24"/>
          <w:szCs w:val="24"/>
        </w:rPr>
        <w:t xml:space="preserve"> is </w:t>
      </w:r>
      <w:bookmarkStart w:id="152" w:name="_Hlk507532262"/>
      <w:r w:rsidR="005A469E">
        <w:rPr>
          <w:rFonts w:ascii="Times New Roman" w:hAnsi="Times New Roman" w:cs="Times New Roman"/>
          <w:sz w:val="24"/>
          <w:szCs w:val="24"/>
        </w:rPr>
        <w:t xml:space="preserve">assumed </w:t>
      </w:r>
      <w:bookmarkEnd w:id="152"/>
      <w:r w:rsidR="005A469E">
        <w:rPr>
          <w:rFonts w:ascii="Times New Roman" w:hAnsi="Times New Roman" w:cs="Times New Roman"/>
          <w:sz w:val="24"/>
          <w:szCs w:val="24"/>
        </w:rPr>
        <w:t>to be initiated by humans and involve reproductive isolation and strong domestication bottlenecks,</w:t>
      </w:r>
      <w:r w:rsidR="0007156D">
        <w:rPr>
          <w:rFonts w:ascii="Times New Roman" w:hAnsi="Times New Roman" w:cs="Times New Roman"/>
          <w:sz w:val="24"/>
          <w:szCs w:val="24"/>
        </w:rPr>
        <w:t xml:space="preserve"> is not compatible with genetic data </w:t>
      </w:r>
      <w:r w:rsidR="005A469E">
        <w:rPr>
          <w:rFonts w:ascii="Times New Roman" w:hAnsi="Times New Roman" w:cs="Times New Roman"/>
          <w:sz w:val="24"/>
          <w:szCs w:val="24"/>
        </w:rPr>
        <w:t xml:space="preserve">so </w:t>
      </w:r>
      <w:r w:rsidR="0007156D">
        <w:rPr>
          <w:rFonts w:ascii="Times New Roman" w:hAnsi="Times New Roman" w:cs="Times New Roman"/>
          <w:sz w:val="24"/>
          <w:szCs w:val="24"/>
        </w:rPr>
        <w:t>well, implying hypothesis may need a rethink</w:t>
      </w:r>
      <w:r w:rsidR="002C5C82">
        <w:rPr>
          <w:rFonts w:ascii="Times New Roman" w:hAnsi="Times New Roman" w:cs="Times New Roman"/>
          <w:sz w:val="24"/>
          <w:szCs w:val="24"/>
        </w:rPr>
        <w:t xml:space="preserve"> </w:t>
      </w:r>
      <w:r w:rsidR="005A469E">
        <w:rPr>
          <w:rFonts w:ascii="Times New Roman" w:hAnsi="Times New Roman" w:cs="Times New Roman"/>
          <w:sz w:val="24"/>
          <w:szCs w:val="24"/>
        </w:rPr>
        <w:fldChar w:fldCharType="begin">
          <w:fldData xml:space="preserve">PEVuZE5vdGU+PENpdGU+PEF1dGhvcj5GcmFudHo8L0F1dGhvcj48WWVhcj4yMDE1PC9ZZWFyPjxS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</w:fldData>
        </w:fldChar>
      </w:r>
      <w:r w:rsidR="004D577F">
        <w:rPr>
          <w:rFonts w:ascii="Times New Roman" w:hAnsi="Times New Roman" w:cs="Times New Roman"/>
          <w:sz w:val="24"/>
          <w:szCs w:val="24"/>
        </w:rPr>
        <w:instrText xml:space="preserve"> ADDIN EN.CITE </w:instrText>
      </w:r>
      <w:r w:rsidR="004D577F">
        <w:rPr>
          <w:rFonts w:ascii="Times New Roman" w:hAnsi="Times New Roman" w:cs="Times New Roman"/>
          <w:sz w:val="24"/>
          <w:szCs w:val="24"/>
        </w:rPr>
        <w:fldChar w:fldCharType="begin">
          <w:fldData xml:space="preserve">PEVuZE5vdGU+PENpdGU+PEF1dGhvcj5GcmFudHo8L0F1dGhvcj48WWVhcj4yMDE1PC9ZZWFyPjxS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</w:fldData>
        </w:fldChar>
      </w:r>
      <w:r w:rsidR="004D577F">
        <w:rPr>
          <w:rFonts w:ascii="Times New Roman" w:hAnsi="Times New Roman" w:cs="Times New Roman"/>
          <w:sz w:val="24"/>
          <w:szCs w:val="24"/>
        </w:rPr>
        <w:instrText xml:space="preserve"> ADDIN EN.CITE.DATA </w:instrText>
      </w:r>
      <w:r w:rsidR="004D577F">
        <w:rPr>
          <w:rFonts w:ascii="Times New Roman" w:hAnsi="Times New Roman" w:cs="Times New Roman"/>
          <w:sz w:val="24"/>
          <w:szCs w:val="24"/>
        </w:rPr>
      </w:r>
      <w:r w:rsidR="004D577F">
        <w:rPr>
          <w:rFonts w:ascii="Times New Roman" w:hAnsi="Times New Roman" w:cs="Times New Roman"/>
          <w:sz w:val="24"/>
          <w:szCs w:val="24"/>
        </w:rPr>
        <w:fldChar w:fldCharType="end"/>
      </w:r>
      <w:r w:rsidR="005A469E">
        <w:rPr>
          <w:rFonts w:ascii="Times New Roman" w:hAnsi="Times New Roman" w:cs="Times New Roman"/>
          <w:sz w:val="24"/>
          <w:szCs w:val="24"/>
        </w:rPr>
      </w:r>
      <w:r w:rsidR="005A469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6" w:tooltip="Frantz, 2015 #114" w:history="1">
        <w:r w:rsidR="00F50B80">
          <w:rPr>
            <w:rFonts w:ascii="Times New Roman" w:hAnsi="Times New Roman" w:cs="Times New Roman"/>
            <w:noProof/>
            <w:sz w:val="24"/>
            <w:szCs w:val="24"/>
          </w:rPr>
          <w:t>6</w:t>
        </w:r>
      </w:hyperlink>
      <w:r w:rsidR="004D577F">
        <w:rPr>
          <w:rFonts w:ascii="Times New Roman" w:hAnsi="Times New Roman" w:cs="Times New Roman"/>
          <w:noProof/>
          <w:sz w:val="24"/>
          <w:szCs w:val="24"/>
        </w:rPr>
        <w:t>)</w:t>
      </w:r>
      <w:r w:rsidR="005A469E">
        <w:rPr>
          <w:rFonts w:ascii="Times New Roman" w:hAnsi="Times New Roman" w:cs="Times New Roman"/>
          <w:sz w:val="24"/>
          <w:szCs w:val="24"/>
        </w:rPr>
        <w:fldChar w:fldCharType="end"/>
      </w:r>
      <w:r w:rsidR="0007156D">
        <w:rPr>
          <w:rFonts w:ascii="Times New Roman" w:hAnsi="Times New Roman" w:cs="Times New Roman"/>
          <w:sz w:val="24"/>
          <w:szCs w:val="24"/>
        </w:rPr>
        <w:t xml:space="preserve">. </w:t>
      </w:r>
      <w:r w:rsidR="00EC5005">
        <w:rPr>
          <w:rFonts w:ascii="Times New Roman" w:hAnsi="Times New Roman" w:cs="Times New Roman"/>
          <w:sz w:val="24"/>
          <w:szCs w:val="24"/>
        </w:rPr>
        <w:t>Domestication process of duck suppl</w:t>
      </w:r>
      <w:r w:rsidR="008C582E">
        <w:rPr>
          <w:rFonts w:ascii="Times New Roman" w:hAnsi="Times New Roman" w:cs="Times New Roman"/>
          <w:sz w:val="24"/>
          <w:szCs w:val="24"/>
        </w:rPr>
        <w:t>ied</w:t>
      </w:r>
      <w:r w:rsidR="00EC5005">
        <w:rPr>
          <w:rFonts w:ascii="Times New Roman" w:hAnsi="Times New Roman" w:cs="Times New Roman"/>
          <w:sz w:val="24"/>
          <w:szCs w:val="24"/>
        </w:rPr>
        <w:t xml:space="preserve"> a new case to domestication studies. Our analysis may help to provide new ideas to resolve the problems in current domestication studies.</w:t>
      </w:r>
    </w:p>
    <w:p w14:paraId="427F8657" w14:textId="3DD988DB" w:rsidR="00414609" w:rsidRPr="00155842" w:rsidRDefault="00D53C68">
      <w:pPr>
        <w:spacing w:line="480" w:lineRule="auto"/>
        <w:rPr>
          <w:rFonts w:ascii="Times New Roman" w:hAnsi="Times New Roman" w:cs="Times New Roman"/>
          <w:sz w:val="24"/>
          <w:szCs w:val="24"/>
        </w:rPr>
      </w:pPr>
      <w:r>
        <w:rPr>
          <w:rFonts w:ascii="Times New Roman" w:hAnsi="Times New Roman" w:cs="Times New Roman"/>
          <w:sz w:val="24"/>
          <w:szCs w:val="24"/>
        </w:rPr>
        <w:t>Detecting</w:t>
      </w:r>
      <w:r w:rsidR="00EC5005">
        <w:rPr>
          <w:rFonts w:ascii="Times New Roman" w:hAnsi="Times New Roman" w:cs="Times New Roman"/>
          <w:sz w:val="24"/>
          <w:szCs w:val="24"/>
        </w:rPr>
        <w:t xml:space="preserve"> genetic variation underlying phenotypic diversity between domestic duck and wild duck </w:t>
      </w:r>
      <w:r w:rsidR="002804B1">
        <w:rPr>
          <w:rFonts w:ascii="Times New Roman" w:hAnsi="Times New Roman" w:cs="Times New Roman"/>
          <w:sz w:val="24"/>
          <w:szCs w:val="24"/>
        </w:rPr>
        <w:t>could help us comprehensiv</w:t>
      </w:r>
      <w:r w:rsidR="001358F5">
        <w:rPr>
          <w:rFonts w:ascii="Times New Roman" w:hAnsi="Times New Roman" w:cs="Times New Roman"/>
          <w:sz w:val="24"/>
          <w:szCs w:val="24"/>
        </w:rPr>
        <w:t>e</w:t>
      </w:r>
      <w:r w:rsidR="002804B1">
        <w:rPr>
          <w:rFonts w:ascii="Times New Roman" w:hAnsi="Times New Roman" w:cs="Times New Roman"/>
          <w:sz w:val="24"/>
          <w:szCs w:val="24"/>
        </w:rPr>
        <w:t xml:space="preserve"> understanding how duck was domesticated</w:t>
      </w:r>
      <w:r w:rsidR="008875EF">
        <w:rPr>
          <w:rFonts w:ascii="Times New Roman" w:hAnsi="Times New Roman" w:cs="Times New Roman"/>
          <w:sz w:val="24"/>
          <w:szCs w:val="24"/>
        </w:rPr>
        <w:t xml:space="preserve"> and genetic changes </w:t>
      </w:r>
      <w:r w:rsidR="00BE586A">
        <w:rPr>
          <w:rFonts w:ascii="Times New Roman" w:hAnsi="Times New Roman" w:cs="Times New Roman"/>
          <w:sz w:val="24"/>
          <w:szCs w:val="24"/>
        </w:rPr>
        <w:t>of</w:t>
      </w:r>
      <w:r w:rsidR="008875EF">
        <w:rPr>
          <w:rFonts w:ascii="Times New Roman" w:hAnsi="Times New Roman" w:cs="Times New Roman"/>
          <w:sz w:val="24"/>
          <w:szCs w:val="24"/>
        </w:rPr>
        <w:t xml:space="preserve"> phenotype different between wild and domestic duck</w:t>
      </w:r>
      <w:r w:rsidR="002804B1">
        <w:rPr>
          <w:rFonts w:ascii="Times New Roman" w:hAnsi="Times New Roman" w:cs="Times New Roman"/>
          <w:sz w:val="24"/>
          <w:szCs w:val="24"/>
        </w:rPr>
        <w:t>.</w:t>
      </w:r>
      <w:r w:rsidR="00BE586A">
        <w:rPr>
          <w:rFonts w:ascii="Times New Roman" w:hAnsi="Times New Roman" w:cs="Times New Roman"/>
          <w:sz w:val="24"/>
          <w:szCs w:val="24"/>
        </w:rPr>
        <w:t xml:space="preserve"> </w:t>
      </w:r>
      <w:r w:rsidR="00567C5F" w:rsidRPr="00BE586A">
        <w:rPr>
          <w:rFonts w:ascii="Times New Roman" w:hAnsi="Times New Roman" w:cs="Times New Roman"/>
          <w:sz w:val="24"/>
          <w:szCs w:val="24"/>
        </w:rPr>
        <w:t>Detail analyses on</w:t>
      </w:r>
      <w:r w:rsidR="008C582E" w:rsidRPr="00194533">
        <w:rPr>
          <w:rFonts w:ascii="Times New Roman" w:hAnsi="Times New Roman" w:cs="Times New Roman"/>
          <w:sz w:val="24"/>
          <w:szCs w:val="24"/>
        </w:rPr>
        <w:t xml:space="preserve"> ancestor </w:t>
      </w:r>
      <w:r w:rsidR="00341B3D">
        <w:rPr>
          <w:rFonts w:ascii="Times New Roman" w:hAnsi="Times New Roman" w:cs="Times New Roman"/>
          <w:sz w:val="24"/>
          <w:szCs w:val="24"/>
        </w:rPr>
        <w:t xml:space="preserve">of </w:t>
      </w:r>
      <w:r w:rsidR="008C582E" w:rsidRPr="00194533">
        <w:rPr>
          <w:rFonts w:ascii="Times New Roman" w:hAnsi="Times New Roman" w:cs="Times New Roman"/>
          <w:sz w:val="24"/>
          <w:szCs w:val="24"/>
        </w:rPr>
        <w:t>wild duck</w:t>
      </w:r>
      <w:r w:rsidR="00567C5F" w:rsidRPr="00BE586A">
        <w:rPr>
          <w:rFonts w:ascii="Times New Roman" w:hAnsi="Times New Roman" w:cs="Times New Roman"/>
          <w:sz w:val="24"/>
          <w:szCs w:val="24"/>
        </w:rPr>
        <w:t xml:space="preserve"> showed </w:t>
      </w:r>
      <w:r w:rsidR="008C582E" w:rsidRPr="00194533">
        <w:rPr>
          <w:rFonts w:ascii="Times New Roman" w:hAnsi="Times New Roman" w:cs="Times New Roman"/>
          <w:sz w:val="24"/>
          <w:szCs w:val="24"/>
        </w:rPr>
        <w:t xml:space="preserve">adaptive selection might contribute to </w:t>
      </w:r>
      <w:r w:rsidR="00567C5F" w:rsidRPr="00BE586A">
        <w:rPr>
          <w:rFonts w:ascii="Times New Roman" w:hAnsi="Times New Roman" w:cs="Times New Roman"/>
          <w:sz w:val="24"/>
          <w:szCs w:val="24"/>
        </w:rPr>
        <w:t>the enhancement of long-distance flight ability in wild duck.</w:t>
      </w:r>
      <w:r w:rsidR="008C582E">
        <w:rPr>
          <w:rFonts w:ascii="Times New Roman" w:hAnsi="Times New Roman" w:cs="Times New Roman"/>
          <w:sz w:val="24"/>
          <w:szCs w:val="24"/>
        </w:rPr>
        <w:t xml:space="preserve"> </w:t>
      </w:r>
      <w:r w:rsidR="00280AA4">
        <w:rPr>
          <w:rFonts w:ascii="Times New Roman" w:hAnsi="Times New Roman" w:cs="Times New Roman"/>
          <w:sz w:val="24"/>
          <w:szCs w:val="24"/>
        </w:rPr>
        <w:t>M</w:t>
      </w:r>
      <w:r w:rsidR="008C582E">
        <w:rPr>
          <w:rFonts w:ascii="Times New Roman" w:hAnsi="Times New Roman" w:cs="Times New Roman"/>
          <w:sz w:val="24"/>
          <w:szCs w:val="24"/>
        </w:rPr>
        <w:t>eanwhile</w:t>
      </w:r>
      <w:r w:rsidR="00280AA4">
        <w:rPr>
          <w:rFonts w:ascii="Times New Roman" w:hAnsi="Times New Roman" w:cs="Times New Roman"/>
          <w:sz w:val="24"/>
          <w:szCs w:val="24"/>
        </w:rPr>
        <w:t>,</w:t>
      </w:r>
      <w:r w:rsidR="008C582E">
        <w:rPr>
          <w:rFonts w:ascii="Times New Roman" w:hAnsi="Times New Roman" w:cs="Times New Roman"/>
          <w:sz w:val="24"/>
          <w:szCs w:val="24"/>
        </w:rPr>
        <w:t xml:space="preserve"> w</w:t>
      </w:r>
      <w:r w:rsidR="00567C5F">
        <w:rPr>
          <w:rFonts w:ascii="Times New Roman" w:hAnsi="Times New Roman" w:cs="Times New Roman"/>
          <w:sz w:val="24"/>
          <w:szCs w:val="24"/>
        </w:rPr>
        <w:t>e f</w:t>
      </w:r>
      <w:r w:rsidR="00B95DFC">
        <w:rPr>
          <w:rFonts w:ascii="Times New Roman" w:hAnsi="Times New Roman" w:cs="Times New Roman"/>
          <w:sz w:val="24"/>
          <w:szCs w:val="24"/>
        </w:rPr>
        <w:t>ound</w:t>
      </w:r>
      <w:r w:rsidR="00567C5F">
        <w:rPr>
          <w:rFonts w:ascii="Times New Roman" w:hAnsi="Times New Roman" w:cs="Times New Roman"/>
          <w:sz w:val="24"/>
          <w:szCs w:val="24"/>
        </w:rPr>
        <w:t xml:space="preserve"> that </w:t>
      </w:r>
      <w:r w:rsidR="00280AA4">
        <w:rPr>
          <w:rFonts w:ascii="Times New Roman" w:hAnsi="Times New Roman" w:cs="Times New Roman"/>
          <w:sz w:val="24"/>
          <w:szCs w:val="24"/>
        </w:rPr>
        <w:t xml:space="preserve">duck </w:t>
      </w:r>
      <w:r w:rsidR="00567C5F">
        <w:rPr>
          <w:rFonts w:ascii="Times New Roman" w:hAnsi="Times New Roman" w:cs="Times New Roman"/>
          <w:sz w:val="24"/>
          <w:szCs w:val="24"/>
        </w:rPr>
        <w:t>domestication</w:t>
      </w:r>
      <w:r w:rsidR="00280AA4">
        <w:rPr>
          <w:rFonts w:ascii="Times New Roman" w:hAnsi="Times New Roman" w:cs="Times New Roman"/>
          <w:sz w:val="24"/>
          <w:szCs w:val="24"/>
        </w:rPr>
        <w:t xml:space="preserve"> was</w:t>
      </w:r>
      <w:r w:rsidR="00567C5F">
        <w:rPr>
          <w:rFonts w:ascii="Times New Roman" w:hAnsi="Times New Roman" w:cs="Times New Roman"/>
          <w:sz w:val="24"/>
          <w:szCs w:val="24"/>
        </w:rPr>
        <w:t xml:space="preserve"> accompanied by selection at genes affecting neuronal activit</w:t>
      </w:r>
      <w:r w:rsidR="005B2D8A">
        <w:rPr>
          <w:rFonts w:ascii="Times New Roman" w:hAnsi="Times New Roman" w:cs="Times New Roman"/>
          <w:sz w:val="24"/>
          <w:szCs w:val="24"/>
        </w:rPr>
        <w:t>ies</w:t>
      </w:r>
      <w:r w:rsidR="00DD3AE2" w:rsidRPr="00DD3AE2">
        <w:rPr>
          <w:rStyle w:val="aa"/>
          <w:rFonts w:ascii="Times New Roman" w:hAnsi="Times New Roman" w:cs="Times New Roman" w:hint="eastAsia"/>
          <w:color w:val="000000" w:themeColor="text1"/>
          <w:sz w:val="24"/>
          <w:szCs w:val="24"/>
          <w:shd w:val="clear" w:color="auto" w:fill="FFFFFF"/>
        </w:rPr>
        <w:t xml:space="preserve"> </w:t>
      </w:r>
      <w:r w:rsidR="00DD3AE2">
        <w:rPr>
          <w:rStyle w:val="aa"/>
          <w:rFonts w:ascii="Times New Roman" w:hAnsi="Times New Roman" w:cs="Times New Roman"/>
          <w:color w:val="000000" w:themeColor="text1"/>
          <w:sz w:val="24"/>
          <w:szCs w:val="24"/>
          <w:shd w:val="clear" w:color="auto" w:fill="FFFFFF"/>
        </w:rPr>
        <w:lastRenderedPageBreak/>
        <w:t>(</w:t>
      </w:r>
      <w:r w:rsidR="00DD3AE2">
        <w:rPr>
          <w:rStyle w:val="apple-converted-space"/>
          <w:rFonts w:ascii="Times New Roman" w:hAnsi="Times New Roman" w:cs="Times New Roman" w:hint="eastAsia"/>
          <w:color w:val="000000" w:themeColor="text1"/>
          <w:sz w:val="24"/>
          <w:szCs w:val="24"/>
          <w:shd w:val="clear" w:color="auto" w:fill="FFFFFF"/>
        </w:rPr>
        <w:t xml:space="preserve">e.g. </w:t>
      </w:r>
      <w:r w:rsidR="00DD3AE2" w:rsidRPr="00194533">
        <w:rPr>
          <w:rFonts w:ascii="Times New Roman" w:hAnsi="Times New Roman" w:cs="Times New Roman"/>
          <w:i/>
          <w:sz w:val="24"/>
          <w:szCs w:val="24"/>
        </w:rPr>
        <w:t>SH3GL2</w:t>
      </w:r>
      <w:r w:rsidR="00511700" w:rsidDel="00511700">
        <w:rPr>
          <w:rFonts w:ascii="Times New Roman" w:hAnsi="Times New Roman" w:cs="Times New Roman" w:hint="eastAsia"/>
          <w:sz w:val="24"/>
          <w:szCs w:val="24"/>
        </w:rPr>
        <w:t xml:space="preserve"> </w:t>
      </w:r>
      <w:r w:rsidR="00DD3AE2">
        <w:rPr>
          <w:rFonts w:ascii="Times New Roman" w:hAnsi="Times New Roman" w:cs="Times New Roman"/>
          <w:sz w:val="24"/>
          <w:szCs w:val="24"/>
        </w:rPr>
        <w:fldChar w:fldCharType="begin">
          <w:fldData xml:space="preserve">PEVuZE5vdGU+PENpdGU+PEF1dGhvcj5XYW5nPC9BdXRob3I+PFllYXI+MjAxMzwvWWVhcj48UmVj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PEVuZE5vdGU+PENpdGU+PEF1dGhvcj5XYW5nPC9BdXRob3I+PFllYXI+MjAxMzwvWWVhcj48UmVj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DD3AE2">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6" w:tooltip="Wang, 2013 #122" w:history="1">
        <w:r w:rsidR="00F50B80">
          <w:rPr>
            <w:rFonts w:ascii="Times New Roman" w:hAnsi="Times New Roman" w:cs="Times New Roman"/>
            <w:noProof/>
            <w:sz w:val="24"/>
            <w:szCs w:val="24"/>
          </w:rPr>
          <w:t>46</w:t>
        </w:r>
      </w:hyperlink>
      <w:r w:rsidR="00F50B80">
        <w:rPr>
          <w:rFonts w:ascii="Times New Roman" w:hAnsi="Times New Roman" w:cs="Times New Roman"/>
          <w:noProof/>
          <w:sz w:val="24"/>
          <w:szCs w:val="24"/>
        </w:rPr>
        <w:t>)</w:t>
      </w:r>
      <w:r w:rsidR="00DD3AE2">
        <w:rPr>
          <w:rFonts w:ascii="Times New Roman" w:hAnsi="Times New Roman" w:cs="Times New Roman"/>
          <w:sz w:val="24"/>
          <w:szCs w:val="24"/>
        </w:rPr>
        <w:fldChar w:fldCharType="end"/>
      </w:r>
      <w:r w:rsidR="00DD3AE2">
        <w:rPr>
          <w:rFonts w:ascii="Times New Roman" w:hAnsi="Times New Roman" w:cs="Times New Roman"/>
          <w:sz w:val="24"/>
          <w:szCs w:val="24"/>
        </w:rPr>
        <w:t>)</w:t>
      </w:r>
      <w:r w:rsidR="005B2D8A">
        <w:rPr>
          <w:rFonts w:ascii="Times New Roman" w:hAnsi="Times New Roman" w:cs="Times New Roman"/>
          <w:sz w:val="24"/>
          <w:szCs w:val="24"/>
        </w:rPr>
        <w:t>, lekking behavior</w:t>
      </w:r>
      <w:r w:rsidR="00DD3AE2">
        <w:rPr>
          <w:rFonts w:ascii="Times New Roman" w:hAnsi="Times New Roman" w:cs="Times New Roman"/>
          <w:sz w:val="24"/>
          <w:szCs w:val="24"/>
        </w:rPr>
        <w:t xml:space="preserve"> (</w:t>
      </w:r>
      <w:r w:rsidR="00DD3AE2">
        <w:rPr>
          <w:rStyle w:val="apple-converted-space"/>
          <w:rFonts w:ascii="Times New Roman" w:hAnsi="Times New Roman" w:cs="Times New Roman" w:hint="eastAsia"/>
          <w:color w:val="000000" w:themeColor="text1"/>
          <w:sz w:val="24"/>
          <w:szCs w:val="24"/>
          <w:shd w:val="clear" w:color="auto" w:fill="FFFFFF"/>
        </w:rPr>
        <w:t xml:space="preserve">e.g. </w:t>
      </w:r>
      <w:r w:rsidR="00DD3AE2" w:rsidRPr="00194533">
        <w:rPr>
          <w:rStyle w:val="apple-converted-space"/>
          <w:rFonts w:ascii="Times New Roman" w:hAnsi="Times New Roman" w:cs="Times New Roman"/>
          <w:i/>
          <w:color w:val="000000" w:themeColor="text1"/>
          <w:sz w:val="24"/>
          <w:szCs w:val="24"/>
          <w:shd w:val="clear" w:color="auto" w:fill="FFFFFF"/>
        </w:rPr>
        <w:t>HEXB, B4GALT1</w:t>
      </w:r>
      <w:r w:rsidR="00511700" w:rsidRPr="00194533">
        <w:rPr>
          <w:rStyle w:val="apple-converted-space"/>
          <w:rFonts w:ascii="Times New Roman" w:hAnsi="Times New Roman" w:cs="Times New Roman"/>
          <w:i/>
          <w:color w:val="000000" w:themeColor="text1"/>
          <w:sz w:val="24"/>
          <w:szCs w:val="24"/>
          <w:shd w:val="clear" w:color="auto" w:fill="FFFFFF"/>
        </w:rPr>
        <w:t xml:space="preserve"> </w:t>
      </w:r>
      <w:r w:rsidR="00511700">
        <w:rPr>
          <w:rStyle w:val="apple-converted-space"/>
          <w:rFonts w:ascii="Times New Roman" w:hAnsi="Times New Roman" w:cs="Times New Roman"/>
          <w:color w:val="000000" w:themeColor="text1"/>
          <w:sz w:val="24"/>
          <w:szCs w:val="24"/>
          <w:shd w:val="clear" w:color="auto" w:fill="FFFFFF"/>
        </w:rPr>
        <w:t>and</w:t>
      </w:r>
      <w:r w:rsidR="00DD3AE2">
        <w:rPr>
          <w:rStyle w:val="apple-converted-space"/>
          <w:rFonts w:ascii="Times New Roman" w:hAnsi="Times New Roman" w:cs="Times New Roman" w:hint="eastAsia"/>
          <w:color w:val="000000" w:themeColor="text1"/>
          <w:sz w:val="24"/>
          <w:szCs w:val="24"/>
          <w:shd w:val="clear" w:color="auto" w:fill="FFFFFF"/>
        </w:rPr>
        <w:t xml:space="preserve"> </w:t>
      </w:r>
      <w:r w:rsidR="00DD3AE2" w:rsidRPr="00194533">
        <w:rPr>
          <w:rStyle w:val="apple-converted-space"/>
          <w:rFonts w:ascii="Times New Roman" w:hAnsi="Times New Roman" w:cs="Times New Roman"/>
          <w:i/>
          <w:color w:val="000000" w:themeColor="text1"/>
          <w:sz w:val="24"/>
          <w:szCs w:val="24"/>
          <w:shd w:val="clear" w:color="auto" w:fill="FFFFFF"/>
        </w:rPr>
        <w:t>HSD17B4</w:t>
      </w:r>
      <w:r w:rsidR="00280AA4">
        <w:rPr>
          <w:rStyle w:val="apple-converted-space"/>
          <w:rFonts w:ascii="Times New Roman" w:hAnsi="Times New Roman" w:cs="Times New Roman"/>
          <w:color w:val="000000" w:themeColor="text1"/>
          <w:sz w:val="24"/>
          <w:szCs w:val="24"/>
          <w:shd w:val="clear" w:color="auto" w:fill="FFFFFF"/>
        </w:rPr>
        <w:t>)</w:t>
      </w:r>
      <w:r w:rsidR="005B2D8A">
        <w:rPr>
          <w:rFonts w:ascii="Times New Roman" w:hAnsi="Times New Roman" w:cs="Times New Roman"/>
          <w:sz w:val="24"/>
          <w:szCs w:val="24"/>
        </w:rPr>
        <w:t xml:space="preserve">. </w:t>
      </w:r>
      <w:r w:rsidR="00A71A89">
        <w:rPr>
          <w:rFonts w:ascii="Times New Roman" w:hAnsi="Times New Roman" w:cs="Times New Roman"/>
          <w:sz w:val="24"/>
          <w:szCs w:val="24"/>
        </w:rPr>
        <w:t xml:space="preserve">Moreover, </w:t>
      </w:r>
      <w:r w:rsidR="005B2D8A">
        <w:rPr>
          <w:rFonts w:ascii="Times New Roman" w:hAnsi="Times New Roman" w:cs="Times New Roman"/>
          <w:sz w:val="24"/>
          <w:szCs w:val="24"/>
        </w:rPr>
        <w:t>Genes associate</w:t>
      </w:r>
      <w:r w:rsidR="00A71A89">
        <w:rPr>
          <w:rFonts w:ascii="Times New Roman" w:hAnsi="Times New Roman" w:cs="Times New Roman"/>
          <w:sz w:val="24"/>
          <w:szCs w:val="24"/>
        </w:rPr>
        <w:t>d</w:t>
      </w:r>
      <w:r w:rsidR="005B2D8A">
        <w:rPr>
          <w:rFonts w:ascii="Times New Roman" w:hAnsi="Times New Roman" w:cs="Times New Roman"/>
          <w:sz w:val="24"/>
          <w:szCs w:val="24"/>
        </w:rPr>
        <w:t xml:space="preserve"> with lipid, carbohydrate, protein metabolic process and food intake control were under selection</w:t>
      </w:r>
      <w:r w:rsidR="00DD3AE2">
        <w:rPr>
          <w:rFonts w:ascii="Times New Roman" w:hAnsi="Times New Roman" w:cs="Times New Roman"/>
          <w:sz w:val="24"/>
          <w:szCs w:val="24"/>
        </w:rPr>
        <w:t xml:space="preserve"> </w:t>
      </w:r>
      <w:r w:rsidR="00DD3AE2">
        <w:rPr>
          <w:rFonts w:ascii="Times New Roman" w:hAnsi="Times New Roman" w:cs="Times New Roman" w:hint="eastAsia"/>
          <w:sz w:val="24"/>
          <w:szCs w:val="24"/>
        </w:rPr>
        <w:t xml:space="preserve">(e.g. </w:t>
      </w:r>
      <w:r w:rsidR="00DD3AE2" w:rsidRPr="00194533">
        <w:rPr>
          <w:rFonts w:ascii="Times New Roman" w:hAnsi="Times New Roman" w:cs="Times New Roman"/>
          <w:i/>
          <w:sz w:val="24"/>
          <w:szCs w:val="24"/>
        </w:rPr>
        <w:t>RMI1</w:t>
      </w:r>
      <w:r w:rsidR="00DD3AE2">
        <w:rPr>
          <w:rFonts w:ascii="Times New Roman" w:hAnsi="Times New Roman" w:cs="Times New Roman" w:hint="eastAsia"/>
          <w:sz w:val="24"/>
          <w:szCs w:val="24"/>
        </w:rPr>
        <w:t xml:space="preserve">, </w:t>
      </w:r>
      <w:r w:rsidR="00DD3AE2" w:rsidRPr="00194533">
        <w:rPr>
          <w:rFonts w:ascii="Times New Roman" w:hAnsi="Times New Roman" w:cs="Times New Roman"/>
          <w:i/>
          <w:sz w:val="24"/>
          <w:szCs w:val="24"/>
        </w:rPr>
        <w:t>MRAP2</w:t>
      </w:r>
      <w:r w:rsidR="00DD3AE2">
        <w:rPr>
          <w:rFonts w:ascii="Times New Roman" w:hAnsi="Times New Roman" w:cs="Times New Roman" w:hint="eastAsia"/>
          <w:sz w:val="24"/>
          <w:szCs w:val="24"/>
        </w:rPr>
        <w:t xml:space="preserve"> and </w:t>
      </w:r>
      <w:r w:rsidR="00DD3AE2" w:rsidRPr="00194533">
        <w:rPr>
          <w:rFonts w:ascii="Times New Roman" w:hAnsi="Times New Roman" w:cs="Times New Roman"/>
          <w:i/>
          <w:sz w:val="24"/>
          <w:szCs w:val="24"/>
        </w:rPr>
        <w:t>MC4R</w:t>
      </w:r>
      <w:r w:rsidR="0065610C">
        <w:rPr>
          <w:rFonts w:ascii="Times New Roman" w:hAnsi="Times New Roman" w:cs="Times New Roman"/>
          <w:sz w:val="24"/>
          <w:szCs w:val="24"/>
        </w:rPr>
        <w:t xml:space="preserve"> </w:t>
      </w:r>
      <w:r w:rsidR="00DD3AE2">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&lt;EndNote&gt;&lt;Cite&gt;&lt;Author&gt;Rubin&lt;/Author&gt;&lt;Year&gt;2012&lt;/Year&gt;&lt;RecNum&gt;67&lt;/RecNum&gt;&lt;DisplayText&gt;(8)&lt;/DisplayText&gt;&lt;record&gt;&lt;rec-number&gt;67&lt;/rec-number&gt;&lt;foreign-keys&gt;&lt;key app="EN" db-id="zd9vrr9r4sxpvoex0z2x0seo95tx9fexr95t" timestamp="1491289469"&gt;67&lt;/key&gt;&lt;/foreign-keys&gt;&lt;ref-type name="Journal Article"&gt;17&lt;/ref-type&gt;&lt;contributors&gt;&lt;authors&gt;&lt;author&gt;Rubin, C. J.&lt;/author&gt;&lt;author&gt;Megens, H. J.&lt;/author&gt;&lt;author&gt;Martinez Barrio, A.&lt;/author&gt;&lt;author&gt;Maqbool, K.&lt;/author&gt;&lt;author&gt;Sayyab, S.&lt;/author&gt;&lt;author&gt;Schwochow, D.&lt;/author&gt;&lt;author&gt;Wang, C.&lt;/author&gt;&lt;author&gt;Carlborg, O.&lt;/author&gt;&lt;author&gt;Jern, P.&lt;/author&gt;&lt;author&gt;Jorgensen, C. B.&lt;/author&gt;&lt;author&gt;Archibald, A. L.&lt;/author&gt;&lt;author&gt;Fredholm, M.&lt;/author&gt;&lt;author&gt;Groenen, M. A.&lt;/author&gt;&lt;author&gt;Andersson, L.&lt;/author&gt;&lt;/authors&gt;&lt;/contributors&gt;&lt;auth-address&gt;Science for Life Laboratory, Department of Medical Biochemistry and Microbiology, Uppsala University, SE-751 23 Uppsala, Sweden.&lt;/auth-address&gt;&lt;titles&gt;&lt;title&gt;Strong signatures of selection in the domestic pig genome&lt;/title&gt;&lt;secondary-title&gt;Proc Natl Acad Sci U S A&lt;/secondary-title&gt;&lt;/titles&gt;&lt;periodical&gt;&lt;full-title&gt;Proc Natl Acad Sci U S A&lt;/full-title&gt;&lt;/periodical&gt;&lt;pages&gt;19529-36&lt;/pages&gt;&lt;volume&gt;109&lt;/volume&gt;&lt;number&gt;48&lt;/number&gt;&lt;keywords&gt;&lt;keyword&gt;Amino Acid Sequence&lt;/keyword&gt;&lt;keyword&gt;Animals&lt;/keyword&gt;&lt;keyword&gt;Animals, Domestic/*genetics&lt;/keyword&gt;&lt;keyword&gt;DNA Copy Number Variations&lt;/keyword&gt;&lt;keyword&gt;*Genome&lt;/keyword&gt;&lt;keyword&gt;Homozygote&lt;/keyword&gt;&lt;keyword&gt;Molecular Sequence Data&lt;/keyword&gt;&lt;keyword&gt;Quantitative Trait Loci&lt;/keyword&gt;&lt;keyword&gt;*Selection, Genetic&lt;/keyword&gt;&lt;keyword&gt;Sequence Homology, Amino Acid&lt;/keyword&gt;&lt;keyword&gt;Swine/*genetics&lt;/keyword&gt;&lt;/keywords&gt;&lt;dates&gt;&lt;year&gt;2012&lt;/year&gt;&lt;pub-dates&gt;&lt;date&gt;Nov 27&lt;/date&gt;&lt;/pub-dates&gt;&lt;/dates&gt;&lt;isbn&gt;1091-6490 (Electronic)&amp;#xD;0027-8424 (Linking)&lt;/isbn&gt;&lt;accession-num&gt;23151514&lt;/accession-num&gt;&lt;urls&gt;&lt;related-urls&gt;&lt;url&gt;https://www.ncbi.nlm.nih.gov/pubmed/23151514&lt;/url&gt;&lt;/related-urls&gt;&lt;/urls&gt;&lt;custom2&gt;PMC3511700&lt;/custom2&gt;&lt;electronic-resource-num&gt;10.1073/pnas.1217149109&lt;/electronic-resource-num&gt;&lt;/record&gt;&lt;/Cite&gt;&lt;/EndNote&gt;</w:instrText>
      </w:r>
      <w:r w:rsidR="00DD3AE2">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8" w:tooltip="Rubin, 2012 #67" w:history="1">
        <w:r w:rsidR="00F50B80">
          <w:rPr>
            <w:rFonts w:ascii="Times New Roman" w:hAnsi="Times New Roman" w:cs="Times New Roman"/>
            <w:noProof/>
            <w:sz w:val="24"/>
            <w:szCs w:val="24"/>
          </w:rPr>
          <w:t>8</w:t>
        </w:r>
      </w:hyperlink>
      <w:r w:rsidR="004D577F">
        <w:rPr>
          <w:rFonts w:ascii="Times New Roman" w:hAnsi="Times New Roman" w:cs="Times New Roman"/>
          <w:noProof/>
          <w:sz w:val="24"/>
          <w:szCs w:val="24"/>
        </w:rPr>
        <w:t>)</w:t>
      </w:r>
      <w:r w:rsidR="00DD3AE2">
        <w:rPr>
          <w:rFonts w:ascii="Times New Roman" w:hAnsi="Times New Roman" w:cs="Times New Roman"/>
          <w:sz w:val="24"/>
          <w:szCs w:val="24"/>
        </w:rPr>
        <w:fldChar w:fldCharType="end"/>
      </w:r>
      <w:r w:rsidR="00DD3AE2">
        <w:rPr>
          <w:rFonts w:ascii="Times New Roman" w:hAnsi="Times New Roman" w:cs="Times New Roman"/>
          <w:sz w:val="24"/>
          <w:szCs w:val="24"/>
        </w:rPr>
        <w:t>)</w:t>
      </w:r>
      <w:r w:rsidR="005B2D8A">
        <w:rPr>
          <w:rFonts w:ascii="Times New Roman" w:hAnsi="Times New Roman" w:cs="Times New Roman"/>
          <w:sz w:val="24"/>
          <w:szCs w:val="24"/>
        </w:rPr>
        <w:t xml:space="preserve">. </w:t>
      </w:r>
      <w:r w:rsidR="007F1F94">
        <w:rPr>
          <w:rFonts w:ascii="Times New Roman" w:hAnsi="Times New Roman" w:cs="Times New Roman"/>
          <w:sz w:val="24"/>
          <w:szCs w:val="24"/>
        </w:rPr>
        <w:t xml:space="preserve">In summary, </w:t>
      </w:r>
      <w:r w:rsidR="005B2D8A">
        <w:rPr>
          <w:rFonts w:ascii="Times New Roman" w:hAnsi="Times New Roman" w:cs="Times New Roman"/>
          <w:sz w:val="24"/>
          <w:szCs w:val="24"/>
        </w:rPr>
        <w:t>an adaption to food-rich</w:t>
      </w:r>
      <w:r w:rsidR="00F94FF9">
        <w:rPr>
          <w:rFonts w:ascii="Times New Roman" w:hAnsi="Times New Roman" w:cs="Times New Roman"/>
          <w:sz w:val="24"/>
          <w:szCs w:val="24"/>
        </w:rPr>
        <w:t xml:space="preserve"> and artificial feeding</w:t>
      </w:r>
      <w:r w:rsidR="005B2D8A">
        <w:rPr>
          <w:rFonts w:ascii="Times New Roman" w:hAnsi="Times New Roman" w:cs="Times New Roman"/>
          <w:sz w:val="24"/>
          <w:szCs w:val="24"/>
        </w:rPr>
        <w:t xml:space="preserve"> </w:t>
      </w:r>
      <w:r w:rsidR="005E7DAE">
        <w:rPr>
          <w:rFonts w:ascii="Times New Roman" w:hAnsi="Times New Roman" w:cs="Times New Roman"/>
          <w:sz w:val="24"/>
          <w:szCs w:val="24"/>
        </w:rPr>
        <w:t xml:space="preserve">environment with </w:t>
      </w:r>
      <w:r w:rsidR="0065610C">
        <w:rPr>
          <w:rFonts w:ascii="Times New Roman" w:hAnsi="Times New Roman" w:cs="Times New Roman"/>
          <w:sz w:val="24"/>
          <w:szCs w:val="24"/>
        </w:rPr>
        <w:t>development of agriculture</w:t>
      </w:r>
      <w:r w:rsidR="00F40ACB">
        <w:rPr>
          <w:rFonts w:ascii="Times New Roman" w:hAnsi="Times New Roman" w:cs="Times New Roman"/>
          <w:sz w:val="24"/>
          <w:szCs w:val="24"/>
        </w:rPr>
        <w:t xml:space="preserve"> </w:t>
      </w:r>
      <w:r w:rsidR="0065610C">
        <w:rPr>
          <w:rFonts w:ascii="Times New Roman" w:hAnsi="Times New Roman" w:cs="Times New Roman"/>
          <w:sz w:val="24"/>
          <w:szCs w:val="24"/>
        </w:rPr>
        <w:t>may</w:t>
      </w:r>
      <w:r w:rsidR="007F1F94">
        <w:rPr>
          <w:rFonts w:ascii="Times New Roman" w:hAnsi="Times New Roman" w:cs="Times New Roman"/>
          <w:sz w:val="24"/>
          <w:szCs w:val="24"/>
        </w:rPr>
        <w:t xml:space="preserve"> contribute to </w:t>
      </w:r>
      <w:r w:rsidR="005B2D8A">
        <w:rPr>
          <w:rFonts w:ascii="Times New Roman" w:hAnsi="Times New Roman" w:cs="Times New Roman"/>
          <w:sz w:val="24"/>
          <w:szCs w:val="24"/>
        </w:rPr>
        <w:t>duck domestication.</w:t>
      </w:r>
    </w:p>
    <w:p w14:paraId="2AF2D2E5" w14:textId="1DDCC07F" w:rsidR="00370C45" w:rsidRDefault="00DB7656" w:rsidP="00DF750C">
      <w:pPr>
        <w:spacing w:line="480" w:lineRule="auto"/>
        <w:rPr>
          <w:rFonts w:ascii="Times New Roman" w:hAnsi="Times New Roman" w:cs="Times New Roman"/>
          <w:sz w:val="24"/>
          <w:szCs w:val="24"/>
        </w:rPr>
      </w:pPr>
      <w:r>
        <w:rPr>
          <w:rFonts w:ascii="Times New Roman" w:hAnsi="Times New Roman" w:cs="Times New Roman"/>
          <w:sz w:val="24"/>
          <w:szCs w:val="24"/>
        </w:rPr>
        <w:t>H</w:t>
      </w:r>
      <w:r w:rsidR="0054067C">
        <w:rPr>
          <w:rFonts w:ascii="Times New Roman" w:hAnsi="Times New Roman" w:cs="Times New Roman"/>
          <w:sz w:val="24"/>
          <w:szCs w:val="24"/>
        </w:rPr>
        <w:t>ighly heterogeneous patterns of genetic differentiation across the genome have been found and drawn a great attention</w:t>
      </w:r>
      <w:r>
        <w:rPr>
          <w:rFonts w:ascii="Times New Roman" w:hAnsi="Times New Roman" w:cs="Times New Roman"/>
          <w:sz w:val="24"/>
          <w:szCs w:val="24"/>
        </w:rPr>
        <w:t xml:space="preserve"> in speciation studies </w:t>
      </w:r>
      <w:r w:rsidR="00D96815">
        <w:rPr>
          <w:rFonts w:ascii="Times New Roman" w:hAnsi="Times New Roman" w:cs="Times New Roman"/>
          <w:sz w:val="24"/>
          <w:szCs w:val="24"/>
        </w:rPr>
        <w:fldChar w:fldCharType="begin">
          <w:fldData xml:space="preserve">PEVuZE5vdGU+PENpdGU+PEF1dGhvcj5IYW48L0F1dGhvcj48WWVhcj4yMDE3PC9ZZWFyPjxSZWNO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PEVuZE5vdGU+PENpdGU+PEF1dGhvcj5IYW48L0F1dGhvcj48WWVhcj4yMDE3PC9ZZWFyPjxSZWNO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D96815">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0" w:tooltip="Han, 2017 #110" w:history="1">
        <w:r w:rsidR="00F50B80">
          <w:rPr>
            <w:rFonts w:ascii="Times New Roman" w:hAnsi="Times New Roman" w:cs="Times New Roman"/>
            <w:noProof/>
            <w:sz w:val="24"/>
            <w:szCs w:val="24"/>
          </w:rPr>
          <w:t>40</w:t>
        </w:r>
      </w:hyperlink>
      <w:r w:rsidR="00F50B80">
        <w:rPr>
          <w:rFonts w:ascii="Times New Roman" w:hAnsi="Times New Roman" w:cs="Times New Roman"/>
          <w:noProof/>
          <w:sz w:val="24"/>
          <w:szCs w:val="24"/>
        </w:rPr>
        <w:t xml:space="preserve">, </w:t>
      </w:r>
      <w:hyperlink w:anchor="_ENREF_47" w:tooltip="Harr, 2006 #19" w:history="1">
        <w:r w:rsidR="00F50B80">
          <w:rPr>
            <w:rFonts w:ascii="Times New Roman" w:hAnsi="Times New Roman" w:cs="Times New Roman"/>
            <w:noProof/>
            <w:sz w:val="24"/>
            <w:szCs w:val="24"/>
          </w:rPr>
          <w:t>47</w:t>
        </w:r>
      </w:hyperlink>
      <w:r w:rsidR="00F50B80">
        <w:rPr>
          <w:rFonts w:ascii="Times New Roman" w:hAnsi="Times New Roman" w:cs="Times New Roman"/>
          <w:noProof/>
          <w:sz w:val="24"/>
          <w:szCs w:val="24"/>
        </w:rPr>
        <w:t xml:space="preserve">, </w:t>
      </w:r>
      <w:hyperlink w:anchor="_ENREF_53" w:tooltip="Cruickshank, 2014 #126" w:history="1">
        <w:r w:rsidR="00F50B80">
          <w:rPr>
            <w:rFonts w:ascii="Times New Roman" w:hAnsi="Times New Roman" w:cs="Times New Roman"/>
            <w:noProof/>
            <w:sz w:val="24"/>
            <w:szCs w:val="24"/>
          </w:rPr>
          <w:t>53</w:t>
        </w:r>
      </w:hyperlink>
      <w:r w:rsidR="00F50B80">
        <w:rPr>
          <w:rFonts w:ascii="Times New Roman" w:hAnsi="Times New Roman" w:cs="Times New Roman"/>
          <w:noProof/>
          <w:sz w:val="24"/>
          <w:szCs w:val="24"/>
        </w:rPr>
        <w:t>)</w:t>
      </w:r>
      <w:r w:rsidR="00D96815">
        <w:rPr>
          <w:rFonts w:ascii="Times New Roman" w:hAnsi="Times New Roman" w:cs="Times New Roman"/>
          <w:sz w:val="24"/>
          <w:szCs w:val="24"/>
        </w:rPr>
        <w:fldChar w:fldCharType="end"/>
      </w:r>
      <w:r w:rsidR="0054067C">
        <w:rPr>
          <w:rFonts w:ascii="Times New Roman" w:hAnsi="Times New Roman" w:cs="Times New Roman"/>
          <w:sz w:val="24"/>
          <w:szCs w:val="24"/>
        </w:rPr>
        <w:t>.</w:t>
      </w:r>
      <w:r w:rsidR="00B429A8">
        <w:rPr>
          <w:rFonts w:ascii="Times New Roman" w:hAnsi="Times New Roman" w:cs="Times New Roman"/>
          <w:sz w:val="24"/>
          <w:szCs w:val="24"/>
        </w:rPr>
        <w:t xml:space="preserve"> </w:t>
      </w:r>
      <w:r w:rsidR="001016B4">
        <w:rPr>
          <w:rFonts w:ascii="Times New Roman" w:hAnsi="Times New Roman" w:cs="Times New Roman"/>
          <w:sz w:val="24"/>
          <w:szCs w:val="24"/>
        </w:rPr>
        <w:t>However, which</w:t>
      </w:r>
      <w:r w:rsidR="009F641C">
        <w:rPr>
          <w:rFonts w:ascii="Times New Roman" w:hAnsi="Times New Roman" w:cs="Times New Roman"/>
          <w:sz w:val="24"/>
          <w:szCs w:val="24"/>
        </w:rPr>
        <w:t xml:space="preserve"> process </w:t>
      </w:r>
      <w:r w:rsidR="001016B4">
        <w:rPr>
          <w:rFonts w:ascii="Times New Roman" w:hAnsi="Times New Roman" w:cs="Times New Roman"/>
          <w:sz w:val="24"/>
          <w:szCs w:val="24"/>
        </w:rPr>
        <w:t>drive the evolution of divergent islands, how divergent islands are related to speciation are still unclear</w:t>
      </w:r>
      <w:r w:rsidR="004A4759">
        <w:rPr>
          <w:rFonts w:ascii="Times New Roman" w:hAnsi="Times New Roman" w:cs="Times New Roman"/>
          <w:sz w:val="24"/>
          <w:szCs w:val="24"/>
        </w:rPr>
        <w:t xml:space="preserve"> </w:t>
      </w:r>
      <w:r w:rsidR="00155842">
        <w:rPr>
          <w:rFonts w:ascii="Times New Roman" w:hAnsi="Times New Roman" w:cs="Times New Roman"/>
          <w:sz w:val="24"/>
          <w:szCs w:val="24"/>
        </w:rPr>
        <w:fldChar w:fldCharType="begin">
          <w:fldData xml:space="preserve">PEVuZE5vdGU+PENpdGU+PEF1dGhvcj5CdXJyaTwvQXV0aG9yPjxZZWFyPjIwMTU8L1llYXI+PFJl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PEVuZE5vdGU+PENpdGU+PEF1dGhvcj5CdXJyaTwvQXV0aG9yPjxZZWFyPjIwMTU8L1llYXI+PFJl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155842">
        <w:rPr>
          <w:rFonts w:ascii="Times New Roman" w:hAnsi="Times New Roman" w:cs="Times New Roman"/>
          <w:sz w:val="24"/>
          <w:szCs w:val="24"/>
        </w:rPr>
      </w:r>
      <w:r w:rsidR="00155842">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9" w:tooltip="Burri, 2015 #12" w:history="1">
        <w:r w:rsidR="00F50B80">
          <w:rPr>
            <w:rFonts w:ascii="Times New Roman" w:hAnsi="Times New Roman" w:cs="Times New Roman"/>
            <w:noProof/>
            <w:sz w:val="24"/>
            <w:szCs w:val="24"/>
          </w:rPr>
          <w:t>9</w:t>
        </w:r>
      </w:hyperlink>
      <w:r w:rsidR="004D577F">
        <w:rPr>
          <w:rFonts w:ascii="Times New Roman" w:hAnsi="Times New Roman" w:cs="Times New Roman"/>
          <w:noProof/>
          <w:sz w:val="24"/>
          <w:szCs w:val="24"/>
        </w:rPr>
        <w:t>)</w:t>
      </w:r>
      <w:r w:rsidR="00155842">
        <w:rPr>
          <w:rFonts w:ascii="Times New Roman" w:hAnsi="Times New Roman" w:cs="Times New Roman"/>
          <w:sz w:val="24"/>
          <w:szCs w:val="24"/>
        </w:rPr>
        <w:fldChar w:fldCharType="end"/>
      </w:r>
      <w:r w:rsidR="001016B4">
        <w:rPr>
          <w:rFonts w:ascii="Times New Roman" w:hAnsi="Times New Roman" w:cs="Times New Roman"/>
          <w:sz w:val="24"/>
          <w:szCs w:val="24"/>
        </w:rPr>
        <w:t>.</w:t>
      </w:r>
      <w:r w:rsidR="00DF6C06">
        <w:rPr>
          <w:rFonts w:ascii="Times New Roman" w:hAnsi="Times New Roman" w:cs="Times New Roman"/>
          <w:sz w:val="24"/>
          <w:szCs w:val="24"/>
        </w:rPr>
        <w:t xml:space="preserve"> </w:t>
      </w:r>
      <w:r w:rsidR="00370C45">
        <w:rPr>
          <w:rFonts w:ascii="Times New Roman" w:hAnsi="Times New Roman" w:cs="Times New Roman"/>
          <w:sz w:val="24"/>
          <w:szCs w:val="24"/>
        </w:rPr>
        <w:t xml:space="preserve">We have shown strong evidence suggesting that </w:t>
      </w:r>
      <w:r w:rsidR="004E2A24">
        <w:rPr>
          <w:rFonts w:ascii="Times New Roman" w:hAnsi="Times New Roman" w:cs="Times New Roman"/>
          <w:sz w:val="24"/>
          <w:szCs w:val="24"/>
        </w:rPr>
        <w:t>mallard duck and spot-billed</w:t>
      </w:r>
      <w:r w:rsidR="00370C45">
        <w:rPr>
          <w:rFonts w:ascii="Times New Roman" w:hAnsi="Times New Roman" w:cs="Times New Roman"/>
          <w:sz w:val="24"/>
          <w:szCs w:val="24"/>
        </w:rPr>
        <w:t xml:space="preserve"> duck are in very early stage of divergence. </w:t>
      </w:r>
      <w:r w:rsidR="00341B3D">
        <w:rPr>
          <w:rFonts w:ascii="Times New Roman" w:hAnsi="Times New Roman" w:cs="Times New Roman"/>
          <w:sz w:val="24"/>
          <w:szCs w:val="24"/>
        </w:rPr>
        <w:t>W</w:t>
      </w:r>
      <w:r w:rsidR="00270671">
        <w:rPr>
          <w:rFonts w:ascii="Times New Roman" w:hAnsi="Times New Roman" w:cs="Times New Roman"/>
          <w:sz w:val="24"/>
          <w:szCs w:val="24"/>
        </w:rPr>
        <w:t xml:space="preserve">e </w:t>
      </w:r>
      <w:r w:rsidR="00341B3D">
        <w:rPr>
          <w:rFonts w:ascii="Times New Roman" w:hAnsi="Times New Roman" w:cs="Times New Roman"/>
          <w:sz w:val="24"/>
          <w:szCs w:val="24"/>
        </w:rPr>
        <w:t xml:space="preserve">have also </w:t>
      </w:r>
      <w:r w:rsidR="00270671">
        <w:rPr>
          <w:rFonts w:ascii="Times New Roman" w:hAnsi="Times New Roman" w:cs="Times New Roman"/>
          <w:sz w:val="24"/>
          <w:szCs w:val="24"/>
        </w:rPr>
        <w:t xml:space="preserve">detected </w:t>
      </w:r>
      <w:r w:rsidR="00647BF4">
        <w:rPr>
          <w:rFonts w:ascii="Times New Roman" w:hAnsi="Times New Roman" w:cs="Times New Roman"/>
          <w:sz w:val="24"/>
          <w:szCs w:val="24"/>
        </w:rPr>
        <w:t>divergent islands</w:t>
      </w:r>
      <w:r w:rsidR="00647BF4" w:rsidDel="00270671">
        <w:rPr>
          <w:rFonts w:ascii="Times New Roman" w:hAnsi="Times New Roman" w:cs="Times New Roman"/>
          <w:sz w:val="24"/>
          <w:szCs w:val="24"/>
        </w:rPr>
        <w:t xml:space="preserve"> </w:t>
      </w:r>
      <w:r w:rsidR="00647BF4">
        <w:rPr>
          <w:rFonts w:ascii="Times New Roman" w:hAnsi="Times New Roman" w:cs="Times New Roman"/>
          <w:sz w:val="24"/>
          <w:szCs w:val="24"/>
        </w:rPr>
        <w:t xml:space="preserve">distributed </w:t>
      </w:r>
      <w:r w:rsidR="00155842">
        <w:rPr>
          <w:rFonts w:ascii="Times New Roman" w:hAnsi="Times New Roman" w:cs="Times New Roman"/>
          <w:sz w:val="24"/>
          <w:szCs w:val="24"/>
        </w:rPr>
        <w:t>in</w:t>
      </w:r>
      <w:r w:rsidR="00647BF4">
        <w:rPr>
          <w:rFonts w:ascii="Times New Roman" w:hAnsi="Times New Roman" w:cs="Times New Roman"/>
          <w:sz w:val="24"/>
          <w:szCs w:val="24"/>
        </w:rPr>
        <w:t xml:space="preserve"> </w:t>
      </w:r>
      <w:r w:rsidR="00370C45">
        <w:rPr>
          <w:rFonts w:ascii="Times New Roman" w:hAnsi="Times New Roman" w:cs="Times New Roman"/>
          <w:sz w:val="24"/>
          <w:szCs w:val="24"/>
        </w:rPr>
        <w:t xml:space="preserve">small part </w:t>
      </w:r>
      <w:r w:rsidR="00647BF4">
        <w:rPr>
          <w:rFonts w:ascii="Times New Roman" w:hAnsi="Times New Roman" w:cs="Times New Roman"/>
          <w:sz w:val="24"/>
          <w:szCs w:val="24"/>
        </w:rPr>
        <w:t>genome</w:t>
      </w:r>
      <w:r w:rsidR="00270671">
        <w:rPr>
          <w:rFonts w:ascii="Times New Roman" w:hAnsi="Times New Roman" w:cs="Times New Roman"/>
          <w:sz w:val="24"/>
          <w:szCs w:val="24"/>
        </w:rPr>
        <w:t>, which s</w:t>
      </w:r>
      <w:r w:rsidR="00647BF4">
        <w:rPr>
          <w:rFonts w:ascii="Times New Roman" w:hAnsi="Times New Roman" w:cs="Times New Roman"/>
          <w:sz w:val="24"/>
          <w:szCs w:val="24"/>
        </w:rPr>
        <w:t>hould</w:t>
      </w:r>
      <w:r w:rsidR="00370C45">
        <w:rPr>
          <w:rFonts w:ascii="Times New Roman" w:hAnsi="Times New Roman" w:cs="Times New Roman"/>
          <w:sz w:val="24"/>
          <w:szCs w:val="24"/>
        </w:rPr>
        <w:t xml:space="preserve"> harbor critical information in decoding how these divergent islands occurred</w:t>
      </w:r>
      <w:r w:rsidR="00341B3D">
        <w:rPr>
          <w:rFonts w:ascii="Times New Roman" w:hAnsi="Times New Roman" w:cs="Times New Roman"/>
          <w:sz w:val="24"/>
          <w:szCs w:val="24"/>
        </w:rPr>
        <w:t>,</w:t>
      </w:r>
      <w:r w:rsidR="00370C45">
        <w:rPr>
          <w:rFonts w:ascii="Times New Roman" w:hAnsi="Times New Roman" w:cs="Times New Roman"/>
          <w:sz w:val="24"/>
          <w:szCs w:val="24"/>
        </w:rPr>
        <w:t xml:space="preserve"> thus making those genes and mutations </w:t>
      </w:r>
      <w:r w:rsidR="00341B3D">
        <w:rPr>
          <w:rFonts w:ascii="Times New Roman" w:hAnsi="Times New Roman" w:cs="Times New Roman"/>
          <w:sz w:val="24"/>
          <w:szCs w:val="24"/>
        </w:rPr>
        <w:t xml:space="preserve">in divergent islands </w:t>
      </w:r>
      <w:r w:rsidR="00370C45">
        <w:rPr>
          <w:rFonts w:ascii="Times New Roman" w:hAnsi="Times New Roman" w:cs="Times New Roman"/>
          <w:sz w:val="24"/>
          <w:szCs w:val="24"/>
        </w:rPr>
        <w:t>especially worthy to pay attention to.</w:t>
      </w:r>
      <w:r w:rsidR="00811009">
        <w:rPr>
          <w:rFonts w:ascii="Times New Roman" w:hAnsi="Times New Roman" w:cs="Times New Roman"/>
          <w:sz w:val="24"/>
          <w:szCs w:val="24"/>
        </w:rPr>
        <w:t xml:space="preserve"> </w:t>
      </w:r>
      <w:r w:rsidR="004E08BE">
        <w:rPr>
          <w:rFonts w:ascii="Times New Roman" w:hAnsi="Times New Roman" w:cs="Times New Roman"/>
          <w:sz w:val="24"/>
          <w:szCs w:val="24"/>
        </w:rPr>
        <w:t>Interestingly, all divergent islands (elevated dfs) were located in ‘Z’ chromosome when we align scaffolds to chicken genome which is the most closely species that genome were sequenced (</w:t>
      </w:r>
      <w:r w:rsidR="004A4759">
        <w:rPr>
          <w:rFonts w:ascii="Times New Roman" w:hAnsi="Times New Roman" w:cs="Times New Roman"/>
          <w:sz w:val="24"/>
          <w:szCs w:val="24"/>
        </w:rPr>
        <w:t>Fig. S22</w:t>
      </w:r>
      <w:r w:rsidR="004E08BE">
        <w:rPr>
          <w:rFonts w:ascii="Times New Roman" w:hAnsi="Times New Roman" w:cs="Times New Roman"/>
          <w:sz w:val="24"/>
          <w:szCs w:val="24"/>
        </w:rPr>
        <w:t xml:space="preserve">). </w:t>
      </w:r>
      <w:r w:rsidR="002F796C">
        <w:rPr>
          <w:rFonts w:ascii="Times New Roman" w:hAnsi="Times New Roman" w:cs="Times New Roman"/>
          <w:sz w:val="24"/>
          <w:szCs w:val="24"/>
        </w:rPr>
        <w:t>Studies on</w:t>
      </w:r>
      <w:r w:rsidR="00C717D3" w:rsidRPr="00C717D3">
        <w:rPr>
          <w:rFonts w:ascii="Times New Roman" w:hAnsi="Times New Roman" w:cs="Times New Roman"/>
          <w:sz w:val="24"/>
          <w:szCs w:val="24"/>
        </w:rPr>
        <w:t xml:space="preserve"> </w:t>
      </w:r>
      <w:r w:rsidR="002F796C">
        <w:rPr>
          <w:rFonts w:ascii="Times New Roman" w:hAnsi="Times New Roman" w:cs="Times New Roman"/>
          <w:sz w:val="24"/>
          <w:szCs w:val="24"/>
        </w:rPr>
        <w:t xml:space="preserve">flycatchers suggest that both </w:t>
      </w:r>
      <w:r w:rsidR="002F796C" w:rsidRPr="00D8621E">
        <w:rPr>
          <w:rFonts w:ascii="Times New Roman" w:hAnsi="Times New Roman" w:cs="Times New Roman" w:hint="eastAsia"/>
          <w:sz w:val="24"/>
          <w:szCs w:val="24"/>
        </w:rPr>
        <w:t>species-specific male plumage traits and species recognition are located on the Z chromosome</w:t>
      </w:r>
      <w:r w:rsidR="00FF05C2">
        <w:rPr>
          <w:rFonts w:ascii="Times New Roman" w:hAnsi="Times New Roman" w:cs="Times New Roman"/>
          <w:sz w:val="24"/>
          <w:szCs w:val="24"/>
        </w:rPr>
        <w:fldChar w:fldCharType="begin">
          <w:fldData xml:space="preserve">PEVuZE5vdGU+PENpdGU+PEF1dGhvcj5TYWV0cmU8L0F1dGhvcj48WWVhcj4yMDAzPC9ZZWFyPjxS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PEVuZE5vdGU+PENpdGU+PEF1dGhvcj5TYWV0cmU8L0F1dGhvcj48WWVhcj4yMDAzPC9ZZWFyPjxS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FF05C2">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54" w:tooltip="Saetre, 2003 #49" w:history="1">
        <w:r w:rsidR="00F50B80">
          <w:rPr>
            <w:rFonts w:ascii="Times New Roman" w:hAnsi="Times New Roman" w:cs="Times New Roman"/>
            <w:noProof/>
            <w:sz w:val="24"/>
            <w:szCs w:val="24"/>
          </w:rPr>
          <w:t>54</w:t>
        </w:r>
      </w:hyperlink>
      <w:r w:rsidR="00F50B80">
        <w:rPr>
          <w:rFonts w:ascii="Times New Roman" w:hAnsi="Times New Roman" w:cs="Times New Roman"/>
          <w:noProof/>
          <w:sz w:val="24"/>
          <w:szCs w:val="24"/>
        </w:rPr>
        <w:t xml:space="preserve">, </w:t>
      </w:r>
      <w:hyperlink w:anchor="_ENREF_55" w:tooltip="Saether, 2007 #52" w:history="1">
        <w:r w:rsidR="00F50B80">
          <w:rPr>
            <w:rFonts w:ascii="Times New Roman" w:hAnsi="Times New Roman" w:cs="Times New Roman"/>
            <w:noProof/>
            <w:sz w:val="24"/>
            <w:szCs w:val="24"/>
          </w:rPr>
          <w:t>55</w:t>
        </w:r>
      </w:hyperlink>
      <w:r w:rsidR="00F50B80">
        <w:rPr>
          <w:rFonts w:ascii="Times New Roman" w:hAnsi="Times New Roman" w:cs="Times New Roman"/>
          <w:noProof/>
          <w:sz w:val="24"/>
          <w:szCs w:val="24"/>
        </w:rPr>
        <w:t>)</w:t>
      </w:r>
      <w:r w:rsidR="00FF05C2">
        <w:rPr>
          <w:rFonts w:ascii="Times New Roman" w:hAnsi="Times New Roman" w:cs="Times New Roman"/>
          <w:sz w:val="24"/>
          <w:szCs w:val="24"/>
        </w:rPr>
        <w:fldChar w:fldCharType="end"/>
      </w:r>
      <w:r w:rsidR="002F796C" w:rsidRPr="00D8621E">
        <w:rPr>
          <w:rFonts w:ascii="Times New Roman" w:hAnsi="Times New Roman" w:cs="Times New Roman" w:hint="eastAsia"/>
          <w:sz w:val="24"/>
          <w:szCs w:val="24"/>
        </w:rPr>
        <w:t>.</w:t>
      </w:r>
      <w:r w:rsidR="002F796C">
        <w:rPr>
          <w:rFonts w:ascii="Times New Roman" w:hAnsi="Times New Roman" w:cs="Times New Roman"/>
          <w:sz w:val="24"/>
          <w:szCs w:val="24"/>
        </w:rPr>
        <w:t xml:space="preserve"> Similar with flycatchers, male plumage traits of mallard </w:t>
      </w:r>
      <w:r w:rsidR="00BE548C">
        <w:rPr>
          <w:rFonts w:ascii="Times New Roman" w:hAnsi="Times New Roman" w:cs="Times New Roman"/>
          <w:sz w:val="24"/>
          <w:szCs w:val="24"/>
        </w:rPr>
        <w:t xml:space="preserve">duck </w:t>
      </w:r>
      <w:r w:rsidR="002F796C">
        <w:rPr>
          <w:rFonts w:ascii="Times New Roman" w:hAnsi="Times New Roman" w:cs="Times New Roman"/>
          <w:sz w:val="24"/>
          <w:szCs w:val="24"/>
        </w:rPr>
        <w:t xml:space="preserve">and spot-billed </w:t>
      </w:r>
      <w:r w:rsidR="00BE548C">
        <w:rPr>
          <w:rFonts w:ascii="Times New Roman" w:hAnsi="Times New Roman" w:cs="Times New Roman"/>
          <w:sz w:val="24"/>
          <w:szCs w:val="24"/>
        </w:rPr>
        <w:t xml:space="preserve">duck </w:t>
      </w:r>
      <w:r w:rsidR="002F796C">
        <w:rPr>
          <w:rFonts w:ascii="Times New Roman" w:hAnsi="Times New Roman" w:cs="Times New Roman"/>
          <w:sz w:val="24"/>
          <w:szCs w:val="24"/>
        </w:rPr>
        <w:t xml:space="preserve">are quite different. </w:t>
      </w:r>
      <w:r w:rsidR="00015F67">
        <w:rPr>
          <w:rFonts w:ascii="Times New Roman" w:hAnsi="Times New Roman" w:cs="Times New Roman"/>
          <w:sz w:val="24"/>
          <w:szCs w:val="24"/>
        </w:rPr>
        <w:t xml:space="preserve">Therefore, we guessed that </w:t>
      </w:r>
      <w:r w:rsidR="003B0C1B">
        <w:rPr>
          <w:rFonts w:ascii="Times New Roman" w:hAnsi="Times New Roman" w:cs="Times New Roman"/>
          <w:sz w:val="24"/>
          <w:szCs w:val="24"/>
        </w:rPr>
        <w:t xml:space="preserve">difference in male-plumage traits between two wild duck species might be associated to these divergent islands on Z chromosome and their speciation. </w:t>
      </w:r>
      <w:r w:rsidR="00205433">
        <w:rPr>
          <w:rFonts w:ascii="Times New Roman" w:hAnsi="Times New Roman" w:cs="Times New Roman"/>
          <w:sz w:val="24"/>
          <w:szCs w:val="24"/>
        </w:rPr>
        <w:t xml:space="preserve">Moreover, we </w:t>
      </w:r>
      <w:r w:rsidR="007411DD">
        <w:rPr>
          <w:rFonts w:ascii="Times New Roman" w:hAnsi="Times New Roman" w:cs="Times New Roman"/>
          <w:sz w:val="24"/>
          <w:szCs w:val="24"/>
        </w:rPr>
        <w:t xml:space="preserve">note that Tajima’s D </w:t>
      </w:r>
      <w:r w:rsidR="00370C45">
        <w:rPr>
          <w:rFonts w:ascii="Times New Roman" w:hAnsi="Times New Roman" w:cs="Times New Roman"/>
          <w:sz w:val="24"/>
          <w:szCs w:val="24"/>
        </w:rPr>
        <w:t xml:space="preserve">is </w:t>
      </w:r>
      <w:r w:rsidR="007411DD">
        <w:rPr>
          <w:rFonts w:ascii="Times New Roman" w:hAnsi="Times New Roman" w:cs="Times New Roman"/>
          <w:sz w:val="24"/>
          <w:szCs w:val="24"/>
        </w:rPr>
        <w:t>not reduced</w:t>
      </w:r>
      <w:r w:rsidR="00C717D3">
        <w:rPr>
          <w:rFonts w:ascii="Times New Roman" w:hAnsi="Times New Roman" w:cs="Times New Roman"/>
          <w:sz w:val="24"/>
          <w:szCs w:val="24"/>
        </w:rPr>
        <w:t xml:space="preserve"> in </w:t>
      </w:r>
      <w:r w:rsidR="00921680">
        <w:rPr>
          <w:rFonts w:ascii="Times New Roman" w:hAnsi="Times New Roman" w:cs="Times New Roman"/>
          <w:sz w:val="24"/>
          <w:szCs w:val="24"/>
        </w:rPr>
        <w:t>high differentiation regions</w:t>
      </w:r>
      <w:r w:rsidR="007411DD">
        <w:rPr>
          <w:rFonts w:ascii="Times New Roman" w:hAnsi="Times New Roman" w:cs="Times New Roman"/>
          <w:sz w:val="24"/>
          <w:szCs w:val="24"/>
        </w:rPr>
        <w:t xml:space="preserve">, </w:t>
      </w:r>
      <w:r w:rsidR="00921680">
        <w:rPr>
          <w:rFonts w:ascii="Times New Roman" w:hAnsi="Times New Roman" w:cs="Times New Roman"/>
          <w:sz w:val="24"/>
          <w:szCs w:val="24"/>
        </w:rPr>
        <w:t>which is different with</w:t>
      </w:r>
      <w:r w:rsidR="007411DD">
        <w:rPr>
          <w:rFonts w:ascii="Times New Roman" w:hAnsi="Times New Roman" w:cs="Times New Roman"/>
          <w:sz w:val="24"/>
          <w:szCs w:val="24"/>
        </w:rPr>
        <w:t xml:space="preserve"> the cases of flycatchers and Darwin’s </w:t>
      </w:r>
      <w:r w:rsidR="007411DD">
        <w:rPr>
          <w:rFonts w:ascii="Times New Roman" w:hAnsi="Times New Roman" w:cs="Times New Roman"/>
          <w:sz w:val="24"/>
          <w:szCs w:val="24"/>
        </w:rPr>
        <w:lastRenderedPageBreak/>
        <w:t>finches</w:t>
      </w:r>
      <w:r w:rsidR="00767392">
        <w:rPr>
          <w:rFonts w:ascii="Times New Roman" w:hAnsi="Times New Roman" w:cs="Times New Roman"/>
          <w:sz w:val="24"/>
          <w:szCs w:val="24"/>
        </w:rPr>
        <w:fldChar w:fldCharType="begin">
          <w:fldData xml:space="preserve">PEVuZE5vdGU+PENpdGU+PEF1dGhvcj5IYW48L0F1dGhvcj48WWVhcj4yMDE3PC9ZZWFyPjxSZWNO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PEVuZE5vdGU+PENpdGU+PEF1dGhvcj5IYW48L0F1dGhvcj48WWVhcj4yMDE3PC9ZZWFyPjxSZWNO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767392">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9" w:tooltip="Burri, 2015 #12" w:history="1">
        <w:r w:rsidR="00F50B80">
          <w:rPr>
            <w:rFonts w:ascii="Times New Roman" w:hAnsi="Times New Roman" w:cs="Times New Roman"/>
            <w:noProof/>
            <w:sz w:val="24"/>
            <w:szCs w:val="24"/>
          </w:rPr>
          <w:t>9</w:t>
        </w:r>
      </w:hyperlink>
      <w:r w:rsidR="00F50B80">
        <w:rPr>
          <w:rFonts w:ascii="Times New Roman" w:hAnsi="Times New Roman" w:cs="Times New Roman"/>
          <w:noProof/>
          <w:sz w:val="24"/>
          <w:szCs w:val="24"/>
        </w:rPr>
        <w:t xml:space="preserve">, </w:t>
      </w:r>
      <w:hyperlink w:anchor="_ENREF_40" w:tooltip="Han, 2017 #110" w:history="1">
        <w:r w:rsidR="00F50B80">
          <w:rPr>
            <w:rFonts w:ascii="Times New Roman" w:hAnsi="Times New Roman" w:cs="Times New Roman"/>
            <w:noProof/>
            <w:sz w:val="24"/>
            <w:szCs w:val="24"/>
          </w:rPr>
          <w:t>40</w:t>
        </w:r>
      </w:hyperlink>
      <w:r w:rsidR="00F50B80">
        <w:rPr>
          <w:rFonts w:ascii="Times New Roman" w:hAnsi="Times New Roman" w:cs="Times New Roman"/>
          <w:noProof/>
          <w:sz w:val="24"/>
          <w:szCs w:val="24"/>
        </w:rPr>
        <w:t>)</w:t>
      </w:r>
      <w:r w:rsidR="00767392">
        <w:rPr>
          <w:rFonts w:ascii="Times New Roman" w:hAnsi="Times New Roman" w:cs="Times New Roman"/>
          <w:sz w:val="24"/>
          <w:szCs w:val="24"/>
        </w:rPr>
        <w:fldChar w:fldCharType="end"/>
      </w:r>
      <w:r w:rsidR="007411DD">
        <w:rPr>
          <w:rFonts w:ascii="Times New Roman" w:hAnsi="Times New Roman" w:cs="Times New Roman"/>
          <w:sz w:val="24"/>
          <w:szCs w:val="24"/>
        </w:rPr>
        <w:t>.</w:t>
      </w:r>
      <w:r w:rsidR="00D9730E">
        <w:rPr>
          <w:rFonts w:ascii="Times New Roman" w:hAnsi="Times New Roman" w:cs="Times New Roman"/>
          <w:sz w:val="24"/>
          <w:szCs w:val="24"/>
        </w:rPr>
        <w:t xml:space="preserve"> Tajima’s D is used to detect selection of new mutations and correlated to difference between π and the expectation of π which is related to number of SNPs</w:t>
      </w:r>
      <w:r w:rsidR="004A4759">
        <w:rPr>
          <w:rFonts w:ascii="Times New Roman" w:hAnsi="Times New Roman" w:cs="Times New Roman"/>
          <w:sz w:val="24"/>
          <w:szCs w:val="24"/>
        </w:rPr>
        <w:t xml:space="preserve"> </w:t>
      </w:r>
      <w:r w:rsidR="0011464C">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&lt;EndNote&gt;&lt;Cite&gt;&lt;Author&gt;Misawa&lt;/Author&gt;&lt;Year&gt;1997&lt;/Year&gt;&lt;RecNum&gt;29&lt;/RecNum&gt;&lt;DisplayText&gt;(56)&lt;/DisplayText&gt;&lt;record&gt;&lt;rec-number&gt;29&lt;/rec-number&gt;&lt;foreign-keys&gt;&lt;key app="EN" db-id="zd9vrr9r4sxpvoex0z2x0seo95tx9fexr95t" timestamp="1486227286"&gt;29&lt;/key&gt;&lt;/foreign-keys&gt;&lt;ref-type name="Journal Article"&gt;17&lt;/ref-type&gt;&lt;contributors&gt;&lt;authors&gt;&lt;author&gt;Misawa, Kazuharu&lt;/author&gt;&lt;author&gt;Tajima, Fumio&lt;/author&gt;&lt;/authors&gt;&lt;/contributors&gt;&lt;titles&gt;&lt;title&gt;Estimation of the amount of DNA polymorphism when the neutral mutation rate varies among sites&lt;/title&gt;&lt;secondary-title&gt;Genetics&lt;/secondary-title&gt;&lt;/titles&gt;&lt;periodical&gt;&lt;full-title&gt;Genetics&lt;/full-title&gt;&lt;/periodical&gt;&lt;pages&gt;1959-1964&lt;/pages&gt;&lt;volume&gt;147&lt;/volume&gt;&lt;number&gt;4&lt;/number&gt;&lt;dates&gt;&lt;year&gt;1997&lt;/year&gt;&lt;/dates&gt;&lt;isbn&gt;0016-6731&lt;/isbn&gt;&lt;urls&gt;&lt;/urls&gt;&lt;/record&gt;&lt;/Cite&gt;&lt;/EndNote&gt;</w:instrText>
      </w:r>
      <w:r w:rsidR="0011464C">
        <w:rPr>
          <w:rFonts w:ascii="Times New Roman" w:hAnsi="Times New Roman" w:cs="Times New Roman"/>
          <w:sz w:val="24"/>
          <w:szCs w:val="24"/>
        </w:rPr>
        <w:fldChar w:fldCharType="separate"/>
      </w:r>
      <w:r w:rsidR="00F50B80">
        <w:rPr>
          <w:rFonts w:ascii="Times New Roman" w:hAnsi="Times New Roman" w:cs="Times New Roman"/>
          <w:noProof/>
          <w:sz w:val="24"/>
          <w:szCs w:val="24"/>
        </w:rPr>
        <w:t>(56</w:t>
      </w:r>
      <w:hyperlink w:anchor="_ENREF_56" w:tooltip="Misawa, 1997 #29" w:history="1">
        <w:r w:rsidR="00F50B80">
          <w:rPr>
            <w:rFonts w:ascii="Times New Roman" w:hAnsi="Times New Roman" w:cs="Times New Roman"/>
            <w:noProof/>
            <w:sz w:val="24"/>
            <w:szCs w:val="24"/>
          </w:rPr>
          <w:t>56</w:t>
        </w:r>
      </w:hyperlink>
      <w:r w:rsidR="00F50B80">
        <w:rPr>
          <w:rFonts w:ascii="Times New Roman" w:hAnsi="Times New Roman" w:cs="Times New Roman"/>
          <w:noProof/>
          <w:sz w:val="24"/>
          <w:szCs w:val="24"/>
        </w:rPr>
        <w:t>)</w:t>
      </w:r>
      <w:r w:rsidR="0011464C">
        <w:rPr>
          <w:rFonts w:ascii="Times New Roman" w:hAnsi="Times New Roman" w:cs="Times New Roman"/>
          <w:sz w:val="24"/>
          <w:szCs w:val="24"/>
        </w:rPr>
        <w:fldChar w:fldCharType="end"/>
      </w:r>
      <w:r w:rsidR="00D9730E">
        <w:rPr>
          <w:rFonts w:ascii="Times New Roman" w:hAnsi="Times New Roman" w:cs="Times New Roman"/>
          <w:sz w:val="24"/>
          <w:szCs w:val="24"/>
        </w:rPr>
        <w:t xml:space="preserve">. After selection, new mutations increase diversity slowly and in a low frequency, thus </w:t>
      </w:r>
      <w:r w:rsidR="007E26DC">
        <w:rPr>
          <w:rFonts w:ascii="Times New Roman" w:hAnsi="Times New Roman" w:cs="Times New Roman"/>
          <w:sz w:val="24"/>
          <w:szCs w:val="24"/>
        </w:rPr>
        <w:t xml:space="preserve">results in </w:t>
      </w:r>
      <w:r w:rsidR="00D9730E">
        <w:rPr>
          <w:rFonts w:ascii="Times New Roman" w:hAnsi="Times New Roman" w:cs="Times New Roman"/>
          <w:sz w:val="24"/>
          <w:szCs w:val="24"/>
        </w:rPr>
        <w:t>allele frequency spectra to be skewed towards rare alleles (new mutations mainly increase population mutation rate</w:t>
      </w:r>
      <w:r w:rsidR="0011464C">
        <w:rPr>
          <w:rFonts w:ascii="Times New Roman" w:hAnsi="Times New Roman" w:cs="Times New Roman"/>
          <w:sz w:val="24"/>
          <w:szCs w:val="24"/>
        </w:rPr>
        <w:t xml:space="preserve"> </w:t>
      </w:r>
      <w:r w:rsidR="0011464C">
        <w:rPr>
          <w:rFonts w:ascii="Times New Roman" w:hAnsi="Times New Roman" w:cs="Times New Roman" w:hint="eastAsia"/>
          <w:sz w:val="24"/>
          <w:szCs w:val="24"/>
        </w:rPr>
        <w:t>(</w:t>
      </w:r>
      <w:r w:rsidR="0011464C">
        <w:rPr>
          <w:rFonts w:ascii="Times New Roman" w:hAnsi="Times New Roman" w:cs="Times New Roman"/>
          <w:sz w:val="24"/>
          <w:szCs w:val="24"/>
        </w:rPr>
        <w:t>θ</w:t>
      </w:r>
      <w:r w:rsidR="0011464C">
        <w:rPr>
          <w:rFonts w:ascii="Times New Roman" w:hAnsi="Times New Roman" w:cs="Times New Roman" w:hint="eastAsia"/>
          <w:sz w:val="24"/>
          <w:szCs w:val="24"/>
          <w:vertAlign w:val="subscript"/>
        </w:rPr>
        <w:t>w</w:t>
      </w:r>
      <w:r w:rsidR="0011464C">
        <w:rPr>
          <w:rFonts w:ascii="Times New Roman" w:hAnsi="Times New Roman" w:cs="Times New Roman" w:hint="eastAsia"/>
          <w:sz w:val="24"/>
          <w:szCs w:val="24"/>
        </w:rPr>
        <w:t>)</w:t>
      </w:r>
      <w:r w:rsidR="00D9730E">
        <w:rPr>
          <w:rFonts w:ascii="Times New Roman" w:hAnsi="Times New Roman" w:cs="Times New Roman"/>
          <w:sz w:val="24"/>
          <w:szCs w:val="24"/>
        </w:rPr>
        <w:t xml:space="preserve"> rather than nucleotide diversity</w:t>
      </w:r>
      <w:r w:rsidR="0011464C">
        <w:rPr>
          <w:rFonts w:ascii="Times New Roman" w:hAnsi="Times New Roman" w:cs="Times New Roman"/>
          <w:sz w:val="24"/>
          <w:szCs w:val="24"/>
        </w:rPr>
        <w:t xml:space="preserve"> </w:t>
      </w:r>
      <w:r w:rsidR="0011464C" w:rsidRPr="00CD3FAC">
        <w:rPr>
          <w:rFonts w:ascii="Times New Roman" w:hAnsi="Times New Roman" w:cs="Times New Roman"/>
          <w:sz w:val="24"/>
          <w:szCs w:val="24"/>
        </w:rPr>
        <w:t>(π)</w:t>
      </w:r>
      <w:r w:rsidR="00D9730E">
        <w:rPr>
          <w:rFonts w:ascii="Times New Roman" w:hAnsi="Times New Roman" w:cs="Times New Roman"/>
          <w:sz w:val="24"/>
          <w:szCs w:val="24"/>
        </w:rPr>
        <w:t xml:space="preserve">). </w:t>
      </w:r>
      <w:r w:rsidR="00370C45" w:rsidRPr="0011464C">
        <w:rPr>
          <w:rFonts w:ascii="Times New Roman" w:hAnsi="Times New Roman" w:cs="Times New Roman"/>
          <w:sz w:val="24"/>
          <w:szCs w:val="24"/>
        </w:rPr>
        <w:t>Whereas mallard</w:t>
      </w:r>
      <w:r w:rsidR="00BE548C" w:rsidRPr="00194533">
        <w:rPr>
          <w:rFonts w:ascii="Times New Roman" w:hAnsi="Times New Roman" w:cs="Times New Roman"/>
          <w:sz w:val="24"/>
          <w:szCs w:val="24"/>
        </w:rPr>
        <w:t xml:space="preserve"> duck</w:t>
      </w:r>
      <w:r w:rsidR="00370C45" w:rsidRPr="0011464C">
        <w:rPr>
          <w:rFonts w:ascii="Times New Roman" w:hAnsi="Times New Roman" w:cs="Times New Roman"/>
          <w:sz w:val="24"/>
          <w:szCs w:val="24"/>
        </w:rPr>
        <w:t xml:space="preserve"> and spot-billed duck are in earlier species divergent stage and having shorter divergent time</w:t>
      </w:r>
      <w:r w:rsidR="0011464C">
        <w:rPr>
          <w:rFonts w:ascii="Times New Roman" w:hAnsi="Times New Roman" w:cs="Times New Roman" w:hint="eastAsia"/>
          <w:sz w:val="24"/>
          <w:szCs w:val="24"/>
        </w:rPr>
        <w:t xml:space="preserve"> </w:t>
      </w:r>
      <w:r w:rsidR="0011464C">
        <w:rPr>
          <w:rFonts w:ascii="Times New Roman" w:hAnsi="Times New Roman" w:cs="Times New Roman"/>
          <w:sz w:val="24"/>
          <w:szCs w:val="24"/>
        </w:rPr>
        <w:t>(about 70 Kyr)</w:t>
      </w:r>
      <w:r w:rsidR="00370C45" w:rsidRPr="0011464C">
        <w:rPr>
          <w:rFonts w:ascii="Times New Roman" w:hAnsi="Times New Roman" w:cs="Times New Roman"/>
          <w:sz w:val="24"/>
          <w:szCs w:val="24"/>
        </w:rPr>
        <w:t xml:space="preserve"> than collared and pied flycatcher (</w:t>
      </w:r>
      <w:r w:rsidR="0011464C">
        <w:rPr>
          <w:rFonts w:ascii="Times New Roman" w:hAnsi="Times New Roman" w:cs="Times New Roman"/>
          <w:sz w:val="24"/>
          <w:szCs w:val="24"/>
        </w:rPr>
        <w:t>about 340 Kyr~2 Myr</w:t>
      </w:r>
      <w:r w:rsidR="00370C45" w:rsidRPr="0011464C">
        <w:rPr>
          <w:rFonts w:ascii="Times New Roman" w:hAnsi="Times New Roman" w:cs="Times New Roman"/>
          <w:sz w:val="24"/>
          <w:szCs w:val="24"/>
        </w:rPr>
        <w:t>)</w:t>
      </w:r>
      <w:r w:rsidR="0011464C">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&lt;EndNote&gt;&lt;Cite&gt;&lt;Author&gt;Nadachowska-Brzyska&lt;/Author&gt;&lt;Year&gt;2013&lt;/Year&gt;&lt;RecNum&gt;64&lt;/RecNum&gt;&lt;DisplayText&gt;(10)&lt;/DisplayText&gt;&lt;record&gt;&lt;rec-number&gt;64&lt;/rec-number&gt;&lt;foreign-keys&gt;&lt;key app="EN" db-id="zd9vrr9r4sxpvoex0z2x0seo95tx9fexr95t" timestamp="1491048927"&gt;64&lt;/key&gt;&lt;/foreign-keys&gt;&lt;ref-type name="Journal Article"&gt;17&lt;/ref-type&gt;&lt;contributors&gt;&lt;authors&gt;&lt;author&gt;Nadachowska-Brzyska, K.&lt;/author&gt;&lt;author&gt;Burri, R.&lt;/author&gt;&lt;author&gt;Olason, P. I.&lt;/author&gt;&lt;author&gt;Kawakami, T.&lt;/author&gt;&lt;author&gt;Smeds, L.&lt;/author&gt;&lt;author&gt;Ellegren, H.&lt;/author&gt;&lt;/authors&gt;&lt;/contributors&gt;&lt;auth-address&gt;Department of Evolutionary Biology, Evolutionary Biology Centre, Uppsala University, Uppsala, Sweden.&lt;/auth-address&gt;&lt;titles&gt;&lt;title&gt;Demographic divergence history of pied flycatcher and collared flycatcher inferred from whole-genome re-sequencing data&lt;/title&gt;&lt;secondary-title&gt;PLoS Genet&lt;/secondary-title&gt;&lt;/titles&gt;&lt;periodical&gt;&lt;full-title&gt;PLoS Genet&lt;/full-title&gt;&lt;/periodical&gt;&lt;pages&gt;e1003942&lt;/pages&gt;&lt;volume&gt;9&lt;/volume&gt;&lt;number&gt;11&lt;/number&gt;&lt;keywords&gt;&lt;keyword&gt;Animals&lt;/keyword&gt;&lt;keyword&gt;Bayes Theorem&lt;/keyword&gt;&lt;keyword&gt;*Biological Evolution&lt;/keyword&gt;&lt;keyword&gt;Gene Flow&lt;/keyword&gt;&lt;keyword&gt;*Genetic Speciation&lt;/keyword&gt;&lt;keyword&gt;Genetic Variation&lt;/keyword&gt;&lt;keyword&gt;Markov Chains&lt;/keyword&gt;&lt;keyword&gt;Population Density&lt;/keyword&gt;&lt;keyword&gt;*Selection, Genetic&lt;/keyword&gt;&lt;keyword&gt;Sequence Analysis, DNA&lt;/keyword&gt;&lt;keyword&gt;Songbirds/*genetics&lt;/keyword&gt;&lt;/keywords&gt;&lt;dates&gt;&lt;year&gt;2013&lt;/year&gt;&lt;pub-dates&gt;&lt;date&gt;Nov&lt;/date&gt;&lt;/pub-dates&gt;&lt;/dates&gt;&lt;isbn&gt;1553-7404 (Electronic)&amp;#xD;1553-7390 (Linking)&lt;/isbn&gt;&lt;accession-num&gt;24244198&lt;/accession-num&gt;&lt;urls&gt;&lt;related-urls&gt;&lt;url&gt;https://www.ncbi.nlm.nih.gov/pubmed/24244198&lt;/url&gt;&lt;/related-urls&gt;&lt;/urls&gt;&lt;custom2&gt;PMC3820794&lt;/custom2&gt;&lt;electronic-resource-num&gt;10.1371/journal.pgen.1003942&lt;/electronic-resource-num&gt;&lt;/record&gt;&lt;/Cite&gt;&lt;/EndNote&gt;</w:instrText>
      </w:r>
      <w:r w:rsidR="0011464C">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r w:rsidR="004A4759">
        <w:rPr>
          <w:rFonts w:ascii="Times New Roman" w:hAnsi="Times New Roman" w:cs="Times New Roman"/>
          <w:noProof/>
          <w:sz w:val="24"/>
          <w:szCs w:val="24"/>
        </w:rPr>
        <w:t>10</w:t>
      </w:r>
      <w:r w:rsidR="004D577F">
        <w:rPr>
          <w:rFonts w:ascii="Times New Roman" w:hAnsi="Times New Roman" w:cs="Times New Roman"/>
          <w:noProof/>
          <w:sz w:val="24"/>
          <w:szCs w:val="24"/>
        </w:rPr>
        <w:t>)</w:t>
      </w:r>
      <w:r w:rsidR="0011464C">
        <w:rPr>
          <w:rFonts w:ascii="Times New Roman" w:hAnsi="Times New Roman" w:cs="Times New Roman"/>
          <w:sz w:val="24"/>
          <w:szCs w:val="24"/>
        </w:rPr>
        <w:fldChar w:fldCharType="end"/>
      </w:r>
      <w:r w:rsidR="00370C45" w:rsidRPr="0011464C">
        <w:rPr>
          <w:rFonts w:ascii="Times New Roman" w:hAnsi="Times New Roman" w:cs="Times New Roman"/>
          <w:sz w:val="24"/>
          <w:szCs w:val="24"/>
        </w:rPr>
        <w:t xml:space="preserve">. </w:t>
      </w:r>
      <w:r w:rsidR="00370C45" w:rsidRPr="0011464C">
        <w:rPr>
          <w:rFonts w:ascii="Times New Roman" w:eastAsia="宋体" w:hAnsi="Times New Roman" w:cs="Times New Roman"/>
          <w:sz w:val="24"/>
          <w:szCs w:val="24"/>
        </w:rPr>
        <w:t xml:space="preserve">Thus, the </w:t>
      </w:r>
      <w:r w:rsidR="007E26DC">
        <w:rPr>
          <w:rFonts w:ascii="Times New Roman" w:eastAsia="宋体" w:hAnsi="Times New Roman" w:cs="Times New Roman"/>
          <w:sz w:val="24"/>
          <w:szCs w:val="24"/>
        </w:rPr>
        <w:t>mallard and spot-billed duck</w:t>
      </w:r>
      <w:r w:rsidR="007E26DC" w:rsidRPr="0011464C">
        <w:rPr>
          <w:rFonts w:ascii="Times New Roman" w:eastAsia="宋体" w:hAnsi="Times New Roman" w:cs="Times New Roman"/>
          <w:sz w:val="24"/>
          <w:szCs w:val="24"/>
        </w:rPr>
        <w:t xml:space="preserve"> </w:t>
      </w:r>
      <w:r w:rsidR="00370C45" w:rsidRPr="0011464C">
        <w:rPr>
          <w:rFonts w:ascii="Times New Roman" w:eastAsia="宋体" w:hAnsi="Times New Roman" w:cs="Times New Roman"/>
          <w:sz w:val="24"/>
          <w:szCs w:val="24"/>
        </w:rPr>
        <w:t xml:space="preserve">did not deposit much new mutations to increase </w:t>
      </w:r>
      <w:r w:rsidR="0011464C" w:rsidRPr="0011464C">
        <w:rPr>
          <w:rFonts w:ascii="Times New Roman" w:hAnsi="Times New Roman" w:cs="Times New Roman"/>
          <w:sz w:val="24"/>
          <w:szCs w:val="24"/>
        </w:rPr>
        <w:t>(θ</w:t>
      </w:r>
      <w:r w:rsidR="0011464C" w:rsidRPr="0011464C">
        <w:rPr>
          <w:rFonts w:ascii="Times New Roman" w:hAnsi="Times New Roman" w:cs="Times New Roman"/>
          <w:sz w:val="24"/>
          <w:szCs w:val="24"/>
          <w:vertAlign w:val="subscript"/>
        </w:rPr>
        <w:t>w</w:t>
      </w:r>
      <w:r w:rsidR="0011464C" w:rsidRPr="0011464C">
        <w:rPr>
          <w:rFonts w:ascii="Times New Roman" w:hAnsi="Times New Roman" w:cs="Times New Roman"/>
          <w:sz w:val="24"/>
          <w:szCs w:val="24"/>
        </w:rPr>
        <w:t>)</w:t>
      </w:r>
      <w:r w:rsidR="00370C45" w:rsidRPr="0011464C">
        <w:rPr>
          <w:rFonts w:ascii="Times New Roman" w:hAnsi="Times New Roman" w:cs="Times New Roman"/>
          <w:sz w:val="24"/>
          <w:szCs w:val="24"/>
        </w:rPr>
        <w:t xml:space="preserve"> and reduce Tajima’s D in their genomic divergent islands like </w:t>
      </w:r>
      <w:r w:rsidR="007E26DC">
        <w:rPr>
          <w:rFonts w:ascii="Times New Roman" w:hAnsi="Times New Roman" w:cs="Times New Roman"/>
          <w:sz w:val="24"/>
          <w:szCs w:val="24"/>
        </w:rPr>
        <w:t>flycatchers and Darwin’s finches</w:t>
      </w:r>
    </w:p>
    <w:p w14:paraId="70CD1E9D" w14:textId="1B7815A6" w:rsidR="00DF750C" w:rsidRDefault="006417FA" w:rsidP="00DF750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In the end, </w:t>
      </w:r>
      <w:r w:rsidR="00800CED">
        <w:rPr>
          <w:rFonts w:ascii="Times New Roman" w:hAnsi="Times New Roman" w:cs="Times New Roman"/>
          <w:sz w:val="24"/>
          <w:szCs w:val="24"/>
        </w:rPr>
        <w:t xml:space="preserve">we argue that </w:t>
      </w:r>
      <w:r w:rsidR="001F35D2">
        <w:rPr>
          <w:rFonts w:ascii="Times New Roman" w:hAnsi="Times New Roman" w:cs="Times New Roman"/>
          <w:sz w:val="24"/>
          <w:szCs w:val="24"/>
        </w:rPr>
        <w:t xml:space="preserve">our article has </w:t>
      </w:r>
      <w:r w:rsidR="00D555FE">
        <w:rPr>
          <w:rFonts w:ascii="Times New Roman" w:hAnsi="Times New Roman" w:cs="Times New Roman"/>
          <w:sz w:val="24"/>
          <w:szCs w:val="24"/>
        </w:rPr>
        <w:t>presented</w:t>
      </w:r>
      <w:r w:rsidR="0037518F">
        <w:rPr>
          <w:rFonts w:ascii="Times New Roman" w:hAnsi="Times New Roman" w:cs="Times New Roman"/>
          <w:sz w:val="24"/>
          <w:szCs w:val="24"/>
        </w:rPr>
        <w:t xml:space="preserve"> distinct genetic resource between </w:t>
      </w:r>
      <w:r w:rsidR="00CE5E5F">
        <w:rPr>
          <w:rFonts w:ascii="Times New Roman" w:hAnsi="Times New Roman" w:cs="Times New Roman"/>
          <w:sz w:val="24"/>
          <w:szCs w:val="24"/>
        </w:rPr>
        <w:t>wild and domestic duck.</w:t>
      </w:r>
      <w:r w:rsidR="00D555FE">
        <w:rPr>
          <w:rFonts w:ascii="Times New Roman" w:hAnsi="Times New Roman" w:cs="Times New Roman"/>
          <w:sz w:val="24"/>
          <w:szCs w:val="24"/>
        </w:rPr>
        <w:t xml:space="preserve"> </w:t>
      </w:r>
      <w:r w:rsidR="00045668">
        <w:rPr>
          <w:rFonts w:ascii="Times New Roman" w:hAnsi="Times New Roman" w:cs="Times New Roman"/>
          <w:sz w:val="24"/>
          <w:szCs w:val="24"/>
        </w:rPr>
        <w:t xml:space="preserve">Genetic resource of wild duck </w:t>
      </w:r>
      <w:r w:rsidR="00C36E0D">
        <w:rPr>
          <w:rFonts w:ascii="Times New Roman" w:hAnsi="Times New Roman" w:cs="Times New Roman"/>
          <w:sz w:val="24"/>
          <w:szCs w:val="24"/>
        </w:rPr>
        <w:t>may have been significantly shaped through the g</w:t>
      </w:r>
      <w:r w:rsidR="00D555FE">
        <w:rPr>
          <w:rFonts w:ascii="Times New Roman" w:hAnsi="Times New Roman" w:cs="Times New Roman"/>
          <w:sz w:val="24"/>
          <w:szCs w:val="24"/>
        </w:rPr>
        <w:t xml:space="preserve">lobal </w:t>
      </w:r>
      <w:r w:rsidR="00045668">
        <w:rPr>
          <w:rFonts w:ascii="Times New Roman" w:hAnsi="Times New Roman" w:cs="Times New Roman"/>
          <w:sz w:val="24"/>
          <w:szCs w:val="24"/>
        </w:rPr>
        <w:t xml:space="preserve">climate change </w:t>
      </w:r>
      <w:r w:rsidR="0060216C">
        <w:rPr>
          <w:rFonts w:ascii="Times New Roman" w:hAnsi="Times New Roman" w:cs="Times New Roman"/>
          <w:sz w:val="24"/>
          <w:szCs w:val="24"/>
        </w:rPr>
        <w:t>during</w:t>
      </w:r>
      <w:r w:rsidR="00C36E0D">
        <w:rPr>
          <w:rFonts w:ascii="Times New Roman" w:hAnsi="Times New Roman" w:cs="Times New Roman"/>
          <w:sz w:val="24"/>
          <w:szCs w:val="24"/>
        </w:rPr>
        <w:t xml:space="preserve"> LGP, which making wild duck evolved new property to adaption to environment change, </w:t>
      </w:r>
      <w:r w:rsidR="00800CED">
        <w:rPr>
          <w:rFonts w:ascii="Times New Roman" w:hAnsi="Times New Roman" w:cs="Times New Roman"/>
          <w:sz w:val="24"/>
          <w:szCs w:val="24"/>
        </w:rPr>
        <w:t>also</w:t>
      </w:r>
      <w:r w:rsidR="00C36E0D">
        <w:rPr>
          <w:rFonts w:ascii="Times New Roman" w:hAnsi="Times New Roman" w:cs="Times New Roman"/>
          <w:sz w:val="24"/>
          <w:szCs w:val="24"/>
        </w:rPr>
        <w:t xml:space="preserve"> consist </w:t>
      </w:r>
      <w:r w:rsidR="00800CED">
        <w:rPr>
          <w:rFonts w:ascii="Times New Roman" w:hAnsi="Times New Roman" w:cs="Times New Roman"/>
          <w:sz w:val="24"/>
          <w:szCs w:val="24"/>
        </w:rPr>
        <w:t xml:space="preserve">of </w:t>
      </w:r>
      <w:r w:rsidR="00C36E0D">
        <w:rPr>
          <w:rFonts w:ascii="Times New Roman" w:hAnsi="Times New Roman" w:cs="Times New Roman"/>
          <w:sz w:val="24"/>
          <w:szCs w:val="24"/>
        </w:rPr>
        <w:t>the stability of the ecology system.</w:t>
      </w:r>
      <w:r w:rsidR="00CE5E5F">
        <w:rPr>
          <w:rFonts w:ascii="Times New Roman" w:hAnsi="Times New Roman" w:cs="Times New Roman"/>
          <w:sz w:val="24"/>
          <w:szCs w:val="24"/>
        </w:rPr>
        <w:t xml:space="preserve"> We also note evidence </w:t>
      </w:r>
      <w:r w:rsidR="00291130">
        <w:rPr>
          <w:rFonts w:ascii="Times New Roman" w:hAnsi="Times New Roman" w:cs="Times New Roman"/>
          <w:sz w:val="24"/>
          <w:szCs w:val="24"/>
        </w:rPr>
        <w:t xml:space="preserve">in genetic structure </w:t>
      </w:r>
      <w:r w:rsidR="00CE5E5F">
        <w:rPr>
          <w:rFonts w:ascii="Times New Roman" w:hAnsi="Times New Roman" w:cs="Times New Roman"/>
          <w:sz w:val="24"/>
          <w:szCs w:val="24"/>
        </w:rPr>
        <w:t>show</w:t>
      </w:r>
      <w:r w:rsidR="00312B6C">
        <w:rPr>
          <w:rFonts w:ascii="Times New Roman" w:hAnsi="Times New Roman" w:cs="Times New Roman"/>
          <w:sz w:val="24"/>
          <w:szCs w:val="24"/>
        </w:rPr>
        <w:t>ed</w:t>
      </w:r>
      <w:r>
        <w:rPr>
          <w:rFonts w:ascii="Times New Roman" w:hAnsi="Times New Roman" w:cs="Times New Roman"/>
          <w:sz w:val="24"/>
          <w:szCs w:val="24"/>
        </w:rPr>
        <w:t xml:space="preserve"> </w:t>
      </w:r>
      <w:r w:rsidR="00CE5E5F">
        <w:rPr>
          <w:rFonts w:ascii="Times New Roman" w:hAnsi="Times New Roman" w:cs="Times New Roman"/>
          <w:sz w:val="24"/>
          <w:szCs w:val="24"/>
        </w:rPr>
        <w:t>that mallard duck and spot-billed duck (especially spot-billed duck)</w:t>
      </w:r>
      <w:r w:rsidR="00291130">
        <w:rPr>
          <w:rFonts w:ascii="Times New Roman" w:hAnsi="Times New Roman" w:cs="Times New Roman"/>
          <w:sz w:val="24"/>
          <w:szCs w:val="24"/>
        </w:rPr>
        <w:t xml:space="preserve"> have interspecific assignment to domestic ducks</w:t>
      </w:r>
      <w:r w:rsidR="00312B6C">
        <w:rPr>
          <w:rFonts w:ascii="Times New Roman" w:hAnsi="Times New Roman" w:cs="Times New Roman"/>
          <w:sz w:val="24"/>
          <w:szCs w:val="24"/>
        </w:rPr>
        <w:t xml:space="preserve"> (</w:t>
      </w:r>
      <w:r w:rsidR="00312B6C">
        <w:rPr>
          <w:rFonts w:ascii="Times New Roman" w:hAnsi="Times New Roman" w:cs="Times New Roman"/>
          <w:color w:val="000000" w:themeColor="text1"/>
          <w:sz w:val="24"/>
          <w:szCs w:val="24"/>
        </w:rPr>
        <w:t>Fig. 2d;</w:t>
      </w:r>
      <w:r w:rsidR="004A4759">
        <w:rPr>
          <w:rFonts w:ascii="Times New Roman" w:hAnsi="Times New Roman" w:cs="Times New Roman"/>
          <w:color w:val="000000" w:themeColor="text1"/>
          <w:sz w:val="24"/>
          <w:szCs w:val="24"/>
        </w:rPr>
        <w:t xml:space="preserve"> Fig. S14</w:t>
      </w:r>
      <w:r w:rsidR="00312B6C">
        <w:rPr>
          <w:rFonts w:ascii="Times New Roman" w:hAnsi="Times New Roman" w:cs="Times New Roman"/>
          <w:color w:val="000000" w:themeColor="text1"/>
          <w:sz w:val="24"/>
          <w:szCs w:val="24"/>
        </w:rPr>
        <w:t>. Especially when K=3,4</w:t>
      </w:r>
      <w:r w:rsidR="00312B6C">
        <w:rPr>
          <w:rFonts w:ascii="Times New Roman" w:hAnsi="Times New Roman" w:cs="Times New Roman"/>
          <w:sz w:val="24"/>
          <w:szCs w:val="24"/>
        </w:rPr>
        <w:t>)</w:t>
      </w:r>
      <w:r w:rsidR="00291130">
        <w:rPr>
          <w:rFonts w:ascii="Times New Roman" w:hAnsi="Times New Roman" w:cs="Times New Roman"/>
          <w:sz w:val="24"/>
          <w:szCs w:val="24"/>
        </w:rPr>
        <w:t>.</w:t>
      </w:r>
      <w:r w:rsidR="00312B6C">
        <w:rPr>
          <w:rFonts w:ascii="Times New Roman" w:hAnsi="Times New Roman" w:cs="Times New Roman"/>
          <w:sz w:val="24"/>
          <w:szCs w:val="24"/>
        </w:rPr>
        <w:t xml:space="preserve"> </w:t>
      </w:r>
      <w:r w:rsidR="00800CED">
        <w:rPr>
          <w:rFonts w:ascii="Times New Roman" w:hAnsi="Times New Roman" w:cs="Times New Roman"/>
          <w:sz w:val="24"/>
          <w:szCs w:val="24"/>
        </w:rPr>
        <w:t>This may pose a significant threat to genetic diversity of wild stocks.</w:t>
      </w:r>
    </w:p>
    <w:bookmarkEnd w:id="150"/>
    <w:p w14:paraId="6F24CC29" w14:textId="2C700A90" w:rsidR="003463A6" w:rsidRDefault="00FB0F26">
      <w:pPr>
        <w:autoSpaceDE w:val="0"/>
        <w:autoSpaceDN w:val="0"/>
        <w:adjustRightInd w:val="0"/>
        <w:spacing w:line="480" w:lineRule="auto"/>
        <w:jc w:val="left"/>
        <w:rPr>
          <w:rFonts w:ascii="Times New Roman" w:hAnsi="Times New Roman" w:cs="Times New Roman"/>
          <w:b/>
          <w:sz w:val="24"/>
          <w:szCs w:val="24"/>
        </w:rPr>
      </w:pPr>
      <w:r>
        <w:rPr>
          <w:rFonts w:ascii="Times New Roman" w:hAnsi="Times New Roman" w:cs="Times New Roman" w:hint="eastAsia"/>
          <w:b/>
          <w:sz w:val="24"/>
          <w:szCs w:val="24"/>
        </w:rPr>
        <w:t>Methods</w:t>
      </w:r>
    </w:p>
    <w:p w14:paraId="72DC1533" w14:textId="21653928" w:rsidR="0064661A" w:rsidRDefault="00412FD3">
      <w:pPr>
        <w:autoSpaceDE w:val="0"/>
        <w:autoSpaceDN w:val="0"/>
        <w:adjustRightInd w:val="0"/>
        <w:spacing w:line="480" w:lineRule="auto"/>
        <w:jc w:val="left"/>
        <w:rPr>
          <w:rFonts w:ascii="Times New Roman" w:hAnsi="Times New Roman" w:cs="Times New Roman"/>
          <w:b/>
          <w:sz w:val="24"/>
          <w:szCs w:val="24"/>
        </w:rPr>
      </w:pPr>
      <w:r>
        <w:rPr>
          <w:rFonts w:ascii="Times New Roman" w:hAnsi="Times New Roman" w:cs="Times New Roman"/>
          <w:b/>
          <w:sz w:val="24"/>
          <w:szCs w:val="24"/>
        </w:rPr>
        <w:t>S</w:t>
      </w:r>
      <w:r w:rsidR="0064661A">
        <w:rPr>
          <w:rFonts w:ascii="Times New Roman" w:hAnsi="Times New Roman" w:cs="Times New Roman"/>
          <w:b/>
          <w:sz w:val="24"/>
          <w:szCs w:val="24"/>
        </w:rPr>
        <w:t>equence assembly</w:t>
      </w:r>
      <w:r>
        <w:rPr>
          <w:rFonts w:ascii="Times New Roman" w:hAnsi="Times New Roman" w:cs="Times New Roman"/>
          <w:b/>
          <w:sz w:val="24"/>
          <w:szCs w:val="24"/>
        </w:rPr>
        <w:t xml:space="preserve"> and annotation</w:t>
      </w:r>
    </w:p>
    <w:p w14:paraId="0327884B" w14:textId="088A1364" w:rsidR="00854054" w:rsidRPr="00462E8C" w:rsidRDefault="00FA3431" w:rsidP="00462E8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S</w:t>
      </w:r>
      <w:r w:rsidR="00854054" w:rsidRPr="00462E8C">
        <w:rPr>
          <w:rFonts w:ascii="Times New Roman" w:hAnsi="Times New Roman" w:cs="Times New Roman"/>
          <w:sz w:val="24"/>
          <w:szCs w:val="24"/>
        </w:rPr>
        <w:t xml:space="preserve">equencing was carried out with Illumina technology </w:t>
      </w:r>
      <w:r w:rsidR="00854054">
        <w:rPr>
          <w:rFonts w:ascii="Times New Roman" w:hAnsi="Times New Roman" w:cs="Times New Roman"/>
          <w:sz w:val="24"/>
          <w:szCs w:val="24"/>
        </w:rPr>
        <w:t xml:space="preserve">using </w:t>
      </w:r>
      <w:r>
        <w:rPr>
          <w:rFonts w:ascii="Times New Roman" w:hAnsi="Times New Roman" w:cs="Times New Roman"/>
          <w:sz w:val="24"/>
          <w:szCs w:val="24"/>
        </w:rPr>
        <w:t xml:space="preserve">genomic </w:t>
      </w:r>
      <w:r w:rsidR="00854054">
        <w:rPr>
          <w:rFonts w:ascii="Times New Roman" w:hAnsi="Times New Roman" w:cs="Times New Roman"/>
          <w:sz w:val="24"/>
          <w:szCs w:val="24"/>
        </w:rPr>
        <w:t xml:space="preserve">DNA of a wild female mallard and </w:t>
      </w:r>
      <w:r w:rsidR="0070279B">
        <w:rPr>
          <w:rFonts w:ascii="Times New Roman" w:hAnsi="Times New Roman" w:cs="Times New Roman"/>
          <w:sz w:val="24"/>
          <w:szCs w:val="24"/>
        </w:rPr>
        <w:t xml:space="preserve">a wild </w:t>
      </w:r>
      <w:r w:rsidR="00854054">
        <w:rPr>
          <w:rFonts w:ascii="Times New Roman" w:hAnsi="Times New Roman" w:cs="Times New Roman"/>
          <w:sz w:val="24"/>
          <w:szCs w:val="24"/>
        </w:rPr>
        <w:t xml:space="preserve">female spot-billed </w:t>
      </w:r>
      <w:r w:rsidR="007B763A">
        <w:rPr>
          <w:rFonts w:ascii="Times New Roman" w:hAnsi="Times New Roman" w:cs="Times New Roman"/>
          <w:sz w:val="24"/>
          <w:szCs w:val="24"/>
        </w:rPr>
        <w:t xml:space="preserve">collected by Aoji Duck Farm (Ningbo, </w:t>
      </w:r>
      <w:r w:rsidR="007B763A">
        <w:rPr>
          <w:rFonts w:ascii="Times New Roman" w:hAnsi="Times New Roman" w:cs="Times New Roman"/>
          <w:sz w:val="24"/>
          <w:szCs w:val="24"/>
        </w:rPr>
        <w:lastRenderedPageBreak/>
        <w:t>Zhejiang) with hunting permission granted by the local gover</w:t>
      </w:r>
      <w:r w:rsidR="00B760C4">
        <w:rPr>
          <w:rFonts w:ascii="Times New Roman" w:hAnsi="Times New Roman" w:cs="Times New Roman"/>
          <w:sz w:val="24"/>
          <w:szCs w:val="24"/>
        </w:rPr>
        <w:t>n</w:t>
      </w:r>
      <w:r w:rsidR="007B763A">
        <w:rPr>
          <w:rFonts w:ascii="Times New Roman" w:hAnsi="Times New Roman" w:cs="Times New Roman"/>
          <w:sz w:val="24"/>
          <w:szCs w:val="24"/>
        </w:rPr>
        <w:t>ment</w:t>
      </w:r>
      <w:r w:rsidR="00854054">
        <w:rPr>
          <w:rFonts w:ascii="Times New Roman" w:hAnsi="Times New Roman" w:cs="Times New Roman"/>
          <w:sz w:val="24"/>
          <w:szCs w:val="24"/>
        </w:rPr>
        <w:t xml:space="preserve">. Sequences from paired-end reads of 17 libraries for each individual with insert size ranging from 250 bp to 20,000 bp were assembled with SOAPdenovo </w:t>
      </w:r>
      <w:r w:rsidR="008D7BE2">
        <w:rPr>
          <w:rFonts w:ascii="Times New Roman" w:hAnsi="Times New Roman" w:cs="Times New Roman"/>
          <w:sz w:val="24"/>
          <w:szCs w:val="24"/>
        </w:rPr>
        <w:t xml:space="preserve">and </w:t>
      </w:r>
      <w:r w:rsidR="00140519">
        <w:rPr>
          <w:rFonts w:ascii="Times New Roman" w:hAnsi="Times New Roman" w:cs="Times New Roman"/>
          <w:sz w:val="24"/>
          <w:szCs w:val="24"/>
        </w:rPr>
        <w:t>SSPACE software</w:t>
      </w:r>
      <w:r w:rsidR="001F595C">
        <w:rPr>
          <w:rFonts w:ascii="Times New Roman" w:hAnsi="Times New Roman" w:cs="Times New Roman"/>
          <w:sz w:val="24"/>
          <w:szCs w:val="24"/>
        </w:rPr>
        <w:t xml:space="preserve"> </w:t>
      </w:r>
      <w:r w:rsidR="006B226A">
        <w:rPr>
          <w:rFonts w:ascii="Times New Roman" w:hAnsi="Times New Roman" w:cs="Times New Roman"/>
          <w:sz w:val="24"/>
          <w:szCs w:val="24"/>
        </w:rPr>
        <w:t>(</w:t>
      </w:r>
      <w:r w:rsidR="004A4759">
        <w:rPr>
          <w:rFonts w:ascii="Times New Roman" w:hAnsi="Times New Roman" w:cs="Times New Roman"/>
          <w:sz w:val="24"/>
          <w:szCs w:val="24"/>
        </w:rPr>
        <w:t>Table S1</w:t>
      </w:r>
      <w:r w:rsidR="00854054">
        <w:rPr>
          <w:rFonts w:ascii="Times New Roman" w:hAnsi="Times New Roman" w:cs="Times New Roman"/>
          <w:sz w:val="24"/>
          <w:szCs w:val="24"/>
        </w:rPr>
        <w:t xml:space="preserve">). </w:t>
      </w:r>
      <w:r w:rsidR="00EF5A25">
        <w:rPr>
          <w:rFonts w:ascii="Times New Roman" w:hAnsi="Times New Roman" w:cs="Times New Roman"/>
          <w:sz w:val="24"/>
          <w:szCs w:val="24"/>
        </w:rPr>
        <w:t xml:space="preserve">The super-scaffolds were positioned along the chromosomes based on the </w:t>
      </w:r>
      <w:r w:rsidR="001B55F8">
        <w:rPr>
          <w:rFonts w:ascii="Times New Roman" w:hAnsi="Times New Roman" w:cs="Times New Roman"/>
          <w:sz w:val="24"/>
          <w:szCs w:val="24"/>
        </w:rPr>
        <w:t xml:space="preserve">duck </w:t>
      </w:r>
      <w:r w:rsidR="00EF5A25">
        <w:rPr>
          <w:rFonts w:ascii="Times New Roman" w:hAnsi="Times New Roman" w:cs="Times New Roman"/>
          <w:sz w:val="24"/>
          <w:szCs w:val="24"/>
        </w:rPr>
        <w:t>cytogenetic map and the comparative genomic map between duck and chick</w:t>
      </w:r>
      <w:r w:rsidR="00EF5A25" w:rsidRPr="00462E8C">
        <w:rPr>
          <w:rFonts w:ascii="Times New Roman" w:hAnsi="Times New Roman" w:cs="Times New Roman"/>
          <w:sz w:val="24"/>
          <w:szCs w:val="24"/>
        </w:rPr>
        <w:t>en</w:t>
      </w:r>
      <w:r w:rsidR="003078FE">
        <w:rPr>
          <w:rFonts w:ascii="Times New Roman" w:hAnsi="Times New Roman" w:cs="Times New Roman"/>
          <w:sz w:val="24"/>
          <w:szCs w:val="24"/>
        </w:rPr>
        <w:t xml:space="preserve"> </w:t>
      </w:r>
      <w:r w:rsidR="006C5CE4">
        <w:rPr>
          <w:rFonts w:ascii="Times New Roman" w:hAnsi="Times New Roman" w:cs="Times New Roman"/>
          <w:sz w:val="24"/>
          <w:szCs w:val="24"/>
        </w:rPr>
        <w:fldChar w:fldCharType="begin">
          <w:fldData xml:space="preserve">PEVuZE5vdGU+PENpdGU+PEF1dGhvcj5IdWFuZzwvQXV0aG9yPjxZZWFyPjIwMDY8L1llYXI+PFJl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L0NpdGU+PC9FbmROb3RlPgB=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PEVuZE5vdGU+PENpdGU+PEF1dGhvcj5IdWFuZzwvQXV0aG9yPjxZZWFyPjIwMDY8L1llYXI+PFJl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L0NpdGU+PC9FbmROb3RlPgB=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6C5CE4">
        <w:rPr>
          <w:rFonts w:ascii="Times New Roman" w:hAnsi="Times New Roman" w:cs="Times New Roman"/>
          <w:sz w:val="24"/>
          <w:szCs w:val="24"/>
        </w:rPr>
        <w:fldChar w:fldCharType="separate"/>
      </w:r>
      <w:r w:rsidR="00F50B80">
        <w:rPr>
          <w:rFonts w:ascii="Times New Roman" w:hAnsi="Times New Roman" w:cs="Times New Roman"/>
          <w:noProof/>
          <w:sz w:val="24"/>
          <w:szCs w:val="24"/>
        </w:rPr>
        <w:t>(11, 57)</w:t>
      </w:r>
      <w:r w:rsidR="006C5CE4">
        <w:rPr>
          <w:rFonts w:ascii="Times New Roman" w:hAnsi="Times New Roman" w:cs="Times New Roman"/>
          <w:sz w:val="24"/>
          <w:szCs w:val="24"/>
        </w:rPr>
        <w:fldChar w:fldCharType="end"/>
      </w:r>
      <w:r w:rsidR="00EF5A25" w:rsidRPr="00462E8C">
        <w:rPr>
          <w:rFonts w:ascii="Times New Roman" w:hAnsi="Times New Roman" w:cs="Times New Roman"/>
          <w:sz w:val="24"/>
          <w:szCs w:val="24"/>
        </w:rPr>
        <w:t xml:space="preserve">. </w:t>
      </w:r>
      <w:r w:rsidR="00F43079" w:rsidRPr="00462E8C">
        <w:rPr>
          <w:rFonts w:ascii="Times New Roman" w:hAnsi="Times New Roman" w:cs="Times New Roman"/>
          <w:sz w:val="24"/>
          <w:szCs w:val="24"/>
        </w:rPr>
        <w:t>A</w:t>
      </w:r>
      <w:r w:rsidR="002577FA" w:rsidRPr="00462E8C">
        <w:rPr>
          <w:rFonts w:ascii="Times New Roman" w:hAnsi="Times New Roman" w:cs="Times New Roman"/>
          <w:sz w:val="24"/>
          <w:szCs w:val="24"/>
        </w:rPr>
        <w:t xml:space="preserve"> reference gene set</w:t>
      </w:r>
      <w:r w:rsidR="00F43079" w:rsidRPr="00462E8C">
        <w:rPr>
          <w:rFonts w:ascii="Times New Roman" w:hAnsi="Times New Roman" w:cs="Times New Roman"/>
          <w:sz w:val="24"/>
          <w:szCs w:val="24"/>
        </w:rPr>
        <w:t xml:space="preserve"> for the mallard genome and the spot-billed genome were retrieved through </w:t>
      </w:r>
      <w:r w:rsidR="002577FA" w:rsidRPr="00462E8C">
        <w:rPr>
          <w:rFonts w:ascii="Times New Roman" w:hAnsi="Times New Roman" w:cs="Times New Roman"/>
          <w:sz w:val="24"/>
          <w:szCs w:val="24"/>
        </w:rPr>
        <w:t xml:space="preserve">merging </w:t>
      </w:r>
      <w:r w:rsidR="008D7BE2" w:rsidRPr="00462E8C">
        <w:rPr>
          <w:rFonts w:ascii="Times New Roman" w:hAnsi="Times New Roman" w:cs="Times New Roman"/>
          <w:sz w:val="24"/>
          <w:szCs w:val="24"/>
        </w:rPr>
        <w:t xml:space="preserve">the homologous set, </w:t>
      </w:r>
      <w:r w:rsidR="00130E1E" w:rsidRPr="00462E8C">
        <w:rPr>
          <w:rFonts w:ascii="Times New Roman" w:hAnsi="Times New Roman" w:cs="Times New Roman"/>
          <w:sz w:val="24"/>
          <w:szCs w:val="24"/>
        </w:rPr>
        <w:t>the</w:t>
      </w:r>
      <w:r w:rsidR="00145553" w:rsidRPr="00462E8C">
        <w:rPr>
          <w:rFonts w:ascii="Times New Roman" w:hAnsi="Times New Roman" w:cs="Times New Roman"/>
          <w:sz w:val="24"/>
          <w:szCs w:val="24"/>
        </w:rPr>
        <w:t xml:space="preserve"> </w:t>
      </w:r>
      <w:r w:rsidR="00013E64">
        <w:rPr>
          <w:rFonts w:ascii="Times New Roman" w:hAnsi="Times New Roman" w:cs="Times New Roman"/>
          <w:sz w:val="24"/>
          <w:szCs w:val="24"/>
        </w:rPr>
        <w:t>transcript set (predicted with</w:t>
      </w:r>
      <w:r w:rsidR="00145553" w:rsidRPr="00462E8C">
        <w:rPr>
          <w:rFonts w:ascii="Times New Roman" w:hAnsi="Times New Roman" w:cs="Times New Roman"/>
          <w:sz w:val="24"/>
          <w:szCs w:val="24"/>
        </w:rPr>
        <w:t xml:space="preserve"> 21</w:t>
      </w:r>
      <w:r w:rsidR="00013E64">
        <w:rPr>
          <w:rFonts w:ascii="Times New Roman" w:hAnsi="Times New Roman" w:cs="Times New Roman"/>
          <w:sz w:val="24"/>
          <w:szCs w:val="24"/>
        </w:rPr>
        <w:t xml:space="preserve"> duck</w:t>
      </w:r>
      <w:r w:rsidR="00145553" w:rsidRPr="00462E8C">
        <w:rPr>
          <w:rFonts w:ascii="Times New Roman" w:hAnsi="Times New Roman" w:cs="Times New Roman"/>
          <w:sz w:val="24"/>
          <w:szCs w:val="24"/>
        </w:rPr>
        <w:t xml:space="preserve"> transcriptomes</w:t>
      </w:r>
      <w:r w:rsidR="00013E64">
        <w:rPr>
          <w:rFonts w:ascii="Times New Roman" w:hAnsi="Times New Roman" w:cs="Times New Roman"/>
          <w:sz w:val="24"/>
          <w:szCs w:val="24"/>
        </w:rPr>
        <w:t>)</w:t>
      </w:r>
      <w:r w:rsidR="00130E1E" w:rsidRPr="00462E8C">
        <w:rPr>
          <w:rFonts w:ascii="Times New Roman" w:hAnsi="Times New Roman" w:cs="Times New Roman"/>
          <w:sz w:val="24"/>
          <w:szCs w:val="24"/>
        </w:rPr>
        <w:t xml:space="preserve"> </w:t>
      </w:r>
      <w:r w:rsidR="008D7BE2" w:rsidRPr="00462E8C">
        <w:rPr>
          <w:rFonts w:ascii="Times New Roman" w:hAnsi="Times New Roman" w:cs="Times New Roman"/>
          <w:sz w:val="24"/>
          <w:szCs w:val="24"/>
        </w:rPr>
        <w:t>and the</w:t>
      </w:r>
      <w:r w:rsidR="00130E1E" w:rsidRPr="00462E8C">
        <w:rPr>
          <w:rFonts w:ascii="Times New Roman" w:hAnsi="Times New Roman" w:cs="Times New Roman"/>
          <w:sz w:val="24"/>
          <w:szCs w:val="24"/>
        </w:rPr>
        <w:t xml:space="preserve"> </w:t>
      </w:r>
      <w:r w:rsidR="00130E1E" w:rsidRPr="00462E8C">
        <w:rPr>
          <w:rFonts w:ascii="Times New Roman" w:hAnsi="Times New Roman" w:cs="Times New Roman"/>
          <w:i/>
          <w:sz w:val="24"/>
          <w:szCs w:val="24"/>
        </w:rPr>
        <w:t>de novo</w:t>
      </w:r>
      <w:r w:rsidR="008D7BE2" w:rsidRPr="00462E8C">
        <w:rPr>
          <w:rFonts w:ascii="Times New Roman" w:hAnsi="Times New Roman" w:cs="Times New Roman"/>
          <w:sz w:val="24"/>
          <w:szCs w:val="24"/>
        </w:rPr>
        <w:t xml:space="preserve"> </w:t>
      </w:r>
      <w:r w:rsidR="00130E1E" w:rsidRPr="00462E8C">
        <w:rPr>
          <w:rFonts w:ascii="Times New Roman" w:hAnsi="Times New Roman" w:cs="Times New Roman"/>
          <w:sz w:val="24"/>
          <w:szCs w:val="24"/>
        </w:rPr>
        <w:t>set</w:t>
      </w:r>
      <w:r w:rsidR="003A420E">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sidR="003A420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r w:rsidR="004A4759">
        <w:rPr>
          <w:rFonts w:ascii="Times New Roman" w:hAnsi="Times New Roman" w:cs="Times New Roman"/>
          <w:noProof/>
          <w:sz w:val="24"/>
          <w:szCs w:val="24"/>
        </w:rPr>
        <w:t>11</w:t>
      </w:r>
      <w:r w:rsidR="004D577F">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8D7BE2" w:rsidRPr="00462E8C">
        <w:rPr>
          <w:rFonts w:ascii="Times New Roman" w:hAnsi="Times New Roman" w:cs="Times New Roman"/>
          <w:sz w:val="24"/>
          <w:szCs w:val="24"/>
        </w:rPr>
        <w:t>.</w:t>
      </w:r>
    </w:p>
    <w:p w14:paraId="2E7EA000" w14:textId="4CC3F1E2" w:rsidR="002244BB" w:rsidRDefault="0064540E" w:rsidP="007E403E">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Whole-genome r</w:t>
      </w:r>
      <w:r w:rsidR="00FB0F26" w:rsidRPr="00462E8C">
        <w:rPr>
          <w:rFonts w:ascii="Times New Roman" w:hAnsi="Times New Roman" w:cs="Times New Roman"/>
          <w:b/>
          <w:sz w:val="24"/>
          <w:szCs w:val="24"/>
        </w:rPr>
        <w:t xml:space="preserve">esequencing </w:t>
      </w:r>
      <w:r w:rsidR="00761396">
        <w:rPr>
          <w:rFonts w:ascii="Times New Roman" w:hAnsi="Times New Roman" w:cs="Times New Roman" w:hint="eastAsia"/>
          <w:b/>
          <w:sz w:val="24"/>
          <w:szCs w:val="24"/>
        </w:rPr>
        <w:t>and</w:t>
      </w:r>
      <w:r w:rsidR="00761396">
        <w:rPr>
          <w:rFonts w:ascii="Times New Roman" w:hAnsi="Times New Roman" w:cs="Times New Roman"/>
          <w:b/>
          <w:sz w:val="24"/>
          <w:szCs w:val="24"/>
        </w:rPr>
        <w:t xml:space="preserve"> </w:t>
      </w:r>
      <w:r w:rsidR="00F96A48">
        <w:rPr>
          <w:rFonts w:ascii="Times New Roman" w:hAnsi="Times New Roman" w:cs="Times New Roman"/>
          <w:b/>
          <w:sz w:val="24"/>
          <w:szCs w:val="24"/>
        </w:rPr>
        <w:t>SNP detection</w:t>
      </w:r>
    </w:p>
    <w:p w14:paraId="69767FAC" w14:textId="5F96A2E8" w:rsidR="003463A6" w:rsidRPr="00462E8C" w:rsidRDefault="00537316" w:rsidP="007E403E">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Genomic </w:t>
      </w:r>
      <w:r>
        <w:rPr>
          <w:rFonts w:ascii="Times New Roman" w:hAnsi="Times New Roman" w:cs="Times New Roman"/>
          <w:sz w:val="24"/>
          <w:szCs w:val="24"/>
        </w:rPr>
        <w:t xml:space="preserve">DNA libraries were prepared according to the manufacturer’s </w:t>
      </w:r>
      <w:r w:rsidR="00F26019">
        <w:rPr>
          <w:rFonts w:ascii="Times New Roman" w:hAnsi="Times New Roman" w:cs="Times New Roman"/>
          <w:sz w:val="24"/>
          <w:szCs w:val="24"/>
        </w:rPr>
        <w:t xml:space="preserve">instructions (Illumina). One DNA sample or pools of DNA samples from 10 individuals for each six duck breeds were used to generated pair-end reads with the </w:t>
      </w:r>
      <w:r w:rsidR="00F26019" w:rsidRPr="0003273A">
        <w:rPr>
          <w:rFonts w:ascii="Times New Roman" w:hAnsi="Times New Roman" w:cs="Times New Roman"/>
          <w:sz w:val="24"/>
          <w:szCs w:val="24"/>
        </w:rPr>
        <w:t>Illumina technology</w:t>
      </w:r>
      <w:r w:rsidR="00F26019">
        <w:rPr>
          <w:rFonts w:ascii="Times New Roman" w:hAnsi="Times New Roman" w:cs="Times New Roman"/>
          <w:sz w:val="24"/>
          <w:szCs w:val="24"/>
        </w:rPr>
        <w:t xml:space="preserve"> (</w:t>
      </w:r>
      <w:r w:rsidR="003078FE">
        <w:rPr>
          <w:rFonts w:ascii="Times New Roman" w:hAnsi="Times New Roman" w:cs="Times New Roman"/>
          <w:sz w:val="24"/>
          <w:szCs w:val="24"/>
        </w:rPr>
        <w:t>Table</w:t>
      </w:r>
      <w:r w:rsidR="001C42BA">
        <w:rPr>
          <w:rFonts w:ascii="Times New Roman" w:hAnsi="Times New Roman" w:cs="Times New Roman"/>
          <w:sz w:val="24"/>
          <w:szCs w:val="24"/>
        </w:rPr>
        <w:t xml:space="preserve"> </w:t>
      </w:r>
      <w:r w:rsidR="003078FE">
        <w:rPr>
          <w:rFonts w:ascii="Times New Roman" w:hAnsi="Times New Roman" w:cs="Times New Roman"/>
          <w:sz w:val="24"/>
          <w:szCs w:val="24"/>
        </w:rPr>
        <w:t>S</w:t>
      </w:r>
      <w:r w:rsidR="001C42BA">
        <w:rPr>
          <w:rFonts w:ascii="Times New Roman" w:hAnsi="Times New Roman" w:cs="Times New Roman"/>
          <w:sz w:val="24"/>
          <w:szCs w:val="24"/>
        </w:rPr>
        <w:t>1</w:t>
      </w:r>
      <w:r w:rsidR="00F26019">
        <w:rPr>
          <w:rFonts w:ascii="Times New Roman" w:hAnsi="Times New Roman" w:cs="Times New Roman"/>
          <w:sz w:val="24"/>
          <w:szCs w:val="24"/>
        </w:rPr>
        <w:t xml:space="preserve">). </w:t>
      </w:r>
      <w:r w:rsidR="00686141">
        <w:rPr>
          <w:rFonts w:ascii="Times New Roman" w:hAnsi="Times New Roman" w:cs="Times New Roman"/>
          <w:sz w:val="24"/>
          <w:szCs w:val="24"/>
        </w:rPr>
        <w:t>Pair-end reads were mapped to</w:t>
      </w:r>
      <w:r w:rsidR="00FB0F26" w:rsidRPr="0001384A">
        <w:rPr>
          <w:rFonts w:ascii="Times New Roman" w:hAnsi="Times New Roman" w:cs="Times New Roman"/>
          <w:sz w:val="24"/>
          <w:szCs w:val="24"/>
        </w:rPr>
        <w:t xml:space="preserve"> </w:t>
      </w:r>
      <w:r w:rsidR="00FB0F26" w:rsidRPr="00462E8C">
        <w:rPr>
          <w:rFonts w:ascii="Times New Roman" w:hAnsi="Times New Roman" w:cs="Times New Roman"/>
          <w:sz w:val="24"/>
          <w:szCs w:val="24"/>
        </w:rPr>
        <w:t xml:space="preserve">the </w:t>
      </w:r>
      <w:r w:rsidR="00A07027">
        <w:rPr>
          <w:rFonts w:ascii="Times New Roman" w:hAnsi="Times New Roman" w:cs="Times New Roman"/>
          <w:sz w:val="24"/>
          <w:szCs w:val="24"/>
        </w:rPr>
        <w:t>B</w:t>
      </w:r>
      <w:r w:rsidR="00FB0F26" w:rsidRPr="00462E8C">
        <w:rPr>
          <w:rFonts w:ascii="Times New Roman" w:hAnsi="Times New Roman" w:cs="Times New Roman"/>
          <w:sz w:val="24"/>
          <w:szCs w:val="24"/>
        </w:rPr>
        <w:t xml:space="preserve">eijing duck assembly </w:t>
      </w:r>
      <w:r w:rsidR="00840C0A">
        <w:rPr>
          <w:rFonts w:ascii="Times New Roman" w:hAnsi="Times New Roman" w:cs="Times New Roman"/>
          <w:sz w:val="24"/>
          <w:szCs w:val="24"/>
        </w:rPr>
        <w:t>(</w:t>
      </w:r>
      <w:r w:rsidR="00FB0F26" w:rsidRPr="00462E8C">
        <w:rPr>
          <w:rFonts w:ascii="Times New Roman" w:hAnsi="Times New Roman" w:cs="Times New Roman"/>
          <w:sz w:val="24"/>
          <w:szCs w:val="24"/>
        </w:rPr>
        <w:t>BGI_duck_1.0</w:t>
      </w:r>
      <w:r w:rsidR="00840C0A">
        <w:rPr>
          <w:rFonts w:ascii="Times New Roman" w:hAnsi="Times New Roman" w:cs="Times New Roman"/>
          <w:sz w:val="24"/>
          <w:szCs w:val="24"/>
        </w:rPr>
        <w:t>)</w:t>
      </w:r>
      <w:r w:rsidR="00FB0F26" w:rsidRPr="00462E8C">
        <w:rPr>
          <w:rFonts w:ascii="Times New Roman" w:hAnsi="Times New Roman" w:cs="Times New Roman"/>
          <w:sz w:val="24"/>
          <w:szCs w:val="24"/>
        </w:rPr>
        <w:t xml:space="preserve"> using </w:t>
      </w:r>
      <w:r w:rsidR="00A07027">
        <w:rPr>
          <w:rFonts w:ascii="Times New Roman" w:hAnsi="Times New Roman" w:cs="Times New Roman"/>
          <w:sz w:val="24"/>
          <w:szCs w:val="24"/>
        </w:rPr>
        <w:t xml:space="preserve">the </w:t>
      </w:r>
      <w:r w:rsidR="00FB0F26" w:rsidRPr="00462E8C">
        <w:rPr>
          <w:rFonts w:ascii="Times New Roman" w:hAnsi="Times New Roman" w:cs="Times New Roman"/>
          <w:sz w:val="24"/>
          <w:szCs w:val="24"/>
        </w:rPr>
        <w:t>bowtie2 with default parameters. After removing the reads which map to multiple plac</w:t>
      </w:r>
      <w:r w:rsidR="0077679B">
        <w:rPr>
          <w:rFonts w:ascii="Times New Roman" w:hAnsi="Times New Roman" w:cs="Times New Roman"/>
          <w:sz w:val="24"/>
          <w:szCs w:val="24"/>
        </w:rPr>
        <w:t>e</w:t>
      </w:r>
      <w:r w:rsidR="00236E9A">
        <w:rPr>
          <w:rFonts w:ascii="Times New Roman" w:hAnsi="Times New Roman" w:cs="Times New Roman"/>
          <w:sz w:val="24"/>
          <w:szCs w:val="24"/>
        </w:rPr>
        <w:t>, we called</w:t>
      </w:r>
      <w:r w:rsidR="00FB0F26" w:rsidRPr="00462E8C">
        <w:rPr>
          <w:rFonts w:ascii="Times New Roman" w:hAnsi="Times New Roman" w:cs="Times New Roman"/>
          <w:sz w:val="24"/>
          <w:szCs w:val="24"/>
        </w:rPr>
        <w:t xml:space="preserve"> SNPs using</w:t>
      </w:r>
      <w:r w:rsidR="00236E9A">
        <w:rPr>
          <w:rFonts w:ascii="Times New Roman" w:hAnsi="Times New Roman" w:cs="Times New Roman"/>
          <w:sz w:val="24"/>
          <w:szCs w:val="24"/>
        </w:rPr>
        <w:t xml:space="preserve"> the</w:t>
      </w:r>
      <w:r w:rsidR="00FB0F26" w:rsidRPr="00462E8C">
        <w:rPr>
          <w:rFonts w:ascii="Times New Roman" w:hAnsi="Times New Roman" w:cs="Times New Roman"/>
          <w:sz w:val="24"/>
          <w:szCs w:val="24"/>
        </w:rPr>
        <w:t xml:space="preserve"> Genome Analysis Toolkit</w:t>
      </w:r>
      <w:r w:rsidR="00236E9A">
        <w:rPr>
          <w:rFonts w:ascii="Times New Roman" w:hAnsi="Times New Roman" w:cs="Times New Roman"/>
          <w:sz w:val="24"/>
          <w:szCs w:val="24"/>
        </w:rPr>
        <w:t xml:space="preserve"> (GATK) and filtered SNPs according to the coverage of resequencing data with thresholds of </w:t>
      </w:r>
      <w:r w:rsidR="00236E9A" w:rsidRPr="00462E8C">
        <w:rPr>
          <w:rFonts w:ascii="Times New Roman" w:eastAsia="宋体" w:hAnsi="Times New Roman" w:cs="Times New Roman"/>
          <w:sz w:val="24"/>
          <w:szCs w:val="24"/>
        </w:rPr>
        <w:t xml:space="preserve">≤ </w:t>
      </w:r>
      <w:r w:rsidR="00236E9A" w:rsidRPr="00462E8C">
        <w:rPr>
          <w:rFonts w:ascii="Times New Roman" w:hAnsi="Times New Roman" w:cs="Times New Roman"/>
          <w:sz w:val="24"/>
          <w:szCs w:val="24"/>
        </w:rPr>
        <w:t xml:space="preserve">one third of </w:t>
      </w:r>
      <w:r w:rsidR="006E0159">
        <w:rPr>
          <w:rFonts w:ascii="Times New Roman" w:hAnsi="Times New Roman" w:cs="Times New Roman"/>
          <w:sz w:val="24"/>
          <w:szCs w:val="24"/>
        </w:rPr>
        <w:t xml:space="preserve">the </w:t>
      </w:r>
      <w:r w:rsidR="00236E9A" w:rsidRPr="00462E8C">
        <w:rPr>
          <w:rFonts w:ascii="Times New Roman" w:hAnsi="Times New Roman" w:cs="Times New Roman"/>
          <w:sz w:val="24"/>
          <w:szCs w:val="24"/>
        </w:rPr>
        <w:t>mean</w:t>
      </w:r>
      <w:r w:rsidR="00236E9A" w:rsidRPr="00462E8C">
        <w:rPr>
          <w:rFonts w:ascii="Times New Roman" w:eastAsia="宋体" w:hAnsi="Times New Roman" w:cs="Times New Roman"/>
          <w:sz w:val="24"/>
          <w:szCs w:val="24"/>
        </w:rPr>
        <w:t xml:space="preserve"> </w:t>
      </w:r>
      <w:r w:rsidR="00236E9A" w:rsidRPr="00462E8C">
        <w:rPr>
          <w:rFonts w:ascii="Times New Roman" w:hAnsi="Times New Roman" w:cs="Times New Roman"/>
          <w:sz w:val="24"/>
          <w:szCs w:val="24"/>
        </w:rPr>
        <w:t xml:space="preserve">or </w:t>
      </w:r>
      <w:r w:rsidR="00236E9A" w:rsidRPr="00462E8C">
        <w:rPr>
          <w:rFonts w:ascii="Times New Roman" w:eastAsia="宋体" w:hAnsi="Times New Roman" w:cs="Times New Roman"/>
          <w:sz w:val="24"/>
          <w:szCs w:val="24"/>
        </w:rPr>
        <w:t>≥</w:t>
      </w:r>
      <w:r w:rsidR="00236E9A">
        <w:rPr>
          <w:rFonts w:ascii="Times New Roman" w:eastAsia="宋体" w:hAnsi="Times New Roman" w:cs="Times New Roman"/>
          <w:sz w:val="24"/>
          <w:szCs w:val="24"/>
        </w:rPr>
        <w:t xml:space="preserve"> three-</w:t>
      </w:r>
      <w:r w:rsidR="00236E9A" w:rsidRPr="00462E8C">
        <w:rPr>
          <w:rFonts w:ascii="Times New Roman" w:eastAsia="宋体" w:hAnsi="Times New Roman" w:cs="Times New Roman"/>
          <w:sz w:val="24"/>
          <w:szCs w:val="24"/>
        </w:rPr>
        <w:t xml:space="preserve">fold of </w:t>
      </w:r>
      <w:r w:rsidR="006E0159">
        <w:rPr>
          <w:rFonts w:ascii="Times New Roman" w:eastAsia="宋体" w:hAnsi="Times New Roman" w:cs="Times New Roman"/>
          <w:sz w:val="24"/>
          <w:szCs w:val="24"/>
        </w:rPr>
        <w:t xml:space="preserve">the </w:t>
      </w:r>
      <w:r w:rsidR="00236E9A" w:rsidRPr="00462E8C">
        <w:rPr>
          <w:rFonts w:ascii="Times New Roman" w:eastAsia="宋体" w:hAnsi="Times New Roman" w:cs="Times New Roman"/>
          <w:sz w:val="24"/>
          <w:szCs w:val="24"/>
        </w:rPr>
        <w:t>mean</w:t>
      </w:r>
      <w:r w:rsidR="00236E9A" w:rsidRPr="00462E8C">
        <w:rPr>
          <w:rFonts w:ascii="Times New Roman" w:hAnsi="Times New Roman" w:cs="Times New Roman"/>
          <w:sz w:val="24"/>
          <w:szCs w:val="24"/>
        </w:rPr>
        <w:t xml:space="preserve"> and MQ value </w:t>
      </w:r>
      <w:r w:rsidR="00236E9A" w:rsidRPr="00462E8C">
        <w:rPr>
          <w:rFonts w:ascii="Times New Roman" w:eastAsia="宋体" w:hAnsi="Times New Roman" w:cs="Times New Roman"/>
          <w:sz w:val="24"/>
          <w:szCs w:val="24"/>
        </w:rPr>
        <w:t>≤</w:t>
      </w:r>
      <w:r w:rsidR="00236E9A">
        <w:rPr>
          <w:rFonts w:ascii="Times New Roman" w:eastAsia="宋体" w:hAnsi="Times New Roman" w:cs="Times New Roman" w:hint="eastAsia"/>
          <w:sz w:val="24"/>
          <w:szCs w:val="24"/>
        </w:rPr>
        <w:t xml:space="preserve"> </w:t>
      </w:r>
      <w:r w:rsidR="00236E9A" w:rsidRPr="00462E8C">
        <w:rPr>
          <w:rFonts w:ascii="Times New Roman" w:hAnsi="Times New Roman" w:cs="Times New Roman"/>
          <w:sz w:val="24"/>
          <w:szCs w:val="24"/>
        </w:rPr>
        <w:t>28</w:t>
      </w:r>
      <w:r w:rsidR="003A420E">
        <w:rPr>
          <w:rFonts w:ascii="Times New Roman" w:hAnsi="Times New Roman" w:cs="Times New Roman"/>
          <w:sz w:val="24"/>
          <w:szCs w:val="24"/>
        </w:rPr>
        <w:fldChar w:fldCharType="begin">
          <w:fldData xml:space="preserve">PEVuZE5vdGU+PENpdGU+PEF1dGhvcj5EZVByaXN0bzwvQXV0aG9yPjxZZWFyPjIwMTE8L1llYXI+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PEVuZE5vdGU+PENpdGU+PEF1dGhvcj5EZVByaXN0bzwvQXV0aG9yPjxZZWFyPjIwMTE8L1llYXI+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(58)</w:t>
      </w:r>
      <w:r w:rsidR="003A420E">
        <w:rPr>
          <w:rFonts w:ascii="Times New Roman" w:hAnsi="Times New Roman" w:cs="Times New Roman"/>
          <w:sz w:val="24"/>
          <w:szCs w:val="24"/>
        </w:rPr>
        <w:fldChar w:fldCharType="end"/>
      </w:r>
      <w:r w:rsidR="00236E9A">
        <w:rPr>
          <w:rFonts w:ascii="Times New Roman" w:hAnsi="Times New Roman" w:cs="Times New Roman"/>
          <w:sz w:val="24"/>
          <w:szCs w:val="24"/>
        </w:rPr>
        <w:t>.</w:t>
      </w:r>
    </w:p>
    <w:p w14:paraId="61062247" w14:textId="1085F848" w:rsidR="00FC7E19" w:rsidRDefault="00FC7E19" w:rsidP="007E403E">
      <w:pPr>
        <w:autoSpaceDE w:val="0"/>
        <w:autoSpaceDN w:val="0"/>
        <w:adjustRightInd w:val="0"/>
        <w:spacing w:line="480" w:lineRule="auto"/>
        <w:rPr>
          <w:rFonts w:ascii="Times New Roman" w:hAnsi="Times New Roman" w:cs="Times New Roman"/>
          <w:b/>
          <w:sz w:val="24"/>
          <w:szCs w:val="24"/>
        </w:rPr>
      </w:pPr>
      <w:bookmarkStart w:id="153" w:name="_Hlk526782457"/>
      <w:r>
        <w:rPr>
          <w:rFonts w:ascii="Times New Roman" w:hAnsi="Times New Roman" w:cs="Times New Roman"/>
          <w:b/>
          <w:sz w:val="24"/>
          <w:szCs w:val="24"/>
        </w:rPr>
        <w:t>E</w:t>
      </w:r>
      <w:r w:rsidR="00FB0F26" w:rsidRPr="00462E8C">
        <w:rPr>
          <w:rFonts w:ascii="Times New Roman" w:hAnsi="Times New Roman" w:cs="Times New Roman"/>
          <w:b/>
          <w:sz w:val="24"/>
          <w:szCs w:val="24"/>
        </w:rPr>
        <w:t>stimat</w:t>
      </w:r>
      <w:r>
        <w:rPr>
          <w:rFonts w:ascii="Times New Roman" w:hAnsi="Times New Roman" w:cs="Times New Roman"/>
          <w:b/>
          <w:sz w:val="24"/>
          <w:szCs w:val="24"/>
        </w:rPr>
        <w:t>ion</w:t>
      </w:r>
      <w:r w:rsidR="00FB0F26" w:rsidRPr="00462E8C">
        <w:rPr>
          <w:rFonts w:ascii="Times New Roman" w:hAnsi="Times New Roman" w:cs="Times New Roman"/>
          <w:b/>
          <w:sz w:val="24"/>
          <w:szCs w:val="24"/>
        </w:rPr>
        <w:t xml:space="preserve"> of nucleotide diversity and population mutation rate </w:t>
      </w:r>
    </w:p>
    <w:p w14:paraId="020CE98A" w14:textId="0C630BA8" w:rsidR="003463A6" w:rsidRPr="00462E8C" w:rsidRDefault="00FD52D5" w:rsidP="007E403E">
      <w:pPr>
        <w:autoSpaceDE w:val="0"/>
        <w:autoSpaceDN w:val="0"/>
        <w:adjustRightInd w:val="0"/>
        <w:spacing w:line="480" w:lineRule="auto"/>
        <w:rPr>
          <w:rFonts w:ascii="Times New Roman" w:hAnsi="Times New Roman" w:cs="Times New Roman"/>
          <w:sz w:val="24"/>
          <w:szCs w:val="24"/>
        </w:rPr>
      </w:pPr>
      <w:bookmarkStart w:id="154" w:name="_Hlk526782468"/>
      <w:bookmarkEnd w:id="153"/>
      <w:r>
        <w:rPr>
          <w:rFonts w:ascii="Times New Roman" w:hAnsi="Times New Roman" w:cs="Times New Roman"/>
          <w:sz w:val="24"/>
          <w:szCs w:val="24"/>
        </w:rPr>
        <w:t xml:space="preserve">We </w:t>
      </w:r>
      <w:r w:rsidR="00FB0F26" w:rsidRPr="00462E8C">
        <w:rPr>
          <w:rFonts w:ascii="Times New Roman" w:hAnsi="Times New Roman" w:cs="Times New Roman"/>
          <w:sz w:val="24"/>
          <w:szCs w:val="24"/>
        </w:rPr>
        <w:t>estimate</w:t>
      </w:r>
      <w:r w:rsidR="006F6883">
        <w:rPr>
          <w:rFonts w:ascii="Times New Roman" w:hAnsi="Times New Roman" w:cs="Times New Roman"/>
          <w:sz w:val="24"/>
          <w:szCs w:val="24"/>
        </w:rPr>
        <w:t>d</w:t>
      </w:r>
      <w:r w:rsidR="00574B89">
        <w:rPr>
          <w:rFonts w:ascii="Times New Roman" w:hAnsi="Times New Roman" w:cs="Times New Roman"/>
          <w:sz w:val="24"/>
          <w:szCs w:val="24"/>
        </w:rPr>
        <w:t xml:space="preserve"> </w:t>
      </w:r>
      <w:r w:rsidR="00FB0F26" w:rsidRPr="00462E8C">
        <w:rPr>
          <w:rFonts w:ascii="Times New Roman" w:hAnsi="Times New Roman" w:cs="Times New Roman"/>
          <w:sz w:val="24"/>
          <w:szCs w:val="24"/>
        </w:rPr>
        <w:t>nucleotide diversity (</w:t>
      </w:r>
      <w:r w:rsidR="00FB0F26" w:rsidRPr="00462E8C">
        <w:rPr>
          <w:rFonts w:ascii="Times New Roman" w:eastAsia="宋体" w:hAnsi="Times New Roman" w:cs="Times New Roman"/>
          <w:sz w:val="24"/>
          <w:szCs w:val="24"/>
        </w:rPr>
        <w:t>π</w:t>
      </w:r>
      <w:r w:rsidR="00FB0F26" w:rsidRPr="00462E8C">
        <w:rPr>
          <w:rFonts w:ascii="Times New Roman" w:hAnsi="Times New Roman" w:cs="Times New Roman"/>
          <w:sz w:val="24"/>
          <w:szCs w:val="24"/>
        </w:rPr>
        <w:t>) and Watterson’s estimator ϴ</w:t>
      </w:r>
      <w:r w:rsidR="00AF7C2D">
        <w:rPr>
          <w:rFonts w:ascii="Times New Roman" w:hAnsi="Times New Roman" w:cs="Times New Roman"/>
          <w:sz w:val="24"/>
          <w:szCs w:val="24"/>
        </w:rPr>
        <w:t xml:space="preserve"> </w:t>
      </w:r>
      <w:r w:rsidRPr="00462E8C">
        <w:rPr>
          <w:rFonts w:ascii="Times New Roman" w:hAnsi="Times New Roman" w:cs="Times New Roman"/>
          <w:sz w:val="24"/>
          <w:szCs w:val="24"/>
        </w:rPr>
        <w:t>us</w:t>
      </w:r>
      <w:r>
        <w:rPr>
          <w:rFonts w:ascii="Times New Roman" w:hAnsi="Times New Roman" w:cs="Times New Roman"/>
          <w:sz w:val="24"/>
          <w:szCs w:val="24"/>
        </w:rPr>
        <w:t>ing</w:t>
      </w:r>
      <w:r w:rsidRPr="00462E8C">
        <w:rPr>
          <w:rFonts w:ascii="Times New Roman" w:hAnsi="Times New Roman" w:cs="Times New Roman"/>
          <w:sz w:val="24"/>
          <w:szCs w:val="24"/>
        </w:rPr>
        <w:t xml:space="preserve"> </w:t>
      </w:r>
      <w:r w:rsidR="00FB0F26" w:rsidRPr="00462E8C">
        <w:rPr>
          <w:rFonts w:ascii="Times New Roman" w:hAnsi="Times New Roman" w:cs="Times New Roman"/>
          <w:sz w:val="24"/>
          <w:szCs w:val="24"/>
        </w:rPr>
        <w:t xml:space="preserve">the PoPoolation package, which corrects </w:t>
      </w:r>
      <w:r w:rsidR="00574B89">
        <w:rPr>
          <w:rFonts w:ascii="Times New Roman" w:hAnsi="Times New Roman" w:cs="Times New Roman"/>
          <w:sz w:val="24"/>
          <w:szCs w:val="24"/>
        </w:rPr>
        <w:t>biases causing</w:t>
      </w:r>
      <w:r w:rsidR="00FB0F26" w:rsidRPr="00462E8C">
        <w:rPr>
          <w:rFonts w:ascii="Times New Roman" w:hAnsi="Times New Roman" w:cs="Times New Roman"/>
          <w:sz w:val="24"/>
          <w:szCs w:val="24"/>
        </w:rPr>
        <w:t xml:space="preserve"> by po</w:t>
      </w:r>
      <w:r w:rsidR="00AF7C2D">
        <w:rPr>
          <w:rFonts w:ascii="Times New Roman" w:hAnsi="Times New Roman" w:cs="Times New Roman"/>
          <w:sz w:val="24"/>
          <w:szCs w:val="24"/>
        </w:rPr>
        <w:t xml:space="preserve">oling and sequencing errors, in </w:t>
      </w:r>
      <w:r w:rsidR="00FB0F26" w:rsidRPr="00462E8C">
        <w:rPr>
          <w:rFonts w:ascii="Times New Roman" w:eastAsia="宋体" w:hAnsi="Times New Roman" w:cs="Times New Roman"/>
          <w:sz w:val="24"/>
          <w:szCs w:val="24"/>
        </w:rPr>
        <w:t>40 kb non-overlapping windows</w:t>
      </w:r>
      <w:bookmarkEnd w:id="154"/>
      <w:r w:rsidR="003A420E">
        <w:rPr>
          <w:rFonts w:ascii="Times New Roman" w:eastAsia="宋体" w:hAnsi="Times New Roman" w:cs="Times New Roman"/>
          <w:sz w:val="24"/>
          <w:szCs w:val="24"/>
        </w:rPr>
        <w:fldChar w:fldCharType="begin"/>
      </w:r>
      <w:r w:rsidR="00F50B80">
        <w:rPr>
          <w:rFonts w:ascii="Times New Roman" w:eastAsia="宋体" w:hAnsi="Times New Roman" w:cs="Times New Roman"/>
          <w:sz w:val="24"/>
          <w:szCs w:val="24"/>
        </w:rPr>
        <w:instrText xml:space="preserve"> ADDIN EN.CITE &lt;EndNote&gt;&lt;Cite&gt;&lt;Author&gt;Kofler&lt;/Author&gt;&lt;Year&gt;2011&lt;/Year&gt;&lt;RecNum&gt;90&lt;/RecNum&gt;&lt;DisplayText&gt;(59)&lt;/DisplayText&gt;&lt;record&gt;&lt;rec-number&gt;90&lt;/rec-number&gt;&lt;foreign-keys&gt;&lt;key app="EN" db-id="zd9vrr9r4sxpvoex0z2x0seo95tx9fexr95t" timestamp="1494937268"&gt;90&lt;/key&gt;&lt;/foreign-keys&gt;&lt;ref-type name="Journal Article"&gt;17&lt;/ref-type&gt;&lt;contributors&gt;&lt;authors&gt;&lt;author&gt;Kofler, R.&lt;/author&gt;&lt;author&gt;Orozco-terWengel, P.&lt;/author&gt;&lt;author&gt;De Maio, N.&lt;/author&gt;&lt;author&gt;Pandey, R. V.&lt;/author&gt;&lt;author&gt;Nolte, V.&lt;/author&gt;&lt;author&gt;Futschik, A.&lt;/author&gt;&lt;author&gt;Kosiol, C.&lt;/author&gt;&lt;author&gt;Schlotterer, C.&lt;/author&gt;&lt;/authors&gt;&lt;/contributors&gt;&lt;auth-address&gt;Institute of Population Genetics, Vetmeduni Vienna, Vienna, Austria.&lt;/auth-address&gt;&lt;titles&gt;&lt;title&gt;PoPoolation: a toolbox for population genetic analysis of next generation sequencing data from pooled individuals&lt;/title&gt;&lt;secondary-title&gt;PLoS One&lt;/secondary-title&gt;&lt;/titles&gt;&lt;periodical&gt;&lt;full-title&gt;PLoS One&lt;/full-title&gt;&lt;/periodical&gt;&lt;pages&gt;e15925&lt;/pages&gt;&lt;volume&gt;6&lt;/volume&gt;&lt;number&gt;1&lt;/number&gt;&lt;keywords&gt;&lt;keyword&gt;*Algorithms&lt;/keyword&gt;&lt;keyword&gt;Base Sequence&lt;/keyword&gt;&lt;keyword&gt;Data Interpretation, Statistical&lt;/keyword&gt;&lt;keyword&gt;Genetics, Population&lt;/keyword&gt;&lt;keyword&gt;Humans&lt;/keyword&gt;&lt;keyword&gt;Internet&lt;/keyword&gt;&lt;keyword&gt;Models, Genetic&lt;/keyword&gt;&lt;keyword&gt;Sequence Analysis, DNA/*methods/*statistics &amp;amp; numerical data&lt;/keyword&gt;&lt;/keywords&gt;&lt;dates&gt;&lt;year&gt;2011&lt;/year&gt;&lt;pub-dates&gt;&lt;date&gt;Jan 06&lt;/date&gt;&lt;/pub-dates&gt;&lt;/dates&gt;&lt;isbn&gt;1932-6203 (Electronic)&amp;#xD;1932-6203 (Linking)&lt;/isbn&gt;&lt;accession-num&gt;21253599&lt;/accession-num&gt;&lt;urls&gt;&lt;related-urls&gt;&lt;url&gt;https://www.ncbi.nlm.nih.gov/pubmed/21253599&lt;/url&gt;&lt;/related-urls&gt;&lt;/urls&gt;&lt;custom2&gt;PMC3017084&lt;/custom2&gt;&lt;electronic-resource-num&gt;10.1371/journal.pone.0015925&lt;/electronic-resource-num&gt;&lt;/record&gt;&lt;/Cite&gt;&lt;/EndNote&gt;</w:instrText>
      </w:r>
      <w:r w:rsidR="003A420E">
        <w:rPr>
          <w:rFonts w:ascii="Times New Roman" w:eastAsia="宋体" w:hAnsi="Times New Roman" w:cs="Times New Roman"/>
          <w:sz w:val="24"/>
          <w:szCs w:val="24"/>
        </w:rPr>
        <w:fldChar w:fldCharType="separate"/>
      </w:r>
      <w:r w:rsidR="00F50B80">
        <w:rPr>
          <w:rFonts w:ascii="Times New Roman" w:eastAsia="宋体" w:hAnsi="Times New Roman" w:cs="Times New Roman"/>
          <w:noProof/>
          <w:sz w:val="24"/>
          <w:szCs w:val="24"/>
        </w:rPr>
        <w:t>(59)</w:t>
      </w:r>
      <w:r w:rsidR="003A420E">
        <w:rPr>
          <w:rFonts w:ascii="Times New Roman" w:eastAsia="宋体" w:hAnsi="Times New Roman" w:cs="Times New Roman"/>
          <w:sz w:val="24"/>
          <w:szCs w:val="24"/>
        </w:rPr>
        <w:fldChar w:fldCharType="end"/>
      </w:r>
      <w:r w:rsidR="00FB0F26" w:rsidRPr="00462E8C">
        <w:rPr>
          <w:rFonts w:ascii="Times New Roman" w:eastAsia="宋体" w:hAnsi="Times New Roman" w:cs="Times New Roman"/>
          <w:sz w:val="24"/>
          <w:szCs w:val="24"/>
        </w:rPr>
        <w:t xml:space="preserve">. </w:t>
      </w:r>
      <w:bookmarkStart w:id="155" w:name="_Hlk526782552"/>
      <w:r w:rsidR="00FB0F26" w:rsidRPr="00A66508">
        <w:rPr>
          <w:rFonts w:ascii="Times New Roman" w:eastAsia="宋体" w:hAnsi="Times New Roman" w:cs="Times New Roman"/>
          <w:sz w:val="24"/>
          <w:szCs w:val="24"/>
        </w:rPr>
        <w:t>We required per position a minimum coverage of 13,13,13,6 and 6 a maximum coverage of 150,150,500,100 and</w:t>
      </w:r>
      <w:r w:rsidR="00070F5F" w:rsidRPr="00A66508">
        <w:rPr>
          <w:rFonts w:ascii="Times New Roman" w:eastAsia="宋体" w:hAnsi="Times New Roman" w:cs="Times New Roman"/>
          <w:sz w:val="24"/>
          <w:szCs w:val="24"/>
        </w:rPr>
        <w:t xml:space="preserve"> 100 for mallard, spot-</w:t>
      </w:r>
      <w:r w:rsidR="00070F5F" w:rsidRPr="00A66508">
        <w:rPr>
          <w:rFonts w:ascii="Times New Roman" w:eastAsia="宋体" w:hAnsi="Times New Roman" w:cs="Times New Roman"/>
          <w:sz w:val="24"/>
          <w:szCs w:val="24"/>
        </w:rPr>
        <w:lastRenderedPageBreak/>
        <w:t>billed, Beijing, S</w:t>
      </w:r>
      <w:r w:rsidR="00FB0F26" w:rsidRPr="00A66508">
        <w:rPr>
          <w:rFonts w:ascii="Times New Roman" w:eastAsia="宋体" w:hAnsi="Times New Roman" w:cs="Times New Roman"/>
          <w:sz w:val="24"/>
          <w:szCs w:val="24"/>
        </w:rPr>
        <w:t>haoxing, and other 8 domestic population each, and set min-count and min-covered-fraction to be 3 and 0.6 for all.</w:t>
      </w:r>
      <w:bookmarkEnd w:id="155"/>
    </w:p>
    <w:p w14:paraId="1696CDF1" w14:textId="26EDD302" w:rsidR="00761396" w:rsidRDefault="00055450" w:rsidP="007E403E">
      <w:pPr>
        <w:autoSpaceDE w:val="0"/>
        <w:autoSpaceDN w:val="0"/>
        <w:adjustRightInd w:val="0"/>
        <w:spacing w:line="480" w:lineRule="auto"/>
        <w:rPr>
          <w:rFonts w:ascii="Times New Roman" w:hAnsi="Times New Roman" w:cs="Times New Roman"/>
          <w:b/>
          <w:sz w:val="24"/>
          <w:szCs w:val="24"/>
        </w:rPr>
      </w:pPr>
      <w:bookmarkStart w:id="156" w:name="_Hlk526782659"/>
      <w:r>
        <w:rPr>
          <w:rFonts w:ascii="Times New Roman" w:hAnsi="Times New Roman" w:cs="Times New Roman"/>
          <w:b/>
          <w:sz w:val="24"/>
          <w:szCs w:val="24"/>
        </w:rPr>
        <w:t xml:space="preserve">Analysis of </w:t>
      </w:r>
      <w:r w:rsidR="00FA6EB4">
        <w:rPr>
          <w:rFonts w:ascii="Times New Roman" w:hAnsi="Times New Roman" w:cs="Times New Roman"/>
          <w:b/>
          <w:sz w:val="24"/>
          <w:szCs w:val="24"/>
        </w:rPr>
        <w:t>linkage disequilibrium (</w:t>
      </w:r>
      <w:r w:rsidR="001E54B2" w:rsidRPr="00097627">
        <w:rPr>
          <w:rFonts w:ascii="Times New Roman" w:hAnsi="Times New Roman" w:cs="Times New Roman"/>
          <w:b/>
          <w:sz w:val="24"/>
          <w:szCs w:val="24"/>
        </w:rPr>
        <w:t>LD</w:t>
      </w:r>
      <w:r w:rsidR="00FA6EB4">
        <w:rPr>
          <w:rFonts w:ascii="Times New Roman" w:hAnsi="Times New Roman" w:cs="Times New Roman"/>
          <w:b/>
          <w:sz w:val="24"/>
          <w:szCs w:val="24"/>
        </w:rPr>
        <w:t>)</w:t>
      </w:r>
      <w:r w:rsidR="001E54B2" w:rsidRPr="00097627">
        <w:rPr>
          <w:rFonts w:ascii="Times New Roman" w:hAnsi="Times New Roman" w:cs="Times New Roman"/>
          <w:b/>
          <w:sz w:val="24"/>
          <w:szCs w:val="24"/>
        </w:rPr>
        <w:t xml:space="preserve">, </w:t>
      </w:r>
      <w:r w:rsidR="00085EF2">
        <w:rPr>
          <w:rFonts w:ascii="Times New Roman" w:hAnsi="Times New Roman" w:cs="Times New Roman"/>
          <w:b/>
          <w:sz w:val="24"/>
          <w:szCs w:val="24"/>
        </w:rPr>
        <w:t>identical by state (</w:t>
      </w:r>
      <w:r w:rsidR="00FB0F26" w:rsidRPr="00097627">
        <w:rPr>
          <w:rFonts w:ascii="Times New Roman" w:hAnsi="Times New Roman" w:cs="Times New Roman"/>
          <w:b/>
          <w:sz w:val="24"/>
          <w:szCs w:val="24"/>
        </w:rPr>
        <w:t>IBS</w:t>
      </w:r>
      <w:r w:rsidR="00085EF2">
        <w:rPr>
          <w:rFonts w:ascii="Times New Roman" w:hAnsi="Times New Roman" w:cs="Times New Roman"/>
          <w:b/>
          <w:sz w:val="24"/>
          <w:szCs w:val="24"/>
        </w:rPr>
        <w:t>)</w:t>
      </w:r>
      <w:r w:rsidR="00FB0F26" w:rsidRPr="00097627">
        <w:rPr>
          <w:rFonts w:ascii="Times New Roman" w:hAnsi="Times New Roman" w:cs="Times New Roman"/>
          <w:b/>
          <w:sz w:val="24"/>
          <w:szCs w:val="24"/>
        </w:rPr>
        <w:t xml:space="preserve">, </w:t>
      </w:r>
      <w:r w:rsidR="00085EF2" w:rsidRPr="00097627">
        <w:rPr>
          <w:rFonts w:ascii="Times New Roman" w:hAnsi="Times New Roman" w:cs="Times New Roman"/>
          <w:b/>
          <w:iCs/>
          <w:color w:val="000000" w:themeColor="text1"/>
          <w:kern w:val="0"/>
          <w:sz w:val="24"/>
          <w:szCs w:val="24"/>
        </w:rPr>
        <w:t>principal component analysis</w:t>
      </w:r>
      <w:r w:rsidR="00085EF2" w:rsidRPr="00085EF2">
        <w:rPr>
          <w:rFonts w:ascii="Times New Roman" w:hAnsi="Times New Roman" w:cs="Times New Roman"/>
          <w:b/>
          <w:sz w:val="24"/>
          <w:szCs w:val="24"/>
        </w:rPr>
        <w:t xml:space="preserve"> </w:t>
      </w:r>
      <w:r w:rsidR="00085EF2">
        <w:rPr>
          <w:rFonts w:ascii="Times New Roman" w:hAnsi="Times New Roman" w:cs="Times New Roman"/>
          <w:b/>
          <w:sz w:val="24"/>
          <w:szCs w:val="24"/>
        </w:rPr>
        <w:t>(</w:t>
      </w:r>
      <w:r w:rsidR="00FB0F26" w:rsidRPr="00097627">
        <w:rPr>
          <w:rFonts w:ascii="Times New Roman" w:hAnsi="Times New Roman" w:cs="Times New Roman"/>
          <w:b/>
          <w:sz w:val="24"/>
          <w:szCs w:val="24"/>
        </w:rPr>
        <w:t>PCA</w:t>
      </w:r>
      <w:r w:rsidR="00085EF2">
        <w:rPr>
          <w:rFonts w:ascii="Times New Roman" w:hAnsi="Times New Roman" w:cs="Times New Roman"/>
          <w:b/>
          <w:sz w:val="24"/>
          <w:szCs w:val="24"/>
        </w:rPr>
        <w:t>)</w:t>
      </w:r>
      <w:r w:rsidR="00FB0F26" w:rsidRPr="00097627">
        <w:rPr>
          <w:rFonts w:ascii="Times New Roman" w:hAnsi="Times New Roman" w:cs="Times New Roman"/>
          <w:b/>
          <w:sz w:val="24"/>
          <w:szCs w:val="24"/>
        </w:rPr>
        <w:t>, f3-statistics</w:t>
      </w:r>
      <w:r w:rsidR="00085EF2">
        <w:rPr>
          <w:rFonts w:ascii="Times New Roman" w:hAnsi="Times New Roman" w:cs="Times New Roman"/>
          <w:b/>
          <w:sz w:val="24"/>
          <w:szCs w:val="24"/>
        </w:rPr>
        <w:t xml:space="preserve"> and</w:t>
      </w:r>
      <w:r w:rsidR="00FB0F26" w:rsidRPr="00097627">
        <w:rPr>
          <w:rFonts w:ascii="Times New Roman" w:hAnsi="Times New Roman" w:cs="Times New Roman"/>
          <w:b/>
          <w:sz w:val="24"/>
          <w:szCs w:val="24"/>
        </w:rPr>
        <w:t xml:space="preserve"> population structure </w:t>
      </w:r>
    </w:p>
    <w:p w14:paraId="446816DE" w14:textId="680FCCB2" w:rsidR="003463A6" w:rsidRPr="00DB4644" w:rsidRDefault="00FB0F26" w:rsidP="007E403E">
      <w:pPr>
        <w:autoSpaceDE w:val="0"/>
        <w:autoSpaceDN w:val="0"/>
        <w:adjustRightInd w:val="0"/>
        <w:spacing w:line="480" w:lineRule="auto"/>
        <w:rPr>
          <w:rFonts w:ascii="Times New Roman" w:hAnsi="Times New Roman" w:cs="Times New Roman"/>
          <w:iCs/>
          <w:color w:val="000000" w:themeColor="text1"/>
          <w:kern w:val="0"/>
          <w:sz w:val="24"/>
          <w:szCs w:val="24"/>
        </w:rPr>
      </w:pPr>
      <w:r w:rsidRPr="00097627">
        <w:rPr>
          <w:rFonts w:ascii="Times New Roman" w:hAnsi="Times New Roman" w:cs="Times New Roman"/>
          <w:sz w:val="24"/>
          <w:szCs w:val="24"/>
        </w:rPr>
        <w:t xml:space="preserve">LD level in </w:t>
      </w:r>
      <w:r w:rsidR="00085EF2">
        <w:rPr>
          <w:rFonts w:ascii="Times New Roman" w:hAnsi="Times New Roman" w:cs="Times New Roman"/>
          <w:sz w:val="24"/>
          <w:szCs w:val="24"/>
        </w:rPr>
        <w:t>B</w:t>
      </w:r>
      <w:r w:rsidRPr="00097627">
        <w:rPr>
          <w:rFonts w:ascii="Times New Roman" w:hAnsi="Times New Roman" w:cs="Times New Roman"/>
          <w:sz w:val="24"/>
          <w:szCs w:val="24"/>
        </w:rPr>
        <w:t>eijing,</w:t>
      </w:r>
      <w:r w:rsidR="00085EF2">
        <w:rPr>
          <w:rFonts w:ascii="Times New Roman" w:hAnsi="Times New Roman" w:cs="Times New Roman"/>
          <w:sz w:val="24"/>
          <w:szCs w:val="24"/>
        </w:rPr>
        <w:t xml:space="preserve"> S</w:t>
      </w:r>
      <w:r w:rsidR="00085EF2" w:rsidRPr="00097627">
        <w:rPr>
          <w:rFonts w:ascii="Times New Roman" w:hAnsi="Times New Roman" w:cs="Times New Roman"/>
          <w:sz w:val="24"/>
          <w:szCs w:val="24"/>
        </w:rPr>
        <w:t>haoxing</w:t>
      </w:r>
      <w:r w:rsidRPr="00097627">
        <w:rPr>
          <w:rFonts w:ascii="Times New Roman" w:hAnsi="Times New Roman" w:cs="Times New Roman"/>
          <w:sz w:val="24"/>
          <w:szCs w:val="24"/>
        </w:rPr>
        <w:t xml:space="preserve">, </w:t>
      </w:r>
      <w:r w:rsidR="004E2A24">
        <w:rPr>
          <w:rFonts w:ascii="Times New Roman" w:hAnsi="Times New Roman" w:cs="Times New Roman"/>
          <w:sz w:val="24"/>
          <w:szCs w:val="24"/>
        </w:rPr>
        <w:t>mallard duck and spot-billed duck</w:t>
      </w:r>
      <w:r w:rsidRPr="00097627">
        <w:rPr>
          <w:rFonts w:ascii="Times New Roman" w:hAnsi="Times New Roman" w:cs="Times New Roman"/>
          <w:sz w:val="24"/>
          <w:szCs w:val="24"/>
        </w:rPr>
        <w:t xml:space="preserve"> populations</w:t>
      </w:r>
      <w:r w:rsidR="00085EF2">
        <w:rPr>
          <w:rFonts w:ascii="Times New Roman" w:hAnsi="Times New Roman" w:cs="Times New Roman"/>
          <w:sz w:val="24"/>
          <w:szCs w:val="24"/>
        </w:rPr>
        <w:t xml:space="preserve"> were measured through calculating </w:t>
      </w:r>
      <w:r w:rsidR="002E0A64">
        <w:rPr>
          <w:rFonts w:ascii="Times New Roman" w:hAnsi="Times New Roman" w:cs="Times New Roman"/>
          <w:sz w:val="24"/>
          <w:szCs w:val="24"/>
        </w:rPr>
        <w:t>the correlation coefficient (r</w:t>
      </w:r>
      <w:r w:rsidR="002E0A64" w:rsidRPr="00097627">
        <w:rPr>
          <w:rFonts w:ascii="Times New Roman" w:hAnsi="Times New Roman" w:cs="Times New Roman"/>
          <w:sz w:val="24"/>
          <w:szCs w:val="24"/>
          <w:vertAlign w:val="superscript"/>
        </w:rPr>
        <w:t>2</w:t>
      </w:r>
      <w:r w:rsidR="002E0A64">
        <w:rPr>
          <w:rFonts w:ascii="Times New Roman" w:hAnsi="Times New Roman" w:cs="Times New Roman"/>
          <w:sz w:val="24"/>
          <w:szCs w:val="24"/>
        </w:rPr>
        <w:t>) of alleles</w:t>
      </w:r>
      <w:r w:rsidRPr="00097627">
        <w:rPr>
          <w:rFonts w:ascii="Times New Roman" w:hAnsi="Times New Roman" w:cs="Times New Roman"/>
          <w:sz w:val="24"/>
          <w:szCs w:val="24"/>
        </w:rPr>
        <w:t xml:space="preserve"> using </w:t>
      </w:r>
      <w:r w:rsidR="002E0A64">
        <w:rPr>
          <w:rFonts w:ascii="Times New Roman" w:hAnsi="Times New Roman" w:cs="Times New Roman"/>
          <w:sz w:val="24"/>
          <w:szCs w:val="24"/>
        </w:rPr>
        <w:t>the PLINK</w:t>
      </w:r>
      <w:bookmarkEnd w:id="156"/>
      <w:r w:rsidR="0017255A">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&lt;EndNote&gt;&lt;Cite&gt;&lt;Author&gt;Purcell&lt;/Author&gt;&lt;Year&gt;2007&lt;/Year&gt;&lt;RecNum&gt;117&lt;/RecNum&gt;&lt;DisplayText&gt;(60)&lt;/DisplayText&gt;&lt;record&gt;&lt;rec-number&gt;117&lt;/rec-number&gt;&lt;foreign-keys&gt;&lt;key app="EN" db-id="atwwzdr59w9z99efw5wxdw5cfvrz5rsfd205" timestamp="0"&gt;117&lt;/key&gt;&lt;/foreign-keys&gt;&lt;ref-type name="Journal Article"&gt;17&lt;/ref-type&gt;&lt;contributors&gt;&lt;authors&gt;&lt;author&gt;Purcell, S.&lt;/author&gt;&lt;author&gt;Neale, B.&lt;/author&gt;&lt;author&gt;Todd-Brown, K.&lt;/author&gt;&lt;author&gt;Thomas, L.&lt;/author&gt;&lt;author&gt;Ferreira, M. A.&lt;/author&gt;&lt;author&gt;Bender, D.&lt;/author&gt;&lt;author&gt;Maller, J.&lt;/author&gt;&lt;author&gt;Sklar, P.&lt;/author&gt;&lt;author&gt;de Bakker, P. I.&lt;/author&gt;&lt;author&gt;Daly, M. J.&lt;/author&gt;&lt;author&gt;Sham, P. C.&lt;/author&gt;&lt;/authors&gt;&lt;/contributors&gt;&lt;auth-address&gt;Center for Human Genetic Research, Massachusetts General Hospital, Boston, MA 02114, USA. shaun@pngu.mgh.harvard.edu&lt;/auth-address&gt;&lt;titles&gt;&lt;title&gt;PLINK: a tool set for whole-genome association and population-based linkage analyses&lt;/title&gt;&lt;secondary-title&gt;Am J Hum Genet&lt;/secondary-title&gt;&lt;/titles&gt;&lt;pages&gt;559-75&lt;/pages&gt;&lt;volume&gt;81&lt;/volume&gt;&lt;number&gt;3&lt;/number&gt;&lt;keywords&gt;&lt;keyword&gt;Genetic Linkage/*genetics&lt;/keyword&gt;&lt;keyword&gt;Genome, Human/*genetics&lt;/keyword&gt;&lt;keyword&gt;Humans&lt;/keyword&gt;&lt;keyword&gt;Polymorphism, Single Nucleotide&lt;/keyword&gt;&lt;keyword&gt;Population/*genetics&lt;/keyword&gt;&lt;keyword&gt;*Software&lt;/keyword&gt;&lt;/keywords&gt;&lt;dates&gt;&lt;year&gt;2007&lt;/year&gt;&lt;pub-dates&gt;&lt;date&gt;Sep&lt;/date&gt;&lt;/pub-dates&gt;&lt;/dates&gt;&lt;isbn&gt;0002-9297 (Print)&amp;#xD;0002-9297 (Linking)&lt;/isbn&gt;&lt;accession-num&gt;17701901&lt;/accession-num&gt;&lt;urls&gt;&lt;related-urls&gt;&lt;url&gt;https://www.ncbi.nlm.nih.gov/pubmed/17701901&lt;/url&gt;&lt;/related-urls&gt;&lt;/urls&gt;&lt;custom2&gt;PMC1950838&lt;/custom2&gt;&lt;electronic-resource-num&gt;10.1086/519795&lt;/electronic-resource-num&gt;&lt;/record&gt;&lt;/Cite&gt;&lt;/EndNote&gt;</w:instrText>
      </w:r>
      <w:r w:rsidR="0017255A">
        <w:rPr>
          <w:rFonts w:ascii="Times New Roman" w:hAnsi="Times New Roman" w:cs="Times New Roman"/>
          <w:sz w:val="24"/>
          <w:szCs w:val="24"/>
        </w:rPr>
        <w:fldChar w:fldCharType="separate"/>
      </w:r>
      <w:r w:rsidR="00F50B80">
        <w:rPr>
          <w:rFonts w:ascii="Times New Roman" w:hAnsi="Times New Roman" w:cs="Times New Roman"/>
          <w:noProof/>
          <w:sz w:val="24"/>
          <w:szCs w:val="24"/>
        </w:rPr>
        <w:t>(60)</w:t>
      </w:r>
      <w:r w:rsidR="0017255A">
        <w:rPr>
          <w:rFonts w:ascii="Times New Roman" w:hAnsi="Times New Roman" w:cs="Times New Roman"/>
          <w:sz w:val="24"/>
          <w:szCs w:val="24"/>
        </w:rPr>
        <w:fldChar w:fldCharType="end"/>
      </w:r>
      <w:r w:rsidRPr="00097627">
        <w:rPr>
          <w:rFonts w:ascii="Times New Roman" w:hAnsi="Times New Roman" w:cs="Times New Roman"/>
          <w:sz w:val="24"/>
          <w:szCs w:val="24"/>
        </w:rPr>
        <w:t>.</w:t>
      </w:r>
      <w:r w:rsidR="000B54F8">
        <w:rPr>
          <w:rFonts w:ascii="Times New Roman" w:hAnsi="Times New Roman" w:cs="Times New Roman"/>
          <w:sz w:val="24"/>
          <w:szCs w:val="24"/>
        </w:rPr>
        <w:t xml:space="preserve"> </w:t>
      </w:r>
      <w:bookmarkStart w:id="157" w:name="_Hlk526782858"/>
      <w:r w:rsidRPr="00097627">
        <w:rPr>
          <w:rFonts w:ascii="Times New Roman" w:hAnsi="Times New Roman" w:cs="Times New Roman"/>
          <w:sz w:val="24"/>
          <w:szCs w:val="24"/>
        </w:rPr>
        <w:t>The parameters were set as follows: --ld-window-kb 500 --ld-window 99999</w:t>
      </w:r>
      <w:r w:rsidRPr="00097627">
        <w:rPr>
          <w:rFonts w:ascii="Times New Roman" w:hAnsi="Times New Roman" w:cs="Times New Roman"/>
          <w:color w:val="000000" w:themeColor="text1"/>
          <w:sz w:val="24"/>
          <w:szCs w:val="24"/>
        </w:rPr>
        <w:t xml:space="preserve"> </w:t>
      </w:r>
      <w:r w:rsidRPr="00097627">
        <w:rPr>
          <w:rFonts w:ascii="Times New Roman" w:hAnsi="Times New Roman" w:cs="Times New Roman"/>
          <w:iCs/>
          <w:color w:val="000000" w:themeColor="text1"/>
          <w:kern w:val="0"/>
          <w:sz w:val="24"/>
          <w:szCs w:val="24"/>
        </w:rPr>
        <w:t>--ld-window-r2 0 --r2</w:t>
      </w:r>
      <w:r w:rsidRPr="00097627">
        <w:rPr>
          <w:rFonts w:ascii="Times New Roman" w:hAnsi="Times New Roman" w:cs="Times New Roman"/>
          <w:sz w:val="24"/>
          <w:szCs w:val="24"/>
        </w:rPr>
        <w:t xml:space="preserve">. </w:t>
      </w:r>
      <w:r w:rsidR="00D54B33">
        <w:rPr>
          <w:rFonts w:ascii="Times New Roman" w:hAnsi="Times New Roman" w:cs="Times New Roman"/>
          <w:iCs/>
          <w:color w:val="000000" w:themeColor="text1"/>
          <w:kern w:val="0"/>
          <w:sz w:val="24"/>
          <w:szCs w:val="24"/>
        </w:rPr>
        <w:t xml:space="preserve">To reduce effect of LD, </w:t>
      </w:r>
      <w:r w:rsidR="00EF1D43" w:rsidRPr="007B6389">
        <w:rPr>
          <w:rFonts w:ascii="Times New Roman" w:hAnsi="Times New Roman" w:cs="Times New Roman"/>
          <w:iCs/>
          <w:color w:val="000000" w:themeColor="text1"/>
          <w:kern w:val="0"/>
          <w:sz w:val="24"/>
          <w:szCs w:val="24"/>
        </w:rPr>
        <w:t xml:space="preserve">SNPs </w:t>
      </w:r>
      <w:r w:rsidR="00C0593C">
        <w:rPr>
          <w:rFonts w:ascii="Times New Roman" w:hAnsi="Times New Roman" w:cs="Times New Roman"/>
          <w:iCs/>
          <w:color w:val="000000" w:themeColor="text1"/>
          <w:kern w:val="0"/>
          <w:sz w:val="24"/>
          <w:szCs w:val="24"/>
        </w:rPr>
        <w:t>were pruning by LD</w:t>
      </w:r>
      <w:r w:rsidR="00940C8E">
        <w:rPr>
          <w:rFonts w:ascii="Times New Roman" w:hAnsi="Times New Roman" w:cs="Times New Roman"/>
          <w:iCs/>
          <w:color w:val="000000" w:themeColor="text1"/>
          <w:kern w:val="0"/>
          <w:sz w:val="24"/>
          <w:szCs w:val="24"/>
        </w:rPr>
        <w:t xml:space="preserve"> </w:t>
      </w:r>
      <w:r w:rsidR="00A269B8">
        <w:rPr>
          <w:rFonts w:ascii="Times New Roman" w:hAnsi="Times New Roman" w:cs="Times New Roman"/>
          <w:iCs/>
          <w:color w:val="000000" w:themeColor="text1"/>
          <w:kern w:val="0"/>
          <w:sz w:val="24"/>
          <w:szCs w:val="24"/>
        </w:rPr>
        <w:t xml:space="preserve">and subsequently </w:t>
      </w:r>
      <w:r w:rsidR="00EF1D43" w:rsidRPr="007B6389">
        <w:rPr>
          <w:rFonts w:ascii="Times New Roman" w:hAnsi="Times New Roman" w:cs="Times New Roman"/>
          <w:iCs/>
          <w:color w:val="000000" w:themeColor="text1"/>
          <w:kern w:val="0"/>
          <w:sz w:val="24"/>
          <w:szCs w:val="24"/>
        </w:rPr>
        <w:t xml:space="preserve">used </w:t>
      </w:r>
      <w:r w:rsidR="00A269B8">
        <w:rPr>
          <w:rFonts w:ascii="Times New Roman" w:hAnsi="Times New Roman" w:cs="Times New Roman"/>
          <w:iCs/>
          <w:color w:val="000000" w:themeColor="text1"/>
          <w:kern w:val="0"/>
          <w:sz w:val="24"/>
          <w:szCs w:val="24"/>
        </w:rPr>
        <w:t>for the</w:t>
      </w:r>
      <w:r w:rsidR="00EF1D43" w:rsidRPr="007B6389">
        <w:rPr>
          <w:rFonts w:ascii="Times New Roman" w:hAnsi="Times New Roman" w:cs="Times New Roman"/>
          <w:iCs/>
          <w:color w:val="000000" w:themeColor="text1"/>
          <w:kern w:val="0"/>
          <w:sz w:val="24"/>
          <w:szCs w:val="24"/>
        </w:rPr>
        <w:t xml:space="preserve"> PCA, f3-statistics and population structure analyses (</w:t>
      </w:r>
      <w:r w:rsidR="007E17A5">
        <w:rPr>
          <w:rFonts w:ascii="Times New Roman" w:hAnsi="Times New Roman" w:cs="Times New Roman"/>
          <w:iCs/>
          <w:color w:val="000000" w:themeColor="text1"/>
          <w:kern w:val="0"/>
          <w:sz w:val="24"/>
          <w:szCs w:val="24"/>
        </w:rPr>
        <w:t>Fig. S11</w:t>
      </w:r>
      <w:r w:rsidR="00EF1D43" w:rsidRPr="007B6389">
        <w:rPr>
          <w:rFonts w:ascii="Times New Roman" w:hAnsi="Times New Roman" w:cs="Times New Roman"/>
          <w:iCs/>
          <w:color w:val="000000" w:themeColor="text1"/>
          <w:kern w:val="0"/>
          <w:sz w:val="24"/>
          <w:szCs w:val="24"/>
        </w:rPr>
        <w:t>).</w:t>
      </w:r>
      <w:r w:rsidR="00EF1D43">
        <w:rPr>
          <w:rFonts w:ascii="Times New Roman" w:hAnsi="Times New Roman" w:cs="Times New Roman"/>
          <w:iCs/>
          <w:color w:val="000000" w:themeColor="text1"/>
          <w:kern w:val="0"/>
          <w:sz w:val="24"/>
          <w:szCs w:val="24"/>
        </w:rPr>
        <w:t xml:space="preserve"> </w:t>
      </w:r>
      <w:r w:rsidR="00A66191">
        <w:rPr>
          <w:rFonts w:ascii="Times New Roman" w:hAnsi="Times New Roman" w:cs="Times New Roman"/>
          <w:iCs/>
          <w:color w:val="000000" w:themeColor="text1"/>
          <w:kern w:val="0"/>
          <w:sz w:val="24"/>
          <w:szCs w:val="24"/>
        </w:rPr>
        <w:t xml:space="preserve">We constructed phylogenetic trees by using </w:t>
      </w:r>
      <w:r w:rsidRPr="00097627">
        <w:rPr>
          <w:rFonts w:ascii="Times New Roman" w:hAnsi="Times New Roman" w:cs="Times New Roman"/>
          <w:iCs/>
          <w:color w:val="000000" w:themeColor="text1"/>
          <w:kern w:val="0"/>
          <w:sz w:val="24"/>
          <w:szCs w:val="24"/>
        </w:rPr>
        <w:t xml:space="preserve">neighbor-joining </w:t>
      </w:r>
      <w:r w:rsidR="00A66191">
        <w:rPr>
          <w:rFonts w:ascii="Times New Roman" w:hAnsi="Times New Roman" w:cs="Times New Roman"/>
          <w:iCs/>
          <w:color w:val="000000" w:themeColor="text1"/>
          <w:kern w:val="0"/>
          <w:sz w:val="24"/>
          <w:szCs w:val="24"/>
        </w:rPr>
        <w:t>method</w:t>
      </w:r>
      <w:r w:rsidR="0017255A">
        <w:rPr>
          <w:rFonts w:ascii="Times New Roman" w:hAnsi="Times New Roman" w:cs="Times New Roman"/>
          <w:iCs/>
          <w:color w:val="000000" w:themeColor="text1"/>
          <w:kern w:val="0"/>
          <w:sz w:val="24"/>
          <w:szCs w:val="24"/>
        </w:rPr>
        <w:t xml:space="preserve"> with MEGA</w:t>
      </w:r>
      <w:r w:rsidR="00A66191">
        <w:rPr>
          <w:rFonts w:ascii="Times New Roman" w:hAnsi="Times New Roman" w:cs="Times New Roman"/>
          <w:iCs/>
          <w:color w:val="000000" w:themeColor="text1"/>
          <w:kern w:val="0"/>
          <w:sz w:val="24"/>
          <w:szCs w:val="24"/>
        </w:rPr>
        <w:t xml:space="preserve"> based on</w:t>
      </w:r>
      <w:r w:rsidRPr="00097627">
        <w:rPr>
          <w:rFonts w:ascii="Times New Roman" w:hAnsi="Times New Roman" w:cs="Times New Roman"/>
          <w:iCs/>
          <w:color w:val="000000" w:themeColor="text1"/>
          <w:kern w:val="0"/>
          <w:sz w:val="24"/>
          <w:szCs w:val="24"/>
        </w:rPr>
        <w:t xml:space="preserve"> IBS distance matrix data of all individuals calculated by </w:t>
      </w:r>
      <w:r w:rsidR="00A0164F">
        <w:rPr>
          <w:rFonts w:ascii="Times New Roman" w:hAnsi="Times New Roman" w:cs="Times New Roman"/>
          <w:iCs/>
          <w:color w:val="000000" w:themeColor="text1"/>
          <w:kern w:val="0"/>
          <w:sz w:val="24"/>
          <w:szCs w:val="24"/>
        </w:rPr>
        <w:t xml:space="preserve">the </w:t>
      </w:r>
      <w:r w:rsidRPr="00097627">
        <w:rPr>
          <w:rFonts w:ascii="Times New Roman" w:hAnsi="Times New Roman" w:cs="Times New Roman"/>
          <w:iCs/>
          <w:color w:val="000000" w:themeColor="text1"/>
          <w:kern w:val="0"/>
          <w:sz w:val="24"/>
          <w:szCs w:val="24"/>
        </w:rPr>
        <w:t xml:space="preserve">PLINK using </w:t>
      </w:r>
      <w:r w:rsidR="00A269B8">
        <w:rPr>
          <w:rFonts w:ascii="Times New Roman" w:hAnsi="Times New Roman" w:cs="Times New Roman"/>
          <w:iCs/>
          <w:color w:val="000000" w:themeColor="text1"/>
          <w:kern w:val="0"/>
          <w:sz w:val="24"/>
          <w:szCs w:val="24"/>
        </w:rPr>
        <w:t>the above sampling</w:t>
      </w:r>
      <w:r w:rsidRPr="00097627">
        <w:rPr>
          <w:rFonts w:ascii="Times New Roman" w:hAnsi="Times New Roman" w:cs="Times New Roman"/>
          <w:iCs/>
          <w:color w:val="000000" w:themeColor="text1"/>
          <w:kern w:val="0"/>
          <w:sz w:val="24"/>
          <w:szCs w:val="24"/>
        </w:rPr>
        <w:t xml:space="preserve"> SNPs</w:t>
      </w:r>
      <w:r w:rsidR="007E17A5">
        <w:rPr>
          <w:rFonts w:ascii="Times New Roman" w:hAnsi="Times New Roman" w:cs="Times New Roman"/>
          <w:iCs/>
          <w:color w:val="000000" w:themeColor="text1"/>
          <w:kern w:val="0"/>
          <w:sz w:val="24"/>
          <w:szCs w:val="24"/>
        </w:rPr>
        <w:t xml:space="preserve"> </w:t>
      </w:r>
      <w:bookmarkEnd w:id="157"/>
      <w:r w:rsidR="0017255A">
        <w:rPr>
          <w:rFonts w:ascii="Times New Roman" w:hAnsi="Times New Roman" w:cs="Times New Roman"/>
          <w:iCs/>
          <w:color w:val="000000" w:themeColor="text1"/>
          <w:kern w:val="0"/>
          <w:sz w:val="24"/>
          <w:szCs w:val="24"/>
        </w:rPr>
        <w:fldChar w:fldCharType="begin"/>
      </w:r>
      <w:r w:rsidR="00F50B80">
        <w:rPr>
          <w:rFonts w:ascii="Times New Roman" w:hAnsi="Times New Roman" w:cs="Times New Roman"/>
          <w:iCs/>
          <w:color w:val="000000" w:themeColor="text1"/>
          <w:kern w:val="0"/>
          <w:sz w:val="24"/>
          <w:szCs w:val="24"/>
        </w:rPr>
        <w:instrText xml:space="preserve"> ADDIN EN.CITE &lt;EndNote&gt;&lt;Cite&gt;&lt;Author&gt;Tamura&lt;/Author&gt;&lt;Year&gt;2011&lt;/Year&gt;&lt;RecNum&gt;131&lt;/RecNum&gt;&lt;DisplayText&gt;(61)&lt;/DisplayText&gt;&lt;record&gt;&lt;rec-number&gt;131&lt;/rec-number&gt;&lt;foreign-keys&gt;&lt;key app="EN" db-id="atwwzdr59w9z99efw5wxdw5cfvrz5rsfd205" timestamp="0"&gt;131&lt;/key&gt;&lt;/foreign-keys&gt;&lt;ref-type name="Journal Article"&gt;17&lt;/ref-type&gt;&lt;contributors&gt;&lt;authors&gt;&lt;author&gt;Tamura, K.&lt;/author&gt;&lt;author&gt;Peterson, D.&lt;/author&gt;&lt;author&gt;Peterson, N.&lt;/author&gt;&lt;author&gt;Stecher, G.&lt;/author&gt;&lt;author&gt;Nei, M.&lt;/author&gt;&lt;author&gt;Kumar, S.&lt;/author&gt;&lt;/authors&gt;&lt;/contributors&gt;&lt;auth-address&gt;Arizona State Univ, Biodesign Inst, Ctr Evolutionary Med &amp;amp; Informat, Tempe, AZ 85287 USA&amp;#xD;Tokyo Metropolitan Univ, Dept Biol Sci, Tokyo 158, Japan&amp;#xD;Penn State Univ, Dept Biol, University Pk, PA 16802 USA&amp;#xD;Penn State Univ, Inst Mol Evolutionary Genet, University Pk, PA 16802 USA&amp;#xD;Arizona State Univ, Sch Life Sci, Tempe, AZ 85287 USA&lt;/auth-address&gt;&lt;titles&gt;&lt;title&gt;MEGA5: Molecular Evolutionary Genetics Analysis Using Maximum Likelihood, Evolutionary Distance, and Maximum Parsimony Methods&lt;/title&gt;&lt;secondary-title&gt;Molecular Biology and Evolution&lt;/secondary-title&gt;&lt;alt-title&gt;Mol Biol Evol&lt;/alt-title&gt;&lt;/titles&gt;&lt;pages&gt;2731-2739&lt;/pages&gt;&lt;volume&gt;28&lt;/volume&gt;&lt;number&gt;10&lt;/number&gt;&lt;keywords&gt;&lt;keyword&gt;neighbor-joining method&lt;/keyword&gt;&lt;keyword&gt;model selection&lt;/keyword&gt;&lt;keyword&gt;phylogenetic inference&lt;/keyword&gt;&lt;keyword&gt;mitochondrial-DNA&lt;/keyword&gt;&lt;keyword&gt;protein sequences&lt;/keyword&gt;&lt;keyword&gt;clock&lt;/keyword&gt;&lt;keyword&gt;trees&lt;/keyword&gt;&lt;keyword&gt;nucleotide&lt;/keyword&gt;&lt;keyword&gt;software&lt;/keyword&gt;&lt;keyword&gt;substitution&lt;/keyword&gt;&lt;/keywords&gt;&lt;dates&gt;&lt;year&gt;2011&lt;/year&gt;&lt;pub-dates&gt;&lt;date&gt;Oct&lt;/date&gt;&lt;/pub-dates&gt;&lt;/dates&gt;&lt;isbn&gt;0737-4038&lt;/isbn&gt;&lt;accession-num&gt;WOS:000295184200003&lt;/accession-num&gt;&lt;urls&gt;&lt;related-urls&gt;&lt;url&gt;&amp;lt;Go to ISI&amp;gt;://WOS:000295184200003&lt;/url&gt;&lt;/related-urls&gt;&lt;/urls&gt;&lt;electronic-resource-num&gt;10.1093/molbev/msr121&lt;/electronic-resource-num&gt;&lt;language&gt;English&lt;/language&gt;&lt;/record&gt;&lt;/Cite&gt;&lt;/EndNote&gt;</w:instrText>
      </w:r>
      <w:r w:rsidR="0017255A">
        <w:rPr>
          <w:rFonts w:ascii="Times New Roman" w:hAnsi="Times New Roman" w:cs="Times New Roman"/>
          <w:iCs/>
          <w:color w:val="000000" w:themeColor="text1"/>
          <w:kern w:val="0"/>
          <w:sz w:val="24"/>
          <w:szCs w:val="24"/>
        </w:rPr>
        <w:fldChar w:fldCharType="separate"/>
      </w:r>
      <w:r w:rsidR="00F50B80">
        <w:rPr>
          <w:rFonts w:ascii="Times New Roman" w:hAnsi="Times New Roman" w:cs="Times New Roman"/>
          <w:iCs/>
          <w:noProof/>
          <w:color w:val="000000" w:themeColor="text1"/>
          <w:kern w:val="0"/>
          <w:sz w:val="24"/>
          <w:szCs w:val="24"/>
        </w:rPr>
        <w:t>(61)</w:t>
      </w:r>
      <w:r w:rsidR="0017255A">
        <w:rPr>
          <w:rFonts w:ascii="Times New Roman" w:hAnsi="Times New Roman" w:cs="Times New Roman"/>
          <w:iCs/>
          <w:color w:val="000000" w:themeColor="text1"/>
          <w:kern w:val="0"/>
          <w:sz w:val="24"/>
          <w:szCs w:val="24"/>
        </w:rPr>
        <w:fldChar w:fldCharType="end"/>
      </w:r>
      <w:r w:rsidRPr="00097627">
        <w:rPr>
          <w:rFonts w:ascii="Times New Roman" w:hAnsi="Times New Roman" w:cs="Times New Roman"/>
          <w:iCs/>
          <w:color w:val="000000" w:themeColor="text1"/>
          <w:kern w:val="0"/>
          <w:sz w:val="24"/>
          <w:szCs w:val="24"/>
        </w:rPr>
        <w:t xml:space="preserve">. </w:t>
      </w:r>
      <w:bookmarkStart w:id="158" w:name="_Hlk526783087"/>
      <w:r w:rsidRPr="00097627">
        <w:rPr>
          <w:rFonts w:ascii="Times New Roman" w:hAnsi="Times New Roman" w:cs="Times New Roman"/>
          <w:iCs/>
          <w:color w:val="000000" w:themeColor="text1"/>
          <w:kern w:val="0"/>
          <w:sz w:val="24"/>
          <w:szCs w:val="24"/>
        </w:rPr>
        <w:t xml:space="preserve">Principal component analysis (PCA) was </w:t>
      </w:r>
      <w:r w:rsidR="002E0A64">
        <w:rPr>
          <w:rFonts w:ascii="Times New Roman" w:hAnsi="Times New Roman" w:cs="Times New Roman"/>
          <w:iCs/>
          <w:color w:val="000000" w:themeColor="text1"/>
          <w:kern w:val="0"/>
          <w:sz w:val="24"/>
          <w:szCs w:val="24"/>
        </w:rPr>
        <w:t>performed</w:t>
      </w:r>
      <w:r w:rsidR="002E0A64" w:rsidRPr="00097627">
        <w:rPr>
          <w:rFonts w:ascii="Times New Roman" w:hAnsi="Times New Roman" w:cs="Times New Roman"/>
          <w:iCs/>
          <w:color w:val="000000" w:themeColor="text1"/>
          <w:kern w:val="0"/>
          <w:sz w:val="24"/>
          <w:szCs w:val="24"/>
        </w:rPr>
        <w:t xml:space="preserve"> </w:t>
      </w:r>
      <w:r w:rsidRPr="00097627">
        <w:rPr>
          <w:rFonts w:ascii="Times New Roman" w:hAnsi="Times New Roman" w:cs="Times New Roman"/>
          <w:iCs/>
          <w:color w:val="000000" w:themeColor="text1"/>
          <w:kern w:val="0"/>
          <w:sz w:val="24"/>
          <w:szCs w:val="24"/>
        </w:rPr>
        <w:t xml:space="preserve">using </w:t>
      </w:r>
      <w:r w:rsidR="002E0A64">
        <w:rPr>
          <w:rFonts w:ascii="Times New Roman" w:hAnsi="Times New Roman" w:cs="Times New Roman"/>
          <w:iCs/>
          <w:color w:val="000000" w:themeColor="text1"/>
          <w:kern w:val="0"/>
          <w:sz w:val="24"/>
          <w:szCs w:val="24"/>
        </w:rPr>
        <w:t xml:space="preserve">the </w:t>
      </w:r>
      <w:r w:rsidR="00F9013C">
        <w:rPr>
          <w:rFonts w:ascii="Times New Roman" w:hAnsi="Times New Roman" w:cs="Times New Roman"/>
          <w:iCs/>
          <w:color w:val="000000" w:themeColor="text1"/>
          <w:kern w:val="0"/>
          <w:sz w:val="24"/>
          <w:szCs w:val="24"/>
        </w:rPr>
        <w:t>GCTA64</w:t>
      </w:r>
      <w:r w:rsidR="007E17A5">
        <w:rPr>
          <w:rFonts w:ascii="Times New Roman" w:hAnsi="Times New Roman" w:cs="Times New Roman"/>
          <w:iCs/>
          <w:color w:val="000000" w:themeColor="text1"/>
          <w:kern w:val="0"/>
          <w:sz w:val="24"/>
          <w:szCs w:val="24"/>
        </w:rPr>
        <w:t xml:space="preserve"> </w:t>
      </w:r>
      <w:bookmarkEnd w:id="158"/>
      <w:r w:rsidR="0017255A">
        <w:rPr>
          <w:rFonts w:ascii="Times New Roman" w:hAnsi="Times New Roman" w:cs="Times New Roman"/>
          <w:iCs/>
          <w:color w:val="000000" w:themeColor="text1"/>
          <w:kern w:val="0"/>
          <w:sz w:val="24"/>
          <w:szCs w:val="24"/>
        </w:rPr>
        <w:fldChar w:fldCharType="begin"/>
      </w:r>
      <w:r w:rsidR="00F50B80">
        <w:rPr>
          <w:rFonts w:ascii="Times New Roman" w:hAnsi="Times New Roman" w:cs="Times New Roman"/>
          <w:iCs/>
          <w:color w:val="000000" w:themeColor="text1"/>
          <w:kern w:val="0"/>
          <w:sz w:val="24"/>
          <w:szCs w:val="24"/>
        </w:rPr>
        <w:instrText xml:space="preserve"> ADDIN EN.CITE &lt;EndNote&gt;&lt;Cite&gt;&lt;Author&gt;Yang&lt;/Author&gt;&lt;Year&gt;2011&lt;/Year&gt;&lt;RecNum&gt;109&lt;/RecNum&gt;&lt;DisplayText&gt;(62)&lt;/DisplayText&gt;&lt;record&gt;&lt;rec-number&gt;109&lt;/rec-number&gt;&lt;foreign-keys&gt;&lt;key app="EN" db-id="zd9vrr9r4sxpvoex0z2x0seo95tx9fexr95t" timestamp="1496982267"&gt;109&lt;/key&gt;&lt;/foreign-keys&gt;&lt;ref-type name="Journal Article"&gt;17&lt;/ref-type&gt;&lt;contributors&gt;&lt;authors&gt;&lt;author&gt;Yang, J.&lt;/author&gt;&lt;author&gt;Lee, S. H.&lt;/author&gt;&lt;author&gt;Goddard, M. E.&lt;/author&gt;&lt;author&gt;Visscher, P. M.&lt;/author&gt;&lt;/authors&gt;&lt;/contributors&gt;&lt;auth-address&gt;Queensland Statistical Genetics Laboratory, Queensland Institute of Medical Research, 300 Herston Road, Brisbane, Queensland 4006, Australia. jian.yang@qimr.edu.au&lt;/auth-address&gt;&lt;titles&gt;&lt;title&gt;GCTA: a tool for genome-wide complex trait analysis&lt;/title&gt;&lt;secondary-title&gt;Am J Hum Genet&lt;/secondary-title&gt;&lt;/titles&gt;&lt;periodical&gt;&lt;full-title&gt;Am J Hum Genet&lt;/full-title&gt;&lt;/periodical&gt;&lt;pages&gt;76-82&lt;/pages&gt;&lt;volume&gt;88&lt;/volume&gt;&lt;number&gt;1&lt;/number&gt;&lt;keywords&gt;&lt;keyword&gt;Chromosomes, Human, X/*genetics&lt;/keyword&gt;&lt;keyword&gt;Computer Simulation&lt;/keyword&gt;&lt;keyword&gt;Dosage Compensation, Genetic&lt;/keyword&gt;&lt;keyword&gt;Female&lt;/keyword&gt;&lt;keyword&gt;Genetic Linkage&lt;/keyword&gt;&lt;keyword&gt;Genome-Wide Association Study/*methods&lt;/keyword&gt;&lt;keyword&gt;Humans&lt;/keyword&gt;&lt;keyword&gt;Male&lt;/keyword&gt;&lt;keyword&gt;Models, Genetic&lt;/keyword&gt;&lt;keyword&gt;*Polymorphism, Single Nucleotide&lt;/keyword&gt;&lt;keyword&gt;*Quantitative Trait Loci&lt;/keyword&gt;&lt;keyword&gt;*Software&lt;/keyword&gt;&lt;/keywords&gt;&lt;dates&gt;&lt;year&gt;2011&lt;/year&gt;&lt;pub-dates&gt;&lt;date&gt;Jan 07&lt;/date&gt;&lt;/pub-dates&gt;&lt;/dates&gt;&lt;isbn&gt;1537-6605 (Electronic)&amp;#xD;0002-9297 (Linking)&lt;/isbn&gt;&lt;accession-num&gt;21167468&lt;/accession-num&gt;&lt;urls&gt;&lt;related-urls&gt;&lt;url&gt;https://www.ncbi.nlm.nih.gov/pubmed/21167468&lt;/url&gt;&lt;/related-urls&gt;&lt;/urls&gt;&lt;custom2&gt;PMC3014363&lt;/custom2&gt;&lt;electronic-resource-num&gt;10.1016/j.ajhg.2010.11.011&lt;/electronic-resource-num&gt;&lt;/record&gt;&lt;/Cite&gt;&lt;/EndNote&gt;</w:instrText>
      </w:r>
      <w:r w:rsidR="0017255A">
        <w:rPr>
          <w:rFonts w:ascii="Times New Roman" w:hAnsi="Times New Roman" w:cs="Times New Roman"/>
          <w:iCs/>
          <w:color w:val="000000" w:themeColor="text1"/>
          <w:kern w:val="0"/>
          <w:sz w:val="24"/>
          <w:szCs w:val="24"/>
        </w:rPr>
        <w:fldChar w:fldCharType="separate"/>
      </w:r>
      <w:r w:rsidR="00F50B80">
        <w:rPr>
          <w:rFonts w:ascii="Times New Roman" w:hAnsi="Times New Roman" w:cs="Times New Roman"/>
          <w:iCs/>
          <w:noProof/>
          <w:color w:val="000000" w:themeColor="text1"/>
          <w:kern w:val="0"/>
          <w:sz w:val="24"/>
          <w:szCs w:val="24"/>
        </w:rPr>
        <w:t>(62)</w:t>
      </w:r>
      <w:r w:rsidR="0017255A">
        <w:rPr>
          <w:rFonts w:ascii="Times New Roman" w:hAnsi="Times New Roman" w:cs="Times New Roman"/>
          <w:iCs/>
          <w:color w:val="000000" w:themeColor="text1"/>
          <w:kern w:val="0"/>
          <w:sz w:val="24"/>
          <w:szCs w:val="24"/>
        </w:rPr>
        <w:fldChar w:fldCharType="end"/>
      </w:r>
      <w:r w:rsidR="00F9013C">
        <w:rPr>
          <w:rFonts w:ascii="Times New Roman" w:hAnsi="Times New Roman" w:cs="Times New Roman"/>
          <w:iCs/>
          <w:color w:val="000000" w:themeColor="text1"/>
          <w:kern w:val="0"/>
          <w:sz w:val="24"/>
          <w:szCs w:val="24"/>
        </w:rPr>
        <w:t>.</w:t>
      </w:r>
      <w:r w:rsidRPr="00097627">
        <w:rPr>
          <w:rFonts w:ascii="Times New Roman" w:hAnsi="Times New Roman" w:cs="Times New Roman"/>
          <w:iCs/>
          <w:color w:val="000000" w:themeColor="text1"/>
          <w:kern w:val="0"/>
          <w:sz w:val="24"/>
          <w:szCs w:val="24"/>
        </w:rPr>
        <w:t xml:space="preserve"> </w:t>
      </w:r>
      <w:bookmarkStart w:id="159" w:name="_Hlk526783097"/>
      <w:r w:rsidRPr="00097627">
        <w:rPr>
          <w:rFonts w:ascii="Times New Roman" w:hAnsi="Times New Roman" w:cs="Times New Roman"/>
          <w:iCs/>
          <w:color w:val="000000" w:themeColor="text1"/>
          <w:kern w:val="0"/>
          <w:sz w:val="24"/>
          <w:szCs w:val="24"/>
        </w:rPr>
        <w:t>The f3-statistics were calculated using the ADMIXTOOLS</w:t>
      </w:r>
      <w:r w:rsidR="00217160">
        <w:rPr>
          <w:rFonts w:ascii="Times New Roman" w:hAnsi="Times New Roman" w:cs="Times New Roman"/>
          <w:iCs/>
          <w:color w:val="000000" w:themeColor="text1"/>
          <w:kern w:val="0"/>
          <w:sz w:val="24"/>
          <w:szCs w:val="24"/>
        </w:rPr>
        <w:t xml:space="preserve"> and</w:t>
      </w:r>
      <w:r w:rsidRPr="00E70206">
        <w:rPr>
          <w:rFonts w:ascii="Times New Roman" w:hAnsi="Times New Roman" w:cs="Times New Roman"/>
          <w:iCs/>
          <w:color w:val="000000" w:themeColor="text1"/>
          <w:kern w:val="0"/>
          <w:sz w:val="24"/>
          <w:szCs w:val="24"/>
        </w:rPr>
        <w:t xml:space="preserve"> </w:t>
      </w:r>
      <w:r w:rsidR="00217160">
        <w:rPr>
          <w:rFonts w:ascii="Times New Roman" w:hAnsi="Times New Roman" w:cs="Times New Roman"/>
          <w:iCs/>
          <w:color w:val="000000" w:themeColor="text1"/>
          <w:kern w:val="0"/>
          <w:sz w:val="24"/>
          <w:szCs w:val="24"/>
        </w:rPr>
        <w:t>g</w:t>
      </w:r>
      <w:r w:rsidRPr="00E70206">
        <w:rPr>
          <w:rFonts w:ascii="Times New Roman" w:hAnsi="Times New Roman" w:cs="Times New Roman"/>
          <w:iCs/>
          <w:color w:val="000000" w:themeColor="text1"/>
          <w:kern w:val="0"/>
          <w:sz w:val="24"/>
          <w:szCs w:val="24"/>
        </w:rPr>
        <w:t>enetic structure was inferred using the admixture</w:t>
      </w:r>
      <w:r w:rsidR="00217160" w:rsidRPr="00217160">
        <w:rPr>
          <w:rFonts w:ascii="Times New Roman" w:hAnsi="Times New Roman" w:cs="Times New Roman"/>
          <w:iCs/>
          <w:color w:val="000000" w:themeColor="text1"/>
          <w:kern w:val="0"/>
          <w:sz w:val="24"/>
          <w:szCs w:val="24"/>
        </w:rPr>
        <w:t xml:space="preserve"> </w:t>
      </w:r>
      <w:r w:rsidR="00217160" w:rsidRPr="00037B84">
        <w:rPr>
          <w:rFonts w:ascii="Times New Roman" w:hAnsi="Times New Roman" w:cs="Times New Roman"/>
          <w:iCs/>
          <w:color w:val="000000" w:themeColor="text1"/>
          <w:kern w:val="0"/>
          <w:sz w:val="24"/>
          <w:szCs w:val="24"/>
        </w:rPr>
        <w:t>program</w:t>
      </w:r>
      <w:r w:rsidRPr="00DB4644">
        <w:rPr>
          <w:rFonts w:ascii="Times New Roman" w:hAnsi="Times New Roman" w:cs="Times New Roman"/>
          <w:iCs/>
          <w:color w:val="000000" w:themeColor="text1"/>
          <w:kern w:val="0"/>
          <w:sz w:val="24"/>
          <w:szCs w:val="24"/>
        </w:rPr>
        <w:t xml:space="preserve">. </w:t>
      </w:r>
      <w:bookmarkEnd w:id="159"/>
    </w:p>
    <w:p w14:paraId="2ECEF55E" w14:textId="483DD812" w:rsidR="00761396" w:rsidRDefault="005D6960" w:rsidP="007E403E">
      <w:pPr>
        <w:autoSpaceDE w:val="0"/>
        <w:autoSpaceDN w:val="0"/>
        <w:adjustRightInd w:val="0"/>
        <w:spacing w:line="480" w:lineRule="auto"/>
        <w:rPr>
          <w:rFonts w:ascii="Times New Roman" w:hAnsi="Times New Roman" w:cs="Times New Roman"/>
          <w:b/>
          <w:iCs/>
          <w:color w:val="000000" w:themeColor="text1"/>
          <w:kern w:val="0"/>
          <w:sz w:val="24"/>
          <w:szCs w:val="24"/>
        </w:rPr>
      </w:pPr>
      <m:oMath>
        <m:r>
          <m:rPr>
            <m:sty m:val="b"/>
          </m:rPr>
          <w:rPr>
            <w:rFonts w:ascii="Cambria Math" w:hAnsi="Cambria Math" w:cs="Times New Roman"/>
            <w:sz w:val="24"/>
            <w:szCs w:val="24"/>
          </w:rPr>
          <m:t>∂</m:t>
        </m:r>
      </m:oMath>
      <w:r w:rsidRPr="00DB4644">
        <w:rPr>
          <w:rFonts w:ascii="Times New Roman" w:hAnsi="Times New Roman" w:cs="Times New Roman"/>
          <w:b/>
          <w:iCs/>
          <w:color w:val="000000" w:themeColor="text1"/>
          <w:kern w:val="0"/>
          <w:sz w:val="24"/>
          <w:szCs w:val="24"/>
        </w:rPr>
        <w:t>a</w:t>
      </w:r>
      <m:oMath>
        <m:r>
          <m:rPr>
            <m:sty m:val="b"/>
          </m:rPr>
          <w:rPr>
            <w:rFonts w:ascii="Cambria Math" w:hAnsi="Cambria Math" w:cs="Times New Roman"/>
            <w:sz w:val="24"/>
            <w:szCs w:val="24"/>
          </w:rPr>
          <m:t>∂</m:t>
        </m:r>
      </m:oMath>
      <w:r w:rsidRPr="00DB4644">
        <w:rPr>
          <w:rFonts w:ascii="Times New Roman" w:hAnsi="Times New Roman" w:cs="Times New Roman"/>
          <w:b/>
          <w:iCs/>
          <w:color w:val="000000" w:themeColor="text1"/>
          <w:kern w:val="0"/>
          <w:sz w:val="24"/>
          <w:szCs w:val="24"/>
        </w:rPr>
        <w:t xml:space="preserve">i simulation </w:t>
      </w:r>
      <w:r w:rsidR="00FB0F26" w:rsidRPr="00DB4644">
        <w:rPr>
          <w:rFonts w:ascii="Times New Roman" w:hAnsi="Times New Roman" w:cs="Times New Roman"/>
          <w:b/>
          <w:iCs/>
          <w:color w:val="000000" w:themeColor="text1"/>
          <w:kern w:val="0"/>
          <w:sz w:val="24"/>
          <w:szCs w:val="24"/>
        </w:rPr>
        <w:t xml:space="preserve">and </w:t>
      </w:r>
      <w:r w:rsidR="006C7EE9" w:rsidRPr="00DB4644">
        <w:rPr>
          <w:rFonts w:ascii="Times New Roman" w:hAnsi="Times New Roman" w:cs="Times New Roman"/>
          <w:b/>
          <w:iCs/>
          <w:color w:val="000000" w:themeColor="text1"/>
          <w:kern w:val="0"/>
          <w:sz w:val="24"/>
          <w:szCs w:val="24"/>
        </w:rPr>
        <w:t xml:space="preserve">PSMC </w:t>
      </w:r>
      <w:r w:rsidR="00FB0F26" w:rsidRPr="00DB4644">
        <w:rPr>
          <w:rFonts w:ascii="Times New Roman" w:hAnsi="Times New Roman" w:cs="Times New Roman"/>
          <w:b/>
          <w:iCs/>
          <w:color w:val="000000" w:themeColor="text1"/>
          <w:kern w:val="0"/>
          <w:sz w:val="24"/>
          <w:szCs w:val="24"/>
        </w:rPr>
        <w:t>analysis</w:t>
      </w:r>
      <w:r w:rsidR="00FB0F26" w:rsidRPr="00E70206">
        <w:rPr>
          <w:rFonts w:ascii="Times New Roman" w:hAnsi="Times New Roman" w:cs="Times New Roman"/>
          <w:b/>
          <w:iCs/>
          <w:color w:val="000000" w:themeColor="text1"/>
          <w:kern w:val="0"/>
          <w:sz w:val="24"/>
          <w:szCs w:val="24"/>
        </w:rPr>
        <w:t xml:space="preserve"> </w:t>
      </w:r>
    </w:p>
    <w:p w14:paraId="3C8CB59A" w14:textId="1431A566" w:rsidR="00F65B8E" w:rsidRDefault="00DB4DF4" w:rsidP="007E403E">
      <w:pPr>
        <w:autoSpaceDE w:val="0"/>
        <w:autoSpaceDN w:val="0"/>
        <w:adjustRightInd w:val="0"/>
        <w:spacing w:line="480" w:lineRule="auto"/>
        <w:rPr>
          <w:rFonts w:ascii="Times New Roman" w:hAnsi="Times New Roman" w:cs="Times New Roman"/>
          <w:b/>
          <w:iCs/>
          <w:color w:val="000000" w:themeColor="text1"/>
          <w:kern w:val="0"/>
          <w:sz w:val="24"/>
          <w:szCs w:val="24"/>
        </w:rPr>
      </w:pPr>
      <w:r>
        <w:rPr>
          <w:rFonts w:ascii="Times New Roman" w:hAnsi="Times New Roman" w:cs="Times New Roman"/>
          <w:iCs/>
          <w:color w:val="000000" w:themeColor="text1"/>
          <w:kern w:val="0"/>
          <w:sz w:val="24"/>
          <w:szCs w:val="24"/>
        </w:rPr>
        <w:t xml:space="preserve">For </w:t>
      </w:r>
      <m:oMath>
        <m:r>
          <m:rPr>
            <m:sty m:val="p"/>
          </m:rPr>
          <w:rPr>
            <w:rFonts w:ascii="Cambria Math" w:hAnsi="Cambria Math" w:cs="Times New Roman"/>
            <w:sz w:val="24"/>
            <w:szCs w:val="24"/>
          </w:rPr>
          <m:t>∂</m:t>
        </m:r>
      </m:oMath>
      <w:r w:rsidR="00F80018" w:rsidRPr="00E70206">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F80018" w:rsidRPr="00E70206">
        <w:rPr>
          <w:rFonts w:ascii="Times New Roman" w:hAnsi="Times New Roman" w:cs="Times New Roman"/>
          <w:iCs/>
          <w:color w:val="000000" w:themeColor="text1"/>
          <w:kern w:val="0"/>
          <w:sz w:val="24"/>
          <w:szCs w:val="24"/>
        </w:rPr>
        <w:t>i simulation</w:t>
      </w:r>
      <w:r w:rsidR="00F80018" w:rsidRPr="007B6389">
        <w:rPr>
          <w:rFonts w:ascii="Times New Roman" w:hAnsi="Times New Roman" w:cs="Times New Roman"/>
          <w:iCs/>
          <w:color w:val="000000" w:themeColor="text1"/>
          <w:kern w:val="0"/>
          <w:sz w:val="24"/>
          <w:szCs w:val="24"/>
        </w:rPr>
        <w:t xml:space="preserve"> </w:t>
      </w:r>
      <w:r w:rsidR="00F80018">
        <w:rPr>
          <w:rFonts w:ascii="Times New Roman" w:hAnsi="Times New Roman" w:cs="Times New Roman"/>
          <w:iCs/>
          <w:color w:val="000000" w:themeColor="text1"/>
          <w:kern w:val="0"/>
          <w:sz w:val="24"/>
          <w:szCs w:val="24"/>
        </w:rPr>
        <w:t xml:space="preserve">analysis, </w:t>
      </w:r>
      <w:r w:rsidR="00D66BCD" w:rsidRPr="007B6389">
        <w:rPr>
          <w:rFonts w:ascii="Times New Roman" w:hAnsi="Times New Roman" w:cs="Times New Roman"/>
          <w:iCs/>
          <w:color w:val="000000" w:themeColor="text1"/>
          <w:kern w:val="0"/>
          <w:sz w:val="24"/>
          <w:szCs w:val="24"/>
        </w:rPr>
        <w:t xml:space="preserve">SNPs </w:t>
      </w:r>
      <w:r w:rsidR="00D66BCD">
        <w:rPr>
          <w:rFonts w:ascii="Times New Roman" w:hAnsi="Times New Roman" w:cs="Times New Roman"/>
          <w:iCs/>
          <w:color w:val="000000" w:themeColor="text1"/>
          <w:kern w:val="0"/>
          <w:sz w:val="24"/>
          <w:szCs w:val="24"/>
        </w:rPr>
        <w:t>were sampled randomly each per 100 kb from the SNPs</w:t>
      </w:r>
      <w:r w:rsidR="00546191" w:rsidRPr="00546191">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identified in wild populations (</w:t>
      </w:r>
      <w:r w:rsidR="004E2A24">
        <w:rPr>
          <w:rFonts w:ascii="Times New Roman" w:hAnsi="Times New Roman" w:cs="Times New Roman"/>
          <w:iCs/>
          <w:color w:val="000000" w:themeColor="text1"/>
          <w:kern w:val="0"/>
          <w:sz w:val="24"/>
          <w:szCs w:val="24"/>
        </w:rPr>
        <w:t>mallard</w:t>
      </w:r>
      <w:r w:rsidR="004E2A24" w:rsidRPr="00E70206" w:rsidDel="0041430F">
        <w:rPr>
          <w:rFonts w:ascii="Times New Roman" w:hAnsi="Times New Roman" w:cs="Times New Roman"/>
          <w:iCs/>
          <w:color w:val="000000" w:themeColor="text1"/>
          <w:kern w:val="0"/>
          <w:sz w:val="24"/>
          <w:szCs w:val="24"/>
        </w:rPr>
        <w:t xml:space="preserve"> </w:t>
      </w:r>
      <w:r w:rsidR="0041430F">
        <w:rPr>
          <w:rFonts w:ascii="Times New Roman" w:hAnsi="Times New Roman" w:cs="Times New Roman"/>
          <w:iCs/>
          <w:color w:val="000000" w:themeColor="text1"/>
          <w:kern w:val="0"/>
          <w:sz w:val="24"/>
          <w:szCs w:val="24"/>
        </w:rPr>
        <w:t>and</w:t>
      </w:r>
      <w:r w:rsidR="004E2A24">
        <w:rPr>
          <w:rFonts w:ascii="Times New Roman" w:hAnsi="Times New Roman" w:cs="Times New Roman"/>
          <w:iCs/>
          <w:color w:val="000000" w:themeColor="text1"/>
          <w:kern w:val="0"/>
          <w:sz w:val="24"/>
          <w:szCs w:val="24"/>
        </w:rPr>
        <w:t xml:space="preserve"> spot-billed</w:t>
      </w:r>
      <w:r w:rsidR="00FB0F26" w:rsidRPr="00E70206">
        <w:rPr>
          <w:rFonts w:ascii="Times New Roman" w:hAnsi="Times New Roman" w:cs="Times New Roman"/>
          <w:iCs/>
          <w:color w:val="000000" w:themeColor="text1"/>
          <w:kern w:val="0"/>
          <w:sz w:val="24"/>
          <w:szCs w:val="24"/>
        </w:rPr>
        <w:t xml:space="preserve">) and domestic populations (Cherry Valley, </w:t>
      </w:r>
      <w:r w:rsidR="00B37F31">
        <w:rPr>
          <w:rFonts w:ascii="Times New Roman" w:hAnsi="Times New Roman" w:cs="Times New Roman"/>
          <w:iCs/>
          <w:color w:val="000000" w:themeColor="text1"/>
          <w:kern w:val="0"/>
          <w:sz w:val="24"/>
          <w:szCs w:val="24"/>
        </w:rPr>
        <w:t>C</w:t>
      </w:r>
      <w:r w:rsidR="00B37F31" w:rsidRPr="00E70206">
        <w:rPr>
          <w:rFonts w:ascii="Times New Roman" w:hAnsi="Times New Roman" w:cs="Times New Roman"/>
          <w:iCs/>
          <w:color w:val="000000" w:themeColor="text1"/>
          <w:kern w:val="0"/>
          <w:sz w:val="24"/>
          <w:szCs w:val="24"/>
        </w:rPr>
        <w:t>ampbell</w:t>
      </w:r>
      <w:r w:rsidR="00FB0F26" w:rsidRPr="00E70206">
        <w:rPr>
          <w:rFonts w:ascii="Times New Roman" w:hAnsi="Times New Roman" w:cs="Times New Roman"/>
          <w:iCs/>
          <w:color w:val="000000" w:themeColor="text1"/>
          <w:kern w:val="0"/>
          <w:sz w:val="24"/>
          <w:szCs w:val="24"/>
        </w:rPr>
        <w:t xml:space="preserve"> and 6 Chinese duck </w:t>
      </w:r>
      <w:r w:rsidR="00B37F31">
        <w:rPr>
          <w:rFonts w:ascii="Times New Roman" w:hAnsi="Times New Roman" w:cs="Times New Roman"/>
          <w:iCs/>
          <w:color w:val="000000" w:themeColor="text1"/>
          <w:kern w:val="0"/>
          <w:sz w:val="24"/>
          <w:szCs w:val="24"/>
        </w:rPr>
        <w:t>breeds</w:t>
      </w:r>
      <w:r w:rsidR="00FB0F26" w:rsidRPr="00E70206">
        <w:rPr>
          <w:rFonts w:ascii="Times New Roman" w:hAnsi="Times New Roman" w:cs="Times New Roman"/>
          <w:iCs/>
          <w:color w:val="000000" w:themeColor="text1"/>
          <w:kern w:val="0"/>
          <w:sz w:val="24"/>
          <w:szCs w:val="24"/>
        </w:rPr>
        <w:t>)</w:t>
      </w:r>
      <w:r w:rsidR="00F92870">
        <w:rPr>
          <w:rFonts w:ascii="Times New Roman" w:hAnsi="Times New Roman" w:cs="Times New Roman"/>
          <w:iCs/>
          <w:color w:val="000000" w:themeColor="text1"/>
          <w:kern w:val="0"/>
          <w:sz w:val="24"/>
          <w:szCs w:val="24"/>
        </w:rPr>
        <w:t>.</w:t>
      </w:r>
      <w:r w:rsidR="00FB0F26" w:rsidRPr="00E70206">
        <w:rPr>
          <w:rFonts w:ascii="Times New Roman" w:hAnsi="Times New Roman" w:cs="Times New Roman"/>
          <w:iCs/>
          <w:color w:val="000000" w:themeColor="text1"/>
          <w:kern w:val="0"/>
          <w:sz w:val="24"/>
          <w:szCs w:val="24"/>
        </w:rPr>
        <w:t xml:space="preserve"> </w:t>
      </w:r>
      <w:r w:rsidR="00F92870">
        <w:rPr>
          <w:rFonts w:ascii="Times New Roman" w:hAnsi="Times New Roman" w:cs="Times New Roman"/>
          <w:iCs/>
          <w:color w:val="000000" w:themeColor="text1"/>
          <w:kern w:val="0"/>
          <w:sz w:val="24"/>
          <w:szCs w:val="24"/>
        </w:rPr>
        <w:t>SNPs were</w:t>
      </w:r>
      <w:r w:rsidR="00495AF4">
        <w:rPr>
          <w:rFonts w:ascii="Times New Roman" w:hAnsi="Times New Roman" w:cs="Times New Roman"/>
          <w:iCs/>
          <w:color w:val="000000" w:themeColor="text1"/>
          <w:kern w:val="0"/>
          <w:sz w:val="24"/>
          <w:szCs w:val="24"/>
        </w:rPr>
        <w:t xml:space="preserve"> further</w:t>
      </w:r>
      <w:r w:rsidR="00F92870">
        <w:rPr>
          <w:rFonts w:ascii="Times New Roman" w:hAnsi="Times New Roman" w:cs="Times New Roman"/>
          <w:iCs/>
          <w:color w:val="000000" w:themeColor="text1"/>
          <w:kern w:val="0"/>
          <w:sz w:val="24"/>
          <w:szCs w:val="24"/>
        </w:rPr>
        <w:t xml:space="preserve"> </w:t>
      </w:r>
      <w:r w:rsidR="00F92870">
        <w:rPr>
          <w:rFonts w:ascii="Times New Roman" w:hAnsi="Times New Roman" w:cs="Times New Roman"/>
          <w:sz w:val="24"/>
          <w:szCs w:val="24"/>
        </w:rPr>
        <w:t xml:space="preserve">filtered according to the </w:t>
      </w:r>
      <w:r w:rsidR="006E0DDE">
        <w:rPr>
          <w:rFonts w:ascii="Times New Roman" w:hAnsi="Times New Roman" w:cs="Times New Roman"/>
          <w:sz w:val="24"/>
          <w:szCs w:val="24"/>
        </w:rPr>
        <w:t xml:space="preserve">coverage of </w:t>
      </w:r>
      <w:r w:rsidR="00F92870">
        <w:rPr>
          <w:rFonts w:ascii="Times New Roman" w:hAnsi="Times New Roman" w:cs="Times New Roman"/>
          <w:sz w:val="24"/>
          <w:szCs w:val="24"/>
        </w:rPr>
        <w:t xml:space="preserve">resequencing data at their position with thresholds of </w:t>
      </w:r>
      <w:r w:rsidR="00DD2508">
        <w:rPr>
          <w:rFonts w:ascii="Times New Roman" w:hAnsi="Times New Roman" w:cs="Times New Roman"/>
          <w:sz w:val="24"/>
          <w:szCs w:val="24"/>
        </w:rPr>
        <w:t xml:space="preserve">20-fold for pooled data </w:t>
      </w:r>
      <w:r w:rsidR="001E0209">
        <w:rPr>
          <w:rFonts w:ascii="Times New Roman" w:hAnsi="Times New Roman" w:cs="Times New Roman"/>
          <w:sz w:val="24"/>
          <w:szCs w:val="24"/>
        </w:rPr>
        <w:t xml:space="preserve">and </w:t>
      </w:r>
      <w:r w:rsidR="00FB0F26" w:rsidRPr="00E70206">
        <w:rPr>
          <w:rFonts w:ascii="Times New Roman" w:hAnsi="Times New Roman" w:cs="Times New Roman"/>
          <w:iCs/>
          <w:color w:val="000000" w:themeColor="text1"/>
          <w:kern w:val="0"/>
          <w:sz w:val="24"/>
          <w:szCs w:val="24"/>
        </w:rPr>
        <w:t xml:space="preserve">total number of genotyped alleles more than </w:t>
      </w:r>
      <w:r w:rsidR="001E0209" w:rsidRPr="00E70206">
        <w:rPr>
          <w:rFonts w:ascii="Times New Roman" w:hAnsi="Times New Roman" w:cs="Times New Roman"/>
          <w:iCs/>
          <w:color w:val="000000" w:themeColor="text1"/>
          <w:kern w:val="0"/>
          <w:sz w:val="24"/>
          <w:szCs w:val="24"/>
        </w:rPr>
        <w:t>5</w:t>
      </w:r>
      <w:r w:rsidR="001E0209">
        <w:rPr>
          <w:rFonts w:ascii="Times New Roman" w:hAnsi="Times New Roman" w:cs="Times New Roman"/>
          <w:iCs/>
          <w:color w:val="000000" w:themeColor="text1"/>
          <w:kern w:val="0"/>
          <w:sz w:val="24"/>
          <w:szCs w:val="24"/>
        </w:rPr>
        <w:t>0</w:t>
      </w:r>
      <w:r w:rsidR="00FB0F26" w:rsidRPr="00E70206">
        <w:rPr>
          <w:rFonts w:ascii="Times New Roman" w:hAnsi="Times New Roman" w:cs="Times New Roman"/>
          <w:iCs/>
          <w:color w:val="000000" w:themeColor="text1"/>
          <w:kern w:val="0"/>
          <w:sz w:val="24"/>
          <w:szCs w:val="24"/>
        </w:rPr>
        <w:t xml:space="preserve">, </w:t>
      </w:r>
      <w:r w:rsidR="001E0209">
        <w:rPr>
          <w:rFonts w:ascii="Times New Roman" w:hAnsi="Times New Roman" w:cs="Times New Roman"/>
          <w:iCs/>
          <w:color w:val="000000" w:themeColor="text1"/>
          <w:kern w:val="0"/>
          <w:sz w:val="24"/>
          <w:szCs w:val="24"/>
        </w:rPr>
        <w:t>36</w:t>
      </w:r>
      <w:r w:rsidR="00FB0F26" w:rsidRPr="00E70206">
        <w:rPr>
          <w:rFonts w:ascii="Times New Roman" w:hAnsi="Times New Roman" w:cs="Times New Roman"/>
          <w:iCs/>
          <w:color w:val="000000" w:themeColor="text1"/>
          <w:kern w:val="0"/>
          <w:sz w:val="24"/>
          <w:szCs w:val="24"/>
        </w:rPr>
        <w:t xml:space="preserve">, 26, </w:t>
      </w:r>
      <w:r w:rsidR="001E0209" w:rsidRPr="00E70206">
        <w:rPr>
          <w:rFonts w:ascii="Times New Roman" w:hAnsi="Times New Roman" w:cs="Times New Roman"/>
          <w:iCs/>
          <w:color w:val="000000" w:themeColor="text1"/>
          <w:kern w:val="0"/>
          <w:sz w:val="24"/>
          <w:szCs w:val="24"/>
        </w:rPr>
        <w:t>2</w:t>
      </w:r>
      <w:r w:rsidR="001E0209">
        <w:rPr>
          <w:rFonts w:ascii="Times New Roman" w:hAnsi="Times New Roman" w:cs="Times New Roman"/>
          <w:iCs/>
          <w:color w:val="000000" w:themeColor="text1"/>
          <w:kern w:val="0"/>
          <w:sz w:val="24"/>
          <w:szCs w:val="24"/>
        </w:rPr>
        <w:t>8</w:t>
      </w:r>
      <w:r w:rsidR="001E0209" w:rsidRPr="00E70206">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 xml:space="preserve">for </w:t>
      </w:r>
      <w:r w:rsidR="00DD2508">
        <w:rPr>
          <w:rFonts w:ascii="Times New Roman" w:hAnsi="Times New Roman" w:cs="Times New Roman"/>
          <w:iCs/>
          <w:color w:val="000000" w:themeColor="text1"/>
          <w:kern w:val="0"/>
          <w:sz w:val="24"/>
          <w:szCs w:val="24"/>
        </w:rPr>
        <w:t>B</w:t>
      </w:r>
      <w:r w:rsidR="00DD2508" w:rsidRPr="00E70206">
        <w:rPr>
          <w:rFonts w:ascii="Times New Roman" w:hAnsi="Times New Roman" w:cs="Times New Roman"/>
          <w:iCs/>
          <w:color w:val="000000" w:themeColor="text1"/>
          <w:kern w:val="0"/>
          <w:sz w:val="24"/>
          <w:szCs w:val="24"/>
        </w:rPr>
        <w:t>eijing</w:t>
      </w:r>
      <w:r w:rsidR="00FB0F26" w:rsidRPr="00E70206">
        <w:rPr>
          <w:rFonts w:ascii="Times New Roman" w:hAnsi="Times New Roman" w:cs="Times New Roman"/>
          <w:iCs/>
          <w:color w:val="000000" w:themeColor="text1"/>
          <w:kern w:val="0"/>
          <w:sz w:val="24"/>
          <w:szCs w:val="24"/>
        </w:rPr>
        <w:t xml:space="preserve">, </w:t>
      </w:r>
      <w:r w:rsidR="00DD2508">
        <w:rPr>
          <w:rFonts w:ascii="Times New Roman" w:hAnsi="Times New Roman" w:cs="Times New Roman"/>
          <w:iCs/>
          <w:color w:val="000000" w:themeColor="text1"/>
          <w:kern w:val="0"/>
          <w:sz w:val="24"/>
          <w:szCs w:val="24"/>
        </w:rPr>
        <w:t>S</w:t>
      </w:r>
      <w:r w:rsidR="00DD2508" w:rsidRPr="00E70206">
        <w:rPr>
          <w:rFonts w:ascii="Times New Roman" w:hAnsi="Times New Roman" w:cs="Times New Roman"/>
          <w:iCs/>
          <w:color w:val="000000" w:themeColor="text1"/>
          <w:kern w:val="0"/>
          <w:sz w:val="24"/>
          <w:szCs w:val="24"/>
        </w:rPr>
        <w:t>haoxing</w:t>
      </w:r>
      <w:r w:rsidR="00FB0F26" w:rsidRPr="00E70206">
        <w:rPr>
          <w:rFonts w:ascii="Times New Roman" w:hAnsi="Times New Roman" w:cs="Times New Roman"/>
          <w:iCs/>
          <w:color w:val="000000" w:themeColor="text1"/>
          <w:kern w:val="0"/>
          <w:sz w:val="24"/>
          <w:szCs w:val="24"/>
        </w:rPr>
        <w:t xml:space="preserve">, </w:t>
      </w:r>
      <w:r w:rsidR="004E2A24">
        <w:rPr>
          <w:rFonts w:ascii="Times New Roman" w:hAnsi="Times New Roman" w:cs="Times New Roman"/>
          <w:iCs/>
          <w:color w:val="000000" w:themeColor="text1"/>
          <w:kern w:val="0"/>
          <w:sz w:val="24"/>
          <w:szCs w:val="24"/>
        </w:rPr>
        <w:t>mallard duck and spot-billed</w:t>
      </w:r>
      <w:r w:rsidR="00FB0F26" w:rsidRPr="00E70206">
        <w:rPr>
          <w:rFonts w:ascii="Times New Roman" w:hAnsi="Times New Roman" w:cs="Times New Roman"/>
          <w:iCs/>
          <w:color w:val="000000" w:themeColor="text1"/>
          <w:kern w:val="0"/>
          <w:sz w:val="24"/>
          <w:szCs w:val="24"/>
        </w:rPr>
        <w:t xml:space="preserve"> </w:t>
      </w:r>
      <w:r w:rsidR="001E0209">
        <w:rPr>
          <w:rFonts w:ascii="Times New Roman" w:hAnsi="Times New Roman" w:cs="Times New Roman"/>
          <w:iCs/>
          <w:color w:val="000000" w:themeColor="text1"/>
          <w:kern w:val="0"/>
          <w:sz w:val="24"/>
          <w:szCs w:val="24"/>
        </w:rPr>
        <w:t xml:space="preserve">duck </w:t>
      </w:r>
      <w:r w:rsidR="00FB0F26" w:rsidRPr="00E70206">
        <w:rPr>
          <w:rFonts w:ascii="Times New Roman" w:hAnsi="Times New Roman" w:cs="Times New Roman"/>
          <w:iCs/>
          <w:color w:val="000000" w:themeColor="text1"/>
          <w:kern w:val="0"/>
          <w:sz w:val="24"/>
          <w:szCs w:val="24"/>
        </w:rPr>
        <w:t>populations,</w:t>
      </w:r>
      <w:r w:rsidR="00DD2508">
        <w:rPr>
          <w:rFonts w:ascii="Times New Roman" w:hAnsi="Times New Roman" w:cs="Times New Roman"/>
          <w:iCs/>
          <w:color w:val="000000" w:themeColor="text1"/>
          <w:kern w:val="0"/>
          <w:sz w:val="24"/>
          <w:szCs w:val="24"/>
        </w:rPr>
        <w:t xml:space="preserve"> respectively</w:t>
      </w:r>
      <w:r w:rsidR="00FB0F26" w:rsidRPr="00E70206">
        <w:rPr>
          <w:rFonts w:ascii="Times New Roman" w:hAnsi="Times New Roman" w:cs="Times New Roman"/>
          <w:iCs/>
          <w:color w:val="000000" w:themeColor="text1"/>
          <w:kern w:val="0"/>
          <w:sz w:val="24"/>
          <w:szCs w:val="24"/>
        </w:rPr>
        <w:t xml:space="preserve">. </w:t>
      </w:r>
      <w:r w:rsidR="00DE1C0D">
        <w:rPr>
          <w:rFonts w:ascii="Times New Roman" w:hAnsi="Times New Roman" w:cs="Times New Roman"/>
          <w:iCs/>
          <w:color w:val="000000" w:themeColor="text1"/>
          <w:kern w:val="0"/>
          <w:sz w:val="24"/>
          <w:szCs w:val="24"/>
        </w:rPr>
        <w:t>We then inferred ancestral alleles</w:t>
      </w:r>
      <w:r w:rsidR="00034847">
        <w:rPr>
          <w:rFonts w:ascii="Times New Roman" w:hAnsi="Times New Roman" w:cs="Times New Roman"/>
          <w:iCs/>
          <w:color w:val="000000" w:themeColor="text1"/>
          <w:kern w:val="0"/>
          <w:sz w:val="24"/>
          <w:szCs w:val="24"/>
        </w:rPr>
        <w:t xml:space="preserve"> of the above sampling filtered SNP</w:t>
      </w:r>
      <w:r w:rsidR="00DE1C0D">
        <w:rPr>
          <w:rFonts w:ascii="Times New Roman" w:hAnsi="Times New Roman" w:cs="Times New Roman"/>
          <w:iCs/>
          <w:color w:val="000000" w:themeColor="text1"/>
          <w:kern w:val="0"/>
          <w:sz w:val="24"/>
          <w:szCs w:val="24"/>
        </w:rPr>
        <w:t xml:space="preserve"> using </w:t>
      </w:r>
      <w:r w:rsidR="00927344">
        <w:rPr>
          <w:rFonts w:ascii="Times New Roman" w:hAnsi="Times New Roman" w:cs="Times New Roman"/>
          <w:iCs/>
          <w:color w:val="000000" w:themeColor="text1"/>
          <w:kern w:val="0"/>
          <w:sz w:val="24"/>
          <w:szCs w:val="24"/>
        </w:rPr>
        <w:t>M</w:t>
      </w:r>
      <w:r w:rsidR="00C060F6" w:rsidRPr="007B6389">
        <w:rPr>
          <w:rFonts w:ascii="Times New Roman" w:hAnsi="Times New Roman" w:cs="Times New Roman"/>
          <w:iCs/>
          <w:color w:val="000000" w:themeColor="text1"/>
          <w:kern w:val="0"/>
          <w:sz w:val="24"/>
          <w:szCs w:val="24"/>
        </w:rPr>
        <w:t xml:space="preserve">uscovy ducks </w:t>
      </w:r>
      <w:r w:rsidR="00C060F6" w:rsidRPr="007B6389">
        <w:rPr>
          <w:rFonts w:ascii="Times New Roman" w:hAnsi="Times New Roman" w:cs="Times New Roman"/>
          <w:iCs/>
          <w:color w:val="000000" w:themeColor="text1"/>
          <w:kern w:val="0"/>
          <w:sz w:val="24"/>
          <w:szCs w:val="24"/>
        </w:rPr>
        <w:lastRenderedPageBreak/>
        <w:t>as outgroups</w:t>
      </w:r>
      <w:r w:rsidR="00F83FA1">
        <w:rPr>
          <w:rFonts w:ascii="Times New Roman" w:hAnsi="Times New Roman" w:cs="Times New Roman"/>
          <w:iCs/>
          <w:color w:val="000000" w:themeColor="text1"/>
          <w:kern w:val="0"/>
          <w:sz w:val="24"/>
          <w:szCs w:val="24"/>
        </w:rPr>
        <w:t xml:space="preserve"> using the following thresholds:</w:t>
      </w:r>
      <w:r w:rsidR="0087320B">
        <w:rPr>
          <w:rFonts w:ascii="Times New Roman" w:hAnsi="Times New Roman" w:cs="Times New Roman"/>
          <w:iCs/>
          <w:color w:val="000000" w:themeColor="text1"/>
          <w:kern w:val="0"/>
          <w:sz w:val="24"/>
          <w:szCs w:val="24"/>
        </w:rPr>
        <w:t xml:space="preserve"> </w:t>
      </w:r>
      <w:r w:rsidR="00F83FA1">
        <w:rPr>
          <w:rFonts w:ascii="Times New Roman" w:hAnsi="Times New Roman" w:cs="Times New Roman"/>
          <w:iCs/>
          <w:color w:val="000000" w:themeColor="text1"/>
          <w:kern w:val="0"/>
          <w:sz w:val="24"/>
          <w:szCs w:val="24"/>
        </w:rPr>
        <w:t xml:space="preserve">(1) more than 30-fold coverage two outgroups; (2) the allele was </w:t>
      </w:r>
      <w:r w:rsidR="00034847">
        <w:rPr>
          <w:rFonts w:ascii="Times New Roman" w:hAnsi="Times New Roman" w:cs="Times New Roman"/>
          <w:iCs/>
          <w:color w:val="000000" w:themeColor="text1"/>
          <w:kern w:val="0"/>
          <w:sz w:val="24"/>
          <w:szCs w:val="24"/>
        </w:rPr>
        <w:t>fixed and same in outgroups</w:t>
      </w:r>
      <w:r w:rsidR="00C060F6">
        <w:rPr>
          <w:rFonts w:ascii="Times New Roman" w:hAnsi="Times New Roman" w:cs="Times New Roman"/>
          <w:iCs/>
          <w:color w:val="000000" w:themeColor="text1"/>
          <w:kern w:val="0"/>
          <w:sz w:val="24"/>
          <w:szCs w:val="24"/>
        </w:rPr>
        <w:t xml:space="preserve">. </w:t>
      </w:r>
      <w:r w:rsidR="00F83FA1">
        <w:rPr>
          <w:rFonts w:ascii="Times New Roman" w:hAnsi="Times New Roman" w:cs="Times New Roman"/>
          <w:iCs/>
          <w:color w:val="000000" w:themeColor="text1"/>
          <w:kern w:val="0"/>
          <w:sz w:val="24"/>
          <w:szCs w:val="24"/>
        </w:rPr>
        <w:t xml:space="preserve">After that, </w:t>
      </w:r>
      <w:r w:rsidR="00FB0F26" w:rsidRPr="00E70206">
        <w:rPr>
          <w:rFonts w:ascii="Times New Roman" w:hAnsi="Times New Roman" w:cs="Times New Roman"/>
          <w:iCs/>
          <w:color w:val="000000" w:themeColor="text1"/>
          <w:kern w:val="0"/>
          <w:sz w:val="24"/>
          <w:szCs w:val="24"/>
        </w:rPr>
        <w:t>we quantize</w:t>
      </w:r>
      <w:r w:rsidR="00F83FA1">
        <w:rPr>
          <w:rFonts w:ascii="Times New Roman" w:hAnsi="Times New Roman" w:cs="Times New Roman"/>
          <w:iCs/>
          <w:color w:val="000000" w:themeColor="text1"/>
          <w:kern w:val="0"/>
          <w:sz w:val="24"/>
          <w:szCs w:val="24"/>
        </w:rPr>
        <w:t>d</w:t>
      </w:r>
      <w:r w:rsidR="00FB0F26" w:rsidRPr="00E70206">
        <w:rPr>
          <w:rFonts w:ascii="Times New Roman" w:hAnsi="Times New Roman" w:cs="Times New Roman"/>
          <w:iCs/>
          <w:color w:val="000000" w:themeColor="text1"/>
          <w:kern w:val="0"/>
          <w:sz w:val="24"/>
          <w:szCs w:val="24"/>
        </w:rPr>
        <w:t xml:space="preserve"> the frequency of each SNP of 8 domestic duck populations into one population </w:t>
      </w:r>
      <w:r w:rsidR="00F83FA1">
        <w:rPr>
          <w:rFonts w:ascii="Times New Roman" w:hAnsi="Times New Roman" w:cs="Times New Roman"/>
          <w:iCs/>
          <w:color w:val="000000" w:themeColor="text1"/>
          <w:kern w:val="0"/>
          <w:sz w:val="24"/>
          <w:szCs w:val="24"/>
        </w:rPr>
        <w:t xml:space="preserve">and simulated </w:t>
      </w:r>
      <w:r w:rsidR="001931A5">
        <w:rPr>
          <w:rFonts w:ascii="Times New Roman" w:hAnsi="Times New Roman" w:cs="Times New Roman"/>
          <w:iCs/>
          <w:color w:val="000000" w:themeColor="text1"/>
          <w:kern w:val="0"/>
          <w:sz w:val="24"/>
          <w:szCs w:val="24"/>
        </w:rPr>
        <w:t xml:space="preserve">the divergence among </w:t>
      </w:r>
      <w:r w:rsidR="00F83FA1" w:rsidRPr="007B6389">
        <w:rPr>
          <w:rFonts w:ascii="Times New Roman" w:hAnsi="Times New Roman" w:cs="Times New Roman"/>
          <w:iCs/>
          <w:color w:val="000000" w:themeColor="text1"/>
          <w:kern w:val="0"/>
          <w:sz w:val="24"/>
          <w:szCs w:val="24"/>
        </w:rPr>
        <w:t>spot-billed</w:t>
      </w:r>
      <w:r w:rsidR="001931A5">
        <w:rPr>
          <w:rFonts w:ascii="Times New Roman" w:hAnsi="Times New Roman" w:cs="Times New Roman"/>
          <w:iCs/>
          <w:color w:val="000000" w:themeColor="text1"/>
          <w:kern w:val="0"/>
          <w:sz w:val="24"/>
          <w:szCs w:val="24"/>
        </w:rPr>
        <w:t>,</w:t>
      </w:r>
      <w:r w:rsidR="00F83FA1" w:rsidRPr="007B6389">
        <w:rPr>
          <w:rFonts w:ascii="Times New Roman" w:hAnsi="Times New Roman" w:cs="Times New Roman"/>
          <w:iCs/>
          <w:color w:val="000000" w:themeColor="text1"/>
          <w:kern w:val="0"/>
          <w:sz w:val="24"/>
          <w:szCs w:val="24"/>
        </w:rPr>
        <w:t xml:space="preserve"> mallard and “domestic”</w:t>
      </w:r>
      <w:r w:rsidR="001931A5">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 xml:space="preserve">using </w:t>
      </w:r>
      <w:r w:rsidR="0087320B">
        <w:rPr>
          <w:rFonts w:ascii="Times New Roman" w:hAnsi="Times New Roman" w:cs="Times New Roman"/>
          <w:iCs/>
          <w:color w:val="000000" w:themeColor="text1"/>
          <w:kern w:val="0"/>
          <w:sz w:val="24"/>
          <w:szCs w:val="24"/>
        </w:rPr>
        <w:t>split without migration, split with migration and IM models</w:t>
      </w:r>
      <w:r w:rsidR="0087320B" w:rsidRPr="00E70206">
        <w:rPr>
          <w:rFonts w:ascii="Times New Roman" w:hAnsi="Times New Roman" w:cs="Times New Roman"/>
          <w:iCs/>
          <w:color w:val="000000" w:themeColor="text1"/>
          <w:kern w:val="0"/>
          <w:sz w:val="24"/>
          <w:szCs w:val="24"/>
        </w:rPr>
        <w:t xml:space="preserve"> </w:t>
      </w:r>
      <w:r w:rsidR="0087320B">
        <w:rPr>
          <w:rFonts w:ascii="Times New Roman" w:hAnsi="Times New Roman" w:cs="Times New Roman"/>
          <w:iCs/>
          <w:color w:val="000000" w:themeColor="text1"/>
          <w:kern w:val="0"/>
          <w:sz w:val="24"/>
          <w:szCs w:val="24"/>
        </w:rPr>
        <w:t xml:space="preserve">50 </w:t>
      </w:r>
      <w:r w:rsidR="00054A5F">
        <w:rPr>
          <w:rFonts w:ascii="Times New Roman" w:hAnsi="Times New Roman" w:cs="Times New Roman"/>
          <w:iCs/>
          <w:color w:val="000000" w:themeColor="text1"/>
          <w:kern w:val="0"/>
          <w:sz w:val="24"/>
          <w:szCs w:val="24"/>
        </w:rPr>
        <w:t xml:space="preserve">bootstraps each </w:t>
      </w:r>
      <w:r w:rsidR="00FB0F26" w:rsidRPr="00E70206">
        <w:rPr>
          <w:rFonts w:ascii="Times New Roman" w:hAnsi="Times New Roman" w:cs="Times New Roman"/>
          <w:iCs/>
          <w:color w:val="000000" w:themeColor="text1"/>
          <w:kern w:val="0"/>
          <w:sz w:val="24"/>
          <w:szCs w:val="24"/>
        </w:rPr>
        <w:t>(Fig</w:t>
      </w:r>
      <w:r w:rsidR="00B54D05" w:rsidRPr="00E70206">
        <w:rPr>
          <w:rFonts w:ascii="Times New Roman" w:hAnsi="Times New Roman" w:cs="Times New Roman"/>
          <w:iCs/>
          <w:color w:val="000000" w:themeColor="text1"/>
          <w:kern w:val="0"/>
          <w:sz w:val="24"/>
          <w:szCs w:val="24"/>
        </w:rPr>
        <w:t>.</w:t>
      </w:r>
      <w:r w:rsidR="00FB0F26" w:rsidRPr="00E70206">
        <w:rPr>
          <w:rFonts w:ascii="Times New Roman" w:hAnsi="Times New Roman" w:cs="Times New Roman"/>
          <w:iCs/>
          <w:color w:val="000000" w:themeColor="text1"/>
          <w:kern w:val="0"/>
          <w:sz w:val="24"/>
          <w:szCs w:val="24"/>
        </w:rPr>
        <w:t xml:space="preserve"> </w:t>
      </w:r>
      <w:r w:rsidR="009152CA">
        <w:rPr>
          <w:rFonts w:ascii="Times New Roman" w:hAnsi="Times New Roman" w:cs="Times New Roman"/>
          <w:iCs/>
          <w:color w:val="000000" w:themeColor="text1"/>
          <w:kern w:val="0"/>
          <w:sz w:val="24"/>
          <w:szCs w:val="24"/>
        </w:rPr>
        <w:t>3a</w:t>
      </w:r>
      <w:r w:rsidR="00B54D05" w:rsidRPr="00E70206">
        <w:rPr>
          <w:rFonts w:ascii="Times New Roman" w:hAnsi="Times New Roman" w:cs="Times New Roman"/>
          <w:iCs/>
          <w:color w:val="000000" w:themeColor="text1"/>
          <w:kern w:val="0"/>
          <w:sz w:val="24"/>
          <w:szCs w:val="24"/>
        </w:rPr>
        <w:t>;</w:t>
      </w:r>
      <w:r w:rsidR="00054A5F">
        <w:rPr>
          <w:rFonts w:ascii="Times New Roman" w:hAnsi="Times New Roman" w:cs="Times New Roman"/>
          <w:iCs/>
          <w:color w:val="000000" w:themeColor="text1"/>
          <w:kern w:val="0"/>
          <w:sz w:val="24"/>
          <w:szCs w:val="24"/>
        </w:rPr>
        <w:t xml:space="preserve"> </w:t>
      </w:r>
      <w:r w:rsidR="007E17A5">
        <w:rPr>
          <w:rFonts w:ascii="Times New Roman" w:hAnsi="Times New Roman" w:cs="Times New Roman"/>
          <w:iCs/>
          <w:color w:val="000000" w:themeColor="text1"/>
          <w:kern w:val="0"/>
          <w:sz w:val="24"/>
          <w:szCs w:val="24"/>
        </w:rPr>
        <w:t>SI Appendix</w:t>
      </w:r>
      <w:r w:rsidR="000265AE" w:rsidRPr="00E70206">
        <w:rPr>
          <w:rFonts w:ascii="Times New Roman" w:hAnsi="Times New Roman" w:cs="Times New Roman"/>
          <w:iCs/>
          <w:color w:val="000000" w:themeColor="text1"/>
          <w:kern w:val="0"/>
          <w:sz w:val="24"/>
          <w:szCs w:val="24"/>
        </w:rPr>
        <w:t>)</w:t>
      </w:r>
      <w:r w:rsidR="00F65B8E">
        <w:rPr>
          <w:rFonts w:ascii="Times New Roman" w:hAnsi="Times New Roman" w:cs="Times New Roman"/>
          <w:iCs/>
          <w:color w:val="000000" w:themeColor="text1"/>
          <w:kern w:val="0"/>
          <w:sz w:val="24"/>
          <w:szCs w:val="24"/>
        </w:rPr>
        <w:t xml:space="preserve">. </w:t>
      </w:r>
      <w:r w:rsidR="00A46817" w:rsidRPr="00A46817">
        <w:rPr>
          <w:rFonts w:ascii="Times New Roman" w:hAnsi="Times New Roman" w:cs="Times New Roman"/>
          <w:i/>
          <w:iCs/>
          <w:color w:val="000000" w:themeColor="text1"/>
          <w:kern w:val="0"/>
          <w:sz w:val="24"/>
          <w:szCs w:val="24"/>
        </w:rPr>
        <w:t>Nref</w:t>
      </w:r>
      <w:r w:rsidR="00A46817">
        <w:rPr>
          <w:rFonts w:ascii="Times New Roman" w:hAnsi="Times New Roman" w:cs="Times New Roman"/>
          <w:iCs/>
          <w:color w:val="000000" w:themeColor="text1"/>
          <w:kern w:val="0"/>
          <w:sz w:val="24"/>
          <w:szCs w:val="24"/>
        </w:rPr>
        <w:t xml:space="preserve"> </w:t>
      </w:r>
      <w:r w:rsidR="00F65B8E" w:rsidRPr="00E70206">
        <w:rPr>
          <w:rFonts w:ascii="Times New Roman" w:hAnsi="Times New Roman" w:cs="Times New Roman"/>
          <w:iCs/>
          <w:color w:val="000000" w:themeColor="text1"/>
          <w:kern w:val="0"/>
          <w:sz w:val="24"/>
          <w:szCs w:val="24"/>
        </w:rPr>
        <w:t>was calculated with the following format:</w:t>
      </w:r>
    </w:p>
    <w:p w14:paraId="00D16A8D" w14:textId="4B441B03" w:rsidR="003C509A" w:rsidRDefault="00130CEE" w:rsidP="00613842">
      <w:pPr>
        <w:autoSpaceDE w:val="0"/>
        <w:autoSpaceDN w:val="0"/>
        <w:adjustRightInd w:val="0"/>
        <w:spacing w:line="480" w:lineRule="auto"/>
        <w:rPr>
          <w:rFonts w:ascii="Times New Roman" w:hAnsi="Times New Roman" w:cs="Times New Roman"/>
          <w:sz w:val="24"/>
          <w:szCs w:val="24"/>
        </w:rPr>
      </w:pPr>
      <m:oMath>
        <m:r>
          <w:rPr>
            <w:rFonts w:ascii="Cambria Math" w:eastAsia="Cambria Math" w:hAnsi="Cambria Math" w:cs="Cambria Math"/>
            <w:sz w:val="24"/>
            <w:szCs w:val="24"/>
          </w:rPr>
          <m:t>Nref</m:t>
        </m:r>
        <m:r>
          <m:rPr>
            <m:sty m:val="p"/>
          </m:rPr>
          <w:rPr>
            <w:rFonts w:ascii="Cambria Math" w:eastAsia="Cambria Math" w:hAnsi="Cambria Math" w:cs="Cambria Math"/>
            <w:sz w:val="24"/>
            <w:szCs w:val="24"/>
          </w:rPr>
          <m:t>=</m:t>
        </m:r>
        <m:f>
          <m:fPr>
            <m:ctrlPr>
              <w:rPr>
                <w:rFonts w:ascii="Cambria Math" w:eastAsia="Cambria Math" w:hAnsi="Cambria Math" w:cs="Times New Roman"/>
                <w:sz w:val="24"/>
                <w:szCs w:val="24"/>
              </w:rPr>
            </m:ctrlPr>
          </m:fPr>
          <m:num>
            <m:r>
              <m:rPr>
                <m:sty m:val="p"/>
              </m:rPr>
              <w:rPr>
                <w:rFonts w:ascii="Cambria Math" w:hAnsi="Cambria Math" w:cs="Times New Roman" w:hint="eastAsia"/>
                <w:sz w:val="24"/>
                <w:szCs w:val="24"/>
              </w:rPr>
              <m:t>Watterson</m:t>
            </m:r>
            <m:r>
              <m:rPr>
                <m:sty m:val="p"/>
              </m:rPr>
              <w:rPr>
                <w:rFonts w:ascii="Cambria Math" w:hAnsi="Cambria Math" w:cs="Times New Roman" w:hint="eastAsia"/>
                <w:sz w:val="24"/>
                <w:szCs w:val="24"/>
              </w:rPr>
              <m:t>’</m:t>
            </m:r>
            <m:r>
              <m:rPr>
                <m:sty m:val="p"/>
              </m:rPr>
              <w:rPr>
                <w:rFonts w:ascii="Cambria Math" w:hAnsi="Cambria Math" w:cs="Times New Roman" w:hint="eastAsia"/>
                <w:sz w:val="24"/>
                <w:szCs w:val="24"/>
              </w:rPr>
              <m:t>s estimator</m:t>
            </m:r>
            <m:r>
              <m:rPr>
                <m:sty m:val="p"/>
              </m:rPr>
              <w:rPr>
                <w:rFonts w:ascii="Cambria Math" w:hAnsi="Cambria Math" w:cs="Times New Roman" w:hint="eastAsia"/>
                <w:color w:val="000000" w:themeColor="text1"/>
                <w:kern w:val="0"/>
                <w:sz w:val="24"/>
                <w:szCs w:val="24"/>
              </w:rPr>
              <m:t xml:space="preserve"> </m:t>
            </m:r>
            <m:r>
              <m:rPr>
                <m:sty m:val="p"/>
              </m:rPr>
              <w:rPr>
                <w:rFonts w:ascii="Times New Roman" w:hAnsi="Times New Roman" w:cs="Times New Roman"/>
                <w:color w:val="000000" w:themeColor="text1"/>
                <w:kern w:val="0"/>
                <w:sz w:val="24"/>
                <w:szCs w:val="24"/>
              </w:rPr>
              <m:t>ϴ</m:t>
            </m:r>
          </m:num>
          <m:den>
            <m:r>
              <m:rPr>
                <m:sty m:val="p"/>
              </m:rPr>
              <w:rPr>
                <w:rFonts w:ascii="Cambria Math" w:hAnsi="Cambria Math" w:cs="Times New Roman" w:hint="eastAsia"/>
                <w:color w:val="000000" w:themeColor="text1"/>
                <w:kern w:val="0"/>
                <w:sz w:val="24"/>
                <w:szCs w:val="24"/>
              </w:rPr>
              <m:t>4</m:t>
            </m:r>
            <m:r>
              <m:rPr>
                <m:sty m:val="p"/>
              </m:rPr>
              <w:rPr>
                <w:rFonts w:ascii="MS Mincho" w:eastAsia="MS Mincho" w:hAnsi="MS Mincho" w:cs="MS Mincho"/>
                <w:color w:val="000000" w:themeColor="text1"/>
                <w:kern w:val="0"/>
                <w:sz w:val="24"/>
                <w:szCs w:val="24"/>
              </w:rPr>
              <m:t>*</m:t>
            </m:r>
            <m:r>
              <m:rPr>
                <m:sty m:val="p"/>
              </m:rPr>
              <w:rPr>
                <w:rFonts w:ascii="Cambria Math" w:hAnsi="Cambria Math" w:cs="Times New Roman" w:hint="eastAsia"/>
                <w:color w:val="000000" w:themeColor="text1"/>
                <w:kern w:val="0"/>
                <w:sz w:val="24"/>
                <w:szCs w:val="24"/>
              </w:rPr>
              <m:t xml:space="preserve">mutation rate </m:t>
            </m:r>
            <m:r>
              <m:rPr>
                <m:sty m:val="p"/>
              </m:rPr>
              <w:rPr>
                <w:rFonts w:ascii="MS Mincho" w:eastAsia="MS Mincho" w:hAnsi="MS Mincho" w:cs="MS Mincho"/>
                <w:color w:val="000000" w:themeColor="text1"/>
                <w:kern w:val="0"/>
                <w:sz w:val="24"/>
                <w:szCs w:val="24"/>
              </w:rPr>
              <m:t>*</m:t>
            </m:r>
            <m:r>
              <m:rPr>
                <m:sty m:val="p"/>
              </m:rPr>
              <w:rPr>
                <w:rFonts w:ascii="Cambria Math" w:hAnsi="Cambria Math" w:cs="Times New Roman" w:hint="eastAsia"/>
                <w:color w:val="000000" w:themeColor="text1"/>
                <w:kern w:val="0"/>
                <w:sz w:val="24"/>
                <w:szCs w:val="24"/>
              </w:rPr>
              <m:t xml:space="preserve"> L</m:t>
            </m:r>
          </m:den>
        </m:f>
      </m:oMath>
      <w:r w:rsidRPr="00130CEE">
        <w:rPr>
          <w:rFonts w:ascii="Times New Roman" w:hAnsi="Times New Roman" w:cs="Times New Roman" w:hint="eastAsia"/>
          <w:sz w:val="24"/>
          <w:szCs w:val="24"/>
        </w:rPr>
        <w:t xml:space="preserve">; </w:t>
      </w:r>
      <w:r w:rsidRPr="00E70206">
        <w:rPr>
          <w:rFonts w:ascii="Times New Roman" w:hAnsi="Times New Roman" w:cs="Times New Roman"/>
          <w:sz w:val="24"/>
          <w:szCs w:val="24"/>
        </w:rPr>
        <w:t>L was length of the SNPs from</w:t>
      </w:r>
      <w:r w:rsidR="00054A5F">
        <w:rPr>
          <w:rFonts w:ascii="Times New Roman" w:hAnsi="Times New Roman" w:cs="Times New Roman"/>
          <w:sz w:val="24"/>
          <w:szCs w:val="24"/>
        </w:rPr>
        <w:t xml:space="preserve"> </w:t>
      </w:r>
      <w:r w:rsidR="00D13CB0">
        <w:rPr>
          <w:rFonts w:ascii="Times New Roman" w:hAnsi="Times New Roman" w:cs="Times New Roman"/>
          <w:sz w:val="24"/>
          <w:szCs w:val="24"/>
        </w:rPr>
        <w:t>and</w:t>
      </w:r>
      <w:r w:rsidR="00054A5F">
        <w:rPr>
          <w:rFonts w:ascii="Times New Roman" w:hAnsi="Times New Roman" w:cs="Times New Roman"/>
          <w:sz w:val="24"/>
          <w:szCs w:val="24"/>
        </w:rPr>
        <w:t xml:space="preserve"> diluted </w:t>
      </w:r>
      <w:r w:rsidR="00D13CB0">
        <w:rPr>
          <w:rFonts w:ascii="Times New Roman" w:hAnsi="Times New Roman" w:cs="Times New Roman"/>
          <w:sz w:val="24"/>
          <w:szCs w:val="24"/>
        </w:rPr>
        <w:t>by rate of SNP sampling</w:t>
      </w:r>
      <w:r w:rsidR="00573CC6">
        <w:rPr>
          <w:rFonts w:ascii="Times New Roman" w:hAnsi="Times New Roman" w:cs="Times New Roman"/>
          <w:sz w:val="24"/>
          <w:szCs w:val="24"/>
        </w:rPr>
        <w:t>.</w:t>
      </w:r>
    </w:p>
    <w:p w14:paraId="68422448" w14:textId="59745156" w:rsidR="003463A6" w:rsidRPr="00E70206" w:rsidRDefault="003C509A"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For the PSMC analysis</w:t>
      </w:r>
      <w:r w:rsidR="004C1689">
        <w:rPr>
          <w:rFonts w:ascii="Times New Roman" w:hAnsi="Times New Roman" w:cs="Times New Roman"/>
          <w:sz w:val="24"/>
          <w:szCs w:val="24"/>
        </w:rPr>
        <w:fldChar w:fldCharType="begin">
          <w:fldData xml:space="preserve">PEVuZE5vdGU+PENpdGU+PEF1dGhvcj5Mb2htdWVsbGVyPC9BdXRob3I+PFllYXI+MjAxMDwvWWVh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PEVuZE5vdGU+PENpdGU+PEF1dGhvcj5Mb2htdWVsbGVyPC9BdXRob3I+PFllYXI+MjAxMDwvWWVh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4C1689">
        <w:rPr>
          <w:rFonts w:ascii="Times New Roman" w:hAnsi="Times New Roman" w:cs="Times New Roman"/>
          <w:sz w:val="24"/>
          <w:szCs w:val="24"/>
        </w:rPr>
        <w:fldChar w:fldCharType="separate"/>
      </w:r>
      <w:r w:rsidR="00F50B80">
        <w:rPr>
          <w:rFonts w:ascii="Times New Roman" w:hAnsi="Times New Roman" w:cs="Times New Roman"/>
          <w:noProof/>
          <w:sz w:val="24"/>
          <w:szCs w:val="24"/>
        </w:rPr>
        <w:t>(63, 64)</w:t>
      </w:r>
      <w:r w:rsidR="004C1689">
        <w:rPr>
          <w:rFonts w:ascii="Times New Roman" w:hAnsi="Times New Roman" w:cs="Times New Roman"/>
          <w:sz w:val="24"/>
          <w:szCs w:val="24"/>
        </w:rPr>
        <w:fldChar w:fldCharType="end"/>
      </w:r>
      <w:r>
        <w:rPr>
          <w:rFonts w:ascii="Times New Roman" w:hAnsi="Times New Roman" w:cs="Times New Roman"/>
          <w:sz w:val="24"/>
          <w:szCs w:val="24"/>
        </w:rPr>
        <w:t xml:space="preserve">, SNPs were filtered according to the coverage of resequencing data at their position with thresholds of 10- to 100-fold for Beijing, spot-billed and mallard, or 5- to 80-fold for Shaoxing. </w:t>
      </w:r>
      <w:r w:rsidR="00F65B8E">
        <w:rPr>
          <w:rFonts w:ascii="Times New Roman" w:hAnsi="Times New Roman" w:cs="Times New Roman"/>
          <w:sz w:val="24"/>
          <w:szCs w:val="24"/>
        </w:rPr>
        <w:t>E</w:t>
      </w:r>
      <w:r w:rsidR="00FB0F26" w:rsidRPr="00E70206">
        <w:rPr>
          <w:rFonts w:ascii="Times New Roman" w:hAnsi="Times New Roman" w:cs="Times New Roman"/>
          <w:sz w:val="24"/>
          <w:szCs w:val="24"/>
        </w:rPr>
        <w:t>ffective population size</w:t>
      </w:r>
      <w:r w:rsidR="00F65B8E">
        <w:rPr>
          <w:rFonts w:ascii="Times New Roman" w:hAnsi="Times New Roman" w:cs="Times New Roman"/>
          <w:sz w:val="24"/>
          <w:szCs w:val="24"/>
        </w:rPr>
        <w:t>s</w:t>
      </w:r>
      <w:r w:rsidR="00FB0F26" w:rsidRPr="00E70206">
        <w:rPr>
          <w:rFonts w:ascii="Times New Roman" w:hAnsi="Times New Roman" w:cs="Times New Roman"/>
          <w:sz w:val="24"/>
          <w:szCs w:val="24"/>
        </w:rPr>
        <w:t xml:space="preserve"> were assessed by PSMC model analysis. We assumed that mutati</w:t>
      </w:r>
      <w:r w:rsidR="00705C0D">
        <w:rPr>
          <w:rFonts w:ascii="Times New Roman" w:hAnsi="Times New Roman" w:cs="Times New Roman"/>
          <w:sz w:val="24"/>
          <w:szCs w:val="24"/>
        </w:rPr>
        <w:t>on rate per year to be 9.97e-10</w:t>
      </w:r>
      <w:r w:rsidR="00FB0F26" w:rsidRPr="00E70206">
        <w:rPr>
          <w:rFonts w:ascii="Times New Roman" w:hAnsi="Times New Roman" w:cs="Times New Roman"/>
          <w:sz w:val="24"/>
          <w:szCs w:val="24"/>
        </w:rPr>
        <w:t xml:space="preserve"> and </w:t>
      </w:r>
      <w:r w:rsidR="0006634C">
        <w:rPr>
          <w:rFonts w:ascii="Times New Roman" w:hAnsi="Times New Roman" w:cs="Times New Roman"/>
          <w:sz w:val="24"/>
          <w:szCs w:val="24"/>
        </w:rPr>
        <w:t>that the generation time to be one</w:t>
      </w:r>
      <w:r w:rsidR="00FB0F26" w:rsidRPr="00E70206">
        <w:rPr>
          <w:rFonts w:ascii="Times New Roman" w:hAnsi="Times New Roman" w:cs="Times New Roman"/>
          <w:sz w:val="24"/>
          <w:szCs w:val="24"/>
        </w:rPr>
        <w:t xml:space="preserve"> year for both </w:t>
      </w:r>
      <m:oMath>
        <m:r>
          <m:rPr>
            <m:sty m:val="p"/>
          </m:rPr>
          <w:rPr>
            <w:rFonts w:ascii="Cambria Math" w:hAnsi="Cambria Math" w:cs="Times New Roman"/>
            <w:sz w:val="24"/>
            <w:szCs w:val="24"/>
          </w:rPr>
          <m:t>∂</m:t>
        </m:r>
      </m:oMath>
      <w:r w:rsidR="007D038A" w:rsidRPr="00E70206">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7D038A" w:rsidRPr="00E70206">
        <w:rPr>
          <w:rFonts w:ascii="Times New Roman" w:hAnsi="Times New Roman" w:cs="Times New Roman"/>
          <w:iCs/>
          <w:color w:val="000000" w:themeColor="text1"/>
          <w:kern w:val="0"/>
          <w:sz w:val="24"/>
          <w:szCs w:val="24"/>
        </w:rPr>
        <w:t>i</w:t>
      </w:r>
      <w:r w:rsidR="00FB0F26" w:rsidRPr="00E70206">
        <w:rPr>
          <w:rFonts w:ascii="Times New Roman" w:hAnsi="Times New Roman" w:cs="Times New Roman"/>
          <w:sz w:val="24"/>
          <w:szCs w:val="24"/>
        </w:rPr>
        <w:t xml:space="preserve"> simulation and PSMC analysis</w:t>
      </w:r>
      <w:r w:rsidR="003A420E">
        <w:rPr>
          <w:rFonts w:ascii="Times New Roman" w:hAnsi="Times New Roman" w:cs="Times New Roman"/>
          <w:sz w:val="24"/>
          <w:szCs w:val="24"/>
        </w:rPr>
        <w:fldChar w:fldCharType="begin">
          <w:fldData xml:space="preserve">PEVuZE5vdGU+PENpdGU+PEF1dGhvcj5OYWRhY2hvd3NrYS1Ccnp5c2thPC9BdXRob3I+PFllYXI+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PEVuZE5vdGU+PENpdGU+PEF1dGhvcj5OYWRhY2hvd3NrYS1Ccnp5c2thPC9BdXRob3I+PFllYXI+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(65)</w:t>
      </w:r>
      <w:r w:rsidR="003A420E">
        <w:rPr>
          <w:rFonts w:ascii="Times New Roman" w:hAnsi="Times New Roman" w:cs="Times New Roman"/>
          <w:sz w:val="24"/>
          <w:szCs w:val="24"/>
        </w:rPr>
        <w:fldChar w:fldCharType="end"/>
      </w:r>
      <w:r w:rsidR="00FB0F26" w:rsidRPr="00E70206">
        <w:rPr>
          <w:rFonts w:ascii="Times New Roman" w:hAnsi="Times New Roman" w:cs="Times New Roman"/>
          <w:sz w:val="24"/>
          <w:szCs w:val="24"/>
        </w:rPr>
        <w:t>.</w:t>
      </w:r>
    </w:p>
    <w:p w14:paraId="0DD55B85" w14:textId="77777777" w:rsidR="009E4690" w:rsidRDefault="009E4690" w:rsidP="00E7020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Selective sweep analysis</w:t>
      </w:r>
    </w:p>
    <w:p w14:paraId="4D24C0E7" w14:textId="21560CA2" w:rsidR="009E4690" w:rsidRDefault="009E4690" w:rsidP="00E70206">
      <w:pPr>
        <w:autoSpaceDE w:val="0"/>
        <w:autoSpaceDN w:val="0"/>
        <w:adjustRightInd w:val="0"/>
        <w:spacing w:line="480" w:lineRule="auto"/>
        <w:rPr>
          <w:rFonts w:ascii="Times New Roman" w:hAnsi="Times New Roman" w:cs="Times New Roman"/>
          <w:sz w:val="24"/>
          <w:szCs w:val="24"/>
        </w:rPr>
      </w:pPr>
      <w:del w:id="160" w:author="liu rui" w:date="2018-10-08T13:54:00Z">
        <w:r w:rsidDel="002275AC">
          <w:rPr>
            <w:rFonts w:ascii="Times New Roman" w:hAnsi="Times New Roman" w:cs="Times New Roman" w:hint="eastAsia"/>
            <w:sz w:val="24"/>
            <w:szCs w:val="24"/>
          </w:rPr>
          <w:delText xml:space="preserve">For the </w:delText>
        </w:r>
      </w:del>
      <w:ins w:id="161" w:author="liu rui" w:date="2018-10-08T13:54:00Z">
        <w:r w:rsidR="002275AC">
          <w:rPr>
            <w:rFonts w:ascii="Times New Roman" w:hAnsi="Times New Roman" w:cs="Times New Roman"/>
            <w:sz w:val="24"/>
            <w:szCs w:val="24"/>
          </w:rPr>
          <w:t xml:space="preserve">To detect selection that occurred in </w:t>
        </w:r>
      </w:ins>
      <w:r>
        <w:rPr>
          <w:rFonts w:ascii="Times New Roman" w:hAnsi="Times New Roman" w:cs="Times New Roman"/>
          <w:sz w:val="24"/>
          <w:szCs w:val="24"/>
        </w:rPr>
        <w:t>wild duck linage (</w:t>
      </w:r>
      <w:r w:rsidR="004E2A24">
        <w:rPr>
          <w:rFonts w:ascii="Times New Roman" w:hAnsi="Times New Roman" w:cs="Times New Roman"/>
          <w:sz w:val="24"/>
          <w:szCs w:val="24"/>
        </w:rPr>
        <w:t>mallard duck and spot-billed duck</w:t>
      </w:r>
      <w:r>
        <w:rPr>
          <w:rFonts w:ascii="Times New Roman" w:hAnsi="Times New Roman" w:cs="Times New Roman"/>
          <w:sz w:val="24"/>
          <w:szCs w:val="24"/>
        </w:rPr>
        <w:t>)</w:t>
      </w:r>
      <w:ins w:id="162" w:author="liu rui" w:date="2018-10-08T13:54:00Z">
        <w:r w:rsidR="002275AC">
          <w:rPr>
            <w:rFonts w:ascii="Times New Roman" w:hAnsi="Times New Roman" w:cs="Times New Roman"/>
            <w:sz w:val="24"/>
            <w:szCs w:val="24"/>
          </w:rPr>
          <w:t xml:space="preserve"> after</w:t>
        </w:r>
      </w:ins>
      <w:ins w:id="163" w:author="liu rui" w:date="2018-10-08T13:55:00Z">
        <w:r w:rsidR="002275AC">
          <w:rPr>
            <w:rFonts w:ascii="Times New Roman" w:hAnsi="Times New Roman" w:cs="Times New Roman"/>
            <w:sz w:val="24"/>
            <w:szCs w:val="24"/>
          </w:rPr>
          <w:t xml:space="preserve"> their divergence with domestic lineage</w:t>
        </w:r>
      </w:ins>
      <w:r>
        <w:rPr>
          <w:rFonts w:ascii="Times New Roman" w:hAnsi="Times New Roman" w:cs="Times New Roman"/>
          <w:sz w:val="24"/>
          <w:szCs w:val="24"/>
        </w:rPr>
        <w:t>, we selected SNPs according to the inferred ancestral all</w:t>
      </w:r>
      <w:r w:rsidR="003F44D8">
        <w:rPr>
          <w:rFonts w:ascii="Times New Roman" w:hAnsi="Times New Roman" w:cs="Times New Roman"/>
          <w:sz w:val="24"/>
          <w:szCs w:val="24"/>
        </w:rPr>
        <w:t>eles and using the thresholds</w:t>
      </w:r>
      <w:r>
        <w:rPr>
          <w:rFonts w:ascii="Times New Roman" w:hAnsi="Times New Roman" w:cs="Times New Roman"/>
          <w:sz w:val="24"/>
          <w:szCs w:val="24"/>
        </w:rPr>
        <w:t xml:space="preserve">: (1) SNPs were fixed in the tested Muscovy ducks with at least 20-fold coverage; (2) </w:t>
      </w:r>
      <w:r w:rsidRPr="006B4FC3">
        <w:rPr>
          <w:rFonts w:ascii="Times New Roman" w:hAnsi="Times New Roman" w:cs="Times New Roman"/>
          <w:sz w:val="24"/>
          <w:szCs w:val="24"/>
        </w:rPr>
        <w:t>derived allele</w:t>
      </w:r>
      <w:r>
        <w:rPr>
          <w:rFonts w:ascii="Times New Roman" w:hAnsi="Times New Roman" w:cs="Times New Roman"/>
          <w:sz w:val="24"/>
          <w:szCs w:val="24"/>
        </w:rPr>
        <w:t>s</w:t>
      </w:r>
      <w:r w:rsidRPr="006B4FC3">
        <w:rPr>
          <w:rFonts w:ascii="Times New Roman" w:hAnsi="Times New Roman" w:cs="Times New Roman"/>
          <w:sz w:val="24"/>
          <w:szCs w:val="24"/>
        </w:rPr>
        <w:t xml:space="preserve"> </w:t>
      </w:r>
      <w:r>
        <w:rPr>
          <w:rFonts w:ascii="Times New Roman" w:hAnsi="Times New Roman" w:cs="Times New Roman"/>
          <w:sz w:val="24"/>
          <w:szCs w:val="24"/>
        </w:rPr>
        <w:t>were detected</w:t>
      </w:r>
      <w:r w:rsidRPr="006B4FC3">
        <w:rPr>
          <w:rFonts w:ascii="Times New Roman" w:hAnsi="Times New Roman" w:cs="Times New Roman"/>
          <w:sz w:val="24"/>
          <w:szCs w:val="24"/>
        </w:rPr>
        <w:t xml:space="preserve"> in both do</w:t>
      </w:r>
      <w:r>
        <w:rPr>
          <w:rFonts w:ascii="Times New Roman" w:hAnsi="Times New Roman" w:cs="Times New Roman"/>
          <w:sz w:val="24"/>
          <w:szCs w:val="24"/>
        </w:rPr>
        <w:t>mestic lineage</w:t>
      </w:r>
      <w:r w:rsidR="003F44D8">
        <w:rPr>
          <w:rFonts w:ascii="Times New Roman" w:hAnsi="Times New Roman" w:cs="Times New Roman"/>
          <w:sz w:val="24"/>
          <w:szCs w:val="24"/>
        </w:rPr>
        <w:t xml:space="preserve"> and wild lineage; (3) wasn’t</w:t>
      </w:r>
      <w:r w:rsidRPr="00E70206">
        <w:rPr>
          <w:rFonts w:ascii="Times New Roman" w:hAnsi="Times New Roman" w:cs="Times New Roman"/>
          <w:sz w:val="24"/>
          <w:szCs w:val="24"/>
        </w:rPr>
        <w:t xml:space="preserve"> in CpG sites</w:t>
      </w:r>
      <w:r w:rsidR="00F50B80">
        <w:rPr>
          <w:rFonts w:ascii="Times New Roman" w:hAnsi="Times New Roman" w:cs="Times New Roman"/>
          <w:sz w:val="24"/>
          <w:szCs w:val="24"/>
        </w:rPr>
        <w:fldChar w:fldCharType="begin">
          <w:fldData xml:space="preserve">PEVuZE5vdGU+PENpdGU+PEF1dGhvcj5HcmVlbjwvQXV0aG9yPjxZZWFyPjIwMTA8L1llYXI+PFJl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==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PEVuZE5vdGU+PENpdGU+PEF1dGhvcj5HcmVlbjwvQXV0aG9yPjxZZWFyPjIwMTA8L1llYXI+PFJl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==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F50B80">
        <w:rPr>
          <w:rFonts w:ascii="Times New Roman" w:hAnsi="Times New Roman" w:cs="Times New Roman"/>
          <w:sz w:val="24"/>
          <w:szCs w:val="24"/>
        </w:rPr>
        <w:fldChar w:fldCharType="separate"/>
      </w:r>
      <w:r w:rsidR="00F50B80">
        <w:rPr>
          <w:rFonts w:ascii="Times New Roman" w:hAnsi="Times New Roman" w:cs="Times New Roman"/>
          <w:noProof/>
          <w:sz w:val="24"/>
          <w:szCs w:val="24"/>
        </w:rPr>
        <w:t>(28)</w:t>
      </w:r>
      <w:r w:rsidR="00F50B80">
        <w:rPr>
          <w:rFonts w:ascii="Times New Roman" w:hAnsi="Times New Roman" w:cs="Times New Roman"/>
          <w:sz w:val="24"/>
          <w:szCs w:val="24"/>
        </w:rPr>
        <w:fldChar w:fldCharType="end"/>
      </w:r>
      <w:r w:rsidRPr="00E70206">
        <w:rPr>
          <w:rFonts w:ascii="Times New Roman" w:hAnsi="Times New Roman" w:cs="Times New Roman"/>
          <w:sz w:val="24"/>
          <w:szCs w:val="24"/>
        </w:rPr>
        <w:t xml:space="preserve">. We then calculated the derived allele frequency of </w:t>
      </w:r>
      <w:r w:rsidR="009F4460" w:rsidRPr="00E70206">
        <w:rPr>
          <w:rFonts w:ascii="Times New Roman" w:hAnsi="Times New Roman" w:cs="Times New Roman"/>
          <w:sz w:val="24"/>
          <w:szCs w:val="24"/>
        </w:rPr>
        <w:t>18</w:t>
      </w:r>
      <w:r w:rsidR="009F4460" w:rsidRPr="00E70206">
        <w:rPr>
          <w:rFonts w:ascii="Times New Roman" w:hAnsi="Times New Roman" w:cs="Times New Roman" w:hint="eastAsia"/>
          <w:sz w:val="24"/>
          <w:szCs w:val="24"/>
        </w:rPr>
        <w:t>,</w:t>
      </w:r>
      <w:r w:rsidR="009F4460" w:rsidRPr="00E70206">
        <w:rPr>
          <w:rFonts w:ascii="Times New Roman" w:hAnsi="Times New Roman" w:cs="Times New Roman"/>
          <w:sz w:val="24"/>
          <w:szCs w:val="24"/>
        </w:rPr>
        <w:t>083</w:t>
      </w:r>
      <w:r w:rsidR="009F4460" w:rsidRPr="00E70206">
        <w:rPr>
          <w:rFonts w:ascii="Times New Roman" w:hAnsi="Times New Roman" w:cs="Times New Roman" w:hint="eastAsia"/>
          <w:sz w:val="24"/>
          <w:szCs w:val="24"/>
        </w:rPr>
        <w:t>,</w:t>
      </w:r>
      <w:r w:rsidR="009F4460" w:rsidRPr="00E70206">
        <w:rPr>
          <w:rFonts w:ascii="Times New Roman" w:hAnsi="Times New Roman" w:cs="Times New Roman"/>
          <w:sz w:val="24"/>
          <w:szCs w:val="24"/>
        </w:rPr>
        <w:t>967</w:t>
      </w:r>
      <w:r w:rsidR="009F4460" w:rsidRPr="00E70206" w:rsidDel="009F4460">
        <w:rPr>
          <w:rFonts w:ascii="Times New Roman" w:hAnsi="Times New Roman" w:cs="Times New Roman"/>
          <w:sz w:val="24"/>
          <w:szCs w:val="24"/>
        </w:rPr>
        <w:t xml:space="preserve"> </w:t>
      </w:r>
      <w:r w:rsidRPr="00E70206">
        <w:rPr>
          <w:rFonts w:ascii="Times New Roman" w:hAnsi="Times New Roman" w:cs="Times New Roman"/>
          <w:sz w:val="24"/>
          <w:szCs w:val="24"/>
        </w:rPr>
        <w:t xml:space="preserve">selected SNPs in both wild lineage and domestic lineage, and defined selective sweep regions of the early </w:t>
      </w:r>
      <w:r w:rsidR="004E2A24">
        <w:rPr>
          <w:rFonts w:ascii="Times New Roman" w:hAnsi="Times New Roman" w:cs="Times New Roman"/>
          <w:sz w:val="24"/>
          <w:szCs w:val="24"/>
        </w:rPr>
        <w:t>mallard duck and spot-billed duck</w:t>
      </w:r>
      <w:r w:rsidRPr="00E70206">
        <w:rPr>
          <w:rFonts w:ascii="Times New Roman" w:hAnsi="Times New Roman" w:cs="Times New Roman"/>
          <w:sz w:val="24"/>
          <w:szCs w:val="24"/>
        </w:rPr>
        <w:t xml:space="preserve"> </w:t>
      </w:r>
      <w:r w:rsidRPr="00E70206">
        <w:rPr>
          <w:rFonts w:ascii="Times New Roman" w:hAnsi="Times New Roman" w:cs="Times New Roman"/>
          <w:sz w:val="24"/>
          <w:szCs w:val="24"/>
        </w:rPr>
        <w:lastRenderedPageBreak/>
        <w:t>a</w:t>
      </w:r>
      <w:r w:rsidR="003F44D8">
        <w:rPr>
          <w:rFonts w:ascii="Times New Roman" w:hAnsi="Times New Roman" w:cs="Times New Roman"/>
          <w:sz w:val="24"/>
          <w:szCs w:val="24"/>
        </w:rPr>
        <w:t>ncestors using the thresholds of</w:t>
      </w:r>
      <w:r w:rsidR="00FF61A8" w:rsidRPr="00E70206">
        <w:rPr>
          <w:rFonts w:ascii="Times New Roman" w:hAnsi="Times New Roman" w:cs="Times New Roman" w:hint="eastAsia"/>
          <w:sz w:val="24"/>
          <w:szCs w:val="24"/>
        </w:rPr>
        <w:t xml:space="preserve"> </w:t>
      </w:r>
      <w:r w:rsidR="0079029E" w:rsidRPr="00E70206">
        <w:rPr>
          <w:rFonts w:ascii="Times New Roman" w:hAnsi="Times New Roman" w:cs="Times New Roman" w:hint="eastAsia"/>
          <w:sz w:val="24"/>
          <w:szCs w:val="24"/>
        </w:rPr>
        <w:t>-</w:t>
      </w:r>
      <w:r w:rsidR="00FF61A8" w:rsidRPr="00E70206">
        <w:rPr>
          <w:rFonts w:ascii="Times New Roman" w:hAnsi="Times New Roman" w:cs="Times New Roman" w:hint="eastAsia"/>
          <w:sz w:val="24"/>
          <w:szCs w:val="24"/>
        </w:rPr>
        <w:t>0.2819</w:t>
      </w:r>
      <w:r w:rsidR="0079029E" w:rsidRPr="00E70206">
        <w:rPr>
          <w:rFonts w:ascii="Times New Roman" w:hAnsi="Times New Roman" w:cs="Times New Roman" w:hint="eastAsia"/>
          <w:sz w:val="24"/>
          <w:szCs w:val="24"/>
        </w:rPr>
        <w:t xml:space="preserve"> (4-fold </w:t>
      </w:r>
      <w:r w:rsidR="0079029E" w:rsidRPr="00E70206">
        <w:rPr>
          <w:rFonts w:ascii="Times New Roman" w:hAnsi="Times New Roman" w:cs="Times New Roman"/>
          <w:sz w:val="24"/>
          <w:szCs w:val="24"/>
        </w:rPr>
        <w:t>standard deviations</w:t>
      </w:r>
      <w:r w:rsidR="0079029E" w:rsidRPr="00E70206">
        <w:rPr>
          <w:rFonts w:ascii="Times New Roman" w:hAnsi="Times New Roman" w:cs="Times New Roman" w:hint="eastAsia"/>
          <w:sz w:val="24"/>
          <w:szCs w:val="24"/>
        </w:rPr>
        <w:t xml:space="preserve"> away from mean)</w:t>
      </w:r>
      <w:r w:rsidR="00E70206">
        <w:rPr>
          <w:rFonts w:ascii="Times New Roman" w:hAnsi="Times New Roman" w:cs="Times New Roman" w:hint="eastAsia"/>
          <w:sz w:val="24"/>
          <w:szCs w:val="24"/>
        </w:rPr>
        <w:t xml:space="preserve"> </w:t>
      </w:r>
      <w:r w:rsidR="003F44D8">
        <w:rPr>
          <w:rFonts w:ascii="Times New Roman" w:hAnsi="Times New Roman" w:cs="Times New Roman"/>
          <w:sz w:val="24"/>
          <w:szCs w:val="24"/>
        </w:rPr>
        <w:t xml:space="preserve">for autosomes </w:t>
      </w:r>
      <w:r w:rsidR="0079029E" w:rsidRPr="00E70206">
        <w:rPr>
          <w:rFonts w:ascii="Times New Roman" w:hAnsi="Times New Roman" w:cs="Times New Roman" w:hint="eastAsia"/>
          <w:sz w:val="24"/>
          <w:szCs w:val="24"/>
        </w:rPr>
        <w:t>and</w:t>
      </w:r>
      <w:r w:rsidR="00FF61A8" w:rsidRPr="00E70206">
        <w:t xml:space="preserve"> </w:t>
      </w:r>
      <w:r w:rsidR="0079029E" w:rsidRPr="00E70206">
        <w:rPr>
          <w:rFonts w:hint="eastAsia"/>
        </w:rPr>
        <w:t>-</w:t>
      </w:r>
      <w:r w:rsidR="00FF61A8" w:rsidRPr="00E70206">
        <w:rPr>
          <w:rFonts w:ascii="Times New Roman" w:hAnsi="Times New Roman" w:cs="Times New Roman"/>
          <w:sz w:val="24"/>
          <w:szCs w:val="24"/>
        </w:rPr>
        <w:t>0.3089</w:t>
      </w:r>
      <w:r w:rsidR="003F44D8">
        <w:rPr>
          <w:rFonts w:ascii="Times New Roman" w:hAnsi="Times New Roman" w:cs="Times New Roman"/>
          <w:sz w:val="24"/>
          <w:szCs w:val="24"/>
        </w:rPr>
        <w:t xml:space="preserve"> for sex-chromosome</w:t>
      </w:r>
      <w:r w:rsidR="0079029E" w:rsidRPr="00E70206">
        <w:rPr>
          <w:rFonts w:ascii="Times New Roman" w:hAnsi="Times New Roman" w:cs="Times New Roman" w:hint="eastAsia"/>
          <w:sz w:val="24"/>
          <w:szCs w:val="24"/>
        </w:rPr>
        <w:t xml:space="preserve"> (1.5-fold </w:t>
      </w:r>
      <w:r w:rsidR="0079029E" w:rsidRPr="00E70206">
        <w:rPr>
          <w:rFonts w:ascii="Times New Roman" w:hAnsi="Times New Roman" w:cs="Times New Roman"/>
          <w:sz w:val="24"/>
          <w:szCs w:val="24"/>
        </w:rPr>
        <w:t>standard deviations</w:t>
      </w:r>
      <w:r w:rsidR="003F44D8">
        <w:rPr>
          <w:rFonts w:ascii="Times New Roman" w:hAnsi="Times New Roman" w:cs="Times New Roman" w:hint="eastAsia"/>
          <w:sz w:val="24"/>
          <w:szCs w:val="24"/>
        </w:rPr>
        <w:t xml:space="preserve"> away from mean)</w:t>
      </w:r>
      <w:r w:rsidR="0079029E" w:rsidRPr="00E70206">
        <w:rPr>
          <w:rFonts w:ascii="Times New Roman" w:hAnsi="Times New Roman" w:cs="Times New Roman" w:hint="eastAsia"/>
          <w:sz w:val="24"/>
          <w:szCs w:val="24"/>
        </w:rPr>
        <w:t>, respectively</w:t>
      </w:r>
      <w:r w:rsidRPr="00E70206">
        <w:rPr>
          <w:rFonts w:ascii="Times New Roman" w:hAnsi="Times New Roman" w:cs="Times New Roman"/>
          <w:sz w:val="24"/>
          <w:szCs w:val="24"/>
        </w:rPr>
        <w:t>.</w:t>
      </w:r>
    </w:p>
    <w:p w14:paraId="1609489E" w14:textId="3816C2DA" w:rsidR="009E4690" w:rsidRDefault="009E4690" w:rsidP="00E70206">
      <w:pPr>
        <w:autoSpaceDE w:val="0"/>
        <w:autoSpaceDN w:val="0"/>
        <w:adjustRightInd w:val="0"/>
        <w:spacing w:line="480" w:lineRule="auto"/>
        <w:rPr>
          <w:rFonts w:ascii="Times New Roman" w:hAnsi="Times New Roman" w:cs="Times New Roman"/>
          <w:b/>
          <w:sz w:val="24"/>
          <w:szCs w:val="24"/>
        </w:rPr>
      </w:pPr>
      <w:r w:rsidRPr="006B4FC3">
        <w:rPr>
          <w:rFonts w:ascii="Times New Roman" w:hAnsi="Times New Roman" w:cs="Times New Roman"/>
          <w:sz w:val="24"/>
          <w:szCs w:val="24"/>
        </w:rPr>
        <w:t>As expected, the derived allele frequencies in both lineages are highly</w:t>
      </w:r>
      <w:r w:rsidR="00A10C7F">
        <w:rPr>
          <w:rFonts w:ascii="Times New Roman" w:hAnsi="Times New Roman" w:cs="Times New Roman"/>
          <w:sz w:val="24"/>
          <w:szCs w:val="24"/>
        </w:rPr>
        <w:t xml:space="preserve"> correlated (</w:t>
      </w:r>
      <w:r w:rsidR="007E17A5">
        <w:rPr>
          <w:rFonts w:ascii="Times New Roman" w:hAnsi="Times New Roman" w:cs="Times New Roman"/>
          <w:sz w:val="24"/>
          <w:szCs w:val="24"/>
        </w:rPr>
        <w:t>Fig. S18</w:t>
      </w:r>
      <w:r w:rsidRPr="006B4FC3">
        <w:rPr>
          <w:rFonts w:ascii="Times New Roman" w:hAnsi="Times New Roman" w:cs="Times New Roman"/>
          <w:sz w:val="24"/>
          <w:szCs w:val="24"/>
        </w:rPr>
        <w:t>). This correlation was used to calculate the expected derived allele frequency in the domestic lineage as a function of the derived allele frequency in wild lineage. We then calculated the observed derived allele frequency in domestic lineage, and the log-transformed value of the ratio for the observed/expected derived allele frequency in sliding 20-kb windows with a step size of 10kb. After Z-transform the genome-wide distributions to arrive at a measure S. As mentioned previous, this method naturally disregards regions of recent selection or strong purifying selection in wild lineage. However, recent selective sweeps regions in domestic linea</w:t>
      </w:r>
      <w:r w:rsidR="00A2298C">
        <w:rPr>
          <w:rFonts w:ascii="Times New Roman" w:hAnsi="Times New Roman" w:cs="Times New Roman"/>
          <w:sz w:val="24"/>
          <w:szCs w:val="24"/>
        </w:rPr>
        <w:t>ge could also reduce</w:t>
      </w:r>
      <w:r w:rsidRPr="006B4FC3">
        <w:rPr>
          <w:rFonts w:ascii="Times New Roman" w:hAnsi="Times New Roman" w:cs="Times New Roman"/>
          <w:sz w:val="24"/>
          <w:szCs w:val="24"/>
        </w:rPr>
        <w:t xml:space="preserve"> S value, thus we exclude regions that show lower zHp (CDRs) in domestic lineage.</w:t>
      </w:r>
    </w:p>
    <w:p w14:paraId="7D33A20C" w14:textId="669F03CE" w:rsidR="009E4690" w:rsidRPr="00D924D3" w:rsidRDefault="009E4690"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For the domestic ducks, we counted the heterozygosity </w:t>
      </w:r>
      <w:r w:rsidR="00787723">
        <w:rPr>
          <w:rFonts w:ascii="Times New Roman" w:hAnsi="Times New Roman" w:cs="Times New Roman"/>
          <w:sz w:val="24"/>
          <w:szCs w:val="24"/>
        </w:rPr>
        <w:t xml:space="preserve">of these populations </w:t>
      </w:r>
      <w:r>
        <w:rPr>
          <w:rFonts w:ascii="Times New Roman" w:hAnsi="Times New Roman" w:cs="Times New Roman"/>
          <w:sz w:val="24"/>
          <w:szCs w:val="24"/>
        </w:rPr>
        <w:t>(Hp) in 40-kb windows (windows containing less than 10 SNPs were not included) in eight duck breeds respectively. We further calculated the Hp mean of these breeds for each window.</w:t>
      </w:r>
      <w:r w:rsidRPr="00CA25C5">
        <w:rPr>
          <w:rFonts w:ascii="Times New Roman" w:hAnsi="Times New Roman" w:cs="Times New Roman"/>
          <w:sz w:val="24"/>
          <w:szCs w:val="24"/>
        </w:rPr>
        <w:t xml:space="preserve"> </w:t>
      </w:r>
      <w:r>
        <w:rPr>
          <w:rFonts w:ascii="Times New Roman" w:hAnsi="Times New Roman" w:cs="Times New Roman"/>
          <w:sz w:val="24"/>
          <w:szCs w:val="24"/>
        </w:rPr>
        <w:t xml:space="preserve">Similarly, we calculated </w:t>
      </w:r>
      <w:bookmarkStart w:id="164" w:name="_Hlk507146778"/>
      <w:r w:rsidR="004D18DF">
        <w:rPr>
          <w:rFonts w:ascii="Times New Roman" w:hAnsi="Times New Roman" w:cs="Times New Roman"/>
          <w:sz w:val="24"/>
          <w:szCs w:val="24"/>
        </w:rPr>
        <w:t>fixation index</w:t>
      </w:r>
      <w:bookmarkEnd w:id="164"/>
      <w:r>
        <w:rPr>
          <w:rFonts w:ascii="Times New Roman" w:hAnsi="Times New Roman" w:cs="Times New Roman"/>
          <w:sz w:val="24"/>
          <w:szCs w:val="24"/>
        </w:rPr>
        <w:t xml:space="preserv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between each domestic duck breeds and the wild duck population (</w:t>
      </w:r>
      <w:r w:rsidRPr="006B4FC3">
        <w:rPr>
          <w:rFonts w:ascii="Times New Roman" w:hAnsi="Times New Roman" w:cs="Times New Roman"/>
          <w:sz w:val="24"/>
          <w:szCs w:val="24"/>
        </w:rPr>
        <w:t xml:space="preserve">combine </w:t>
      </w:r>
      <w:r w:rsidR="0041430F">
        <w:rPr>
          <w:rFonts w:ascii="Times New Roman" w:hAnsi="Times New Roman" w:cs="Times New Roman"/>
          <w:sz w:val="24"/>
          <w:szCs w:val="24"/>
        </w:rPr>
        <w:t>spot-billed and mallard</w:t>
      </w:r>
      <w:r>
        <w:rPr>
          <w:rFonts w:ascii="Times New Roman" w:hAnsi="Times New Roman" w:cs="Times New Roman"/>
          <w:sz w:val="24"/>
          <w:szCs w:val="24"/>
        </w:rPr>
        <w:t xml:space="preserve">) using </w:t>
      </w:r>
      <w:r w:rsidRPr="006B4FC3">
        <w:rPr>
          <w:rFonts w:ascii="Times New Roman" w:hAnsi="Times New Roman" w:cs="Times New Roman"/>
          <w:sz w:val="24"/>
          <w:szCs w:val="24"/>
        </w:rPr>
        <w:t xml:space="preserve">an estimator introduced in </w:t>
      </w:r>
      <w:r>
        <w:rPr>
          <w:rFonts w:ascii="Times New Roman" w:hAnsi="Times New Roman" w:cs="Times New Roman"/>
          <w:sz w:val="24"/>
          <w:szCs w:val="24"/>
        </w:rPr>
        <w:t xml:space="preserve">dog in 40-kb windows, and counted the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xml:space="preserve"> of eight domestic duck breeds for each window</w:t>
      </w:r>
      <w:r w:rsidR="005A1F84">
        <w:rPr>
          <w:rFonts w:ascii="Times New Roman" w:hAnsi="Times New Roman" w:cs="Times New Roman"/>
          <w:sz w:val="24"/>
          <w:szCs w:val="24"/>
        </w:rPr>
        <w:fldChar w:fldCharType="begin">
          <w:fldData xml:space="preserve">PEVuZE5vdGU+PENpdGU+PEF1dGhvcj5LYXJsc3NvbjwvQXV0aG9yPjxZZWFyPjIwMDc8L1llYXI+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PEVuZE5vdGU+PENpdGU+PEF1dGhvcj5LYXJsc3NvbjwvQXV0aG9yPjxZZWFyPjIwMDc8L1llYXI+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5A1F84">
        <w:rPr>
          <w:rFonts w:ascii="Times New Roman" w:hAnsi="Times New Roman" w:cs="Times New Roman"/>
          <w:sz w:val="24"/>
          <w:szCs w:val="24"/>
        </w:rPr>
        <w:fldChar w:fldCharType="separate"/>
      </w:r>
      <w:r w:rsidR="00F50B80">
        <w:rPr>
          <w:rFonts w:ascii="Times New Roman" w:hAnsi="Times New Roman" w:cs="Times New Roman"/>
          <w:noProof/>
          <w:sz w:val="24"/>
          <w:szCs w:val="24"/>
        </w:rPr>
        <w:t>(66)</w:t>
      </w:r>
      <w:r w:rsidR="005A1F84">
        <w:rPr>
          <w:rFonts w:ascii="Times New Roman" w:hAnsi="Times New Roman" w:cs="Times New Roman"/>
          <w:sz w:val="24"/>
          <w:szCs w:val="24"/>
        </w:rPr>
        <w:fldChar w:fldCharType="end"/>
      </w:r>
      <w:r>
        <w:rPr>
          <w:rFonts w:ascii="Times New Roman" w:hAnsi="Times New Roman" w:cs="Times New Roman"/>
          <w:sz w:val="24"/>
          <w:szCs w:val="24"/>
        </w:rPr>
        <w:t xml:space="preserve">. After that, we Z-transformed the Hp and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vertAlign w:val="subscript"/>
        </w:rPr>
        <w:t xml:space="preserve"> </w:t>
      </w:r>
      <w:r>
        <w:rPr>
          <w:rFonts w:ascii="Times New Roman" w:hAnsi="Times New Roman" w:cs="Times New Roman"/>
          <w:sz w:val="24"/>
          <w:szCs w:val="24"/>
        </w:rPr>
        <w:t>to Z(Hp) and Z(</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and defined regions with Z(Hp) or Z(</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xml:space="preserve">) being four standards deviations for autosomes or two standard deviations for sex-chromosomes from the mean of the genome-wide </w:t>
      </w:r>
      <w:r>
        <w:rPr>
          <w:rFonts w:ascii="Times New Roman" w:hAnsi="Times New Roman" w:cs="Times New Roman"/>
          <w:sz w:val="24"/>
          <w:szCs w:val="24"/>
        </w:rPr>
        <w:lastRenderedPageBreak/>
        <w:t xml:space="preserve">(Z(Hp) as putative selective sweep regions. </w:t>
      </w:r>
    </w:p>
    <w:p w14:paraId="2700BCAC" w14:textId="77777777" w:rsidR="009E4690" w:rsidRPr="00D924D3" w:rsidRDefault="009E4690" w:rsidP="00E70206">
      <w:pPr>
        <w:autoSpaceDE w:val="0"/>
        <w:autoSpaceDN w:val="0"/>
        <w:adjustRightInd w:val="0"/>
        <w:spacing w:line="480" w:lineRule="auto"/>
        <w:rPr>
          <w:rFonts w:ascii="Times New Roman" w:hAnsi="Times New Roman" w:cs="Times New Roman"/>
          <w:b/>
          <w:sz w:val="24"/>
          <w:szCs w:val="24"/>
        </w:rPr>
      </w:pPr>
      <w:bookmarkStart w:id="165" w:name="_Hlk526783363"/>
      <w:r>
        <w:rPr>
          <w:rFonts w:ascii="Times New Roman" w:hAnsi="Times New Roman" w:cs="Times New Roman"/>
          <w:b/>
          <w:sz w:val="24"/>
          <w:szCs w:val="24"/>
        </w:rPr>
        <w:t>Estimation of genetic diversity and distance</w:t>
      </w:r>
    </w:p>
    <w:p w14:paraId="0315B0F3" w14:textId="3759B2AB" w:rsidR="003463A6" w:rsidRDefault="009E4690" w:rsidP="00E70206">
      <w:pPr>
        <w:spacing w:line="480" w:lineRule="auto"/>
        <w:rPr>
          <w:rFonts w:ascii="Times New Roman" w:hAnsi="Times New Roman" w:cs="Times New Roman"/>
          <w:sz w:val="24"/>
          <w:szCs w:val="24"/>
        </w:rPr>
      </w:pPr>
      <w:bookmarkStart w:id="166" w:name="_Hlk526783375"/>
      <w:bookmarkEnd w:id="165"/>
      <w:r w:rsidRPr="00D924D3">
        <w:rPr>
          <w:rFonts w:ascii="Times New Roman" w:hAnsi="Times New Roman" w:cs="Times New Roman"/>
          <w:sz w:val="24"/>
          <w:szCs w:val="24"/>
        </w:rPr>
        <w:t>Nucleotide diversity (</w:t>
      </w:r>
      <w:r w:rsidRPr="00BA45BA">
        <w:rPr>
          <w:rFonts w:ascii="Times New Roman" w:eastAsia="宋体" w:hAnsi="Times New Roman" w:cs="Times New Roman"/>
          <w:sz w:val="24"/>
          <w:szCs w:val="24"/>
        </w:rPr>
        <w:t>π</w:t>
      </w:r>
      <w:r w:rsidRPr="00D924D3">
        <w:rPr>
          <w:rFonts w:ascii="Times New Roman" w:hAnsi="Times New Roman" w:cs="Times New Roman"/>
          <w:sz w:val="24"/>
          <w:szCs w:val="24"/>
        </w:rPr>
        <w:t xml:space="preserve">) was calculated using </w:t>
      </w:r>
      <w:r>
        <w:rPr>
          <w:rFonts w:ascii="Times New Roman" w:hAnsi="Times New Roman" w:cs="Times New Roman"/>
          <w:sz w:val="24"/>
          <w:szCs w:val="24"/>
        </w:rPr>
        <w:t xml:space="preserve">the </w:t>
      </w:r>
      <w:r w:rsidRPr="00D924D3">
        <w:rPr>
          <w:rFonts w:ascii="Times New Roman" w:hAnsi="Times New Roman" w:cs="Times New Roman"/>
          <w:sz w:val="24"/>
          <w:szCs w:val="24"/>
        </w:rPr>
        <w:t>vcftools</w:t>
      </w:r>
      <w:bookmarkEnd w:id="166"/>
      <w:r w:rsidR="003A420E">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&lt;EndNote&gt;&lt;Cite&gt;&lt;Author&gt;Danecek&lt;/Author&gt;&lt;Year&gt;2011&lt;/Year&gt;&lt;RecNum&gt;7&lt;/RecNum&gt;&lt;DisplayText&gt;(67)&lt;/DisplayText&gt;&lt;record&gt;&lt;rec-number&gt;7&lt;/rec-number&gt;&lt;foreign-keys&gt;&lt;key app="EN" db-id="zd9vrr9r4sxpvoex0z2x0seo95tx9fexr95t" timestamp="1486217522"&gt;7&lt;/key&gt;&lt;key app="ENWeb" db-id=""&gt;0&lt;/key&gt;&lt;/foreign-keys&gt;&lt;ref-type name="Journal Article"&gt;17&lt;/ref-type&gt;&lt;contributors&gt;&lt;authors&gt;&lt;author&gt;Danecek, P.&lt;/author&gt;&lt;author&gt;Auton, A.&lt;/author&gt;&lt;author&gt;Abecasis, G.&lt;/author&gt;&lt;author&gt;Albers, C. A.&lt;/author&gt;&lt;author&gt;Banks, E.&lt;/author&gt;&lt;author&gt;DePristo, M. A.&lt;/author&gt;&lt;author&gt;Handsaker, R. E.&lt;/author&gt;&lt;author&gt;Lunter, G.&lt;/author&gt;&lt;author&gt;Marth, G. T.&lt;/author&gt;&lt;author&gt;Sherry, S. T.&lt;/author&gt;&lt;author&gt;McVean, G.&lt;/author&gt;&lt;author&gt;Durbin, R.&lt;/author&gt;&lt;author&gt;Genomes Project Analysis, Group&lt;/author&gt;&lt;/authors&gt;&lt;/contributors&gt;&lt;auth-address&gt;Wellcome Trust Sanger Institute, Wellcome Trust Genome Campus, Cambridge CB10 1SA, UK.&lt;/auth-address&gt;&lt;titles&gt;&lt;title&gt;The variant call format and VCFtools&lt;/title&gt;&lt;secondary-title&gt;Bioinformatics&lt;/secondary-title&gt;&lt;/titles&gt;&lt;periodical&gt;&lt;full-title&gt;Bioinformatics&lt;/full-title&gt;&lt;/periodical&gt;&lt;pages&gt;2156-8&lt;/pages&gt;&lt;volume&gt;27&lt;/volume&gt;&lt;number&gt;15&lt;/number&gt;&lt;keywords&gt;&lt;keyword&gt;Alleles&lt;/keyword&gt;&lt;keyword&gt;*Genetic Variation&lt;/keyword&gt;&lt;keyword&gt;Genome, Human&lt;/keyword&gt;&lt;keyword&gt;Genomics/*methods&lt;/keyword&gt;&lt;keyword&gt;Genotype&lt;/keyword&gt;&lt;keyword&gt;Humans&lt;/keyword&gt;&lt;keyword&gt;Information Storage and Retrieval/*methods&lt;/keyword&gt;&lt;keyword&gt;*Software&lt;/keyword&gt;&lt;/keywords&gt;&lt;dates&gt;&lt;year&gt;2011&lt;/year&gt;&lt;pub-dates&gt;&lt;date&gt;Aug 01&lt;/date&gt;&lt;/pub-dates&gt;&lt;/dates&gt;&lt;isbn&gt;1367-4811 (Electronic)&amp;#xD;1367-4803 (Linking)&lt;/isbn&gt;&lt;accession-num&gt;21653522&lt;/accession-num&gt;&lt;urls&gt;&lt;related-urls&gt;&lt;url&gt;https://www.ncbi.nlm.nih.gov/pubmed/21653522&lt;/url&gt;&lt;/related-urls&gt;&lt;/urls&gt;&lt;custom2&gt;PMC3137218&lt;/custom2&gt;&lt;electronic-resource-num&gt;10.1093/bioinformatics/btr330&lt;/electronic-resource-num&gt;&lt;/record&gt;&lt;/Cite&gt;&lt;/EndNote&gt;</w:instrText>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(67)</w:t>
      </w:r>
      <w:r w:rsidR="003A420E">
        <w:rPr>
          <w:rFonts w:ascii="Times New Roman" w:hAnsi="Times New Roman" w:cs="Times New Roman"/>
          <w:sz w:val="24"/>
          <w:szCs w:val="24"/>
        </w:rPr>
        <w:fldChar w:fldCharType="end"/>
      </w:r>
      <w:r w:rsidRPr="00D924D3">
        <w:rPr>
          <w:rFonts w:ascii="Times New Roman" w:hAnsi="Times New Roman" w:cs="Times New Roman"/>
          <w:sz w:val="24"/>
          <w:szCs w:val="24"/>
        </w:rPr>
        <w:t xml:space="preserve">. </w:t>
      </w:r>
      <w:bookmarkStart w:id="167" w:name="_Hlk526783438"/>
      <w:r w:rsidRPr="00D924D3">
        <w:rPr>
          <w:rFonts w:ascii="Times New Roman" w:hAnsi="Times New Roman" w:cs="Times New Roman"/>
          <w:sz w:val="24"/>
          <w:szCs w:val="24"/>
        </w:rPr>
        <w:t>T</w:t>
      </w:r>
      <w:bookmarkStart w:id="168" w:name="_Hlk526783423"/>
      <w:r w:rsidRPr="00D924D3">
        <w:rPr>
          <w:rFonts w:ascii="Times New Roman" w:hAnsi="Times New Roman" w:cs="Times New Roman"/>
          <w:sz w:val="24"/>
          <w:szCs w:val="24"/>
        </w:rPr>
        <w:t xml:space="preserve">ajima’s D was calculated using </w:t>
      </w:r>
      <w:r w:rsidR="00A32AC4">
        <w:rPr>
          <w:rFonts w:ascii="Times New Roman" w:hAnsi="Times New Roman" w:cs="Times New Roman"/>
          <w:sz w:val="24"/>
          <w:szCs w:val="24"/>
        </w:rPr>
        <w:t>the P</w:t>
      </w:r>
      <w:r w:rsidRPr="00D924D3">
        <w:rPr>
          <w:rFonts w:ascii="Times New Roman" w:hAnsi="Times New Roman" w:cs="Times New Roman"/>
          <w:sz w:val="24"/>
          <w:szCs w:val="24"/>
        </w:rPr>
        <w:t>opgenome R package</w:t>
      </w:r>
      <w:bookmarkEnd w:id="167"/>
      <w:bookmarkEnd w:id="168"/>
      <w:r w:rsidR="003A420E">
        <w:rPr>
          <w:rFonts w:ascii="Times New Roman" w:hAnsi="Times New Roman" w:cs="Times New Roman"/>
          <w:sz w:val="24"/>
          <w:szCs w:val="24"/>
        </w:rPr>
        <w:fldChar w:fldCharType="begin">
          <w:fldData xml:space="preserve">PEVuZE5vdGU+PENpdGU+PEF1dGhvcj5MaXU8L0F1dGhvcj48WWVhcj4yMDE0PC9ZZWFyPjxSZWNO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PEVuZE5vdGU+PENpdGU+PEF1dGhvcj5MaXU8L0F1dGhvcj48WWVhcj4yMDE0PC9ZZWFyPjxSZWNO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(68)</w:t>
      </w:r>
      <w:r w:rsidR="003A420E">
        <w:rPr>
          <w:rFonts w:ascii="Times New Roman" w:hAnsi="Times New Roman" w:cs="Times New Roman"/>
          <w:sz w:val="24"/>
          <w:szCs w:val="24"/>
        </w:rPr>
        <w:fldChar w:fldCharType="end"/>
      </w:r>
      <w:r w:rsidRPr="00D924D3">
        <w:rPr>
          <w:rFonts w:ascii="Times New Roman" w:hAnsi="Times New Roman" w:cs="Times New Roman"/>
          <w:sz w:val="24"/>
          <w:szCs w:val="24"/>
        </w:rPr>
        <w:t xml:space="preserve">. </w:t>
      </w:r>
      <w:bookmarkStart w:id="169" w:name="_Hlk526783529"/>
      <w:r w:rsidRPr="00D924D3">
        <w:rPr>
          <w:rFonts w:ascii="Times New Roman" w:hAnsi="Times New Roman" w:cs="Times New Roman"/>
          <w:sz w:val="24"/>
          <w:szCs w:val="24"/>
        </w:rPr>
        <w:t xml:space="preserve">Pairwise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sidRPr="00D924D3">
        <w:rPr>
          <w:rFonts w:ascii="Times New Roman" w:hAnsi="Times New Roman" w:cs="Times New Roman"/>
          <w:sz w:val="24"/>
          <w:szCs w:val="24"/>
        </w:rPr>
        <w:t xml:space="preserve"> was calculated in 40-kb windows with a </w:t>
      </w:r>
      <w:r>
        <w:rPr>
          <w:rFonts w:ascii="Times New Roman" w:hAnsi="Times New Roman" w:cs="Times New Roman"/>
          <w:sz w:val="24"/>
          <w:szCs w:val="24"/>
        </w:rPr>
        <w:t>sliding</w:t>
      </w:r>
      <w:r w:rsidR="00B67D6F">
        <w:rPr>
          <w:rFonts w:ascii="Times New Roman" w:hAnsi="Times New Roman" w:cs="Times New Roman"/>
          <w:sz w:val="24"/>
          <w:szCs w:val="24"/>
        </w:rPr>
        <w:t xml:space="preserve"> size of 20-kb</w:t>
      </w:r>
      <w:r w:rsidRPr="00D924D3">
        <w:rPr>
          <w:rFonts w:ascii="Times New Roman" w:hAnsi="Times New Roman" w:cs="Times New Roman"/>
          <w:sz w:val="24"/>
          <w:szCs w:val="24"/>
        </w:rPr>
        <w:t xml:space="preserve">. </w:t>
      </w:r>
      <w:r>
        <w:rPr>
          <w:rFonts w:ascii="Times New Roman" w:hAnsi="Times New Roman" w:cs="Times New Roman"/>
          <w:sz w:val="24"/>
          <w:szCs w:val="24"/>
        </w:rPr>
        <w:t xml:space="preserve">Neighbor-joining tree based on pairwise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sidRPr="00D924D3">
        <w:rPr>
          <w:rFonts w:ascii="Times New Roman" w:hAnsi="Times New Roman" w:cs="Times New Roman"/>
          <w:sz w:val="24"/>
          <w:szCs w:val="24"/>
        </w:rPr>
        <w:t xml:space="preserve"> </w:t>
      </w:r>
      <w:r>
        <w:rPr>
          <w:rFonts w:ascii="Times New Roman" w:hAnsi="Times New Roman" w:cs="Times New Roman"/>
          <w:sz w:val="24"/>
          <w:szCs w:val="24"/>
        </w:rPr>
        <w:t>values</w:t>
      </w:r>
      <w:r w:rsidRPr="00D924D3">
        <w:rPr>
          <w:rFonts w:ascii="Times New Roman" w:hAnsi="Times New Roman" w:cs="Times New Roman"/>
          <w:sz w:val="24"/>
          <w:szCs w:val="24"/>
        </w:rPr>
        <w:t xml:space="preserve"> were constructed with phylip-3.696</w:t>
      </w:r>
      <w:r>
        <w:rPr>
          <w:rFonts w:ascii="Times New Roman" w:hAnsi="Times New Roman" w:cs="Times New Roman"/>
          <w:sz w:val="24"/>
          <w:szCs w:val="24"/>
        </w:rPr>
        <w:t xml:space="preserve"> </w:t>
      </w:r>
      <w:r w:rsidR="00262D3F">
        <w:rPr>
          <w:rFonts w:ascii="Times New Roman" w:hAnsi="Times New Roman" w:cs="Times New Roman"/>
          <w:sz w:val="24"/>
          <w:szCs w:val="24"/>
        </w:rPr>
        <w:t>“</w:t>
      </w:r>
      <w:r w:rsidR="00262D3F" w:rsidRPr="00262D3F">
        <w:rPr>
          <w:rFonts w:ascii="Times New Roman" w:hAnsi="Times New Roman" w:cs="Times New Roman"/>
          <w:sz w:val="24"/>
          <w:szCs w:val="24"/>
        </w:rPr>
        <w:t>neighbor</w:t>
      </w:r>
      <w:r w:rsidR="00262D3F">
        <w:rPr>
          <w:rFonts w:ascii="Times New Roman" w:hAnsi="Times New Roman" w:cs="Times New Roman"/>
          <w:sz w:val="24"/>
          <w:szCs w:val="24"/>
        </w:rPr>
        <w:t>”</w:t>
      </w:r>
      <w:r w:rsidR="00262D3F" w:rsidRPr="00262D3F">
        <w:rPr>
          <w:rFonts w:ascii="Times New Roman" w:hAnsi="Times New Roman" w:cs="Times New Roman"/>
          <w:sz w:val="24"/>
          <w:szCs w:val="24"/>
        </w:rPr>
        <w:t xml:space="preserve"> </w:t>
      </w:r>
      <w:r w:rsidR="00E0165A">
        <w:rPr>
          <w:rFonts w:ascii="Times New Roman" w:hAnsi="Times New Roman" w:cs="Times New Roman"/>
          <w:sz w:val="24"/>
          <w:szCs w:val="24"/>
        </w:rPr>
        <w:t xml:space="preserve">function </w:t>
      </w:r>
      <w:r>
        <w:rPr>
          <w:rFonts w:ascii="Times New Roman" w:hAnsi="Times New Roman" w:cs="Times New Roman"/>
          <w:sz w:val="24"/>
          <w:szCs w:val="24"/>
        </w:rPr>
        <w:t xml:space="preserve">by taking the distance matrix of pairwise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xml:space="preserve"> and integrating neighbor-joining trees of 27,374 windows</w:t>
      </w:r>
      <w:r w:rsidRPr="00D924D3">
        <w:rPr>
          <w:rFonts w:ascii="Times New Roman" w:hAnsi="Times New Roman" w:cs="Times New Roman"/>
          <w:sz w:val="24"/>
          <w:szCs w:val="24"/>
        </w:rPr>
        <w:t>.</w:t>
      </w:r>
      <w:bookmarkEnd w:id="169"/>
    </w:p>
    <w:p w14:paraId="54D49327" w14:textId="4D4CB6C5" w:rsidR="001E59F9" w:rsidRPr="00374FD3" w:rsidRDefault="001E59F9" w:rsidP="00E70206">
      <w:pPr>
        <w:spacing w:line="480" w:lineRule="auto"/>
        <w:rPr>
          <w:rFonts w:ascii="Times New Roman" w:hAnsi="Times New Roman" w:cs="Times New Roman"/>
          <w:b/>
          <w:color w:val="000000" w:themeColor="text1"/>
          <w:sz w:val="24"/>
          <w:szCs w:val="24"/>
        </w:rPr>
      </w:pPr>
      <w:r w:rsidRPr="00374FD3">
        <w:rPr>
          <w:rFonts w:ascii="Times New Roman" w:hAnsi="Times New Roman" w:cs="Times New Roman"/>
          <w:b/>
          <w:color w:val="000000" w:themeColor="text1"/>
          <w:sz w:val="24"/>
          <w:szCs w:val="24"/>
        </w:rPr>
        <w:t>Availability of supporting data and materials</w:t>
      </w:r>
    </w:p>
    <w:p w14:paraId="2DB7E9E1" w14:textId="1CC4FF24" w:rsidR="00515539" w:rsidRDefault="0051553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 xml:space="preserve">Data </w:t>
      </w:r>
      <w:r w:rsidR="00C8416D">
        <w:rPr>
          <w:rFonts w:ascii="Times New Roman" w:hAnsi="Times New Roman" w:cs="Times New Roman"/>
          <w:b/>
          <w:sz w:val="24"/>
          <w:szCs w:val="24"/>
        </w:rPr>
        <w:t>availability</w:t>
      </w:r>
    </w:p>
    <w:p w14:paraId="1E85F5D7" w14:textId="6D3E0160" w:rsidR="00515539" w:rsidRDefault="00515539" w:rsidP="0051553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hint="eastAsia"/>
          <w:sz w:val="24"/>
          <w:szCs w:val="24"/>
        </w:rPr>
        <w:t>he genome assembly has been deposited in GenBank</w:t>
      </w:r>
      <w:r w:rsidR="009A6B41">
        <w:rPr>
          <w:rFonts w:ascii="Times New Roman" w:hAnsi="Times New Roman" w:cs="Times New Roman" w:hint="eastAsia"/>
          <w:sz w:val="24"/>
          <w:szCs w:val="24"/>
        </w:rPr>
        <w:t xml:space="preserve"> under the accession number </w:t>
      </w:r>
      <w:r w:rsidR="009A6B41">
        <w:rPr>
          <w:rFonts w:ascii="Times New Roman" w:hAnsi="Times New Roman" w:cs="Times New Roman"/>
          <w:sz w:val="24"/>
          <w:szCs w:val="24"/>
        </w:rPr>
        <w:t>PRJNA392350</w:t>
      </w:r>
      <w:r>
        <w:rPr>
          <w:rFonts w:ascii="Times New Roman" w:hAnsi="Times New Roman" w:cs="Times New Roman" w:hint="eastAsia"/>
          <w:sz w:val="24"/>
          <w:szCs w:val="24"/>
        </w:rPr>
        <w:t xml:space="preserve">. </w:t>
      </w:r>
      <w:r>
        <w:rPr>
          <w:rFonts w:ascii="Times New Roman" w:hAnsi="Times New Roman" w:cs="Times New Roman"/>
          <w:sz w:val="24"/>
          <w:szCs w:val="24"/>
        </w:rPr>
        <w:t>T</w:t>
      </w:r>
      <w:r>
        <w:rPr>
          <w:rFonts w:ascii="Times New Roman" w:hAnsi="Times New Roman" w:cs="Times New Roman" w:hint="eastAsia"/>
          <w:sz w:val="24"/>
          <w:szCs w:val="24"/>
        </w:rPr>
        <w:t>he duck,</w:t>
      </w:r>
      <w:r>
        <w:rPr>
          <w:rFonts w:ascii="Times New Roman" w:hAnsi="Times New Roman" w:cs="Times New Roman"/>
          <w:sz w:val="24"/>
          <w:szCs w:val="24"/>
        </w:rPr>
        <w:t xml:space="preserve"> T</w:t>
      </w:r>
      <w:r>
        <w:rPr>
          <w:rFonts w:ascii="Times New Roman" w:hAnsi="Times New Roman" w:cs="Times New Roman" w:hint="eastAsia"/>
          <w:sz w:val="24"/>
          <w:szCs w:val="24"/>
        </w:rPr>
        <w:t xml:space="preserve">aihu goose and </w:t>
      </w:r>
      <w:r>
        <w:rPr>
          <w:rFonts w:ascii="Times New Roman" w:hAnsi="Times New Roman" w:cs="Times New Roman"/>
          <w:sz w:val="24"/>
          <w:szCs w:val="24"/>
        </w:rPr>
        <w:t>M</w:t>
      </w:r>
      <w:r>
        <w:rPr>
          <w:rFonts w:ascii="Times New Roman" w:hAnsi="Times New Roman" w:cs="Times New Roman" w:hint="eastAsia"/>
          <w:sz w:val="24"/>
          <w:szCs w:val="24"/>
        </w:rPr>
        <w:t>uscovy duck genome resequencing data under the bio</w:t>
      </w:r>
      <w:r w:rsidRPr="007E5DA7">
        <w:rPr>
          <w:rFonts w:ascii="Times New Roman" w:hAnsi="Times New Roman" w:cs="Times New Roman"/>
          <w:sz w:val="24"/>
          <w:szCs w:val="24"/>
        </w:rPr>
        <w:t xml:space="preserve">project </w:t>
      </w:r>
      <w:r w:rsidRPr="00E70206">
        <w:rPr>
          <w:rFonts w:ascii="Times New Roman" w:hAnsi="Times New Roman" w:cs="Times New Roman"/>
          <w:color w:val="000000"/>
          <w:sz w:val="24"/>
          <w:szCs w:val="24"/>
          <w:shd w:val="clear" w:color="auto" w:fill="FFFFFF"/>
        </w:rPr>
        <w:t>PRJNA315043</w:t>
      </w:r>
      <w:r>
        <w:rPr>
          <w:rFonts w:ascii="Times New Roman" w:hAnsi="Times New Roman" w:cs="Times New Roman" w:hint="eastAsia"/>
          <w:sz w:val="24"/>
          <w:szCs w:val="24"/>
        </w:rPr>
        <w:t>.</w:t>
      </w:r>
    </w:p>
    <w:p w14:paraId="56037906" w14:textId="7554F27E" w:rsidR="00C52585" w:rsidRDefault="00944AD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D</w:t>
      </w:r>
      <w:r>
        <w:rPr>
          <w:rFonts w:ascii="Times New Roman" w:hAnsi="Times New Roman" w:cs="Times New Roman"/>
          <w:b/>
          <w:sz w:val="24"/>
          <w:szCs w:val="24"/>
        </w:rPr>
        <w:t>eclarations</w:t>
      </w:r>
    </w:p>
    <w:p w14:paraId="19C0F791" w14:textId="77777777" w:rsidR="00944AD9" w:rsidRPr="00493DF5" w:rsidRDefault="00944AD9" w:rsidP="00944AD9">
      <w:pPr>
        <w:autoSpaceDE w:val="0"/>
        <w:autoSpaceDN w:val="0"/>
        <w:adjustRightInd w:val="0"/>
        <w:spacing w:line="480" w:lineRule="auto"/>
        <w:rPr>
          <w:rFonts w:ascii="Times New Roman" w:hAnsi="Times New Roman"/>
          <w:b/>
          <w:kern w:val="0"/>
          <w:sz w:val="22"/>
        </w:rPr>
      </w:pPr>
      <w:r w:rsidRPr="00493DF5">
        <w:rPr>
          <w:rFonts w:ascii="Times New Roman" w:hAnsi="Times New Roman"/>
          <w:b/>
          <w:kern w:val="0"/>
          <w:sz w:val="22"/>
        </w:rPr>
        <w:t>Competing interests</w:t>
      </w:r>
    </w:p>
    <w:p w14:paraId="1AE64614" w14:textId="77777777" w:rsidR="00944AD9" w:rsidRDefault="00944AD9" w:rsidP="00944AD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The authors declare no completing interests.</w:t>
      </w:r>
    </w:p>
    <w:p w14:paraId="6F8354AC" w14:textId="7C1285BD" w:rsidR="00944AD9" w:rsidRDefault="00944AD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F</w:t>
      </w:r>
      <w:r>
        <w:rPr>
          <w:rFonts w:ascii="Times New Roman" w:hAnsi="Times New Roman" w:cs="Times New Roman"/>
          <w:b/>
          <w:sz w:val="24"/>
          <w:szCs w:val="24"/>
        </w:rPr>
        <w:t>unding</w:t>
      </w:r>
    </w:p>
    <w:p w14:paraId="6DA1A968" w14:textId="622608DE" w:rsidR="00944AD9" w:rsidRDefault="00944AD9" w:rsidP="00515539">
      <w:pPr>
        <w:autoSpaceDE w:val="0"/>
        <w:autoSpaceDN w:val="0"/>
        <w:adjustRightInd w:val="0"/>
        <w:spacing w:line="480" w:lineRule="auto"/>
        <w:rPr>
          <w:rStyle w:val="af0"/>
          <w:rFonts w:ascii="Times New Roman" w:hAnsi="Times New Roman" w:cs="Times New Roman"/>
          <w:color w:val="000000" w:themeColor="text1"/>
          <w:sz w:val="24"/>
          <w:szCs w:val="24"/>
          <w:u w:val="none"/>
        </w:rPr>
      </w:pPr>
      <w:r w:rsidRPr="00515539">
        <w:rPr>
          <w:rStyle w:val="af0"/>
          <w:rFonts w:ascii="Times New Roman" w:hAnsi="Times New Roman" w:cs="Times New Roman"/>
          <w:color w:val="000000" w:themeColor="text1"/>
          <w:sz w:val="24"/>
          <w:szCs w:val="24"/>
          <w:u w:val="none"/>
        </w:rPr>
        <w:t xml:space="preserve">The sequencing of the </w:t>
      </w:r>
      <w:r w:rsidR="0041430F">
        <w:rPr>
          <w:rStyle w:val="af0"/>
          <w:rFonts w:ascii="Times New Roman" w:hAnsi="Times New Roman" w:cs="Times New Roman"/>
          <w:color w:val="000000" w:themeColor="text1"/>
          <w:sz w:val="24"/>
          <w:szCs w:val="24"/>
          <w:u w:val="none"/>
        </w:rPr>
        <w:t>spot-billed and mallard</w:t>
      </w:r>
      <w:r w:rsidRPr="00515539">
        <w:rPr>
          <w:rStyle w:val="af0"/>
          <w:rFonts w:ascii="Times New Roman" w:hAnsi="Times New Roman" w:cs="Times New Roman"/>
          <w:color w:val="000000" w:themeColor="text1"/>
          <w:sz w:val="24"/>
          <w:szCs w:val="24"/>
          <w:u w:val="none"/>
        </w:rPr>
        <w:t xml:space="preserve"> genome was funded by the National Basic Research Program of China (2013CB835200) and </w:t>
      </w:r>
      <w:r>
        <w:rPr>
          <w:rStyle w:val="af0"/>
          <w:rFonts w:ascii="Times New Roman" w:hAnsi="Times New Roman" w:cs="Times New Roman"/>
          <w:color w:val="000000" w:themeColor="text1"/>
          <w:sz w:val="24"/>
          <w:szCs w:val="24"/>
          <w:u w:val="none"/>
        </w:rPr>
        <w:t>the National Natural Science Foundation of China (31471176)</w:t>
      </w:r>
      <w:r w:rsidRPr="00515539">
        <w:rPr>
          <w:rStyle w:val="af0"/>
          <w:rFonts w:ascii="Times New Roman" w:hAnsi="Times New Roman" w:cs="Times New Roman"/>
          <w:color w:val="000000" w:themeColor="text1"/>
          <w:sz w:val="24"/>
          <w:szCs w:val="24"/>
          <w:u w:val="none"/>
        </w:rPr>
        <w:t xml:space="preserve">. The resequencing </w:t>
      </w:r>
      <w:r w:rsidRPr="00515539">
        <w:rPr>
          <w:rStyle w:val="af0"/>
          <w:rFonts w:ascii="Times New Roman" w:hAnsi="Times New Roman" w:cs="Times New Roman" w:hint="eastAsia"/>
          <w:color w:val="000000" w:themeColor="text1"/>
          <w:sz w:val="24"/>
          <w:szCs w:val="24"/>
          <w:u w:val="none"/>
        </w:rPr>
        <w:t>of</w:t>
      </w:r>
      <w:r w:rsidRPr="00515539">
        <w:rPr>
          <w:rStyle w:val="af0"/>
          <w:rFonts w:ascii="Times New Roman" w:hAnsi="Times New Roman" w:cs="Times New Roman"/>
          <w:color w:val="000000" w:themeColor="text1"/>
          <w:sz w:val="24"/>
          <w:szCs w:val="24"/>
          <w:u w:val="none"/>
        </w:rPr>
        <w:t xml:space="preserve"> whole genomic sequences was funded by the National High Technology Research and Development Program of China (2010AA10A109) and the National Key Technology Support Program of China (2017SKLAB06-2).</w:t>
      </w:r>
    </w:p>
    <w:p w14:paraId="1051E76E" w14:textId="77777777" w:rsidR="00944AD9" w:rsidRPr="00493DF5" w:rsidRDefault="00944AD9" w:rsidP="00944AD9">
      <w:pPr>
        <w:autoSpaceDE w:val="0"/>
        <w:autoSpaceDN w:val="0"/>
        <w:adjustRightInd w:val="0"/>
        <w:spacing w:line="480" w:lineRule="auto"/>
        <w:outlineLvl w:val="0"/>
        <w:rPr>
          <w:rFonts w:ascii="Times New Roman" w:hAnsi="Times New Roman"/>
          <w:b/>
          <w:color w:val="000000"/>
          <w:sz w:val="24"/>
          <w:szCs w:val="24"/>
        </w:rPr>
      </w:pPr>
      <w:bookmarkStart w:id="170" w:name="_Toc526518831"/>
      <w:r w:rsidRPr="00493DF5">
        <w:rPr>
          <w:rFonts w:ascii="Times New Roman" w:hAnsi="Times New Roman"/>
          <w:b/>
          <w:color w:val="000000"/>
          <w:sz w:val="24"/>
          <w:szCs w:val="24"/>
        </w:rPr>
        <w:lastRenderedPageBreak/>
        <w:t>Author contributions</w:t>
      </w:r>
      <w:bookmarkEnd w:id="170"/>
    </w:p>
    <w:p w14:paraId="312827A0" w14:textId="682F1998" w:rsidR="00944AD9" w:rsidRPr="003C1F24" w:rsidRDefault="00944AD9" w:rsidP="00944AD9">
      <w:pPr>
        <w:autoSpaceDE w:val="0"/>
        <w:autoSpaceDN w:val="0"/>
        <w:adjustRightInd w:val="0"/>
        <w:spacing w:line="480" w:lineRule="auto"/>
        <w:rPr>
          <w:rFonts w:ascii="Times New Roman" w:hAnsi="Times New Roman"/>
          <w:kern w:val="0"/>
          <w:sz w:val="24"/>
          <w:szCs w:val="24"/>
        </w:rPr>
      </w:pPr>
      <w:r w:rsidRPr="003C1F24">
        <w:rPr>
          <w:rFonts w:ascii="Times New Roman" w:hAnsi="Times New Roman"/>
          <w:sz w:val="24"/>
          <w:szCs w:val="24"/>
        </w:rPr>
        <w:t>Y.H.H and N.L. designed the project. Z.L.L,</w:t>
      </w:r>
      <w:r>
        <w:rPr>
          <w:rFonts w:ascii="Times New Roman" w:hAnsi="Times New Roman"/>
          <w:sz w:val="24"/>
          <w:szCs w:val="24"/>
        </w:rPr>
        <w:t xml:space="preserve"> </w:t>
      </w:r>
      <w:r w:rsidRPr="003C1F24">
        <w:rPr>
          <w:rFonts w:ascii="Times New Roman" w:hAnsi="Times New Roman"/>
          <w:sz w:val="24"/>
          <w:szCs w:val="24"/>
        </w:rPr>
        <w:t xml:space="preserve">H.F.L., L.C., H.B.C., </w:t>
      </w:r>
      <w:r>
        <w:rPr>
          <w:rFonts w:ascii="Times New Roman" w:hAnsi="Times New Roman"/>
          <w:sz w:val="24"/>
          <w:szCs w:val="24"/>
        </w:rPr>
        <w:t>W.T.S.</w:t>
      </w:r>
      <w:r w:rsidRPr="003C1F24">
        <w:rPr>
          <w:rFonts w:ascii="Times New Roman" w:hAnsi="Times New Roman"/>
          <w:sz w:val="24"/>
          <w:szCs w:val="24"/>
        </w:rPr>
        <w:t xml:space="preserve"> and E.G.R collected and purified DNA samples. Q.W.L., Y.Z, G.Y.F., H.F.L.,</w:t>
      </w:r>
      <w:r>
        <w:rPr>
          <w:rFonts w:ascii="Times New Roman" w:hAnsi="Times New Roman"/>
          <w:sz w:val="24"/>
          <w:szCs w:val="24"/>
        </w:rPr>
        <w:t xml:space="preserve"> </w:t>
      </w:r>
      <w:r w:rsidRPr="003C1F24">
        <w:rPr>
          <w:rFonts w:ascii="Times New Roman" w:hAnsi="Times New Roman"/>
          <w:sz w:val="24"/>
          <w:szCs w:val="24"/>
        </w:rPr>
        <w:t xml:space="preserve">Y.S.S., W.B.C., X.L. and X.X. performed genome assembly, gene annotation and gene family evolution of the </w:t>
      </w:r>
      <w:r w:rsidR="0041430F">
        <w:rPr>
          <w:rFonts w:ascii="Times New Roman" w:hAnsi="Times New Roman"/>
          <w:sz w:val="24"/>
          <w:szCs w:val="24"/>
        </w:rPr>
        <w:t>spot-billed and mallard</w:t>
      </w:r>
      <w:r w:rsidRPr="003C1F24">
        <w:rPr>
          <w:rFonts w:ascii="Times New Roman" w:hAnsi="Times New Roman"/>
          <w:sz w:val="24"/>
          <w:szCs w:val="24"/>
        </w:rPr>
        <w:t xml:space="preserve"> genome. R.L performed phylogenetic evolution, selective sweep and speciation analysis. E.G.R. and X.X.W. carried out luciferase activity analysis</w:t>
      </w:r>
      <w:r w:rsidRPr="003C1F24">
        <w:rPr>
          <w:rFonts w:ascii="Times New Roman" w:hAnsi="Times New Roman"/>
          <w:kern w:val="0"/>
          <w:sz w:val="24"/>
          <w:szCs w:val="24"/>
        </w:rPr>
        <w:t>. Y.H.H., R.L. and Q.W.L. wrote the manuscript. Y.H.H. and R.L. revised the manuscript.</w:t>
      </w:r>
    </w:p>
    <w:p w14:paraId="659D38DA" w14:textId="06832085" w:rsidR="00515539" w:rsidRPr="00D924D3" w:rsidRDefault="00515539" w:rsidP="00515539">
      <w:pPr>
        <w:autoSpaceDE w:val="0"/>
        <w:autoSpaceDN w:val="0"/>
        <w:adjustRightInd w:val="0"/>
        <w:spacing w:line="480" w:lineRule="auto"/>
        <w:rPr>
          <w:rFonts w:ascii="Times New Roman" w:hAnsi="Times New Roman" w:cs="Times New Roman"/>
          <w:b/>
          <w:sz w:val="24"/>
          <w:szCs w:val="24"/>
        </w:rPr>
      </w:pPr>
      <w:r w:rsidRPr="00D924D3">
        <w:rPr>
          <w:rFonts w:ascii="Times New Roman" w:hAnsi="Times New Roman" w:cs="Times New Roman"/>
          <w:b/>
          <w:sz w:val="24"/>
          <w:szCs w:val="24"/>
        </w:rPr>
        <w:t>Acknowledgments</w:t>
      </w:r>
    </w:p>
    <w:p w14:paraId="5B9AFA41" w14:textId="51EF76C1" w:rsidR="00515539" w:rsidRPr="00B52488" w:rsidRDefault="00515539" w:rsidP="0051553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We </w:t>
      </w:r>
      <w:r>
        <w:rPr>
          <w:rFonts w:ascii="Times New Roman" w:hAnsi="Times New Roman" w:cs="Times New Roman"/>
          <w:sz w:val="24"/>
          <w:szCs w:val="24"/>
        </w:rPr>
        <w:t xml:space="preserve">would like to </w:t>
      </w:r>
      <w:r>
        <w:rPr>
          <w:rFonts w:ascii="Times New Roman" w:hAnsi="Times New Roman" w:cs="Times New Roman" w:hint="eastAsia"/>
          <w:sz w:val="24"/>
          <w:szCs w:val="24"/>
        </w:rPr>
        <w:t xml:space="preserve">thank </w:t>
      </w:r>
      <w:r>
        <w:rPr>
          <w:rFonts w:ascii="Times New Roman" w:hAnsi="Times New Roman" w:cs="Times New Roman"/>
          <w:sz w:val="24"/>
          <w:szCs w:val="24"/>
        </w:rPr>
        <w:t xml:space="preserve">Dr. Xiaojun </w:t>
      </w:r>
      <w:r>
        <w:rPr>
          <w:rFonts w:ascii="Times New Roman" w:hAnsi="Times New Roman" w:cs="Times New Roman" w:hint="eastAsia"/>
          <w:sz w:val="24"/>
          <w:szCs w:val="24"/>
        </w:rPr>
        <w:t>Y</w:t>
      </w:r>
      <w:r>
        <w:rPr>
          <w:rFonts w:ascii="Times New Roman" w:hAnsi="Times New Roman" w:cs="Times New Roman"/>
          <w:sz w:val="24"/>
          <w:szCs w:val="24"/>
        </w:rPr>
        <w:t>ang (</w:t>
      </w:r>
      <w:r>
        <w:rPr>
          <w:rFonts w:ascii="Times New Roman" w:hAnsi="Times New Roman" w:cs="Times New Roman" w:hint="eastAsia"/>
          <w:sz w:val="24"/>
          <w:szCs w:val="24"/>
        </w:rPr>
        <w:t>Kunming institute of zoology</w:t>
      </w:r>
      <w:r>
        <w:rPr>
          <w:rFonts w:ascii="Times New Roman" w:hAnsi="Times New Roman" w:cs="Times New Roman"/>
          <w:sz w:val="24"/>
          <w:szCs w:val="24"/>
        </w:rPr>
        <w:t>)</w:t>
      </w:r>
      <w:r>
        <w:rPr>
          <w:rFonts w:ascii="Times New Roman" w:hAnsi="Times New Roman" w:cs="Times New Roman" w:hint="eastAsia"/>
          <w:sz w:val="24"/>
          <w:szCs w:val="24"/>
        </w:rPr>
        <w:t xml:space="preserve"> for </w:t>
      </w:r>
      <w:r>
        <w:rPr>
          <w:rFonts w:ascii="Times New Roman" w:hAnsi="Times New Roman" w:cs="Times New Roman"/>
          <w:sz w:val="24"/>
          <w:szCs w:val="24"/>
        </w:rPr>
        <w:t>identification of</w:t>
      </w:r>
      <w:r>
        <w:rPr>
          <w:rFonts w:ascii="Times New Roman" w:hAnsi="Times New Roman" w:cs="Times New Roman" w:hint="eastAsia"/>
          <w:sz w:val="24"/>
          <w:szCs w:val="24"/>
        </w:rPr>
        <w:t xml:space="preserve"> </w:t>
      </w:r>
      <w:r w:rsidR="008B6B02">
        <w:rPr>
          <w:rFonts w:ascii="Times New Roman" w:hAnsi="Times New Roman" w:cs="Times New Roman"/>
          <w:sz w:val="24"/>
          <w:szCs w:val="24"/>
        </w:rPr>
        <w:t xml:space="preserve">wild </w:t>
      </w:r>
      <w:r>
        <w:rPr>
          <w:rFonts w:ascii="Times New Roman" w:hAnsi="Times New Roman" w:cs="Times New Roman" w:hint="eastAsia"/>
          <w:sz w:val="24"/>
          <w:szCs w:val="24"/>
        </w:rPr>
        <w:t xml:space="preserve">duck species. </w:t>
      </w:r>
      <w:r>
        <w:rPr>
          <w:rFonts w:ascii="Times New Roman" w:hAnsi="Times New Roman" w:cs="Times New Roman"/>
          <w:sz w:val="24"/>
          <w:szCs w:val="24"/>
        </w:rPr>
        <w:t>W</w:t>
      </w:r>
      <w:r>
        <w:rPr>
          <w:rFonts w:ascii="Times New Roman" w:hAnsi="Times New Roman" w:cs="Times New Roman" w:hint="eastAsia"/>
          <w:sz w:val="24"/>
          <w:szCs w:val="24"/>
        </w:rPr>
        <w:t xml:space="preserve">e also thank </w:t>
      </w:r>
      <w:r>
        <w:rPr>
          <w:rFonts w:ascii="Times New Roman" w:hAnsi="Times New Roman" w:cs="Times New Roman"/>
          <w:sz w:val="24"/>
          <w:szCs w:val="24"/>
        </w:rPr>
        <w:t>Dr. Minghui</w:t>
      </w:r>
      <w:r>
        <w:rPr>
          <w:rFonts w:ascii="Times New Roman" w:hAnsi="Times New Roman" w:cs="Times New Roman" w:hint="eastAsia"/>
          <w:sz w:val="24"/>
          <w:szCs w:val="24"/>
        </w:rPr>
        <w:t xml:space="preserve"> </w:t>
      </w:r>
      <w:r>
        <w:rPr>
          <w:rFonts w:ascii="Times New Roman" w:hAnsi="Times New Roman" w:cs="Times New Roman"/>
          <w:sz w:val="24"/>
          <w:szCs w:val="24"/>
        </w:rPr>
        <w:t>Chen</w:t>
      </w:r>
      <w:r>
        <w:rPr>
          <w:rFonts w:ascii="Times New Roman" w:hAnsi="Times New Roman" w:cs="Times New Roman" w:hint="eastAsia"/>
          <w:sz w:val="24"/>
          <w:szCs w:val="24"/>
        </w:rPr>
        <w:t xml:space="preserve">, </w:t>
      </w:r>
      <w:r>
        <w:rPr>
          <w:rFonts w:ascii="Times New Roman" w:hAnsi="Times New Roman" w:cs="Times New Roman"/>
          <w:sz w:val="24"/>
          <w:szCs w:val="24"/>
        </w:rPr>
        <w:t>Dr. Yiqiang</w:t>
      </w:r>
      <w:r>
        <w:rPr>
          <w:rFonts w:ascii="Times New Roman" w:hAnsi="Times New Roman" w:cs="Times New Roman" w:hint="eastAsia"/>
          <w:sz w:val="24"/>
          <w:szCs w:val="24"/>
        </w:rPr>
        <w:t xml:space="preserve"> </w:t>
      </w:r>
      <w:r>
        <w:rPr>
          <w:rFonts w:ascii="Times New Roman" w:hAnsi="Times New Roman" w:cs="Times New Roman"/>
          <w:sz w:val="24"/>
          <w:szCs w:val="24"/>
        </w:rPr>
        <w:t>Zhao</w:t>
      </w:r>
      <w:r>
        <w:rPr>
          <w:rFonts w:ascii="Times New Roman" w:hAnsi="Times New Roman" w:cs="Times New Roman" w:hint="eastAsia"/>
          <w:sz w:val="24"/>
          <w:szCs w:val="24"/>
        </w:rPr>
        <w:t xml:space="preserve"> </w:t>
      </w:r>
      <w:r>
        <w:rPr>
          <w:rFonts w:ascii="Times New Roman" w:hAnsi="Times New Roman" w:cs="Times New Roman"/>
          <w:sz w:val="24"/>
          <w:szCs w:val="24"/>
        </w:rPr>
        <w:t>and Prof. Xiaoxiang</w:t>
      </w:r>
      <w:r>
        <w:rPr>
          <w:rFonts w:ascii="Times New Roman" w:hAnsi="Times New Roman" w:cs="Times New Roman" w:hint="eastAsia"/>
          <w:sz w:val="24"/>
          <w:szCs w:val="24"/>
        </w:rPr>
        <w:t xml:space="preserve"> </w:t>
      </w:r>
      <w:r>
        <w:rPr>
          <w:rFonts w:ascii="Times New Roman" w:hAnsi="Times New Roman" w:cs="Times New Roman"/>
          <w:sz w:val="24"/>
          <w:szCs w:val="24"/>
        </w:rPr>
        <w:t>H</w:t>
      </w:r>
      <w:r>
        <w:rPr>
          <w:rFonts w:ascii="Times New Roman" w:hAnsi="Times New Roman" w:cs="Times New Roman" w:hint="eastAsia"/>
          <w:sz w:val="24"/>
          <w:szCs w:val="24"/>
        </w:rPr>
        <w:t>u</w:t>
      </w:r>
      <w:r w:rsidR="00EE3F10">
        <w:rPr>
          <w:rFonts w:ascii="Times New Roman" w:hAnsi="Times New Roman" w:cs="Times New Roman" w:hint="eastAsia"/>
          <w:sz w:val="24"/>
          <w:szCs w:val="24"/>
        </w:rPr>
        <w:t>, Dr. Jia Li</w:t>
      </w:r>
      <w:r w:rsidR="00561A9A">
        <w:rPr>
          <w:rFonts w:ascii="Times New Roman" w:hAnsi="Times New Roman" w:cs="Times New Roman"/>
          <w:sz w:val="24"/>
          <w:szCs w:val="24"/>
        </w:rPr>
        <w:t xml:space="preserve"> from China</w:t>
      </w:r>
      <w:r>
        <w:rPr>
          <w:rFonts w:ascii="Times New Roman" w:hAnsi="Times New Roman" w:cs="Times New Roman"/>
          <w:sz w:val="24"/>
          <w:szCs w:val="24"/>
        </w:rPr>
        <w:t xml:space="preserve"> Agricultural University and Prof. Zhonghua</w:t>
      </w:r>
      <w:r>
        <w:rPr>
          <w:rFonts w:ascii="Times New Roman" w:hAnsi="Times New Roman" w:cs="Times New Roman" w:hint="eastAsia"/>
          <w:sz w:val="24"/>
          <w:szCs w:val="24"/>
        </w:rPr>
        <w:t xml:space="preserve"> </w:t>
      </w:r>
      <w:r>
        <w:rPr>
          <w:rFonts w:ascii="Times New Roman" w:hAnsi="Times New Roman" w:cs="Times New Roman"/>
          <w:sz w:val="24"/>
          <w:szCs w:val="24"/>
        </w:rPr>
        <w:t>Z</w:t>
      </w:r>
      <w:r>
        <w:rPr>
          <w:rFonts w:ascii="Times New Roman" w:hAnsi="Times New Roman" w:cs="Times New Roman" w:hint="eastAsia"/>
          <w:sz w:val="24"/>
          <w:szCs w:val="24"/>
        </w:rPr>
        <w:t>hang</w:t>
      </w:r>
      <w:r>
        <w:rPr>
          <w:rFonts w:ascii="Times New Roman" w:hAnsi="Times New Roman" w:cs="Times New Roman"/>
          <w:sz w:val="24"/>
          <w:szCs w:val="24"/>
        </w:rPr>
        <w:t xml:space="preserve"> from</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Chinese Academy </w:t>
      </w:r>
      <w:r>
        <w:rPr>
          <w:rFonts w:ascii="Times New Roman" w:hAnsi="Times New Roman" w:cs="Times New Roman" w:hint="eastAsia"/>
          <w:sz w:val="24"/>
          <w:szCs w:val="24"/>
        </w:rPr>
        <w:t xml:space="preserve">of </w:t>
      </w:r>
      <w:r>
        <w:rPr>
          <w:rFonts w:ascii="Times New Roman" w:hAnsi="Times New Roman" w:cs="Times New Roman"/>
          <w:sz w:val="24"/>
          <w:szCs w:val="24"/>
        </w:rPr>
        <w:t xml:space="preserve">Agricultural Sciences </w:t>
      </w:r>
      <w:r>
        <w:rPr>
          <w:rFonts w:ascii="Times New Roman" w:hAnsi="Times New Roman" w:cs="Times New Roman" w:hint="eastAsia"/>
          <w:sz w:val="24"/>
          <w:szCs w:val="24"/>
        </w:rPr>
        <w:t xml:space="preserve">for helpful discussions and comments. </w:t>
      </w:r>
    </w:p>
    <w:p w14:paraId="54472006" w14:textId="77777777" w:rsidR="00944AD9" w:rsidRDefault="00944AD9">
      <w:pPr>
        <w:widowControl/>
        <w:jc w:val="left"/>
        <w:rPr>
          <w:rFonts w:ascii="Times New Roman" w:hAnsi="Times New Roman" w:cs="Times New Roman"/>
          <w:sz w:val="24"/>
          <w:szCs w:val="24"/>
        </w:rPr>
      </w:pPr>
    </w:p>
    <w:p w14:paraId="60B042F6" w14:textId="25F3A43F" w:rsidR="00D56F38" w:rsidRPr="00E70206" w:rsidRDefault="00D56F38" w:rsidP="00FA3364">
      <w:pPr>
        <w:pStyle w:val="EndNoteBibliography"/>
        <w:spacing w:line="480" w:lineRule="auto"/>
        <w:ind w:left="720" w:hanging="720"/>
        <w:rPr>
          <w:rFonts w:ascii="Times New Roman" w:hAnsi="Times New Roman" w:cs="Times New Roman"/>
          <w:b/>
          <w:sz w:val="24"/>
          <w:szCs w:val="24"/>
        </w:rPr>
      </w:pPr>
      <w:bookmarkStart w:id="171" w:name="_Hlk499458119"/>
      <w:r w:rsidRPr="00E70206">
        <w:rPr>
          <w:rFonts w:ascii="Times New Roman" w:hAnsi="Times New Roman" w:cs="Times New Roman"/>
          <w:b/>
          <w:sz w:val="24"/>
          <w:szCs w:val="24"/>
        </w:rPr>
        <w:t>Reference</w:t>
      </w:r>
    </w:p>
    <w:p w14:paraId="2085DFF4" w14:textId="77777777" w:rsidR="00F50B80" w:rsidRPr="00F50B80" w:rsidRDefault="008117AB" w:rsidP="00F50B80">
      <w:pPr>
        <w:pStyle w:val="EndNoteBibliography"/>
        <w:ind w:left="720" w:hanging="720"/>
      </w:pPr>
      <w:r w:rsidRPr="00061A23">
        <w:fldChar w:fldCharType="begin"/>
      </w:r>
      <w:r w:rsidRPr="00061A23">
        <w:instrText xml:space="preserve"> ADDIN EN.REFLIST </w:instrText>
      </w:r>
      <w:r w:rsidRPr="00061A23">
        <w:fldChar w:fldCharType="separate"/>
      </w:r>
      <w:bookmarkStart w:id="172" w:name="_ENREF_1"/>
      <w:r w:rsidR="00F50B80" w:rsidRPr="00F50B80">
        <w:t>1.</w:t>
      </w:r>
      <w:r w:rsidR="00F50B80" w:rsidRPr="00F50B80">
        <w:tab/>
        <w:t>Seehausen O</w:t>
      </w:r>
      <w:r w:rsidR="00F50B80" w:rsidRPr="00F50B80">
        <w:rPr>
          <w:i/>
        </w:rPr>
        <w:t>, et al.</w:t>
      </w:r>
      <w:r w:rsidR="00F50B80" w:rsidRPr="00F50B80">
        <w:t xml:space="preserve"> (2014) Genomics and the origin of species. </w:t>
      </w:r>
      <w:r w:rsidR="00F50B80" w:rsidRPr="00F50B80">
        <w:rPr>
          <w:i/>
        </w:rPr>
        <w:t>Nat Rev Genet</w:t>
      </w:r>
      <w:r w:rsidR="00F50B80" w:rsidRPr="00F50B80">
        <w:t xml:space="preserve"> 15(3):176-192.</w:t>
      </w:r>
      <w:bookmarkEnd w:id="172"/>
    </w:p>
    <w:p w14:paraId="0EDBF866" w14:textId="77777777" w:rsidR="00F50B80" w:rsidRPr="00F50B80" w:rsidRDefault="00F50B80" w:rsidP="00F50B80">
      <w:pPr>
        <w:pStyle w:val="EndNoteBibliography"/>
        <w:ind w:left="720" w:hanging="720"/>
      </w:pPr>
      <w:bookmarkStart w:id="173" w:name="_ENREF_2"/>
      <w:r w:rsidRPr="00F50B80">
        <w:t>2.</w:t>
      </w:r>
      <w:r w:rsidRPr="00F50B80">
        <w:tab/>
        <w:t xml:space="preserve">Andersson L (2001) Genetic dissection of phenotypic diversity in farm animals. </w:t>
      </w:r>
      <w:r w:rsidRPr="00F50B80">
        <w:rPr>
          <w:i/>
        </w:rPr>
        <w:t>Nat Rev Genet</w:t>
      </w:r>
      <w:r w:rsidRPr="00F50B80">
        <w:t xml:space="preserve"> 2(2):130-138.</w:t>
      </w:r>
      <w:bookmarkEnd w:id="173"/>
    </w:p>
    <w:p w14:paraId="114D448F" w14:textId="77777777" w:rsidR="00F50B80" w:rsidRPr="00F50B80" w:rsidRDefault="00F50B80" w:rsidP="00F50B80">
      <w:pPr>
        <w:pStyle w:val="EndNoteBibliography"/>
        <w:ind w:left="720" w:hanging="720"/>
      </w:pPr>
      <w:bookmarkStart w:id="174" w:name="_ENREF_3"/>
      <w:r w:rsidRPr="00F50B80">
        <w:t>3.</w:t>
      </w:r>
      <w:r w:rsidRPr="00F50B80">
        <w:tab/>
        <w:t>Axelsson E</w:t>
      </w:r>
      <w:r w:rsidRPr="00F50B80">
        <w:rPr>
          <w:i/>
        </w:rPr>
        <w:t>, et al.</w:t>
      </w:r>
      <w:r w:rsidRPr="00F50B80">
        <w:t xml:space="preserve"> (2013) The genomic signature of dog domestication reveals adaptation to a starch-rich diet. </w:t>
      </w:r>
      <w:r w:rsidRPr="00F50B80">
        <w:rPr>
          <w:i/>
        </w:rPr>
        <w:t>Nature</w:t>
      </w:r>
      <w:r w:rsidRPr="00F50B80">
        <w:t xml:space="preserve"> 495(7441):360-364.</w:t>
      </w:r>
      <w:bookmarkEnd w:id="174"/>
    </w:p>
    <w:p w14:paraId="6769842F" w14:textId="77777777" w:rsidR="00F50B80" w:rsidRPr="00F50B80" w:rsidRDefault="00F50B80" w:rsidP="00F50B80">
      <w:pPr>
        <w:pStyle w:val="EndNoteBibliography"/>
        <w:ind w:left="720" w:hanging="720"/>
      </w:pPr>
      <w:bookmarkStart w:id="175" w:name="_ENREF_4"/>
      <w:r w:rsidRPr="00F50B80">
        <w:t>4.</w:t>
      </w:r>
      <w:r w:rsidRPr="00F50B80">
        <w:tab/>
        <w:t>Rubin CJ</w:t>
      </w:r>
      <w:r w:rsidRPr="00F50B80">
        <w:rPr>
          <w:i/>
        </w:rPr>
        <w:t>, et al.</w:t>
      </w:r>
      <w:r w:rsidRPr="00F50B80">
        <w:t xml:space="preserve"> (2010) Whole-genome resequencing reveals loci under selection during chicken domestication. </w:t>
      </w:r>
      <w:r w:rsidRPr="00F50B80">
        <w:rPr>
          <w:i/>
        </w:rPr>
        <w:t>Nature</w:t>
      </w:r>
      <w:r w:rsidRPr="00F50B80">
        <w:t xml:space="preserve"> 464(7288):587-591.</w:t>
      </w:r>
      <w:bookmarkEnd w:id="175"/>
    </w:p>
    <w:p w14:paraId="52871FA3" w14:textId="77777777" w:rsidR="00F50B80" w:rsidRPr="00F50B80" w:rsidRDefault="00F50B80" w:rsidP="00F50B80">
      <w:pPr>
        <w:pStyle w:val="EndNoteBibliography"/>
        <w:ind w:left="720" w:hanging="720"/>
      </w:pPr>
      <w:bookmarkStart w:id="176" w:name="_ENREF_5"/>
      <w:r w:rsidRPr="00F50B80">
        <w:t>5.</w:t>
      </w:r>
      <w:r w:rsidRPr="00F50B80">
        <w:tab/>
        <w:t>Ellegren H</w:t>
      </w:r>
      <w:r w:rsidRPr="00F50B80">
        <w:rPr>
          <w:i/>
        </w:rPr>
        <w:t>, et al.</w:t>
      </w:r>
      <w:r w:rsidRPr="00F50B80">
        <w:t xml:space="preserve"> (2012) The genomic landscape of species divergence in Ficedula flycatchers. </w:t>
      </w:r>
      <w:r w:rsidRPr="00F50B80">
        <w:rPr>
          <w:i/>
        </w:rPr>
        <w:t>Nature</w:t>
      </w:r>
      <w:r w:rsidRPr="00F50B80">
        <w:t xml:space="preserve"> 491(7426):756-760.</w:t>
      </w:r>
      <w:bookmarkEnd w:id="176"/>
    </w:p>
    <w:p w14:paraId="29279BAD" w14:textId="77777777" w:rsidR="00F50B80" w:rsidRPr="00F50B80" w:rsidRDefault="00F50B80" w:rsidP="00F50B80">
      <w:pPr>
        <w:pStyle w:val="EndNoteBibliography"/>
        <w:ind w:left="720" w:hanging="720"/>
      </w:pPr>
      <w:bookmarkStart w:id="177" w:name="_ENREF_6"/>
      <w:r w:rsidRPr="00F50B80">
        <w:t>6.</w:t>
      </w:r>
      <w:r w:rsidRPr="00F50B80">
        <w:tab/>
        <w:t>Frantz LA</w:t>
      </w:r>
      <w:r w:rsidRPr="00F50B80">
        <w:rPr>
          <w:i/>
        </w:rPr>
        <w:t>, et al.</w:t>
      </w:r>
      <w:r w:rsidRPr="00F50B80">
        <w:t xml:space="preserve"> (2015) Evidence of long-term gene flow and selection during domestication from analyses of Eurasian wild and domestic pig genomes. </w:t>
      </w:r>
      <w:r w:rsidRPr="00F50B80">
        <w:rPr>
          <w:i/>
        </w:rPr>
        <w:t>Nat Genet</w:t>
      </w:r>
      <w:r w:rsidRPr="00F50B80">
        <w:t xml:space="preserve"> 47(10):1141-1148.</w:t>
      </w:r>
      <w:bookmarkEnd w:id="177"/>
    </w:p>
    <w:p w14:paraId="6A1ACA46" w14:textId="77777777" w:rsidR="00F50B80" w:rsidRPr="00F50B80" w:rsidRDefault="00F50B80" w:rsidP="00F50B80">
      <w:pPr>
        <w:pStyle w:val="EndNoteBibliography"/>
        <w:ind w:left="720" w:hanging="720"/>
      </w:pPr>
      <w:bookmarkStart w:id="178" w:name="_ENREF_7"/>
      <w:r w:rsidRPr="00F50B80">
        <w:t>7.</w:t>
      </w:r>
      <w:r w:rsidRPr="00F50B80">
        <w:tab/>
        <w:t>Carneiro M</w:t>
      </w:r>
      <w:r w:rsidRPr="00F50B80">
        <w:rPr>
          <w:i/>
        </w:rPr>
        <w:t>, et al.</w:t>
      </w:r>
      <w:r w:rsidRPr="00F50B80">
        <w:t xml:space="preserve"> (2014) Rabbit genome analysis reveals a polygenic basis for phenotypic change during domestication. </w:t>
      </w:r>
      <w:r w:rsidRPr="00F50B80">
        <w:rPr>
          <w:i/>
        </w:rPr>
        <w:t>Science</w:t>
      </w:r>
      <w:r w:rsidRPr="00F50B80">
        <w:t xml:space="preserve"> 345(6200):1074-1079.</w:t>
      </w:r>
      <w:bookmarkEnd w:id="178"/>
    </w:p>
    <w:p w14:paraId="4DB848C0" w14:textId="77777777" w:rsidR="00F50B80" w:rsidRPr="00F50B80" w:rsidRDefault="00F50B80" w:rsidP="00F50B80">
      <w:pPr>
        <w:pStyle w:val="EndNoteBibliography"/>
        <w:ind w:left="720" w:hanging="720"/>
      </w:pPr>
      <w:bookmarkStart w:id="179" w:name="_ENREF_8"/>
      <w:r w:rsidRPr="00F50B80">
        <w:lastRenderedPageBreak/>
        <w:t>8.</w:t>
      </w:r>
      <w:r w:rsidRPr="00F50B80">
        <w:tab/>
        <w:t>Rubin CJ</w:t>
      </w:r>
      <w:r w:rsidRPr="00F50B80">
        <w:rPr>
          <w:i/>
        </w:rPr>
        <w:t>, et al.</w:t>
      </w:r>
      <w:r w:rsidRPr="00F50B80">
        <w:t xml:space="preserve"> (2012) Strong signatures of selection in the domestic pig genome. </w:t>
      </w:r>
      <w:r w:rsidRPr="00F50B80">
        <w:rPr>
          <w:i/>
        </w:rPr>
        <w:t>Proc Natl Acad Sci U S A</w:t>
      </w:r>
      <w:r w:rsidRPr="00F50B80">
        <w:t xml:space="preserve"> 109(48):19529-19536.</w:t>
      </w:r>
      <w:bookmarkEnd w:id="179"/>
    </w:p>
    <w:p w14:paraId="6350EAD2" w14:textId="77777777" w:rsidR="00F50B80" w:rsidRPr="00F50B80" w:rsidRDefault="00F50B80" w:rsidP="00F50B80">
      <w:pPr>
        <w:pStyle w:val="EndNoteBibliography"/>
        <w:ind w:left="720" w:hanging="720"/>
      </w:pPr>
      <w:bookmarkStart w:id="180" w:name="_ENREF_9"/>
      <w:r w:rsidRPr="00F50B80">
        <w:t>9.</w:t>
      </w:r>
      <w:r w:rsidRPr="00F50B80">
        <w:tab/>
        <w:t>Burri R</w:t>
      </w:r>
      <w:r w:rsidRPr="00F50B80">
        <w:rPr>
          <w:i/>
        </w:rPr>
        <w:t>, et al.</w:t>
      </w:r>
      <w:r w:rsidRPr="00F50B80">
        <w:t xml:space="preserve"> (2015) Linked selection and recombination rate variation drive the evolution of the genomic landscape of differentiation across the speciation continuum of Ficedula flycatchers. </w:t>
      </w:r>
      <w:r w:rsidRPr="00F50B80">
        <w:rPr>
          <w:i/>
        </w:rPr>
        <w:t>Genome Res</w:t>
      </w:r>
      <w:r w:rsidRPr="00F50B80">
        <w:t xml:space="preserve"> 25(11):1656-1665.</w:t>
      </w:r>
      <w:bookmarkEnd w:id="180"/>
    </w:p>
    <w:p w14:paraId="5DEBAD47" w14:textId="77777777" w:rsidR="00F50B80" w:rsidRPr="00F50B80" w:rsidRDefault="00F50B80" w:rsidP="00F50B80">
      <w:pPr>
        <w:pStyle w:val="EndNoteBibliography"/>
        <w:ind w:left="720" w:hanging="720"/>
      </w:pPr>
      <w:bookmarkStart w:id="181" w:name="_ENREF_10"/>
      <w:r w:rsidRPr="00F50B80">
        <w:t>10.</w:t>
      </w:r>
      <w:r w:rsidRPr="00F50B80">
        <w:tab/>
        <w:t>Nadachowska-Brzyska K</w:t>
      </w:r>
      <w:r w:rsidRPr="00F50B80">
        <w:rPr>
          <w:i/>
        </w:rPr>
        <w:t>, et al.</w:t>
      </w:r>
      <w:r w:rsidRPr="00F50B80">
        <w:t xml:space="preserve"> (2013) Demographic divergence history of pied flycatcher and collared flycatcher inferred from whole-genome re-sequencing data. </w:t>
      </w:r>
      <w:r w:rsidRPr="00F50B80">
        <w:rPr>
          <w:i/>
        </w:rPr>
        <w:t>PLoS Genet</w:t>
      </w:r>
      <w:r w:rsidRPr="00F50B80">
        <w:t xml:space="preserve"> 9(11):e1003942.</w:t>
      </w:r>
      <w:bookmarkEnd w:id="181"/>
    </w:p>
    <w:p w14:paraId="431AE3EA" w14:textId="77777777" w:rsidR="00F50B80" w:rsidRPr="00F50B80" w:rsidRDefault="00F50B80" w:rsidP="00F50B80">
      <w:pPr>
        <w:pStyle w:val="EndNoteBibliography"/>
        <w:ind w:left="720" w:hanging="720"/>
      </w:pPr>
      <w:bookmarkStart w:id="182" w:name="_ENREF_11"/>
      <w:r w:rsidRPr="00F50B80">
        <w:t>11.</w:t>
      </w:r>
      <w:r w:rsidRPr="00F50B80">
        <w:tab/>
        <w:t>Huang Y</w:t>
      </w:r>
      <w:r w:rsidRPr="00F50B80">
        <w:rPr>
          <w:i/>
        </w:rPr>
        <w:t>, et al.</w:t>
      </w:r>
      <w:r w:rsidRPr="00F50B80">
        <w:t xml:space="preserve"> (2013) The duck genome and transcriptome provide insight into an avian influenza virus reservoir species. </w:t>
      </w:r>
      <w:r w:rsidRPr="00F50B80">
        <w:rPr>
          <w:i/>
        </w:rPr>
        <w:t>Nature genetics</w:t>
      </w:r>
      <w:r w:rsidRPr="00F50B80">
        <w:t xml:space="preserve"> 45(7):776-783.</w:t>
      </w:r>
      <w:bookmarkEnd w:id="182"/>
    </w:p>
    <w:p w14:paraId="7F692EF9" w14:textId="14427E11" w:rsidR="00F50B80" w:rsidRPr="00F50B80" w:rsidRDefault="00F50B80" w:rsidP="00F50B80">
      <w:pPr>
        <w:pStyle w:val="EndNoteBibliography"/>
        <w:ind w:left="720" w:hanging="720"/>
      </w:pPr>
      <w:bookmarkStart w:id="183" w:name="_ENREF_12"/>
      <w:r w:rsidRPr="00F50B80">
        <w:t>12.</w:t>
      </w:r>
      <w:r w:rsidRPr="00F50B80">
        <w:tab/>
        <w:t xml:space="preserve">Trump (2017) </w:t>
      </w:r>
      <w:hyperlink r:id="rId11" w:history="1">
        <w:r w:rsidRPr="00F50B80">
          <w:rPr>
            <w:rStyle w:val="af0"/>
          </w:rPr>
          <w:t>http://afowlshome.com/</w:t>
        </w:r>
      </w:hyperlink>
      <w:r w:rsidRPr="00F50B80">
        <w:t>.</w:t>
      </w:r>
      <w:bookmarkEnd w:id="183"/>
    </w:p>
    <w:p w14:paraId="386F3B89" w14:textId="77777777" w:rsidR="00F50B80" w:rsidRPr="00F50B80" w:rsidRDefault="00F50B80" w:rsidP="00F50B80">
      <w:pPr>
        <w:pStyle w:val="EndNoteBibliography"/>
        <w:ind w:left="720" w:hanging="720"/>
      </w:pPr>
      <w:bookmarkStart w:id="184" w:name="_ENREF_13"/>
      <w:r w:rsidRPr="00F50B80">
        <w:t>13.</w:t>
      </w:r>
      <w:r w:rsidRPr="00F50B80">
        <w:tab/>
        <w:t xml:space="preserve">Lavretsky P, McCracken KG, &amp; Peters JL (2014) Phylogenetics of a recent radiation in the mallards and allies (Aves: Anas): inferences from a genomic transect and the multispecies coalescent. </w:t>
      </w:r>
      <w:r w:rsidRPr="00F50B80">
        <w:rPr>
          <w:i/>
        </w:rPr>
        <w:t>Mol Phylogenet Evol</w:t>
      </w:r>
      <w:r w:rsidRPr="00F50B80">
        <w:t xml:space="preserve"> 70:402-411.</w:t>
      </w:r>
      <w:bookmarkEnd w:id="184"/>
    </w:p>
    <w:p w14:paraId="42CF9CF4" w14:textId="77777777" w:rsidR="00F50B80" w:rsidRPr="00F50B80" w:rsidRDefault="00F50B80" w:rsidP="00F50B80">
      <w:pPr>
        <w:pStyle w:val="EndNoteBibliography"/>
        <w:ind w:left="720" w:hanging="720"/>
      </w:pPr>
      <w:bookmarkStart w:id="185" w:name="_ENREF_14"/>
      <w:r w:rsidRPr="00F50B80">
        <w:t>14.</w:t>
      </w:r>
      <w:r w:rsidRPr="00F50B80">
        <w:tab/>
        <w:t xml:space="preserve">Zhuravlev YN &amp; Kulikova IV (2014) Waterfowl Population Structure: Phylogeographic Inference. </w:t>
      </w:r>
      <w:r w:rsidRPr="00F50B80">
        <w:rPr>
          <w:i/>
        </w:rPr>
        <w:t>Achievements in the Life Sciences</w:t>
      </w:r>
      <w:r w:rsidRPr="00F50B80">
        <w:t xml:space="preserve"> 8(2):123-127.</w:t>
      </w:r>
      <w:bookmarkEnd w:id="185"/>
    </w:p>
    <w:p w14:paraId="707AE42C" w14:textId="77777777" w:rsidR="00F50B80" w:rsidRPr="00F50B80" w:rsidRDefault="00F50B80" w:rsidP="00F50B80">
      <w:pPr>
        <w:pStyle w:val="EndNoteBibliography"/>
        <w:ind w:left="720" w:hanging="720"/>
      </w:pPr>
      <w:bookmarkStart w:id="186" w:name="_ENREF_15"/>
      <w:r w:rsidRPr="00F50B80">
        <w:t>15.</w:t>
      </w:r>
      <w:r w:rsidRPr="00F50B80">
        <w:tab/>
        <w:t xml:space="preserve">Madge S &amp; Burn H (1988) </w:t>
      </w:r>
      <w:r w:rsidRPr="00F50B80">
        <w:rPr>
          <w:i/>
        </w:rPr>
        <w:t>Waterfowl: an identification guide to the ducks, geese, and swans of the world</w:t>
      </w:r>
      <w:r w:rsidRPr="00F50B80">
        <w:t xml:space="preserve"> (Houghton Mifflin).</w:t>
      </w:r>
      <w:bookmarkEnd w:id="186"/>
    </w:p>
    <w:p w14:paraId="7F8DAAE0" w14:textId="2CC249C3" w:rsidR="00F50B80" w:rsidRPr="00F50B80" w:rsidRDefault="00F50B80" w:rsidP="00F50B80">
      <w:pPr>
        <w:pStyle w:val="EndNoteBibliography"/>
        <w:ind w:left="720" w:hanging="720"/>
      </w:pPr>
      <w:bookmarkStart w:id="187" w:name="_ENREF_16"/>
      <w:r w:rsidRPr="00F50B80">
        <w:t>16.</w:t>
      </w:r>
      <w:r w:rsidRPr="00F50B80">
        <w:tab/>
        <w:t xml:space="preserve">Richards J (2017) </w:t>
      </w:r>
      <w:r>
        <w:fldChar w:fldCharType="begin"/>
      </w:r>
      <w:ins w:id="188" w:author="liu rui" w:date="2018-10-08T17:46:00Z">
        <w:r w:rsidR="00C44A9C">
          <w:instrText xml:space="preserve">HYPERLINK </w:instrText>
        </w:r>
        <w:r w:rsidR="00C44A9C">
          <w:rPr>
            <w:rFonts w:hint="eastAsia"/>
          </w:rPr>
          <w:instrText>"C:\\work\\life\\life\\</w:instrText>
        </w:r>
        <w:r w:rsidR="00C44A9C">
          <w:rPr>
            <w:rFonts w:hint="eastAsia"/>
          </w:rPr>
          <w:instrText>新建文件夹</w:instrText>
        </w:r>
        <w:r w:rsidR="00C44A9C">
          <w:rPr>
            <w:rFonts w:hint="eastAsia"/>
          </w:rPr>
          <w:instrText>\\www.waterfowl.org.uk"</w:instrText>
        </w:r>
      </w:ins>
      <w:del w:id="189" w:author="liu rui" w:date="2018-10-08T17:46:00Z">
        <w:r w:rsidDel="00C44A9C">
          <w:delInstrText xml:space="preserve"> HYPERLINK "www.waterfowl.org.uk" </w:delInstrText>
        </w:r>
      </w:del>
      <w:ins w:id="190" w:author="liu rui" w:date="2018-10-08T17:46:00Z"/>
      <w:r>
        <w:fldChar w:fldCharType="separate"/>
      </w:r>
      <w:r w:rsidRPr="00F50B80">
        <w:rPr>
          <w:rStyle w:val="af0"/>
        </w:rPr>
        <w:t>www.waterfowl.org.uk</w:t>
      </w:r>
      <w:r>
        <w:fldChar w:fldCharType="end"/>
      </w:r>
      <w:r w:rsidRPr="00F50B80">
        <w:t>.  (</w:t>
      </w:r>
      <w:hyperlink r:id="rId12" w:history="1">
        <w:r w:rsidRPr="00F50B80">
          <w:rPr>
            <w:rStyle w:val="af0"/>
          </w:rPr>
          <w:t>http://www.waterfowl.org.uk/index.html</w:t>
        </w:r>
      </w:hyperlink>
      <w:r w:rsidRPr="00F50B80">
        <w:t>).</w:t>
      </w:r>
      <w:bookmarkEnd w:id="187"/>
    </w:p>
    <w:p w14:paraId="399D2320" w14:textId="77777777" w:rsidR="00F50B80" w:rsidRPr="00F50B80" w:rsidRDefault="00F50B80" w:rsidP="00F50B80">
      <w:pPr>
        <w:pStyle w:val="EndNoteBibliography"/>
        <w:ind w:left="720" w:hanging="720"/>
      </w:pPr>
      <w:bookmarkStart w:id="191" w:name="_ENREF_17"/>
      <w:r w:rsidRPr="00F50B80">
        <w:t>17.</w:t>
      </w:r>
      <w:r w:rsidRPr="00F50B80">
        <w:tab/>
        <w:t xml:space="preserve">Albarella U (2005) </w:t>
      </w:r>
      <w:r w:rsidRPr="00F50B80">
        <w:rPr>
          <w:i/>
        </w:rPr>
        <w:t>Alternate fortunes? The role of domestic ducks and geese from Roman to Medieval times in Britain. Documenta Archaeobiologiae III. Feathers, Grit and Symbolism (ed. by G.Grupe &amp; J.Peters), 249-58</w:t>
      </w:r>
      <w:r w:rsidRPr="00F50B80">
        <w:t>.</w:t>
      </w:r>
      <w:bookmarkEnd w:id="191"/>
    </w:p>
    <w:p w14:paraId="686DCE2C" w14:textId="77777777" w:rsidR="00F50B80" w:rsidRPr="00F50B80" w:rsidRDefault="00F50B80" w:rsidP="00F50B80">
      <w:pPr>
        <w:pStyle w:val="EndNoteBibliography"/>
        <w:ind w:left="720" w:hanging="720"/>
      </w:pPr>
      <w:bookmarkStart w:id="192" w:name="_ENREF_18"/>
      <w:r w:rsidRPr="00F50B80">
        <w:t>18.</w:t>
      </w:r>
      <w:r w:rsidRPr="00F50B80">
        <w:tab/>
        <w:t xml:space="preserve">Larson G &amp; Fuller DQ (2014) The Evolution of Animal Domestication. </w:t>
      </w:r>
      <w:r w:rsidRPr="00F50B80">
        <w:rPr>
          <w:i/>
        </w:rPr>
        <w:t>Annual Review of Ecology, Evolution, and Systematics, Vol 45</w:t>
      </w:r>
      <w:r w:rsidRPr="00F50B80">
        <w:t xml:space="preserve"> 45:115-136.</w:t>
      </w:r>
      <w:bookmarkEnd w:id="192"/>
    </w:p>
    <w:p w14:paraId="15FE9370" w14:textId="77777777" w:rsidR="00F50B80" w:rsidRPr="00F50B80" w:rsidRDefault="00F50B80" w:rsidP="00F50B80">
      <w:pPr>
        <w:pStyle w:val="EndNoteBibliography"/>
        <w:ind w:left="720" w:hanging="720"/>
      </w:pPr>
      <w:bookmarkStart w:id="193" w:name="_ENREF_19"/>
      <w:r w:rsidRPr="00F50B80">
        <w:t>19.</w:t>
      </w:r>
      <w:r w:rsidRPr="00F50B80">
        <w:tab/>
        <w:t xml:space="preserve">Stern DL (2000) Evolutionary developmental biology and the problem of variation. </w:t>
      </w:r>
      <w:r w:rsidRPr="00F50B80">
        <w:rPr>
          <w:i/>
        </w:rPr>
        <w:t>Evolution</w:t>
      </w:r>
      <w:r w:rsidRPr="00F50B80">
        <w:t xml:space="preserve"> 54(4):1079-1091.</w:t>
      </w:r>
      <w:bookmarkEnd w:id="193"/>
    </w:p>
    <w:p w14:paraId="63232877" w14:textId="77777777" w:rsidR="00F50B80" w:rsidRPr="00F50B80" w:rsidRDefault="00F50B80" w:rsidP="00F50B80">
      <w:pPr>
        <w:pStyle w:val="EndNoteBibliography"/>
        <w:ind w:left="720" w:hanging="720"/>
      </w:pPr>
      <w:bookmarkStart w:id="194" w:name="_ENREF_20"/>
      <w:r w:rsidRPr="00F50B80">
        <w:t>20.</w:t>
      </w:r>
      <w:r w:rsidRPr="00F50B80">
        <w:tab/>
        <w:t xml:space="preserve">Steve M (1992) Waterfowl: an identification guide to the ducks, geese and swans of the world. </w:t>
      </w:r>
      <w:r w:rsidRPr="00F50B80">
        <w:rPr>
          <w:i/>
        </w:rPr>
        <w:t>Houthton mifflin in harcout</w:t>
      </w:r>
      <w:r w:rsidRPr="00F50B80">
        <w:t>:3.</w:t>
      </w:r>
      <w:bookmarkEnd w:id="194"/>
    </w:p>
    <w:p w14:paraId="2B594546" w14:textId="77777777" w:rsidR="00F50B80" w:rsidRPr="00F50B80" w:rsidRDefault="00F50B80" w:rsidP="00F50B80">
      <w:pPr>
        <w:pStyle w:val="EndNoteBibliography"/>
        <w:ind w:left="720" w:hanging="720"/>
      </w:pPr>
      <w:bookmarkStart w:id="195" w:name="_ENREF_21"/>
      <w:r w:rsidRPr="00F50B80">
        <w:t>21.</w:t>
      </w:r>
      <w:r w:rsidRPr="00F50B80">
        <w:tab/>
        <w:t xml:space="preserve">Reich D, Thangaraj K, Patterson N, Price AL, &amp; Singh L (2009) Reconstructing Indian population history. </w:t>
      </w:r>
      <w:r w:rsidRPr="00F50B80">
        <w:rPr>
          <w:i/>
        </w:rPr>
        <w:t>Nature</w:t>
      </w:r>
      <w:r w:rsidRPr="00F50B80">
        <w:t xml:space="preserve"> 461(7263):489-494.</w:t>
      </w:r>
      <w:bookmarkEnd w:id="195"/>
    </w:p>
    <w:p w14:paraId="1A7667B5" w14:textId="77777777" w:rsidR="00F50B80" w:rsidRPr="00F50B80" w:rsidRDefault="00F50B80" w:rsidP="00F50B80">
      <w:pPr>
        <w:pStyle w:val="EndNoteBibliography"/>
        <w:ind w:left="720" w:hanging="720"/>
      </w:pPr>
      <w:bookmarkStart w:id="196" w:name="_ENREF_22"/>
      <w:r w:rsidRPr="00F50B80">
        <w:t>22.</w:t>
      </w:r>
      <w:r w:rsidRPr="00F50B80">
        <w:tab/>
        <w:t xml:space="preserve">Rodgers JL (1999) The Bootstrap, the Jackknife, and the Randomization Test: A Sampling Taxonomy. </w:t>
      </w:r>
      <w:r w:rsidRPr="00F50B80">
        <w:rPr>
          <w:i/>
        </w:rPr>
        <w:t>Multivariate Behav Res</w:t>
      </w:r>
      <w:r w:rsidRPr="00F50B80">
        <w:t xml:space="preserve"> 34(4):441-456.</w:t>
      </w:r>
      <w:bookmarkEnd w:id="196"/>
    </w:p>
    <w:p w14:paraId="6BF54E33" w14:textId="77777777" w:rsidR="00F50B80" w:rsidRPr="00F50B80" w:rsidRDefault="00F50B80" w:rsidP="00F50B80">
      <w:pPr>
        <w:pStyle w:val="EndNoteBibliography"/>
        <w:ind w:left="720" w:hanging="720"/>
      </w:pPr>
      <w:bookmarkStart w:id="197" w:name="_ENREF_23"/>
      <w:r w:rsidRPr="00F50B80">
        <w:t>23.</w:t>
      </w:r>
      <w:r w:rsidRPr="00F50B80">
        <w:tab/>
        <w:t xml:space="preserve">Alexander DH, Novembre J, &amp; Lange K (2009) Fast model-based estimation of ancestry in unrelated individuals. </w:t>
      </w:r>
      <w:r w:rsidRPr="00F50B80">
        <w:rPr>
          <w:i/>
        </w:rPr>
        <w:t>Genome Res</w:t>
      </w:r>
      <w:r w:rsidRPr="00F50B80">
        <w:t xml:space="preserve"> 19(9):1655-1664.</w:t>
      </w:r>
      <w:bookmarkEnd w:id="197"/>
    </w:p>
    <w:p w14:paraId="025BBD74" w14:textId="77777777" w:rsidR="00F50B80" w:rsidRPr="00F50B80" w:rsidRDefault="00F50B80" w:rsidP="00F50B80">
      <w:pPr>
        <w:pStyle w:val="EndNoteBibliography"/>
        <w:ind w:left="720" w:hanging="720"/>
      </w:pPr>
      <w:bookmarkStart w:id="198" w:name="_ENREF_24"/>
      <w:r w:rsidRPr="00F50B80">
        <w:t>24.</w:t>
      </w:r>
      <w:r w:rsidRPr="00F50B80">
        <w:tab/>
        <w:t xml:space="preserve">Gutenkunst RN, Hernandez RD, Williamson SH, &amp; Bustamante CD (2009) Inferring the joint demographic history of multiple populations from multidimensional SNP frequency data. </w:t>
      </w:r>
      <w:r w:rsidRPr="00F50B80">
        <w:rPr>
          <w:i/>
        </w:rPr>
        <w:t>PLoS Genet</w:t>
      </w:r>
      <w:r w:rsidRPr="00F50B80">
        <w:t xml:space="preserve"> 5(10):e1000695.</w:t>
      </w:r>
      <w:bookmarkEnd w:id="198"/>
    </w:p>
    <w:p w14:paraId="56B04EB6" w14:textId="77777777" w:rsidR="00F50B80" w:rsidRPr="00F50B80" w:rsidRDefault="00F50B80" w:rsidP="00F50B80">
      <w:pPr>
        <w:pStyle w:val="EndNoteBibliography"/>
        <w:ind w:left="720" w:hanging="720"/>
      </w:pPr>
      <w:bookmarkStart w:id="199" w:name="_ENREF_25"/>
      <w:r w:rsidRPr="00F50B80">
        <w:t>25.</w:t>
      </w:r>
      <w:r w:rsidRPr="00F50B80">
        <w:tab/>
        <w:t>Freedman AH</w:t>
      </w:r>
      <w:r w:rsidRPr="00F50B80">
        <w:rPr>
          <w:i/>
        </w:rPr>
        <w:t>, et al.</w:t>
      </w:r>
      <w:r w:rsidRPr="00F50B80">
        <w:t xml:space="preserve"> (2014) Genome sequencing highlights the dynamic early history of dogs. </w:t>
      </w:r>
      <w:r w:rsidRPr="00F50B80">
        <w:rPr>
          <w:i/>
        </w:rPr>
        <w:t>PLoS Genet</w:t>
      </w:r>
      <w:r w:rsidRPr="00F50B80">
        <w:t xml:space="preserve"> 10(1):e1004016.</w:t>
      </w:r>
      <w:bookmarkEnd w:id="199"/>
    </w:p>
    <w:p w14:paraId="588D6A3F" w14:textId="77777777" w:rsidR="00F50B80" w:rsidRPr="00F50B80" w:rsidRDefault="00F50B80" w:rsidP="00F50B80">
      <w:pPr>
        <w:pStyle w:val="EndNoteBibliography"/>
        <w:ind w:left="720" w:hanging="720"/>
      </w:pPr>
      <w:bookmarkStart w:id="200" w:name="_ENREF_26"/>
      <w:r w:rsidRPr="00F50B80">
        <w:t>26.</w:t>
      </w:r>
      <w:r w:rsidRPr="00F50B80">
        <w:tab/>
        <w:t>Wang GD</w:t>
      </w:r>
      <w:r w:rsidRPr="00F50B80">
        <w:rPr>
          <w:i/>
        </w:rPr>
        <w:t>, et al.</w:t>
      </w:r>
      <w:r w:rsidRPr="00F50B80">
        <w:t xml:space="preserve"> (2016) Out of southern East Asia: the natural history of domestic dogs across the world. </w:t>
      </w:r>
      <w:r w:rsidRPr="00F50B80">
        <w:rPr>
          <w:i/>
        </w:rPr>
        <w:t>Cell Res</w:t>
      </w:r>
      <w:r w:rsidRPr="00F50B80">
        <w:t xml:space="preserve"> 26(1):21-33.</w:t>
      </w:r>
      <w:bookmarkEnd w:id="200"/>
    </w:p>
    <w:p w14:paraId="2A981BAA" w14:textId="77777777" w:rsidR="00F50B80" w:rsidRPr="00F50B80" w:rsidRDefault="00F50B80" w:rsidP="00F50B80">
      <w:pPr>
        <w:pStyle w:val="EndNoteBibliography"/>
        <w:ind w:left="720" w:hanging="720"/>
      </w:pPr>
      <w:bookmarkStart w:id="201" w:name="_ENREF_27"/>
      <w:r w:rsidRPr="00F50B80">
        <w:t>27.</w:t>
      </w:r>
      <w:r w:rsidRPr="00F50B80">
        <w:tab/>
        <w:t>Groenen MA</w:t>
      </w:r>
      <w:r w:rsidRPr="00F50B80">
        <w:rPr>
          <w:i/>
        </w:rPr>
        <w:t>, et al.</w:t>
      </w:r>
      <w:r w:rsidRPr="00F50B80">
        <w:t xml:space="preserve"> (2012) Analyses of pig genomes provide insight into porcine demography and evolution. </w:t>
      </w:r>
      <w:r w:rsidRPr="00F50B80">
        <w:rPr>
          <w:i/>
        </w:rPr>
        <w:t>Nature</w:t>
      </w:r>
      <w:r w:rsidRPr="00F50B80">
        <w:t xml:space="preserve"> 491(7424):393-398.</w:t>
      </w:r>
      <w:bookmarkEnd w:id="201"/>
    </w:p>
    <w:p w14:paraId="06294E06" w14:textId="77777777" w:rsidR="00F50B80" w:rsidRPr="00F50B80" w:rsidRDefault="00F50B80" w:rsidP="00F50B80">
      <w:pPr>
        <w:pStyle w:val="EndNoteBibliography"/>
        <w:ind w:left="720" w:hanging="720"/>
      </w:pPr>
      <w:bookmarkStart w:id="202" w:name="_ENREF_28"/>
      <w:r w:rsidRPr="00F50B80">
        <w:t>28.</w:t>
      </w:r>
      <w:r w:rsidRPr="00F50B80">
        <w:tab/>
        <w:t>Green RE</w:t>
      </w:r>
      <w:r w:rsidRPr="00F50B80">
        <w:rPr>
          <w:i/>
        </w:rPr>
        <w:t>, et al.</w:t>
      </w:r>
      <w:r w:rsidRPr="00F50B80">
        <w:t xml:space="preserve"> (2010) A draft sequence of the Neandertal genome. </w:t>
      </w:r>
      <w:r w:rsidRPr="00F50B80">
        <w:rPr>
          <w:i/>
        </w:rPr>
        <w:t>Science</w:t>
      </w:r>
      <w:r w:rsidRPr="00F50B80">
        <w:t xml:space="preserve"> 328(5979):710-</w:t>
      </w:r>
      <w:r w:rsidRPr="00F50B80">
        <w:lastRenderedPageBreak/>
        <w:t>722.</w:t>
      </w:r>
      <w:bookmarkEnd w:id="202"/>
    </w:p>
    <w:p w14:paraId="3A2EDE0F" w14:textId="77777777" w:rsidR="00F50B80" w:rsidRPr="00F50B80" w:rsidRDefault="00F50B80" w:rsidP="00F50B80">
      <w:pPr>
        <w:pStyle w:val="EndNoteBibliography"/>
        <w:ind w:left="720" w:hanging="720"/>
      </w:pPr>
      <w:bookmarkStart w:id="203" w:name="_ENREF_29"/>
      <w:r w:rsidRPr="00F50B80">
        <w:t>29.</w:t>
      </w:r>
      <w:r w:rsidRPr="00F50B80">
        <w:tab/>
        <w:t>Jakus Z</w:t>
      </w:r>
      <w:r w:rsidRPr="00F50B80">
        <w:rPr>
          <w:i/>
        </w:rPr>
        <w:t>, et al.</w:t>
      </w:r>
      <w:r w:rsidRPr="00F50B80">
        <w:t xml:space="preserve"> (2014) Lymphatic function is required prenatally for lung inflation at birth. </w:t>
      </w:r>
      <w:r w:rsidRPr="00F50B80">
        <w:rPr>
          <w:i/>
        </w:rPr>
        <w:t>J Exp Med</w:t>
      </w:r>
      <w:r w:rsidRPr="00F50B80">
        <w:t xml:space="preserve"> 211(5):815-826.</w:t>
      </w:r>
      <w:bookmarkEnd w:id="203"/>
    </w:p>
    <w:p w14:paraId="16BA5A0B" w14:textId="77777777" w:rsidR="00F50B80" w:rsidRPr="00F50B80" w:rsidRDefault="00F50B80" w:rsidP="00F50B80">
      <w:pPr>
        <w:pStyle w:val="EndNoteBibliography"/>
        <w:ind w:left="720" w:hanging="720"/>
      </w:pPr>
      <w:bookmarkStart w:id="204" w:name="_ENREF_30"/>
      <w:r w:rsidRPr="00F50B80">
        <w:t>30.</w:t>
      </w:r>
      <w:r w:rsidRPr="00F50B80">
        <w:tab/>
        <w:t>Baaklini I</w:t>
      </w:r>
      <w:r w:rsidRPr="00F50B80">
        <w:rPr>
          <w:i/>
        </w:rPr>
        <w:t>, et al.</w:t>
      </w:r>
      <w:r w:rsidRPr="00F50B80">
        <w:t xml:space="preserve"> (2012) The DNAJA2 substrate release mechanism is essential for chaperone-mediated folding. </w:t>
      </w:r>
      <w:r w:rsidRPr="00F50B80">
        <w:rPr>
          <w:i/>
        </w:rPr>
        <w:t>J Biol Chem</w:t>
      </w:r>
      <w:r w:rsidRPr="00F50B80">
        <w:t xml:space="preserve"> 287(50):41939-41954.</w:t>
      </w:r>
      <w:bookmarkEnd w:id="204"/>
    </w:p>
    <w:p w14:paraId="4F2206C9" w14:textId="77777777" w:rsidR="00F50B80" w:rsidRPr="00F50B80" w:rsidRDefault="00F50B80" w:rsidP="00F50B80">
      <w:pPr>
        <w:pStyle w:val="EndNoteBibliography"/>
        <w:ind w:left="720" w:hanging="720"/>
      </w:pPr>
      <w:bookmarkStart w:id="205" w:name="_ENREF_31"/>
      <w:r w:rsidRPr="00F50B80">
        <w:t>31.</w:t>
      </w:r>
      <w:r w:rsidRPr="00F50B80">
        <w:tab/>
        <w:t>Davies SM</w:t>
      </w:r>
      <w:r w:rsidRPr="00F50B80">
        <w:rPr>
          <w:i/>
        </w:rPr>
        <w:t>, et al.</w:t>
      </w:r>
      <w:r w:rsidRPr="00F50B80">
        <w:t xml:space="preserve"> (2012) MRPS27 is a pentatricopeptide repeat domain protein required for the translation of mitochondrially encoded proteins. </w:t>
      </w:r>
      <w:r w:rsidRPr="00F50B80">
        <w:rPr>
          <w:i/>
        </w:rPr>
        <w:t>FEBS letters</w:t>
      </w:r>
      <w:r w:rsidRPr="00F50B80">
        <w:t xml:space="preserve"> 586(20):3555-3561.</w:t>
      </w:r>
      <w:bookmarkEnd w:id="205"/>
    </w:p>
    <w:p w14:paraId="33E90D17" w14:textId="77777777" w:rsidR="00F50B80" w:rsidRPr="00F50B80" w:rsidRDefault="00F50B80" w:rsidP="00F50B80">
      <w:pPr>
        <w:pStyle w:val="EndNoteBibliography"/>
        <w:ind w:left="720" w:hanging="720"/>
      </w:pPr>
      <w:bookmarkStart w:id="206" w:name="_ENREF_32"/>
      <w:r w:rsidRPr="00F50B80">
        <w:t>32.</w:t>
      </w:r>
      <w:r w:rsidRPr="00F50B80">
        <w:tab/>
        <w:t xml:space="preserve">McCarthy RC &amp; Kosman DJ (2015) Iron transport across the blood–brain barrier: development, neurovascular regulation and cerebral amyloid angiopathy. </w:t>
      </w:r>
      <w:r w:rsidRPr="00F50B80">
        <w:rPr>
          <w:i/>
        </w:rPr>
        <w:t>Cellular and molecular life sciences</w:t>
      </w:r>
      <w:r w:rsidRPr="00F50B80">
        <w:t xml:space="preserve"> 72(4):709-727.</w:t>
      </w:r>
      <w:bookmarkEnd w:id="206"/>
    </w:p>
    <w:p w14:paraId="5CF93690" w14:textId="77777777" w:rsidR="00F50B80" w:rsidRPr="00F50B80" w:rsidRDefault="00F50B80" w:rsidP="00F50B80">
      <w:pPr>
        <w:pStyle w:val="EndNoteBibliography"/>
        <w:ind w:left="720" w:hanging="720"/>
      </w:pPr>
      <w:bookmarkStart w:id="207" w:name="_ENREF_33"/>
      <w:r w:rsidRPr="00F50B80">
        <w:t>33.</w:t>
      </w:r>
      <w:r w:rsidRPr="00F50B80">
        <w:tab/>
        <w:t xml:space="preserve">Liuzzi JP, Aydemir F, Nam H, Knutson MD, &amp; Cousins RJ (2006) Zip14 (Slc39a14) mediates non-transferrin-bound iron uptake into cells. </w:t>
      </w:r>
      <w:r w:rsidRPr="00F50B80">
        <w:rPr>
          <w:i/>
        </w:rPr>
        <w:t>Proc Natl Acad Sci U S A</w:t>
      </w:r>
      <w:r w:rsidRPr="00F50B80">
        <w:t xml:space="preserve"> 103(37):13612-13617.</w:t>
      </w:r>
      <w:bookmarkEnd w:id="207"/>
    </w:p>
    <w:p w14:paraId="474A5487" w14:textId="77777777" w:rsidR="00F50B80" w:rsidRPr="00F50B80" w:rsidRDefault="00F50B80" w:rsidP="00F50B80">
      <w:pPr>
        <w:pStyle w:val="EndNoteBibliography"/>
        <w:ind w:left="720" w:hanging="720"/>
      </w:pPr>
      <w:bookmarkStart w:id="208" w:name="_ENREF_34"/>
      <w:r w:rsidRPr="00F50B80">
        <w:t>34.</w:t>
      </w:r>
      <w:r w:rsidRPr="00F50B80">
        <w:tab/>
        <w:t>Liedvogel M</w:t>
      </w:r>
      <w:r w:rsidRPr="00F50B80">
        <w:rPr>
          <w:i/>
        </w:rPr>
        <w:t>, et al.</w:t>
      </w:r>
      <w:r w:rsidRPr="00F50B80">
        <w:t xml:space="preserve"> (2007) Chemical Magnetoreception: Bird Cryptochrome 1a Is Excited by Blue Light and Forms Long-Lived Radical-Pairs. </w:t>
      </w:r>
      <w:r w:rsidRPr="00F50B80">
        <w:rPr>
          <w:i/>
        </w:rPr>
        <w:t>Plos One</w:t>
      </w:r>
      <w:r w:rsidRPr="00F50B80">
        <w:t xml:space="preserve"> 2(10).</w:t>
      </w:r>
      <w:bookmarkEnd w:id="208"/>
    </w:p>
    <w:p w14:paraId="40098D6D" w14:textId="77777777" w:rsidR="00F50B80" w:rsidRPr="00F50B80" w:rsidRDefault="00F50B80" w:rsidP="00F50B80">
      <w:pPr>
        <w:pStyle w:val="EndNoteBibliography"/>
        <w:ind w:left="720" w:hanging="720"/>
      </w:pPr>
      <w:bookmarkStart w:id="209" w:name="_ENREF_35"/>
      <w:r w:rsidRPr="00F50B80">
        <w:t>35.</w:t>
      </w:r>
      <w:r w:rsidRPr="00F50B80">
        <w:tab/>
        <w:t xml:space="preserve">Anderson RM, Lawrence AR, Stottmann RW, Bachiller D, &amp; Klingensmith J (2002) Chordin and noggin promote organizing centers of forebrain development in the mouse. </w:t>
      </w:r>
      <w:r w:rsidRPr="00F50B80">
        <w:rPr>
          <w:i/>
        </w:rPr>
        <w:t>Development</w:t>
      </w:r>
      <w:r w:rsidRPr="00F50B80">
        <w:t xml:space="preserve"> 129(21):4975-4987.</w:t>
      </w:r>
      <w:bookmarkEnd w:id="209"/>
    </w:p>
    <w:p w14:paraId="51A65E38" w14:textId="77777777" w:rsidR="00F50B80" w:rsidRPr="00F50B80" w:rsidRDefault="00F50B80" w:rsidP="00F50B80">
      <w:pPr>
        <w:pStyle w:val="EndNoteBibliography"/>
        <w:ind w:left="720" w:hanging="720"/>
      </w:pPr>
      <w:bookmarkStart w:id="210" w:name="_ENREF_36"/>
      <w:r w:rsidRPr="00F50B80">
        <w:t>36.</w:t>
      </w:r>
      <w:r w:rsidRPr="00F50B80">
        <w:tab/>
        <w:t>Wu F</w:t>
      </w:r>
      <w:r w:rsidRPr="00F50B80">
        <w:rPr>
          <w:i/>
        </w:rPr>
        <w:t>, et al.</w:t>
      </w:r>
      <w:r w:rsidRPr="00F50B80">
        <w:t xml:space="preserve"> (2015) Two transcription factors, Pou4f2 and Isl1, are sufficient to specify the retinal ganglion cell fate. </w:t>
      </w:r>
      <w:r w:rsidRPr="00F50B80">
        <w:rPr>
          <w:i/>
        </w:rPr>
        <w:t>Proc Natl Acad Sci U S A</w:t>
      </w:r>
      <w:r w:rsidRPr="00F50B80">
        <w:t xml:space="preserve"> 112(13):E1559-1568.</w:t>
      </w:r>
      <w:bookmarkEnd w:id="210"/>
    </w:p>
    <w:p w14:paraId="1DBC8DF2" w14:textId="77777777" w:rsidR="00F50B80" w:rsidRPr="00F50B80" w:rsidRDefault="00F50B80" w:rsidP="00F50B80">
      <w:pPr>
        <w:pStyle w:val="EndNoteBibliography"/>
        <w:ind w:left="720" w:hanging="720"/>
      </w:pPr>
      <w:bookmarkStart w:id="211" w:name="_ENREF_37"/>
      <w:r w:rsidRPr="00F50B80">
        <w:t>37.</w:t>
      </w:r>
      <w:r w:rsidRPr="00F50B80">
        <w:tab/>
        <w:t>Li C</w:t>
      </w:r>
      <w:r w:rsidRPr="00F50B80">
        <w:rPr>
          <w:i/>
        </w:rPr>
        <w:t>, et al.</w:t>
      </w:r>
      <w:r w:rsidRPr="00F50B80">
        <w:t xml:space="preserve"> (2015) The Immune Adaptor ADAP Regulates Reciprocal TGF-beta1-Integrin Crosstalk to Protect from Influenza Virus Infection. </w:t>
      </w:r>
      <w:r w:rsidRPr="00F50B80">
        <w:rPr>
          <w:i/>
        </w:rPr>
        <w:t>PLoS Pathog</w:t>
      </w:r>
      <w:r w:rsidRPr="00F50B80">
        <w:t xml:space="preserve"> 11(4):e1004824.</w:t>
      </w:r>
      <w:bookmarkEnd w:id="211"/>
    </w:p>
    <w:p w14:paraId="78E7EC21" w14:textId="77777777" w:rsidR="00F50B80" w:rsidRPr="00F50B80" w:rsidRDefault="00F50B80" w:rsidP="00F50B80">
      <w:pPr>
        <w:pStyle w:val="EndNoteBibliography"/>
        <w:ind w:left="720" w:hanging="720"/>
      </w:pPr>
      <w:bookmarkStart w:id="212" w:name="_ENREF_38"/>
      <w:r w:rsidRPr="00F50B80">
        <w:t>38.</w:t>
      </w:r>
      <w:r w:rsidRPr="00F50B80">
        <w:tab/>
        <w:t xml:space="preserve">Barber MR, Aldridge JR, Jr., Webster RG, &amp; Magor KE (2010) Association of RIG-I with innate immunity of ducks to influenza. </w:t>
      </w:r>
      <w:r w:rsidRPr="00F50B80">
        <w:rPr>
          <w:i/>
        </w:rPr>
        <w:t>Proc Natl Acad Sci U S A</w:t>
      </w:r>
      <w:r w:rsidRPr="00F50B80">
        <w:t xml:space="preserve"> 107(13):5913-5918.</w:t>
      </w:r>
      <w:bookmarkEnd w:id="212"/>
    </w:p>
    <w:p w14:paraId="55947994" w14:textId="77777777" w:rsidR="00F50B80" w:rsidRPr="00F50B80" w:rsidRDefault="00F50B80" w:rsidP="00F50B80">
      <w:pPr>
        <w:pStyle w:val="EndNoteBibliography"/>
        <w:ind w:left="720" w:hanging="720"/>
      </w:pPr>
      <w:bookmarkStart w:id="213" w:name="_ENREF_39"/>
      <w:r w:rsidRPr="00F50B80">
        <w:t>39.</w:t>
      </w:r>
      <w:r w:rsidRPr="00F50B80">
        <w:tab/>
        <w:t>Lavretsky P</w:t>
      </w:r>
      <w:r w:rsidRPr="00F50B80">
        <w:rPr>
          <w:i/>
        </w:rPr>
        <w:t>, et al.</w:t>
      </w:r>
      <w:r w:rsidRPr="00F50B80">
        <w:t xml:space="preserve"> (2015) Speciation genomics and a role for the Z chromosome in the early stages of divergence between Mexican ducks and mallards. </w:t>
      </w:r>
      <w:r w:rsidRPr="00F50B80">
        <w:rPr>
          <w:i/>
        </w:rPr>
        <w:t>Mol Ecol</w:t>
      </w:r>
      <w:r w:rsidRPr="00F50B80">
        <w:t xml:space="preserve"> 24(21):5364-5378.</w:t>
      </w:r>
      <w:bookmarkEnd w:id="213"/>
    </w:p>
    <w:p w14:paraId="54C8A2FC" w14:textId="77777777" w:rsidR="00F50B80" w:rsidRPr="00F50B80" w:rsidRDefault="00F50B80" w:rsidP="00F50B80">
      <w:pPr>
        <w:pStyle w:val="EndNoteBibliography"/>
        <w:ind w:left="720" w:hanging="720"/>
      </w:pPr>
      <w:bookmarkStart w:id="214" w:name="_ENREF_40"/>
      <w:r w:rsidRPr="00F50B80">
        <w:t>40.</w:t>
      </w:r>
      <w:r w:rsidRPr="00F50B80">
        <w:tab/>
        <w:t>Han F</w:t>
      </w:r>
      <w:r w:rsidRPr="00F50B80">
        <w:rPr>
          <w:i/>
        </w:rPr>
        <w:t>, et al.</w:t>
      </w:r>
      <w:r w:rsidRPr="00F50B80">
        <w:t xml:space="preserve"> (2017) Gene flow, ancient polymorphism, and ecological adaptation shape the genomic landscape of divergence among Darwin's finches. </w:t>
      </w:r>
      <w:r w:rsidRPr="00F50B80">
        <w:rPr>
          <w:i/>
        </w:rPr>
        <w:t>Genome Res</w:t>
      </w:r>
      <w:r w:rsidRPr="00F50B80">
        <w:t xml:space="preserve"> 27(6):1004-1015.</w:t>
      </w:r>
      <w:bookmarkEnd w:id="214"/>
    </w:p>
    <w:p w14:paraId="2B721299" w14:textId="77777777" w:rsidR="00F50B80" w:rsidRPr="00F50B80" w:rsidRDefault="00F50B80" w:rsidP="00F50B80">
      <w:pPr>
        <w:pStyle w:val="EndNoteBibliography"/>
        <w:ind w:left="720" w:hanging="720"/>
      </w:pPr>
      <w:bookmarkStart w:id="215" w:name="_ENREF_41"/>
      <w:r w:rsidRPr="00F50B80">
        <w:t>41.</w:t>
      </w:r>
      <w:r w:rsidRPr="00F50B80">
        <w:tab/>
        <w:t>Nakao N</w:t>
      </w:r>
      <w:r w:rsidRPr="00F50B80">
        <w:rPr>
          <w:i/>
        </w:rPr>
        <w:t>, et al.</w:t>
      </w:r>
      <w:r w:rsidRPr="00F50B80">
        <w:t xml:space="preserve"> (2007) Circadian clock gene regulation of steroidogenic acute regulatory protein gene expression in preovulatory ovarian follicles. </w:t>
      </w:r>
      <w:r w:rsidRPr="00F50B80">
        <w:rPr>
          <w:i/>
        </w:rPr>
        <w:t>Endocrinology</w:t>
      </w:r>
      <w:r w:rsidRPr="00F50B80">
        <w:t xml:space="preserve"> 148(7):3031-3038.</w:t>
      </w:r>
      <w:bookmarkEnd w:id="215"/>
    </w:p>
    <w:p w14:paraId="0968038A" w14:textId="77777777" w:rsidR="00F50B80" w:rsidRPr="00F50B80" w:rsidRDefault="00F50B80" w:rsidP="00F50B80">
      <w:pPr>
        <w:pStyle w:val="EndNoteBibliography"/>
        <w:ind w:left="720" w:hanging="720"/>
      </w:pPr>
      <w:bookmarkStart w:id="216" w:name="_ENREF_42"/>
      <w:r w:rsidRPr="00F50B80">
        <w:t>42.</w:t>
      </w:r>
      <w:r w:rsidRPr="00F50B80">
        <w:tab/>
        <w:t xml:space="preserve">Dores RM &amp; Garcia Y (2015) Views on the co-evolution of the melanocortin-2 receptor, MRAPs, and the hypothalamus/pituitary/adrenal-interrenal axis. </w:t>
      </w:r>
      <w:r w:rsidRPr="00F50B80">
        <w:rPr>
          <w:i/>
        </w:rPr>
        <w:t>Mol Cell Endocrinol</w:t>
      </w:r>
      <w:r w:rsidRPr="00F50B80">
        <w:t xml:space="preserve"> 408:12-22.</w:t>
      </w:r>
      <w:bookmarkEnd w:id="216"/>
    </w:p>
    <w:p w14:paraId="553B2274" w14:textId="77777777" w:rsidR="00F50B80" w:rsidRPr="00F50B80" w:rsidRDefault="00F50B80" w:rsidP="00F50B80">
      <w:pPr>
        <w:pStyle w:val="EndNoteBibliography"/>
        <w:ind w:left="720" w:hanging="720"/>
      </w:pPr>
      <w:bookmarkStart w:id="217" w:name="_ENREF_43"/>
      <w:r w:rsidRPr="00F50B80">
        <w:t>43.</w:t>
      </w:r>
      <w:r w:rsidRPr="00F50B80">
        <w:tab/>
        <w:t xml:space="preserve">Sebag JA, Zhang C, Hinkle PM, Bradshaw AM, &amp; Cone RD (2013) Developmental control of the melanocortin-4 receptor by MRAP2 proteins in zebrafish. </w:t>
      </w:r>
      <w:r w:rsidRPr="00F50B80">
        <w:rPr>
          <w:i/>
        </w:rPr>
        <w:t>Science</w:t>
      </w:r>
      <w:r w:rsidRPr="00F50B80">
        <w:t xml:space="preserve"> 341(6143):278-281.</w:t>
      </w:r>
      <w:bookmarkEnd w:id="217"/>
    </w:p>
    <w:p w14:paraId="7A734574" w14:textId="77777777" w:rsidR="00F50B80" w:rsidRPr="00F50B80" w:rsidRDefault="00F50B80" w:rsidP="00F50B80">
      <w:pPr>
        <w:pStyle w:val="EndNoteBibliography"/>
        <w:ind w:left="720" w:hanging="720"/>
      </w:pPr>
      <w:bookmarkStart w:id="218" w:name="_ENREF_44"/>
      <w:r w:rsidRPr="00F50B80">
        <w:t>44.</w:t>
      </w:r>
      <w:r w:rsidRPr="00F50B80">
        <w:tab/>
        <w:t>de Manuel M</w:t>
      </w:r>
      <w:r w:rsidRPr="00F50B80">
        <w:rPr>
          <w:i/>
        </w:rPr>
        <w:t>, et al.</w:t>
      </w:r>
      <w:r w:rsidRPr="00F50B80">
        <w:t xml:space="preserve"> (2016) Chimpanzee genomic diversity reveals ancient admixture with bonobos. </w:t>
      </w:r>
      <w:r w:rsidRPr="00F50B80">
        <w:rPr>
          <w:i/>
        </w:rPr>
        <w:t>Science</w:t>
      </w:r>
      <w:r w:rsidRPr="00F50B80">
        <w:t xml:space="preserve"> 354(6311):477-481.</w:t>
      </w:r>
      <w:bookmarkEnd w:id="218"/>
    </w:p>
    <w:p w14:paraId="30783046" w14:textId="77777777" w:rsidR="00F50B80" w:rsidRPr="00F50B80" w:rsidRDefault="00F50B80" w:rsidP="00F50B80">
      <w:pPr>
        <w:pStyle w:val="EndNoteBibliography"/>
        <w:ind w:left="720" w:hanging="720"/>
      </w:pPr>
      <w:bookmarkStart w:id="219" w:name="_ENREF_45"/>
      <w:r w:rsidRPr="00F50B80">
        <w:t>45.</w:t>
      </w:r>
      <w:r w:rsidRPr="00F50B80">
        <w:tab/>
        <w:t>Xiang H</w:t>
      </w:r>
      <w:r w:rsidRPr="00F50B80">
        <w:rPr>
          <w:i/>
        </w:rPr>
        <w:t>, et al.</w:t>
      </w:r>
      <w:r w:rsidRPr="00F50B80">
        <w:t xml:space="preserve"> (2014) Early Holocene chicken domestication in northern China. </w:t>
      </w:r>
      <w:r w:rsidRPr="00F50B80">
        <w:rPr>
          <w:i/>
        </w:rPr>
        <w:t>Proc Natl Acad Sci U S A</w:t>
      </w:r>
      <w:r w:rsidRPr="00F50B80">
        <w:t xml:space="preserve"> 111(49):17564-17569.</w:t>
      </w:r>
      <w:bookmarkEnd w:id="219"/>
    </w:p>
    <w:p w14:paraId="17053EC6" w14:textId="77777777" w:rsidR="00F50B80" w:rsidRPr="00F50B80" w:rsidRDefault="00F50B80" w:rsidP="00F50B80">
      <w:pPr>
        <w:pStyle w:val="EndNoteBibliography"/>
        <w:ind w:left="720" w:hanging="720"/>
      </w:pPr>
      <w:bookmarkStart w:id="220" w:name="_ENREF_46"/>
      <w:r w:rsidRPr="00F50B80">
        <w:t>46.</w:t>
      </w:r>
      <w:r w:rsidRPr="00F50B80">
        <w:tab/>
        <w:t>Wang GD</w:t>
      </w:r>
      <w:r w:rsidRPr="00F50B80">
        <w:rPr>
          <w:i/>
        </w:rPr>
        <w:t>, et al.</w:t>
      </w:r>
      <w:r w:rsidRPr="00F50B80">
        <w:t xml:space="preserve"> (2013) The genomics of selection in dogs and the parallel evolution between dogs and humans. </w:t>
      </w:r>
      <w:r w:rsidRPr="00F50B80">
        <w:rPr>
          <w:i/>
        </w:rPr>
        <w:t>Nat Commun</w:t>
      </w:r>
      <w:r w:rsidRPr="00F50B80">
        <w:t xml:space="preserve"> 4:1860.</w:t>
      </w:r>
      <w:bookmarkEnd w:id="220"/>
    </w:p>
    <w:p w14:paraId="796182B9" w14:textId="77777777" w:rsidR="00F50B80" w:rsidRPr="00F50B80" w:rsidRDefault="00F50B80" w:rsidP="00F50B80">
      <w:pPr>
        <w:pStyle w:val="EndNoteBibliography"/>
        <w:ind w:left="720" w:hanging="720"/>
      </w:pPr>
      <w:bookmarkStart w:id="221" w:name="_ENREF_47"/>
      <w:r w:rsidRPr="00F50B80">
        <w:t>47.</w:t>
      </w:r>
      <w:r w:rsidRPr="00F50B80">
        <w:tab/>
        <w:t xml:space="preserve">Harr B (2006) Genomic islands of differentiation between house mouse subspecies. </w:t>
      </w:r>
      <w:r w:rsidRPr="00F50B80">
        <w:rPr>
          <w:i/>
        </w:rPr>
        <w:t>Genome Research</w:t>
      </w:r>
      <w:r w:rsidRPr="00F50B80">
        <w:t xml:space="preserve"> 16(6):730-737.</w:t>
      </w:r>
      <w:bookmarkEnd w:id="221"/>
    </w:p>
    <w:p w14:paraId="6241A677" w14:textId="77777777" w:rsidR="00F50B80" w:rsidRPr="00F50B80" w:rsidRDefault="00F50B80" w:rsidP="00F50B80">
      <w:pPr>
        <w:pStyle w:val="EndNoteBibliography"/>
        <w:ind w:left="720" w:hanging="720"/>
      </w:pPr>
      <w:bookmarkStart w:id="222" w:name="_ENREF_48"/>
      <w:r w:rsidRPr="00F50B80">
        <w:t>48.</w:t>
      </w:r>
      <w:r w:rsidRPr="00F50B80">
        <w:tab/>
        <w:t>Li M</w:t>
      </w:r>
      <w:r w:rsidRPr="00F50B80">
        <w:rPr>
          <w:i/>
        </w:rPr>
        <w:t>, et al.</w:t>
      </w:r>
      <w:r w:rsidRPr="00F50B80">
        <w:t xml:space="preserve"> (2013) Genomic analyses identify distinct patterns of selection in domesticated pigs and Tibetan wild boars. </w:t>
      </w:r>
      <w:r w:rsidRPr="00F50B80">
        <w:rPr>
          <w:i/>
        </w:rPr>
        <w:t>Nat Genet</w:t>
      </w:r>
      <w:r w:rsidRPr="00F50B80">
        <w:t xml:space="preserve"> 45(12):1431-1438.</w:t>
      </w:r>
      <w:bookmarkEnd w:id="222"/>
    </w:p>
    <w:p w14:paraId="7BFD598D" w14:textId="77777777" w:rsidR="00F50B80" w:rsidRPr="00F50B80" w:rsidRDefault="00F50B80" w:rsidP="00F50B80">
      <w:pPr>
        <w:pStyle w:val="EndNoteBibliography"/>
        <w:ind w:left="720" w:hanging="720"/>
      </w:pPr>
      <w:bookmarkStart w:id="223" w:name="_ENREF_49"/>
      <w:r w:rsidRPr="00F50B80">
        <w:t>49.</w:t>
      </w:r>
      <w:r w:rsidRPr="00F50B80">
        <w:tab/>
        <w:t>Prado-Martinez J</w:t>
      </w:r>
      <w:r w:rsidRPr="00F50B80">
        <w:rPr>
          <w:i/>
        </w:rPr>
        <w:t>, et al.</w:t>
      </w:r>
      <w:r w:rsidRPr="00F50B80">
        <w:t xml:space="preserve"> (2013) Great ape genetic diversity and population history. </w:t>
      </w:r>
      <w:r w:rsidRPr="00F50B80">
        <w:rPr>
          <w:i/>
        </w:rPr>
        <w:t>Nature</w:t>
      </w:r>
      <w:r w:rsidRPr="00F50B80">
        <w:t xml:space="preserve"> </w:t>
      </w:r>
      <w:r w:rsidRPr="00F50B80">
        <w:lastRenderedPageBreak/>
        <w:t>499(7459):471-475.</w:t>
      </w:r>
      <w:bookmarkEnd w:id="223"/>
    </w:p>
    <w:p w14:paraId="2842E85A" w14:textId="77777777" w:rsidR="00F50B80" w:rsidRPr="00F50B80" w:rsidRDefault="00F50B80" w:rsidP="00F50B80">
      <w:pPr>
        <w:pStyle w:val="EndNoteBibliography"/>
        <w:ind w:left="720" w:hanging="720"/>
      </w:pPr>
      <w:bookmarkStart w:id="224" w:name="_ENREF_50"/>
      <w:r w:rsidRPr="00F50B80">
        <w:t>50.</w:t>
      </w:r>
      <w:r w:rsidRPr="00F50B80">
        <w:tab/>
        <w:t>Warmuth V</w:t>
      </w:r>
      <w:r w:rsidRPr="00F50B80">
        <w:rPr>
          <w:i/>
        </w:rPr>
        <w:t>, et al.</w:t>
      </w:r>
      <w:r w:rsidRPr="00F50B80">
        <w:t xml:space="preserve"> (2012) Reconstructing the origin and spread of horse domestication in the Eurasian steppe. </w:t>
      </w:r>
      <w:r w:rsidRPr="00F50B80">
        <w:rPr>
          <w:i/>
        </w:rPr>
        <w:t>Proc Natl Acad Sci U S A</w:t>
      </w:r>
      <w:r w:rsidRPr="00F50B80">
        <w:t xml:space="preserve"> 109(21):8202-8206.</w:t>
      </w:r>
      <w:bookmarkEnd w:id="224"/>
    </w:p>
    <w:p w14:paraId="75A5C6AE" w14:textId="77777777" w:rsidR="00F50B80" w:rsidRPr="00F50B80" w:rsidRDefault="00F50B80" w:rsidP="00F50B80">
      <w:pPr>
        <w:pStyle w:val="EndNoteBibliography"/>
        <w:ind w:left="720" w:hanging="720"/>
      </w:pPr>
      <w:bookmarkStart w:id="225" w:name="_ENREF_51"/>
      <w:r w:rsidRPr="00F50B80">
        <w:t>51.</w:t>
      </w:r>
      <w:r w:rsidRPr="00F50B80">
        <w:tab/>
        <w:t>Botigue LR</w:t>
      </w:r>
      <w:r w:rsidRPr="00F50B80">
        <w:rPr>
          <w:i/>
        </w:rPr>
        <w:t>, et al.</w:t>
      </w:r>
      <w:r w:rsidRPr="00F50B80">
        <w:t xml:space="preserve"> (2017) Ancient European dog genomes reveal continuity since the Early Neolithic. </w:t>
      </w:r>
      <w:r w:rsidRPr="00F50B80">
        <w:rPr>
          <w:i/>
        </w:rPr>
        <w:t>Nat Commun</w:t>
      </w:r>
      <w:r w:rsidRPr="00F50B80">
        <w:t xml:space="preserve"> 8:16082.</w:t>
      </w:r>
      <w:bookmarkEnd w:id="225"/>
    </w:p>
    <w:p w14:paraId="6C6A9ED3" w14:textId="77777777" w:rsidR="00F50B80" w:rsidRPr="00F50B80" w:rsidRDefault="00F50B80" w:rsidP="00F50B80">
      <w:pPr>
        <w:pStyle w:val="EndNoteBibliography"/>
        <w:ind w:left="720" w:hanging="720"/>
      </w:pPr>
      <w:bookmarkStart w:id="226" w:name="_ENREF_52"/>
      <w:r w:rsidRPr="00F50B80">
        <w:t>52.</w:t>
      </w:r>
      <w:r w:rsidRPr="00F50B80">
        <w:tab/>
        <w:t>Frantz LA</w:t>
      </w:r>
      <w:r w:rsidRPr="00F50B80">
        <w:rPr>
          <w:i/>
        </w:rPr>
        <w:t>, et al.</w:t>
      </w:r>
      <w:r w:rsidRPr="00F50B80">
        <w:t xml:space="preserve"> (2016) Genomic and archaeological evidence suggest a dual origin of domestic dogs. </w:t>
      </w:r>
      <w:r w:rsidRPr="00F50B80">
        <w:rPr>
          <w:i/>
        </w:rPr>
        <w:t>Science</w:t>
      </w:r>
      <w:r w:rsidRPr="00F50B80">
        <w:t xml:space="preserve"> 352(6290):1228-1231.</w:t>
      </w:r>
      <w:bookmarkEnd w:id="226"/>
    </w:p>
    <w:p w14:paraId="75A0C985" w14:textId="77777777" w:rsidR="00F50B80" w:rsidRPr="00F50B80" w:rsidRDefault="00F50B80" w:rsidP="00F50B80">
      <w:pPr>
        <w:pStyle w:val="EndNoteBibliography"/>
        <w:ind w:left="720" w:hanging="720"/>
      </w:pPr>
      <w:bookmarkStart w:id="227" w:name="_ENREF_53"/>
      <w:r w:rsidRPr="00F50B80">
        <w:t>53.</w:t>
      </w:r>
      <w:r w:rsidRPr="00F50B80">
        <w:tab/>
        <w:t xml:space="preserve">Cruickshank TE &amp; Hahn MW (2014) Reanalysis suggests that genomic islands of speciation are due to reduced diversity, not reduced gene flow. </w:t>
      </w:r>
      <w:r w:rsidRPr="00F50B80">
        <w:rPr>
          <w:i/>
        </w:rPr>
        <w:t>Molecular Ecology</w:t>
      </w:r>
      <w:r w:rsidRPr="00F50B80">
        <w:t xml:space="preserve"> 23(13):3133-3157.</w:t>
      </w:r>
      <w:bookmarkEnd w:id="227"/>
    </w:p>
    <w:p w14:paraId="5E0E5E15" w14:textId="77777777" w:rsidR="00F50B80" w:rsidRPr="00F50B80" w:rsidRDefault="00F50B80" w:rsidP="00F50B80">
      <w:pPr>
        <w:pStyle w:val="EndNoteBibliography"/>
        <w:ind w:left="720" w:hanging="720"/>
      </w:pPr>
      <w:bookmarkStart w:id="228" w:name="_ENREF_54"/>
      <w:r w:rsidRPr="00F50B80">
        <w:t>54.</w:t>
      </w:r>
      <w:r w:rsidRPr="00F50B80">
        <w:tab/>
        <w:t>Saetre GP</w:t>
      </w:r>
      <w:r w:rsidRPr="00F50B80">
        <w:rPr>
          <w:i/>
        </w:rPr>
        <w:t>, et al.</w:t>
      </w:r>
      <w:r w:rsidRPr="00F50B80">
        <w:t xml:space="preserve"> (2003) Sex chromosome evolution and speciation in Ficedula flycatchers. </w:t>
      </w:r>
      <w:r w:rsidRPr="00F50B80">
        <w:rPr>
          <w:i/>
        </w:rPr>
        <w:t>Proc Biol Sci</w:t>
      </w:r>
      <w:r w:rsidRPr="00F50B80">
        <w:t xml:space="preserve"> 270(1510):53-59.</w:t>
      </w:r>
      <w:bookmarkEnd w:id="228"/>
    </w:p>
    <w:p w14:paraId="103B31CE" w14:textId="77777777" w:rsidR="00F50B80" w:rsidRPr="00F50B80" w:rsidRDefault="00F50B80" w:rsidP="00F50B80">
      <w:pPr>
        <w:pStyle w:val="EndNoteBibliography"/>
        <w:ind w:left="720" w:hanging="720"/>
      </w:pPr>
      <w:bookmarkStart w:id="229" w:name="_ENREF_55"/>
      <w:r w:rsidRPr="00F50B80">
        <w:t>55.</w:t>
      </w:r>
      <w:r w:rsidRPr="00F50B80">
        <w:tab/>
        <w:t>Saether SA</w:t>
      </w:r>
      <w:r w:rsidRPr="00F50B80">
        <w:rPr>
          <w:i/>
        </w:rPr>
        <w:t>, et al.</w:t>
      </w:r>
      <w:r w:rsidRPr="00F50B80">
        <w:t xml:space="preserve"> (2007) Sex chromosome-linked species recognition and evolution of reproductive isolation in flycatchers. </w:t>
      </w:r>
      <w:r w:rsidRPr="00F50B80">
        <w:rPr>
          <w:i/>
        </w:rPr>
        <w:t>Science</w:t>
      </w:r>
      <w:r w:rsidRPr="00F50B80">
        <w:t xml:space="preserve"> 318(5847):95-97.</w:t>
      </w:r>
      <w:bookmarkEnd w:id="229"/>
    </w:p>
    <w:p w14:paraId="731F87A5" w14:textId="77777777" w:rsidR="00F50B80" w:rsidRPr="00F50B80" w:rsidRDefault="00F50B80" w:rsidP="00F50B80">
      <w:pPr>
        <w:pStyle w:val="EndNoteBibliography"/>
        <w:ind w:left="720" w:hanging="720"/>
      </w:pPr>
      <w:bookmarkStart w:id="230" w:name="_ENREF_56"/>
      <w:r w:rsidRPr="00F50B80">
        <w:t>56.</w:t>
      </w:r>
      <w:r w:rsidRPr="00F50B80">
        <w:tab/>
        <w:t xml:space="preserve">Misawa K &amp; Tajima F (1997) Estimation of the amount of DNA polymorphism when the neutral mutation rate varies among sites. </w:t>
      </w:r>
      <w:r w:rsidRPr="00F50B80">
        <w:rPr>
          <w:i/>
        </w:rPr>
        <w:t>Genetics</w:t>
      </w:r>
      <w:r w:rsidRPr="00F50B80">
        <w:t xml:space="preserve"> 147(4):1959-1964.</w:t>
      </w:r>
      <w:bookmarkEnd w:id="230"/>
    </w:p>
    <w:p w14:paraId="1A91CDAA" w14:textId="77777777" w:rsidR="00F50B80" w:rsidRPr="00F50B80" w:rsidRDefault="00F50B80" w:rsidP="00F50B80">
      <w:pPr>
        <w:pStyle w:val="EndNoteBibliography"/>
        <w:ind w:left="720" w:hanging="720"/>
      </w:pPr>
      <w:bookmarkStart w:id="231" w:name="_ENREF_57"/>
      <w:r w:rsidRPr="00F50B80">
        <w:t>57.</w:t>
      </w:r>
      <w:r w:rsidRPr="00F50B80">
        <w:tab/>
        <w:t>Huang Y</w:t>
      </w:r>
      <w:r w:rsidRPr="00F50B80">
        <w:rPr>
          <w:i/>
        </w:rPr>
        <w:t>, et al.</w:t>
      </w:r>
      <w:r w:rsidRPr="00F50B80">
        <w:t xml:space="preserve"> (2006) A genetic and cytogenetic map for the duck (Anas platyrhynchos). </w:t>
      </w:r>
      <w:r w:rsidRPr="00F50B80">
        <w:rPr>
          <w:i/>
        </w:rPr>
        <w:t>Genetics</w:t>
      </w:r>
      <w:r w:rsidRPr="00F50B80">
        <w:t xml:space="preserve"> 173(1):287-296.</w:t>
      </w:r>
      <w:bookmarkEnd w:id="231"/>
    </w:p>
    <w:p w14:paraId="1A23F30D" w14:textId="77777777" w:rsidR="00F50B80" w:rsidRPr="00F50B80" w:rsidRDefault="00F50B80" w:rsidP="00F50B80">
      <w:pPr>
        <w:pStyle w:val="EndNoteBibliography"/>
        <w:ind w:left="720" w:hanging="720"/>
      </w:pPr>
      <w:bookmarkStart w:id="232" w:name="_ENREF_58"/>
      <w:r w:rsidRPr="00F50B80">
        <w:t>58.</w:t>
      </w:r>
      <w:r w:rsidRPr="00F50B80">
        <w:tab/>
        <w:t>DePristo MA</w:t>
      </w:r>
      <w:r w:rsidRPr="00F50B80">
        <w:rPr>
          <w:i/>
        </w:rPr>
        <w:t>, et al.</w:t>
      </w:r>
      <w:r w:rsidRPr="00F50B80">
        <w:t xml:space="preserve"> (2011) A framework for variation discovery and genotyping using next-generation DNA sequencing data. </w:t>
      </w:r>
      <w:r w:rsidRPr="00F50B80">
        <w:rPr>
          <w:i/>
        </w:rPr>
        <w:t>Nat Genet</w:t>
      </w:r>
      <w:r w:rsidRPr="00F50B80">
        <w:t xml:space="preserve"> 43(5):491-498.</w:t>
      </w:r>
      <w:bookmarkEnd w:id="232"/>
    </w:p>
    <w:p w14:paraId="0BCD1AB7" w14:textId="77777777" w:rsidR="00F50B80" w:rsidRPr="00F50B80" w:rsidRDefault="00F50B80" w:rsidP="00F50B80">
      <w:pPr>
        <w:pStyle w:val="EndNoteBibliography"/>
        <w:ind w:left="720" w:hanging="720"/>
      </w:pPr>
      <w:bookmarkStart w:id="233" w:name="_ENREF_59"/>
      <w:r w:rsidRPr="00F50B80">
        <w:t>59.</w:t>
      </w:r>
      <w:r w:rsidRPr="00F50B80">
        <w:tab/>
        <w:t>Kofler R</w:t>
      </w:r>
      <w:r w:rsidRPr="00F50B80">
        <w:rPr>
          <w:i/>
        </w:rPr>
        <w:t>, et al.</w:t>
      </w:r>
      <w:r w:rsidRPr="00F50B80">
        <w:t xml:space="preserve"> (2011) PoPoolation: a toolbox for population genetic analysis of next generation sequencing data from pooled individuals. </w:t>
      </w:r>
      <w:r w:rsidRPr="00F50B80">
        <w:rPr>
          <w:i/>
        </w:rPr>
        <w:t>PLoS One</w:t>
      </w:r>
      <w:r w:rsidRPr="00F50B80">
        <w:t xml:space="preserve"> 6(1):e15925.</w:t>
      </w:r>
      <w:bookmarkEnd w:id="233"/>
    </w:p>
    <w:p w14:paraId="300D4CFF" w14:textId="77777777" w:rsidR="00F50B80" w:rsidRPr="00F50B80" w:rsidRDefault="00F50B80" w:rsidP="00F50B80">
      <w:pPr>
        <w:pStyle w:val="EndNoteBibliography"/>
        <w:ind w:left="720" w:hanging="720"/>
      </w:pPr>
      <w:bookmarkStart w:id="234" w:name="_ENREF_60"/>
      <w:r w:rsidRPr="00F50B80">
        <w:t>60.</w:t>
      </w:r>
      <w:r w:rsidRPr="00F50B80">
        <w:tab/>
        <w:t>Purcell S</w:t>
      </w:r>
      <w:r w:rsidRPr="00F50B80">
        <w:rPr>
          <w:i/>
        </w:rPr>
        <w:t>, et al.</w:t>
      </w:r>
      <w:r w:rsidRPr="00F50B80">
        <w:t xml:space="preserve"> (2007) PLINK: a tool set for whole-genome association and population-based linkage analyses. </w:t>
      </w:r>
      <w:r w:rsidRPr="00F50B80">
        <w:rPr>
          <w:i/>
        </w:rPr>
        <w:t>Am J Hum Genet</w:t>
      </w:r>
      <w:r w:rsidRPr="00F50B80">
        <w:t xml:space="preserve"> 81(3):559-575.</w:t>
      </w:r>
      <w:bookmarkEnd w:id="234"/>
    </w:p>
    <w:p w14:paraId="50D4F347" w14:textId="77777777" w:rsidR="00F50B80" w:rsidRPr="00F50B80" w:rsidRDefault="00F50B80" w:rsidP="00F50B80">
      <w:pPr>
        <w:pStyle w:val="EndNoteBibliography"/>
        <w:ind w:left="720" w:hanging="720"/>
      </w:pPr>
      <w:bookmarkStart w:id="235" w:name="_ENREF_61"/>
      <w:r w:rsidRPr="00F50B80">
        <w:t>61.</w:t>
      </w:r>
      <w:r w:rsidRPr="00F50B80">
        <w:tab/>
        <w:t>Tamura K</w:t>
      </w:r>
      <w:r w:rsidRPr="00F50B80">
        <w:rPr>
          <w:i/>
        </w:rPr>
        <w:t>, et al.</w:t>
      </w:r>
      <w:r w:rsidRPr="00F50B80">
        <w:t xml:space="preserve"> (2011) MEGA5: Molecular Evolutionary Genetics Analysis Using Maximum Likelihood, Evolutionary Distance, and Maximum Parsimony Methods. </w:t>
      </w:r>
      <w:r w:rsidRPr="00F50B80">
        <w:rPr>
          <w:i/>
        </w:rPr>
        <w:t>Molecular Biology and Evolution</w:t>
      </w:r>
      <w:r w:rsidRPr="00F50B80">
        <w:t xml:space="preserve"> 28(10):2731-2739.</w:t>
      </w:r>
      <w:bookmarkEnd w:id="235"/>
    </w:p>
    <w:p w14:paraId="1036DF0D" w14:textId="77777777" w:rsidR="00F50B80" w:rsidRPr="00F50B80" w:rsidRDefault="00F50B80" w:rsidP="00F50B80">
      <w:pPr>
        <w:pStyle w:val="EndNoteBibliography"/>
        <w:ind w:left="720" w:hanging="720"/>
      </w:pPr>
      <w:bookmarkStart w:id="236" w:name="_ENREF_62"/>
      <w:r w:rsidRPr="00F50B80">
        <w:t>62.</w:t>
      </w:r>
      <w:r w:rsidRPr="00F50B80">
        <w:tab/>
        <w:t xml:space="preserve">Yang J, Lee SH, Goddard ME, &amp; Visscher PM (2011) GCTA: a tool for genome-wide complex trait analysis. </w:t>
      </w:r>
      <w:r w:rsidRPr="00F50B80">
        <w:rPr>
          <w:i/>
        </w:rPr>
        <w:t>Am J Hum Genet</w:t>
      </w:r>
      <w:r w:rsidRPr="00F50B80">
        <w:t xml:space="preserve"> 88(1):76-82.</w:t>
      </w:r>
      <w:bookmarkEnd w:id="236"/>
    </w:p>
    <w:p w14:paraId="22FC28CD" w14:textId="77777777" w:rsidR="00F50B80" w:rsidRPr="00F50B80" w:rsidRDefault="00F50B80" w:rsidP="00F50B80">
      <w:pPr>
        <w:pStyle w:val="EndNoteBibliography"/>
        <w:ind w:left="720" w:hanging="720"/>
      </w:pPr>
      <w:bookmarkStart w:id="237" w:name="_ENREF_63"/>
      <w:r w:rsidRPr="00F50B80">
        <w:t>63.</w:t>
      </w:r>
      <w:r w:rsidRPr="00F50B80">
        <w:tab/>
        <w:t xml:space="preserve">Lohmueller KE, Bustamante CD, &amp; Clark AG (2010) The effect of recent admixture on inference of ancient human population history. </w:t>
      </w:r>
      <w:r w:rsidRPr="00F50B80">
        <w:rPr>
          <w:i/>
        </w:rPr>
        <w:t>Genetics</w:t>
      </w:r>
      <w:r w:rsidRPr="00F50B80">
        <w:t xml:space="preserve"> 185(2):611-622.</w:t>
      </w:r>
      <w:bookmarkEnd w:id="237"/>
    </w:p>
    <w:p w14:paraId="6833C23A" w14:textId="77777777" w:rsidR="00F50B80" w:rsidRPr="00F50B80" w:rsidRDefault="00F50B80" w:rsidP="00F50B80">
      <w:pPr>
        <w:pStyle w:val="EndNoteBibliography"/>
        <w:ind w:left="720" w:hanging="720"/>
      </w:pPr>
      <w:bookmarkStart w:id="238" w:name="_ENREF_64"/>
      <w:r w:rsidRPr="00F50B80">
        <w:t>64.</w:t>
      </w:r>
      <w:r w:rsidRPr="00F50B80">
        <w:tab/>
        <w:t xml:space="preserve">Li H &amp; Durbin R (2011) Inference of human population history from individual whole-genome sequences. </w:t>
      </w:r>
      <w:r w:rsidRPr="00F50B80">
        <w:rPr>
          <w:i/>
        </w:rPr>
        <w:t>Nature</w:t>
      </w:r>
      <w:r w:rsidRPr="00F50B80">
        <w:t xml:space="preserve"> 475(7357):493-496.</w:t>
      </w:r>
      <w:bookmarkEnd w:id="238"/>
    </w:p>
    <w:p w14:paraId="54DC1571" w14:textId="77777777" w:rsidR="00F50B80" w:rsidRPr="00F50B80" w:rsidRDefault="00F50B80" w:rsidP="00F50B80">
      <w:pPr>
        <w:pStyle w:val="EndNoteBibliography"/>
        <w:ind w:left="720" w:hanging="720"/>
      </w:pPr>
      <w:bookmarkStart w:id="239" w:name="_ENREF_65"/>
      <w:r w:rsidRPr="00F50B80">
        <w:t>65.</w:t>
      </w:r>
      <w:r w:rsidRPr="00F50B80">
        <w:tab/>
        <w:t xml:space="preserve">Nadachowska-Brzyska K, Li C, Smeds L, Zhang G, &amp; Ellegren H (2015) Temporal Dynamics of Avian Populations during Pleistocene Revealed by Whole-Genome Sequences. </w:t>
      </w:r>
      <w:r w:rsidRPr="00F50B80">
        <w:rPr>
          <w:i/>
        </w:rPr>
        <w:t>Curr Biol</w:t>
      </w:r>
      <w:r w:rsidRPr="00F50B80">
        <w:t xml:space="preserve"> 25(10):1375-1380.</w:t>
      </w:r>
      <w:bookmarkEnd w:id="239"/>
    </w:p>
    <w:p w14:paraId="268E320E" w14:textId="77777777" w:rsidR="00F50B80" w:rsidRPr="00F50B80" w:rsidRDefault="00F50B80" w:rsidP="00F50B80">
      <w:pPr>
        <w:pStyle w:val="EndNoteBibliography"/>
        <w:ind w:left="720" w:hanging="720"/>
      </w:pPr>
      <w:bookmarkStart w:id="240" w:name="_ENREF_66"/>
      <w:r w:rsidRPr="00F50B80">
        <w:t>66.</w:t>
      </w:r>
      <w:r w:rsidRPr="00F50B80">
        <w:tab/>
        <w:t>Karlsson EK</w:t>
      </w:r>
      <w:r w:rsidRPr="00F50B80">
        <w:rPr>
          <w:i/>
        </w:rPr>
        <w:t>, et al.</w:t>
      </w:r>
      <w:r w:rsidRPr="00F50B80">
        <w:t xml:space="preserve"> (2007) Efficient mapping of mendelian traits in dogs through genome-wide association. </w:t>
      </w:r>
      <w:r w:rsidRPr="00F50B80">
        <w:rPr>
          <w:i/>
        </w:rPr>
        <w:t>Nature Genetics</w:t>
      </w:r>
      <w:r w:rsidRPr="00F50B80">
        <w:t xml:space="preserve"> 39(11):1321-1328.</w:t>
      </w:r>
      <w:bookmarkEnd w:id="240"/>
    </w:p>
    <w:p w14:paraId="52B8CE9B" w14:textId="77777777" w:rsidR="00F50B80" w:rsidRPr="00F50B80" w:rsidRDefault="00F50B80" w:rsidP="00F50B80">
      <w:pPr>
        <w:pStyle w:val="EndNoteBibliography"/>
        <w:ind w:left="720" w:hanging="720"/>
      </w:pPr>
      <w:bookmarkStart w:id="241" w:name="_ENREF_67"/>
      <w:r w:rsidRPr="00F50B80">
        <w:t>67.</w:t>
      </w:r>
      <w:r w:rsidRPr="00F50B80">
        <w:tab/>
        <w:t>Danecek P</w:t>
      </w:r>
      <w:r w:rsidRPr="00F50B80">
        <w:rPr>
          <w:i/>
        </w:rPr>
        <w:t>, et al.</w:t>
      </w:r>
      <w:r w:rsidRPr="00F50B80">
        <w:t xml:space="preserve"> (2011) The variant call format and VCFtools. </w:t>
      </w:r>
      <w:r w:rsidRPr="00F50B80">
        <w:rPr>
          <w:i/>
        </w:rPr>
        <w:t>Bioinformatics</w:t>
      </w:r>
      <w:r w:rsidRPr="00F50B80">
        <w:t xml:space="preserve"> 27(15):2156-2158.</w:t>
      </w:r>
      <w:bookmarkEnd w:id="241"/>
    </w:p>
    <w:p w14:paraId="69918BBD" w14:textId="77777777" w:rsidR="00F50B80" w:rsidRPr="00F50B80" w:rsidRDefault="00F50B80" w:rsidP="00F50B80">
      <w:pPr>
        <w:pStyle w:val="EndNoteBibliography"/>
        <w:ind w:left="720" w:hanging="720"/>
      </w:pPr>
      <w:bookmarkStart w:id="242" w:name="_ENREF_68"/>
      <w:r w:rsidRPr="00F50B80">
        <w:t>68.</w:t>
      </w:r>
      <w:r w:rsidRPr="00F50B80">
        <w:tab/>
        <w:t>Liu S</w:t>
      </w:r>
      <w:r w:rsidRPr="00F50B80">
        <w:rPr>
          <w:i/>
        </w:rPr>
        <w:t>, et al.</w:t>
      </w:r>
      <w:r w:rsidRPr="00F50B80">
        <w:t xml:space="preserve"> (2014) Population genomics reveal recent speciation and rapid evolutionary adaptation in polar bears. </w:t>
      </w:r>
      <w:r w:rsidRPr="00F50B80">
        <w:rPr>
          <w:i/>
        </w:rPr>
        <w:t>Cell</w:t>
      </w:r>
      <w:r w:rsidRPr="00F50B80">
        <w:t xml:space="preserve"> 157(4):785-794.</w:t>
      </w:r>
      <w:bookmarkEnd w:id="242"/>
    </w:p>
    <w:p w14:paraId="58BA8D07" w14:textId="16DAF910" w:rsidR="00465EDD" w:rsidRDefault="008117AB" w:rsidP="00121CCB">
      <w:pPr>
        <w:pStyle w:val="EndNoteBibliography"/>
        <w:spacing w:line="480" w:lineRule="auto"/>
        <w:ind w:left="364" w:hanging="364"/>
      </w:pPr>
      <w:r w:rsidRPr="00061A23">
        <w:rPr>
          <w:rFonts w:ascii="Times New Roman" w:hAnsi="Times New Roman" w:cs="Times New Roman"/>
          <w:sz w:val="24"/>
          <w:szCs w:val="24"/>
        </w:rPr>
        <w:fldChar w:fldCharType="end"/>
      </w:r>
      <w:bookmarkEnd w:id="171"/>
      <w:r w:rsidR="00465EDD">
        <w:br w:type="page"/>
      </w:r>
    </w:p>
    <w:p w14:paraId="70D25C56" w14:textId="77777777" w:rsidR="006C73FE" w:rsidRPr="005A4621" w:rsidRDefault="006C73FE" w:rsidP="006C73FE">
      <w:pPr>
        <w:widowControl/>
        <w:spacing w:line="480" w:lineRule="auto"/>
        <w:rPr>
          <w:rFonts w:ascii="Times New Roman" w:hAnsi="Times New Roman" w:cs="Times New Roman"/>
          <w:b/>
          <w:sz w:val="24"/>
          <w:szCs w:val="24"/>
        </w:rPr>
      </w:pPr>
      <w:r w:rsidRPr="005A4621">
        <w:rPr>
          <w:rFonts w:ascii="Times New Roman" w:hAnsi="Times New Roman" w:cs="Times New Roman"/>
          <w:b/>
          <w:sz w:val="24"/>
          <w:szCs w:val="24"/>
        </w:rPr>
        <w:lastRenderedPageBreak/>
        <w:t>Figure legends</w:t>
      </w:r>
    </w:p>
    <w:p w14:paraId="69840F99" w14:textId="2E2AE5DD" w:rsidR="006E55B7" w:rsidRDefault="006E55B7" w:rsidP="005A4621">
      <w:pPr>
        <w:widowControl/>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D50BC95" wp14:editId="62A914C1">
            <wp:extent cx="5274310" cy="39306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930650"/>
                    </a:xfrm>
                    <a:prstGeom prst="rect">
                      <a:avLst/>
                    </a:prstGeom>
                  </pic:spPr>
                </pic:pic>
              </a:graphicData>
            </a:graphic>
          </wp:inline>
        </w:drawing>
      </w:r>
    </w:p>
    <w:p w14:paraId="66351815" w14:textId="375C4306" w:rsidR="005A4621" w:rsidRDefault="00B47699" w:rsidP="005A4621">
      <w:pPr>
        <w:widowControl/>
        <w:spacing w:line="480" w:lineRule="auto"/>
        <w:rPr>
          <w:rFonts w:ascii="Times New Roman" w:hAnsi="Times New Roman" w:cs="Times New Roman"/>
          <w:b/>
          <w:noProof/>
          <w:sz w:val="24"/>
          <w:szCs w:val="24"/>
        </w:rPr>
      </w:pPr>
      <w:r w:rsidRPr="005A4621">
        <w:rPr>
          <w:rFonts w:ascii="Times New Roman" w:hAnsi="Times New Roman" w:cs="Times New Roman"/>
          <w:b/>
          <w:sz w:val="24"/>
          <w:szCs w:val="24"/>
        </w:rPr>
        <w:t>Figure 1: Expansion and contraction of transportable element and gene</w:t>
      </w:r>
      <w:r w:rsidRPr="005A4621" w:rsidDel="00EB16E2">
        <w:rPr>
          <w:rFonts w:ascii="Times New Roman" w:hAnsi="Times New Roman" w:cs="Times New Roman"/>
          <w:b/>
          <w:sz w:val="24"/>
          <w:szCs w:val="24"/>
        </w:rPr>
        <w:t xml:space="preserve"> </w:t>
      </w:r>
      <w:r w:rsidRPr="005A4621">
        <w:rPr>
          <w:rFonts w:ascii="Times New Roman" w:hAnsi="Times New Roman" w:cs="Times New Roman"/>
          <w:b/>
          <w:sz w:val="24"/>
          <w:szCs w:val="24"/>
        </w:rPr>
        <w:t>in mallard, spot-billed and Beijing duck genome.</w:t>
      </w:r>
      <w:r w:rsidRPr="005A4621">
        <w:rPr>
          <w:rFonts w:ascii="Times New Roman" w:hAnsi="Times New Roman" w:cs="Times New Roman"/>
          <w:sz w:val="24"/>
          <w:szCs w:val="24"/>
        </w:rPr>
        <w:t xml:space="preserve"> Green, red, yellow and blue in a and c panel represent Beijing duck, mallard, spot-billed and chicken, respectively. (</w:t>
      </w:r>
      <w:r w:rsidRPr="005A4621">
        <w:rPr>
          <w:rFonts w:ascii="Times New Roman" w:hAnsi="Times New Roman" w:cs="Times New Roman"/>
          <w:b/>
          <w:sz w:val="24"/>
          <w:szCs w:val="24"/>
        </w:rPr>
        <w:t>a</w:t>
      </w:r>
      <w:r w:rsidRPr="005A4621">
        <w:rPr>
          <w:rFonts w:ascii="Times New Roman" w:hAnsi="Times New Roman" w:cs="Times New Roman"/>
          <w:sz w:val="24"/>
          <w:szCs w:val="24"/>
        </w:rPr>
        <w:t>) Phylogeny of CR1 retrotransposons in four bird genomes. (</w:t>
      </w:r>
      <w:r w:rsidRPr="005A4621">
        <w:rPr>
          <w:rFonts w:ascii="Times New Roman" w:hAnsi="Times New Roman" w:cs="Times New Roman"/>
          <w:b/>
          <w:sz w:val="24"/>
          <w:szCs w:val="24"/>
        </w:rPr>
        <w:t>b</w:t>
      </w:r>
      <w:r w:rsidRPr="005A4621">
        <w:rPr>
          <w:rFonts w:ascii="Times New Roman" w:hAnsi="Times New Roman" w:cs="Times New Roman"/>
          <w:sz w:val="24"/>
          <w:szCs w:val="24"/>
        </w:rPr>
        <w:t>) Numbers of gene family losses and gains across ten vertebrates. Pie chart and numbers nearby indicate the number of expanded and contracted gene families in each branch. (</w:t>
      </w:r>
      <w:r w:rsidRPr="005A4621">
        <w:rPr>
          <w:rFonts w:ascii="Times New Roman" w:hAnsi="Times New Roman" w:cs="Times New Roman"/>
          <w:b/>
          <w:sz w:val="24"/>
          <w:szCs w:val="24"/>
        </w:rPr>
        <w:t>c</w:t>
      </w:r>
      <w:r w:rsidRPr="005A4621">
        <w:rPr>
          <w:rFonts w:ascii="Times New Roman" w:hAnsi="Times New Roman" w:cs="Times New Roman"/>
          <w:sz w:val="24"/>
          <w:szCs w:val="24"/>
        </w:rPr>
        <w:t xml:space="preserve">) Phylogeny of gene families expanded in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Top four families ranked by the number of gene gained are indicated in color arcs. KEGG pathway annotation of those four families are listed in the bottom. Other families are indicated in grey color. (</w:t>
      </w:r>
      <w:r w:rsidRPr="005A4621">
        <w:rPr>
          <w:rFonts w:ascii="Times New Roman" w:hAnsi="Times New Roman" w:cs="Times New Roman"/>
          <w:b/>
          <w:sz w:val="24"/>
          <w:szCs w:val="24"/>
        </w:rPr>
        <w:t>d</w:t>
      </w:r>
      <w:r w:rsidRPr="005A4621">
        <w:rPr>
          <w:rFonts w:ascii="Times New Roman" w:hAnsi="Times New Roman" w:cs="Times New Roman"/>
          <w:sz w:val="24"/>
          <w:szCs w:val="24"/>
        </w:rPr>
        <w:t xml:space="preserve">) Detailed phylogeny of four gene families expanded in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xml:space="preserve"> duck as indicated in (</w:t>
      </w:r>
      <w:r w:rsidRPr="005A4621">
        <w:rPr>
          <w:rFonts w:ascii="Times New Roman" w:hAnsi="Times New Roman" w:cs="Times New Roman"/>
          <w:b/>
          <w:sz w:val="24"/>
          <w:szCs w:val="24"/>
        </w:rPr>
        <w:t>c</w:t>
      </w:r>
      <w:r w:rsidRPr="005A4621">
        <w:rPr>
          <w:rFonts w:ascii="Times New Roman" w:hAnsi="Times New Roman" w:cs="Times New Roman"/>
          <w:sz w:val="24"/>
          <w:szCs w:val="24"/>
        </w:rPr>
        <w:t>)</w:t>
      </w:r>
      <w:r w:rsidR="006C73FE" w:rsidRPr="005A4621">
        <w:rPr>
          <w:rFonts w:ascii="Times New Roman" w:hAnsi="Times New Roman" w:cs="Times New Roman"/>
          <w:sz w:val="24"/>
          <w:szCs w:val="24"/>
        </w:rPr>
        <w:t>.</w:t>
      </w:r>
      <w:r w:rsidR="005A4621">
        <w:rPr>
          <w:rFonts w:ascii="Times New Roman" w:hAnsi="Times New Roman" w:cs="Times New Roman"/>
          <w:b/>
          <w:sz w:val="24"/>
          <w:szCs w:val="24"/>
        </w:rPr>
        <w:br w:type="page"/>
      </w:r>
    </w:p>
    <w:p w14:paraId="1631395F" w14:textId="017BA7C2" w:rsidR="005A4621" w:rsidRDefault="007925B3" w:rsidP="005A4621">
      <w:pPr>
        <w:pStyle w:val="EndNoteBibliography"/>
        <w:spacing w:line="480" w:lineRule="auto"/>
        <w:ind w:left="14"/>
        <w:rPr>
          <w:rFonts w:ascii="Times New Roman" w:hAnsi="Times New Roman" w:cs="Times New Roman"/>
          <w:b/>
          <w:sz w:val="24"/>
          <w:szCs w:val="24"/>
        </w:rPr>
      </w:pPr>
      <w:r>
        <w:rPr>
          <w:rFonts w:ascii="Times New Roman" w:hAnsi="Times New Roman" w:cs="Times New Roman"/>
          <w:b/>
          <w:sz w:val="24"/>
          <w:szCs w:val="24"/>
        </w:rPr>
        <w:lastRenderedPageBreak/>
        <w:drawing>
          <wp:inline distT="0" distB="0" distL="0" distR="0" wp14:anchorId="53B68C1E" wp14:editId="2B5CAE90">
            <wp:extent cx="5274310" cy="746061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7460615"/>
                    </a:xfrm>
                    <a:prstGeom prst="rect">
                      <a:avLst/>
                    </a:prstGeom>
                  </pic:spPr>
                </pic:pic>
              </a:graphicData>
            </a:graphic>
          </wp:inline>
        </w:drawing>
      </w:r>
      <w:r w:rsidR="006A6EDB" w:rsidRPr="005A4621">
        <w:rPr>
          <w:rFonts w:ascii="Times New Roman" w:hAnsi="Times New Roman" w:cs="Times New Roman"/>
          <w:b/>
          <w:sz w:val="24"/>
          <w:szCs w:val="24"/>
        </w:rPr>
        <w:t>Figure 2: Inference of phylogenetic topology in wild and domestic ducks.</w:t>
      </w:r>
      <w:r w:rsidR="006A6EDB" w:rsidRPr="005A4621">
        <w:rPr>
          <w:rFonts w:ascii="Times New Roman" w:hAnsi="Times New Roman" w:cs="Times New Roman"/>
          <w:sz w:val="24"/>
          <w:szCs w:val="24"/>
        </w:rPr>
        <w:t xml:space="preserve"> Beijing and Shaoxing ducks representing domestic ducks were used the Principal Component Analysis (PCA), phylogenetic analysis based on identity-by-state (IBS) and genetic </w:t>
      </w:r>
      <w:r w:rsidR="006A6EDB" w:rsidRPr="005A4621">
        <w:rPr>
          <w:rFonts w:ascii="Times New Roman" w:hAnsi="Times New Roman" w:cs="Times New Roman"/>
          <w:sz w:val="24"/>
          <w:szCs w:val="24"/>
        </w:rPr>
        <w:lastRenderedPageBreak/>
        <w:t xml:space="preserve">structure analyses. “_fh” and “_hz” mean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collected from Fenghua and Hangzhou respectively. (</w:t>
      </w:r>
      <w:r w:rsidR="006A6EDB" w:rsidRPr="005A4621">
        <w:rPr>
          <w:rFonts w:ascii="Times New Roman" w:hAnsi="Times New Roman" w:cs="Times New Roman"/>
          <w:b/>
          <w:sz w:val="24"/>
          <w:szCs w:val="24"/>
        </w:rPr>
        <w:t>a</w:t>
      </w:r>
      <w:r w:rsidR="006A6EDB" w:rsidRPr="005A4621">
        <w:rPr>
          <w:rFonts w:ascii="Times New Roman" w:hAnsi="Times New Roman" w:cs="Times New Roman"/>
          <w:sz w:val="24"/>
          <w:szCs w:val="24"/>
        </w:rPr>
        <w:t>) PCA plot constructed for Principal Component 1 (PC1), PC2 and PC3 using 10,525 high-quality filtered SNPs from 27 Beijing and 27 Shaoxing ducks and 35 wild ducks (one bailkal teal, one gadwall, one pintail one falcate</w:t>
      </w:r>
      <w:r w:rsidR="00767052">
        <w:rPr>
          <w:rFonts w:ascii="Times New Roman" w:hAnsi="Times New Roman" w:cs="Times New Roman"/>
          <w:sz w:val="24"/>
          <w:szCs w:val="24"/>
        </w:rPr>
        <w:t>d</w:t>
      </w:r>
      <w:r w:rsidR="006A6EDB" w:rsidRPr="005A4621">
        <w:rPr>
          <w:rFonts w:ascii="Times New Roman" w:hAnsi="Times New Roman" w:cs="Times New Roman"/>
          <w:sz w:val="24"/>
          <w:szCs w:val="24"/>
        </w:rPr>
        <w:t xml:space="preserve"> teal, common teal, three wigeon, 13 spot-billeds and 14 mallards) shows that domestic ducks are close to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wild ducks. (</w:t>
      </w:r>
      <w:r w:rsidR="006A6EDB" w:rsidRPr="005A4621">
        <w:rPr>
          <w:rFonts w:ascii="Times New Roman" w:hAnsi="Times New Roman" w:cs="Times New Roman"/>
          <w:b/>
          <w:sz w:val="24"/>
          <w:szCs w:val="24"/>
        </w:rPr>
        <w:t>b</w:t>
      </w:r>
      <w:r w:rsidR="006A6EDB" w:rsidRPr="005A4621">
        <w:rPr>
          <w:rFonts w:ascii="Times New Roman" w:hAnsi="Times New Roman" w:cs="Times New Roman"/>
          <w:sz w:val="24"/>
          <w:szCs w:val="24"/>
        </w:rPr>
        <w:t>) Neighbor-joining tree based on IBS distance of 80,505,576 SNPs. (</w:t>
      </w:r>
      <w:r w:rsidR="006A6EDB" w:rsidRPr="005A4621">
        <w:rPr>
          <w:rFonts w:ascii="Times New Roman" w:hAnsi="Times New Roman" w:cs="Times New Roman"/>
          <w:b/>
          <w:sz w:val="24"/>
          <w:szCs w:val="24"/>
        </w:rPr>
        <w:t>c</w:t>
      </w:r>
      <w:r w:rsidR="006A6EDB" w:rsidRPr="005A4621">
        <w:rPr>
          <w:rFonts w:ascii="Times New Roman" w:hAnsi="Times New Roman" w:cs="Times New Roman"/>
          <w:sz w:val="24"/>
          <w:szCs w:val="24"/>
        </w:rPr>
        <w:t>) Neighbor-joining tree based on genome wide pairwise fixation index (</w:t>
      </w:r>
      <w:r w:rsidR="006A6EDB" w:rsidRPr="005A4621">
        <w:rPr>
          <w:rFonts w:ascii="Times New Roman" w:hAnsi="Times New Roman" w:cs="Times New Roman"/>
          <w:i/>
          <w:sz w:val="24"/>
          <w:szCs w:val="24"/>
        </w:rPr>
        <w:t>F</w:t>
      </w:r>
      <w:r w:rsidR="006A6EDB" w:rsidRPr="005A4621">
        <w:rPr>
          <w:rFonts w:ascii="Times New Roman" w:hAnsi="Times New Roman" w:cs="Times New Roman"/>
          <w:sz w:val="24"/>
          <w:szCs w:val="24"/>
          <w:vertAlign w:val="subscript"/>
        </w:rPr>
        <w:t>ST</w:t>
      </w:r>
      <w:r w:rsidR="006A6EDB" w:rsidRPr="005A4621">
        <w:rPr>
          <w:rFonts w:ascii="Times New Roman" w:hAnsi="Times New Roman" w:cs="Times New Roman"/>
          <w:sz w:val="24"/>
          <w:szCs w:val="24"/>
        </w:rPr>
        <w:t>) of 44,852,612 SNP. (</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 xml:space="preserve">) Genetic structure analyses of 13 spot-billed and 14 mallard wild ducks, together with 14 Beijing and 14 Shaoxing domestic ducks, using admixture ranging </w:t>
      </w:r>
      <w:r w:rsidR="006A6EDB" w:rsidRPr="005A4621">
        <w:rPr>
          <w:rFonts w:ascii="Times New Roman" w:hAnsi="Times New Roman" w:cs="Times New Roman"/>
          <w:i/>
          <w:sz w:val="24"/>
          <w:szCs w:val="24"/>
        </w:rPr>
        <w:t>K</w:t>
      </w:r>
      <w:r w:rsidR="006A6EDB" w:rsidRPr="005A4621">
        <w:rPr>
          <w:rFonts w:ascii="Times New Roman" w:hAnsi="Times New Roman" w:cs="Times New Roman"/>
          <w:sz w:val="24"/>
          <w:szCs w:val="24"/>
        </w:rPr>
        <w:t xml:space="preserve"> from two to seven. (</w:t>
      </w:r>
      <w:r w:rsidR="006A6EDB" w:rsidRPr="005A4621">
        <w:rPr>
          <w:rFonts w:ascii="Times New Roman" w:hAnsi="Times New Roman" w:cs="Times New Roman"/>
          <w:b/>
          <w:sz w:val="24"/>
          <w:szCs w:val="24"/>
        </w:rPr>
        <w:t>e</w:t>
      </w:r>
      <w:r w:rsidR="006A6EDB" w:rsidRPr="005A4621">
        <w:rPr>
          <w:rFonts w:ascii="Times New Roman" w:hAnsi="Times New Roman" w:cs="Times New Roman"/>
          <w:sz w:val="24"/>
          <w:szCs w:val="24"/>
        </w:rPr>
        <w:t xml:space="preserve">) The inferred demographic models for wild and domestic ducks inferred based on genetic analysis of </w:t>
      </w:r>
      <w:r w:rsidR="006A6EDB" w:rsidRPr="005A4621">
        <w:rPr>
          <w:rFonts w:ascii="Times New Roman" w:hAnsi="Times New Roman" w:cs="Times New Roman"/>
          <w:b/>
          <w:sz w:val="24"/>
          <w:szCs w:val="24"/>
        </w:rPr>
        <w:t>a</w:t>
      </w:r>
      <w:r w:rsidR="006A6EDB" w:rsidRPr="005A4621">
        <w:rPr>
          <w:rFonts w:ascii="Times New Roman" w:hAnsi="Times New Roman" w:cs="Times New Roman"/>
          <w:sz w:val="24"/>
          <w:szCs w:val="24"/>
        </w:rPr>
        <w:t>-</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 xml:space="preserve"> (right). The traditional demographic model, hypothesized that domestic ducks were originated from mallard or the descendant of a mixture of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(left) are incompatible with observations in neighbor-joining trees (</w:t>
      </w:r>
      <w:r w:rsidR="006A6EDB" w:rsidRPr="005A4621">
        <w:rPr>
          <w:rFonts w:ascii="Times New Roman" w:hAnsi="Times New Roman" w:cs="Times New Roman"/>
          <w:b/>
          <w:sz w:val="24"/>
          <w:szCs w:val="24"/>
        </w:rPr>
        <w:t>b</w:t>
      </w:r>
      <w:r w:rsidR="006A6EDB" w:rsidRPr="005A4621">
        <w:rPr>
          <w:rFonts w:ascii="Times New Roman" w:hAnsi="Times New Roman" w:cs="Times New Roman"/>
          <w:sz w:val="24"/>
          <w:szCs w:val="24"/>
        </w:rPr>
        <w:t>-</w:t>
      </w:r>
      <w:r w:rsidR="006A6EDB" w:rsidRPr="005A4621">
        <w:rPr>
          <w:rFonts w:ascii="Times New Roman" w:hAnsi="Times New Roman" w:cs="Times New Roman"/>
          <w:b/>
          <w:sz w:val="24"/>
          <w:szCs w:val="24"/>
        </w:rPr>
        <w:t>c</w:t>
      </w:r>
      <w:r w:rsidR="006A6EDB" w:rsidRPr="005A4621">
        <w:rPr>
          <w:rFonts w:ascii="Times New Roman" w:hAnsi="Times New Roman" w:cs="Times New Roman"/>
          <w:sz w:val="24"/>
          <w:szCs w:val="24"/>
        </w:rPr>
        <w:t>) and genetic data(</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w:t>
      </w:r>
      <w:r w:rsidR="005A4621">
        <w:rPr>
          <w:rFonts w:ascii="Times New Roman" w:hAnsi="Times New Roman" w:cs="Times New Roman"/>
          <w:b/>
          <w:sz w:val="24"/>
          <w:szCs w:val="24"/>
        </w:rPr>
        <w:br w:type="page"/>
      </w:r>
    </w:p>
    <w:p w14:paraId="1B5B97C1" w14:textId="3516E023" w:rsidR="006E55B7" w:rsidRDefault="007925B3" w:rsidP="005A4621">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9A17602" wp14:editId="7C0C423A">
            <wp:extent cx="5274310" cy="745934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7459345"/>
                    </a:xfrm>
                    <a:prstGeom prst="rect">
                      <a:avLst/>
                    </a:prstGeom>
                  </pic:spPr>
                </pic:pic>
              </a:graphicData>
            </a:graphic>
          </wp:inline>
        </w:drawing>
      </w:r>
    </w:p>
    <w:p w14:paraId="7FE49A1B" w14:textId="2A7DD205" w:rsidR="005A4621" w:rsidRDefault="00F66FE7" w:rsidP="005A4621">
      <w:pPr>
        <w:autoSpaceDE w:val="0"/>
        <w:autoSpaceDN w:val="0"/>
        <w:adjustRightInd w:val="0"/>
        <w:spacing w:line="480" w:lineRule="auto"/>
        <w:rPr>
          <w:rFonts w:ascii="Times New Roman" w:hAnsi="Times New Roman" w:cs="Times New Roman"/>
          <w:b/>
          <w:noProof/>
          <w:sz w:val="24"/>
          <w:szCs w:val="24"/>
        </w:rPr>
      </w:pPr>
      <w:r w:rsidRPr="005A4621">
        <w:rPr>
          <w:rFonts w:ascii="Times New Roman" w:hAnsi="Times New Roman" w:cs="Times New Roman"/>
          <w:b/>
          <w:sz w:val="24"/>
          <w:szCs w:val="24"/>
        </w:rPr>
        <w:t>Figure 3: Inference of joint demographic history of ducks.</w:t>
      </w:r>
      <w:r w:rsidRPr="005A4621">
        <w:rPr>
          <w:rFonts w:ascii="Times New Roman" w:hAnsi="Times New Roman" w:cs="Times New Roman"/>
          <w:sz w:val="24"/>
          <w:szCs w:val="24"/>
        </w:rPr>
        <w:t xml:space="preserve"> Wild ducks included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xml:space="preserve"> ducks. Domestic ducks included Beijing, Cherryvalley, Compbel, Gaoyou, Jingding, Lianchengbai, Shaoxing and Shanma. (</w:t>
      </w:r>
      <w:r w:rsidRPr="005A4621">
        <w:rPr>
          <w:rFonts w:ascii="Times New Roman" w:hAnsi="Times New Roman" w:cs="Times New Roman"/>
          <w:b/>
          <w:sz w:val="24"/>
          <w:szCs w:val="24"/>
        </w:rPr>
        <w:t>a</w:t>
      </w:r>
      <w:r w:rsidRPr="005A4621">
        <w:rPr>
          <w:rFonts w:ascii="Times New Roman" w:hAnsi="Times New Roman" w:cs="Times New Roman"/>
          <w:sz w:val="24"/>
          <w:szCs w:val="24"/>
        </w:rPr>
        <w:t xml:space="preserve">) Illustration of </w:t>
      </w:r>
      <w:r w:rsidRPr="005A4621">
        <w:rPr>
          <w:rFonts w:ascii="Times New Roman" w:hAnsi="Times New Roman" w:cs="Times New Roman"/>
          <w:sz w:val="24"/>
          <w:szCs w:val="24"/>
        </w:rPr>
        <w:lastRenderedPageBreak/>
        <w:t>the</w:t>
      </w:r>
      <w:r w:rsidR="00643B3C">
        <w:rPr>
          <w:rFonts w:ascii="Times New Roman" w:hAnsi="Times New Roman" w:cs="Times New Roman"/>
          <w:sz w:val="24"/>
          <w:szCs w:val="24"/>
        </w:rPr>
        <w:t xml:space="preserve"> two</w:t>
      </w:r>
      <w:r w:rsidRPr="005A4621">
        <w:rPr>
          <w:rFonts w:ascii="Times New Roman" w:hAnsi="Times New Roman" w:cs="Times New Roman"/>
          <w:sz w:val="24"/>
          <w:szCs w:val="24"/>
        </w:rPr>
        <w:t xml:space="preserve"> model</w:t>
      </w:r>
      <w:r w:rsidR="00FA6061">
        <w:rPr>
          <w:rFonts w:ascii="Times New Roman" w:hAnsi="Times New Roman" w:cs="Times New Roman"/>
          <w:sz w:val="24"/>
          <w:szCs w:val="24"/>
        </w:rPr>
        <w:t>s (with/without migration)</w:t>
      </w:r>
      <w:r w:rsidRPr="005A4621">
        <w:rPr>
          <w:rFonts w:ascii="Times New Roman" w:hAnsi="Times New Roman" w:cs="Times New Roman"/>
          <w:sz w:val="24"/>
          <w:szCs w:val="24"/>
        </w:rPr>
        <w:t xml:space="preserve"> used in the history inference through the </w:t>
      </w:r>
      <m:oMath>
        <m:r>
          <m:rPr>
            <m:sty m:val="p"/>
          </m:rPr>
          <w:rPr>
            <w:rFonts w:ascii="Cambria Math" w:hAnsi="Cambria Math" w:cs="Times New Roman"/>
            <w:sz w:val="24"/>
            <w:szCs w:val="24"/>
          </w:rPr>
          <m:t>∂</m:t>
        </m:r>
      </m:oMath>
      <w:r w:rsidRPr="005A4621">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Pr="005A4621">
        <w:rPr>
          <w:rFonts w:ascii="Times New Roman" w:hAnsi="Times New Roman" w:cs="Times New Roman"/>
          <w:iCs/>
          <w:color w:val="000000" w:themeColor="text1"/>
          <w:kern w:val="0"/>
          <w:sz w:val="24"/>
          <w:szCs w:val="24"/>
        </w:rPr>
        <w:t>i analysis</w:t>
      </w:r>
      <w:r w:rsidRPr="005A4621">
        <w:rPr>
          <w:rFonts w:ascii="Times New Roman" w:hAnsi="Times New Roman" w:cs="Times New Roman"/>
          <w:sz w:val="24"/>
          <w:szCs w:val="24"/>
        </w:rPr>
        <w:t xml:space="preserve">. </w:t>
      </w:r>
      <w:r w:rsidR="00FA6061">
        <w:rPr>
          <w:rFonts w:ascii="Times New Roman" w:hAnsi="Times New Roman" w:cs="Times New Roman"/>
          <w:sz w:val="24"/>
          <w:szCs w:val="24"/>
        </w:rPr>
        <w:t>Parameters corresponding to the c</w:t>
      </w:r>
      <w:r w:rsidRPr="005A4621">
        <w:rPr>
          <w:rFonts w:ascii="Times New Roman" w:hAnsi="Times New Roman" w:cs="Times New Roman"/>
          <w:sz w:val="24"/>
          <w:szCs w:val="24"/>
        </w:rPr>
        <w:t xml:space="preserve">ode </w:t>
      </w:r>
      <w:r w:rsidR="00FA6061">
        <w:rPr>
          <w:rFonts w:ascii="Times New Roman" w:hAnsi="Times New Roman" w:cs="Times New Roman"/>
          <w:sz w:val="24"/>
          <w:szCs w:val="24"/>
        </w:rPr>
        <w:t>that were</w:t>
      </w:r>
      <w:r w:rsidRPr="005A4621">
        <w:rPr>
          <w:rFonts w:ascii="Times New Roman" w:hAnsi="Times New Roman" w:cs="Times New Roman"/>
          <w:sz w:val="24"/>
          <w:szCs w:val="24"/>
        </w:rPr>
        <w:t xml:space="preserve"> provided in </w:t>
      </w:r>
      <w:r w:rsidR="007E17A5">
        <w:rPr>
          <w:rFonts w:ascii="Times New Roman" w:hAnsi="Times New Roman" w:cs="Times New Roman"/>
          <w:sz w:val="24"/>
          <w:szCs w:val="24"/>
        </w:rPr>
        <w:t>supporting information</w:t>
      </w:r>
      <w:r w:rsidRPr="005A4621">
        <w:rPr>
          <w:rFonts w:ascii="Times New Roman" w:hAnsi="Times New Roman" w:cs="Times New Roman"/>
          <w:sz w:val="24"/>
          <w:szCs w:val="24"/>
        </w:rPr>
        <w:t>. (</w:t>
      </w:r>
      <w:r w:rsidRPr="005A4621">
        <w:rPr>
          <w:rFonts w:ascii="Times New Roman" w:hAnsi="Times New Roman" w:cs="Times New Roman"/>
          <w:b/>
          <w:sz w:val="24"/>
          <w:szCs w:val="24"/>
        </w:rPr>
        <w:t>b</w:t>
      </w:r>
      <w:r w:rsidRPr="005A4621">
        <w:rPr>
          <w:rFonts w:ascii="Times New Roman" w:hAnsi="Times New Roman" w:cs="Times New Roman"/>
          <w:sz w:val="24"/>
          <w:szCs w:val="24"/>
        </w:rPr>
        <w:t xml:space="preserve">) Distribution of </w:t>
      </w:r>
      <w:r w:rsidR="00251CCC">
        <w:rPr>
          <w:rFonts w:ascii="Times New Roman" w:hAnsi="Times New Roman" w:cs="Times New Roman"/>
          <w:sz w:val="24"/>
          <w:szCs w:val="24"/>
        </w:rPr>
        <w:t>estimate Ts (</w:t>
      </w:r>
      <w:r w:rsidRPr="005A4621">
        <w:rPr>
          <w:rFonts w:ascii="Times New Roman" w:hAnsi="Times New Roman" w:cs="Times New Roman"/>
          <w:sz w:val="24"/>
          <w:szCs w:val="24"/>
        </w:rPr>
        <w:t>divergence time</w:t>
      </w:r>
      <w:r w:rsidR="00251CCC">
        <w:rPr>
          <w:rFonts w:ascii="Times New Roman" w:hAnsi="Times New Roman" w:cs="Times New Roman"/>
          <w:sz w:val="24"/>
          <w:szCs w:val="24"/>
        </w:rPr>
        <w:t>)</w:t>
      </w:r>
      <w:r w:rsidRPr="005A4621">
        <w:rPr>
          <w:rFonts w:ascii="Times New Roman" w:hAnsi="Times New Roman" w:cs="Times New Roman"/>
          <w:sz w:val="24"/>
          <w:szCs w:val="24"/>
        </w:rPr>
        <w:t xml:space="preserve"> </w:t>
      </w:r>
      <w:r w:rsidR="00251CCC">
        <w:rPr>
          <w:rFonts w:ascii="Times New Roman" w:hAnsi="Times New Roman" w:cs="Times New Roman"/>
          <w:sz w:val="24"/>
          <w:szCs w:val="24"/>
        </w:rPr>
        <w:t xml:space="preserve">in 100 simulations </w:t>
      </w:r>
      <w:r w:rsidRPr="005A4621">
        <w:rPr>
          <w:rFonts w:ascii="Times New Roman" w:hAnsi="Times New Roman" w:cs="Times New Roman"/>
          <w:sz w:val="24"/>
          <w:szCs w:val="24"/>
        </w:rPr>
        <w:t xml:space="preserve">between </w:t>
      </w:r>
      <w:r w:rsidR="0041430F">
        <w:rPr>
          <w:rFonts w:ascii="Times New Roman" w:hAnsi="Times New Roman" w:cs="Times New Roman"/>
          <w:sz w:val="24"/>
          <w:szCs w:val="24"/>
        </w:rPr>
        <w:t>spot-billed and mallard</w:t>
      </w:r>
      <w:r w:rsidR="00251CCC">
        <w:rPr>
          <w:rFonts w:ascii="Times New Roman" w:hAnsi="Times New Roman" w:cs="Times New Roman"/>
          <w:sz w:val="24"/>
          <w:szCs w:val="24"/>
        </w:rPr>
        <w:t xml:space="preserve"> (orange)</w:t>
      </w:r>
      <w:r w:rsidRPr="005A4621">
        <w:rPr>
          <w:rFonts w:ascii="Times New Roman" w:hAnsi="Times New Roman" w:cs="Times New Roman"/>
          <w:sz w:val="24"/>
          <w:szCs w:val="24"/>
        </w:rPr>
        <w:t>, mallard and domestic lineage</w:t>
      </w:r>
      <w:r w:rsidR="00251CCC">
        <w:rPr>
          <w:rFonts w:ascii="Times New Roman" w:hAnsi="Times New Roman" w:cs="Times New Roman"/>
          <w:sz w:val="24"/>
          <w:szCs w:val="24"/>
        </w:rPr>
        <w:t xml:space="preserve"> (green)</w:t>
      </w:r>
      <w:r w:rsidRPr="005A4621">
        <w:rPr>
          <w:rFonts w:ascii="Times New Roman" w:hAnsi="Times New Roman" w:cs="Times New Roman"/>
          <w:sz w:val="24"/>
          <w:szCs w:val="24"/>
        </w:rPr>
        <w:t>, spot-billed and domestic lineage</w:t>
      </w:r>
      <w:r w:rsidR="00251CCC">
        <w:rPr>
          <w:rFonts w:ascii="Times New Roman" w:hAnsi="Times New Roman" w:cs="Times New Roman"/>
          <w:sz w:val="24"/>
          <w:szCs w:val="24"/>
        </w:rPr>
        <w:t xml:space="preserve"> (blue)</w:t>
      </w:r>
      <w:r w:rsidRPr="005A4621">
        <w:rPr>
          <w:rFonts w:ascii="Times New Roman" w:hAnsi="Times New Roman" w:cs="Times New Roman"/>
          <w:sz w:val="24"/>
          <w:szCs w:val="24"/>
        </w:rPr>
        <w:t>, respectively.</w:t>
      </w:r>
      <w:r w:rsidR="00DD5835">
        <w:rPr>
          <w:rFonts w:ascii="Times New Roman" w:hAnsi="Times New Roman" w:cs="Times New Roman"/>
          <w:sz w:val="24"/>
          <w:szCs w:val="24"/>
        </w:rPr>
        <w:t xml:space="preserve"> Corresponding model of each panel were shown above in (</w:t>
      </w:r>
      <w:r w:rsidR="00DD5835" w:rsidRPr="00194533">
        <w:rPr>
          <w:rFonts w:ascii="Times New Roman" w:hAnsi="Times New Roman" w:cs="Times New Roman"/>
          <w:b/>
          <w:sz w:val="24"/>
          <w:szCs w:val="24"/>
        </w:rPr>
        <w:t>a</w:t>
      </w:r>
      <w:r w:rsidR="00DD5835">
        <w:rPr>
          <w:rFonts w:ascii="Times New Roman" w:hAnsi="Times New Roman" w:cs="Times New Roman"/>
          <w:sz w:val="24"/>
          <w:szCs w:val="24"/>
        </w:rPr>
        <w:t>).</w:t>
      </w:r>
      <w:r w:rsidRPr="005A4621" w:rsidDel="00AB6B79">
        <w:rPr>
          <w:rFonts w:ascii="Times New Roman" w:hAnsi="Times New Roman" w:cs="Times New Roman"/>
          <w:sz w:val="24"/>
          <w:szCs w:val="24"/>
        </w:rPr>
        <w:t xml:space="preserve"> </w:t>
      </w:r>
      <w:r w:rsidRPr="005A4621">
        <w:rPr>
          <w:rFonts w:ascii="Times New Roman" w:hAnsi="Times New Roman" w:cs="Times New Roman"/>
          <w:sz w:val="24"/>
          <w:szCs w:val="24"/>
        </w:rPr>
        <w:t>(</w:t>
      </w:r>
      <w:r w:rsidRPr="005A4621">
        <w:rPr>
          <w:rFonts w:ascii="Times New Roman" w:hAnsi="Times New Roman" w:cs="Times New Roman"/>
          <w:b/>
          <w:sz w:val="24"/>
          <w:szCs w:val="24"/>
        </w:rPr>
        <w:t>c</w:t>
      </w:r>
      <w:r w:rsidRPr="005A4621">
        <w:rPr>
          <w:rFonts w:ascii="Times New Roman" w:hAnsi="Times New Roman" w:cs="Times New Roman"/>
          <w:sz w:val="24"/>
          <w:szCs w:val="24"/>
        </w:rPr>
        <w:t>) Comparison between the observed</w:t>
      </w:r>
      <w:r w:rsidR="00E73487">
        <w:rPr>
          <w:rFonts w:ascii="Times New Roman" w:hAnsi="Times New Roman" w:cs="Times New Roman"/>
          <w:sz w:val="24"/>
          <w:szCs w:val="24"/>
        </w:rPr>
        <w:t xml:space="preserve">, </w:t>
      </w:r>
      <w:r w:rsidRPr="005A4621">
        <w:rPr>
          <w:rFonts w:ascii="Times New Roman" w:hAnsi="Times New Roman" w:cs="Times New Roman"/>
          <w:sz w:val="24"/>
          <w:szCs w:val="24"/>
        </w:rPr>
        <w:t xml:space="preserve">the model joint Site Frequency Spectrum (SFS) for divergence </w:t>
      </w:r>
      <w:r w:rsidR="00E73487">
        <w:rPr>
          <w:rFonts w:ascii="Times New Roman" w:hAnsi="Times New Roman" w:cs="Times New Roman"/>
          <w:sz w:val="24"/>
          <w:szCs w:val="24"/>
        </w:rPr>
        <w:t xml:space="preserve">and its residuals </w:t>
      </w:r>
      <w:r w:rsidRPr="005A4621">
        <w:rPr>
          <w:rFonts w:ascii="Times New Roman" w:hAnsi="Times New Roman" w:cs="Times New Roman"/>
          <w:sz w:val="24"/>
          <w:szCs w:val="24"/>
        </w:rPr>
        <w:t xml:space="preserve">between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domestic lineage and mallard/spot-billed, respectively.</w:t>
      </w:r>
      <w:r w:rsidR="00E73487">
        <w:rPr>
          <w:rFonts w:ascii="Times New Roman" w:hAnsi="Times New Roman" w:cs="Times New Roman"/>
          <w:sz w:val="24"/>
          <w:szCs w:val="24"/>
        </w:rPr>
        <w:t xml:space="preserve"> </w:t>
      </w:r>
      <w:r w:rsidRPr="005A4621">
        <w:rPr>
          <w:rFonts w:ascii="Times New Roman" w:hAnsi="Times New Roman" w:cs="Times New Roman"/>
          <w:sz w:val="24"/>
          <w:szCs w:val="24"/>
        </w:rPr>
        <w:t>(</w:t>
      </w:r>
      <w:r w:rsidRPr="005A4621">
        <w:rPr>
          <w:rFonts w:ascii="Times New Roman" w:hAnsi="Times New Roman" w:cs="Times New Roman"/>
          <w:b/>
          <w:sz w:val="24"/>
          <w:szCs w:val="24"/>
        </w:rPr>
        <w:t>d</w:t>
      </w:r>
      <w:r w:rsidRPr="005A4621">
        <w:rPr>
          <w:rFonts w:ascii="Times New Roman" w:hAnsi="Times New Roman" w:cs="Times New Roman"/>
          <w:sz w:val="24"/>
          <w:szCs w:val="24"/>
        </w:rPr>
        <w:t xml:space="preserve">) Demographic history inference </w:t>
      </w:r>
      <w:r w:rsidR="00E73487">
        <w:rPr>
          <w:rFonts w:ascii="Times New Roman" w:hAnsi="Times New Roman" w:cs="Times New Roman"/>
          <w:sz w:val="24"/>
          <w:szCs w:val="24"/>
        </w:rPr>
        <w:t>of mallard duck, spot-billed duck and beijing duck</w:t>
      </w:r>
      <w:r w:rsidRPr="005A4621">
        <w:rPr>
          <w:rFonts w:ascii="Times New Roman" w:hAnsi="Times New Roman" w:cs="Times New Roman"/>
          <w:sz w:val="24"/>
          <w:szCs w:val="24"/>
        </w:rPr>
        <w:t xml:space="preserve"> through the PSMC analysis.</w:t>
      </w:r>
      <w:r w:rsidR="005A4621">
        <w:rPr>
          <w:rFonts w:ascii="Times New Roman" w:hAnsi="Times New Roman" w:cs="Times New Roman"/>
          <w:b/>
          <w:sz w:val="24"/>
          <w:szCs w:val="24"/>
        </w:rPr>
        <w:br w:type="page"/>
      </w:r>
    </w:p>
    <w:p w14:paraId="39A42AE8" w14:textId="76D3D231" w:rsidR="005A4621" w:rsidRDefault="006E55B7" w:rsidP="005A4621">
      <w:pPr>
        <w:pStyle w:val="EndNoteBibliography"/>
        <w:spacing w:line="480" w:lineRule="auto"/>
        <w:ind w:left="14"/>
        <w:rPr>
          <w:rFonts w:ascii="Times New Roman" w:hAnsi="Times New Roman" w:cs="Times New Roman"/>
          <w:b/>
          <w:sz w:val="24"/>
          <w:szCs w:val="24"/>
        </w:rPr>
      </w:pPr>
      <w:r>
        <w:rPr>
          <w:rFonts w:ascii="Times New Roman" w:hAnsi="Times New Roman" w:cs="Times New Roman"/>
          <w:b/>
          <w:sz w:val="24"/>
          <w:szCs w:val="24"/>
        </w:rPr>
        <w:lastRenderedPageBreak/>
        <w:drawing>
          <wp:inline distT="0" distB="0" distL="0" distR="0" wp14:anchorId="37338CA6" wp14:editId="75D2D4D4">
            <wp:extent cx="5274310" cy="63449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jpg"/>
                    <pic:cNvPicPr/>
                  </pic:nvPicPr>
                  <pic:blipFill rotWithShape="1">
                    <a:blip r:embed="rId16" cstate="print">
                      <a:extLst>
                        <a:ext uri="{28A0092B-C50C-407E-A947-70E740481C1C}">
                          <a14:useLocalDpi xmlns:a14="http://schemas.microsoft.com/office/drawing/2010/main" val="0"/>
                        </a:ext>
                      </a:extLst>
                    </a:blip>
                    <a:srcRect t="14940"/>
                    <a:stretch/>
                  </pic:blipFill>
                  <pic:spPr bwMode="auto">
                    <a:xfrm>
                      <a:off x="0" y="0"/>
                      <a:ext cx="5274310" cy="6344920"/>
                    </a:xfrm>
                    <a:prstGeom prst="rect">
                      <a:avLst/>
                    </a:prstGeom>
                    <a:ln>
                      <a:noFill/>
                    </a:ln>
                    <a:extLst>
                      <a:ext uri="{53640926-AAD7-44D8-BBD7-CCE9431645EC}">
                        <a14:shadowObscured xmlns:a14="http://schemas.microsoft.com/office/drawing/2010/main"/>
                      </a:ext>
                    </a:extLst>
                  </pic:spPr>
                </pic:pic>
              </a:graphicData>
            </a:graphic>
          </wp:inline>
        </w:drawing>
      </w:r>
      <w:r w:rsidR="007415EB" w:rsidRPr="005A4621">
        <w:rPr>
          <w:rFonts w:ascii="Times New Roman" w:hAnsi="Times New Roman" w:cs="Times New Roman"/>
          <w:b/>
          <w:sz w:val="24"/>
          <w:szCs w:val="24"/>
        </w:rPr>
        <w:t xml:space="preserve">Figure 4: </w:t>
      </w:r>
      <w:r w:rsidR="00862251">
        <w:rPr>
          <w:rFonts w:ascii="Times New Roman" w:hAnsi="Times New Roman" w:cs="Times New Roman"/>
          <w:b/>
          <w:sz w:val="24"/>
          <w:szCs w:val="24"/>
        </w:rPr>
        <w:t xml:space="preserve">Summary of </w:t>
      </w:r>
      <w:r w:rsidR="00862251" w:rsidRPr="005A4621">
        <w:rPr>
          <w:rFonts w:ascii="Times New Roman" w:hAnsi="Times New Roman" w:cs="Times New Roman"/>
          <w:b/>
          <w:sz w:val="24"/>
          <w:szCs w:val="24"/>
        </w:rPr>
        <w:t xml:space="preserve">selective </w:t>
      </w:r>
      <w:r w:rsidR="007415EB" w:rsidRPr="005A4621">
        <w:rPr>
          <w:rFonts w:ascii="Times New Roman" w:hAnsi="Times New Roman" w:cs="Times New Roman"/>
          <w:b/>
          <w:sz w:val="24"/>
          <w:szCs w:val="24"/>
        </w:rPr>
        <w:t>sweep analyses of the early wild duck lineage</w:t>
      </w:r>
      <w:r w:rsidR="00502C92">
        <w:rPr>
          <w:rFonts w:ascii="Times New Roman" w:hAnsi="Times New Roman" w:cs="Times New Roman"/>
          <w:b/>
          <w:sz w:val="24"/>
          <w:szCs w:val="24"/>
        </w:rPr>
        <w:t xml:space="preserve"> and domestic duck</w:t>
      </w:r>
      <w:r w:rsidR="007415EB" w:rsidRPr="005A4621">
        <w:rPr>
          <w:rFonts w:ascii="Times New Roman" w:hAnsi="Times New Roman" w:cs="Times New Roman"/>
          <w:b/>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a</w:t>
      </w:r>
      <w:r w:rsidR="007415EB" w:rsidRPr="005A4621">
        <w:rPr>
          <w:rFonts w:ascii="Times New Roman" w:hAnsi="Times New Roman" w:cs="Times New Roman"/>
          <w:sz w:val="24"/>
          <w:szCs w:val="24"/>
        </w:rPr>
        <w:t xml:space="preserve">) Distribution of ln(observed/expected derived allele frequency) </w:t>
      </w:r>
      <w:r w:rsidR="00D31605">
        <w:rPr>
          <w:rFonts w:ascii="Times New Roman" w:hAnsi="Times New Roman" w:cs="Times New Roman"/>
          <w:sz w:val="24"/>
          <w:szCs w:val="24"/>
        </w:rPr>
        <w:t xml:space="preserve">that is calculated in 20 kb window with a sliding size of 10 kb </w:t>
      </w:r>
      <w:r w:rsidR="007415EB" w:rsidRPr="005A4621">
        <w:rPr>
          <w:rFonts w:ascii="Times New Roman" w:hAnsi="Times New Roman" w:cs="Times New Roman"/>
          <w:sz w:val="24"/>
          <w:szCs w:val="24"/>
        </w:rPr>
        <w:t>along scaffolds</w:t>
      </w:r>
      <w:r w:rsidR="00D31605">
        <w:rPr>
          <w:rFonts w:ascii="Times New Roman" w:hAnsi="Times New Roman" w:cs="Times New Roman"/>
          <w:sz w:val="24"/>
          <w:szCs w:val="24"/>
        </w:rPr>
        <w:t xml:space="preserve"> that is arranged according to their alignment to the chicken autosom</w:t>
      </w:r>
      <w:r w:rsidR="00B77BE3">
        <w:rPr>
          <w:rFonts w:ascii="Times New Roman" w:hAnsi="Times New Roman" w:cs="Times New Roman"/>
          <w:sz w:val="24"/>
          <w:szCs w:val="24"/>
        </w:rPr>
        <w:t>e</w:t>
      </w:r>
      <w:r w:rsidR="00D31605">
        <w:rPr>
          <w:rFonts w:ascii="Times New Roman" w:hAnsi="Times New Roman" w:cs="Times New Roman"/>
          <w:sz w:val="24"/>
          <w:szCs w:val="24"/>
        </w:rPr>
        <w:t>s</w:t>
      </w:r>
      <w:r w:rsidR="007415EB" w:rsidRPr="005A4621">
        <w:rPr>
          <w:rFonts w:ascii="Times New Roman" w:hAnsi="Times New Roman" w:cs="Times New Roman"/>
          <w:sz w:val="24"/>
          <w:szCs w:val="24"/>
        </w:rPr>
        <w:t xml:space="preserve">. The horizontal black line indicates the threshold at ln(observed/expected derived allele frequency) = -0.3136 (mean of ln values - 4 standard deviations). </w:t>
      </w:r>
      <w:r w:rsidR="00EC2801">
        <w:rPr>
          <w:rFonts w:ascii="Times New Roman" w:hAnsi="Times New Roman" w:cs="Times New Roman"/>
          <w:sz w:val="24"/>
          <w:szCs w:val="24"/>
        </w:rPr>
        <w:t xml:space="preserve">Outlier regions that were detail </w:t>
      </w:r>
      <w:r w:rsidR="00426609">
        <w:rPr>
          <w:rFonts w:ascii="Times New Roman" w:hAnsi="Times New Roman" w:cs="Times New Roman"/>
          <w:sz w:val="24"/>
          <w:szCs w:val="24"/>
        </w:rPr>
        <w:t xml:space="preserve">visualized </w:t>
      </w:r>
      <w:r w:rsidR="00426609">
        <w:rPr>
          <w:rFonts w:ascii="Times New Roman" w:hAnsi="Times New Roman" w:cs="Times New Roman"/>
          <w:sz w:val="24"/>
          <w:szCs w:val="24"/>
        </w:rPr>
        <w:lastRenderedPageBreak/>
        <w:t>by identity scores (IS) and re-computing values in more smaller window size in (</w:t>
      </w:r>
      <w:r w:rsidR="00426609" w:rsidRPr="00194533">
        <w:rPr>
          <w:rFonts w:ascii="Times New Roman" w:hAnsi="Times New Roman" w:cs="Times New Roman"/>
          <w:b/>
          <w:sz w:val="24"/>
          <w:szCs w:val="24"/>
        </w:rPr>
        <w:t>b</w:t>
      </w:r>
      <w:r w:rsidR="00426609">
        <w:rPr>
          <w:rFonts w:ascii="Times New Roman" w:hAnsi="Times New Roman" w:cs="Times New Roman"/>
          <w:sz w:val="24"/>
          <w:szCs w:val="24"/>
        </w:rPr>
        <w:t xml:space="preserve">) </w:t>
      </w:r>
      <w:r w:rsidR="00E94AF9">
        <w:rPr>
          <w:rFonts w:ascii="Times New Roman" w:hAnsi="Times New Roman" w:cs="Times New Roman"/>
          <w:sz w:val="24"/>
          <w:szCs w:val="24"/>
        </w:rPr>
        <w:t>were highlight with red dots.</w:t>
      </w:r>
      <w:r w:rsidR="00EC2801">
        <w:rPr>
          <w:rFonts w:ascii="Times New Roman" w:hAnsi="Times New Roman" w:cs="Times New Roman"/>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b</w:t>
      </w:r>
      <w:r w:rsidR="007415EB" w:rsidRPr="005A4621">
        <w:rPr>
          <w:rFonts w:ascii="Times New Roman" w:hAnsi="Times New Roman" w:cs="Times New Roman"/>
          <w:sz w:val="24"/>
          <w:szCs w:val="24"/>
        </w:rPr>
        <w:t xml:space="preserve">) </w:t>
      </w:r>
      <w:r w:rsidR="00EC2801">
        <w:rPr>
          <w:rFonts w:ascii="Times New Roman" w:hAnsi="Times New Roman" w:cs="Times New Roman"/>
          <w:sz w:val="24"/>
          <w:szCs w:val="24"/>
        </w:rPr>
        <w:t>Details of four p</w:t>
      </w:r>
      <w:r w:rsidR="007415EB" w:rsidRPr="005A4621">
        <w:rPr>
          <w:rFonts w:ascii="Times New Roman" w:hAnsi="Times New Roman" w:cs="Times New Roman"/>
          <w:sz w:val="24"/>
          <w:szCs w:val="24"/>
        </w:rPr>
        <w:t xml:space="preserve">utative selective sweep regions around the </w:t>
      </w:r>
      <w:r w:rsidR="00EC2801" w:rsidRPr="00194533">
        <w:rPr>
          <w:rFonts w:ascii="Times New Roman" w:hAnsi="Times New Roman" w:cs="Times New Roman"/>
          <w:i/>
          <w:sz w:val="24"/>
          <w:szCs w:val="24"/>
        </w:rPr>
        <w:t>FLRT2</w:t>
      </w:r>
      <w:r w:rsidR="007415EB" w:rsidRPr="00194533">
        <w:rPr>
          <w:rFonts w:ascii="Times New Roman" w:hAnsi="Times New Roman" w:cs="Times New Roman"/>
          <w:i/>
          <w:sz w:val="24"/>
          <w:szCs w:val="24"/>
        </w:rPr>
        <w:t xml:space="preserve">, </w:t>
      </w:r>
      <w:r w:rsidR="00EC2801" w:rsidRPr="00194533">
        <w:rPr>
          <w:rFonts w:ascii="Times New Roman" w:hAnsi="Times New Roman" w:cs="Times New Roman"/>
          <w:i/>
          <w:sz w:val="24"/>
          <w:szCs w:val="24"/>
        </w:rPr>
        <w:t>MKL2</w:t>
      </w:r>
      <w:r w:rsidR="007415EB" w:rsidRPr="00194533">
        <w:rPr>
          <w:rFonts w:ascii="Times New Roman" w:hAnsi="Times New Roman" w:cs="Times New Roman"/>
          <w:i/>
          <w:sz w:val="24"/>
          <w:szCs w:val="24"/>
        </w:rPr>
        <w:t xml:space="preserve">, </w:t>
      </w:r>
      <w:r w:rsidR="00EC2801" w:rsidRPr="00194533">
        <w:rPr>
          <w:rFonts w:ascii="Times New Roman" w:hAnsi="Times New Roman" w:cs="Times New Roman"/>
          <w:i/>
          <w:sz w:val="24"/>
          <w:szCs w:val="24"/>
        </w:rPr>
        <w:t>LYST</w:t>
      </w:r>
      <w:r w:rsidR="007415EB" w:rsidRPr="005A4621">
        <w:rPr>
          <w:rFonts w:ascii="Times New Roman" w:hAnsi="Times New Roman" w:cs="Times New Roman"/>
          <w:sz w:val="24"/>
          <w:szCs w:val="24"/>
        </w:rPr>
        <w:t xml:space="preserve"> and </w:t>
      </w:r>
      <w:r w:rsidR="00EC2801" w:rsidRPr="00194533">
        <w:rPr>
          <w:rFonts w:ascii="Times New Roman" w:hAnsi="Times New Roman" w:cs="Times New Roman"/>
          <w:i/>
          <w:sz w:val="24"/>
          <w:szCs w:val="24"/>
        </w:rPr>
        <w:t>PER2</w:t>
      </w:r>
      <w:r w:rsidR="007415EB" w:rsidRPr="005A4621">
        <w:rPr>
          <w:rFonts w:ascii="Times New Roman" w:hAnsi="Times New Roman" w:cs="Times New Roman"/>
          <w:sz w:val="24"/>
          <w:szCs w:val="24"/>
        </w:rPr>
        <w:t xml:space="preserve"> genes.</w:t>
      </w:r>
      <w:r w:rsidR="0057342B">
        <w:rPr>
          <w:rFonts w:ascii="Times New Roman" w:hAnsi="Times New Roman" w:cs="Times New Roman"/>
          <w:sz w:val="24"/>
          <w:szCs w:val="24"/>
        </w:rPr>
        <w:t xml:space="preserve"> </w:t>
      </w:r>
      <w:r w:rsidR="00F13C37">
        <w:rPr>
          <w:rFonts w:ascii="Times New Roman" w:hAnsi="Times New Roman" w:cs="Times New Roman"/>
          <w:sz w:val="24"/>
          <w:szCs w:val="24"/>
        </w:rPr>
        <w:t xml:space="preserve">Upside </w:t>
      </w:r>
      <w:r w:rsidR="0057342B">
        <w:rPr>
          <w:rFonts w:ascii="Times New Roman" w:hAnsi="Times New Roman" w:cs="Times New Roman"/>
          <w:sz w:val="24"/>
          <w:szCs w:val="24"/>
        </w:rPr>
        <w:t xml:space="preserve">of each panel shown degree of haplotype sharing in pairwise comparisons among populations. Color boxes (left) indicate the comparison performed </w:t>
      </w:r>
      <w:r w:rsidR="00C42CB3">
        <w:rPr>
          <w:rFonts w:ascii="Times New Roman" w:hAnsi="Times New Roman" w:cs="Times New Roman"/>
          <w:sz w:val="24"/>
          <w:szCs w:val="24"/>
        </w:rPr>
        <w:t>on that row. “Ma”, “Sp”, “Dom”, represent mallard, spot-billed and domestic duck respectively.</w:t>
      </w:r>
      <w:r w:rsidR="00E94AF9">
        <w:rPr>
          <w:rFonts w:ascii="Times New Roman" w:hAnsi="Times New Roman" w:cs="Times New Roman"/>
          <w:sz w:val="24"/>
          <w:szCs w:val="24"/>
        </w:rPr>
        <w:t xml:space="preserve"> </w:t>
      </w:r>
      <w:r w:rsidR="00C42CB3">
        <w:rPr>
          <w:rFonts w:ascii="Times New Roman" w:hAnsi="Times New Roman" w:cs="Times New Roman"/>
          <w:sz w:val="24"/>
          <w:szCs w:val="24"/>
        </w:rPr>
        <w:t>Y-</w:t>
      </w:r>
      <w:r w:rsidR="00E94AF9">
        <w:rPr>
          <w:rFonts w:ascii="Times New Roman" w:hAnsi="Times New Roman" w:cs="Times New Roman"/>
          <w:sz w:val="24"/>
          <w:szCs w:val="24"/>
        </w:rPr>
        <w:t xml:space="preserve">axis (downside) of </w:t>
      </w:r>
      <w:r w:rsidR="00E94AF9" w:rsidRPr="00194533">
        <w:rPr>
          <w:rFonts w:ascii="Times New Roman" w:hAnsi="Times New Roman" w:cs="Times New Roman"/>
          <w:i/>
          <w:sz w:val="24"/>
          <w:szCs w:val="24"/>
        </w:rPr>
        <w:t>FLRT2,MKL2</w:t>
      </w:r>
      <w:r w:rsidR="00502C92">
        <w:rPr>
          <w:rFonts w:ascii="Times New Roman" w:hAnsi="Times New Roman" w:cs="Times New Roman"/>
          <w:i/>
          <w:sz w:val="24"/>
          <w:szCs w:val="24"/>
        </w:rPr>
        <w:t>,</w:t>
      </w:r>
      <w:r w:rsidR="00EC2801">
        <w:rPr>
          <w:rFonts w:ascii="Times New Roman" w:hAnsi="Times New Roman" w:cs="Times New Roman"/>
          <w:sz w:val="24"/>
          <w:szCs w:val="24"/>
        </w:rPr>
        <w:t xml:space="preserve"> </w:t>
      </w:r>
      <w:r w:rsidR="00502C92">
        <w:rPr>
          <w:rFonts w:ascii="Times New Roman" w:hAnsi="Times New Roman" w:cs="Times New Roman"/>
          <w:sz w:val="24"/>
          <w:szCs w:val="24"/>
        </w:rPr>
        <w:t xml:space="preserve">which is associated with retina/heart morphogenesis </w:t>
      </w:r>
      <w:r w:rsidR="00C42CB3">
        <w:rPr>
          <w:rFonts w:ascii="Times New Roman" w:hAnsi="Times New Roman" w:cs="Times New Roman"/>
          <w:sz w:val="24"/>
          <w:szCs w:val="24"/>
        </w:rPr>
        <w:t>that were under seletion in wild ancestor</w:t>
      </w:r>
      <w:r w:rsidR="00502C92">
        <w:rPr>
          <w:rFonts w:ascii="Times New Roman" w:hAnsi="Times New Roman" w:cs="Times New Roman"/>
          <w:sz w:val="24"/>
          <w:szCs w:val="24"/>
        </w:rPr>
        <w:t>,</w:t>
      </w:r>
      <w:r w:rsidR="00C42CB3">
        <w:rPr>
          <w:rFonts w:ascii="Times New Roman" w:hAnsi="Times New Roman" w:cs="Times New Roman"/>
          <w:sz w:val="24"/>
          <w:szCs w:val="24"/>
        </w:rPr>
        <w:t xml:space="preserve"> </w:t>
      </w:r>
      <w:r w:rsidR="00E94AF9">
        <w:rPr>
          <w:rFonts w:ascii="Times New Roman" w:hAnsi="Times New Roman" w:cs="Times New Roman"/>
          <w:sz w:val="24"/>
          <w:szCs w:val="24"/>
        </w:rPr>
        <w:t xml:space="preserve">are </w:t>
      </w:r>
      <w:r w:rsidR="00E94AF9" w:rsidRPr="005A4621">
        <w:rPr>
          <w:rFonts w:ascii="Times New Roman" w:hAnsi="Times New Roman" w:cs="Times New Roman"/>
          <w:sz w:val="24"/>
          <w:szCs w:val="24"/>
        </w:rPr>
        <w:t>ln(observed/expected derived allele frequency)</w:t>
      </w:r>
      <w:r w:rsidR="00E94AF9">
        <w:rPr>
          <w:rFonts w:ascii="Times New Roman" w:hAnsi="Times New Roman" w:cs="Times New Roman"/>
          <w:sz w:val="24"/>
          <w:szCs w:val="24"/>
        </w:rPr>
        <w:t xml:space="preserve">, whereas y-axis of </w:t>
      </w:r>
      <w:r w:rsidR="00E94AF9" w:rsidRPr="00194533">
        <w:rPr>
          <w:rFonts w:ascii="Times New Roman" w:hAnsi="Times New Roman" w:cs="Times New Roman"/>
          <w:i/>
          <w:sz w:val="24"/>
          <w:szCs w:val="24"/>
        </w:rPr>
        <w:t>LYST,PER2</w:t>
      </w:r>
      <w:r w:rsidR="00E94AF9">
        <w:rPr>
          <w:rFonts w:ascii="Times New Roman" w:hAnsi="Times New Roman" w:cs="Times New Roman"/>
          <w:sz w:val="24"/>
          <w:szCs w:val="24"/>
        </w:rPr>
        <w:t xml:space="preserve"> </w:t>
      </w:r>
      <w:r w:rsidR="00C42CB3">
        <w:rPr>
          <w:rFonts w:ascii="Times New Roman" w:hAnsi="Times New Roman" w:cs="Times New Roman"/>
          <w:sz w:val="24"/>
          <w:szCs w:val="24"/>
        </w:rPr>
        <w:t xml:space="preserve">that were under selection in domestic duck </w:t>
      </w:r>
      <w:r w:rsidR="00E94AF9">
        <w:rPr>
          <w:rFonts w:ascii="Times New Roman" w:hAnsi="Times New Roman" w:cs="Times New Roman"/>
          <w:sz w:val="24"/>
          <w:szCs w:val="24"/>
        </w:rPr>
        <w:t>are hp</w:t>
      </w:r>
      <w:r w:rsidR="00910E96">
        <w:rPr>
          <w:rFonts w:ascii="Times New Roman" w:hAnsi="Times New Roman" w:cs="Times New Roman"/>
          <w:sz w:val="24"/>
          <w:szCs w:val="24"/>
        </w:rPr>
        <w:t>.</w:t>
      </w:r>
      <w:r w:rsidR="007415EB" w:rsidRPr="005A4621">
        <w:rPr>
          <w:rFonts w:ascii="Times New Roman" w:hAnsi="Times New Roman" w:cs="Times New Roman"/>
          <w:sz w:val="24"/>
          <w:szCs w:val="24"/>
        </w:rPr>
        <w:t xml:space="preserve"> (</w:t>
      </w:r>
      <w:r w:rsidR="007415EB" w:rsidRPr="005A4621">
        <w:rPr>
          <w:rFonts w:ascii="Times New Roman" w:hAnsi="Times New Roman" w:cs="Times New Roman"/>
          <w:b/>
          <w:sz w:val="24"/>
          <w:szCs w:val="24"/>
        </w:rPr>
        <w:t>c</w:t>
      </w:r>
      <w:r w:rsidR="007415EB" w:rsidRPr="005A4621">
        <w:rPr>
          <w:rFonts w:ascii="Times New Roman" w:hAnsi="Times New Roman" w:cs="Times New Roman"/>
          <w:sz w:val="24"/>
          <w:szCs w:val="24"/>
        </w:rPr>
        <w:t xml:space="preserve">) </w:t>
      </w:r>
      <w:r w:rsidR="00B77BE3">
        <w:rPr>
          <w:rFonts w:ascii="Times New Roman" w:hAnsi="Times New Roman" w:cs="Times New Roman"/>
          <w:sz w:val="24"/>
          <w:szCs w:val="24"/>
        </w:rPr>
        <w:t>Distribution of F</w:t>
      </w:r>
      <w:r w:rsidR="00B77BE3" w:rsidRPr="00194533">
        <w:rPr>
          <w:rFonts w:ascii="Times New Roman" w:hAnsi="Times New Roman" w:cs="Times New Roman"/>
          <w:sz w:val="24"/>
          <w:szCs w:val="24"/>
          <w:vertAlign w:val="subscript"/>
        </w:rPr>
        <w:t>ST</w:t>
      </w:r>
      <w:r w:rsidR="00C42CB3">
        <w:rPr>
          <w:rFonts w:ascii="Times New Roman" w:hAnsi="Times New Roman" w:cs="Times New Roman"/>
          <w:sz w:val="24"/>
          <w:szCs w:val="24"/>
        </w:rPr>
        <w:t xml:space="preserve"> </w:t>
      </w:r>
      <w:r w:rsidR="00B77BE3">
        <w:rPr>
          <w:rFonts w:ascii="Times New Roman" w:hAnsi="Times New Roman" w:cs="Times New Roman"/>
          <w:sz w:val="24"/>
          <w:szCs w:val="24"/>
        </w:rPr>
        <w:t xml:space="preserve">between the wild and the domestic duck, and Hp in the domestic duck that is calculated in 40 kb with a sliding size 20 kb along scaffolds that is arranged according their alignment to the chicken autosomes. </w:t>
      </w:r>
      <w:r w:rsidR="00B77BE3" w:rsidRPr="005A4621">
        <w:rPr>
          <w:rFonts w:ascii="Times New Roman" w:hAnsi="Times New Roman" w:cs="Times New Roman"/>
          <w:sz w:val="24"/>
          <w:szCs w:val="24"/>
        </w:rPr>
        <w:t xml:space="preserve">The horizontal black line indicates the threshold at </w:t>
      </w:r>
      <w:r w:rsidR="0088323F">
        <w:rPr>
          <w:rFonts w:ascii="Times New Roman" w:hAnsi="Times New Roman" w:cs="Times New Roman"/>
          <w:sz w:val="24"/>
          <w:szCs w:val="24"/>
        </w:rPr>
        <w:t>F</w:t>
      </w:r>
      <w:r w:rsidR="0088323F" w:rsidRPr="00194533">
        <w:rPr>
          <w:rFonts w:ascii="Times New Roman" w:hAnsi="Times New Roman" w:cs="Times New Roman"/>
          <w:sz w:val="24"/>
          <w:szCs w:val="24"/>
          <w:vertAlign w:val="subscript"/>
        </w:rPr>
        <w:t>ST</w:t>
      </w:r>
      <w:r w:rsidR="00B77BE3" w:rsidRPr="005A4621">
        <w:rPr>
          <w:rFonts w:ascii="Times New Roman" w:hAnsi="Times New Roman" w:cs="Times New Roman"/>
          <w:sz w:val="24"/>
          <w:szCs w:val="24"/>
        </w:rPr>
        <w:t xml:space="preserve"> = 0.3</w:t>
      </w:r>
      <w:r w:rsidR="00ED5E7B">
        <w:rPr>
          <w:rFonts w:ascii="Times New Roman" w:hAnsi="Times New Roman" w:cs="Times New Roman"/>
          <w:sz w:val="24"/>
          <w:szCs w:val="24"/>
        </w:rPr>
        <w:t>858</w:t>
      </w:r>
      <w:r w:rsidR="0088323F">
        <w:rPr>
          <w:rFonts w:ascii="Times New Roman" w:hAnsi="Times New Roman" w:cs="Times New Roman"/>
          <w:sz w:val="24"/>
          <w:szCs w:val="24"/>
        </w:rPr>
        <w:t xml:space="preserve"> or Hp=</w:t>
      </w:r>
      <w:r w:rsidR="00ED5E7B">
        <w:rPr>
          <w:rFonts w:ascii="Times New Roman" w:hAnsi="Times New Roman" w:cs="Times New Roman"/>
          <w:sz w:val="24"/>
          <w:szCs w:val="24"/>
        </w:rPr>
        <w:t>0.2319</w:t>
      </w:r>
      <w:r w:rsidR="00B77BE3" w:rsidRPr="005A4621">
        <w:rPr>
          <w:rFonts w:ascii="Times New Roman" w:hAnsi="Times New Roman" w:cs="Times New Roman"/>
          <w:sz w:val="24"/>
          <w:szCs w:val="24"/>
        </w:rPr>
        <w:t xml:space="preserve"> (mean of ln values - 4 standard deviations).</w:t>
      </w:r>
      <w:r w:rsidR="00ED5E7B">
        <w:rPr>
          <w:rFonts w:ascii="Times New Roman" w:hAnsi="Times New Roman" w:cs="Times New Roman"/>
          <w:sz w:val="24"/>
          <w:szCs w:val="24"/>
        </w:rPr>
        <w:t xml:space="preserve"> Red dots indicate the location of outlier genes (4 standard deviations away from hp means) that were detail visualized in (</w:t>
      </w:r>
      <w:r w:rsidR="00ED5E7B" w:rsidRPr="00194533">
        <w:rPr>
          <w:rFonts w:ascii="Times New Roman" w:hAnsi="Times New Roman" w:cs="Times New Roman"/>
          <w:b/>
          <w:sz w:val="24"/>
          <w:szCs w:val="24"/>
        </w:rPr>
        <w:t>b</w:t>
      </w:r>
      <w:r w:rsidR="00ED5E7B">
        <w:rPr>
          <w:rFonts w:ascii="Times New Roman" w:hAnsi="Times New Roman" w:cs="Times New Roman"/>
          <w:sz w:val="24"/>
          <w:szCs w:val="24"/>
        </w:rPr>
        <w:t>).</w:t>
      </w:r>
      <w:r w:rsidR="00B77BE3">
        <w:rPr>
          <w:rFonts w:ascii="Times New Roman" w:hAnsi="Times New Roman" w:cs="Times New Roman"/>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d</w:t>
      </w:r>
      <w:r w:rsidR="007415EB" w:rsidRPr="005A4621">
        <w:rPr>
          <w:rFonts w:ascii="Times New Roman" w:hAnsi="Times New Roman" w:cs="Times New Roman"/>
          <w:sz w:val="24"/>
          <w:szCs w:val="24"/>
        </w:rPr>
        <w:t>) Comparison in luciferase activity of major alleles of MRPS27 and EFNA5 in wild (</w:t>
      </w:r>
      <w:r w:rsidR="0041430F">
        <w:rPr>
          <w:rFonts w:ascii="Times New Roman" w:hAnsi="Times New Roman" w:cs="Times New Roman"/>
          <w:sz w:val="24"/>
          <w:szCs w:val="24"/>
        </w:rPr>
        <w:t>spot-billed and mallard</w:t>
      </w:r>
      <w:r w:rsidR="007415EB" w:rsidRPr="005A4621">
        <w:rPr>
          <w:rFonts w:ascii="Times New Roman" w:hAnsi="Times New Roman" w:cs="Times New Roman"/>
          <w:sz w:val="24"/>
          <w:szCs w:val="24"/>
        </w:rPr>
        <w:t>) and domestic (Beijing) duck in DF1 (chicken embryonic fibroblast) cells. “</w:t>
      </w:r>
      <w:r w:rsidR="00ED5E7B">
        <w:rPr>
          <w:rFonts w:ascii="Times New Roman" w:hAnsi="Times New Roman" w:cs="Times New Roman"/>
          <w:b/>
          <w:sz w:val="24"/>
          <w:szCs w:val="24"/>
        </w:rPr>
        <w:t>A</w:t>
      </w:r>
      <w:r w:rsidR="007415EB" w:rsidRPr="005A4621">
        <w:rPr>
          <w:rFonts w:ascii="Times New Roman" w:hAnsi="Times New Roman" w:cs="Times New Roman"/>
          <w:sz w:val="24"/>
          <w:szCs w:val="24"/>
        </w:rPr>
        <w:t>” and “</w:t>
      </w:r>
      <w:r w:rsidR="00ED5E7B">
        <w:rPr>
          <w:rFonts w:ascii="Times New Roman" w:hAnsi="Times New Roman" w:cs="Times New Roman"/>
          <w:b/>
          <w:sz w:val="24"/>
          <w:szCs w:val="24"/>
        </w:rPr>
        <w:t>B</w:t>
      </w:r>
      <w:r w:rsidR="007415EB" w:rsidRPr="005A4621">
        <w:rPr>
          <w:rFonts w:ascii="Times New Roman" w:hAnsi="Times New Roman" w:cs="Times New Roman"/>
          <w:sz w:val="24"/>
          <w:szCs w:val="24"/>
        </w:rPr>
        <w:t>” represent wild duck and domestic duck, respectively. “*” P ≤ 0.05. DF1 cells were transfected with recombinant pGL3 luciferase reporter plasmids and luciferase activity was measured at 24 hours after transfection.</w:t>
      </w:r>
      <w:r w:rsidRPr="006E55B7">
        <w:rPr>
          <w:rFonts w:ascii="Times New Roman" w:hAnsi="Times New Roman" w:cs="Times New Roman"/>
          <w:b/>
          <w:sz w:val="24"/>
          <w:szCs w:val="24"/>
        </w:rPr>
        <w:t xml:space="preserve"> </w:t>
      </w:r>
      <w:r w:rsidR="005A4621">
        <w:rPr>
          <w:rFonts w:ascii="Times New Roman" w:hAnsi="Times New Roman" w:cs="Times New Roman"/>
          <w:b/>
          <w:sz w:val="24"/>
          <w:szCs w:val="24"/>
        </w:rPr>
        <w:br w:type="page"/>
      </w:r>
    </w:p>
    <w:p w14:paraId="5B5E81AF" w14:textId="79423353" w:rsidR="00FC1EBF" w:rsidRDefault="006E55B7" w:rsidP="00FC6DC2">
      <w:pPr>
        <w:pStyle w:val="EndNoteBibliography"/>
        <w:spacing w:line="480" w:lineRule="auto"/>
        <w:ind w:left="14"/>
        <w:rPr>
          <w:rFonts w:ascii="Times New Roman" w:hAnsi="Times New Roman" w:cs="Times New Roman"/>
          <w:szCs w:val="21"/>
        </w:rPr>
      </w:pPr>
      <w:r>
        <w:rPr>
          <w:rFonts w:ascii="Times New Roman" w:hAnsi="Times New Roman" w:cs="Times New Roman"/>
          <w:b/>
          <w:sz w:val="24"/>
          <w:szCs w:val="24"/>
        </w:rPr>
        <w:lastRenderedPageBreak/>
        <w:drawing>
          <wp:inline distT="0" distB="0" distL="0" distR="0" wp14:anchorId="7BB7E5F8" wp14:editId="15940ECA">
            <wp:extent cx="5274310" cy="746696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7466965"/>
                    </a:xfrm>
                    <a:prstGeom prst="rect">
                      <a:avLst/>
                    </a:prstGeom>
                  </pic:spPr>
                </pic:pic>
              </a:graphicData>
            </a:graphic>
          </wp:inline>
        </w:drawing>
      </w:r>
      <w:r w:rsidR="00643611" w:rsidRPr="005A4621">
        <w:rPr>
          <w:rFonts w:ascii="Times New Roman" w:hAnsi="Times New Roman" w:cs="Times New Roman"/>
          <w:b/>
          <w:sz w:val="24"/>
          <w:szCs w:val="24"/>
        </w:rPr>
        <w:t xml:space="preserve">Figure 5: The genomic landscape of species divergence between </w:t>
      </w:r>
      <w:r w:rsidR="0041430F">
        <w:rPr>
          <w:rFonts w:ascii="Times New Roman" w:hAnsi="Times New Roman" w:cs="Times New Roman"/>
          <w:b/>
          <w:sz w:val="24"/>
          <w:szCs w:val="24"/>
        </w:rPr>
        <w:t>spot-billed and mallard</w:t>
      </w:r>
      <w:r w:rsidR="00643611" w:rsidRPr="005A4621">
        <w:rPr>
          <w:rFonts w:ascii="Times New Roman" w:hAnsi="Times New Roman" w:cs="Times New Roman"/>
          <w:b/>
          <w:sz w:val="24"/>
          <w:szCs w:val="24"/>
        </w:rPr>
        <w:t xml:space="preserve"> ducks.</w:t>
      </w:r>
      <w:r w:rsidR="00643611" w:rsidRPr="005A4621">
        <w:rPr>
          <w:rFonts w:ascii="Times New Roman" w:hAnsi="Times New Roman" w:cs="Times New Roman"/>
          <w:sz w:val="24"/>
          <w:szCs w:val="24"/>
        </w:rPr>
        <w:t xml:space="preserve"> (</w:t>
      </w:r>
      <w:r w:rsidR="00643611" w:rsidRPr="005A4621">
        <w:rPr>
          <w:rFonts w:ascii="Times New Roman" w:hAnsi="Times New Roman" w:cs="Times New Roman"/>
          <w:b/>
          <w:sz w:val="24"/>
          <w:szCs w:val="24"/>
        </w:rPr>
        <w:t>a</w:t>
      </w:r>
      <w:r w:rsidR="00643611" w:rsidRPr="005A4621">
        <w:rPr>
          <w:rFonts w:ascii="Times New Roman" w:hAnsi="Times New Roman" w:cs="Times New Roman"/>
          <w:sz w:val="24"/>
          <w:szCs w:val="24"/>
        </w:rPr>
        <w:t xml:space="preserve">) Distribution of population genomic parameters of the Beijing duck assembly, in 40 kb windows sliding 20 kb steps. The blue scaffolds in the right were </w:t>
      </w:r>
      <w:r w:rsidR="00643611" w:rsidRPr="005A4621">
        <w:rPr>
          <w:rFonts w:ascii="Times New Roman" w:hAnsi="Times New Roman" w:cs="Times New Roman"/>
          <w:sz w:val="24"/>
          <w:szCs w:val="24"/>
        </w:rPr>
        <w:lastRenderedPageBreak/>
        <w:t xml:space="preserve">referred as duck Z scaffolds. The black horizontal line indicates the threshold at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0.1888 (mean of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+ 4 standard deviations, referred it as Z(</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4). The plots show the </w:t>
      </w:r>
      <w:r w:rsidR="00643611" w:rsidRPr="005A4621">
        <w:rPr>
          <w:rFonts w:ascii="Times New Roman" w:hAnsi="Times New Roman" w:cs="Times New Roman"/>
          <w:i/>
          <w:sz w:val="24"/>
          <w:szCs w:val="24"/>
        </w:rPr>
        <w:t>F</w:t>
      </w:r>
      <w:r w:rsidR="00643611" w:rsidRPr="005A4621">
        <w:rPr>
          <w:rFonts w:ascii="Times New Roman" w:hAnsi="Times New Roman" w:cs="Times New Roman"/>
          <w:i/>
          <w:sz w:val="24"/>
          <w:szCs w:val="24"/>
          <w:vertAlign w:val="subscript"/>
        </w:rPr>
        <w:t>ST</w:t>
      </w:r>
      <w:r w:rsidR="00643611" w:rsidRPr="005A4621">
        <w:rPr>
          <w:rFonts w:ascii="Times New Roman" w:hAnsi="Times New Roman" w:cs="Times New Roman"/>
          <w:sz w:val="24"/>
          <w:szCs w:val="24"/>
        </w:rPr>
        <w:t xml:space="preserve"> between </w:t>
      </w:r>
      <w:r w:rsidR="0041430F">
        <w:rPr>
          <w:rFonts w:ascii="Times New Roman" w:hAnsi="Times New Roman" w:cs="Times New Roman"/>
          <w:sz w:val="24"/>
          <w:szCs w:val="24"/>
        </w:rPr>
        <w:t>spot-billed and mallard</w:t>
      </w:r>
      <w:r w:rsidR="00643611" w:rsidRPr="005A4621">
        <w:rPr>
          <w:rFonts w:ascii="Times New Roman" w:hAnsi="Times New Roman" w:cs="Times New Roman"/>
          <w:sz w:val="24"/>
          <w:szCs w:val="24"/>
        </w:rPr>
        <w:t xml:space="preserve">, number of SNPs per window, nucleotide diversity (π), Tajima’s D for </w:t>
      </w:r>
      <w:r w:rsidR="0041430F">
        <w:rPr>
          <w:rFonts w:ascii="Times New Roman" w:hAnsi="Times New Roman" w:cs="Times New Roman"/>
          <w:sz w:val="24"/>
          <w:szCs w:val="24"/>
        </w:rPr>
        <w:t>spot-billed and mallard</w:t>
      </w:r>
      <w:r w:rsidR="00643611" w:rsidRPr="005A4621">
        <w:rPr>
          <w:rFonts w:ascii="Times New Roman" w:hAnsi="Times New Roman" w:cs="Times New Roman"/>
          <w:sz w:val="24"/>
          <w:szCs w:val="24"/>
        </w:rPr>
        <w:t xml:space="preserve"> respectively. (</w:t>
      </w:r>
      <w:r w:rsidR="00643611" w:rsidRPr="005A4621">
        <w:rPr>
          <w:rFonts w:ascii="Times New Roman" w:hAnsi="Times New Roman" w:cs="Times New Roman"/>
          <w:b/>
          <w:sz w:val="24"/>
          <w:szCs w:val="24"/>
        </w:rPr>
        <w:t>b</w:t>
      </w:r>
      <w:r w:rsidR="00643611" w:rsidRPr="005A4621">
        <w:rPr>
          <w:rFonts w:ascii="Times New Roman" w:hAnsi="Times New Roman" w:cs="Times New Roman"/>
          <w:sz w:val="24"/>
          <w:szCs w:val="24"/>
        </w:rPr>
        <w:t xml:space="preserve">) Distribution of pairwise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for 40 kb windows sliding 20 kb steps. The red line shows the plot in the first row of (</w:t>
      </w:r>
      <w:r w:rsidR="00643611" w:rsidRPr="005A4621">
        <w:rPr>
          <w:rFonts w:ascii="Times New Roman" w:hAnsi="Times New Roman" w:cs="Times New Roman"/>
          <w:b/>
          <w:sz w:val="24"/>
          <w:szCs w:val="24"/>
        </w:rPr>
        <w:t>a</w:t>
      </w:r>
      <w:r w:rsidR="00643611" w:rsidRPr="005A4621">
        <w:rPr>
          <w:rFonts w:ascii="Times New Roman" w:hAnsi="Times New Roman" w:cs="Times New Roman"/>
          <w:sz w:val="24"/>
          <w:szCs w:val="24"/>
        </w:rPr>
        <w:t xml:space="preserve">). The blue and green line show the pairwise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between spot-billed/mallard and domestic ducks (combination of 8 domestic breeds). (</w:t>
      </w:r>
      <w:r w:rsidR="00643611" w:rsidRPr="005A4621">
        <w:rPr>
          <w:rFonts w:ascii="Times New Roman" w:hAnsi="Times New Roman" w:cs="Times New Roman"/>
          <w:b/>
          <w:sz w:val="24"/>
          <w:szCs w:val="24"/>
        </w:rPr>
        <w:t>c</w:t>
      </w:r>
      <w:r w:rsidR="00643611" w:rsidRPr="005A4621">
        <w:rPr>
          <w:rFonts w:ascii="Times New Roman" w:hAnsi="Times New Roman" w:cs="Times New Roman"/>
          <w:sz w:val="24"/>
          <w:szCs w:val="24"/>
        </w:rPr>
        <w:t>) Distribution of population genomic parameters along ten scaffolds. (</w:t>
      </w:r>
      <w:r w:rsidR="00643611" w:rsidRPr="005A4621">
        <w:rPr>
          <w:rFonts w:ascii="Times New Roman" w:hAnsi="Times New Roman" w:cs="Times New Roman"/>
          <w:b/>
          <w:sz w:val="24"/>
          <w:szCs w:val="24"/>
        </w:rPr>
        <w:t>d-f</w:t>
      </w:r>
      <w:r w:rsidR="00643611" w:rsidRPr="005A4621">
        <w:rPr>
          <w:rFonts w:ascii="Times New Roman" w:hAnsi="Times New Roman" w:cs="Times New Roman"/>
          <w:sz w:val="24"/>
          <w:szCs w:val="24"/>
        </w:rPr>
        <w:t>) Distribution of nucleotide diversity (π), number of SNPs per window and Tajima’s D inside/outside high differentiation regions in Beijing duck assembly (version 1.0).</w:t>
      </w:r>
      <w:r w:rsidR="00FC1EBF">
        <w:rPr>
          <w:rFonts w:ascii="Times New Roman" w:hAnsi="Times New Roman" w:cs="Times New Roman"/>
          <w:szCs w:val="21"/>
        </w:rPr>
        <w:br w:type="page"/>
      </w:r>
    </w:p>
    <w:p w14:paraId="77A21B7A" w14:textId="1738200D" w:rsidR="00643611" w:rsidRPr="002B61A0" w:rsidRDefault="002B61A0" w:rsidP="006A6EDB">
      <w:pPr>
        <w:pStyle w:val="EndNoteBibliography"/>
        <w:spacing w:line="480" w:lineRule="auto"/>
        <w:ind w:left="14"/>
        <w:rPr>
          <w:rFonts w:ascii="Times New Roman" w:hAnsi="Times New Roman" w:cs="Times New Roman"/>
          <w:b/>
          <w:sz w:val="24"/>
          <w:szCs w:val="24"/>
        </w:rPr>
      </w:pPr>
      <w:r w:rsidRPr="002B61A0">
        <w:rPr>
          <w:rFonts w:ascii="Times New Roman" w:hAnsi="Times New Roman" w:cs="Times New Roman"/>
          <w:b/>
          <w:sz w:val="24"/>
          <w:szCs w:val="24"/>
        </w:rPr>
        <w:lastRenderedPageBreak/>
        <w:t>Tables</w:t>
      </w:r>
    </w:p>
    <w:tbl>
      <w:tblPr>
        <w:tblW w:w="8379" w:type="dxa"/>
        <w:tblInd w:w="93" w:type="dxa"/>
        <w:tblLook w:val="04A0" w:firstRow="1" w:lastRow="0" w:firstColumn="1" w:lastColumn="0" w:noHBand="0" w:noVBand="1"/>
      </w:tblPr>
      <w:tblGrid>
        <w:gridCol w:w="3475"/>
        <w:gridCol w:w="1176"/>
        <w:gridCol w:w="1266"/>
        <w:gridCol w:w="2462"/>
      </w:tblGrid>
      <w:tr w:rsidR="00465EDD" w:rsidRPr="00A84A8E" w14:paraId="5BB4E462" w14:textId="77777777" w:rsidTr="00366E62">
        <w:trPr>
          <w:trHeight w:val="300"/>
        </w:trPr>
        <w:tc>
          <w:tcPr>
            <w:tcW w:w="8379" w:type="dxa"/>
            <w:gridSpan w:val="4"/>
            <w:tcBorders>
              <w:top w:val="nil"/>
              <w:left w:val="nil"/>
              <w:bottom w:val="single" w:sz="8" w:space="0" w:color="auto"/>
              <w:right w:val="nil"/>
            </w:tcBorders>
            <w:shd w:val="clear" w:color="auto" w:fill="auto"/>
            <w:noWrap/>
            <w:vAlign w:val="center"/>
            <w:hideMark/>
          </w:tcPr>
          <w:p w14:paraId="62D941C9" w14:textId="77777777" w:rsidR="00465EDD" w:rsidRDefault="00465EDD" w:rsidP="009D587B">
            <w:pPr>
              <w:widowControl/>
              <w:spacing w:line="480" w:lineRule="auto"/>
              <w:ind w:leftChars="-44" w:left="2" w:rightChars="-529" w:right="-1111" w:hangingChars="39" w:hanging="94"/>
              <w:jc w:val="left"/>
              <w:rPr>
                <w:rFonts w:ascii="Times New Roman" w:eastAsia="等线" w:hAnsi="Times New Roman" w:cs="Times New Roman"/>
                <w:b/>
                <w:bCs/>
                <w:color w:val="000000"/>
                <w:kern w:val="0"/>
                <w:sz w:val="24"/>
                <w:szCs w:val="24"/>
              </w:rPr>
            </w:pPr>
            <w:r w:rsidRPr="00F52E32">
              <w:rPr>
                <w:rFonts w:ascii="Times New Roman" w:eastAsia="等线" w:hAnsi="Times New Roman" w:cs="Times New Roman"/>
                <w:b/>
                <w:bCs/>
                <w:color w:val="000000"/>
                <w:kern w:val="0"/>
                <w:sz w:val="24"/>
                <w:szCs w:val="24"/>
              </w:rPr>
              <w:t xml:space="preserve">Table 1. Comparison </w:t>
            </w:r>
            <w:r>
              <w:rPr>
                <w:rFonts w:ascii="Times New Roman" w:eastAsia="等线" w:hAnsi="Times New Roman" w:cs="Times New Roman"/>
                <w:b/>
                <w:bCs/>
                <w:color w:val="000000"/>
                <w:kern w:val="0"/>
                <w:sz w:val="24"/>
                <w:szCs w:val="24"/>
              </w:rPr>
              <w:t>in</w:t>
            </w:r>
            <w:r w:rsidRPr="00F52E32">
              <w:rPr>
                <w:rFonts w:ascii="Times New Roman" w:eastAsia="等线" w:hAnsi="Times New Roman" w:cs="Times New Roman"/>
                <w:b/>
                <w:bCs/>
                <w:color w:val="000000"/>
                <w:kern w:val="0"/>
                <w:sz w:val="24"/>
                <w:szCs w:val="24"/>
              </w:rPr>
              <w:t xml:space="preserve"> features of the mallard, spot-billed and Beijing duck </w:t>
            </w:r>
          </w:p>
          <w:p w14:paraId="43BD9975" w14:textId="77777777" w:rsidR="00465EDD" w:rsidRPr="00CB79F4" w:rsidRDefault="00465EDD" w:rsidP="00366E62">
            <w:pPr>
              <w:widowControl/>
              <w:spacing w:line="480" w:lineRule="auto"/>
              <w:ind w:rightChars="-529" w:right="-1111"/>
              <w:jc w:val="left"/>
              <w:rPr>
                <w:rFonts w:ascii="Times New Roman" w:eastAsia="等线" w:hAnsi="Times New Roman" w:cs="Times New Roman"/>
                <w:bCs/>
                <w:color w:val="000000"/>
                <w:kern w:val="0"/>
                <w:sz w:val="22"/>
              </w:rPr>
            </w:pPr>
            <w:r w:rsidRPr="00F52E32">
              <w:rPr>
                <w:rFonts w:ascii="Times New Roman" w:eastAsia="等线" w:hAnsi="Times New Roman" w:cs="Times New Roman"/>
                <w:b/>
                <w:bCs/>
                <w:color w:val="000000"/>
                <w:kern w:val="0"/>
                <w:sz w:val="24"/>
                <w:szCs w:val="24"/>
              </w:rPr>
              <w:t>genomes</w:t>
            </w:r>
          </w:p>
        </w:tc>
      </w:tr>
      <w:tr w:rsidR="00465EDD" w:rsidRPr="00CB79F4" w14:paraId="12497226" w14:textId="77777777" w:rsidTr="00366E62">
        <w:trPr>
          <w:trHeight w:val="300"/>
        </w:trPr>
        <w:tc>
          <w:tcPr>
            <w:tcW w:w="3475" w:type="dxa"/>
            <w:tcBorders>
              <w:top w:val="single" w:sz="8" w:space="0" w:color="auto"/>
              <w:left w:val="nil"/>
              <w:bottom w:val="single" w:sz="6" w:space="0" w:color="auto"/>
              <w:right w:val="nil"/>
            </w:tcBorders>
            <w:shd w:val="clear" w:color="auto" w:fill="auto"/>
            <w:noWrap/>
            <w:vAlign w:val="center"/>
            <w:hideMark/>
          </w:tcPr>
          <w:p w14:paraId="45AA7D5C"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Genomic features</w:t>
            </w:r>
          </w:p>
        </w:tc>
        <w:tc>
          <w:tcPr>
            <w:tcW w:w="1176" w:type="dxa"/>
            <w:tcBorders>
              <w:top w:val="single" w:sz="8" w:space="0" w:color="auto"/>
              <w:left w:val="nil"/>
              <w:bottom w:val="single" w:sz="6" w:space="0" w:color="auto"/>
              <w:right w:val="nil"/>
            </w:tcBorders>
            <w:shd w:val="clear" w:color="auto" w:fill="auto"/>
            <w:noWrap/>
            <w:vAlign w:val="center"/>
            <w:hideMark/>
          </w:tcPr>
          <w:p w14:paraId="389812A1"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Mallard</w:t>
            </w:r>
          </w:p>
        </w:tc>
        <w:tc>
          <w:tcPr>
            <w:tcW w:w="1266" w:type="dxa"/>
            <w:tcBorders>
              <w:top w:val="single" w:sz="8" w:space="0" w:color="auto"/>
              <w:left w:val="nil"/>
              <w:bottom w:val="single" w:sz="6" w:space="0" w:color="auto"/>
              <w:right w:val="nil"/>
            </w:tcBorders>
            <w:shd w:val="clear" w:color="auto" w:fill="auto"/>
            <w:noWrap/>
            <w:vAlign w:val="center"/>
            <w:hideMark/>
          </w:tcPr>
          <w:p w14:paraId="3D0F8D05"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Spot-billed</w:t>
            </w:r>
          </w:p>
        </w:tc>
        <w:tc>
          <w:tcPr>
            <w:tcW w:w="2462" w:type="dxa"/>
            <w:tcBorders>
              <w:top w:val="single" w:sz="8" w:space="0" w:color="auto"/>
              <w:left w:val="nil"/>
              <w:bottom w:val="single" w:sz="6" w:space="0" w:color="auto"/>
              <w:right w:val="nil"/>
            </w:tcBorders>
            <w:shd w:val="clear" w:color="auto" w:fill="auto"/>
            <w:noWrap/>
            <w:vAlign w:val="center"/>
            <w:hideMark/>
          </w:tcPr>
          <w:p w14:paraId="18A1CD30"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Beijing duck</w:t>
            </w:r>
          </w:p>
        </w:tc>
      </w:tr>
      <w:tr w:rsidR="00465EDD" w:rsidRPr="00060361" w14:paraId="47264F60" w14:textId="77777777" w:rsidTr="00366E62">
        <w:trPr>
          <w:trHeight w:val="300"/>
        </w:trPr>
        <w:tc>
          <w:tcPr>
            <w:tcW w:w="3475" w:type="dxa"/>
            <w:tcBorders>
              <w:top w:val="single" w:sz="6" w:space="0" w:color="auto"/>
              <w:left w:val="nil"/>
              <w:bottom w:val="nil"/>
              <w:right w:val="nil"/>
            </w:tcBorders>
            <w:shd w:val="clear" w:color="auto" w:fill="auto"/>
            <w:noWrap/>
            <w:vAlign w:val="center"/>
            <w:hideMark/>
          </w:tcPr>
          <w:p w14:paraId="26ACC8C3"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Assembled genome size (Gb)</w:t>
            </w:r>
          </w:p>
        </w:tc>
        <w:tc>
          <w:tcPr>
            <w:tcW w:w="1176" w:type="dxa"/>
            <w:tcBorders>
              <w:top w:val="single" w:sz="6" w:space="0" w:color="auto"/>
              <w:left w:val="nil"/>
              <w:bottom w:val="nil"/>
              <w:right w:val="nil"/>
            </w:tcBorders>
            <w:shd w:val="clear" w:color="auto" w:fill="auto"/>
            <w:noWrap/>
            <w:vAlign w:val="center"/>
            <w:hideMark/>
          </w:tcPr>
          <w:p w14:paraId="4D9EBA14"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1.27 </w:t>
            </w:r>
          </w:p>
        </w:tc>
        <w:tc>
          <w:tcPr>
            <w:tcW w:w="1266" w:type="dxa"/>
            <w:tcBorders>
              <w:top w:val="single" w:sz="6" w:space="0" w:color="auto"/>
              <w:left w:val="nil"/>
              <w:bottom w:val="nil"/>
              <w:right w:val="nil"/>
            </w:tcBorders>
            <w:shd w:val="clear" w:color="auto" w:fill="auto"/>
            <w:noWrap/>
            <w:vAlign w:val="center"/>
            <w:hideMark/>
          </w:tcPr>
          <w:p w14:paraId="5D5577E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1.31 </w:t>
            </w:r>
          </w:p>
        </w:tc>
        <w:tc>
          <w:tcPr>
            <w:tcW w:w="2462" w:type="dxa"/>
            <w:tcBorders>
              <w:top w:val="single" w:sz="6" w:space="0" w:color="auto"/>
              <w:left w:val="nil"/>
              <w:bottom w:val="nil"/>
              <w:right w:val="nil"/>
            </w:tcBorders>
            <w:shd w:val="clear" w:color="auto" w:fill="auto"/>
            <w:noWrap/>
            <w:vAlign w:val="center"/>
            <w:hideMark/>
          </w:tcPr>
          <w:p w14:paraId="32E6465E"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1.11 </w:t>
            </w:r>
          </w:p>
        </w:tc>
      </w:tr>
      <w:tr w:rsidR="00465EDD" w:rsidRPr="00060361" w14:paraId="61F7CD78" w14:textId="77777777" w:rsidTr="00366E62">
        <w:trPr>
          <w:trHeight w:val="300"/>
        </w:trPr>
        <w:tc>
          <w:tcPr>
            <w:tcW w:w="3475" w:type="dxa"/>
            <w:tcBorders>
              <w:top w:val="nil"/>
              <w:left w:val="nil"/>
              <w:bottom w:val="nil"/>
              <w:right w:val="nil"/>
            </w:tcBorders>
            <w:shd w:val="clear" w:color="auto" w:fill="auto"/>
            <w:noWrap/>
            <w:vAlign w:val="center"/>
            <w:hideMark/>
          </w:tcPr>
          <w:p w14:paraId="23BFFDCD"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Contig N50 (bp)</w:t>
            </w:r>
          </w:p>
        </w:tc>
        <w:tc>
          <w:tcPr>
            <w:tcW w:w="1176" w:type="dxa"/>
            <w:tcBorders>
              <w:top w:val="nil"/>
              <w:left w:val="nil"/>
              <w:bottom w:val="nil"/>
              <w:right w:val="nil"/>
            </w:tcBorders>
            <w:shd w:val="clear" w:color="auto" w:fill="auto"/>
            <w:noWrap/>
            <w:vAlign w:val="center"/>
            <w:hideMark/>
          </w:tcPr>
          <w:p w14:paraId="177878D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38,271</w:t>
            </w:r>
          </w:p>
        </w:tc>
        <w:tc>
          <w:tcPr>
            <w:tcW w:w="1266" w:type="dxa"/>
            <w:tcBorders>
              <w:top w:val="nil"/>
              <w:left w:val="nil"/>
              <w:bottom w:val="nil"/>
              <w:right w:val="nil"/>
            </w:tcBorders>
            <w:shd w:val="clear" w:color="auto" w:fill="auto"/>
            <w:noWrap/>
            <w:vAlign w:val="center"/>
            <w:hideMark/>
          </w:tcPr>
          <w:p w14:paraId="03C0A202"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33,061</w:t>
            </w:r>
          </w:p>
        </w:tc>
        <w:tc>
          <w:tcPr>
            <w:tcW w:w="2462" w:type="dxa"/>
            <w:tcBorders>
              <w:top w:val="nil"/>
              <w:left w:val="nil"/>
              <w:bottom w:val="nil"/>
              <w:right w:val="nil"/>
            </w:tcBorders>
            <w:shd w:val="clear" w:color="auto" w:fill="auto"/>
            <w:noWrap/>
            <w:vAlign w:val="center"/>
            <w:hideMark/>
          </w:tcPr>
          <w:p w14:paraId="1013C84C"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26,114</w:t>
            </w:r>
          </w:p>
        </w:tc>
      </w:tr>
      <w:tr w:rsidR="00465EDD" w:rsidRPr="00060361" w14:paraId="31F89C4D" w14:textId="77777777" w:rsidTr="00366E62">
        <w:trPr>
          <w:trHeight w:val="300"/>
        </w:trPr>
        <w:tc>
          <w:tcPr>
            <w:tcW w:w="3475" w:type="dxa"/>
            <w:tcBorders>
              <w:top w:val="nil"/>
              <w:left w:val="nil"/>
              <w:bottom w:val="nil"/>
              <w:right w:val="nil"/>
            </w:tcBorders>
            <w:shd w:val="clear" w:color="auto" w:fill="auto"/>
            <w:noWrap/>
            <w:vAlign w:val="center"/>
            <w:hideMark/>
          </w:tcPr>
          <w:p w14:paraId="7A9267D5"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Scaffold N50 (bp)</w:t>
            </w:r>
          </w:p>
        </w:tc>
        <w:tc>
          <w:tcPr>
            <w:tcW w:w="1176" w:type="dxa"/>
            <w:tcBorders>
              <w:top w:val="nil"/>
              <w:left w:val="nil"/>
              <w:bottom w:val="nil"/>
              <w:right w:val="nil"/>
            </w:tcBorders>
            <w:shd w:val="clear" w:color="auto" w:fill="auto"/>
            <w:noWrap/>
            <w:vAlign w:val="center"/>
            <w:hideMark/>
          </w:tcPr>
          <w:p w14:paraId="5DA63E27"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2,489,142</w:t>
            </w:r>
          </w:p>
        </w:tc>
        <w:tc>
          <w:tcPr>
            <w:tcW w:w="1266" w:type="dxa"/>
            <w:tcBorders>
              <w:top w:val="nil"/>
              <w:left w:val="nil"/>
              <w:bottom w:val="nil"/>
              <w:right w:val="nil"/>
            </w:tcBorders>
            <w:shd w:val="clear" w:color="auto" w:fill="auto"/>
            <w:noWrap/>
            <w:vAlign w:val="center"/>
            <w:hideMark/>
          </w:tcPr>
          <w:p w14:paraId="4DAB4E09"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2,054,876</w:t>
            </w:r>
          </w:p>
        </w:tc>
        <w:tc>
          <w:tcPr>
            <w:tcW w:w="2462" w:type="dxa"/>
            <w:tcBorders>
              <w:top w:val="nil"/>
              <w:left w:val="nil"/>
              <w:bottom w:val="nil"/>
              <w:right w:val="nil"/>
            </w:tcBorders>
            <w:shd w:val="clear" w:color="auto" w:fill="auto"/>
            <w:noWrap/>
            <w:vAlign w:val="center"/>
            <w:hideMark/>
          </w:tcPr>
          <w:p w14:paraId="3FDD9060"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1,233,631</w:t>
            </w:r>
          </w:p>
        </w:tc>
      </w:tr>
      <w:tr w:rsidR="00465EDD" w:rsidRPr="00060361" w14:paraId="1644FAF7" w14:textId="77777777" w:rsidTr="00366E62">
        <w:trPr>
          <w:trHeight w:val="300"/>
        </w:trPr>
        <w:tc>
          <w:tcPr>
            <w:tcW w:w="3475" w:type="dxa"/>
            <w:tcBorders>
              <w:top w:val="nil"/>
              <w:left w:val="nil"/>
              <w:bottom w:val="nil"/>
              <w:right w:val="nil"/>
            </w:tcBorders>
            <w:shd w:val="clear" w:color="auto" w:fill="auto"/>
            <w:noWrap/>
            <w:vAlign w:val="center"/>
            <w:hideMark/>
          </w:tcPr>
          <w:p w14:paraId="2990FF41"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GC content (%)</w:t>
            </w:r>
          </w:p>
        </w:tc>
        <w:tc>
          <w:tcPr>
            <w:tcW w:w="1176" w:type="dxa"/>
            <w:tcBorders>
              <w:top w:val="nil"/>
              <w:left w:val="nil"/>
              <w:bottom w:val="nil"/>
              <w:right w:val="nil"/>
            </w:tcBorders>
            <w:shd w:val="clear" w:color="auto" w:fill="auto"/>
            <w:noWrap/>
            <w:vAlign w:val="center"/>
            <w:hideMark/>
          </w:tcPr>
          <w:p w14:paraId="3A9D2CD1"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41.90 </w:t>
            </w:r>
          </w:p>
        </w:tc>
        <w:tc>
          <w:tcPr>
            <w:tcW w:w="1266" w:type="dxa"/>
            <w:tcBorders>
              <w:top w:val="nil"/>
              <w:left w:val="nil"/>
              <w:bottom w:val="nil"/>
              <w:right w:val="nil"/>
            </w:tcBorders>
            <w:shd w:val="clear" w:color="auto" w:fill="auto"/>
            <w:noWrap/>
            <w:vAlign w:val="center"/>
            <w:hideMark/>
          </w:tcPr>
          <w:p w14:paraId="3ACD1D5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41.90 </w:t>
            </w:r>
          </w:p>
        </w:tc>
        <w:tc>
          <w:tcPr>
            <w:tcW w:w="2462" w:type="dxa"/>
            <w:tcBorders>
              <w:top w:val="nil"/>
              <w:left w:val="nil"/>
              <w:bottom w:val="nil"/>
              <w:right w:val="nil"/>
            </w:tcBorders>
            <w:shd w:val="clear" w:color="auto" w:fill="auto"/>
            <w:noWrap/>
            <w:vAlign w:val="center"/>
            <w:hideMark/>
          </w:tcPr>
          <w:p w14:paraId="69EBCDD9"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40.90 </w:t>
            </w:r>
          </w:p>
        </w:tc>
      </w:tr>
      <w:tr w:rsidR="00465EDD" w:rsidRPr="00060361" w14:paraId="00870854" w14:textId="77777777" w:rsidTr="00366E62">
        <w:trPr>
          <w:trHeight w:val="300"/>
        </w:trPr>
        <w:tc>
          <w:tcPr>
            <w:tcW w:w="3475" w:type="dxa"/>
            <w:tcBorders>
              <w:top w:val="nil"/>
              <w:left w:val="nil"/>
              <w:bottom w:val="nil"/>
              <w:right w:val="nil"/>
            </w:tcBorders>
            <w:shd w:val="clear" w:color="auto" w:fill="auto"/>
            <w:noWrap/>
            <w:vAlign w:val="center"/>
            <w:hideMark/>
          </w:tcPr>
          <w:p w14:paraId="6F5C963E"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Repeat rate (%)</w:t>
            </w:r>
          </w:p>
        </w:tc>
        <w:tc>
          <w:tcPr>
            <w:tcW w:w="1176" w:type="dxa"/>
            <w:tcBorders>
              <w:top w:val="nil"/>
              <w:left w:val="nil"/>
              <w:bottom w:val="nil"/>
              <w:right w:val="nil"/>
            </w:tcBorders>
            <w:shd w:val="clear" w:color="auto" w:fill="auto"/>
            <w:noWrap/>
            <w:vAlign w:val="center"/>
            <w:hideMark/>
          </w:tcPr>
          <w:p w14:paraId="4DFCB16C"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10.71</w:t>
            </w:r>
          </w:p>
        </w:tc>
        <w:tc>
          <w:tcPr>
            <w:tcW w:w="1266" w:type="dxa"/>
            <w:tcBorders>
              <w:top w:val="nil"/>
              <w:left w:val="nil"/>
              <w:bottom w:val="nil"/>
              <w:right w:val="nil"/>
            </w:tcBorders>
            <w:shd w:val="clear" w:color="auto" w:fill="auto"/>
            <w:noWrap/>
            <w:vAlign w:val="center"/>
            <w:hideMark/>
          </w:tcPr>
          <w:p w14:paraId="722F6176"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10.55</w:t>
            </w:r>
          </w:p>
        </w:tc>
        <w:tc>
          <w:tcPr>
            <w:tcW w:w="2462" w:type="dxa"/>
            <w:tcBorders>
              <w:top w:val="nil"/>
              <w:left w:val="nil"/>
              <w:bottom w:val="nil"/>
              <w:right w:val="nil"/>
            </w:tcBorders>
            <w:shd w:val="clear" w:color="auto" w:fill="auto"/>
            <w:noWrap/>
            <w:vAlign w:val="center"/>
            <w:hideMark/>
          </w:tcPr>
          <w:p w14:paraId="1EBAD4EB"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7.31</w:t>
            </w:r>
          </w:p>
        </w:tc>
      </w:tr>
      <w:tr w:rsidR="00465EDD" w:rsidRPr="00060361" w14:paraId="7212955C" w14:textId="77777777" w:rsidTr="00366E62">
        <w:trPr>
          <w:trHeight w:val="375"/>
        </w:trPr>
        <w:tc>
          <w:tcPr>
            <w:tcW w:w="3475" w:type="dxa"/>
            <w:tcBorders>
              <w:top w:val="nil"/>
              <w:left w:val="nil"/>
              <w:right w:val="nil"/>
            </w:tcBorders>
            <w:shd w:val="clear" w:color="auto" w:fill="auto"/>
            <w:noWrap/>
            <w:vAlign w:val="center"/>
            <w:hideMark/>
          </w:tcPr>
          <w:p w14:paraId="5757208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Heterozygosity rate (×10</w:t>
            </w:r>
            <w:r w:rsidRPr="00060361">
              <w:rPr>
                <w:rFonts w:ascii="Times New Roman" w:eastAsia="等线" w:hAnsi="Times New Roman" w:cs="Times New Roman"/>
                <w:color w:val="000000"/>
                <w:kern w:val="0"/>
                <w:sz w:val="24"/>
                <w:szCs w:val="24"/>
                <w:vertAlign w:val="superscript"/>
              </w:rPr>
              <w:t>-3</w:t>
            </w:r>
            <w:r w:rsidRPr="00060361">
              <w:rPr>
                <w:rFonts w:ascii="Times New Roman" w:eastAsia="等线" w:hAnsi="Times New Roman" w:cs="Times New Roman"/>
                <w:color w:val="000000"/>
                <w:kern w:val="0"/>
                <w:sz w:val="24"/>
                <w:szCs w:val="24"/>
              </w:rPr>
              <w:t>)</w:t>
            </w:r>
          </w:p>
        </w:tc>
        <w:tc>
          <w:tcPr>
            <w:tcW w:w="1176" w:type="dxa"/>
            <w:tcBorders>
              <w:top w:val="nil"/>
              <w:left w:val="nil"/>
              <w:right w:val="nil"/>
            </w:tcBorders>
            <w:shd w:val="clear" w:color="auto" w:fill="auto"/>
            <w:noWrap/>
            <w:vAlign w:val="center"/>
            <w:hideMark/>
          </w:tcPr>
          <w:p w14:paraId="4487ED14"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3.60 </w:t>
            </w:r>
          </w:p>
        </w:tc>
        <w:tc>
          <w:tcPr>
            <w:tcW w:w="1266" w:type="dxa"/>
            <w:tcBorders>
              <w:top w:val="nil"/>
              <w:left w:val="nil"/>
              <w:right w:val="nil"/>
            </w:tcBorders>
            <w:shd w:val="clear" w:color="auto" w:fill="auto"/>
            <w:noWrap/>
            <w:vAlign w:val="center"/>
            <w:hideMark/>
          </w:tcPr>
          <w:p w14:paraId="2D9EFE3F"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3.54 </w:t>
            </w:r>
          </w:p>
        </w:tc>
        <w:tc>
          <w:tcPr>
            <w:tcW w:w="2462" w:type="dxa"/>
            <w:tcBorders>
              <w:top w:val="nil"/>
              <w:left w:val="nil"/>
              <w:right w:val="nil"/>
            </w:tcBorders>
            <w:shd w:val="clear" w:color="auto" w:fill="auto"/>
            <w:noWrap/>
            <w:vAlign w:val="center"/>
            <w:hideMark/>
          </w:tcPr>
          <w:p w14:paraId="478C728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2.40 </w:t>
            </w:r>
          </w:p>
        </w:tc>
      </w:tr>
      <w:tr w:rsidR="00465EDD" w:rsidRPr="00060361" w14:paraId="0BB46C93" w14:textId="77777777" w:rsidTr="00366E62">
        <w:trPr>
          <w:trHeight w:val="300"/>
        </w:trPr>
        <w:tc>
          <w:tcPr>
            <w:tcW w:w="3475" w:type="dxa"/>
            <w:tcBorders>
              <w:top w:val="nil"/>
              <w:left w:val="nil"/>
              <w:bottom w:val="single" w:sz="8" w:space="0" w:color="auto"/>
              <w:right w:val="nil"/>
            </w:tcBorders>
            <w:shd w:val="clear" w:color="auto" w:fill="auto"/>
            <w:noWrap/>
            <w:vAlign w:val="center"/>
            <w:hideMark/>
          </w:tcPr>
          <w:p w14:paraId="4DF8CEF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Predicted protein-coding genes</w:t>
            </w:r>
          </w:p>
        </w:tc>
        <w:tc>
          <w:tcPr>
            <w:tcW w:w="1176" w:type="dxa"/>
            <w:tcBorders>
              <w:top w:val="nil"/>
              <w:left w:val="nil"/>
              <w:bottom w:val="single" w:sz="8" w:space="0" w:color="auto"/>
              <w:right w:val="nil"/>
            </w:tcBorders>
            <w:shd w:val="clear" w:color="auto" w:fill="auto"/>
            <w:noWrap/>
            <w:vAlign w:val="center"/>
            <w:hideMark/>
          </w:tcPr>
          <w:p w14:paraId="5D291DAB"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21,056</w:t>
            </w:r>
          </w:p>
        </w:tc>
        <w:tc>
          <w:tcPr>
            <w:tcW w:w="1266" w:type="dxa"/>
            <w:tcBorders>
              <w:top w:val="nil"/>
              <w:left w:val="nil"/>
              <w:bottom w:val="single" w:sz="8" w:space="0" w:color="auto"/>
              <w:right w:val="nil"/>
            </w:tcBorders>
            <w:shd w:val="clear" w:color="auto" w:fill="auto"/>
            <w:noWrap/>
            <w:vAlign w:val="center"/>
            <w:hideMark/>
          </w:tcPr>
          <w:p w14:paraId="0D640297"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21,123</w:t>
            </w:r>
          </w:p>
        </w:tc>
        <w:tc>
          <w:tcPr>
            <w:tcW w:w="2462" w:type="dxa"/>
            <w:tcBorders>
              <w:top w:val="nil"/>
              <w:left w:val="nil"/>
              <w:bottom w:val="single" w:sz="8" w:space="0" w:color="auto"/>
              <w:right w:val="nil"/>
            </w:tcBorders>
            <w:shd w:val="clear" w:color="auto" w:fill="auto"/>
            <w:noWrap/>
            <w:vAlign w:val="center"/>
            <w:hideMark/>
          </w:tcPr>
          <w:p w14:paraId="50C409AF"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20,629</w:t>
            </w:r>
          </w:p>
        </w:tc>
      </w:tr>
    </w:tbl>
    <w:p w14:paraId="4407F12F" w14:textId="77777777" w:rsidR="002B61A0" w:rsidRDefault="002B61A0">
      <w:pPr>
        <w:widowControl/>
        <w:jc w:val="left"/>
        <w:rPr>
          <w:rFonts w:ascii="Times New Roman" w:hAnsi="Times New Roman" w:cs="Times New Roman"/>
          <w:b/>
          <w:sz w:val="24"/>
          <w:szCs w:val="24"/>
        </w:rPr>
      </w:pPr>
      <w:r>
        <w:rPr>
          <w:rFonts w:ascii="Times New Roman" w:hAnsi="Times New Roman" w:cs="Times New Roman"/>
          <w:b/>
          <w:sz w:val="24"/>
          <w:szCs w:val="24"/>
        </w:rPr>
        <w:br w:type="page"/>
      </w:r>
    </w:p>
    <w:p w14:paraId="418E0CAA" w14:textId="52112A92" w:rsidR="00D731AF" w:rsidRPr="0088401B" w:rsidRDefault="00D731AF" w:rsidP="00D731AF">
      <w:pPr>
        <w:spacing w:line="480" w:lineRule="auto"/>
        <w:rPr>
          <w:rFonts w:ascii="Times New Roman" w:hAnsi="Times New Roman" w:cs="Times New Roman"/>
          <w:sz w:val="24"/>
          <w:szCs w:val="24"/>
        </w:rPr>
      </w:pPr>
      <w:r w:rsidRPr="00F52E32">
        <w:rPr>
          <w:rFonts w:ascii="Times New Roman" w:hAnsi="Times New Roman" w:cs="Times New Roman"/>
          <w:b/>
          <w:sz w:val="24"/>
          <w:szCs w:val="24"/>
        </w:rPr>
        <w:lastRenderedPageBreak/>
        <w:t>Table 2. Enriched gene ontology related to biological process terms for genes under positive selection</w:t>
      </w:r>
      <w:r w:rsidRPr="00D95D12">
        <w:rPr>
          <w:rFonts w:ascii="Times New Roman" w:hAnsi="Times New Roman" w:cs="Times New Roman"/>
          <w:b/>
          <w:sz w:val="24"/>
          <w:szCs w:val="24"/>
        </w:rPr>
        <w:t xml:space="preserve"> in the </w:t>
      </w:r>
      <w:r>
        <w:rPr>
          <w:rFonts w:ascii="Times New Roman" w:hAnsi="Times New Roman" w:cs="Times New Roman"/>
          <w:b/>
          <w:sz w:val="24"/>
          <w:szCs w:val="24"/>
        </w:rPr>
        <w:t xml:space="preserve">early </w:t>
      </w:r>
      <w:r w:rsidR="0041430F">
        <w:rPr>
          <w:rFonts w:ascii="Times New Roman" w:hAnsi="Times New Roman" w:cs="Times New Roman"/>
          <w:b/>
          <w:sz w:val="24"/>
          <w:szCs w:val="24"/>
        </w:rPr>
        <w:t>spot-billed and mallard</w:t>
      </w:r>
      <w:r w:rsidRPr="00D95D12">
        <w:rPr>
          <w:rFonts w:ascii="Times New Roman" w:hAnsi="Times New Roman" w:cs="Times New Roman"/>
          <w:b/>
          <w:sz w:val="24"/>
          <w:szCs w:val="24"/>
        </w:rPr>
        <w:t xml:space="preserve"> ancestors</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1276"/>
        <w:gridCol w:w="1134"/>
        <w:gridCol w:w="709"/>
      </w:tblGrid>
      <w:tr w:rsidR="00D731AF" w:rsidRPr="002F3BBF" w14:paraId="399616DF" w14:textId="77777777" w:rsidTr="00366E62">
        <w:trPr>
          <w:trHeight w:val="270"/>
        </w:trPr>
        <w:tc>
          <w:tcPr>
            <w:tcW w:w="5070" w:type="dxa"/>
            <w:tcBorders>
              <w:top w:val="single" w:sz="8" w:space="0" w:color="auto"/>
              <w:bottom w:val="single" w:sz="6" w:space="0" w:color="auto"/>
            </w:tcBorders>
            <w:shd w:val="clear" w:color="auto" w:fill="auto"/>
            <w:noWrap/>
          </w:tcPr>
          <w:p w14:paraId="0188B61F"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Gene ontology term</w:t>
            </w:r>
          </w:p>
        </w:tc>
        <w:tc>
          <w:tcPr>
            <w:tcW w:w="1276" w:type="dxa"/>
            <w:tcBorders>
              <w:top w:val="single" w:sz="8" w:space="0" w:color="auto"/>
              <w:bottom w:val="single" w:sz="6" w:space="0" w:color="auto"/>
            </w:tcBorders>
            <w:shd w:val="clear" w:color="auto" w:fill="auto"/>
            <w:noWrap/>
          </w:tcPr>
          <w:p w14:paraId="74BF6700"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P-value</w:t>
            </w:r>
          </w:p>
        </w:tc>
        <w:tc>
          <w:tcPr>
            <w:tcW w:w="1134" w:type="dxa"/>
            <w:tcBorders>
              <w:top w:val="single" w:sz="8" w:space="0" w:color="auto"/>
              <w:bottom w:val="single" w:sz="6" w:space="0" w:color="auto"/>
            </w:tcBorders>
            <w:shd w:val="clear" w:color="auto" w:fill="auto"/>
            <w:noWrap/>
          </w:tcPr>
          <w:p w14:paraId="6DDF5D7D"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N</w:t>
            </w:r>
            <w:r>
              <w:rPr>
                <w:rFonts w:ascii="Times New Roman" w:hAnsi="Times New Roman" w:cs="Times New Roman"/>
                <w:b/>
                <w:sz w:val="24"/>
                <w:szCs w:val="24"/>
              </w:rPr>
              <w:t>umbe</w:t>
            </w:r>
            <w:r w:rsidRPr="002F3BBF">
              <w:rPr>
                <w:rFonts w:ascii="Times New Roman" w:hAnsi="Times New Roman" w:cs="Times New Roman"/>
                <w:b/>
                <w:sz w:val="24"/>
                <w:szCs w:val="24"/>
              </w:rPr>
              <w:t>r</w:t>
            </w:r>
          </w:p>
        </w:tc>
        <w:tc>
          <w:tcPr>
            <w:tcW w:w="709" w:type="dxa"/>
            <w:tcBorders>
              <w:top w:val="single" w:sz="8" w:space="0" w:color="auto"/>
              <w:bottom w:val="single" w:sz="6" w:space="0" w:color="auto"/>
            </w:tcBorders>
            <w:shd w:val="clear" w:color="auto" w:fill="auto"/>
            <w:noWrap/>
          </w:tcPr>
          <w:p w14:paraId="2D127EC5"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Size</w:t>
            </w:r>
          </w:p>
        </w:tc>
      </w:tr>
      <w:tr w:rsidR="00D731AF" w:rsidRPr="002F3BBF" w14:paraId="68064282" w14:textId="77777777" w:rsidTr="00366E62">
        <w:trPr>
          <w:trHeight w:val="270"/>
        </w:trPr>
        <w:tc>
          <w:tcPr>
            <w:tcW w:w="5070" w:type="dxa"/>
            <w:tcBorders>
              <w:top w:val="single" w:sz="6" w:space="0" w:color="auto"/>
            </w:tcBorders>
            <w:shd w:val="clear" w:color="auto" w:fill="auto"/>
            <w:noWrap/>
            <w:hideMark/>
          </w:tcPr>
          <w:p w14:paraId="4DF8318B"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Pr>
                <w:rFonts w:ascii="Times New Roman" w:hAnsi="Times New Roman" w:cs="Times New Roman"/>
                <w:sz w:val="24"/>
                <w:szCs w:val="24"/>
              </w:rPr>
              <w:t>S</w:t>
            </w:r>
            <w:r w:rsidRPr="002F3BBF">
              <w:rPr>
                <w:rFonts w:ascii="Times New Roman" w:hAnsi="Times New Roman" w:cs="Times New Roman"/>
                <w:sz w:val="24"/>
                <w:szCs w:val="24"/>
              </w:rPr>
              <w:t>ynapse organization</w:t>
            </w:r>
          </w:p>
        </w:tc>
        <w:tc>
          <w:tcPr>
            <w:tcW w:w="1276" w:type="dxa"/>
            <w:tcBorders>
              <w:top w:val="single" w:sz="6" w:space="0" w:color="auto"/>
            </w:tcBorders>
            <w:shd w:val="clear" w:color="auto" w:fill="auto"/>
            <w:noWrap/>
            <w:hideMark/>
          </w:tcPr>
          <w:p w14:paraId="459174BE"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0.0031</w:t>
            </w:r>
          </w:p>
        </w:tc>
        <w:tc>
          <w:tcPr>
            <w:tcW w:w="1134" w:type="dxa"/>
            <w:tcBorders>
              <w:top w:val="single" w:sz="6" w:space="0" w:color="auto"/>
            </w:tcBorders>
            <w:shd w:val="clear" w:color="auto" w:fill="auto"/>
            <w:noWrap/>
            <w:hideMark/>
          </w:tcPr>
          <w:p w14:paraId="78386F4B"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4</w:t>
            </w:r>
          </w:p>
        </w:tc>
        <w:tc>
          <w:tcPr>
            <w:tcW w:w="709" w:type="dxa"/>
            <w:tcBorders>
              <w:top w:val="single" w:sz="6" w:space="0" w:color="auto"/>
            </w:tcBorders>
            <w:shd w:val="clear" w:color="auto" w:fill="auto"/>
            <w:noWrap/>
            <w:hideMark/>
          </w:tcPr>
          <w:p w14:paraId="28127B05"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22</w:t>
            </w:r>
          </w:p>
        </w:tc>
      </w:tr>
      <w:tr w:rsidR="00D731AF" w:rsidRPr="002F3BBF" w14:paraId="21F72A49" w14:textId="77777777" w:rsidTr="00366E62">
        <w:trPr>
          <w:trHeight w:val="270"/>
        </w:trPr>
        <w:tc>
          <w:tcPr>
            <w:tcW w:w="5070" w:type="dxa"/>
            <w:shd w:val="clear" w:color="auto" w:fill="auto"/>
            <w:noWrap/>
            <w:hideMark/>
          </w:tcPr>
          <w:p w14:paraId="5332714F"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Pr>
                <w:rFonts w:ascii="Times New Roman" w:hAnsi="Times New Roman" w:cs="Times New Roman"/>
                <w:sz w:val="24"/>
                <w:szCs w:val="24"/>
              </w:rPr>
              <w:t>F</w:t>
            </w:r>
            <w:r w:rsidRPr="002F3BBF">
              <w:rPr>
                <w:rFonts w:ascii="Times New Roman" w:hAnsi="Times New Roman" w:cs="Times New Roman"/>
                <w:sz w:val="24"/>
                <w:szCs w:val="24"/>
              </w:rPr>
              <w:t>atty acid transport</w:t>
            </w:r>
          </w:p>
        </w:tc>
        <w:tc>
          <w:tcPr>
            <w:tcW w:w="1276" w:type="dxa"/>
            <w:shd w:val="clear" w:color="auto" w:fill="auto"/>
            <w:noWrap/>
            <w:hideMark/>
          </w:tcPr>
          <w:p w14:paraId="5131B5BF"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0.004</w:t>
            </w:r>
            <w:r>
              <w:rPr>
                <w:rFonts w:ascii="Times New Roman" w:hAnsi="Times New Roman" w:cs="Times New Roman"/>
                <w:sz w:val="24"/>
                <w:szCs w:val="24"/>
              </w:rPr>
              <w:t>1</w:t>
            </w:r>
          </w:p>
        </w:tc>
        <w:tc>
          <w:tcPr>
            <w:tcW w:w="1134" w:type="dxa"/>
            <w:shd w:val="clear" w:color="auto" w:fill="auto"/>
            <w:noWrap/>
            <w:hideMark/>
          </w:tcPr>
          <w:p w14:paraId="7B163640"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3</w:t>
            </w:r>
          </w:p>
        </w:tc>
        <w:tc>
          <w:tcPr>
            <w:tcW w:w="709" w:type="dxa"/>
            <w:shd w:val="clear" w:color="auto" w:fill="auto"/>
            <w:noWrap/>
            <w:hideMark/>
          </w:tcPr>
          <w:p w14:paraId="1E2C3B99"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12</w:t>
            </w:r>
          </w:p>
        </w:tc>
      </w:tr>
      <w:tr w:rsidR="00D731AF" w:rsidRPr="00060361" w14:paraId="73E80FF6" w14:textId="77777777" w:rsidTr="00366E62">
        <w:trPr>
          <w:trHeight w:val="270"/>
        </w:trPr>
        <w:tc>
          <w:tcPr>
            <w:tcW w:w="5070" w:type="dxa"/>
            <w:shd w:val="clear" w:color="auto" w:fill="auto"/>
            <w:noWrap/>
            <w:hideMark/>
          </w:tcPr>
          <w:p w14:paraId="221DF3D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Blood vessel morphogenesis</w:t>
            </w:r>
          </w:p>
        </w:tc>
        <w:tc>
          <w:tcPr>
            <w:tcW w:w="1276" w:type="dxa"/>
            <w:shd w:val="clear" w:color="auto" w:fill="auto"/>
            <w:noWrap/>
            <w:hideMark/>
          </w:tcPr>
          <w:p w14:paraId="72210161"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0.0042</w:t>
            </w:r>
          </w:p>
        </w:tc>
        <w:tc>
          <w:tcPr>
            <w:tcW w:w="1134" w:type="dxa"/>
            <w:shd w:val="clear" w:color="auto" w:fill="auto"/>
            <w:noWrap/>
            <w:hideMark/>
          </w:tcPr>
          <w:p w14:paraId="773EEAD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4</w:t>
            </w:r>
          </w:p>
        </w:tc>
        <w:tc>
          <w:tcPr>
            <w:tcW w:w="709" w:type="dxa"/>
            <w:shd w:val="clear" w:color="auto" w:fill="auto"/>
            <w:noWrap/>
            <w:hideMark/>
          </w:tcPr>
          <w:p w14:paraId="43C4E73E"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24</w:t>
            </w:r>
          </w:p>
        </w:tc>
      </w:tr>
      <w:tr w:rsidR="00D731AF" w:rsidRPr="00060361" w14:paraId="6E7B31C2" w14:textId="77777777" w:rsidTr="00366E62">
        <w:trPr>
          <w:trHeight w:val="270"/>
        </w:trPr>
        <w:tc>
          <w:tcPr>
            <w:tcW w:w="5070" w:type="dxa"/>
            <w:shd w:val="clear" w:color="auto" w:fill="auto"/>
            <w:noWrap/>
            <w:hideMark/>
          </w:tcPr>
          <w:p w14:paraId="28B9336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Protein polyubiquitination</w:t>
            </w:r>
          </w:p>
        </w:tc>
        <w:tc>
          <w:tcPr>
            <w:tcW w:w="1276" w:type="dxa"/>
            <w:shd w:val="clear" w:color="auto" w:fill="auto"/>
            <w:noWrap/>
            <w:hideMark/>
          </w:tcPr>
          <w:p w14:paraId="63F6952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0.0044</w:t>
            </w:r>
          </w:p>
        </w:tc>
        <w:tc>
          <w:tcPr>
            <w:tcW w:w="1134" w:type="dxa"/>
            <w:shd w:val="clear" w:color="auto" w:fill="auto"/>
            <w:noWrap/>
            <w:hideMark/>
          </w:tcPr>
          <w:p w14:paraId="05C571C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c>
          <w:tcPr>
            <w:tcW w:w="709" w:type="dxa"/>
            <w:shd w:val="clear" w:color="auto" w:fill="auto"/>
            <w:noWrap/>
            <w:hideMark/>
          </w:tcPr>
          <w:p w14:paraId="02AAD35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55</w:t>
            </w:r>
          </w:p>
        </w:tc>
      </w:tr>
      <w:tr w:rsidR="00D731AF" w:rsidRPr="00060361" w14:paraId="2677A0F4" w14:textId="77777777" w:rsidTr="00366E62">
        <w:trPr>
          <w:trHeight w:val="270"/>
        </w:trPr>
        <w:tc>
          <w:tcPr>
            <w:tcW w:w="5070" w:type="dxa"/>
            <w:shd w:val="clear" w:color="auto" w:fill="auto"/>
            <w:noWrap/>
            <w:hideMark/>
          </w:tcPr>
          <w:p w14:paraId="0730C84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Metanephros morphogenesis</w:t>
            </w:r>
          </w:p>
        </w:tc>
        <w:tc>
          <w:tcPr>
            <w:tcW w:w="1276" w:type="dxa"/>
            <w:shd w:val="clear" w:color="auto" w:fill="auto"/>
            <w:noWrap/>
            <w:hideMark/>
          </w:tcPr>
          <w:p w14:paraId="7581273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76CB0CE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66BAC72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1EB17F27" w14:textId="77777777" w:rsidTr="00366E62">
        <w:trPr>
          <w:trHeight w:val="270"/>
        </w:trPr>
        <w:tc>
          <w:tcPr>
            <w:tcW w:w="5070" w:type="dxa"/>
            <w:shd w:val="clear" w:color="auto" w:fill="auto"/>
            <w:noWrap/>
            <w:hideMark/>
          </w:tcPr>
          <w:p w14:paraId="56666C6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Epithelial cell migration</w:t>
            </w:r>
          </w:p>
        </w:tc>
        <w:tc>
          <w:tcPr>
            <w:tcW w:w="1276" w:type="dxa"/>
            <w:shd w:val="clear" w:color="auto" w:fill="auto"/>
            <w:noWrap/>
            <w:hideMark/>
          </w:tcPr>
          <w:p w14:paraId="325AB63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5D0D384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5F3566B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47A6B03F" w14:textId="77777777" w:rsidTr="00366E62">
        <w:trPr>
          <w:trHeight w:val="270"/>
        </w:trPr>
        <w:tc>
          <w:tcPr>
            <w:tcW w:w="5070" w:type="dxa"/>
            <w:shd w:val="clear" w:color="auto" w:fill="auto"/>
            <w:noWrap/>
            <w:hideMark/>
          </w:tcPr>
          <w:p w14:paraId="1A67AF6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Nerve growth factor signaling pathway</w:t>
            </w:r>
          </w:p>
        </w:tc>
        <w:tc>
          <w:tcPr>
            <w:tcW w:w="1276" w:type="dxa"/>
            <w:shd w:val="clear" w:color="auto" w:fill="auto"/>
            <w:noWrap/>
            <w:hideMark/>
          </w:tcPr>
          <w:p w14:paraId="16C0805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7207A05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299EAED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53AA15CF" w14:textId="77777777" w:rsidTr="00366E62">
        <w:trPr>
          <w:trHeight w:val="270"/>
        </w:trPr>
        <w:tc>
          <w:tcPr>
            <w:tcW w:w="5070" w:type="dxa"/>
            <w:shd w:val="clear" w:color="auto" w:fill="auto"/>
            <w:noWrap/>
            <w:hideMark/>
          </w:tcPr>
          <w:p w14:paraId="60C42C9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L-glutamate import</w:t>
            </w:r>
          </w:p>
        </w:tc>
        <w:tc>
          <w:tcPr>
            <w:tcW w:w="1276" w:type="dxa"/>
            <w:shd w:val="clear" w:color="auto" w:fill="auto"/>
            <w:noWrap/>
            <w:hideMark/>
          </w:tcPr>
          <w:p w14:paraId="60EE7BA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380BCD9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37DA7AE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73085B83" w14:textId="77777777" w:rsidTr="00366E62">
        <w:trPr>
          <w:trHeight w:val="270"/>
        </w:trPr>
        <w:tc>
          <w:tcPr>
            <w:tcW w:w="5070" w:type="dxa"/>
            <w:shd w:val="clear" w:color="auto" w:fill="auto"/>
            <w:noWrap/>
            <w:hideMark/>
          </w:tcPr>
          <w:p w14:paraId="3F1385E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T cell receptor signaling pathway</w:t>
            </w:r>
          </w:p>
        </w:tc>
        <w:tc>
          <w:tcPr>
            <w:tcW w:w="1276" w:type="dxa"/>
            <w:shd w:val="clear" w:color="auto" w:fill="auto"/>
            <w:noWrap/>
            <w:hideMark/>
          </w:tcPr>
          <w:p w14:paraId="6B04073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0.0057</w:t>
            </w:r>
          </w:p>
        </w:tc>
        <w:tc>
          <w:tcPr>
            <w:tcW w:w="1134" w:type="dxa"/>
            <w:shd w:val="clear" w:color="auto" w:fill="auto"/>
            <w:noWrap/>
            <w:hideMark/>
          </w:tcPr>
          <w:p w14:paraId="1495BA3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c>
          <w:tcPr>
            <w:tcW w:w="709" w:type="dxa"/>
            <w:shd w:val="clear" w:color="auto" w:fill="auto"/>
            <w:noWrap/>
            <w:hideMark/>
          </w:tcPr>
          <w:p w14:paraId="4F14FBB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26</w:t>
            </w:r>
          </w:p>
        </w:tc>
      </w:tr>
      <w:tr w:rsidR="00D731AF" w:rsidRPr="00060361" w14:paraId="3BF12700" w14:textId="77777777" w:rsidTr="00366E62">
        <w:trPr>
          <w:trHeight w:val="270"/>
        </w:trPr>
        <w:tc>
          <w:tcPr>
            <w:tcW w:w="5070" w:type="dxa"/>
            <w:shd w:val="clear" w:color="auto" w:fill="auto"/>
            <w:noWrap/>
            <w:hideMark/>
          </w:tcPr>
          <w:p w14:paraId="22ABA2D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Head development</w:t>
            </w:r>
          </w:p>
        </w:tc>
        <w:tc>
          <w:tcPr>
            <w:tcW w:w="1276" w:type="dxa"/>
            <w:shd w:val="clear" w:color="auto" w:fill="auto"/>
            <w:noWrap/>
            <w:hideMark/>
          </w:tcPr>
          <w:p w14:paraId="2D93858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0.0064</w:t>
            </w:r>
          </w:p>
        </w:tc>
        <w:tc>
          <w:tcPr>
            <w:tcW w:w="1134" w:type="dxa"/>
            <w:shd w:val="clear" w:color="auto" w:fill="auto"/>
            <w:noWrap/>
            <w:hideMark/>
          </w:tcPr>
          <w:p w14:paraId="0F772B7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69CB6BB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14</w:t>
            </w:r>
          </w:p>
        </w:tc>
      </w:tr>
      <w:tr w:rsidR="00D731AF" w:rsidRPr="00060361" w14:paraId="7B8F852A" w14:textId="77777777" w:rsidTr="00366E62">
        <w:trPr>
          <w:trHeight w:val="270"/>
        </w:trPr>
        <w:tc>
          <w:tcPr>
            <w:tcW w:w="5070" w:type="dxa"/>
            <w:shd w:val="clear" w:color="auto" w:fill="auto"/>
            <w:noWrap/>
            <w:hideMark/>
          </w:tcPr>
          <w:p w14:paraId="2D71EFB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Positive regulation of MAPK cascade</w:t>
            </w:r>
          </w:p>
        </w:tc>
        <w:tc>
          <w:tcPr>
            <w:tcW w:w="1276" w:type="dxa"/>
            <w:shd w:val="clear" w:color="auto" w:fill="auto"/>
            <w:noWrap/>
            <w:hideMark/>
          </w:tcPr>
          <w:p w14:paraId="0705E24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0.0073</w:t>
            </w:r>
          </w:p>
        </w:tc>
        <w:tc>
          <w:tcPr>
            <w:tcW w:w="1134" w:type="dxa"/>
            <w:shd w:val="clear" w:color="auto" w:fill="auto"/>
            <w:noWrap/>
            <w:hideMark/>
          </w:tcPr>
          <w:p w14:paraId="07C56F8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c>
          <w:tcPr>
            <w:tcW w:w="709" w:type="dxa"/>
            <w:shd w:val="clear" w:color="auto" w:fill="auto"/>
            <w:noWrap/>
            <w:hideMark/>
          </w:tcPr>
          <w:p w14:paraId="3C53F29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61</w:t>
            </w:r>
          </w:p>
        </w:tc>
      </w:tr>
      <w:tr w:rsidR="00D731AF" w:rsidRPr="00060361" w14:paraId="47083298" w14:textId="77777777" w:rsidTr="00366E62">
        <w:trPr>
          <w:trHeight w:val="270"/>
        </w:trPr>
        <w:tc>
          <w:tcPr>
            <w:tcW w:w="5070" w:type="dxa"/>
            <w:shd w:val="clear" w:color="auto" w:fill="auto"/>
            <w:noWrap/>
            <w:hideMark/>
          </w:tcPr>
          <w:p w14:paraId="4BF4A06E"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Respiratory system development</w:t>
            </w:r>
          </w:p>
        </w:tc>
        <w:tc>
          <w:tcPr>
            <w:tcW w:w="1276" w:type="dxa"/>
            <w:shd w:val="clear" w:color="auto" w:fill="auto"/>
            <w:noWrap/>
            <w:hideMark/>
          </w:tcPr>
          <w:p w14:paraId="02BB85B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0.0075</w:t>
            </w:r>
          </w:p>
        </w:tc>
        <w:tc>
          <w:tcPr>
            <w:tcW w:w="1134" w:type="dxa"/>
            <w:shd w:val="clear" w:color="auto" w:fill="auto"/>
            <w:noWrap/>
            <w:hideMark/>
          </w:tcPr>
          <w:p w14:paraId="6F046FBA"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183F14A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5</w:t>
            </w:r>
          </w:p>
        </w:tc>
      </w:tr>
      <w:tr w:rsidR="00D731AF" w:rsidRPr="00060361" w14:paraId="182A5BC5" w14:textId="77777777" w:rsidTr="00366E62">
        <w:trPr>
          <w:trHeight w:val="270"/>
        </w:trPr>
        <w:tc>
          <w:tcPr>
            <w:tcW w:w="5070" w:type="dxa"/>
            <w:shd w:val="clear" w:color="auto" w:fill="auto"/>
            <w:noWrap/>
            <w:hideMark/>
          </w:tcPr>
          <w:p w14:paraId="2089C89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epithelial cell differentiation</w:t>
            </w:r>
          </w:p>
        </w:tc>
        <w:tc>
          <w:tcPr>
            <w:tcW w:w="1276" w:type="dxa"/>
            <w:shd w:val="clear" w:color="auto" w:fill="auto"/>
            <w:noWrap/>
            <w:hideMark/>
          </w:tcPr>
          <w:p w14:paraId="60E0F46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0.0084</w:t>
            </w:r>
          </w:p>
        </w:tc>
        <w:tc>
          <w:tcPr>
            <w:tcW w:w="1134" w:type="dxa"/>
            <w:shd w:val="clear" w:color="auto" w:fill="auto"/>
            <w:noWrap/>
            <w:hideMark/>
          </w:tcPr>
          <w:p w14:paraId="310C684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5</w:t>
            </w:r>
          </w:p>
        </w:tc>
        <w:tc>
          <w:tcPr>
            <w:tcW w:w="709" w:type="dxa"/>
            <w:shd w:val="clear" w:color="auto" w:fill="auto"/>
            <w:noWrap/>
            <w:hideMark/>
          </w:tcPr>
          <w:p w14:paraId="4408943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45</w:t>
            </w:r>
          </w:p>
        </w:tc>
      </w:tr>
      <w:tr w:rsidR="00D731AF" w:rsidRPr="00060361" w14:paraId="1E870750" w14:textId="77777777" w:rsidTr="00366E62">
        <w:trPr>
          <w:trHeight w:val="270"/>
        </w:trPr>
        <w:tc>
          <w:tcPr>
            <w:tcW w:w="5070" w:type="dxa"/>
            <w:shd w:val="clear" w:color="auto" w:fill="auto"/>
            <w:noWrap/>
            <w:hideMark/>
          </w:tcPr>
          <w:p w14:paraId="2C0F55F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positive regulation of protein ubiquitination</w:t>
            </w:r>
          </w:p>
        </w:tc>
        <w:tc>
          <w:tcPr>
            <w:tcW w:w="1276" w:type="dxa"/>
            <w:shd w:val="clear" w:color="auto" w:fill="auto"/>
            <w:noWrap/>
            <w:hideMark/>
          </w:tcPr>
          <w:p w14:paraId="6362479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0.0084</w:t>
            </w:r>
          </w:p>
        </w:tc>
        <w:tc>
          <w:tcPr>
            <w:tcW w:w="1134" w:type="dxa"/>
            <w:shd w:val="clear" w:color="auto" w:fill="auto"/>
            <w:noWrap/>
            <w:hideMark/>
          </w:tcPr>
          <w:p w14:paraId="4C622C2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5</w:t>
            </w:r>
          </w:p>
        </w:tc>
        <w:tc>
          <w:tcPr>
            <w:tcW w:w="709" w:type="dxa"/>
            <w:shd w:val="clear" w:color="auto" w:fill="auto"/>
            <w:noWrap/>
            <w:hideMark/>
          </w:tcPr>
          <w:p w14:paraId="6D45818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45</w:t>
            </w:r>
          </w:p>
        </w:tc>
      </w:tr>
      <w:tr w:rsidR="00D731AF" w:rsidRPr="00060361" w14:paraId="6C6788EB" w14:textId="77777777" w:rsidTr="00366E62">
        <w:trPr>
          <w:trHeight w:val="270"/>
        </w:trPr>
        <w:tc>
          <w:tcPr>
            <w:tcW w:w="5070" w:type="dxa"/>
            <w:shd w:val="clear" w:color="auto" w:fill="auto"/>
            <w:noWrap/>
            <w:hideMark/>
          </w:tcPr>
          <w:p w14:paraId="3D3057DD"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Smooth muscle cell differentiation</w:t>
            </w:r>
          </w:p>
        </w:tc>
        <w:tc>
          <w:tcPr>
            <w:tcW w:w="1276" w:type="dxa"/>
            <w:shd w:val="clear" w:color="auto" w:fill="auto"/>
            <w:noWrap/>
            <w:hideMark/>
          </w:tcPr>
          <w:p w14:paraId="02A77DE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0.0095</w:t>
            </w:r>
          </w:p>
        </w:tc>
        <w:tc>
          <w:tcPr>
            <w:tcW w:w="1134" w:type="dxa"/>
            <w:shd w:val="clear" w:color="auto" w:fill="auto"/>
            <w:noWrap/>
            <w:hideMark/>
          </w:tcPr>
          <w:p w14:paraId="6E9688E5"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3</w:t>
            </w:r>
          </w:p>
        </w:tc>
        <w:tc>
          <w:tcPr>
            <w:tcW w:w="709" w:type="dxa"/>
            <w:shd w:val="clear" w:color="auto" w:fill="auto"/>
            <w:noWrap/>
            <w:hideMark/>
          </w:tcPr>
          <w:p w14:paraId="200EA1F2"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16</w:t>
            </w:r>
          </w:p>
        </w:tc>
      </w:tr>
      <w:tr w:rsidR="00D731AF" w:rsidRPr="00060361" w14:paraId="34AB3047" w14:textId="77777777" w:rsidTr="00366E62">
        <w:trPr>
          <w:trHeight w:val="270"/>
        </w:trPr>
        <w:tc>
          <w:tcPr>
            <w:tcW w:w="5070" w:type="dxa"/>
            <w:tcBorders>
              <w:bottom w:val="nil"/>
            </w:tcBorders>
            <w:shd w:val="clear" w:color="auto" w:fill="auto"/>
            <w:noWrap/>
            <w:hideMark/>
          </w:tcPr>
          <w:p w14:paraId="5AFC8E9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 xml:space="preserve">negative regulation of extrinsic apoptotic signaling </w:t>
            </w:r>
          </w:p>
          <w:p w14:paraId="25F6196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pathway in absence of ligand</w:t>
            </w:r>
          </w:p>
        </w:tc>
        <w:tc>
          <w:tcPr>
            <w:tcW w:w="1276" w:type="dxa"/>
            <w:tcBorders>
              <w:bottom w:val="nil"/>
            </w:tcBorders>
            <w:shd w:val="clear" w:color="auto" w:fill="auto"/>
            <w:noWrap/>
            <w:hideMark/>
          </w:tcPr>
          <w:p w14:paraId="6D3A791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0.0095</w:t>
            </w:r>
          </w:p>
        </w:tc>
        <w:tc>
          <w:tcPr>
            <w:tcW w:w="1134" w:type="dxa"/>
            <w:tcBorders>
              <w:bottom w:val="nil"/>
            </w:tcBorders>
            <w:shd w:val="clear" w:color="auto" w:fill="auto"/>
            <w:noWrap/>
            <w:hideMark/>
          </w:tcPr>
          <w:p w14:paraId="7745137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tcBorders>
              <w:bottom w:val="nil"/>
            </w:tcBorders>
            <w:shd w:val="clear" w:color="auto" w:fill="auto"/>
            <w:noWrap/>
            <w:hideMark/>
          </w:tcPr>
          <w:p w14:paraId="3007C20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16</w:t>
            </w:r>
          </w:p>
        </w:tc>
      </w:tr>
      <w:tr w:rsidR="00D731AF" w:rsidRPr="00060361" w14:paraId="6C4C026F" w14:textId="77777777" w:rsidTr="00366E62">
        <w:trPr>
          <w:trHeight w:val="270"/>
        </w:trPr>
        <w:tc>
          <w:tcPr>
            <w:tcW w:w="5070" w:type="dxa"/>
            <w:tcBorders>
              <w:top w:val="nil"/>
              <w:bottom w:val="nil"/>
            </w:tcBorders>
            <w:shd w:val="clear" w:color="auto" w:fill="auto"/>
            <w:noWrap/>
            <w:hideMark/>
          </w:tcPr>
          <w:p w14:paraId="2667F44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 xml:space="preserve">negative regulation of peptidyl-threonine </w:t>
            </w:r>
          </w:p>
          <w:p w14:paraId="7D14060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phosphorylation</w:t>
            </w:r>
          </w:p>
        </w:tc>
        <w:tc>
          <w:tcPr>
            <w:tcW w:w="1276" w:type="dxa"/>
            <w:tcBorders>
              <w:top w:val="nil"/>
              <w:bottom w:val="nil"/>
            </w:tcBorders>
            <w:shd w:val="clear" w:color="auto" w:fill="auto"/>
            <w:noWrap/>
            <w:hideMark/>
          </w:tcPr>
          <w:p w14:paraId="04378B58"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0.0110</w:t>
            </w:r>
          </w:p>
        </w:tc>
        <w:tc>
          <w:tcPr>
            <w:tcW w:w="1134" w:type="dxa"/>
            <w:tcBorders>
              <w:top w:val="nil"/>
              <w:bottom w:val="nil"/>
            </w:tcBorders>
            <w:shd w:val="clear" w:color="auto" w:fill="auto"/>
            <w:noWrap/>
            <w:hideMark/>
          </w:tcPr>
          <w:p w14:paraId="61E951F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tcBorders>
              <w:top w:val="nil"/>
              <w:bottom w:val="nil"/>
            </w:tcBorders>
            <w:shd w:val="clear" w:color="auto" w:fill="auto"/>
            <w:noWrap/>
            <w:hideMark/>
          </w:tcPr>
          <w:p w14:paraId="4EFA1D8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r>
      <w:tr w:rsidR="00D731AF" w:rsidRPr="00060361" w14:paraId="6103936A" w14:textId="77777777" w:rsidTr="00366E62">
        <w:trPr>
          <w:trHeight w:val="270"/>
        </w:trPr>
        <w:tc>
          <w:tcPr>
            <w:tcW w:w="5070" w:type="dxa"/>
            <w:tcBorders>
              <w:top w:val="nil"/>
            </w:tcBorders>
            <w:shd w:val="clear" w:color="auto" w:fill="auto"/>
            <w:noWrap/>
            <w:hideMark/>
          </w:tcPr>
          <w:p w14:paraId="3B064B38"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lastRenderedPageBreak/>
              <w:t>serotonin metabolic process</w:t>
            </w:r>
          </w:p>
        </w:tc>
        <w:tc>
          <w:tcPr>
            <w:tcW w:w="1276" w:type="dxa"/>
            <w:tcBorders>
              <w:top w:val="nil"/>
            </w:tcBorders>
            <w:shd w:val="clear" w:color="auto" w:fill="auto"/>
            <w:noWrap/>
            <w:hideMark/>
          </w:tcPr>
          <w:p w14:paraId="7B80769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0.0110</w:t>
            </w:r>
          </w:p>
        </w:tc>
        <w:tc>
          <w:tcPr>
            <w:tcW w:w="1134" w:type="dxa"/>
            <w:tcBorders>
              <w:top w:val="nil"/>
            </w:tcBorders>
            <w:shd w:val="clear" w:color="auto" w:fill="auto"/>
            <w:noWrap/>
            <w:hideMark/>
          </w:tcPr>
          <w:p w14:paraId="0A52512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tcBorders>
              <w:top w:val="nil"/>
            </w:tcBorders>
            <w:shd w:val="clear" w:color="auto" w:fill="auto"/>
            <w:noWrap/>
            <w:hideMark/>
          </w:tcPr>
          <w:p w14:paraId="12FF238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r>
      <w:tr w:rsidR="00D731AF" w:rsidRPr="00060361" w14:paraId="500AA915" w14:textId="77777777" w:rsidTr="00366E62">
        <w:trPr>
          <w:trHeight w:val="270"/>
        </w:trPr>
        <w:tc>
          <w:tcPr>
            <w:tcW w:w="5070" w:type="dxa"/>
            <w:shd w:val="clear" w:color="auto" w:fill="auto"/>
            <w:noWrap/>
            <w:hideMark/>
          </w:tcPr>
          <w:p w14:paraId="613B366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Lung epithelium development</w:t>
            </w:r>
          </w:p>
        </w:tc>
        <w:tc>
          <w:tcPr>
            <w:tcW w:w="1276" w:type="dxa"/>
            <w:shd w:val="clear" w:color="auto" w:fill="auto"/>
            <w:noWrap/>
            <w:hideMark/>
          </w:tcPr>
          <w:p w14:paraId="37A1FE2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0.0110</w:t>
            </w:r>
          </w:p>
        </w:tc>
        <w:tc>
          <w:tcPr>
            <w:tcW w:w="1134" w:type="dxa"/>
            <w:shd w:val="clear" w:color="auto" w:fill="auto"/>
            <w:noWrap/>
            <w:hideMark/>
          </w:tcPr>
          <w:p w14:paraId="5CA012FB"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040507D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6</w:t>
            </w:r>
          </w:p>
        </w:tc>
      </w:tr>
      <w:tr w:rsidR="00D731AF" w:rsidRPr="00060361" w14:paraId="31A34FF7" w14:textId="77777777" w:rsidTr="00366E62">
        <w:trPr>
          <w:trHeight w:val="270"/>
        </w:trPr>
        <w:tc>
          <w:tcPr>
            <w:tcW w:w="5070" w:type="dxa"/>
            <w:shd w:val="clear" w:color="auto" w:fill="auto"/>
            <w:noWrap/>
            <w:hideMark/>
          </w:tcPr>
          <w:p w14:paraId="44056CA3"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Lung morphogenesis</w:t>
            </w:r>
          </w:p>
        </w:tc>
        <w:tc>
          <w:tcPr>
            <w:tcW w:w="1276" w:type="dxa"/>
            <w:shd w:val="clear" w:color="auto" w:fill="auto"/>
            <w:noWrap/>
            <w:hideMark/>
          </w:tcPr>
          <w:p w14:paraId="1F25732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0.0113</w:t>
            </w:r>
          </w:p>
        </w:tc>
        <w:tc>
          <w:tcPr>
            <w:tcW w:w="1134" w:type="dxa"/>
            <w:shd w:val="clear" w:color="auto" w:fill="auto"/>
            <w:noWrap/>
            <w:hideMark/>
          </w:tcPr>
          <w:p w14:paraId="7AC01D2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3</w:t>
            </w:r>
          </w:p>
        </w:tc>
        <w:tc>
          <w:tcPr>
            <w:tcW w:w="709" w:type="dxa"/>
            <w:shd w:val="clear" w:color="auto" w:fill="auto"/>
            <w:noWrap/>
            <w:hideMark/>
          </w:tcPr>
          <w:p w14:paraId="372C180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17</w:t>
            </w:r>
          </w:p>
        </w:tc>
      </w:tr>
      <w:tr w:rsidR="00D731AF" w:rsidRPr="00060361" w14:paraId="088BF600" w14:textId="77777777" w:rsidTr="00366E62">
        <w:trPr>
          <w:trHeight w:val="270"/>
        </w:trPr>
        <w:tc>
          <w:tcPr>
            <w:tcW w:w="5070" w:type="dxa"/>
            <w:shd w:val="clear" w:color="auto" w:fill="auto"/>
            <w:noWrap/>
            <w:hideMark/>
          </w:tcPr>
          <w:p w14:paraId="613F74C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mitotic cytokinesis</w:t>
            </w:r>
          </w:p>
        </w:tc>
        <w:tc>
          <w:tcPr>
            <w:tcW w:w="1276" w:type="dxa"/>
            <w:shd w:val="clear" w:color="auto" w:fill="auto"/>
            <w:noWrap/>
            <w:hideMark/>
          </w:tcPr>
          <w:p w14:paraId="5A6F92B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0.0133</w:t>
            </w:r>
          </w:p>
        </w:tc>
        <w:tc>
          <w:tcPr>
            <w:tcW w:w="1134" w:type="dxa"/>
            <w:shd w:val="clear" w:color="auto" w:fill="auto"/>
            <w:noWrap/>
            <w:hideMark/>
          </w:tcPr>
          <w:p w14:paraId="055B641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1E1AE33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18</w:t>
            </w:r>
          </w:p>
        </w:tc>
      </w:tr>
      <w:tr w:rsidR="00D731AF" w:rsidRPr="00060361" w14:paraId="72C81B5E" w14:textId="77777777" w:rsidTr="00366E62">
        <w:trPr>
          <w:trHeight w:val="270"/>
        </w:trPr>
        <w:tc>
          <w:tcPr>
            <w:tcW w:w="5070" w:type="dxa"/>
            <w:shd w:val="clear" w:color="auto" w:fill="auto"/>
            <w:noWrap/>
            <w:hideMark/>
          </w:tcPr>
          <w:p w14:paraId="7C690DE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Ventricular cardiac muscle tissue morphogenesis</w:t>
            </w:r>
          </w:p>
        </w:tc>
        <w:tc>
          <w:tcPr>
            <w:tcW w:w="1276" w:type="dxa"/>
            <w:shd w:val="clear" w:color="auto" w:fill="auto"/>
            <w:noWrap/>
            <w:hideMark/>
          </w:tcPr>
          <w:p w14:paraId="65464D33"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0.0133</w:t>
            </w:r>
          </w:p>
        </w:tc>
        <w:tc>
          <w:tcPr>
            <w:tcW w:w="1134" w:type="dxa"/>
            <w:shd w:val="clear" w:color="auto" w:fill="auto"/>
            <w:noWrap/>
            <w:hideMark/>
          </w:tcPr>
          <w:p w14:paraId="550C7D0F"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3</w:t>
            </w:r>
          </w:p>
        </w:tc>
        <w:tc>
          <w:tcPr>
            <w:tcW w:w="709" w:type="dxa"/>
            <w:shd w:val="clear" w:color="auto" w:fill="auto"/>
            <w:noWrap/>
            <w:hideMark/>
          </w:tcPr>
          <w:p w14:paraId="5B2698FD"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18</w:t>
            </w:r>
          </w:p>
        </w:tc>
      </w:tr>
      <w:tr w:rsidR="00D731AF" w:rsidRPr="00060361" w14:paraId="35E8A871" w14:textId="77777777" w:rsidTr="00366E62">
        <w:trPr>
          <w:trHeight w:val="270"/>
        </w:trPr>
        <w:tc>
          <w:tcPr>
            <w:tcW w:w="5070" w:type="dxa"/>
            <w:shd w:val="clear" w:color="auto" w:fill="auto"/>
            <w:noWrap/>
            <w:hideMark/>
          </w:tcPr>
          <w:p w14:paraId="01CECFDA"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Cardiac right ventricle morphogenesis</w:t>
            </w:r>
          </w:p>
        </w:tc>
        <w:tc>
          <w:tcPr>
            <w:tcW w:w="1276" w:type="dxa"/>
            <w:shd w:val="clear" w:color="auto" w:fill="auto"/>
            <w:noWrap/>
            <w:hideMark/>
          </w:tcPr>
          <w:p w14:paraId="7608847B"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0.0152</w:t>
            </w:r>
          </w:p>
        </w:tc>
        <w:tc>
          <w:tcPr>
            <w:tcW w:w="1134" w:type="dxa"/>
            <w:shd w:val="clear" w:color="auto" w:fill="auto"/>
            <w:noWrap/>
            <w:hideMark/>
          </w:tcPr>
          <w:p w14:paraId="3FCF5BE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1106333F"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7</w:t>
            </w:r>
          </w:p>
        </w:tc>
      </w:tr>
      <w:tr w:rsidR="00D731AF" w:rsidRPr="00060361" w14:paraId="323CB4C1" w14:textId="77777777" w:rsidTr="00366E62">
        <w:trPr>
          <w:trHeight w:val="270"/>
        </w:trPr>
        <w:tc>
          <w:tcPr>
            <w:tcW w:w="5070" w:type="dxa"/>
            <w:shd w:val="clear" w:color="auto" w:fill="auto"/>
            <w:noWrap/>
            <w:hideMark/>
          </w:tcPr>
          <w:p w14:paraId="3992C58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Positive regulation of heart rate</w:t>
            </w:r>
          </w:p>
        </w:tc>
        <w:tc>
          <w:tcPr>
            <w:tcW w:w="1276" w:type="dxa"/>
            <w:shd w:val="clear" w:color="auto" w:fill="auto"/>
            <w:noWrap/>
            <w:hideMark/>
          </w:tcPr>
          <w:p w14:paraId="4EAFA02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0.01526</w:t>
            </w:r>
          </w:p>
        </w:tc>
        <w:tc>
          <w:tcPr>
            <w:tcW w:w="1134" w:type="dxa"/>
            <w:shd w:val="clear" w:color="auto" w:fill="auto"/>
            <w:noWrap/>
            <w:hideMark/>
          </w:tcPr>
          <w:p w14:paraId="42A00482"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0FD9D13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7</w:t>
            </w:r>
          </w:p>
        </w:tc>
      </w:tr>
      <w:tr w:rsidR="00D731AF" w:rsidRPr="00060361" w14:paraId="15204BBF" w14:textId="77777777" w:rsidTr="00366E62">
        <w:trPr>
          <w:trHeight w:val="270"/>
        </w:trPr>
        <w:tc>
          <w:tcPr>
            <w:tcW w:w="5070" w:type="dxa"/>
            <w:shd w:val="clear" w:color="auto" w:fill="auto"/>
            <w:noWrap/>
            <w:hideMark/>
          </w:tcPr>
          <w:p w14:paraId="5DEF0E4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Negative regulation of programmed cell death</w:t>
            </w:r>
          </w:p>
        </w:tc>
        <w:tc>
          <w:tcPr>
            <w:tcW w:w="1276" w:type="dxa"/>
            <w:shd w:val="clear" w:color="auto" w:fill="auto"/>
            <w:noWrap/>
            <w:hideMark/>
          </w:tcPr>
          <w:p w14:paraId="3704970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0.0152</w:t>
            </w:r>
          </w:p>
        </w:tc>
        <w:tc>
          <w:tcPr>
            <w:tcW w:w="1134" w:type="dxa"/>
            <w:shd w:val="clear" w:color="auto" w:fill="auto"/>
            <w:noWrap/>
            <w:hideMark/>
          </w:tcPr>
          <w:p w14:paraId="4622FFC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47BC128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7</w:t>
            </w:r>
          </w:p>
        </w:tc>
      </w:tr>
      <w:tr w:rsidR="00D731AF" w:rsidRPr="00060361" w14:paraId="757BD542" w14:textId="77777777" w:rsidTr="00366E62">
        <w:trPr>
          <w:trHeight w:val="270"/>
        </w:trPr>
        <w:tc>
          <w:tcPr>
            <w:tcW w:w="5070" w:type="dxa"/>
            <w:shd w:val="clear" w:color="auto" w:fill="auto"/>
            <w:noWrap/>
            <w:hideMark/>
          </w:tcPr>
          <w:p w14:paraId="13068B6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Bud elongation involved in lung branching</w:t>
            </w:r>
          </w:p>
        </w:tc>
        <w:tc>
          <w:tcPr>
            <w:tcW w:w="1276" w:type="dxa"/>
            <w:shd w:val="clear" w:color="auto" w:fill="auto"/>
            <w:noWrap/>
            <w:hideMark/>
          </w:tcPr>
          <w:p w14:paraId="7D1F6813"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0.0152</w:t>
            </w:r>
          </w:p>
        </w:tc>
        <w:tc>
          <w:tcPr>
            <w:tcW w:w="1134" w:type="dxa"/>
            <w:shd w:val="clear" w:color="auto" w:fill="auto"/>
            <w:noWrap/>
            <w:hideMark/>
          </w:tcPr>
          <w:p w14:paraId="38E8A9C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50C6CB8E"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7</w:t>
            </w:r>
          </w:p>
        </w:tc>
      </w:tr>
      <w:tr w:rsidR="00D731AF" w:rsidRPr="00060361" w14:paraId="30B8250F" w14:textId="77777777" w:rsidTr="00366E62">
        <w:trPr>
          <w:trHeight w:val="270"/>
        </w:trPr>
        <w:tc>
          <w:tcPr>
            <w:tcW w:w="5070" w:type="dxa"/>
            <w:shd w:val="clear" w:color="auto" w:fill="auto"/>
            <w:noWrap/>
            <w:hideMark/>
          </w:tcPr>
          <w:p w14:paraId="2AB13A8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Positive regulation of mitotic cell cycle</w:t>
            </w:r>
          </w:p>
        </w:tc>
        <w:tc>
          <w:tcPr>
            <w:tcW w:w="1276" w:type="dxa"/>
            <w:shd w:val="clear" w:color="auto" w:fill="auto"/>
            <w:noWrap/>
            <w:hideMark/>
          </w:tcPr>
          <w:p w14:paraId="6C1F99D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0.0154</w:t>
            </w:r>
          </w:p>
        </w:tc>
        <w:tc>
          <w:tcPr>
            <w:tcW w:w="1134" w:type="dxa"/>
            <w:shd w:val="clear" w:color="auto" w:fill="auto"/>
            <w:noWrap/>
            <w:hideMark/>
          </w:tcPr>
          <w:p w14:paraId="135CF76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708B7298"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19</w:t>
            </w:r>
          </w:p>
        </w:tc>
      </w:tr>
      <w:tr w:rsidR="00D731AF" w:rsidRPr="00060361" w14:paraId="22F07509" w14:textId="77777777" w:rsidTr="00366E62">
        <w:trPr>
          <w:trHeight w:val="270"/>
        </w:trPr>
        <w:tc>
          <w:tcPr>
            <w:tcW w:w="5070" w:type="dxa"/>
            <w:shd w:val="clear" w:color="auto" w:fill="auto"/>
            <w:noWrap/>
            <w:hideMark/>
          </w:tcPr>
          <w:p w14:paraId="2372836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Nucleotide-excision repair</w:t>
            </w:r>
          </w:p>
        </w:tc>
        <w:tc>
          <w:tcPr>
            <w:tcW w:w="1276" w:type="dxa"/>
            <w:shd w:val="clear" w:color="auto" w:fill="auto"/>
            <w:noWrap/>
            <w:hideMark/>
          </w:tcPr>
          <w:p w14:paraId="7B27967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0.0178</w:t>
            </w:r>
          </w:p>
        </w:tc>
        <w:tc>
          <w:tcPr>
            <w:tcW w:w="1134" w:type="dxa"/>
            <w:shd w:val="clear" w:color="auto" w:fill="auto"/>
            <w:noWrap/>
            <w:hideMark/>
          </w:tcPr>
          <w:p w14:paraId="38C3B50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4704EC7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20</w:t>
            </w:r>
          </w:p>
        </w:tc>
      </w:tr>
      <w:tr w:rsidR="00D731AF" w:rsidRPr="002F3BBF" w14:paraId="1679E302" w14:textId="77777777" w:rsidTr="00366E62">
        <w:trPr>
          <w:trHeight w:val="270"/>
        </w:trPr>
        <w:tc>
          <w:tcPr>
            <w:tcW w:w="5070" w:type="dxa"/>
            <w:tcBorders>
              <w:bottom w:val="nil"/>
            </w:tcBorders>
            <w:shd w:val="clear" w:color="auto" w:fill="auto"/>
            <w:noWrap/>
            <w:hideMark/>
          </w:tcPr>
          <w:p w14:paraId="7DC6B20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Neutrophil chemotaxis</w:t>
            </w:r>
          </w:p>
        </w:tc>
        <w:tc>
          <w:tcPr>
            <w:tcW w:w="1276" w:type="dxa"/>
            <w:tcBorders>
              <w:bottom w:val="nil"/>
            </w:tcBorders>
            <w:shd w:val="clear" w:color="auto" w:fill="auto"/>
            <w:noWrap/>
            <w:hideMark/>
          </w:tcPr>
          <w:p w14:paraId="4AA7EB7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0.0178</w:t>
            </w:r>
          </w:p>
        </w:tc>
        <w:tc>
          <w:tcPr>
            <w:tcW w:w="1134" w:type="dxa"/>
            <w:tcBorders>
              <w:bottom w:val="nil"/>
            </w:tcBorders>
            <w:shd w:val="clear" w:color="auto" w:fill="auto"/>
            <w:noWrap/>
            <w:hideMark/>
          </w:tcPr>
          <w:p w14:paraId="27010E1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tcBorders>
              <w:bottom w:val="nil"/>
            </w:tcBorders>
            <w:shd w:val="clear" w:color="auto" w:fill="auto"/>
            <w:noWrap/>
            <w:hideMark/>
          </w:tcPr>
          <w:p w14:paraId="6E859A35"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20</w:t>
            </w:r>
          </w:p>
        </w:tc>
      </w:tr>
      <w:tr w:rsidR="00D731AF" w:rsidRPr="002F3BBF" w14:paraId="51FEBA40" w14:textId="77777777" w:rsidTr="00366E62">
        <w:trPr>
          <w:trHeight w:val="270"/>
        </w:trPr>
        <w:tc>
          <w:tcPr>
            <w:tcW w:w="5070" w:type="dxa"/>
            <w:tcBorders>
              <w:top w:val="nil"/>
              <w:bottom w:val="single" w:sz="8" w:space="0" w:color="auto"/>
            </w:tcBorders>
            <w:shd w:val="clear" w:color="auto" w:fill="auto"/>
            <w:noWrap/>
            <w:hideMark/>
          </w:tcPr>
          <w:p w14:paraId="5D069206"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Pr>
                <w:rFonts w:ascii="Times New Roman" w:hAnsi="Times New Roman" w:cs="Times New Roman"/>
                <w:b/>
                <w:sz w:val="24"/>
                <w:szCs w:val="24"/>
              </w:rPr>
              <w:t>D</w:t>
            </w:r>
            <w:r w:rsidRPr="00E70206">
              <w:rPr>
                <w:rFonts w:ascii="Times New Roman" w:hAnsi="Times New Roman" w:cs="Times New Roman"/>
                <w:b/>
                <w:sz w:val="24"/>
                <w:szCs w:val="24"/>
              </w:rPr>
              <w:t>orsal/ventral pattern formation</w:t>
            </w:r>
          </w:p>
        </w:tc>
        <w:tc>
          <w:tcPr>
            <w:tcW w:w="1276" w:type="dxa"/>
            <w:tcBorders>
              <w:top w:val="nil"/>
              <w:bottom w:val="single" w:sz="8" w:space="0" w:color="auto"/>
            </w:tcBorders>
            <w:shd w:val="clear" w:color="auto" w:fill="auto"/>
            <w:noWrap/>
            <w:hideMark/>
          </w:tcPr>
          <w:p w14:paraId="601CE943"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sidRPr="00E70206">
              <w:rPr>
                <w:rFonts w:ascii="Times New Roman" w:hAnsi="Times New Roman" w:cs="Times New Roman"/>
                <w:b/>
                <w:sz w:val="24"/>
                <w:szCs w:val="24"/>
              </w:rPr>
              <w:t>0.0180</w:t>
            </w:r>
          </w:p>
        </w:tc>
        <w:tc>
          <w:tcPr>
            <w:tcW w:w="1134" w:type="dxa"/>
            <w:tcBorders>
              <w:top w:val="nil"/>
              <w:bottom w:val="single" w:sz="8" w:space="0" w:color="auto"/>
            </w:tcBorders>
            <w:shd w:val="clear" w:color="auto" w:fill="auto"/>
            <w:noWrap/>
            <w:hideMark/>
          </w:tcPr>
          <w:p w14:paraId="502D9D8F"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sidRPr="00E70206">
              <w:rPr>
                <w:rFonts w:ascii="Times New Roman" w:hAnsi="Times New Roman" w:cs="Times New Roman"/>
                <w:b/>
                <w:sz w:val="24"/>
                <w:szCs w:val="24"/>
              </w:rPr>
              <w:t>4</w:t>
            </w:r>
          </w:p>
        </w:tc>
        <w:tc>
          <w:tcPr>
            <w:tcW w:w="709" w:type="dxa"/>
            <w:tcBorders>
              <w:top w:val="nil"/>
              <w:bottom w:val="single" w:sz="8" w:space="0" w:color="auto"/>
            </w:tcBorders>
            <w:shd w:val="clear" w:color="auto" w:fill="auto"/>
            <w:noWrap/>
            <w:hideMark/>
          </w:tcPr>
          <w:p w14:paraId="01025836"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sidRPr="00E70206">
              <w:rPr>
                <w:rFonts w:ascii="Times New Roman" w:hAnsi="Times New Roman" w:cs="Times New Roman"/>
                <w:b/>
                <w:sz w:val="24"/>
                <w:szCs w:val="24"/>
              </w:rPr>
              <w:t>36</w:t>
            </w:r>
          </w:p>
        </w:tc>
      </w:tr>
    </w:tbl>
    <w:p w14:paraId="07DB7C4F" w14:textId="3F618F65" w:rsidR="00956C2A" w:rsidRDefault="00D731AF" w:rsidP="00465EDD">
      <w:pPr>
        <w:pStyle w:val="EndNoteBibliography"/>
        <w:spacing w:line="480" w:lineRule="auto"/>
        <w:rPr>
          <w:rFonts w:ascii="Times New Roman" w:hAnsi="Times New Roman" w:cs="Times New Roman"/>
          <w:szCs w:val="21"/>
        </w:rPr>
      </w:pPr>
      <w:r w:rsidRPr="00E70206">
        <w:rPr>
          <w:rFonts w:ascii="Times New Roman" w:hAnsi="Times New Roman" w:cs="Times New Roman"/>
          <w:szCs w:val="21"/>
        </w:rPr>
        <w:t xml:space="preserve">Full lists of enriched terms are presented in Supplemental Table </w:t>
      </w:r>
      <w:r>
        <w:rPr>
          <w:rFonts w:ascii="Times New Roman" w:hAnsi="Times New Roman" w:cs="Times New Roman"/>
          <w:szCs w:val="21"/>
        </w:rPr>
        <w:t>1</w:t>
      </w:r>
      <w:r w:rsidRPr="00E70206">
        <w:rPr>
          <w:rFonts w:ascii="Times New Roman" w:hAnsi="Times New Roman" w:cs="Times New Roman"/>
          <w:szCs w:val="21"/>
        </w:rPr>
        <w:t xml:space="preserve">5. Terms that considered to be associated with enhancement of long range flight ability were </w:t>
      </w:r>
      <w:r>
        <w:rPr>
          <w:rFonts w:ascii="Times New Roman" w:hAnsi="Times New Roman" w:cs="Times New Roman"/>
          <w:szCs w:val="21"/>
        </w:rPr>
        <w:t>in bold</w:t>
      </w:r>
      <w:r w:rsidRPr="00E70206">
        <w:rPr>
          <w:rFonts w:ascii="Times New Roman" w:hAnsi="Times New Roman" w:cs="Times New Roman"/>
          <w:szCs w:val="21"/>
        </w:rPr>
        <w:t>. Size represents total number genes of this term.</w:t>
      </w:r>
    </w:p>
    <w:p w14:paraId="1CC6EA70" w14:textId="7972935D" w:rsidR="00956C2A" w:rsidRDefault="00956C2A">
      <w:pPr>
        <w:widowControl/>
        <w:jc w:val="left"/>
        <w:rPr>
          <w:rFonts w:ascii="Times New Roman" w:hAnsi="Times New Roman" w:cs="Times New Roman"/>
          <w:noProof/>
          <w:sz w:val="20"/>
          <w:szCs w:val="21"/>
        </w:rPr>
      </w:pPr>
    </w:p>
    <w:sectPr w:rsidR="00956C2A" w:rsidSect="005E2588">
      <w:footerReference w:type="default" r:id="rId18"/>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6DD0DA" w14:textId="77777777" w:rsidR="003A5730" w:rsidRDefault="003A5730">
      <w:r>
        <w:separator/>
      </w:r>
    </w:p>
  </w:endnote>
  <w:endnote w:type="continuationSeparator" w:id="0">
    <w:p w14:paraId="700BDEAD" w14:textId="77777777" w:rsidR="003A5730" w:rsidRDefault="003A5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rade Gothic LT Std">
    <w:altName w:val="微软雅黑"/>
    <w:panose1 w:val="00000000000000000000"/>
    <w:charset w:val="86"/>
    <w:family w:val="swiss"/>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0750043"/>
    </w:sdtPr>
    <w:sdtEndPr>
      <w:rPr>
        <w:color w:val="000000" w:themeColor="text1"/>
      </w:rPr>
    </w:sdtEndPr>
    <w:sdtContent>
      <w:p w14:paraId="07A5C976" w14:textId="6384E47F" w:rsidR="00F50B80" w:rsidRDefault="00F50B80">
        <w:pPr>
          <w:pStyle w:val="a9"/>
          <w:jc w:val="center"/>
          <w:rPr>
            <w:color w:val="000000" w:themeColor="text1"/>
          </w:rPr>
        </w:pPr>
        <w:r>
          <w:rPr>
            <w:color w:val="000000" w:themeColor="text1"/>
          </w:rPr>
          <w:fldChar w:fldCharType="begin"/>
        </w:r>
        <w:r>
          <w:rPr>
            <w:color w:val="000000" w:themeColor="text1"/>
          </w:rPr>
          <w:instrText>PAGE   \* MERGEFORMAT</w:instrText>
        </w:r>
        <w:r>
          <w:rPr>
            <w:color w:val="000000" w:themeColor="text1"/>
          </w:rPr>
          <w:fldChar w:fldCharType="separate"/>
        </w:r>
        <w:r w:rsidRPr="000B3891">
          <w:rPr>
            <w:noProof/>
            <w:color w:val="000000" w:themeColor="text1"/>
            <w:lang w:val="zh-CN"/>
          </w:rPr>
          <w:t>2</w:t>
        </w:r>
        <w:r>
          <w:rPr>
            <w:color w:val="000000" w:themeColor="text1"/>
          </w:rPr>
          <w:fldChar w:fldCharType="end"/>
        </w:r>
      </w:p>
    </w:sdtContent>
  </w:sdt>
  <w:p w14:paraId="7E2E6252" w14:textId="77777777" w:rsidR="00F50B80" w:rsidRDefault="00F50B8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1437CE" w14:textId="77777777" w:rsidR="003A5730" w:rsidRDefault="003A5730">
      <w:r>
        <w:separator/>
      </w:r>
    </w:p>
  </w:footnote>
  <w:footnote w:type="continuationSeparator" w:id="0">
    <w:p w14:paraId="2DE1A768" w14:textId="77777777" w:rsidR="003A5730" w:rsidRDefault="003A57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66C18"/>
    <w:multiLevelType w:val="hybridMultilevel"/>
    <w:tmpl w:val="9B5239CA"/>
    <w:lvl w:ilvl="0" w:tplc="31F634A8">
      <w:start w:val="1"/>
      <w:numFmt w:val="low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CE6159"/>
    <w:multiLevelType w:val="hybridMultilevel"/>
    <w:tmpl w:val="89FAD5EE"/>
    <w:lvl w:ilvl="0" w:tplc="BEC41DBE">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ABD1DF9"/>
    <w:multiLevelType w:val="hybridMultilevel"/>
    <w:tmpl w:val="7D965402"/>
    <w:lvl w:ilvl="0" w:tplc="4EBE3D48">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7F6086"/>
    <w:multiLevelType w:val="multilevel"/>
    <w:tmpl w:val="457F608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D1C71D4"/>
    <w:multiLevelType w:val="hybridMultilevel"/>
    <w:tmpl w:val="016C0788"/>
    <w:lvl w:ilvl="0" w:tplc="6478AB2A">
      <w:start w:val="1"/>
      <w:numFmt w:val="lowerLetter"/>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4A1E63"/>
    <w:multiLevelType w:val="hybridMultilevel"/>
    <w:tmpl w:val="6A24649E"/>
    <w:lvl w:ilvl="0" w:tplc="C21E882C">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4E95526"/>
    <w:multiLevelType w:val="hybridMultilevel"/>
    <w:tmpl w:val="33BC010C"/>
    <w:lvl w:ilvl="0" w:tplc="8F96FF10">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2"/>
  </w:num>
  <w:num w:numId="4">
    <w:abstractNumId w:val="5"/>
  </w:num>
  <w:num w:numId="5">
    <w:abstractNumId w:val="1"/>
  </w:num>
  <w:num w:numId="6">
    <w:abstractNumId w:val="0"/>
  </w:num>
  <w:num w:numId="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u rui">
    <w15:presenceInfo w15:providerId="Windows Live" w15:userId="ea1007737a99e1fd"/>
  </w15:person>
  <w15:person w15:author="yh huang">
    <w15:presenceInfo w15:providerId="Windows Live" w15:userId="f17ec745ec2117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0&lt;/ScanUnformatted&gt;&lt;ScanChanges&gt;0&lt;/ScanChanges&gt;&lt;Suspended&gt;0&lt;/Suspended&gt;&lt;/ENInstantFormat&gt;"/>
    <w:docVar w:name="EN.Layout" w:val="&lt;ENLayout&gt;&lt;Style&gt;PNAS&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d9vrr9r4sxpvoex0z2x0seo95tx9fexr95t&quot;&gt;My EndNote Library&lt;record-ids&gt;&lt;item&gt;4&lt;/item&gt;&lt;item&gt;5&lt;/item&gt;&lt;item&gt;7&lt;/item&gt;&lt;item&gt;12&lt;/item&gt;&lt;item&gt;13&lt;/item&gt;&lt;item&gt;14&lt;/item&gt;&lt;item&gt;15&lt;/item&gt;&lt;item&gt;16&lt;/item&gt;&lt;item&gt;17&lt;/item&gt;&lt;item&gt;18&lt;/item&gt;&lt;item&gt;19&lt;/item&gt;&lt;item&gt;21&lt;/item&gt;&lt;item&gt;24&lt;/item&gt;&lt;item&gt;25&lt;/item&gt;&lt;item&gt;26&lt;/item&gt;&lt;item&gt;29&lt;/item&gt;&lt;item&gt;32&lt;/item&gt;&lt;item&gt;33&lt;/item&gt;&lt;item&gt;34&lt;/item&gt;&lt;item&gt;36&lt;/item&gt;&lt;item&gt;39&lt;/item&gt;&lt;item&gt;45&lt;/item&gt;&lt;item&gt;48&lt;/item&gt;&lt;item&gt;49&lt;/item&gt;&lt;item&gt;50&lt;/item&gt;&lt;item&gt;52&lt;/item&gt;&lt;item&gt;53&lt;/item&gt;&lt;item&gt;57&lt;/item&gt;&lt;item&gt;61&lt;/item&gt;&lt;item&gt;62&lt;/item&gt;&lt;item&gt;64&lt;/item&gt;&lt;item&gt;65&lt;/item&gt;&lt;item&gt;66&lt;/item&gt;&lt;item&gt;67&lt;/item&gt;&lt;item&gt;69&lt;/item&gt;&lt;item&gt;72&lt;/item&gt;&lt;item&gt;81&lt;/item&gt;&lt;item&gt;86&lt;/item&gt;&lt;item&gt;87&lt;/item&gt;&lt;item&gt;89&lt;/item&gt;&lt;item&gt;90&lt;/item&gt;&lt;item&gt;91&lt;/item&gt;&lt;item&gt;94&lt;/item&gt;&lt;item&gt;95&lt;/item&gt;&lt;item&gt;98&lt;/item&gt;&lt;item&gt;99&lt;/item&gt;&lt;item&gt;100&lt;/item&gt;&lt;item&gt;101&lt;/item&gt;&lt;item&gt;109&lt;/item&gt;&lt;item&gt;110&lt;/item&gt;&lt;/record-ids&gt;&lt;/item&gt;&lt;/Libraries&gt;"/>
    <w:docVar w:name="NE.Ref{0020EFCA-71B0-497F-BA36-CEA2284E0DD5}" w:val=" ADDIN NE.Ref.{0020EFCA-71B0-497F-BA36-CEA2284E0DD5}&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collection_scope&gt;SCI;SCIE;&lt;/_collection_scope&gt;&lt;_created&gt;60922932&lt;/_created&gt;&lt;_date&gt;2012-11-15&lt;/_date&gt;&lt;_date_display&gt;2012 Nov 15&lt;/_date_display&gt;&lt;_db_updated&gt;PubMed&lt;/_db_updated&gt;&lt;_doi&gt;10.1038/nature11622&lt;/_doi&gt;&lt;_impact_factor&gt;  42.351&lt;/_impact_factor&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modified&gt;60922934&lt;/_modified&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Details&gt;&lt;Extra&gt;&lt;DBUID&gt;{F96A950B-833F-4880-A151-76DA2D6A2879}&lt;/DBUID&gt;&lt;/Extra&gt;&lt;/Item&gt;&lt;/References&gt;&lt;/Group&gt;&lt;/Citation&gt;_x000a_"/>
    <w:docVar w:name="NE.Ref{010F74EF-DBB7-4FD0-BA13-25D889940ED4}" w:val=" ADDIN NE.Ref.{010F74EF-DBB7-4FD0-BA13-25D889940ED4}&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date_display&gt;2014/10//&lt;/_date_display&gt;&lt;_date&gt;2014-10-01&lt;/_date&gt;&lt;_doi&gt;10.1016/j.als.2015.01.007&lt;/_doi&gt;&lt;_isbn&gt;2078-1520&lt;/_isbn&gt;&lt;_issue&gt;2&lt;/_issue&gt;&lt;_journal&gt;Achievements in the Life Sciences&lt;/_journal&gt;&lt;_keywords&gt;Birds; Waterfowl population; Phylogenetics; mtDNA&lt;/_keywords&gt;&lt;_pages&gt;123-127&lt;/_pages&gt;&lt;_url&gt;http://www.sciencedirect.com/science/article/pii/S2078152015000085&lt;/_url&gt;&lt;_volume&gt;8&lt;/_volume&gt;&lt;_created&gt;61018552&lt;/_created&gt;&lt;_modified&gt;61018552&lt;/_modified&gt;&lt;_db_updated&gt;ScienceDirect&lt;/_db_updated&gt;&lt;/Details&gt;&lt;Extra&gt;&lt;DBUID&gt;{F96A950B-833F-4880-A151-76DA2D6A2879}&lt;/DBUID&gt;&lt;/Extra&gt;&lt;/Item&gt;&lt;/References&gt;&lt;/Group&gt;&lt;/Citation&gt;_x000a_"/>
    <w:docVar w:name="NE.Ref{094B9FE5-254E-46A0-93C1-B41487F4ADBC}" w:val=" ADDIN NE.Ref.{094B9FE5-254E-46A0-93C1-B41487F4ADBC}&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collection_scope&gt;SCIE;&lt;/_collection_scope&gt;&lt;_created&gt;60923352&lt;/_created&gt;&lt;_date&gt;2007-01-20&lt;/_date&gt;&lt;_date_display&gt;2007&lt;/_date_display&gt;&lt;_db_updated&gt;PubMed&lt;/_db_updated&gt;&lt;_doi&gt;10.1371/journal.pone.0001106&lt;/_doi&gt;&lt;_impact_factor&gt;   3.234&lt;/_impact_factor&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modified&gt;60992640&lt;/_modified&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Details&gt;&lt;Extra&gt;&lt;DBUID&gt;{F96A950B-833F-4880-A151-76DA2D6A2879}&lt;/DBUID&gt;&lt;/Extra&gt;&lt;/Item&gt;&lt;/References&gt;&lt;/Group&gt;&lt;/Citation&gt;_x000a_"/>
    <w:docVar w:name="NE.Ref{0BD2A789-0811-4DBA-88D0-D38B14C3C565}" w:val=" ADDIN NE.Ref.{0BD2A789-0811-4DBA-88D0-D38B14C3C565}&lt;Citation&gt;&lt;Group&gt;&lt;References&gt;&lt;Item&gt;&lt;ID&gt;398&lt;/ID&gt;&lt;UID&gt;{D4A62A22-897B-47E5-89F0-30AEBB94FFD2}&lt;/UID&gt;&lt;Title&gt;The Variation of Animals and Plants Under Domestication&lt;/Title&gt;&lt;Template&gt;Generic&lt;/Template&gt;&lt;Star&gt;0&lt;/Star&gt;&lt;Tag&gt;0&lt;/Tag&gt;&lt;Author&gt;Darwin, C&lt;/Author&gt;&lt;Year&gt;1968&lt;/Year&gt;&lt;Details&gt;&lt;_publisher&gt;John Murray&lt;/_publisher&gt;&lt;_place_published&gt;London&lt;/_place_published&gt;&lt;_accessed&gt;60873106&lt;/_accessed&gt;&lt;_created&gt;60873106&lt;/_created&gt;&lt;_modified&gt;60873106&lt;/_modified&gt;&lt;/Details&gt;&lt;Extra&gt;&lt;DBUID&gt;{F96A950B-833F-4880-A151-76DA2D6A2879}&lt;/DBUID&gt;&lt;/Extra&gt;&lt;/Item&gt;&lt;/References&gt;&lt;/Group&gt;&lt;/Citation&gt;_x000a_"/>
    <w:docVar w:name="NE.Ref{149173A1-5F3B-4EAE-BFF2-C95346DB2935}" w:val=" ADDIN NE.Ref.{149173A1-5F3B-4EAE-BFF2-C95346DB2935}&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Citation&gt;_x000a_"/>
    <w:docVar w:name="NE.Ref{179D54D5-654F-4A6C-8EBE-21D8AD415D23}" w:val=" ADDIN NE.Ref.{179D54D5-654F-4A6C-8EBE-21D8AD415D23}&lt;Citation&gt;&lt;Group&gt;&lt;References&gt;&lt;Item&gt;&lt;ID&gt;430&lt;/ID&gt;&lt;UID&gt;{B8E8F39D-C8D5-45ED-93F4-2115D01E9A1C}&lt;/UID&gt;&lt;Title&gt;Temporal Dynamics of Avian Populations during Pleistocene Revealed by Whole-Genome Sequences&lt;/Title&gt;&lt;Template&gt;Journal Article&lt;/Template&gt;&lt;Star&gt;0&lt;/Star&gt;&lt;Tag&gt;0&lt;/Tag&gt;&lt;Author&gt;Nadachowska-Brzyska, K; Li, C; Smeds, L; Zhang, G; Ellegren, H&lt;/Author&gt;&lt;Year&gt;2015&lt;/Year&gt;&lt;Details&gt;&lt;_accession_num&gt;25891404&lt;/_accession_num&gt;&lt;_author_adr&gt;Department of Evolutionary Biology, Evolutionary Biology Centre, Uppsala University, Norbyvagen 18D, 752 36 Uppsala, Sweden. Electronic address: krystyna.nadachowska-brzyska@ebc.uu.se.; China National GeneBank, BGI-Shenzhen, Shenzhen 518083, China; Centre for GeoGenetics, Natural History Museum of Denmark, University of Copenhagen, Oster Voldgade 5-7, 1350 Copenhagen, Denmark.; Department of Evolutionary Biology, Evolutionary Biology Centre, Uppsala University, Norbyvagen 18D, 752 36 Uppsala, Sweden.; China National GeneBank, BGI-Shenzhen, Shenzhen 518083, China; Centre for Social  Evolution, Department of Biology, Universitetsparken 15, University of Copenhagen, 2100 Copenhagen, Denmark.; Department of Evolutionary Biology, Evolutionary Biology Centre, Uppsala University, Norbyvagen 18D, 752 36 Uppsala, Sweden.&lt;/_author_adr&gt;&lt;_date_display&gt;2015 May 18&lt;/_date_display&gt;&lt;_date&gt;2015-05-18&lt;/_date&gt;&lt;_doi&gt;10.1016/j.cub.2015.03.047&lt;/_doi&gt;&lt;_isbn&gt;1879-0445 (Electronic); 0960-9822 (Linking)&lt;/_isbn&gt;&lt;_issue&gt;10&lt;/_issue&gt;&lt;_journal&gt;Curr Biol&lt;/_journal&gt;&lt;_language&gt;eng&lt;/_language&gt;&lt;_ori_publication&gt;Copyright (c) 2015 The Authors. Published by Elsevier Ltd.. All rights reserved.&lt;/_ori_publication&gt;&lt;_pages&gt;1375-80&lt;/_pages&gt;&lt;_tertiary_title&gt;Current biology : CB&lt;/_tertiary_title&gt;&lt;_type_work&gt;Journal Article; Research Support, Non-U.S. Gov&amp;apos;t&lt;/_type_work&gt;&lt;_url&gt;http://www.ncbi.nlm.nih.gov/entrez/query.fcgi?cmd=Retrieve&amp;amp;db=pubmed&amp;amp;dopt=Abstract&amp;amp;list_uids=25891404&amp;amp;query_hl=1&lt;/_url&gt;&lt;_volume&gt;25&lt;/_volume&gt;&lt;_created&gt;61126000&lt;/_created&gt;&lt;_modified&gt;61126000&lt;/_modified&gt;&lt;_db_updated&gt;PubMed&lt;/_db_updated&gt;&lt;_impact_factor&gt;   9.571&lt;/_impact_factor&gt;&lt;_collection_scope&gt;SCI;SCIE;&lt;/_collection_scope&gt;&lt;_accessed&gt;61126000&lt;/_accessed&gt;&lt;/Details&gt;&lt;Extra&gt;&lt;DBUID&gt;{F96A950B-833F-4880-A151-76DA2D6A2879}&lt;/DBUID&gt;&lt;/Extra&gt;&lt;/Item&gt;&lt;/References&gt;&lt;/Group&gt;&lt;/Citation&gt;_x000a_"/>
    <w:docVar w:name="NE.Ref{19B57A9E-28A5-4EC9-BE5B-6BB14FFF5C44}" w:val=" ADDIN NE.Ref.{19B57A9E-28A5-4EC9-BE5B-6BB14FFF5C44}&lt;Citation&gt;&lt;Group&gt;&lt;References&gt;&lt;Item&gt;&lt;ID&gt;395&lt;/ID&gt;&lt;UID&gt;{EBB8A278-FBA7-4044-A9EE-5DD1D4E11878}&lt;/UID&gt;&lt;Title&gt;Early Holocene chicken domestication in northern China&lt;/Title&gt;&lt;Template&gt;Journal Article&lt;/Template&gt;&lt;Star&gt;0&lt;/Star&gt;&lt;Tag&gt;0&lt;/Tag&gt;&lt;Author&gt;Xiang, H; Gao, J; Yu, B; Zhou, H; Cai, D; Zhang, Y; Chen, X; Wang, X; Hofreiter, M; Zhao, X&lt;/Author&gt;&lt;Year&gt;2014&lt;/Year&gt;&lt;Details&gt;&lt;_accession_num&gt;25422439&lt;/_accession_num&gt;&lt;_author_adr&gt;National Engineering Laboratory for Animal Breeding, Ministry of Agricultural Key Laboratory of Animal Genetics, Breeding, and Reproduction, College of Animal Science and Technology, China Agricultural University, Beijing 100193, China;; Hebei Provincial Institute of Cultural Relic, Shijiazhuang 050031, China;; Xushui County Office for Preservation of Ancient Monuments, Xushui 072550, China;; Ancient DNA Laboratory, Research Center for Chinese Frontier Archaeology, College of Life Science, Jilin University, Changchun 130023, China;; Ancient DNA Laboratory, Research Center for Chinese Frontier Archaeology, College of Life Science, Jilin University, Changchun 130023, China;; National Engineering Laboratory for Animal Breeding, Ministry of Agricultural Key Laboratory of Animal Genetics, Breeding, and Reproduction, College of Animal Science and Technology, China Agricultural University, Beijing 100193, China;; National Engineering Laboratory for Animal Breeding, Ministry of Agricultural Key Laboratory of Animal Genetics, Breeding, and Reproduction, College of Animal Science and Technology, China Agricultural University, Beijing 100193, China;; National Engineering Laboratory for Animal Breeding, Ministry of Agricultural Key Laboratory of Animal Genetics, Breeding, and Reproduction, College of Animal Science and Technology, China Agricultural University, Beijing 100193, China;; Faculty of Mathematics and Natural Sciences, Institute for Biochemistry and Biology, University of Potsdam, 14476 Potsdam, Germany; and Department of Biology, University of York, Heslington, York YO10 5DD, United Kingdom michi@palaeo.eu zhxb@cau.edu.cn.; National Engineering Laboratory for Animal Breeding, Ministry of Agricultural Key Laboratory of Animal Genetics, Breeding, and Reproduction, College of Animal Science and Technology, China Agricultural University, Beijing 100193, China; michi@palaeo.eu zhxb@cau.edu.cn.&lt;/_author_adr&gt;&lt;_date_display&gt;2014 Dec 9&lt;/_date_display&gt;&lt;_date&gt;2014-12-09&lt;/_date&gt;&lt;_doi&gt;10.1073/pnas.1411882111&lt;/_doi&gt;&lt;_isbn&gt;1091-6490 (Electronic); 0027-8424 (Linking)&lt;/_isbn&gt;&lt;_issue&gt;49&lt;/_issue&gt;&lt;_journal&gt;Proc Natl Acad Sci U S A&lt;/_journal&gt;&lt;_keywords&gt;Animal Husbandry/*history; Animals; Archaeology/methods; Bayes Theorem; *Biological Evolution; Bone and Bones; Chickens/*genetics; China; DNA, Mitochondrial/*analysis; Gene Pool; Geography; Haplotypes; History, Ancient; Models, Genetic; Molecular Sequence Data; Phylogeny; Species Specificityancient DNA; chicken; domestication; species origin&lt;/_keywords&gt;&lt;_language&gt;eng&lt;/_language&gt;&lt;_pages&gt;17564-9&lt;/_pages&gt;&lt;_tertiary_title&gt;Proceedings of the National Academy of Sciences of the United States of America&lt;/_tertiary_title&gt;&lt;_type_work&gt;Historical Article; Journal Article; Research Support, Non-U.S. Gov&amp;apos;t&lt;/_type_work&gt;&lt;_url&gt;http://www.ncbi.nlm.nih.gov/entrez/query.fcgi?cmd=Retrieve&amp;amp;db=pubmed&amp;amp;dopt=Abstract&amp;amp;list_uids=25422439&amp;amp;query_hl=1&lt;/_url&gt;&lt;_volume&gt;111&lt;/_volume&gt;&lt;_created&gt;60855683&lt;/_created&gt;&lt;_modified&gt;60855684&lt;/_modified&gt;&lt;_db_updated&gt;PubMed&lt;/_db_updated&gt;&lt;_impact_factor&gt;   9.809&lt;/_impact_factor&gt;&lt;/Details&gt;&lt;Extra&gt;&lt;DBUID&gt;{F96A950B-833F-4880-A151-76DA2D6A2879}&lt;/DBUID&gt;&lt;/Extra&gt;&lt;/Item&gt;&lt;/References&gt;&lt;/Group&gt;&lt;Group&gt;&lt;References&gt;&lt;Item&gt;&lt;ID&gt;394&lt;/ID&gt;&lt;UID&gt;{EAE2D19F-A692-4906-B137-A048FA83C610}&lt;/UID&gt;&lt;Title&gt;Worldwide phylogeography of wild boar reveals multiple centers of pig domestication&lt;/Title&gt;&lt;Template&gt;Journal Article&lt;/Template&gt;&lt;Star&gt;0&lt;/Star&gt;&lt;Tag&gt;0&lt;/Tag&gt;&lt;Author&gt;Larson, G; Dobney, K; Albarella, U; Fang, M; Matisoo-Smith, E; Robins, J; Lowden, S; Finlayson, H; Brand, T; Willerslev, E; Rowley-Conwy, P; Andersson, L; Cooper, A&lt;/Author&gt;&lt;Year&gt;2005&lt;/Year&gt;&lt;Details&gt;&lt;_accession_num&gt;15761152&lt;/_accession_num&gt;&lt;_author_adr&gt;Henry Wellcome Ancient Biomolecules Centre, University of Oxford, Department of Zoology, South Parks Road OX1 3PS, UK. greger.larson@zoo.ox.ac.uk&lt;/_author_adr&gt;&lt;_date_display&gt;2005 Mar 11&lt;/_date_display&gt;&lt;_date&gt;2005-03-11&lt;/_date&gt;&lt;_doi&gt;10.1126/science.1106927&lt;/_doi&gt;&lt;_isbn&gt;1095-9203 (Electronic); 0036-8075 (Linking)&lt;/_isbn&gt;&lt;_issue&gt;5715&lt;/_issue&gt;&lt;_journal&gt;Science&lt;/_journal&gt;&lt;_keywords&gt;Animals; *Animals, Domestic/classification/genetics; Animals, Wild/classification/genetics; Asia; Australasia; Bayes Theorem; DNA, Mitochondrial/genetics; Europe; Genetics, Population; Geography; Haplotypes; India; Markov Chains; Monte Carlo Method; *Phylogeny; Sequence Analysis, DNA; Sus scrofa/*classification/*genetics; Time&lt;/_keywords&gt;&lt;_language&gt;eng&lt;/_language&gt;&lt;_pages&gt;1618-21&lt;/_pages&gt;&lt;_tertiary_title&gt;Science (New York, N.Y.)&lt;/_tertiary_title&gt;&lt;_type_work&gt;Journal Article; Research Support, Non-U.S. Gov&amp;apos;t&lt;/_type_work&gt;&lt;_url&gt;http://www.ncbi.nlm.nih.gov/entrez/query.fcgi?cmd=Retrieve&amp;amp;db=pubmed&amp;amp;dopt=Abstract&amp;amp;list_uids=15761152&amp;amp;query_hl=1&lt;/_url&gt;&lt;_volume&gt;307&lt;/_volume&gt;&lt;_created&gt;60855676&lt;/_created&gt;&lt;_modified&gt;60855686&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2BF8F4A2-FB37-4C82-8387-A4A44A5AF0AA}" w:val=" ADDIN NE.Ref.{2BF8F4A2-FB37-4C82-8387-A4A44A5AF0AA}&lt;Citation&gt;&lt;Group&gt;&lt;References&gt;&lt;Item&gt;&lt;ID&gt;421&lt;/ID&gt;&lt;UID&gt;{CD3ABBBD-94A4-4946-A92F-0EED4DBF61F6}&lt;/UID&gt;&lt;Title&gt;The drivers of tropical speciation&lt;/Title&gt;&lt;Template&gt;Journal Article&lt;/Template&gt;&lt;Star&gt;0&lt;/Star&gt;&lt;Tag&gt;0&lt;/Tag&gt;&lt;Author&gt;Smith, B T; McCormack, J E; Cuervo, A M; Hickerson, M J; Aleixo, A; Cadena, C D; Perez-Eman, J; Burney, C W; Xie, X; Harvey, M G; Faircloth, B C; Glenn, T C; Derryberry, E P; Prejean, J; Fields, S; Brumfield, R T&lt;/Author&gt;&lt;Year&gt;2014&lt;/Year&gt;&lt;Details&gt;&lt;_accession_num&gt;25209666&lt;/_accession_num&gt;&lt;_author_adr&gt;1] Museum of Natural Science, Louisiana State University, Baton Rouge, Louisiana  70803, USA [2] Department of Ornithology, American Museum of Natural History, New York, New York 10024, USA [3].; 1] Museum of Natural Science, Louisiana State University, Baton Rouge, Louisiana  70803,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Museum of Natural Science, Louisiana State University, Baton Rouge, Louisiana  70803, USA [2] Department of Biological Sciences, Louisiana State University, Baton Rouge, Louisiana 70803, USA [3]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Biology Department, City College of New York, New York, New York 10031, USA [2] Division of Invertebrate Zoology, American Museum of Natural History, New York, New York 10024, USA.; Coordenacao de Zoologia, Museu Paraense Emilio Goeldi, Caixa Postal 399, CEP 66040-170, Belem, Brazil.; Laboratorio de Biologia Evolutiva de Vertebrados, Departamento de Ciencias Biologicas, Universidad de los Andes, Bogota, Colombia.; 1] Instituto de Zoologia y Ecologia Tropical, Universidad Central de Venezuela, Av. Los Ilustres, Los Chaguaramos, Apartado Postal 47058, Caracas 1041-A, Venezuela [2] Coleccion Ornitologica Phelps, Apartado 2009, Caracas 1010-A, Venezuela.; 1] Museum of Natural Science, Louisiana State University, Baton Rouge, Louisiana  70803, USA [2] Department of Biological Sciences, Louisiana State University, Baton Rouge, Louisiana 70803, USA [3]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Biology Department, City College of New York, New York, New York 10031, USA.; 1] Museum of Natural Science, Louisiana State University, Baton Rouge, Louisiana  70803, USA [2] Department of Biological Sciences, Louisiana State University, Baton Rouge, Louisiana 70803, USA.; 1] Department of Ecology and Evolutionary Biology, University of California, Los  Angeles, California 90095,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Department of Environmental Health Science, University of Georgia, Athens, Georgia 30602, USA.; 1] Museum of Natural Science, Louisiana State University, Baton Rouge, Louisiana  70803,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Museum of Natural Science, Louisiana State University, Baton Rouge, Louisiana  70803, USA [2] Department of Biological Sciences, Louisiana State University, Baton Rouge, Louisiana 70803, USA.; 1] Museum of Natural Science, Louisiana State University, Baton Rouge, Louisiana  70803, USA [2] Department of Biological Sciences, Louisiana State University, Baton Rouge, Louisiana 70803, USA.; 1] Museum of Natural Science, Louisiana State University, Baton Rouge, Louisiana  70803, USA [2] Department of Biological Sciences, Louisiana State University, Baton Rouge, Louisiana 70803, USA [3].&lt;/_author_adr&gt;&lt;_date_display&gt;2014 Nov 20&lt;/_date_display&gt;&lt;_date&gt;2014-11-20&lt;/_date&gt;&lt;_doi&gt;10.1038/nature13687&lt;/_doi&gt;&lt;_isbn&gt;1476-4687 (Electronic); 0028-0836 (Linking)&lt;/_isbn&gt;&lt;_issue&gt;7527&lt;/_issue&gt;&lt;_journal&gt;Nature&lt;/_journal&gt;&lt;_keywords&gt;Animals; Biodiversity; Birds/*classification/*genetics; *Genetic Speciation; Models, Biological; Molecular Sequence Data; Panama; *Phylogeny; *Rainforest; Rivers; South America; *Tropical Climate&lt;/_keywords&gt;&lt;_language&gt;eng&lt;/_language&gt;&lt;_pages&gt;406-9&lt;/_pages&gt;&lt;_tertiary_title&gt;Nature&lt;/_tertiary_title&gt;&lt;_type_work&gt;Journal Article; Research Support, Non-U.S. Gov&amp;apos;t; Research Support, U.S. Gov&amp;apos;t, Non-P.H.S.&lt;/_type_work&gt;&lt;_url&gt;http://www.ncbi.nlm.nih.gov/entrez/query.fcgi?cmd=Retrieve&amp;amp;db=pubmed&amp;amp;dopt=Abstract&amp;amp;list_uids=25209666&amp;amp;query_hl=1&lt;/_url&gt;&lt;_volume&gt;515&lt;/_volume&gt;&lt;_created&gt;61040939&lt;/_created&gt;&lt;_modified&gt;6104094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2D7DBAAC-5B1B-4653-9B5C-8B68BE1F1858}" w:val=" ADDIN NE.Ref.{2D7DBAAC-5B1B-4653-9B5C-8B68BE1F1858}&lt;Citation&gt;&lt;Group&gt;&lt;References&gt;&lt;Item&gt;&lt;ID&gt;404&lt;/ID&gt;&lt;UID&gt;{FF637CBB-AB22-400E-A4EE-3D77C4015BCB}&lt;/UID&gt;&lt;Title&gt;Whole-genome analyses resolve early branches in the tree of life of modern birds&lt;/Title&gt;&lt;Template&gt;Journal Article&lt;/Template&gt;&lt;Star&gt;0&lt;/Star&gt;&lt;Tag&gt;0&lt;/Tag&gt;&lt;Author&gt;Jarvis, E D; Mirarab, S; Aberer, A J; Li, B; Houde, P; Li, C; Ho, S Y; Faircloth, B C; Nabholz, B; Howard, J T; Suh, A; Weber, C C; Da, Fonseca RR; Li, J; Zhang, F; Li, H; Zhou, L; Narula, N; Liu, L; Ganapathy, G; Boussau, B; Bayzid, M S; Zavidovych, V; Subramanian, S; Gabaldon, T; Capella-Gutierrez, S; Huerta-Cepas, J; Rekepalli, B; Munch, K; Schierup, M; Lindow, B; Warren, W C; Ray, D; Green, R E; Bruford, M W; Zhan, X; Dixon, A; Li, S; Li, N; Huang, Y; Derryberry, E P; Bertelsen, M F; Sheldon, F H; Brumfield, R T; Mello, C V; Lovell, P V; Wirthlin, M; Schneider, M P; Prosdocimi, F; Samaniego, J A; Vargas, Velazquez AM; Alfaro-Nunez, A; Campos, P F; Petersen, B; Sicheritz-Ponten, T; Pas, A; Bailey, T; Scofield, P; Bunce, M; Lambert, D M; Zhou, Q; Perelman, P; Driskell, A C; Shapiro, B; Xiong, Z; Zeng, Y; Liu, S; Li, Z; Liu, B; Wu, K; Xiao, J; Yinqi, X; Zheng, Q; Zhang, Y; Yang, H; Wang, J; Smeds, L; Rheindt, F E; Braun, M; Fjeldsa, J; Orlando, L; Barker, F K; Jonsson, K A; Johnson, W; Koepfli, K P; O&amp;apos;Brien, S; Haussler, D; Ryder, O A; Rahbek, C; Willerslev, E; Graves, G R; Glenn, T C; McCormack, J; Burt, D; Ellegren, H; Alstrom, P; Edwards, S V; Stamatakis, A; Mindell, D P; Cracraft, J; Braun, E L; Warnow, T; Jun, W; Gilbert, M T; Zhang, G&lt;/Author&gt;&lt;Year&gt;2014&lt;/Year&gt;&lt;Details&gt;&lt;_accession_num&gt;25504713&lt;/_accession_num&gt;&lt;_author_adr&gt;Department of Neurobiology, Howard Hughes Medical Institute (HHMI), and Duke University Medical Center, Durham, NC 27710, USA. jarvis@neuro.duke.edu tandywarnow@gmail.com mtpgilbert@gmail.com wangj@genomics.cn zhanggj@genomics.cn.; Department of Computer Science, The University of Texas at Austin, Austin, TX 78712, USA.; Scientific Computing Group, Heidelberg Institute for Theoretical Studies, Heidelberg, Germany.; China National GeneBank, BGI-Shenzhen, Shenzhen 518083, China. College of Medicine and Forensics, Xi&amp;apos;an Jiaotong University Xi&amp;apos;an 710061, China. Centre for GeoGenetics, Natural History Museum of Denmark, University of Copenhagen, Oster Voldgade 5-7, 1350 Copenhagen, Denmark.; Department of Biology, New Mexico State University, Las Cruces, NM 88003, USA.; China National GeneBank, BGI-Shenzhen, Shenzhen 518083, China. Centre for GeoGenetics, Natural History Museum of Denmark, University of Copenhagen, Oster Voldgade 5-7, 1350 Copenhagen, Denmark.; School of Biological Sciences, University of Sydney, Sydney, New South Wales 2006, Australia.; Department of Ecology and Evolutionary Biology, University of California, Los Angeles, CA 90095, USA. Department of Biological Sciences, Louisiana State University, Baton Rouge, LA 70803, USA.; CNRS UMR 5554, Institut des Sciences de l&amp;apos;Evolution de Montpellier, Universite Montpellier II Montpellier, France.; Department of Neurobiology, Howard Hughes Medical Institute (HHMI), and Duke University Medical Center, Durham, NC 27710, USA.; Department of Evolutionary Biology, Evolutionary Biology Centre, Uppsala University, SE-752 36 Uppsala Sweden.; Department of Evolutionary Biology, Evolutionary Biology Centre, Uppsala University, SE-752 36 Uppsala Sweden.; Centre for GeoGenetics, Natural History Museum of Denmark, University of Copenhagen, Oster Voldgade 5-7, 1350 Copenhagen, Denmark.; China National GeneBank, BGI-Shenzhen, Shenzhen 518083, China.; China National GeneBank, BGI-Shenzhen, Shenzhen 518083, China.; China National GeneBank, BGI-Shenzhen, Shenzhen 518083, China.; China National GeneBank, BGI-Shenzhen, Shenzhen 518083, China.; Department of Biology, New Mexico State University, Las Cruces, NM 88003, USA. Biodiversity and Biocomplexity Unit, Okinawa Institute of Science and Technology  Onna-son, Okinawa 904-0495, Japan.; Department of Statistics and Institute of Bioinformatics, University of Georgia,  Athens, GA 30602, USA.; Department of Neurobiology, Howard Hughes Medical Institute (HHMI), and Duke University Medical Center, Durham, NC 27710, USA.; Laboratoire de Biometrie et Biologie Evolutive, Centre National de la Recherche Scientifique, Universite de Lyon, F-69622 Villeurbanne, France.; Department of Computer Science, The University of Texas at Austin, Austin, TX 78712, USA.; Department of Neurobiology, Howard Hughes Medical Institute (HHMI), and Duke University Medical Center, Durham, NC 27710, USA.; Environmental Futures Research Institute, Griffith University, Nathan, Queensland 4111, Australia.; Bioinformatics and Genomics Programme, Centre for Genomic Regulation, Dr. Aiguader 88, 08003 Barcelona, Spain. Universitat Pompeu Fabra, Barcelona, Spain.  Institucio Catalana de Recerca i Estudis Avancats, Barcelona, Spain.; Bioinformatics and Genomics Programme, Centre for Genomic Regulation, Dr. Aiguader 88, 08003 Barcelona, Spain. Universitat Pompeu Fabra, Barcelona, Spain.; Bioinformatics and Genomics Programme, Centre for Genomic Regulation, Dr. Aiguader 88, 08003 Barcelona, Spain. Universitat Pompeu Fabra, Barcelona, Spain.; Joint Institute for Computational Sciences, The University of Tennessee, Oak Ridge National Laboratory, Oak Ridge, TN 37831, USA.; Bioinformatics Research Centre, Aarhus University, DK-8000 Aarhus C, Denmark.; Bioinformatics Research Centre, Aarhus University, DK-8000 Aarhus C, Denmark.; Centre for GeoGenetics, Natural History Museum of Denmark, University of Copenhagen, Oster Voldgade 5-7, 1350 Copenhagen, Denmark.; The Genome Institute, Washington University School of Medicine, St Louis, MI 63108, USA.; Department of Biochemistry, Molecular Biology, Entomology and Plant Pathology, Mississippi State University, Mississippi State, MS 39762, USA. Institute for Genomics, Biocomputing and Biotechnology, Mississippi State University, Mississippi State, MS 39762, USA. Department of Biological Sciences, Texas Tech University, Lubbock, TX 79409, USA.; Department of Ecology and Evolutionary Biology, University of California Santa Cruz (UCSC), Santa Cruz, CA 95064, USA.; Organisms and Environment Division, Cardiff School of Biosciences, Cardiff University Cardiff CF10 3AX, Wales, UK.; Organisms and Environment Division, Cardiff School of Biosciences, Cardiff University Cardiff CF10 3AX, Wales, UK. Key Laboratory of Animal Ecology and Conservation Biology, Institute of Zoology, Chinese Academy of Sciences, Beijing  100101, China.; International Wildlife Consultants, Carmarthen SA33 5YL, Wales, UK.; College of Medicine and Forensics, Xi&amp;apos;an Jiaotong University Xi&amp;apos;an, 710061, China.; State Key Laboratory for Agrobiotechnology, China Agricultural University, Beijing 100094, China.; State Key Laboratory for Agrobiotechnology, China Agricultural University, Beijing 100094, China.; Department of Ecology and Evolutionary Biology, Tulane University, New Orleans, LA 70118, USA. Museum of Natural Science and Department of Biological Sciences, Louisiana State University, Baton Rouge, LA 70803, USA.; Center for Zoo and Wild Animal Health, Copenhagen Zoo Roskildevej 38, DK-2000 Frederiksberg, Denmark.; Museum of Natural Science and Department of Biological Sciences, Louisiana State  University, Baton Rouge, LA 70803, USA.; Museum of Natural Science and Department of Biological Sciences, Louisiana State  University, Baton Rouge, LA 70803, USA.; Department of Behavioral Neuroscience, Oregon Health and Science University, Portland, OR 97239, USA. Brazilian Avian Genome Consortium (CNPq/FAPESPA-SISBIO Aves), Federal University of Para, Belem, Para, Brazil.; Department of Behavioral Neuroscience, Oregon Health and Science University, Portland, OR 97239, USA.; Department of Behavioral Neuroscience, Oregon Health and Science University, Portland, OR 97239, USA.; Brazilian Avian Genome Consortium (CNPq/FAPESPA-SISBIO Aves), Federal University  of Para, Belem, Para, Brazil. Institute of Biological Sciences, Federal University of Para, Belem, Para, Brazil.; Brazilian Avian Genome Consortium (CNPq/FAPESPA-SISBIO Aves), Federal University  of Para, Belem, Para, Brazil. Institute of Medical Biochemistry Leopoldo de Meis, Federal University of Rio de Janeiro, Rio de Janeiro RJ 21941-902, Brazil.; Centre for GeoGenetics, Natural History Museum of Denmark, University of Copenhagen, Oster Voldgade 5-7, 1350 Copenhagen, Denmark.; Centre for GeoGenetics, Natural History Museum of Denmark, University of Copenhagen, Oster Voldgade 5-7, 1350 Copenhagen, Denmark.; Centre for GeoGenetics, Natural History Museum of Denmark, University of Copenhagen, Oster Voldgade 5-7, 1350 Copenhagen, Denmark.; Centre for GeoGenetics, Natural History Museum of Denmark, University of Copenhagen, Oster Voldgade 5-7, 1350 Copenhagen, Denmark.; Centre for Biological Sequence Analysis, Department of Systems Biology, Technical University of Denmark Kemitorvet 208, 2800 Kgs Lyngby, Denmark.; Centre for Biological Sequence Analysis, Department of Systems Biology, Technical University of Denmark Kemitorvet 208, 2800 Kgs Lyngby, Denmark.; Breeding Centre for Endangered Arabian Wildlife, Sharjah, United Arab Emirates.; Dubai Falcon Hospital, Dubai, United Arab Emirates.; Canterbury Museum Rolleston Avenue, Christchurch 8050, New Zealand.; Trace and Environmental DNA Laboratory Department of Environment and Agriculture, Curtin University, Perth, Western Australia 6102, Australia.; Environmental Futures Research Institute, Griffith University, Nathan, Queensland 4111, Australia.; Department of Integrative Biology, University of California, Berkeley, CA 94720,  USA.; Laboratory of Genomic Diversity, National Cancer Institute Frederick, MD 21702, USA. Institute of Molecular and Cellular Biology, SB RAS and Novosibirsk State University, Novosibirsk, Russia.; Smithsonian Institution National Museum of Natural History, Washington, DC 20013, USA.; Department of Ecology and Evolutionary Biology, University of California Santa Cruz (UCSC), Santa Cruz, CA 95064, US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BGI-Shenzhen, Shenzhen 518083, China.; BGI-Shenzhen, Shenzhen 518083, China.; Department of Evolutionary Biology, Evolutionary Biology Centre, Uppsala University, SE-752 36 Uppsala Sweden.; Department of Biological Sciences, National University of Singapore, Republic of  Singapore.; Department of Vertebrate Zoology, National Museum of Natural History, Smithsonian Suitland, MD 20746, USA.; Center for Macroecology, Evolution and Climate, Natural History Museum of Denmark, University of Copenhagen, Universitetsparken 15, DK-2100 Copenhagen O, Denmark.; Centre for GeoGenetics, Natural History Museum of Denmark, University of Copenhagen, Oster Voldgade 5-7, 1350 Copenhagen, Denmark.; Bell Museum of Natural History, University of Minnesota, Saint Paul, MN 55108, USA.; Center for Macroecology, Evolution and Climate, Natural History Museum of Denmark, University of Copenhagen, Universitetsparken 15, DK-2100 Copenhagen O, Denmark. Department of Life Sciences, Natural History Museum, Cromwell Road, London SW7 5BD, UK. Department of Life Sciences, Imperial College London, Silwood Park Campus, Ascot SL5 7PY, UK.; Smithsonian Conservation Biology Institute, National Zoological Park, Front Royal, VA 22630, USA.; Smithsonian Conservation Biology Institute, National Zoological Park, Washington, DC 20008, USA.; Theodosius Dobzhansky Center for Genome Bioinformatics, St. Petersburg State University, St. Petersburg, Russia 199004. Oceanographic Center, Nova Southeastern University, Ft Lauderdale, FL 33004, USA.; Center for Biomolecular Science and Engineering, UCSC, Santa Cruz, CA 95064, USA.; San Diego Zoo Institute for Conservation Research, Escondido, CA 92027, USA.; Center for Macroecology, Evolution and Climate, Natural History Museum of Denmark, University of Copenhagen, Universitetsparken 15, DK-2100 Copenhagen O, Denmark. Department of Life Sciences, Imperial College London, Silwood Park Campus, Ascot SL5 7PY, UK.; Centre for GeoGenetics, Natural History Museum of Denmark, University of Copenhagen, Oster Voldgade 5-7, 1350 Copenhagen, Denmark.; Center for Macroecology, Evolution and Climate, Natural History Museum of Denmark, University of Copenhagen, Universitetsparken 15, DK-2100 Copenhagen O, Denmark. Department of Vertebrate Zoology, MRC-116, National Museum of Natural History, Smithsonian Institution, Washington, DC 20013, USA.; Department of Environmental Health Science, University of Georgia, Athens, GA 30602, USA.; Moore Laboratory of Zoology and Department of Biology, Occidental College, Los Angeles, CA 90041, USA.; Department of Genomics and Genetics, The Roslin Institute and Royal (Dick) School of Veterinary Studies, University of Edinburgh, Easter Bush Campus, Midlothian EH25 9RG, UK.; Department of Evolutionary Biology, Evolutionary Biology Centre, Uppsala University, SE-752 36 Uppsala Sweden.; Swedish Species Information Centre, Swedish University of Agricultural Sciences Box 7007, SE-750 07 Uppsala, Sweden. Key Laboratory of Zoological Systematics and Evolution, Institute of Zoology, Chinese Academy of Sciences, Beijing 100101, China.; Department of Organismic and Evolutionary Biology and Museum of Comparative Zoology, Harvard University, Cambridge, MA 02138, USA.; Scientific Computing Group, Heidelberg Institute for Theoretical Studies, Heidelberg, Germany. Institute of Theoretical Informatics, Department of Informatics, Karlsruhe Institute of Technology, D- 76131 Karlsruhe, Germany.; Department of Biochemistry and Biophysics, University of California, San Francisco, CA 94158, USA.; Department of Ornithology, American Museum of Natural History, New York, NY 10024, USA.; Department of Biology and Genetics Institute, University of Florida, Gainesville, FL 32611, USA.; Department of Computer Science, The University of Texas at Austin, Austin, TX 78712, USA. Departments of Bioengineering and Computer Science, University of Illinois at Urbana-Champaign, Urbana, IL 61801, USA. jarvis@neuro.duke.edu tandywarnow@gmail.com mtpgilbert@gmail.com wangj@genomics.cn zhanggj@genomics.cn.; BGI-Shenzhen, Shenzhen 518083, China. Department of Biology, University of Copenhagen, Ole Maaloes Vej 5, 2200 Copenhagen, Denmark. Princess Al Jawhara Center of Excellence in the Research of Hereditary Disorders, King Abdulaziz University, Jeddah 21589, Saudi Arabia. Macau University of Science and Technology, Avenida Wai long, Taipa, Macau 999078, China. Department of Medicine, University of Hong Kong, Hong Kong. jarvis@neuro.duke.edu tandywarnow@gmail.com mtpgilbert@gmail.com wangj@genomics.cn zhanggj@genomics.cn.; Centre for GeoGenetics, Natural History Museum of Denmark, University of Copenhagen, Oster Voldgade 5-7, 1350 Copenhagen, Denmark. Trace and Environmental DNA Laboratory Department of Environment and Agriculture, Curtin University, Perth, Western Australia 6102, Australia. jarvis@neuro.duke.edu tandywarnow@gmail.com mtpgilbert@gmail.com wangj@genomics.cn zhanggj@genomics.cn.; China National GeneBank, BGI-Shenzhen, Shenzhen 518083, China. Centre for Social  Evolution, Department of Biology, Universitetsparken 15, University of Copenhagen, DK-2100 Copenhagen, Denmark. jarvis@neuro.duke.edu tandywarnow@gmail.com mtpgilbert@gmail.com wangj@genomics.cn zhanggj@genomics.cn.&lt;/_author_adr&gt;&lt;_date_display&gt;2014 Dec 12&lt;/_date_display&gt;&lt;_date&gt;2014-12-12&lt;/_date&gt;&lt;_doi&gt;10.1126/science.1253451&lt;/_doi&gt;&lt;_isbn&gt;1095-9203 (Electronic); 0036-8075 (Linking)&lt;/_isbn&gt;&lt;_issue&gt;6215&lt;/_issue&gt;&lt;_journal&gt;Science&lt;/_journal&gt;&lt;_keywords&gt;Animals; Avian Proteins/genetics; Base Sequence; Biological Evolution; Birds/classification/*genetics; DNA Transposable Elements; Genes; Genetic Speciation; *Genome; INDEL Mutation; Introns; *Phylogeny; Sequence Analysis, DNA&lt;/_keywords&gt;&lt;_language&gt;eng&lt;/_language&gt;&lt;_ori_publication&gt;Copyright (c) 2014, American Association for the Advancement of Science.&lt;/_ori_publication&gt;&lt;_pages&gt;1320-31&lt;/_pages&gt;&lt;_tertiary_title&gt;Science (New York, N.Y.)&lt;/_tertiary_title&gt;&lt;_type_work&gt;Journal Article; Research Support, N.I.H., Extramural; Research Support, Non-U.S. Gov&amp;apos;t; Research Support, U.S. Gov&amp;apos;t, Non-P.H.S.&lt;/_type_work&gt;&lt;_url&gt;http://www.ncbi.nlm.nih.gov/entrez/query.fcgi?cmd=Retrieve&amp;amp;db=pubmed&amp;amp;dopt=Abstract&amp;amp;list_uids=25504713&amp;amp;query_hl=1&lt;/_url&gt;&lt;_volume&gt;346&lt;/_volume&gt;&lt;_created&gt;60993796&lt;/_created&gt;&lt;_modified&gt;60993797&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30CFDF11-9FA9-4A57-AC6A-2DDBAE98CDD7}" w:val=" ADDIN NE.Ref.{30CFDF11-9FA9-4A57-AC6A-2DDBAE98CDD7}&lt;Citation&gt;&lt;Group&gt;&lt;References&gt;&lt;Item&gt;&lt;ID&gt;393&lt;/ID&gt;&lt;UID&gt;{530209A8-8E73-46A6-BD68-F6ACDDC0FCE7}&lt;/UID&gt;&lt;Title&gt;The genomics of selection in dogs and the parallel evolution between dogs and humans&lt;/Title&gt;&lt;Template&gt;Journal Article&lt;/Template&gt;&lt;Star&gt;0&lt;/Star&gt;&lt;Tag&gt;0&lt;/Tag&gt;&lt;Author&gt;Wang, G D; Zhai, W; Yang, H C; Fan, R X; Cao, X; Zhong, L; Wang, L; Liu, F; Wu, H; Cheng, L G; Poyarkov, A D; Poyarkov, NA Jr; Tang, S S; Zhao, W M; Gao, Y; Lv, X M; Irwin, D M; Savolainen, P; Wu, C I; Zhang, Y P&lt;/Author&gt;&lt;Year&gt;2013&lt;/Year&gt;&lt;Details&gt;&lt;_accession_num&gt;23673645&lt;/_accession_num&gt;&lt;_author_adr&gt;State Key Laboratory of Genetic Resources and Evolution, Kunming Institute of Zoology, Chinese Academy of Sciences, No. 32 Jiaochang Donglu, Kunming 650223, China.&lt;/_author_adr&gt;&lt;_date_display&gt;2013&lt;/_date_display&gt;&lt;_date&gt;2013-01-20&lt;/_date&gt;&lt;_doi&gt;10.1038/ncomms2814&lt;/_doi&gt;&lt;_isbn&gt;2041-1723 (Electronic); 2041-1723 (Linking)&lt;/_isbn&gt;&lt;_journal&gt;Nat Commun&lt;/_journal&gt;&lt;_keywords&gt;Animals; Animals, Domestic/genetics; China; Dogs/*genetics; *Evolution, Molecular; Gene Ontology; Genetic Association Studies; Genetic Variation; Genetics, Population; *Genomics; Geography; High-Throughput Nucleotide Sequencing; Humans; Population Dynamics; Principal Component Analysis; *Selection, Genetic; Sequence Analysis, DNA; Wolves/genetics&lt;/_keywords&gt;&lt;_language&gt;eng&lt;/_language&gt;&lt;_pages&gt;1860&lt;/_pages&gt;&lt;_tertiary_title&gt;Nature communications&lt;/_tertiary_title&gt;&lt;_type_work&gt;Journal Article; Research Support, Non-U.S. Gov&amp;apos;t&lt;/_type_work&gt;&lt;_url&gt;http://www.ncbi.nlm.nih.gov/entrez/query.fcgi?cmd=Retrieve&amp;amp;db=pubmed&amp;amp;dopt=Abstract&amp;amp;list_uids=23673645&amp;amp;query_hl=1&lt;/_url&gt;&lt;_volume&gt;4&lt;/_volume&gt;&lt;_created&gt;60855672&lt;/_created&gt;&lt;_modified&gt;60855686&lt;/_modified&gt;&lt;_db_updated&gt;PubMed&lt;/_db_updated&gt;&lt;_impact_factor&gt;  10.742&lt;/_impact_factor&gt;&lt;_collection_scope&gt;SCI;SCIE;&lt;/_collection_scope&gt;&lt;/Details&gt;&lt;Extra&gt;&lt;DBUID&gt;{F96A950B-833F-4880-A151-76DA2D6A2879}&lt;/DBUID&gt;&lt;/Extra&gt;&lt;/Item&gt;&lt;/References&gt;&lt;/Group&gt;&lt;/Citation&gt;_x000a_"/>
    <w:docVar w:name="NE.Ref{381E2C25-E078-4A44-B257-D56FE12E1050}" w:val=" ADDIN NE.Ref.{381E2C25-E078-4A44-B257-D56FE12E1050}&lt;Citation&gt;&lt;Group&gt;&lt;References&gt;&lt;Item&gt;&lt;ID&gt;402&lt;/ID&gt;&lt;UID&gt;{66C26CDA-A11F-42EC-8190-95E992B4BB01}&lt;/UID&gt;&lt;Title&gt;A draft sequence of the Neandertal genome&lt;/Title&gt;&lt;Template&gt;Journal Article&lt;/Template&gt;&lt;Star&gt;0&lt;/Star&gt;&lt;Tag&gt;0&lt;/Tag&gt;&lt;Author&gt;Green, R E; Krause, J; Briggs, A W; Maricic, T; Stenzel, U; Kircher, M; Patterson, N; Li, H; Zhai, W; Fritz, M H; Hansen, N F; Durand, E Y; Malaspinas, A S; Jensen, J D; Marques-Bonet, T; Alkan, C; Prufer, K; Meyer, M; Burbano, H A; Good, J M; Schultz, R; Aximu-Petri, A; Butthof, A; Hober, B; Hoffner, B; Siegemund, M; Weihmann, A; Nusbaum, C; Lander, E S; Russ, C; Novod, N; Affourtit, J; Egholm, M; Verna, C; Rudan, P; Brajkovic, D; Kucan, Z; Gusic, I; Doronichev, V B; Golovanova, L V; Lalueza-Fox, C; de la Rasilla, M; Fortea, J; Rosas, A; Schmitz, R W; Johnson, P L; Eichler, E E; Falush, D; Birney, E; Mullikin, J C; Slatkin, M; Nielsen, R; Kelso, J; Lachmann, M; Reich, D; Paabo, S&lt;/Author&gt;&lt;Year&gt;2010&lt;/Year&gt;&lt;Details&gt;&lt;_accession_num&gt;20448178&lt;/_accession_num&gt;&lt;_author_adr&gt;Department of Evolutionary Genetics, Max-Planck Institute for Evolutionary Anthropology, D-04103 Leipzig, Germany. green@eva.mpg.de&lt;/_author_adr&gt;&lt;_date_display&gt;2010 May 7&lt;/_date_display&gt;&lt;_date&gt;2010-05-07&lt;/_date&gt;&lt;_doi&gt;10.1126/science.1188021&lt;/_doi&gt;&lt;_isbn&gt;1095-9203 (Electronic); 0036-8075 (Linking)&lt;/_isbn&gt;&lt;_issue&gt;5979&lt;/_issue&gt;&lt;_journal&gt;Science&lt;/_journal&gt;&lt;_keywords&gt;African Continental Ancestry Group/genetics; Animals; Asian Continental Ancestry Group/genetics; Base Sequence; Bone and Bones; DNA, Mitochondrial/genetics; European Continental Ancestry Group/genetics; Evolution, Molecular; Extinction, Biological; Female; *Fossils; Gene Dosage; Gene Flow; Genetic Variation; *Genome; *Genome, Human; Haplotypes; Hominidae/*genetics; Humans; Pan troglodytes/genetics; Polymorphism, Single Nucleotide; Selection, Genetic; Sequence Alignment; *Sequence Analysis, DNA; Time&lt;/_keywords&gt;&lt;_language&gt;eng&lt;/_language&gt;&lt;_pages&gt;710-22&lt;/_pages&gt;&lt;_tertiary_title&gt;Science (New York, N.Y.)&lt;/_tertiary_title&gt;&lt;_type_work&gt;Comparative Study; Journal Article; Research Support, N.I.H., Extramural; Research Support, N.I.H., Intramural; Research Support, Non-U.S. Gov&amp;apos;t&lt;/_type_work&gt;&lt;_url&gt;http://www.ncbi.nlm.nih.gov/entrez/query.fcgi?cmd=Retrieve&amp;amp;db=pubmed&amp;amp;dopt=Abstract&amp;amp;list_uids=20448178&amp;amp;query_hl=1&lt;/_url&gt;&lt;_volume&gt;328&lt;/_volume&gt;&lt;_created&gt;60992626&lt;/_created&gt;&lt;_modified&gt;60992626&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3F2E63F0-EC62-473B-BEC6-D30267C57BA6}" w:val=" ADDIN NE.Ref.{3F2E63F0-EC62-473B-BEC6-D30267C57BA6}&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3F7C7606-C684-4376-BAE0-F24995D49183}" w:val=" ADDIN NE.Ref.{3F7C7606-C684-4376-BAE0-F24995D49183}&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40387C69-4F47-4743-B751-2BC54C7D8B7C}" w:val=" ADDIN NE.Ref.{40387C69-4F47-4743-B751-2BC54C7D8B7C}&lt;Citation&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4B736DB0-D283-4E9C-95A4-57F206EA3D90}" w:val=" ADDIN NE.Ref.{4B736DB0-D283-4E9C-95A4-57F206EA3D90}&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date_display&gt;2007&lt;/_date_display&gt;&lt;_date&gt;2007-01-20&lt;/_date&gt;&lt;_doi&gt;10.1371/journal.pone.0001106&lt;/_doi&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_created&gt;60923352&lt;/_created&gt;&lt;_modified&gt;60923352&lt;/_modified&gt;&lt;_db_updated&gt;PubMed&lt;/_db_updated&gt;&lt;_impact_factor&gt;   3.534&lt;/_impact_factor&gt;&lt;_collection_scope&gt;SCIE;&lt;/_collection_scope&gt;&lt;/Details&gt;&lt;Extra&gt;&lt;DBUID&gt;{F96A950B-833F-4880-A151-76DA2D6A2879}&lt;/DBUID&gt;&lt;/Extra&gt;&lt;/Item&gt;&lt;/References&gt;&lt;/Group&gt;&lt;/Citation&gt;_x000a_"/>
    <w:docVar w:name="NE.Ref{526C6FA3-06C2-403D-9D3C-08F281A19F82}" w:val=" ADDIN NE.Ref.{526C6FA3-06C2-403D-9D3C-08F281A19F82}&lt;Citation&gt;&lt;Group&gt;&lt;References&gt;&lt;Item&gt;&lt;ID&gt;436&lt;/ID&gt;&lt;UID&gt;{498B0462-1540-432B-85C0-A721FDE2558F}&lt;/UID&gt;&lt;Title&gt;Fast model-based estimation of ancestry in unrelated individuals&lt;/Title&gt;&lt;Template&gt;Journal Article&lt;/Template&gt;&lt;Star&gt;0&lt;/Star&gt;&lt;Tag&gt;0&lt;/Tag&gt;&lt;Author&gt;Alexander, D H; Novembre, J; Lange, K&lt;/Author&gt;&lt;Year&gt;2009&lt;/Year&gt;&lt;Details&gt;&lt;_accession_num&gt;19648217&lt;/_accession_num&gt;&lt;_author_adr&gt;Department of Biomathematics, University of California at Los Angeles, Los Angeles, California 90095, USA. dalexander@ucla.edu&lt;/_author_adr&gt;&lt;_date_display&gt;2009 Sep&lt;/_date_display&gt;&lt;_date&gt;2009-09-01&lt;/_date&gt;&lt;_doi&gt;10.1101/gr.094052.109&lt;/_doi&gt;&lt;_isbn&gt;1549-5469 (Electronic); 1088-9051 (Linking)&lt;/_isbn&gt;&lt;_issue&gt;9&lt;/_issue&gt;&lt;_journal&gt;Genome Res&lt;/_journal&gt;&lt;_keywords&gt;*Algorithms; Computational Biology; Europe/ethnology; Gene Frequency; Genetic Association Studies; *Genetics, Population; Genotype; Humans; Inflammatory Bowel Diseases/ethnology/genetics; Jews/ethnology; Likelihood Functions; Models, Genetic; Polymorphism, Single Nucleotide; *Software; Time Factors&lt;/_keywords&gt;&lt;_language&gt;eng&lt;/_language&gt;&lt;_pages&gt;1655-64&lt;/_pages&gt;&lt;_tertiary_title&gt;Genome research&lt;/_tertiary_title&gt;&lt;_type_work&gt;Journal Article; Research Support, N.I.H., Extramural&lt;/_type_work&gt;&lt;_url&gt;http://www.ncbi.nlm.nih.gov/entrez/query.fcgi?cmd=Retrieve&amp;amp;db=pubmed&amp;amp;dopt=Abstract&amp;amp;list_uids=19648217&amp;amp;query_hl=1&lt;/_url&gt;&lt;_volume&gt;19&lt;/_volume&gt;&lt;_created&gt;61190575&lt;/_created&gt;&lt;_modified&gt;61190575&lt;/_modified&gt;&lt;_db_updated&gt;PubMed&lt;/_db_updated&gt;&lt;_impact_factor&gt;  14.630&lt;/_impact_factor&gt;&lt;_collection_scope&gt;SCI;SCIE;&lt;/_collection_scope&gt;&lt;/Details&gt;&lt;Extra&gt;&lt;DBUID&gt;{F96A950B-833F-4880-A151-76DA2D6A2879}&lt;/DBUID&gt;&lt;/Extra&gt;&lt;/Item&gt;&lt;/References&gt;&lt;/Group&gt;&lt;/Citation&gt;_x000a_"/>
    <w:docVar w:name="NE.Ref{5F0035D4-5950-420B-BEB8-70A77E5CB95B}" w:val=" ADDIN NE.Ref.{5F0035D4-5950-420B-BEB8-70A77E5CB95B}&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64EAA35B-581D-460C-8526-AA8A3D1D32F3}" w:val=" ADDIN NE.Ref.{64EAA35B-581D-460C-8526-AA8A3D1D32F3}&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658C0DB1-00F5-4034-B67B-628BD336C7D6}" w:val=" ADDIN NE.Ref.{658C0DB1-00F5-4034-B67B-628BD336C7D6}&lt;Citation&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6E423186-4648-49B9-B6A7-369F7EC9DEE2}" w:val=" ADDIN NE.Ref.{6E423186-4648-49B9-B6A7-369F7EC9DEE2}&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date_display&gt;2007&lt;/_date_display&gt;&lt;_date&gt;2007-01-20&lt;/_date&gt;&lt;_doi&gt;10.1371/journal.pone.0001106&lt;/_doi&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_created&gt;60923352&lt;/_created&gt;&lt;_modified&gt;60923352&lt;/_modified&gt;&lt;_db_updated&gt;PubMed&lt;/_db_updated&gt;&lt;_impact_factor&gt;   3.534&lt;/_impact_factor&gt;&lt;_collection_scope&gt;SCIE;&lt;/_collection_scope&gt;&lt;/Details&gt;&lt;Extra&gt;&lt;DBUID&gt;{F96A950B-833F-4880-A151-76DA2D6A2879}&lt;/DBUID&gt;&lt;/Extra&gt;&lt;/Item&gt;&lt;/References&gt;&lt;/Group&gt;&lt;/Citation&gt;_x000a_"/>
    <w:docVar w:name="NE.Ref{6E557CBF-D4A6-4EDD-9C95-DDB079D8D496}" w:val=" ADDIN NE.Ref.{6E557CBF-D4A6-4EDD-9C95-DDB079D8D496}&lt;Citation&gt;&lt;Group&gt;&lt;References&gt;&lt;Item&gt;&lt;ID&gt;391&lt;/ID&gt;&lt;UID&gt;{43E31492-E43A-41C5-B204-B1CFAE8D67A1}&lt;/UID&gt;&lt;Title&gt;Evidence of long-term gene flow and selection during domestication from analyses  of Eurasian wild and domestic pig genomes&lt;/Title&gt;&lt;Template&gt;Journal Article&lt;/Template&gt;&lt;Star&gt;0&lt;/Star&gt;&lt;Tag&gt;0&lt;/Tag&gt;&lt;Author&gt;Frantz, L A; Schraiber, J G; Madsen, O; Megens, H J; Cagan, A; Bosse, M; Paudel, Y; Crooijmans, R P; Larson, G; Groenen, M A&lt;/Author&gt;&lt;Year&gt;2015&lt;/Year&gt;&lt;Details&gt;&lt;_accession_num&gt;26323058&lt;/_accession_num&gt;&lt;_author_adr&gt;Animal Breeding and Genomics Group, Wageningen University, Wageningen, the Netherlands.; Palaeogenomics and Bio-Archaeology Research Network, Research Laboratory for Archaeology and History of Art, University of Oxford, Oxford, UK.; Department of Integrative Biology, University of California, Berkeley, Berkeley,  California, USA.; Department of Genome Sciences, University of Washington, Seattle, Washington, USA.; Animal Breeding and Genomics Group, Wageningen University, Wageningen, the Netherlands.; Animal Breeding and Genomics Group, Wageningen University, Wageningen, the Netherlands.; Department of Evolutionary Genetics, Max Planck Institute for Evolutionary Anthropology, Leipzig, Germany.; Animal Breeding and Genomics Group, Wageningen University, Wageningen, the Netherlands.; Animal Breeding and Genomics Group, Wageningen University, Wageningen, the Netherlands.; Animal Breeding and Genomics Group, Wageningen University, Wageningen, the Netherlands.; Palaeogenomics and Bio-Archaeology Research Network, Research Laboratory for Archaeology and History of Art, University of Oxford, Oxford, UK.; Animal Breeding and Genomics Group, Wageningen University, Wageningen, the Netherlands.&lt;/_author_adr&gt;&lt;_collection_scope&gt;SCI;SCIE;&lt;/_collection_scope&gt;&lt;_created&gt;60855388&lt;/_created&gt;&lt;_date&gt;2015-08-31&lt;/_date&gt;&lt;_date_display&gt;2015 Aug 31&lt;/_date_display&gt;&lt;_db_updated&gt;PubMed&lt;/_db_updated&gt;&lt;_doi&gt;10.1038/ng.3394&lt;/_doi&gt;&lt;_impact_factor&gt;  29.648&lt;/_impact_factor&gt;&lt;_isbn&gt;1546-1718 (Electronic); 1061-4036 (Linking)&lt;/_isbn&gt;&lt;_journal&gt;Nat Genet&lt;/_journal&gt;&lt;_language&gt;ENG&lt;/_language&gt;&lt;_modified&gt;60855395&lt;/_modified&gt;&lt;_tertiary_title&gt;Nature genetics&lt;/_tertiary_title&gt;&lt;_type_work&gt;JOURNAL ARTICLE&lt;/_type_work&gt;&lt;_url&gt;http://www.ncbi.nlm.nih.gov/entrez/query.fcgi?cmd=Retrieve&amp;amp;db=pubmed&amp;amp;dopt=Abstract&amp;amp;list_uids=26323058&amp;amp;query_hl=1&lt;/_url&gt;&lt;/Details&gt;&lt;Extra&gt;&lt;DBUID&gt;{F96A950B-833F-4880-A151-76DA2D6A2879}&lt;/DBUID&gt;&lt;/Extra&gt;&lt;/Item&gt;&lt;/References&gt;&lt;/Group&gt;&lt;Group&gt;&lt;References&gt;&lt;Item&gt;&lt;ID&gt;392&lt;/ID&gt;&lt;UID&gt;{54B73992-F26A-496D-8736-047D057DACB3}&lt;/UID&gt;&lt;Title&gt;Sequencing pools of individuals - mining genome-wide polymorphism data without big funding&lt;/Title&gt;&lt;Template&gt;Journal Article&lt;/Template&gt;&lt;Star&gt;0&lt;/Star&gt;&lt;Tag&gt;0&lt;/Tag&gt;&lt;Author&gt;Schlotterer, C; Tobler, R; Kofler, R; Nolte, V&lt;/Author&gt;&lt;Year&gt;2014&lt;/Year&gt;&lt;Details&gt;&lt;_accession_num&gt;25246196&lt;/_accession_num&gt;&lt;_author_adr&gt;Institut fur Populationsgenetik, Vetmeduni Vienna, Veterinarplatz 1, 1210 Vienna, Austria.; 1] Institut fur Populationsgenetik, Vetmeduni Vienna, Veterinarplatz 1, 1210 Vienna, Austria. [2] Vienna Graduate School of Population Genetics.; Institut fur Populationsgenetik, Vetmeduni Vienna, Veterinarplatz 1, 1210 Vienna, Austria.; Institut fur Populationsgenetik, Vetmeduni Vienna, Veterinarplatz 1, 1210 Vienna, Austria.&lt;/_author_adr&gt;&lt;_date_display&gt;2014 Nov&lt;/_date_display&gt;&lt;_date&gt;2014-11-01&lt;/_date&gt;&lt;_doi&gt;10.1038/nrg3803&lt;/_doi&gt;&lt;_isbn&gt;1471-0064 (Electronic); 1471-0056 (Linking)&lt;/_isbn&gt;&lt;_issue&gt;11&lt;/_issue&gt;&lt;_journal&gt;Nat Rev Genet&lt;/_journal&gt;&lt;_keywords&gt;Data Mining; Genome, Human/*genetics; Genotype; High-Throughput Nucleotide Sequencing/economics/*methods; Humans; Metagenomics/economics/*methods; Phenotype; Polymorphism, Genetic/*genetics; Sequence Analysis, DNA; Software&lt;/_keywords&gt;&lt;_language&gt;eng&lt;/_language&gt;&lt;_pages&gt;749-63&lt;/_pages&gt;&lt;_tertiary_title&gt;Nature reviews. Genetics&lt;/_tertiary_title&gt;&lt;_type_work&gt;Journal Article; Research Support, Non-U.S. Gov&amp;apos;t; Review&lt;/_type_work&gt;&lt;_url&gt;http://www.ncbi.nlm.nih.gov/entrez/query.fcgi?cmd=Retrieve&amp;amp;db=pubmed&amp;amp;dopt=Abstract&amp;amp;list_uids=25246196&amp;amp;query_hl=1&lt;/_url&gt;&lt;_volume&gt;15&lt;/_volume&gt;&lt;_created&gt;60855406&lt;/_created&gt;&lt;_modified&gt;60855406&lt;/_modified&gt;&lt;_db_updated&gt;PubMed&lt;/_db_updated&gt;&lt;_impact_factor&gt;  39.794&lt;/_impact_factor&gt;&lt;_collection_scope&gt;SCI;SCIE;&lt;/_collection_scope&gt;&lt;/Details&gt;&lt;Extra&gt;&lt;DBUID&gt;{F96A950B-833F-4880-A151-76DA2D6A2879}&lt;/DBUID&gt;&lt;/Extra&gt;&lt;/Item&gt;&lt;/References&gt;&lt;/Group&gt;&lt;/Citation&gt;_x000a_"/>
    <w:docVar w:name="NE.Ref{73C14FCA-D98D-4ECC-A3A6-F852BE4D33EA}" w:val=" ADDIN NE.Ref.{73C14FCA-D98D-4ECC-A3A6-F852BE4D33EA}&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2&lt;/_modified&gt;&lt;_db_updated&gt;PubMed&lt;/_db_updated&gt;&lt;_impact_factor&gt;  42.351&lt;/_impact_factor&gt;&lt;_collection_scope&gt;SCI;SCIE;&lt;/_collection_scop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799CB45D-6791-41DC-A819-2D89D3E8E07A}" w:val=" ADDIN NE.Ref.{799CB45D-6791-41DC-A819-2D89D3E8E07A}&lt;Citation&gt;&lt;Group&gt;&lt;References&gt;&lt;Item&gt;&lt;ID&gt;423&lt;/ID&gt;&lt;UID&gt;{8C94C0DA-6D3A-4C23-B4B9-2660B655C250}&lt;/UID&gt;&lt;Title&gt;Inferring the joint demographic history of multiple populations from multidimensional SNP frequency data&lt;/Title&gt;&lt;Template&gt;Journal Article&lt;/Template&gt;&lt;Star&gt;0&lt;/Star&gt;&lt;Tag&gt;0&lt;/Tag&gt;&lt;Author&gt;Gutenkunst, R N; Hernandez, R D; Williamson, S H; Bustamante, C D&lt;/Author&gt;&lt;Year&gt;2009&lt;/Year&gt;&lt;Details&gt;&lt;_accession_num&gt;19851460&lt;/_accession_num&gt;&lt;_author_adr&gt;Theoretical Biology and Biophysics and Center for Nonlinear Studies, Los Alamos National Laboratory, Los Alamos, New Mexico, USA. ryang@lanl.gov&lt;/_author_adr&gt;&lt;_date_display&gt;2009 Oct&lt;/_date_display&gt;&lt;_date&gt;2009-10-01&lt;/_date&gt;&lt;_doi&gt;10.1371/journal.pgen.1000695&lt;/_doi&gt;&lt;_isbn&gt;1553-7404 (Electronic); 1553-7390 (Linking)&lt;/_isbn&gt;&lt;_issue&gt;10&lt;/_issue&gt;&lt;_journal&gt;PLoS Genet&lt;/_journal&gt;&lt;_keywords&gt;Africa; Asia; Continental Population Groups/*genetics/*history; Demography; Europe; *Evolution, Molecular; *Gene Frequency; History, Ancient; Humans; Models, Genetic; *Polymorphism, Single Nucleotide&lt;/_keywords&gt;&lt;_language&gt;eng&lt;/_language&gt;&lt;_pages&gt;e1000695&lt;/_pages&gt;&lt;_tertiary_title&gt;PLoS genetics&lt;/_tertiary_title&gt;&lt;_type_work&gt;Historical Article; Journal Article; Research Support, N.I.H., Extramural; Research Support, U.S. Gov&amp;apos;t, Non-P.H.S.&lt;/_type_work&gt;&lt;_url&gt;http://www.ncbi.nlm.nih.gov/entrez/query.fcgi?cmd=Retrieve&amp;amp;db=pubmed&amp;amp;dopt=Abstract&amp;amp;list_uids=19851460&amp;amp;query_hl=1&lt;/_url&gt;&lt;_volume&gt;5&lt;/_volume&gt;&lt;_created&gt;61043729&lt;/_created&gt;&lt;_modified&gt;61043729&lt;/_modified&gt;&lt;_db_updated&gt;PubMed&lt;/_db_updated&gt;&lt;_impact_factor&gt;   7.528&lt;/_impact_factor&gt;&lt;_collection_scope&gt;SCI;SCIE;&lt;/_collection_scope&gt;&lt;/Details&gt;&lt;Extra&gt;&lt;DBUID&gt;{F96A950B-833F-4880-A151-76DA2D6A2879}&lt;/DBUID&gt;&lt;/Extra&gt;&lt;/Item&gt;&lt;/References&gt;&lt;/Group&gt;&lt;/Citation&gt;_x000a_"/>
    <w:docVar w:name="NE.Ref{7A8960BF-5EE4-4D68-B674-31856E148E4C}" w:val=" ADDIN NE.Ref.{7A8960BF-5EE4-4D68-B674-31856E148E4C}&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7DC96C6C-FBBE-4DFB-970B-84B1295B3D0D}" w:val=" ADDIN NE.Ref.{7DC96C6C-FBBE-4DFB-970B-84B1295B3D0D}&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collection_scope&gt;SCI;SCIE;&lt;/_collection_scope&gt;&lt;_created&gt;60922932&lt;/_created&gt;&lt;_date&gt;2012-11-15&lt;/_date&gt;&lt;_date_display&gt;2012 Nov 15&lt;/_date_display&gt;&lt;_db_updated&gt;PubMed&lt;/_db_updated&gt;&lt;_doi&gt;10.1038/nature11622&lt;/_doi&gt;&lt;_impact_factor&gt;  42.351&lt;/_impact_factor&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modified&gt;60922934&lt;/_modified&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Citation&gt;_x000a_"/>
    <w:docVar w:name="NE.Ref{7E99940F-96E1-4A6D-AF69-A8E5160EA0FF}" w:val=" ADDIN NE.Ref.{7E99940F-96E1-4A6D-AF69-A8E5160EA0FF}&lt;Citation&gt;&lt;Group&gt;&lt;References&gt;&lt;Item&gt;&lt;ID&gt;434&lt;/ID&gt;&lt;UID&gt;{9390E6DB-45C2-45D4-BE57-38D897D0D8A6}&lt;/UID&gt;&lt;Title&gt;The variant call format and VCFtools&lt;/Title&gt;&lt;Template&gt;Journal Article&lt;/Template&gt;&lt;Star&gt;0&lt;/Star&gt;&lt;Tag&gt;0&lt;/Tag&gt;&lt;Author&gt;Danecek, P; Auton, A; Abecasis, G; Albers, C A; Banks, E; DePristo, M A; Handsaker, R E; Lunter, G; Marth, G T; Sherry, S T; McVean, G; Durbin, R&lt;/Author&gt;&lt;Year&gt;2011&lt;/Year&gt;&lt;Details&gt;&lt;_accession_num&gt;21653522&lt;/_accession_num&gt;&lt;_author_adr&gt;Wellcome Trust Sanger Institute, Wellcome Trust Genome Campus, Cambridge CB10 1SA, UK.&lt;/_author_adr&gt;&lt;_date_display&gt;2011 Aug 1&lt;/_date_display&gt;&lt;_date&gt;2011-08-01&lt;/_date&gt;&lt;_doi&gt;10.1093/bioinformatics/btr330&lt;/_doi&gt;&lt;_isbn&gt;1367-4811 (Electronic); 1367-4803 (Linking)&lt;/_isbn&gt;&lt;_issue&gt;15&lt;/_issue&gt;&lt;_journal&gt;Bioinformatics&lt;/_journal&gt;&lt;_keywords&gt;Alleles; *Genetic Variation; Genome, Human; Genomics/*methods; Genotype; Humans; Information Storage and Retrieval/*methods; *Software&lt;/_keywords&gt;&lt;_language&gt;eng&lt;/_language&gt;&lt;_pages&gt;2156-8&lt;/_pages&gt;&lt;_tertiary_title&gt;Bioinformatics (Oxford, England)&lt;/_tertiary_title&gt;&lt;_type_work&gt;Journal Article; Research Support, N.I.H., Extramural; Research Support, N.I.H., Intramural; Research Support, Non-U.S. Gov&amp;apos;t&lt;/_type_work&gt;&lt;_url&gt;http://www.ncbi.nlm.nih.gov/entrez/query.fcgi?cmd=Retrieve&amp;amp;db=pubmed&amp;amp;dopt=Abstract&amp;amp;list_uids=21653522&amp;amp;query_hl=1&lt;/_url&gt;&lt;_volume&gt;27&lt;/_volume&gt;&lt;_created&gt;61166034&lt;/_created&gt;&lt;_modified&gt;61166034&lt;/_modified&gt;&lt;_db_updated&gt;PubMed&lt;/_db_updated&gt;&lt;_impact_factor&gt;   4.981&lt;/_impact_factor&gt;&lt;_collection_scope&gt;SCI;SCIE;&lt;/_collection_scope&gt;&lt;/Details&gt;&lt;Extra&gt;&lt;DBUID&gt;{F96A950B-833F-4880-A151-76DA2D6A2879}&lt;/DBUID&gt;&lt;/Extra&gt;&lt;/Item&gt;&lt;/References&gt;&lt;/Group&gt;&lt;/Citation&gt;_x000a_"/>
    <w:docVar w:name="NE.Ref{82EE15C0-3B83-4709-9FBB-540967E2BC85}" w:val=" ADDIN NE.Ref.{82EE15C0-3B83-4709-9FBB-540967E2BC85}&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collection_scope&gt;SCI;SCIE;&lt;/_collection_scope&gt;&lt;_created&gt;61040945&lt;/_created&gt;&lt;_date&gt;2013-11-01&lt;/_date&gt;&lt;_date_display&gt;2013 Nov&lt;/_date_display&gt;&lt;_db_updated&gt;PubMed&lt;/_db_updated&gt;&lt;_doi&gt;10.1101/gr.159426.113&lt;/_doi&gt;&lt;_impact_factor&gt;  11.351&lt;/_impact_factor&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modified&gt;61395632&lt;/_modified&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Details&gt;&lt;Extra&gt;&lt;DBUID&gt;{F96A950B-833F-4880-A151-76DA2D6A2879}&lt;/DBUID&gt;&lt;/Extra&gt;&lt;/Item&gt;&lt;/References&gt;&lt;/Group&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created&gt;61018552&lt;/_created&gt;&lt;_date&gt;2014-10-01&lt;/_date&gt;&lt;_date_display&gt;2014/10//&lt;/_date_display&gt;&lt;_db_updated&gt;ScienceDirect&lt;/_db_updated&gt;&lt;_doi&gt;10.1016/j.als.2015.01.007&lt;/_doi&gt;&lt;_isbn&gt;2078-1520&lt;/_isbn&gt;&lt;_issue&gt;2&lt;/_issue&gt;&lt;_journal&gt;Achievements in the Life Sciences&lt;/_journal&gt;&lt;_keywords&gt;Birds; Waterfowl population; Phylogenetics; mtDNA&lt;/_keywords&gt;&lt;_modified&gt;61019152&lt;/_modified&gt;&lt;_pages&gt;123-127&lt;/_pages&gt;&lt;_url&gt;http://www.sciencedirect.com/science/article/pii/S2078152015000085&lt;/_url&gt;&lt;_volume&gt;8&lt;/_volume&gt;&lt;/Details&gt;&lt;Extra&gt;&lt;DBUID&gt;{F96A950B-833F-4880-A151-76DA2D6A2879}&lt;/DBUID&gt;&lt;/Extra&gt;&lt;/Item&gt;&lt;/References&gt;&lt;/Group&gt;&lt;/Citation&gt;_x000a_"/>
    <w:docVar w:name="NE.Ref{856CC2F7-B465-41A4-987B-C4727E84335E}" w:val=" ADDIN NE.Ref.{856CC2F7-B465-41A4-987B-C4727E84335E}&lt;Citation&gt;&lt;Group&gt;&lt;References&gt;&lt;Item&gt;&lt;ID&gt;397&lt;/ID&gt;&lt;UID&gt;{FD8277C1-D25C-4DAD-A5ED-34600C58F43D}&lt;/UID&gt;&lt;Title&gt;On the Origins of Species by Means of Natural Selection or the Preservation of Favoured Races in the Struggle for life&lt;/Title&gt;&lt;Template&gt;Book&lt;/Template&gt;&lt;Star&gt;0&lt;/Star&gt;&lt;Tag&gt;0&lt;/Tag&gt;&lt;Author&gt;Darwin, C&lt;/Author&gt;&lt;Year&gt;1859&lt;/Year&gt;&lt;Details&gt;&lt;_accessed&gt;60873063&lt;/_accessed&gt;&lt;_created&gt;60873060&lt;/_created&gt;&lt;_modified&gt;60873063&lt;/_modified&gt;&lt;_place_published&gt;London&lt;/_place_published&gt;&lt;_publisher&gt;John Murray&lt;/_publisher&gt;&lt;/Details&gt;&lt;Extra&gt;&lt;DBUID&gt;{F96A950B-833F-4880-A151-76DA2D6A2879}&lt;/DBUID&gt;&lt;/Extra&gt;&lt;/Item&gt;&lt;/References&gt;&lt;/Group&gt;&lt;/Citation&gt;_x000a_"/>
    <w:docVar w:name="NE.Ref{87C031E1-5107-409A-B618-CD36134EF24B}" w:val=" ADDIN NE.Ref.{87C031E1-5107-409A-B618-CD36134EF24B}&lt;Citation&gt;&lt;Group&gt;&lt;References&gt;&lt;Item&gt;&lt;ID&gt;430&lt;/ID&gt;&lt;UID&gt;{B8E8F39D-C8D5-45ED-93F4-2115D01E9A1C}&lt;/UID&gt;&lt;Title&gt;Temporal Dynamics of Avian Populations during Pleistocene Revealed by Whole-Genome Sequences&lt;/Title&gt;&lt;Template&gt;Journal Article&lt;/Template&gt;&lt;Star&gt;0&lt;/Star&gt;&lt;Tag&gt;0&lt;/Tag&gt;&lt;Author&gt;Nadachowska-Brzyska, K; Li, C; Smeds, L; Zhang, G; Ellegren, H&lt;/Author&gt;&lt;Year&gt;2015&lt;/Year&gt;&lt;Details&gt;&lt;_accession_num&gt;25891404&lt;/_accession_num&gt;&lt;_author_adr&gt;Department of Evolutionary Biology, Evolutionary Biology Centre, Uppsala University, Norbyvagen 18D, 752 36 Uppsala, Sweden. Electronic address: krystyna.nadachowska-brzyska@ebc.uu.se.; China National GeneBank, BGI-Shenzhen, Shenzhen 518083, China; Centre for GeoGenetics, Natural History Museum of Denmark, University of Copenhagen, Oster Voldgade 5-7, 1350 Copenhagen, Denmark.; Department of Evolutionary Biology, Evolutionary Biology Centre, Uppsala University, Norbyvagen 18D, 752 36 Uppsala, Sweden.; China National GeneBank, BGI-Shenzhen, Shenzhen 518083, China; Centre for Social  Evolution, Department of Biology, Universitetsparken 15, University of Copenhagen, 2100 Copenhagen, Denmark.; Department of Evolutionary Biology, Evolutionary Biology Centre, Uppsala University, Norbyvagen 18D, 752 36 Uppsala, Sweden.&lt;/_author_adr&gt;&lt;_date_display&gt;2015 May 18&lt;/_date_display&gt;&lt;_date&gt;2015-05-18&lt;/_date&gt;&lt;_doi&gt;10.1016/j.cub.2015.03.047&lt;/_doi&gt;&lt;_isbn&gt;1879-0445 (Electronic); 0960-9822 (Linking)&lt;/_isbn&gt;&lt;_issue&gt;10&lt;/_issue&gt;&lt;_journal&gt;Curr Biol&lt;/_journal&gt;&lt;_language&gt;eng&lt;/_language&gt;&lt;_ori_publication&gt;Copyright (c) 2015 The Authors. Published by Elsevier Ltd.. All rights reserved.&lt;/_ori_publication&gt;&lt;_pages&gt;1375-80&lt;/_pages&gt;&lt;_tertiary_title&gt;Current biology : CB&lt;/_tertiary_title&gt;&lt;_type_work&gt;Journal Article; Research Support, Non-U.S. Gov&amp;apos;t&lt;/_type_work&gt;&lt;_url&gt;http://www.ncbi.nlm.nih.gov/entrez/query.fcgi?cmd=Retrieve&amp;amp;db=pubmed&amp;amp;dopt=Abstract&amp;amp;list_uids=25891404&amp;amp;query_hl=1&lt;/_url&gt;&lt;_volume&gt;25&lt;/_volume&gt;&lt;_created&gt;61126000&lt;/_created&gt;&lt;_modified&gt;61126000&lt;/_modified&gt;&lt;_db_updated&gt;PubMed&lt;/_db_updated&gt;&lt;_impact_factor&gt;   9.571&lt;/_impact_factor&gt;&lt;_collection_scope&gt;SCI;SCIE;&lt;/_collection_scope&gt;&lt;_accessed&gt;61126000&lt;/_accessed&gt;&lt;/Details&gt;&lt;Extra&gt;&lt;DBUID&gt;{F96A950B-833F-4880-A151-76DA2D6A2879}&lt;/DBUID&gt;&lt;/Extra&gt;&lt;/Item&gt;&lt;/References&gt;&lt;/Group&gt;&lt;/Citation&gt;_x000a_"/>
    <w:docVar w:name="NE.Ref{8BC3173C-088D-4594-9CE4-E543AE47B02B}" w:val=" ADDIN NE.Ref.{8BC3173C-088D-4594-9CE4-E543AE47B02B}&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Citation&gt;_x000a_"/>
    <w:docVar w:name="NE.Ref{9188D920-B29E-4E9E-B107-84BAA9040C0E}" w:val=" ADDIN NE.Ref.{9188D920-B29E-4E9E-B107-84BAA9040C0E}&lt;Citation&gt;&lt;Group&gt;&lt;References&gt;&lt;Item&gt;&lt;ID&gt;391&lt;/ID&gt;&lt;UID&gt;{43E31492-E43A-41C5-B204-B1CFAE8D67A1}&lt;/UID&gt;&lt;Title&gt;Evidence of long-term gene flow and selection during domestication from analyses  of Eurasian wild and domestic pig genomes&lt;/Title&gt;&lt;Template&gt;Journal Article&lt;/Template&gt;&lt;Star&gt;0&lt;/Star&gt;&lt;Tag&gt;0&lt;/Tag&gt;&lt;Author&gt;Frantz, L A; Schraiber, J G; Madsen, O; Megens, H J; Cagan, A; Bosse, M; Paudel, Y; Crooijmans, R P; Larson, G; Groenen, M A&lt;/Author&gt;&lt;Year&gt;2015&lt;/Year&gt;&lt;Details&gt;&lt;_accession_num&gt;26323058&lt;/_accession_num&gt;&lt;_author_adr&gt;Animal Breeding and Genomics Group, Wageningen University, Wageningen, the Netherlands.; Palaeogenomics and Bio-Archaeology Research Network, Research Laboratory for Archaeology and History of Art, University of Oxford, Oxford, UK.; Department of Integrative Biology, University of California, Berkeley, Berkeley,  California, USA.; Department of Genome Sciences, University of Washington, Seattle, Washington, USA.; Animal Breeding and Genomics Group, Wageningen University, Wageningen, the Netherlands.; Animal Breeding and Genomics Group, Wageningen University, Wageningen, the Netherlands.; Department of Evolutionary Genetics, Max Planck Institute for Evolutionary Anthropology, Leipzig, Germany.; Animal Breeding and Genomics Group, Wageningen University, Wageningen, the Netherlands.; Animal Breeding and Genomics Group, Wageningen University, Wageningen, the Netherlands.; Animal Breeding and Genomics Group, Wageningen University, Wageningen, the Netherlands.; Palaeogenomics and Bio-Archaeology Research Network, Research Laboratory for Archaeology and History of Art, University of Oxford, Oxford, UK.; Animal Breeding and Genomics Group, Wageningen University, Wageningen, the Netherlands.&lt;/_author_adr&gt;&lt;_collection_scope&gt;SCI;SCIE;&lt;/_collection_scope&gt;&lt;_created&gt;60855388&lt;/_created&gt;&lt;_date&gt;2015-08-31&lt;/_date&gt;&lt;_date_display&gt;2015 Aug 31&lt;/_date_display&gt;&lt;_db_updated&gt;PubMed&lt;/_db_updated&gt;&lt;_doi&gt;10.1038/ng.3394&lt;/_doi&gt;&lt;_impact_factor&gt;  29.648&lt;/_impact_factor&gt;&lt;_isbn&gt;1546-1718 (Electronic); 1061-4036 (Linking)&lt;/_isbn&gt;&lt;_journal&gt;Nat Genet&lt;/_journal&gt;&lt;_language&gt;ENG&lt;/_language&gt;&lt;_modified&gt;60855395&lt;/_modified&gt;&lt;_tertiary_title&gt;Nature genetics&lt;/_tertiary_title&gt;&lt;_type_work&gt;JOURNAL ARTICLE&lt;/_type_work&gt;&lt;_url&gt;http://www.ncbi.nlm.nih.gov/entrez/query.fcgi?cmd=Retrieve&amp;amp;db=pubmed&amp;amp;dopt=Abstract&amp;amp;list_uids=26323058&amp;amp;query_hl=1&lt;/_url&gt;&lt;/Details&gt;&lt;Extra&gt;&lt;DBUID&gt;{F96A950B-833F-4880-A151-76DA2D6A2879}&lt;/DBUID&gt;&lt;/Extra&gt;&lt;/Item&gt;&lt;/References&gt;&lt;/Group&gt;&lt;/Citation&gt;_x000a_"/>
    <w:docVar w:name="NE.Ref{92F25456-69D0-4801-8BC9-38CE80E1A36E}" w:val=" ADDIN NE.Ref.{92F25456-69D0-4801-8BC9-38CE80E1A36E}&lt;Citation&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96D9F4EC-515A-4765-B1FB-48929092F89A}" w:val=" ADDIN NE.Ref.{96D9F4EC-515A-4765-B1FB-48929092F89A}&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date_display&gt;2013 Nov&lt;/_date_display&gt;&lt;_date&gt;2013-11-01&lt;/_date&gt;&lt;_doi&gt;10.1101/gr.159426.113&lt;/_doi&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_created&gt;61040945&lt;/_created&gt;&lt;_modified&gt;61040945&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8&lt;/ID&gt;&lt;UID&gt;{5EE20110-4294-4E1D-8E34-64CF929A816B}&lt;/UID&gt;&lt;Title&gt;Genomic islands of speciation in Anopheles gambiae&lt;/Title&gt;&lt;Template&gt;Journal Article&lt;/Template&gt;&lt;Star&gt;0&lt;/Star&gt;&lt;Tag&gt;0&lt;/Tag&gt;&lt;Author&gt;Turner, T L; Hahn, M W; Nuzhdin, S V&lt;/Author&gt;&lt;Year&gt;2005&lt;/Year&gt;&lt;Details&gt;&lt;_accession_num&gt;16076241&lt;/_accession_num&gt;&lt;_author_adr&gt;Center for Population Biology, University of California, Davis, California, USA.  tlturner@ucdavis.edu&lt;/_author_adr&gt;&lt;_date_display&gt;2005 Sep&lt;/_date_display&gt;&lt;_date&gt;2005-09-01&lt;/_date&gt;&lt;_doi&gt;10.1371/journal.pbio.0030285&lt;/_doi&gt;&lt;_isbn&gt;1545-7885 (Electronic); 1544-9173 (Linking)&lt;/_isbn&gt;&lt;_issue&gt;9&lt;/_issue&gt;&lt;_journal&gt;PLoS Biol&lt;/_journal&gt;&lt;_keywords&gt;Animals; Anopheles gambiae/classification/*genetics; Base Sequence; *Genetic Variation; *Genome; Molecular Sequence Data; Oligonucleotide Array Sequence Analysis/methods; Reproduction; *Species Specificity&lt;/_keywords&gt;&lt;_language&gt;eng&lt;/_language&gt;&lt;_pages&gt;e285&lt;/_pages&gt;&lt;_tertiary_title&gt;PLoS biology&lt;/_tertiary_title&gt;&lt;_type_work&gt;Journal Article; Research Support, N.I.H., Extramural; Research Support, U.S. Gov&amp;apos;t, Non-P.H.S.; Research Support, U.S. Gov&amp;apos;t, P.H.S.&lt;/_type_work&gt;&lt;_url&gt;http://www.ncbi.nlm.nih.gov/entrez/query.fcgi?cmd=Retrieve&amp;amp;db=pubmed&amp;amp;dopt=Abstract&amp;amp;list_uids=16076241&amp;amp;query_hl=1&lt;/_url&gt;&lt;_volume&gt;3&lt;/_volume&gt;&lt;_created&gt;61039662&lt;/_created&gt;&lt;_modified&gt;61039663&lt;/_modified&gt;&lt;_db_updated&gt;PubMed&lt;/_db_updated&gt;&lt;_impact_factor&gt;   9.343&lt;/_impact_factor&gt;&lt;_collection_scope&gt;SCI;SCIE;&lt;/_collection_scope&gt;&lt;/Details&gt;&lt;Extra&gt;&lt;DBUID&gt;{F96A950B-833F-4880-A151-76DA2D6A2879}&lt;/DBUID&gt;&lt;/Extra&gt;&lt;/Item&gt;&lt;/References&gt;&lt;/Group&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20&lt;/ID&gt;&lt;UID&gt;{8E37B513-A7CD-4F7E-A0B7-FF582B6D030D}&lt;/UID&gt;&lt;Title&gt;Stick insect genomes reveal natural selection&amp;apos;s role in parallel speciation&lt;/Title&gt;&lt;Template&gt;Journal Article&lt;/Template&gt;&lt;Star&gt;0&lt;/Star&gt;&lt;Tag&gt;0&lt;/Tag&gt;&lt;Author&gt;Soria-Carrasco, V; Gompert, Z; Comeault, A A; Farkas, T E; Parchman, T L; Johnston, J S; Buerkle, C A; Feder, J L; Bast, J; Schwander, T; Egan, S P; Crespi, B J; Nosil, P&lt;/Author&gt;&lt;Year&gt;2014&lt;/Year&gt;&lt;Details&gt;&lt;_accession_num&gt;24833390&lt;/_accession_num&gt;&lt;_author_adr&gt;Department of Animal and Plant Sciences, University of Sheffield, Sheffield S10 2TN, UK.; Department of Biology, Utah State University, Logan, UT 84322, USA.; Department of Animal and Plant Sciences, University of Sheffield, Sheffield S10 2TN, UK.; Department of Animal and Plant Sciences, University of Sheffield, Sheffield S10 2TN, UK.; Deparment of Biology, University of Nevada, Reno, NV 89557, USA.; Department of Entomology, Texas A&amp;amp;M University, College Station, TX 77843, USA.; Department of Botany, University of Wyoming, Laramie, WY 82071, USA.; Department of Biology, Notre Dame University, South Bend, IN 46556, USA.; J. F. Blumenbach Institute of Zoology and Anthropology, University of Gottingen,  37073 Gottingen, Germany.; Department of Ecology and Evolution, University of Lausanne, Lausanne CH-1015, Switzerland.; Department of Ecology and Evolutionary Biology, Rice University, Houston, TX 77005, USA.; Department of Biological Sciences, Simon Fraser University, Burnaby, BC V5A 1S6,  Canada.; Department of Animal and Plant Sciences, University of Sheffield, Sheffield S10 2TN, UK. p.nosil@sheffield.ac.uk.&lt;/_author_adr&gt;&lt;_date_display&gt;2014 May 16&lt;/_date_display&gt;&lt;_date&gt;2014-05-16&lt;/_date&gt;&lt;_doi&gt;10.1126/science.1252136&lt;/_doi&gt;&lt;_isbn&gt;1095-9203 (Electronic); 0036-8075 (Linking)&lt;/_isbn&gt;&lt;_issue&gt;6185&lt;/_issue&gt;&lt;_journal&gt;Science&lt;/_journal&gt;&lt;_keywords&gt;Animals; *Ceanothus; Gene Frequency; *Genetic Speciation; Genetic Variation; *Genome, Insect; Herbivory; Insects/classification/*genetics; Phylogeny; *Selection, Genetic&lt;/_keywords&gt;&lt;_language&gt;eng&lt;/_language&gt;&lt;_ori_publication&gt;Copyright (c) 2014, American Association for the Advancement of Science.&lt;/_ori_publication&gt;&lt;_pages&gt;738-42&lt;/_pages&gt;&lt;_tertiary_title&gt;Science (New York, N.Y.)&lt;/_tertiary_title&gt;&lt;_type_work&gt;Journal Article; Research Support, Non-U.S. Gov&amp;apos;t&lt;/_type_work&gt;&lt;_url&gt;http://www.ncbi.nlm.nih.gov/entrez/query.fcgi?cmd=Retrieve&amp;amp;db=pubmed&amp;amp;dopt=Abstract&amp;amp;list_uids=24833390&amp;amp;query_hl=1&lt;/_url&gt;&lt;_volume&gt;344&lt;/_volume&gt;&lt;_created&gt;61039665&lt;/_created&gt;&lt;_modified&gt;61040943&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980053A5-413A-492F-A775-C18460E6134C}" w:val=" ADDIN NE.Ref.{980053A5-413A-492F-A775-C18460E6134C}&lt;Citation&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Citation&gt;_x000a_"/>
    <w:docVar w:name="NE.Ref{9D106622-F788-40C6-A940-6960B9E390C8}" w:val=" ADDIN NE.Ref.{9D106622-F788-40C6-A940-6960B9E390C8}&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9F783FBD-0977-491C-AE5D-CE21D6ABAE01}" w:val=" ADDIN NE.Ref.{9F783FBD-0977-491C-AE5D-CE21D6ABAE01}&lt;Citation&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A55E7821-A3ED-41DF-AAEB-85C929D6D81C}" w:val=" ADDIN NE.Ref.{A55E7821-A3ED-41DF-AAEB-85C929D6D81C}&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AF49AACB-9F9A-45ED-9DE8-787F867AF42C}" w:val=" ADDIN NE.Ref.{AF49AACB-9F9A-45ED-9DE8-787F867AF42C}&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created&gt;61018552&lt;/_created&gt;&lt;_date&gt;2014-10-01&lt;/_date&gt;&lt;_date_display&gt;2014/10//&lt;/_date_display&gt;&lt;_db_updated&gt;ScienceDirect&lt;/_db_updated&gt;&lt;_doi&gt;10.1016/j.als.2015.01.007&lt;/_doi&gt;&lt;_isbn&gt;2078-1520&lt;/_isbn&gt;&lt;_issue&gt;2&lt;/_issue&gt;&lt;_journal&gt;Achievements in the Life Sciences&lt;/_journal&gt;&lt;_keywords&gt;Birds; Waterfowl population; Phylogenetics; mtDNA&lt;/_keywords&gt;&lt;_modified&gt;61019152&lt;/_modified&gt;&lt;_pages&gt;123-127&lt;/_pages&gt;&lt;_url&gt;http://www.sciencedirect.com/science/article/pii/S2078152015000085&lt;/_url&gt;&lt;_volume&gt;8&lt;/_volume&gt;&lt;/Details&gt;&lt;Extra&gt;&lt;DBUID&gt;{F96A950B-833F-4880-A151-76DA2D6A2879}&lt;/DBUID&gt;&lt;/Extra&gt;&lt;/Item&gt;&lt;/References&gt;&lt;/Group&gt;&lt;/Citation&gt;_x000a_"/>
    <w:docVar w:name="NE.Ref{B28EBF9E-3883-463E-A4B4-F2B026D96078}" w:val=" ADDIN NE.Ref.{B28EBF9E-3883-463E-A4B4-F2B026D96078}&lt;Citation&gt;&lt;Group&gt;&lt;References&gt;&lt;Item&gt;&lt;ID&gt;428&lt;/ID&gt;&lt;UID&gt;{9C17062F-FB49-4806-8FE2-391B0B735B41}&lt;/UID&gt;&lt;Title&gt;Genomics and the origin of species&lt;/Title&gt;&lt;Template&gt;Journal Article&lt;/Template&gt;&lt;Star&gt;0&lt;/Star&gt;&lt;Tag&gt;0&lt;/Tag&gt;&lt;Author&gt;Seehausen, O; Butlin, R K; Keller, I; Wagner, C E; Boughman, J W; Hohenlohe, P A; Peichel, C L; Saetre, G P; Bank, C; Brannstrom, A; Brelsford, A; Clarkson, C S; Eroukhmanoff, F; Feder, J L; Fischer, M C; Foote, A D; Franchini, P; Jiggins, C D; Jones, F C; Lindholm, A K; Lucek, K; Maan, M E; Marques, D A; Martin, S H; Matthews, B; Meier, J I; Most, M; Nachman, M W; Nonaka, E; Rennison, D J; Schwarzer, J; Watson, E T; Westram, A M; Widmer, A&lt;/Author&gt;&lt;Year&gt;2014&lt;/Year&gt;&lt;Details&gt;&lt;_accession_num&gt;24535286&lt;/_accession_num&gt;&lt;_author_adr&gt;Department of Fish Ecology and Evolution, Eawag: Swiss Federal Institute of Aquatic Science and Technology, Center for Ecology, Evolution and Biogeochemistry, 6047 Kastanienbaum, Switzerland; and Division of Aquatic Ecology and Evolution, Institute of Ecology and Evolution, University of Bern, 3012 Bern, Switzerland.; Department of Animal and Plant Sciences, the University of Sheffield, Sheffield S10 2TN, UK; and the Sven Loven Centre - Tjarno, University of Gothenburg, S-452  96 Stromstad, Sweden.;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the Institute of Integrative Biology, ETH Zurich, ETH Zentrum CHN, 8092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Department of Fish Ecology and Evolution, Eawag: Swiss Federal Institute of Aquatic Science and Technology, Center for Ecology, Evolution and Biogeochemistry, 6047 Kastanienbaum, Switzerland; and the Department of Zoology;  Ecology, Evolutionary Biology and Behavior Program; BEACON Center, Michigan State University, 203 Natural Sciences, East Lansing, Michigan 48824, USA.; Department of Biological Sciences, Institute of Bioinformatics and Evolutionary Studies, University of Idaho, Moscow, Idaho 83844-3051, USA.; Division of Human Biology, Fred Hutchinson Cancer Research Center, Seattle, Washington 98109, USA.; Department of Biosciences, Centre for Ecological and Evolutionary Synthesis, University of Oslo, PO BOX 1066, Blindern, N-0316 Oslo, Norway.; School of Life Sciences, Ecole Polytechnique Federale de Lausanne, 1015 Lausanne, Switzerland.; Integrated Science Laboratory and the Department of Mathematics and Mathematical  Statistics, Umea University, 90187 Umea, Sweden.; Department of Ecology and Evolution, University of Lausanne, CH-1015 Lausanne, Switzerland.; Liverpool School of Tropical Medicine, Liverpool L3 5QA, UK.; Department of Biosciences, Centre for Ecological and Evolutionary Synthesis, University of Oslo, PO BOX 1066, Blindern, N-0316 Oslo, Norway.; Department of Biological Sciences, University of Notre Dame, Notre Dame, Indiana  46556-0369 USA.; Institute of Integrative Biology, ETH Zurich, ETH Zentrum CHN, 8092 Zurich, Switzerland.; Centre for GeoGenetics, Natural History Museum of Denmark, University of Copenhagen, DK-1350 Copenhagen, Denmark. Present address: the Department of Evolutionary Biology, Evolutionary Biology Centre, Uppsala University, SE-752 36  Uppsala, Sweden.; Lehrstuhl fur Zoologie und Evolutionsbiologie, Department of Biology, University  of Konstanz, 78457 Konstanz, Germany.; Department of Zoology, University of Cambridge, Cambridge CB2 3EJ, UK.; Friedrich Miescher Laboratory of the Max Planck Society, 72076 Tubingen, Germany.; Institute of Evolutionary Biology and Environmental Studies, University of Zurich, CH-8057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Behavioural Biology Group, Centre for Behaviour and Neurosciences, University of  Groningen, PO BOX 11103, 9700 CC Groningen, The Netherlands.;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Department of Aquatic Ecology, Eawag: Swiss Federal Institute of Aquatic Science  and Technology, Center for Ecology, Evolution and Biogeochemistry, 6047 Kastanienbaum, Switzerland.;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and the Department of Aquatic Ecology, Eawag: Swiss Federal Institute of Aquatic Science  and Technology, 8600 Dubendorf, Switzerland.; Museum of Vertebrate Zoology and Department of Integrative Biology, University of California, Berkeley, California 94720-3160, USA.; Integrated Science Laboratory and Department of Ecology and Environmental Science, Umea University, 90187 Umea, Sweden.; Department of Zoology, University of British Columbia, Vancouver, British Columbia V6T 1Z4, Canada.;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Zoologisches Forschungsmuseum Alexander Koenig, 53113 Bonn, Germany.; Department of Biology, The University of Texas at Arlington, 76010-0498 Texas, USA.; Department of Animal and Plant Sciences, the University of Sheffield, Sheffield S10 2TN, UK.; Institute of Integrative Biology, ETH Zurich, ETH Zentrum CHN, 8092 Zurich, Switzerland.&lt;/_author_adr&gt;&lt;_date_display&gt;2014 Mar&lt;/_date_display&gt;&lt;_date&gt;2014-03-01&lt;/_date&gt;&lt;_doi&gt;10.1038/nrg3644&lt;/_doi&gt;&lt;_isbn&gt;1471-0064 (Electronic); 1471-0056 (Linking)&lt;/_isbn&gt;&lt;_issue&gt;3&lt;/_issue&gt;&lt;_journal&gt;Nat Rev Genet&lt;/_journal&gt;&lt;_keywords&gt;Biodiversity; *Genomics; Models, Genetic&lt;/_keywords&gt;&lt;_language&gt;eng&lt;/_language&gt;&lt;_pages&gt;176-92&lt;/_pages&gt;&lt;_tertiary_title&gt;Nature reviews. Genetics&lt;/_tertiary_title&gt;&lt;_type_work&gt;Journal Article; Research Support, Non-U.S. Gov&amp;apos;t; Review&lt;/_type_work&gt;&lt;_url&gt;http://www.ncbi.nlm.nih.gov/entrez/query.fcgi?cmd=Retrieve&amp;amp;db=pubmed&amp;amp;dopt=Abstract&amp;amp;list_uids=24535286&amp;amp;query_hl=1&lt;/_url&gt;&lt;_volume&gt;15&lt;/_volume&gt;&lt;_created&gt;61046857&lt;/_created&gt;&lt;_modified&gt;61046857&lt;/_modified&gt;&lt;_db_updated&gt;PubMed&lt;/_db_updated&gt;&lt;_impact_factor&gt;  36.978&lt;/_impact_factor&gt;&lt;_collection_scope&gt;SCI;SCIE;&lt;/_collection_scope&gt;&lt;/Details&gt;&lt;Extra&gt;&lt;DBUID&gt;{F96A950B-833F-4880-A151-76DA2D6A2879}&lt;/DBUID&gt;&lt;/Extra&gt;&lt;/Item&gt;&lt;/References&gt;&lt;/Group&gt;&lt;/Citation&gt;_x000a_"/>
    <w:docVar w:name="NE.Ref{BB52A84D-3F78-4097-811C-80791A4A9132}" w:val=" ADDIN NE.Ref.{BB52A84D-3F78-4097-811C-80791A4A9132}&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2&lt;/_modified&gt;&lt;_db_updated&gt;PubMed&lt;/_db_updated&gt;&lt;_impact_factor&gt;  42.351&lt;/_impact_factor&gt;&lt;_collection_scope&gt;SCI;SCIE;&lt;/_collection_scop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BC65140C-65FD-482F-BC96-3DEEE630ABD7}" w:val=" ADDIN NE.Ref.{BC65140C-65FD-482F-BC96-3DEEE630ABD7}&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1474003-AB64-416F-89EB-C0DE1AFC604B}" w:val=" ADDIN NE.Ref.{C1474003-AB64-416F-89EB-C0DE1AFC604B}&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date_display&gt;2013 Nov&lt;/_date_display&gt;&lt;_date&gt;2013-11-01&lt;/_date&gt;&lt;_doi&gt;10.1101/gr.159426.113&lt;/_doi&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_created&gt;61040945&lt;/_created&gt;&lt;_modified&gt;61040945&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28&lt;/ID&gt;&lt;UID&gt;{9C17062F-FB49-4806-8FE2-391B0B735B41}&lt;/UID&gt;&lt;Title&gt;Genomics and the origin of species&lt;/Title&gt;&lt;Template&gt;Journal Article&lt;/Template&gt;&lt;Star&gt;0&lt;/Star&gt;&lt;Tag&gt;0&lt;/Tag&gt;&lt;Author&gt;Seehausen, O; Butlin, R K; Keller, I; Wagner, C E; Boughman, J W; Hohenlohe, P A; Peichel, C L; Saetre, G P; Bank, C; Brannstrom, A; Brelsford, A; Clarkson, C S; Eroukhmanoff, F; Feder, J L; Fischer, M C; Foote, A D; Franchini, P; Jiggins, C D; Jones, F C; Lindholm, A K; Lucek, K; Maan, M E; Marques, D A; Martin, S H; Matthews, B; Meier, J I; Most, M; Nachman, M W; Nonaka, E; Rennison, D J; Schwarzer, J; Watson, E T; Westram, A M; Widmer, A&lt;/Author&gt;&lt;Year&gt;2014&lt;/Year&gt;&lt;Details&gt;&lt;_accession_num&gt;24535286&lt;/_accession_num&gt;&lt;_author_adr&gt;Department of Fish Ecology and Evolution, Eawag: Swiss Federal Institute of Aquatic Science and Technology, Center for Ecology, Evolution and Biogeochemistry, 6047 Kastanienbaum, Switzerland; and Division of Aquatic Ecology and Evolution, Institute of Ecology and Evolution, University of Bern, 3012 Bern, Switzerland.; Department of Animal and Plant Sciences, the University of Sheffield, Sheffield S10 2TN, UK; and the Sven Loven Centre - Tjarno, University of Gothenburg, S-452  96 Stromstad, Sweden.;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the Institute of Integrative Biology, ETH Zurich, ETH Zentrum CHN, 8092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Department of Fish Ecology and Evolution, Eawag: Swiss Federal Institute of Aquatic Science and Technology, Center for Ecology, Evolution and Biogeochemistry, 6047 Kastanienbaum, Switzerland; and the Department of Zoology;  Ecology, Evolutionary Biology and Behavior Program; BEACON Center, Michigan State University, 203 Natural Sciences, East Lansing, Michigan 48824, USA.; Department of Biological Sciences, Institute of Bioinformatics and Evolutionary Studies, University of Idaho, Moscow, Idaho 83844-3051, USA.; Division of Human Biology, Fred Hutchinson Cancer Research Center, Seattle, Washington 98109, USA.; Department of Biosciences, Centre for Ecological and Evolutionary Synthesis, University of Oslo, PO BOX 1066, Blindern, N-0316 Oslo, Norway.; School of Life Sciences, Ecole Polytechnique Federale de Lausanne, 1015 Lausanne, Switzerland.; Integrated Science Laboratory and the Department of Mathematics and Mathematical  Statistics, Umea University, 90187 Umea, Sweden.; Department of Ecology and Evolution, University of Lausanne, CH-1015 Lausanne, Switzerland.; Liverpool School of Tropical Medicine, Liverpool L3 5QA, UK.; Department of Biosciences, Centre for Ecological and Evolutionary Synthesis, University of Oslo, PO BOX 1066, Blindern, N-0316 Oslo, Norway.; Department of Biological Sciences, University of Notre Dame, Notre Dame, Indiana  46556-0369 USA.; Institute of Integrative Biology, ETH Zurich, ETH Zentrum CHN, 8092 Zurich, Switzerland.; Centre for GeoGenetics, Natural History Museum of Denmark, University of Copenhagen, DK-1350 Copenhagen, Denmark. Present address: the Department of Evolutionary Biology, Evolutionary Biology Centre, Uppsala University, SE-752 36  Uppsala, Sweden.; Lehrstuhl fur Zoologie und Evolutionsbiologie, Department of Biology, University  of Konstanz, 78457 Konstanz, Germany.; Department of Zoology, University of Cambridge, Cambridge CB2 3EJ, UK.; Friedrich Miescher Laboratory of the Max Planck Society, 72076 Tubingen, Germany.; Institute of Evolutionary Biology and Environmental Studies, University of Zurich, CH-8057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Behavioural Biology Group, Centre for Behaviour and Neurosciences, University of  Groningen, PO BOX 11103, 9700 CC Groningen, The Netherlands.;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Department of Aquatic Ecology, Eawag: Swiss Federal Institute of Aquatic Science  and Technology, Center for Ecology, Evolution and Biogeochemistry, 6047 Kastanienbaum, Switzerland.;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and the Department of Aquatic Ecology, Eawag: Swiss Federal Institute of Aquatic Science  and Technology, 8600 Dubendorf, Switzerland.; Museum of Vertebrate Zoology and Department of Integrative Biology, University of California, Berkeley, California 94720-3160, USA.; Integrated Science Laboratory and Department of Ecology and Environmental Science, Umea University, 90187 Umea, Sweden.; Department of Zoology, University of British Columbia, Vancouver, British Columbia V6T 1Z4, Canada.;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Zoologisches Forschungsmuseum Alexander Koenig, 53113 Bonn, Germany.; Department of Biology, The University of Texas at Arlington, 76010-0498 Texas, USA.; Department of Animal and Plant Sciences, the University of Sheffield, Sheffield S10 2TN, UK.; Institute of Integrative Biology, ETH Zurich, ETH Zentrum CHN, 8092 Zurich, Switzerland.&lt;/_author_adr&gt;&lt;_date_display&gt;2014 Mar&lt;/_date_display&gt;&lt;_date&gt;2014-03-01&lt;/_date&gt;&lt;_doi&gt;10.1038/nrg3644&lt;/_doi&gt;&lt;_isbn&gt;1471-0064 (Electronic); 1471-0056 (Linking)&lt;/_isbn&gt;&lt;_issue&gt;3&lt;/_issue&gt;&lt;_journal&gt;Nat Rev Genet&lt;/_journal&gt;&lt;_keywords&gt;Biodiversity; *Genomics; Models, Genetic&lt;/_keywords&gt;&lt;_language&gt;eng&lt;/_language&gt;&lt;_pages&gt;176-92&lt;/_pages&gt;&lt;_tertiary_title&gt;Nature reviews. Genetics&lt;/_tertiary_title&gt;&lt;_type_work&gt;Journal Article; Research Support, Non-U.S. Gov&amp;apos;t; Review&lt;/_type_work&gt;&lt;_url&gt;http://www.ncbi.nlm.nih.gov/entrez/query.fcgi?cmd=Retrieve&amp;amp;db=pubmed&amp;amp;dopt=Abstract&amp;amp;list_uids=24535286&amp;amp;query_hl=1&lt;/_url&gt;&lt;_volume&gt;15&lt;/_volume&gt;&lt;_created&gt;61046857&lt;/_created&gt;&lt;_modified&gt;61046857&lt;/_modified&gt;&lt;_db_updated&gt;PubMed&lt;/_db_updated&gt;&lt;_impact_factor&gt;  36.978&lt;/_impact_factor&gt;&lt;_collection_scope&gt;SCI;SCIE;&lt;/_collection_scope&gt;&lt;/Details&gt;&lt;Extra&gt;&lt;DBUID&gt;{F96A950B-833F-4880-A151-76DA2D6A2879}&lt;/DBUID&gt;&lt;/Extra&gt;&lt;/Item&gt;&lt;/References&gt;&lt;/Group&gt;&lt;/Citation&gt;_x000a_"/>
    <w:docVar w:name="NE.Ref{C86808D8-BDBE-40A3-AB0F-DC29E32A2650}" w:val=" ADDIN NE.Ref.{C86808D8-BDBE-40A3-AB0F-DC29E32A2650}&lt;Citation&gt;&lt;Group&gt;&lt;References&gt;&lt;Item&gt;&lt;ID&gt;416&lt;/ID&gt;&lt;UID&gt;{BA5F8CE9-D401-448D-837C-63C065D5E424}&lt;/UID&gt;&lt;Title&gt;Reanalysis suggests that genomic islands of speciation are due to reduced diversity, not reduced gene flow&lt;/Title&gt;&lt;Template&gt;Journal Article&lt;/Template&gt;&lt;Star&gt;0&lt;/Star&gt;&lt;Tag&gt;0&lt;/Tag&gt;&lt;Author&gt;Cruickshank, T E; Hahn, M W&lt;/Author&gt;&lt;Year&gt;2014&lt;/Year&gt;&lt;Details&gt;&lt;_accession_num&gt;24845075&lt;/_accession_num&gt;&lt;_author_adr&gt;Department of Biology, Indiana University, Bloomington, IN, 47405, USA.&lt;/_author_adr&gt;&lt;_date_display&gt;2014 Jul&lt;/_date_display&gt;&lt;_date&gt;2014-07-01&lt;/_date&gt;&lt;_doi&gt;10.1111/mec.12796&lt;/_doi&gt;&lt;_isbn&gt;1365-294X (Electronic); 0962-1083 (Linking)&lt;/_isbn&gt;&lt;_issue&gt;13&lt;/_issue&gt;&lt;_journal&gt;Mol Ecol&lt;/_journal&gt;&lt;_keywords&gt;Animals; Computer Simulation; *Gene Flow; Genetic Loci; *Genetic Speciation; *Genomic Islands; *Models, GeneticF ST; IM; hitchhiking; recombination; sympatric speciation&lt;/_keywords&gt;&lt;_language&gt;eng&lt;/_language&gt;&lt;_ori_publication&gt;(c) 2014 John Wiley &amp;amp; Sons Ltd.&lt;/_ori_publication&gt;&lt;_pages&gt;3133-57&lt;/_pages&gt;&lt;_tertiary_title&gt;Molecular ecology&lt;/_tertiary_title&gt;&lt;_type_work&gt;Journal Article; Research Support, U.S. Gov&amp;apos;t, Non-P.H.S.; Review&lt;/_type_work&gt;&lt;_url&gt;http://www.ncbi.nlm.nih.gov/entrez/query.fcgi?cmd=Retrieve&amp;amp;db=pubmed&amp;amp;dopt=Abstract&amp;amp;list_uids=24845075&amp;amp;query_hl=1&lt;/_url&gt;&lt;_volume&gt;23&lt;/_volume&gt;&lt;_created&gt;61038262&lt;/_created&gt;&lt;_modified&gt;61038262&lt;/_modified&gt;&lt;_db_updated&gt;PubMed&lt;/_db_updated&gt;&lt;_impact_factor&gt;   6.494&lt;/_impact_factor&gt;&lt;_collection_scope&gt;SCI;SCIE;&lt;/_collection_scope&gt;&lt;/Details&gt;&lt;Extra&gt;&lt;DBUID&gt;{F96A950B-833F-4880-A151-76DA2D6A2879}&lt;/DBUID&gt;&lt;/Extra&gt;&lt;/Item&gt;&lt;/References&gt;&lt;/Group&gt;&lt;Group&gt;&lt;References&gt;&lt;Item&gt;&lt;ID&gt;417&lt;/ID&gt;&lt;UID&gt;{B2075716-667A-4AD7-83A4-37216C98F40B}&lt;/UID&gt;&lt;Title&gt;Genetic incompatibilities are widespread within species&lt;/Title&gt;&lt;Template&gt;Journal Article&lt;/Template&gt;&lt;Star&gt;0&lt;/Star&gt;&lt;Tag&gt;0&lt;/Tag&gt;&lt;Author&gt;Corbett-Detig, R B; Zhou, J; Clark, A G; Hartl, D L; Ayroles, J F&lt;/Author&gt;&lt;Year&gt;2013&lt;/Year&gt;&lt;Details&gt;&lt;_accession_num&gt;24196712&lt;/_accession_num&gt;&lt;_author_adr&gt;Department of Organismic and Evolutionary Biology, Harvard University, Cambridge, Massachusetts 02138, USA.&lt;/_author_adr&gt;&lt;_date_display&gt;2013 Dec 5&lt;/_date_display&gt;&lt;_date&gt;2013-12-05&lt;/_date&gt;&lt;_doi&gt;10.1038/nature12678&lt;/_doi&gt;&lt;_isbn&gt;1476-4687 (Electronic); 0028-0836 (Linking)&lt;/_isbn&gt;&lt;_issue&gt;7478&lt;/_issue&gt;&lt;_journal&gt;Nature&lt;/_journal&gt;&lt;_keywords&gt;Alleles; Animals; Arabidopsis/genetics; Drosophila melanogaster/*genetics; Epistasis, Genetic/*genetics; Genetic Speciation; Genome/*genetics; Genotype; Mutation; Zea mays/genetics&lt;/_keywords&gt;&lt;_language&gt;eng&lt;/_language&gt;&lt;_pages&gt;135-7&lt;/_pages&gt;&lt;_tertiary_title&gt;Nature&lt;/_tertiary_title&gt;&lt;_type_work&gt;Journal Article; Research Support, N.I.H., Extramural; Research Support, Non-U.S. Gov&amp;apos;t&lt;/_type_work&gt;&lt;_url&gt;http://www.ncbi.nlm.nih.gov/entrez/query.fcgi?cmd=Retrieve&amp;amp;db=pubmed&amp;amp;dopt=Abstract&amp;amp;list_uids=24196712&amp;amp;query_hl=1&lt;/_url&gt;&lt;_volume&gt;504&lt;/_volume&gt;&lt;_created&gt;61038263&lt;/_created&gt;&lt;_modified&gt;61038263&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B68932B-5D27-4151-BF4D-CF9C06E7E5E4}" w:val=" ADDIN NE.Ref.{CB68932B-5D27-4151-BF4D-CF9C06E7E5E4}&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FB68C72-CD9F-43C4-AA3D-E0940A209441}" w:val=" ADDIN NE.Ref.{CFB68C72-CD9F-43C4-AA3D-E0940A209441}&lt;Citation&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4&lt;/_modified&gt;&lt;_db_updated&gt;PubMed&lt;/_db_updated&gt;&lt;_impact_factor&gt;  42.351&lt;/_impact_factor&gt;&lt;_collection_scope&gt;SCI;SCIE;&lt;/_collection_scope&gt;&lt;/Details&gt;&lt;Extra&gt;&lt;DBUID&gt;{F96A950B-833F-4880-A151-76DA2D6A2879}&lt;/DBUID&gt;&lt;/Extra&gt;&lt;/Item&gt;&lt;/References&gt;&lt;/Group&gt;&lt;/Citation&gt;_x000a_"/>
    <w:docVar w:name="NE.Ref{D7B440F8-CA8B-42FB-BF88-EF9D6F5B8007}" w:val=" ADDIN NE.Ref.{D7B440F8-CA8B-42FB-BF88-EF9D6F5B8007}&lt;Citation&gt;&lt;Group&gt;&lt;References&gt;&lt;Item&gt;&lt;ID&gt;427&lt;/ID&gt;&lt;UID&gt;{4A049E93-DAFD-44FE-80F7-705124ADF46B}&lt;/UID&gt;&lt;Title&gt;The duck genome and transcriptome provide insight into an avian influenza virus reservoir species&lt;/Title&gt;&lt;Template&gt;Journal Article&lt;/Template&gt;&lt;Star&gt;0&lt;/Star&gt;&lt;Tag&gt;0&lt;/Tag&gt;&lt;Author&gt;Huang, Y; Li, Y; Burt, D W; Chen, H; Zhang, Y; Qian, W; Kim, H; Gan, S; Zhao, Y; Li, J; Yi, K; Feng, H; Zhu, P; Li, B; Liu, Q; Fairley, S; Magor, K E; &amp;quot;Du Z&amp;quot;; Hu, X; Goodman, L; Tafer, H; Vignal, A; Lee, T; Kim, K W; Sheng, Z; An, Y; Searle, S; Herrero, J; Groenen, M A; Crooijmans, R P; Faraut, T; Cai, Q; Webster, R G; Aldridge, J R; Warren, W C; Bartschat, S; Kehr, S; Marz, M; Stadler, P F; Smith, J; Kraus, R H; Zhao, Y; Ren, L; Fei, J; Morisson, M; Kaiser, P; Griffin, D K; Rao, M; Pitel, F; Wang, J; Li, N&lt;/Author&gt;&lt;Year&gt;2013&lt;/Year&gt;&lt;Details&gt;&lt;_accession_num&gt;23749191&lt;/_accession_num&gt;&lt;_author_adr&gt;State Key Laboratory for Agrobiotechnology, China Agricultural University, Beijing, China.&lt;/_author_adr&gt;&lt;_date_display&gt;2013 Jul&lt;/_date_display&gt;&lt;_date&gt;2013-07-01&lt;/_date&gt;&lt;_doi&gt;10.1038/ng.2657&lt;/_doi&gt;&lt;_isbn&gt;1546-1718 (Electronic); 1061-4036 (Linking)&lt;/_isbn&gt;&lt;_issue&gt;7&lt;/_issue&gt;&lt;_journal&gt;Nat Genet&lt;/_journal&gt;&lt;_keywords&gt;Animals; Base Sequence; Chickens/genetics; *Disease Reservoirs; Disease Vectors; Ducks/*genetics/immunology/*virology; Female; Geese/genetics; *Genome/physiology; Host-Pathogen Interactions/genetics/immunology; Immunity/genetics; Influenza in Birds/*genetics/immunology; Molecular Sequence Data; Phylogeny; Species Specificity; Transcriptome/*genetics&lt;/_keywords&gt;&lt;_language&gt;eng&lt;/_language&gt;&lt;_pages&gt;776-83&lt;/_pages&gt;&lt;_tertiary_title&gt;Nature genetics&lt;/_tertiary_title&gt;&lt;_type_work&gt;Journal Article; Research Support, Non-U.S. Gov&amp;apos;t&lt;/_type_work&gt;&lt;_url&gt;http://www.ncbi.nlm.nih.gov/entrez/query.fcgi?cmd=Retrieve&amp;amp;db=pubmed&amp;amp;dopt=Abstract&amp;amp;list_uids=23749191&amp;amp;query_hl=1&lt;/_url&gt;&lt;_volume&gt;45&lt;/_volume&gt;&lt;_created&gt;61044011&lt;/_created&gt;&lt;_modified&gt;61044011&lt;/_modified&gt;&lt;_db_updated&gt;PubMed&lt;/_db_updated&gt;&lt;_impact_factor&gt;  29.352&lt;/_impact_factor&gt;&lt;_collection_scope&gt;SCI;SCIE;&lt;/_collection_scope&gt;&lt;/Details&gt;&lt;Extra&gt;&lt;DBUID&gt;{F96A950B-833F-4880-A151-76DA2D6A2879}&lt;/DBUID&gt;&lt;/Extra&gt;&lt;/Item&gt;&lt;/References&gt;&lt;/Group&gt;&lt;Group&gt;&lt;References&gt;&lt;Item&gt;&lt;ID&gt;424&lt;/ID&gt;&lt;UID&gt;{229CB5C8-E476-4117-9E89-AB50E94E58E9}&lt;/UID&gt;&lt;Title&gt;The effect of recent admixture on inference of ancient human population history&lt;/Title&gt;&lt;Template&gt;Journal Article&lt;/Template&gt;&lt;Star&gt;0&lt;/Star&gt;&lt;Tag&gt;0&lt;/Tag&gt;&lt;Author&gt;Lohmueller, K E; Bustamante, C D; Clark, A G&lt;/Author&gt;&lt;Year&gt;2010&lt;/Year&gt;&lt;Details&gt;&lt;_accession_num&gt;20382834&lt;/_accession_num&gt;&lt;_author_adr&gt;Department of Molecular Biology and Genetics, Cornell University, Ithaca, New York 14853, USA. k.lohmueller@berkeley.edu&lt;/_author_adr&gt;&lt;_date_display&gt;2010 Jun&lt;/_date_display&gt;&lt;_date&gt;2010-06-01&lt;/_date&gt;&lt;_doi&gt;10.1534/genetics.109.113761&lt;/_doi&gt;&lt;_isbn&gt;1943-2631 (Electronic); 0016-6731 (Linking)&lt;/_isbn&gt;&lt;_issue&gt;2&lt;/_issue&gt;&lt;_journal&gt;Genetics&lt;/_journal&gt;&lt;_keywords&gt;Africa; African Americans/*genetics; African Continental Ancestry Group/*genetics; Demography; Genetic Variation; Haplotypes; Humans; Nigeria; Polymorphism, Genetic; *Polymorphism, Single Nucleotide; Population Groups/genetics&lt;/_keywords&gt;&lt;_language&gt;eng&lt;/_language&gt;&lt;_pages&gt;611-22&lt;/_pages&gt;&lt;_tertiary_title&gt;Genetics&lt;/_tertiary_title&gt;&lt;_type_work&gt;Journal Article; Research Support, N.I.H., Extramural; Research Support, U.S. Gov&amp;apos;t, Non-P.H.S.&lt;/_type_work&gt;&lt;_url&gt;http://www.ncbi.nlm.nih.gov/entrez/query.fcgi?cmd=Retrieve&amp;amp;db=pubmed&amp;amp;dopt=Abstract&amp;amp;list_uids=20382834&amp;amp;query_hl=1&lt;/_url&gt;&lt;_volume&gt;185&lt;/_volume&gt;&lt;_created&gt;61043744&lt;/_created&gt;&lt;_modified&gt;61043744&lt;/_modified&gt;&lt;_db_updated&gt;PubMed&lt;/_db_updated&gt;&lt;_impact_factor&gt;   5.963&lt;/_impact_factor&gt;&lt;_collection_scope&gt;SCI;SCIE;&lt;/_collection_scope&gt;&lt;/Details&gt;&lt;Extra&gt;&lt;DBUID&gt;{F96A950B-833F-4880-A151-76DA2D6A2879}&lt;/DBUID&gt;&lt;/Extra&gt;&lt;/Item&gt;&lt;/References&gt;&lt;/Group&gt;&lt;/Citation&gt;_x000a_"/>
    <w:docVar w:name="NE.Ref{DB300739-D7F6-4C0D-ABF9-344EEDC89D47}" w:val=" ADDIN NE.Ref.{DB300739-D7F6-4C0D-ABF9-344EEDC89D47}&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DCFA71AE-7A62-464D-9EF4-2E0CEFF592DD}" w:val=" ADDIN NE.Ref.{DCFA71AE-7A62-464D-9EF4-2E0CEFF592DD}&lt;Citation&gt;&lt;Group&gt;&lt;References&gt;&lt;Item&gt;&lt;ID&gt;418&lt;/ID&gt;&lt;UID&gt;{5EE20110-4294-4E1D-8E34-64CF929A816B}&lt;/UID&gt;&lt;Title&gt;Genomic islands of speciation in Anopheles gambiae&lt;/Title&gt;&lt;Template&gt;Journal Article&lt;/Template&gt;&lt;Star&gt;0&lt;/Star&gt;&lt;Tag&gt;0&lt;/Tag&gt;&lt;Author&gt;Turner, T L; Hahn, M W; Nuzhdin, S V&lt;/Author&gt;&lt;Year&gt;2005&lt;/Year&gt;&lt;Details&gt;&lt;_accession_num&gt;16076241&lt;/_accession_num&gt;&lt;_author_adr&gt;Center for Population Biology, University of California, Davis, California, USA.  tlturner@ucdavis.edu&lt;/_author_adr&gt;&lt;_date_display&gt;2005 Sep&lt;/_date_display&gt;&lt;_date&gt;2005-09-01&lt;/_date&gt;&lt;_doi&gt;10.1371/journal.pbio.0030285&lt;/_doi&gt;&lt;_isbn&gt;1545-7885 (Electronic); 1544-9173 (Linking)&lt;/_isbn&gt;&lt;_issue&gt;9&lt;/_issue&gt;&lt;_journal&gt;PLoS Biol&lt;/_journal&gt;&lt;_keywords&gt;Animals; Anopheles gambiae/classification/*genetics; Base Sequence; *Genetic Variation; *Genome; Molecular Sequence Data; Oligonucleotide Array Sequence Analysis/methods; Reproduction; *Species Specificity&lt;/_keywords&gt;&lt;_language&gt;eng&lt;/_language&gt;&lt;_pages&gt;e285&lt;/_pages&gt;&lt;_tertiary_title&gt;PLoS biology&lt;/_tertiary_title&gt;&lt;_type_work&gt;Journal Article; Research Support, N.I.H., Extramural; Research Support, U.S. Gov&amp;apos;t, Non-P.H.S.; Research Support, U.S. Gov&amp;apos;t, P.H.S.&lt;/_type_work&gt;&lt;_url&gt;http://www.ncbi.nlm.nih.gov/entrez/query.fcgi?cmd=Retrieve&amp;amp;db=pubmed&amp;amp;dopt=Abstract&amp;amp;list_uids=16076241&amp;amp;query_hl=1&lt;/_url&gt;&lt;_volume&gt;3&lt;/_volume&gt;&lt;_created&gt;61039662&lt;/_created&gt;&lt;_modified&gt;61039663&lt;/_modified&gt;&lt;_db_updated&gt;PubMed&lt;/_db_updated&gt;&lt;_impact_factor&gt;   9.343&lt;/_impact_factor&gt;&lt;_collection_scope&gt;SCI;SCIE;&lt;/_collection_scope&gt;&lt;/Details&gt;&lt;Extra&gt;&lt;DBUID&gt;{F96A950B-833F-4880-A151-76DA2D6A2879}&lt;/DBUID&gt;&lt;/Extra&gt;&lt;/Item&gt;&lt;/References&gt;&lt;/Group&gt;&lt;Group&gt;&lt;References&gt;&lt;Item&gt;&lt;ID&gt;420&lt;/ID&gt;&lt;UID&gt;{8E37B513-A7CD-4F7E-A0B7-FF582B6D030D}&lt;/UID&gt;&lt;Title&gt;Stick insect genomes reveal natural selection&amp;apos;s role in parallel speciation&lt;/Title&gt;&lt;Template&gt;Journal Article&lt;/Template&gt;&lt;Star&gt;0&lt;/Star&gt;&lt;Tag&gt;0&lt;/Tag&gt;&lt;Author&gt;Soria-Carrasco, V; Gompert, Z; Comeault, A A; Farkas, T E; Parchman, T L; Johnston, J S; Buerkle, C A; Feder, J L; Bast, J; Schwander, T; Egan, S P; Crespi, B J; Nosil, P&lt;/Author&gt;&lt;Year&gt;2014&lt;/Year&gt;&lt;Details&gt;&lt;_accession_num&gt;24833390&lt;/_accession_num&gt;&lt;_author_adr&gt;Department of Animal and Plant Sciences, University of Sheffield, Sheffield S10 2TN, UK.; Department of Biology, Utah State University, Logan, UT 84322, USA.; Department of Animal and Plant Sciences, University of Sheffield, Sheffield S10 2TN, UK.; Department of Animal and Plant Sciences, University of Sheffield, Sheffield S10 2TN, UK.; Deparment of Biology, University of Nevada, Reno, NV 89557, USA.; Department of Entomology, Texas A&amp;amp;M University, College Station, TX 77843, USA.; Department of Botany, University of Wyoming, Laramie, WY 82071, USA.; Department of Biology, Notre Dame University, South Bend, IN 46556, USA.; J. F. Blumenbach Institute of Zoology and Anthropology, University of Gottingen,  37073 Gottingen, Germany.; Department of Ecology and Evolution, University of Lausanne, Lausanne CH-1015, Switzerland.; Department of Ecology and Evolutionary Biology, Rice University, Houston, TX 77005, USA.; Department of Biological Sciences, Simon Fraser University, Burnaby, BC V5A 1S6,  Canada.; Department of Animal and Plant Sciences, University of Sheffield, Sheffield S10 2TN, UK. p.nosil@sheffield.ac.uk.&lt;/_author_adr&gt;&lt;_date_display&gt;2014 May 16&lt;/_date_display&gt;&lt;_date&gt;2014-05-16&lt;/_date&gt;&lt;_doi&gt;10.1126/science.1252136&lt;/_doi&gt;&lt;_isbn&gt;1095-9203 (Electronic); 0036-8075 (Linking)&lt;/_isbn&gt;&lt;_issue&gt;6185&lt;/_issue&gt;&lt;_journal&gt;Science&lt;/_journal&gt;&lt;_keywords&gt;Animals; *Ceanothus; Gene Frequency; *Genetic Speciation; Genetic Variation; *Genome, Insect; Herbivory; Insects/classification/*genetics; Phylogeny; *Selection, Genetic&lt;/_keywords&gt;&lt;_language&gt;eng&lt;/_language&gt;&lt;_ori_publication&gt;Copyright (c) 2014, American Association for the Advancement of Science.&lt;/_ori_publication&gt;&lt;_pages&gt;738-42&lt;/_pages&gt;&lt;_tertiary_title&gt;Science (New York, N.Y.)&lt;/_tertiary_title&gt;&lt;_type_work&gt;Journal Article; Research Support, Non-U.S. Gov&amp;apos;t&lt;/_type_work&gt;&lt;_url&gt;http://www.ncbi.nlm.nih.gov/entrez/query.fcgi?cmd=Retrieve&amp;amp;db=pubmed&amp;amp;dopt=Abstract&amp;amp;list_uids=24833390&amp;amp;query_hl=1&lt;/_url&gt;&lt;_volume&gt;344&lt;/_volume&gt;&lt;_created&gt;61039665&lt;/_created&gt;&lt;_modified&gt;61040943&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E1A6DAFE-4136-4387-A37E-AB879836F437}" w:val=" ADDIN NE.Ref.{E1A6DAFE-4136-4387-A37E-AB879836F437}&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date_display&gt;2014/10//&lt;/_date_display&gt;&lt;_date&gt;2014-10-01&lt;/_date&gt;&lt;_doi&gt;10.1016/j.als.2015.01.007&lt;/_doi&gt;&lt;_isbn&gt;2078-1520&lt;/_isbn&gt;&lt;_issue&gt;2&lt;/_issue&gt;&lt;_journal&gt;Achievements in the Life Sciences&lt;/_journal&gt;&lt;_keywords&gt;Birds; Waterfowl population; Phylogenetics; mtDNA&lt;/_keywords&gt;&lt;_pages&gt;123-127&lt;/_pages&gt;&lt;_url&gt;http://www.sciencedirect.com/science/article/pii/S2078152015000085&lt;/_url&gt;&lt;_volume&gt;8&lt;/_volume&gt;&lt;_created&gt;61018552&lt;/_created&gt;&lt;_modified&gt;61018552&lt;/_modified&gt;&lt;_db_updated&gt;ScienceDirect&lt;/_db_updated&gt;&lt;/Details&gt;&lt;Extra&gt;&lt;DBUID&gt;{F96A950B-833F-4880-A151-76DA2D6A2879}&lt;/DBUID&gt;&lt;/Extra&gt;&lt;/Item&gt;&lt;/References&gt;&lt;/Group&gt;&lt;/Citation&gt;_x000a_"/>
    <w:docVar w:name="NE.Ref{E6694414-1A06-4FEF-ACA3-2E93F3F6C741}" w:val=" ADDIN NE.Ref.{E6694414-1A06-4FEF-ACA3-2E93F3F6C741}&lt;Citation&gt;&lt;Group&gt;&lt;References&gt;&lt;Item&gt;&lt;ID&gt;432&lt;/ID&gt;&lt;UID&gt;{713BD796-55AC-422C-B48B-8D9815B74D59}&lt;/UID&gt;&lt;Title&gt;PopGenome: an efficient Swiss army knife for population genomic analyses in R&lt;/Title&gt;&lt;Template&gt;Journal Article&lt;/Template&gt;&lt;Star&gt;0&lt;/Star&gt;&lt;Tag&gt;0&lt;/Tag&gt;&lt;Author&gt;Pfeifer, B; Wittelsburger, U; Ramos-Onsins, S E; Lercher, M J&lt;/Author&gt;&lt;Year&gt;2014&lt;/Year&gt;&lt;Details&gt;&lt;_accession_num&gt;24739305&lt;/_accession_num&gt;&lt;_author_adr&gt;Institute for Computer Science, Heinrich Heine University, Dusseldorf, Germany.; Institute for Computer Science, Heinrich Heine University, Dusseldorf, Germany.; Centre for Research in Agricultural Genomics, Bellaterra, Spain.; Institute for Computer Science, Heinrich Heine University, Dusseldorf, GermanyCluster of Excellence on Plant Sciences, Dusseldorf, Germany lercher@cs.uni-duesseldorf.de.&lt;/_author_adr&gt;&lt;_date_display&gt;2014 Jul&lt;/_date_display&gt;&lt;_date&gt;2014-07-01&lt;/_date&gt;&lt;_doi&gt;10.1093/molbev/msu136&lt;/_doi&gt;&lt;_isbn&gt;1537-1719 (Electronic); 0737-4038 (Linking)&lt;/_isbn&gt;&lt;_issue&gt;7&lt;/_issue&gt;&lt;_journal&gt;Mol Biol Evol&lt;/_journal&gt;&lt;_keywords&gt;Arabidopsis/genetics; Genetic Variation; Genome, Human; Genome, Plant; Humans; Metagenomics/*methods; Polymorphism, Single Nucleotide; *Software; Web Browserpopulation genomics; single-nucleotide polymorphisms; software&lt;/_keywords&gt;&lt;_language&gt;eng&lt;/_language&gt;&lt;_ori_publication&gt;(c) The Author 2014. Published by Oxford University Press on behalf of the_x000d__x000a_      Society for Molecular Biology and Evolution.&lt;/_ori_publication&gt;&lt;_pages&gt;1929-36&lt;/_pages&gt;&lt;_tertiary_title&gt;Molecular biology and evolution&lt;/_tertiary_title&gt;&lt;_type_work&gt;Journal Article; Research Support, Non-U.S. Gov&amp;apos;t&lt;/_type_work&gt;&lt;_url&gt;http://www.ncbi.nlm.nih.gov/entrez/query.fcgi?cmd=Retrieve&amp;amp;db=pubmed&amp;amp;dopt=Abstract&amp;amp;list_uids=24739305&amp;amp;query_hl=1&lt;/_url&gt;&lt;_volume&gt;31&lt;/_volume&gt;&lt;_created&gt;61163798&lt;/_created&gt;&lt;_modified&gt;61163798&lt;/_modified&gt;&lt;_db_updated&gt;PubMed&lt;/_db_updated&gt;&lt;_impact_factor&gt;   9.105&lt;/_impact_factor&gt;&lt;_collection_scope&gt;SCI;SCIE;&lt;/_collection_scope&gt;&lt;/Details&gt;&lt;Extra&gt;&lt;DBUID&gt;{F96A950B-833F-4880-A151-76DA2D6A2879}&lt;/DBUID&gt;&lt;/Extra&gt;&lt;/Item&gt;&lt;/References&gt;&lt;/Group&gt;&lt;/Citation&gt;_x000a_"/>
    <w:docVar w:name="NE.Ref{E983347A-8F54-4EE6-ACED-86700835AE30}" w:val=" ADDIN NE.Ref.{E983347A-8F54-4EE6-ACED-86700835AE30}&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F32BAB8D-CC8D-4943-A0FA-716C471788D1}" w:val=" ADDIN NE.Ref.{F32BAB8D-CC8D-4943-A0FA-716C471788D1}&lt;Citation&gt;&lt;Group&gt;&lt;References&gt;&lt;Item&gt;&lt;ID&gt;435&lt;/ID&gt;&lt;UID&gt;{5183CBE8-C2C1-4B5B-BFC0-E211FFDC9812}&lt;/UID&gt;&lt;Title&gt;KEGG as a reference resource for gene and protein annotation&lt;/Title&gt;&lt;Template&gt;Journal Article&lt;/Template&gt;&lt;Star&gt;0&lt;/Star&gt;&lt;Tag&gt;0&lt;/Tag&gt;&lt;Author&gt;Kanehisa, M; Sato, Y; Kawashima, M; Furumichi, M; Tanabe, M&lt;/Author&gt;&lt;Year&gt;2016&lt;/Year&gt;&lt;Details&gt;&lt;_accession_num&gt;26476454&lt;/_accession_num&gt;&lt;_author_adr&gt;Institute for Chemical Research, Kyoto University, Uji, Kyoto 611-0011, Japan kanehisa@kuicr.kyoto-u.ac.jp.; Healthcare Solutions Department, Fujitsu Kyushu Systems Ltd., Hakata-ku, Fukuoka  812-0007, Japan.; Healthcare Solutions Department, Fujitsu Kyushu Systems Ltd., Hakata-ku, Fukuoka  812-0007, Japan.; Institute for Chemical Research, Kyoto University, Uji, Kyoto 611-0011, Japan.; Institute for Chemical Research, Kyoto University, Uji, Kyoto 611-0011, Japan.&lt;/_author_adr&gt;&lt;_date_display&gt;2016 Jan 4&lt;/_date_display&gt;&lt;_date&gt;2016-01-04&lt;/_date&gt;&lt;_doi&gt;10.1093/nar/gkv1070&lt;/_doi&gt;&lt;_isbn&gt;1362-4962 (Electronic); 0305-1048 (Linking)&lt;/_isbn&gt;&lt;_issue&gt;D1&lt;/_issue&gt;&lt;_journal&gt;Nucleic Acids Res&lt;/_journal&gt;&lt;_language&gt;eng&lt;/_language&gt;&lt;_ori_publication&gt;(c) The Author(s) 2015. Published by Oxford University Press on behalf of Nucleic_x000d__x000a_      Acids Research.&lt;/_ori_publication&gt;&lt;_pages&gt;D457-62&lt;/_pages&gt;&lt;_tertiary_title&gt;Nucleic acids research&lt;/_tertiary_title&gt;&lt;_type_work&gt;Journal Article&lt;/_type_work&gt;&lt;_url&gt;http://www.ncbi.nlm.nih.gov/entrez/query.fcgi?cmd=Retrieve&amp;amp;db=pubmed&amp;amp;dopt=Abstract&amp;amp;list_uids=26476454&amp;amp;query_hl=1&lt;/_url&gt;&lt;_volume&gt;44&lt;/_volume&gt;&lt;_created&gt;61166053&lt;/_created&gt;&lt;_modified&gt;61166053&lt;/_modified&gt;&lt;_db_updated&gt;PubMed&lt;/_db_updated&gt;&lt;_impact_factor&gt;   9.112&lt;/_impact_factor&gt;&lt;_collection_scope&gt;SCI;SCIE;&lt;/_collection_scope&gt;&lt;/Details&gt;&lt;Extra&gt;&lt;DBUID&gt;{F96A950B-833F-4880-A151-76DA2D6A2879}&lt;/DBUID&gt;&lt;/Extra&gt;&lt;/Item&gt;&lt;/References&gt;&lt;/Group&gt;&lt;/Citation&gt;_x000a_"/>
    <w:docVar w:name="NE.Ref{F42B304F-B16D-455C-A779-66BA6109ABBD}" w:val=" ADDIN NE.Ref.{F42B304F-B16D-455C-A779-66BA6109ABBD}&lt;Citation&gt;&lt;Group&gt;&lt;References&gt;&lt;Item&gt;&lt;ID&gt;425&lt;/ID&gt;&lt;UID&gt;{0335C7E5-7AF0-4BCE-8B6D-2896C8174E05}&lt;/UID&gt;&lt;Title&gt;Inference of human population history from individual whole-genome sequences&lt;/Title&gt;&lt;Template&gt;Journal Article&lt;/Template&gt;&lt;Star&gt;0&lt;/Star&gt;&lt;Tag&gt;0&lt;/Tag&gt;&lt;Author&gt;Li, H; Durbin, R&lt;/Author&gt;&lt;Year&gt;2011&lt;/Year&gt;&lt;Details&gt;&lt;_accession_num&gt;21753753&lt;/_accession_num&gt;&lt;_author_adr&gt;The Wellcome Trust Sanger Institute, Hinxton, Cambridge CB10 1SA, UK.&lt;/_author_adr&gt;&lt;_date_display&gt;2011 Jul 28&lt;/_date_display&gt;&lt;_date&gt;2011-07-28&lt;/_date&gt;&lt;_doi&gt;10.1038/nature10231&lt;/_doi&gt;&lt;_isbn&gt;1476-4687 (Electronic); 0028-0836 (Linking)&lt;/_isbn&gt;&lt;_issue&gt;7357&lt;/_issue&gt;&lt;_journal&gt;Nature&lt;/_journal&gt;&lt;_keywords&gt;Computer Simulation; Female; *Genetics, Population; *Genomics; Humans; Male; *Models, Genetic; Population Density; Population Dynamics; Sequence Analysis, DNA&lt;/_keywords&gt;&lt;_language&gt;eng&lt;/_language&gt;&lt;_pages&gt;493-6&lt;/_pages&gt;&lt;_tertiary_title&gt;Nature&lt;/_tertiary_title&gt;&lt;_type_work&gt;Journal Article; Research Support, Non-U.S. Gov&amp;apos;t&lt;/_type_work&gt;&lt;_url&gt;http://www.ncbi.nlm.nih.gov/entrez/query.fcgi?cmd=Retrieve&amp;amp;db=pubmed&amp;amp;dopt=Abstract&amp;amp;list_uids=21753753&amp;amp;query_hl=1&lt;/_url&gt;&lt;_volume&gt;475&lt;/_volume&gt;&lt;_created&gt;61043744&lt;/_created&gt;&lt;_modified&gt;61043744&lt;/_modified&gt;&lt;_db_updated&gt;PubMed&lt;/_db_updated&gt;&lt;_impact_factor&gt;  41.456&lt;/_impact_factor&gt;&lt;_collection_scope&gt;SCI;SCIE;&lt;/_collection_scope&gt;&lt;/Details&gt;&lt;Extra&gt;&lt;DBUID&gt;{F96A950B-833F-4880-A151-76DA2D6A2879}&lt;/DBUID&gt;&lt;/Extra&gt;&lt;/Item&gt;&lt;/References&gt;&lt;/Group&gt;&lt;Group&gt;&lt;References&gt;&lt;Item&gt;&lt;ID&gt;424&lt;/ID&gt;&lt;UID&gt;{229CB5C8-E476-4117-9E89-AB50E94E58E9}&lt;/UID&gt;&lt;Title&gt;The effect of recent admixture on inference of ancient human population history&lt;/Title&gt;&lt;Template&gt;Journal Article&lt;/Template&gt;&lt;Star&gt;0&lt;/Star&gt;&lt;Tag&gt;0&lt;/Tag&gt;&lt;Author&gt;Lohmueller, K E; Bustamante, C D; Clark, A G&lt;/Author&gt;&lt;Year&gt;2010&lt;/Year&gt;&lt;Details&gt;&lt;_accession_num&gt;20382834&lt;/_accession_num&gt;&lt;_author_adr&gt;Department of Molecular Biology and Genetics, Cornell University, Ithaca, New York 14853, USA. k.lohmueller@berkeley.edu&lt;/_author_adr&gt;&lt;_date_display&gt;2010 Jun&lt;/_date_display&gt;&lt;_date&gt;2010-06-01&lt;/_date&gt;&lt;_doi&gt;10.1534/genetics.109.113761&lt;/_doi&gt;&lt;_isbn&gt;1943-2631 (Electronic); 0016-6731 (Linking)&lt;/_isbn&gt;&lt;_issue&gt;2&lt;/_issue&gt;&lt;_journal&gt;Genetics&lt;/_journal&gt;&lt;_keywords&gt;Africa; African Americans/*genetics; African Continental Ancestry Group/*genetics; Demography; Genetic Variation; Haplotypes; Humans; Nigeria; Polymorphism, Genetic; *Polymorphism, Single Nucleotide; Population Groups/genetics&lt;/_keywords&gt;&lt;_language&gt;eng&lt;/_language&gt;&lt;_pages&gt;611-22&lt;/_pages&gt;&lt;_tertiary_title&gt;Genetics&lt;/_tertiary_title&gt;&lt;_type_work&gt;Journal Article; Research Support, N.I.H., Extramural; Research Support, U.S. Gov&amp;apos;t, Non-P.H.S.&lt;/_type_work&gt;&lt;_url&gt;http://www.ncbi.nlm.nih.gov/entrez/query.fcgi?cmd=Retrieve&amp;amp;db=pubmed&amp;amp;dopt=Abstract&amp;amp;list_uids=20382834&amp;amp;query_hl=1&lt;/_url&gt;&lt;_volume&gt;185&lt;/_volume&gt;&lt;_created&gt;61043744&lt;/_created&gt;&lt;_modified&gt;61043744&lt;/_modified&gt;&lt;_db_updated&gt;PubMed&lt;/_db_updated&gt;&lt;_impact_factor&gt;   5.963&lt;/_impact_factor&gt;&lt;_collection_scope&gt;SCI;SCIE;&lt;/_collection_scope&gt;&lt;/Details&gt;&lt;Extra&gt;&lt;DBUID&gt;{F96A950B-833F-4880-A151-76DA2D6A2879}&lt;/DBUID&gt;&lt;/Extra&gt;&lt;/Item&gt;&lt;/References&gt;&lt;/Group&gt;&lt;/Citation&gt;_x000a_"/>
    <w:docVar w:name="NE.Ref{F5B05026-8098-4BF6-99A4-1D62C3A32D20}" w:val=" ADDIN NE.Ref.{F5B05026-8098-4BF6-99A4-1D62C3A32D20}&lt;Citation&gt;&lt;Group&gt;&lt;References&gt;&lt;Item&gt;&lt;ID&gt;431&lt;/ID&gt;&lt;UID&gt;{17D06068-272E-475C-9001-BB83AC05E534}&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126456&lt;/_created&gt;&lt;_modified&gt;61126456&lt;/_modified&gt;&lt;_db_updated&gt;PubMed&lt;/_db_updated&gt;&lt;_impact_factor&gt;  29.352&lt;/_impact_factor&gt;&lt;_collection_scope&gt;SCI;SCIE;&lt;/_collection_scope&gt;&lt;_accessed&gt;61126456&lt;/_accessed&gt;&lt;/Details&gt;&lt;Extra&gt;&lt;DBUID&gt;{F96A950B-833F-4880-A151-76DA2D6A2879}&lt;/DBUID&gt;&lt;/Extra&gt;&lt;/Item&gt;&lt;/References&gt;&lt;/Group&gt;&lt;/Citation&gt;_x000a_"/>
    <w:docVar w:name="NE.Ref{F6C338B7-C470-4975-904F-741BED54051C}" w:val=" ADDIN NE.Ref.{F6C338B7-C470-4975-904F-741BED54051C}&lt;Citation&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FD030CF8-EFB6-451E-A0AC-A9849B903283}" w:val=" ADDIN NE.Ref.{FD030CF8-EFB6-451E-A0AC-A9849B903283}&lt;Citation&gt;&lt;Group&gt;&lt;References&gt;&lt;Item&gt;&lt;ID&gt;433&lt;/ID&gt;&lt;UID&gt;{9A887441-861B-4D2A-8543-AEDDDC9F4329}&lt;/UID&gt;&lt;Title&gt;PoPoolation: a toolbox for population genetic analysis of next generation sequencing data from pooled individuals&lt;/Title&gt;&lt;Template&gt;Journal Article&lt;/Template&gt;&lt;Star&gt;0&lt;/Star&gt;&lt;Tag&gt;0&lt;/Tag&gt;&lt;Author&gt;Kofler, R; Orozco-terWengel, P; De Maio, N; Pandey, R V; Nolte, V; Futschik, A; Kosiol, C; Schlotterer, C&lt;/Author&gt;&lt;Year&gt;2011&lt;/Year&gt;&lt;Details&gt;&lt;_accession_num&gt;21253599&lt;/_accession_num&gt;&lt;_author_adr&gt;Institute of Population Genetics, Vetmeduni Vienna, Vienna, Austria.&lt;/_author_adr&gt;&lt;_date_display&gt;2011&lt;/_date_display&gt;&lt;_date&gt;2011-01-20&lt;/_date&gt;&lt;_doi&gt;10.1371/journal.pone.0015925&lt;/_doi&gt;&lt;_isbn&gt;1932-6203 (Electronic); 1932-6203 (Linking)&lt;/_isbn&gt;&lt;_issue&gt;1&lt;/_issue&gt;&lt;_journal&gt;PLoS One&lt;/_journal&gt;&lt;_keywords&gt;*Algorithms; Base Sequence; Data Interpretation, Statistical; Genetics, Population; Humans; Internet; Models, Genetic; Sequence Analysis, DNA/*methods/*statistics &amp;amp; numerical data&lt;/_keywords&gt;&lt;_language&gt;eng&lt;/_language&gt;&lt;_pages&gt;e15925&lt;/_pages&gt;&lt;_tertiary_title&gt;PloS one&lt;/_tertiary_title&gt;&lt;_type_work&gt;Journal Article; Research Support, Non-U.S. Gov&amp;apos;t&lt;/_type_work&gt;&lt;_url&gt;http://www.ncbi.nlm.nih.gov/entrez/query.fcgi?cmd=Retrieve&amp;amp;db=pubmed&amp;amp;dopt=Abstract&amp;amp;list_uids=21253599&amp;amp;query_hl=1&lt;/_url&gt;&lt;_volume&gt;6&lt;/_volume&gt;&lt;_created&gt;61164615&lt;/_created&gt;&lt;_modified&gt;61164615&lt;/_modified&gt;&lt;_db_updated&gt;PubMed&lt;/_db_updated&gt;&lt;_impact_factor&gt;   3.234&lt;/_impact_factor&gt;&lt;_collection_scope&gt;SCIE;&lt;/_collection_scope&gt;&lt;/Details&gt;&lt;Extra&gt;&lt;DBUID&gt;{F96A950B-833F-4880-A151-76DA2D6A2879}&lt;/DBUID&gt;&lt;/Extra&gt;&lt;/Item&gt;&lt;/References&gt;&lt;/Group&gt;&lt;/Citation&gt;_x000a_"/>
    <w:docVar w:name="ne_docsoft" w:val="MSWord"/>
    <w:docVar w:name="ne_docversion" w:val="NoteExpress 2.0"/>
    <w:docVar w:name="ne_stylename" w:val="Genome Res New"/>
  </w:docVars>
  <w:rsids>
    <w:rsidRoot w:val="001706A3"/>
    <w:rsid w:val="0000068A"/>
    <w:rsid w:val="000009A7"/>
    <w:rsid w:val="00000DE3"/>
    <w:rsid w:val="000011CC"/>
    <w:rsid w:val="000011D1"/>
    <w:rsid w:val="000011D2"/>
    <w:rsid w:val="00001E15"/>
    <w:rsid w:val="00001EF8"/>
    <w:rsid w:val="00002671"/>
    <w:rsid w:val="000029DE"/>
    <w:rsid w:val="00002AC3"/>
    <w:rsid w:val="000036D6"/>
    <w:rsid w:val="0000388E"/>
    <w:rsid w:val="00003F49"/>
    <w:rsid w:val="000045C2"/>
    <w:rsid w:val="0000462C"/>
    <w:rsid w:val="000058AA"/>
    <w:rsid w:val="00005903"/>
    <w:rsid w:val="00005C41"/>
    <w:rsid w:val="00005E93"/>
    <w:rsid w:val="00006045"/>
    <w:rsid w:val="0000615D"/>
    <w:rsid w:val="00006892"/>
    <w:rsid w:val="0000694C"/>
    <w:rsid w:val="00006D20"/>
    <w:rsid w:val="00007357"/>
    <w:rsid w:val="00007997"/>
    <w:rsid w:val="0001018A"/>
    <w:rsid w:val="00010849"/>
    <w:rsid w:val="00011A00"/>
    <w:rsid w:val="00011DE0"/>
    <w:rsid w:val="00011F94"/>
    <w:rsid w:val="0001204B"/>
    <w:rsid w:val="000121D1"/>
    <w:rsid w:val="00012675"/>
    <w:rsid w:val="000126D4"/>
    <w:rsid w:val="00013289"/>
    <w:rsid w:val="0001376F"/>
    <w:rsid w:val="0001384A"/>
    <w:rsid w:val="00013AA9"/>
    <w:rsid w:val="00013E64"/>
    <w:rsid w:val="00014365"/>
    <w:rsid w:val="00014C9D"/>
    <w:rsid w:val="000152AC"/>
    <w:rsid w:val="0001586C"/>
    <w:rsid w:val="00015A2B"/>
    <w:rsid w:val="00015F67"/>
    <w:rsid w:val="00016553"/>
    <w:rsid w:val="0001661A"/>
    <w:rsid w:val="00016633"/>
    <w:rsid w:val="00017612"/>
    <w:rsid w:val="00017734"/>
    <w:rsid w:val="00017829"/>
    <w:rsid w:val="000179B2"/>
    <w:rsid w:val="000206BD"/>
    <w:rsid w:val="00020C36"/>
    <w:rsid w:val="00021616"/>
    <w:rsid w:val="0002186B"/>
    <w:rsid w:val="000218D4"/>
    <w:rsid w:val="00021BA3"/>
    <w:rsid w:val="00022116"/>
    <w:rsid w:val="0002229D"/>
    <w:rsid w:val="000228CB"/>
    <w:rsid w:val="00022970"/>
    <w:rsid w:val="00022A93"/>
    <w:rsid w:val="00022ABD"/>
    <w:rsid w:val="00022CB0"/>
    <w:rsid w:val="000238E1"/>
    <w:rsid w:val="00023F12"/>
    <w:rsid w:val="00024CE4"/>
    <w:rsid w:val="00024FEC"/>
    <w:rsid w:val="000262AA"/>
    <w:rsid w:val="000265AE"/>
    <w:rsid w:val="00026E5C"/>
    <w:rsid w:val="00026FD5"/>
    <w:rsid w:val="00027358"/>
    <w:rsid w:val="00027A9D"/>
    <w:rsid w:val="00027BDC"/>
    <w:rsid w:val="00030210"/>
    <w:rsid w:val="00030406"/>
    <w:rsid w:val="000306DB"/>
    <w:rsid w:val="00030D5B"/>
    <w:rsid w:val="00031189"/>
    <w:rsid w:val="0003187D"/>
    <w:rsid w:val="00031CE7"/>
    <w:rsid w:val="00031F20"/>
    <w:rsid w:val="000321EC"/>
    <w:rsid w:val="00032A27"/>
    <w:rsid w:val="00032F4F"/>
    <w:rsid w:val="00033264"/>
    <w:rsid w:val="000345CF"/>
    <w:rsid w:val="00034652"/>
    <w:rsid w:val="00034847"/>
    <w:rsid w:val="00034947"/>
    <w:rsid w:val="00034A05"/>
    <w:rsid w:val="00034DD2"/>
    <w:rsid w:val="0003557C"/>
    <w:rsid w:val="000369CE"/>
    <w:rsid w:val="00036A03"/>
    <w:rsid w:val="00036D7A"/>
    <w:rsid w:val="000370E2"/>
    <w:rsid w:val="000402B5"/>
    <w:rsid w:val="000405FC"/>
    <w:rsid w:val="000413C1"/>
    <w:rsid w:val="00041AE3"/>
    <w:rsid w:val="00041B6E"/>
    <w:rsid w:val="00041E09"/>
    <w:rsid w:val="00041E86"/>
    <w:rsid w:val="000420BA"/>
    <w:rsid w:val="000428E9"/>
    <w:rsid w:val="00042C9E"/>
    <w:rsid w:val="00042E9A"/>
    <w:rsid w:val="00042EDC"/>
    <w:rsid w:val="000435E3"/>
    <w:rsid w:val="0004407F"/>
    <w:rsid w:val="00044494"/>
    <w:rsid w:val="000449F5"/>
    <w:rsid w:val="00044DD3"/>
    <w:rsid w:val="00045020"/>
    <w:rsid w:val="0004542F"/>
    <w:rsid w:val="00045668"/>
    <w:rsid w:val="00045A30"/>
    <w:rsid w:val="00045FA7"/>
    <w:rsid w:val="00046C0F"/>
    <w:rsid w:val="0004767A"/>
    <w:rsid w:val="00047889"/>
    <w:rsid w:val="00047A3F"/>
    <w:rsid w:val="00047CA0"/>
    <w:rsid w:val="000506BC"/>
    <w:rsid w:val="00050B01"/>
    <w:rsid w:val="00050F79"/>
    <w:rsid w:val="00050FD0"/>
    <w:rsid w:val="00051822"/>
    <w:rsid w:val="00051F36"/>
    <w:rsid w:val="00052DCA"/>
    <w:rsid w:val="00052FB8"/>
    <w:rsid w:val="000530A6"/>
    <w:rsid w:val="000536A3"/>
    <w:rsid w:val="000537C1"/>
    <w:rsid w:val="000537EC"/>
    <w:rsid w:val="00054128"/>
    <w:rsid w:val="00054A5F"/>
    <w:rsid w:val="000553E0"/>
    <w:rsid w:val="00055450"/>
    <w:rsid w:val="000559A5"/>
    <w:rsid w:val="00056026"/>
    <w:rsid w:val="00056189"/>
    <w:rsid w:val="00056286"/>
    <w:rsid w:val="00056997"/>
    <w:rsid w:val="00056F3B"/>
    <w:rsid w:val="00057293"/>
    <w:rsid w:val="00057A33"/>
    <w:rsid w:val="00060125"/>
    <w:rsid w:val="00060203"/>
    <w:rsid w:val="00060361"/>
    <w:rsid w:val="00060634"/>
    <w:rsid w:val="000610D4"/>
    <w:rsid w:val="00061222"/>
    <w:rsid w:val="0006133A"/>
    <w:rsid w:val="00061747"/>
    <w:rsid w:val="000617E8"/>
    <w:rsid w:val="00061A23"/>
    <w:rsid w:val="00061E5C"/>
    <w:rsid w:val="0006275A"/>
    <w:rsid w:val="000629C1"/>
    <w:rsid w:val="00063310"/>
    <w:rsid w:val="00063348"/>
    <w:rsid w:val="0006338A"/>
    <w:rsid w:val="000633E2"/>
    <w:rsid w:val="00063591"/>
    <w:rsid w:val="000645EF"/>
    <w:rsid w:val="00064AB2"/>
    <w:rsid w:val="0006515A"/>
    <w:rsid w:val="00065E01"/>
    <w:rsid w:val="0006634C"/>
    <w:rsid w:val="000671E3"/>
    <w:rsid w:val="00067DF4"/>
    <w:rsid w:val="00067F51"/>
    <w:rsid w:val="00070111"/>
    <w:rsid w:val="00070F5F"/>
    <w:rsid w:val="000711B6"/>
    <w:rsid w:val="0007156D"/>
    <w:rsid w:val="000717D9"/>
    <w:rsid w:val="00071841"/>
    <w:rsid w:val="00072828"/>
    <w:rsid w:val="000731A3"/>
    <w:rsid w:val="0007375C"/>
    <w:rsid w:val="00073A36"/>
    <w:rsid w:val="00073C4A"/>
    <w:rsid w:val="00074187"/>
    <w:rsid w:val="000748D8"/>
    <w:rsid w:val="00075126"/>
    <w:rsid w:val="0007551D"/>
    <w:rsid w:val="00075AC8"/>
    <w:rsid w:val="00076542"/>
    <w:rsid w:val="000768AF"/>
    <w:rsid w:val="000769CB"/>
    <w:rsid w:val="00076F36"/>
    <w:rsid w:val="00077099"/>
    <w:rsid w:val="00077238"/>
    <w:rsid w:val="00077D2F"/>
    <w:rsid w:val="00080196"/>
    <w:rsid w:val="0008082C"/>
    <w:rsid w:val="00080D8C"/>
    <w:rsid w:val="00080EC4"/>
    <w:rsid w:val="00081684"/>
    <w:rsid w:val="00082032"/>
    <w:rsid w:val="000823B8"/>
    <w:rsid w:val="0008282D"/>
    <w:rsid w:val="00082E8F"/>
    <w:rsid w:val="00083A24"/>
    <w:rsid w:val="0008482F"/>
    <w:rsid w:val="00085262"/>
    <w:rsid w:val="000854CB"/>
    <w:rsid w:val="00085D9C"/>
    <w:rsid w:val="00085DC5"/>
    <w:rsid w:val="00085EF2"/>
    <w:rsid w:val="0008623A"/>
    <w:rsid w:val="000864D9"/>
    <w:rsid w:val="000871BA"/>
    <w:rsid w:val="00087889"/>
    <w:rsid w:val="00087BBB"/>
    <w:rsid w:val="000904F1"/>
    <w:rsid w:val="00090634"/>
    <w:rsid w:val="00090745"/>
    <w:rsid w:val="0009086F"/>
    <w:rsid w:val="00090D60"/>
    <w:rsid w:val="00090FCF"/>
    <w:rsid w:val="000910CE"/>
    <w:rsid w:val="0009119C"/>
    <w:rsid w:val="00091782"/>
    <w:rsid w:val="000919EF"/>
    <w:rsid w:val="000921BA"/>
    <w:rsid w:val="00092817"/>
    <w:rsid w:val="000930A9"/>
    <w:rsid w:val="000938E6"/>
    <w:rsid w:val="00093C9E"/>
    <w:rsid w:val="00093E40"/>
    <w:rsid w:val="0009406B"/>
    <w:rsid w:val="00094309"/>
    <w:rsid w:val="000945EA"/>
    <w:rsid w:val="00094CBE"/>
    <w:rsid w:val="00094DFD"/>
    <w:rsid w:val="000954B4"/>
    <w:rsid w:val="00095941"/>
    <w:rsid w:val="00095B5B"/>
    <w:rsid w:val="00096713"/>
    <w:rsid w:val="00096AFF"/>
    <w:rsid w:val="00097627"/>
    <w:rsid w:val="000979FD"/>
    <w:rsid w:val="00097EAA"/>
    <w:rsid w:val="000A01B6"/>
    <w:rsid w:val="000A07C7"/>
    <w:rsid w:val="000A0900"/>
    <w:rsid w:val="000A0BAF"/>
    <w:rsid w:val="000A0BB0"/>
    <w:rsid w:val="000A0CD7"/>
    <w:rsid w:val="000A1EBC"/>
    <w:rsid w:val="000A2617"/>
    <w:rsid w:val="000A2A7C"/>
    <w:rsid w:val="000A34C8"/>
    <w:rsid w:val="000A3891"/>
    <w:rsid w:val="000A3CC4"/>
    <w:rsid w:val="000A4529"/>
    <w:rsid w:val="000A48BC"/>
    <w:rsid w:val="000A4C79"/>
    <w:rsid w:val="000A4D19"/>
    <w:rsid w:val="000A505E"/>
    <w:rsid w:val="000A5280"/>
    <w:rsid w:val="000A5687"/>
    <w:rsid w:val="000A5D9E"/>
    <w:rsid w:val="000A7235"/>
    <w:rsid w:val="000A72B6"/>
    <w:rsid w:val="000A72DA"/>
    <w:rsid w:val="000A75BA"/>
    <w:rsid w:val="000A7978"/>
    <w:rsid w:val="000A7983"/>
    <w:rsid w:val="000A7A65"/>
    <w:rsid w:val="000A7E1E"/>
    <w:rsid w:val="000B05AE"/>
    <w:rsid w:val="000B0D33"/>
    <w:rsid w:val="000B0D58"/>
    <w:rsid w:val="000B165C"/>
    <w:rsid w:val="000B18A3"/>
    <w:rsid w:val="000B1D14"/>
    <w:rsid w:val="000B1D87"/>
    <w:rsid w:val="000B1DF8"/>
    <w:rsid w:val="000B231F"/>
    <w:rsid w:val="000B26BE"/>
    <w:rsid w:val="000B3460"/>
    <w:rsid w:val="000B36B5"/>
    <w:rsid w:val="000B3891"/>
    <w:rsid w:val="000B38D1"/>
    <w:rsid w:val="000B3AD9"/>
    <w:rsid w:val="000B3FCC"/>
    <w:rsid w:val="000B4BA7"/>
    <w:rsid w:val="000B5298"/>
    <w:rsid w:val="000B534C"/>
    <w:rsid w:val="000B54F8"/>
    <w:rsid w:val="000B57EB"/>
    <w:rsid w:val="000B5D60"/>
    <w:rsid w:val="000B6521"/>
    <w:rsid w:val="000B6700"/>
    <w:rsid w:val="000B6816"/>
    <w:rsid w:val="000B6876"/>
    <w:rsid w:val="000B6C7A"/>
    <w:rsid w:val="000B73E9"/>
    <w:rsid w:val="000B7FFA"/>
    <w:rsid w:val="000C002C"/>
    <w:rsid w:val="000C04EE"/>
    <w:rsid w:val="000C1D66"/>
    <w:rsid w:val="000C20C6"/>
    <w:rsid w:val="000C21A6"/>
    <w:rsid w:val="000C23B0"/>
    <w:rsid w:val="000C23FE"/>
    <w:rsid w:val="000C2637"/>
    <w:rsid w:val="000C2C4E"/>
    <w:rsid w:val="000C3057"/>
    <w:rsid w:val="000C3318"/>
    <w:rsid w:val="000C371D"/>
    <w:rsid w:val="000C37FB"/>
    <w:rsid w:val="000C384D"/>
    <w:rsid w:val="000C3D2A"/>
    <w:rsid w:val="000C468E"/>
    <w:rsid w:val="000C4826"/>
    <w:rsid w:val="000C4E95"/>
    <w:rsid w:val="000C5248"/>
    <w:rsid w:val="000C5670"/>
    <w:rsid w:val="000C56A9"/>
    <w:rsid w:val="000C5808"/>
    <w:rsid w:val="000C5908"/>
    <w:rsid w:val="000C5D60"/>
    <w:rsid w:val="000C6070"/>
    <w:rsid w:val="000C64C1"/>
    <w:rsid w:val="000C6820"/>
    <w:rsid w:val="000C7004"/>
    <w:rsid w:val="000C7D96"/>
    <w:rsid w:val="000D089B"/>
    <w:rsid w:val="000D10A3"/>
    <w:rsid w:val="000D14B6"/>
    <w:rsid w:val="000D2891"/>
    <w:rsid w:val="000D397E"/>
    <w:rsid w:val="000D3C8C"/>
    <w:rsid w:val="000D457D"/>
    <w:rsid w:val="000D4701"/>
    <w:rsid w:val="000D4831"/>
    <w:rsid w:val="000D49F6"/>
    <w:rsid w:val="000D4B53"/>
    <w:rsid w:val="000D4B6A"/>
    <w:rsid w:val="000D4BB1"/>
    <w:rsid w:val="000D4BB7"/>
    <w:rsid w:val="000D4D06"/>
    <w:rsid w:val="000D4F90"/>
    <w:rsid w:val="000D52BD"/>
    <w:rsid w:val="000D53ED"/>
    <w:rsid w:val="000D5EB8"/>
    <w:rsid w:val="000D6E98"/>
    <w:rsid w:val="000D728F"/>
    <w:rsid w:val="000D7BC8"/>
    <w:rsid w:val="000D7ED7"/>
    <w:rsid w:val="000D7F2F"/>
    <w:rsid w:val="000E098F"/>
    <w:rsid w:val="000E1209"/>
    <w:rsid w:val="000E1464"/>
    <w:rsid w:val="000E19BA"/>
    <w:rsid w:val="000E1E48"/>
    <w:rsid w:val="000E1E93"/>
    <w:rsid w:val="000E25AA"/>
    <w:rsid w:val="000E27B4"/>
    <w:rsid w:val="000E2BD5"/>
    <w:rsid w:val="000E2FA4"/>
    <w:rsid w:val="000E30F8"/>
    <w:rsid w:val="000E46D6"/>
    <w:rsid w:val="000E483F"/>
    <w:rsid w:val="000E4948"/>
    <w:rsid w:val="000E4DD1"/>
    <w:rsid w:val="000E4FF4"/>
    <w:rsid w:val="000E5A4C"/>
    <w:rsid w:val="000E60B5"/>
    <w:rsid w:val="000E6BCF"/>
    <w:rsid w:val="000E7130"/>
    <w:rsid w:val="000E76E9"/>
    <w:rsid w:val="000E7C93"/>
    <w:rsid w:val="000E7F03"/>
    <w:rsid w:val="000F0778"/>
    <w:rsid w:val="000F07BD"/>
    <w:rsid w:val="000F13EE"/>
    <w:rsid w:val="000F147F"/>
    <w:rsid w:val="000F1936"/>
    <w:rsid w:val="000F2239"/>
    <w:rsid w:val="000F2848"/>
    <w:rsid w:val="000F2CE5"/>
    <w:rsid w:val="000F35BE"/>
    <w:rsid w:val="000F3F09"/>
    <w:rsid w:val="000F4627"/>
    <w:rsid w:val="000F487C"/>
    <w:rsid w:val="000F4A21"/>
    <w:rsid w:val="000F4E69"/>
    <w:rsid w:val="000F4FE2"/>
    <w:rsid w:val="000F58A9"/>
    <w:rsid w:val="000F65E4"/>
    <w:rsid w:val="000F74D8"/>
    <w:rsid w:val="000F76FB"/>
    <w:rsid w:val="000F77B0"/>
    <w:rsid w:val="0010034B"/>
    <w:rsid w:val="001005E4"/>
    <w:rsid w:val="00100725"/>
    <w:rsid w:val="001011AF"/>
    <w:rsid w:val="001016B4"/>
    <w:rsid w:val="00101B60"/>
    <w:rsid w:val="00101BAD"/>
    <w:rsid w:val="00101DB5"/>
    <w:rsid w:val="0010239D"/>
    <w:rsid w:val="0010276E"/>
    <w:rsid w:val="00103176"/>
    <w:rsid w:val="00103B18"/>
    <w:rsid w:val="00103DC4"/>
    <w:rsid w:val="00104794"/>
    <w:rsid w:val="001057BE"/>
    <w:rsid w:val="00105DBA"/>
    <w:rsid w:val="00105DDF"/>
    <w:rsid w:val="00106028"/>
    <w:rsid w:val="001068CB"/>
    <w:rsid w:val="00106E46"/>
    <w:rsid w:val="001071D2"/>
    <w:rsid w:val="00107454"/>
    <w:rsid w:val="0010766B"/>
    <w:rsid w:val="001078FF"/>
    <w:rsid w:val="00107E0F"/>
    <w:rsid w:val="00110568"/>
    <w:rsid w:val="0011065C"/>
    <w:rsid w:val="00110851"/>
    <w:rsid w:val="001109EA"/>
    <w:rsid w:val="00111366"/>
    <w:rsid w:val="0011197B"/>
    <w:rsid w:val="00111B28"/>
    <w:rsid w:val="00111F73"/>
    <w:rsid w:val="00112515"/>
    <w:rsid w:val="00112616"/>
    <w:rsid w:val="00112A86"/>
    <w:rsid w:val="00112CEE"/>
    <w:rsid w:val="0011351E"/>
    <w:rsid w:val="0011359E"/>
    <w:rsid w:val="0011464C"/>
    <w:rsid w:val="00114940"/>
    <w:rsid w:val="00114FC6"/>
    <w:rsid w:val="0011548B"/>
    <w:rsid w:val="00115679"/>
    <w:rsid w:val="001156D4"/>
    <w:rsid w:val="00115761"/>
    <w:rsid w:val="00115773"/>
    <w:rsid w:val="0011595C"/>
    <w:rsid w:val="00115E08"/>
    <w:rsid w:val="0011625B"/>
    <w:rsid w:val="0011682D"/>
    <w:rsid w:val="001169F1"/>
    <w:rsid w:val="00116A72"/>
    <w:rsid w:val="00116CFE"/>
    <w:rsid w:val="001170F1"/>
    <w:rsid w:val="001171E1"/>
    <w:rsid w:val="00117239"/>
    <w:rsid w:val="00117B41"/>
    <w:rsid w:val="00117C1A"/>
    <w:rsid w:val="00120AA3"/>
    <w:rsid w:val="001211AD"/>
    <w:rsid w:val="00121402"/>
    <w:rsid w:val="0012163D"/>
    <w:rsid w:val="00121894"/>
    <w:rsid w:val="00121CCB"/>
    <w:rsid w:val="001223EB"/>
    <w:rsid w:val="0012277B"/>
    <w:rsid w:val="001227E2"/>
    <w:rsid w:val="00122A8A"/>
    <w:rsid w:val="00122BE1"/>
    <w:rsid w:val="001233BE"/>
    <w:rsid w:val="0012376F"/>
    <w:rsid w:val="0012386D"/>
    <w:rsid w:val="00123AFE"/>
    <w:rsid w:val="00124706"/>
    <w:rsid w:val="001247A0"/>
    <w:rsid w:val="00125597"/>
    <w:rsid w:val="0012637A"/>
    <w:rsid w:val="0012647C"/>
    <w:rsid w:val="001266AE"/>
    <w:rsid w:val="00126910"/>
    <w:rsid w:val="00126FD7"/>
    <w:rsid w:val="00127AC0"/>
    <w:rsid w:val="00127C2F"/>
    <w:rsid w:val="00127EC2"/>
    <w:rsid w:val="00130AD0"/>
    <w:rsid w:val="00130CEE"/>
    <w:rsid w:val="00130E1E"/>
    <w:rsid w:val="00130F4C"/>
    <w:rsid w:val="001310E7"/>
    <w:rsid w:val="0013150B"/>
    <w:rsid w:val="00131AAA"/>
    <w:rsid w:val="001322AB"/>
    <w:rsid w:val="001325F5"/>
    <w:rsid w:val="0013290B"/>
    <w:rsid w:val="001329D3"/>
    <w:rsid w:val="00132B0E"/>
    <w:rsid w:val="00132F4C"/>
    <w:rsid w:val="0013354D"/>
    <w:rsid w:val="00134532"/>
    <w:rsid w:val="00134657"/>
    <w:rsid w:val="00134B7F"/>
    <w:rsid w:val="00134B86"/>
    <w:rsid w:val="00134D05"/>
    <w:rsid w:val="00134EC1"/>
    <w:rsid w:val="00134F78"/>
    <w:rsid w:val="0013541D"/>
    <w:rsid w:val="001358F5"/>
    <w:rsid w:val="00135E18"/>
    <w:rsid w:val="0013681E"/>
    <w:rsid w:val="00136BF5"/>
    <w:rsid w:val="00136D8E"/>
    <w:rsid w:val="00136E1B"/>
    <w:rsid w:val="0013701D"/>
    <w:rsid w:val="00137740"/>
    <w:rsid w:val="00137D21"/>
    <w:rsid w:val="001401CD"/>
    <w:rsid w:val="00140367"/>
    <w:rsid w:val="00140519"/>
    <w:rsid w:val="0014085F"/>
    <w:rsid w:val="00140B93"/>
    <w:rsid w:val="00140E54"/>
    <w:rsid w:val="00141DE0"/>
    <w:rsid w:val="00141F8D"/>
    <w:rsid w:val="00142688"/>
    <w:rsid w:val="00142829"/>
    <w:rsid w:val="00142CD2"/>
    <w:rsid w:val="00143674"/>
    <w:rsid w:val="001436B7"/>
    <w:rsid w:val="001437E4"/>
    <w:rsid w:val="00143BF6"/>
    <w:rsid w:val="001449F6"/>
    <w:rsid w:val="00145553"/>
    <w:rsid w:val="001457EC"/>
    <w:rsid w:val="001458D2"/>
    <w:rsid w:val="00146339"/>
    <w:rsid w:val="001466ED"/>
    <w:rsid w:val="00146FC9"/>
    <w:rsid w:val="00147331"/>
    <w:rsid w:val="00147834"/>
    <w:rsid w:val="00147C7F"/>
    <w:rsid w:val="00147CE9"/>
    <w:rsid w:val="00150250"/>
    <w:rsid w:val="001505BF"/>
    <w:rsid w:val="0015092D"/>
    <w:rsid w:val="00150943"/>
    <w:rsid w:val="00150D56"/>
    <w:rsid w:val="00150D61"/>
    <w:rsid w:val="00150D88"/>
    <w:rsid w:val="001510A3"/>
    <w:rsid w:val="001510B0"/>
    <w:rsid w:val="0015165D"/>
    <w:rsid w:val="00151C6E"/>
    <w:rsid w:val="00151F16"/>
    <w:rsid w:val="001529FD"/>
    <w:rsid w:val="00152BBC"/>
    <w:rsid w:val="00153148"/>
    <w:rsid w:val="001531C1"/>
    <w:rsid w:val="00153668"/>
    <w:rsid w:val="001536ED"/>
    <w:rsid w:val="00153AD4"/>
    <w:rsid w:val="00153BC2"/>
    <w:rsid w:val="001544B2"/>
    <w:rsid w:val="001549C1"/>
    <w:rsid w:val="00154CB5"/>
    <w:rsid w:val="00155678"/>
    <w:rsid w:val="00155842"/>
    <w:rsid w:val="00155B62"/>
    <w:rsid w:val="00156DE0"/>
    <w:rsid w:val="00156F65"/>
    <w:rsid w:val="00157569"/>
    <w:rsid w:val="0015777C"/>
    <w:rsid w:val="00157882"/>
    <w:rsid w:val="00157ADF"/>
    <w:rsid w:val="00157E3F"/>
    <w:rsid w:val="001600C4"/>
    <w:rsid w:val="00160901"/>
    <w:rsid w:val="00160B7A"/>
    <w:rsid w:val="0016124C"/>
    <w:rsid w:val="00161666"/>
    <w:rsid w:val="001616E3"/>
    <w:rsid w:val="00161788"/>
    <w:rsid w:val="00161F03"/>
    <w:rsid w:val="00161F86"/>
    <w:rsid w:val="001620E9"/>
    <w:rsid w:val="00162885"/>
    <w:rsid w:val="00162E33"/>
    <w:rsid w:val="0016328A"/>
    <w:rsid w:val="00163B6C"/>
    <w:rsid w:val="00163D68"/>
    <w:rsid w:val="00163F90"/>
    <w:rsid w:val="0016404D"/>
    <w:rsid w:val="0016412E"/>
    <w:rsid w:val="00164A5D"/>
    <w:rsid w:val="00164C66"/>
    <w:rsid w:val="0016531E"/>
    <w:rsid w:val="00165530"/>
    <w:rsid w:val="001659A7"/>
    <w:rsid w:val="00165A49"/>
    <w:rsid w:val="00165B85"/>
    <w:rsid w:val="00165BD3"/>
    <w:rsid w:val="00165DA0"/>
    <w:rsid w:val="00166171"/>
    <w:rsid w:val="001662AE"/>
    <w:rsid w:val="00166AFC"/>
    <w:rsid w:val="00166B5B"/>
    <w:rsid w:val="00166CC4"/>
    <w:rsid w:val="00167E87"/>
    <w:rsid w:val="00167FEB"/>
    <w:rsid w:val="0017069F"/>
    <w:rsid w:val="001706A3"/>
    <w:rsid w:val="00170E27"/>
    <w:rsid w:val="0017120A"/>
    <w:rsid w:val="00171A42"/>
    <w:rsid w:val="00172413"/>
    <w:rsid w:val="0017255A"/>
    <w:rsid w:val="00172A38"/>
    <w:rsid w:val="00172DFB"/>
    <w:rsid w:val="00173997"/>
    <w:rsid w:val="00173A57"/>
    <w:rsid w:val="00173C72"/>
    <w:rsid w:val="00174C64"/>
    <w:rsid w:val="001763CF"/>
    <w:rsid w:val="00176C71"/>
    <w:rsid w:val="00176DA3"/>
    <w:rsid w:val="00177271"/>
    <w:rsid w:val="00177528"/>
    <w:rsid w:val="00177B94"/>
    <w:rsid w:val="00180659"/>
    <w:rsid w:val="001807B0"/>
    <w:rsid w:val="0018085F"/>
    <w:rsid w:val="00180B22"/>
    <w:rsid w:val="00181004"/>
    <w:rsid w:val="00181253"/>
    <w:rsid w:val="0018180C"/>
    <w:rsid w:val="00181933"/>
    <w:rsid w:val="00181E48"/>
    <w:rsid w:val="00181F02"/>
    <w:rsid w:val="00181F45"/>
    <w:rsid w:val="0018370C"/>
    <w:rsid w:val="00183EC6"/>
    <w:rsid w:val="001842ED"/>
    <w:rsid w:val="00184372"/>
    <w:rsid w:val="00184907"/>
    <w:rsid w:val="00184DB5"/>
    <w:rsid w:val="00184E7B"/>
    <w:rsid w:val="001853FF"/>
    <w:rsid w:val="001854ED"/>
    <w:rsid w:val="0018557D"/>
    <w:rsid w:val="00185638"/>
    <w:rsid w:val="00185938"/>
    <w:rsid w:val="001866BC"/>
    <w:rsid w:val="00186810"/>
    <w:rsid w:val="0018713E"/>
    <w:rsid w:val="00187531"/>
    <w:rsid w:val="00187673"/>
    <w:rsid w:val="00187A14"/>
    <w:rsid w:val="00187EEB"/>
    <w:rsid w:val="00187FBB"/>
    <w:rsid w:val="00190124"/>
    <w:rsid w:val="0019019C"/>
    <w:rsid w:val="001917FE"/>
    <w:rsid w:val="0019253F"/>
    <w:rsid w:val="0019254C"/>
    <w:rsid w:val="00192576"/>
    <w:rsid w:val="00192EF7"/>
    <w:rsid w:val="001931A5"/>
    <w:rsid w:val="001934CF"/>
    <w:rsid w:val="00193CA7"/>
    <w:rsid w:val="00193D7E"/>
    <w:rsid w:val="00194533"/>
    <w:rsid w:val="00194803"/>
    <w:rsid w:val="00194863"/>
    <w:rsid w:val="0019503A"/>
    <w:rsid w:val="00195455"/>
    <w:rsid w:val="00195591"/>
    <w:rsid w:val="00195850"/>
    <w:rsid w:val="001958CC"/>
    <w:rsid w:val="0019643C"/>
    <w:rsid w:val="0019651E"/>
    <w:rsid w:val="001967B2"/>
    <w:rsid w:val="0019680A"/>
    <w:rsid w:val="001968AF"/>
    <w:rsid w:val="00196A8B"/>
    <w:rsid w:val="00196DAE"/>
    <w:rsid w:val="00196E4D"/>
    <w:rsid w:val="001973FE"/>
    <w:rsid w:val="001975A0"/>
    <w:rsid w:val="00197AA3"/>
    <w:rsid w:val="00197FE1"/>
    <w:rsid w:val="001A012F"/>
    <w:rsid w:val="001A057F"/>
    <w:rsid w:val="001A0895"/>
    <w:rsid w:val="001A0E76"/>
    <w:rsid w:val="001A0F3D"/>
    <w:rsid w:val="001A1362"/>
    <w:rsid w:val="001A1BCD"/>
    <w:rsid w:val="001A1D28"/>
    <w:rsid w:val="001A2314"/>
    <w:rsid w:val="001A235A"/>
    <w:rsid w:val="001A243B"/>
    <w:rsid w:val="001A27DD"/>
    <w:rsid w:val="001A288A"/>
    <w:rsid w:val="001A2C85"/>
    <w:rsid w:val="001A2D89"/>
    <w:rsid w:val="001A2D8A"/>
    <w:rsid w:val="001A2DF0"/>
    <w:rsid w:val="001A3705"/>
    <w:rsid w:val="001A3EA3"/>
    <w:rsid w:val="001A3F1E"/>
    <w:rsid w:val="001A479D"/>
    <w:rsid w:val="001A4A18"/>
    <w:rsid w:val="001A4BD4"/>
    <w:rsid w:val="001A7136"/>
    <w:rsid w:val="001A768D"/>
    <w:rsid w:val="001A7750"/>
    <w:rsid w:val="001A7DD1"/>
    <w:rsid w:val="001B04A0"/>
    <w:rsid w:val="001B06E0"/>
    <w:rsid w:val="001B0D2E"/>
    <w:rsid w:val="001B16A5"/>
    <w:rsid w:val="001B16C3"/>
    <w:rsid w:val="001B1C92"/>
    <w:rsid w:val="001B314C"/>
    <w:rsid w:val="001B36BB"/>
    <w:rsid w:val="001B3790"/>
    <w:rsid w:val="001B46AB"/>
    <w:rsid w:val="001B49AC"/>
    <w:rsid w:val="001B4B67"/>
    <w:rsid w:val="001B505A"/>
    <w:rsid w:val="001B523B"/>
    <w:rsid w:val="001B54E2"/>
    <w:rsid w:val="001B55F8"/>
    <w:rsid w:val="001B56DA"/>
    <w:rsid w:val="001B57FA"/>
    <w:rsid w:val="001B5D9A"/>
    <w:rsid w:val="001B5FEE"/>
    <w:rsid w:val="001B6229"/>
    <w:rsid w:val="001B6AA0"/>
    <w:rsid w:val="001B6BD1"/>
    <w:rsid w:val="001B73C3"/>
    <w:rsid w:val="001B7CC4"/>
    <w:rsid w:val="001B7D83"/>
    <w:rsid w:val="001C0277"/>
    <w:rsid w:val="001C0E7C"/>
    <w:rsid w:val="001C0FAB"/>
    <w:rsid w:val="001C1852"/>
    <w:rsid w:val="001C2015"/>
    <w:rsid w:val="001C2374"/>
    <w:rsid w:val="001C237F"/>
    <w:rsid w:val="001C284D"/>
    <w:rsid w:val="001C2F28"/>
    <w:rsid w:val="001C3300"/>
    <w:rsid w:val="001C35CF"/>
    <w:rsid w:val="001C3796"/>
    <w:rsid w:val="001C394C"/>
    <w:rsid w:val="001C3A29"/>
    <w:rsid w:val="001C3E07"/>
    <w:rsid w:val="001C42BA"/>
    <w:rsid w:val="001C5246"/>
    <w:rsid w:val="001C5369"/>
    <w:rsid w:val="001C5496"/>
    <w:rsid w:val="001C59E5"/>
    <w:rsid w:val="001C5BCB"/>
    <w:rsid w:val="001C5C34"/>
    <w:rsid w:val="001C622E"/>
    <w:rsid w:val="001C632C"/>
    <w:rsid w:val="001C683C"/>
    <w:rsid w:val="001C6953"/>
    <w:rsid w:val="001C695A"/>
    <w:rsid w:val="001C6D8A"/>
    <w:rsid w:val="001C6F58"/>
    <w:rsid w:val="001C70F6"/>
    <w:rsid w:val="001C7BA0"/>
    <w:rsid w:val="001C7D9D"/>
    <w:rsid w:val="001D0199"/>
    <w:rsid w:val="001D01CA"/>
    <w:rsid w:val="001D01D3"/>
    <w:rsid w:val="001D02AD"/>
    <w:rsid w:val="001D051B"/>
    <w:rsid w:val="001D0721"/>
    <w:rsid w:val="001D0A73"/>
    <w:rsid w:val="001D1811"/>
    <w:rsid w:val="001D1B43"/>
    <w:rsid w:val="001D21BA"/>
    <w:rsid w:val="001D2F5B"/>
    <w:rsid w:val="001D30E1"/>
    <w:rsid w:val="001D3760"/>
    <w:rsid w:val="001D39DA"/>
    <w:rsid w:val="001D3E78"/>
    <w:rsid w:val="001D4AFB"/>
    <w:rsid w:val="001D51CB"/>
    <w:rsid w:val="001D54C4"/>
    <w:rsid w:val="001D5571"/>
    <w:rsid w:val="001D5AB5"/>
    <w:rsid w:val="001D5C8A"/>
    <w:rsid w:val="001D5E03"/>
    <w:rsid w:val="001D5F11"/>
    <w:rsid w:val="001D5FAB"/>
    <w:rsid w:val="001D6079"/>
    <w:rsid w:val="001D6477"/>
    <w:rsid w:val="001D7E2E"/>
    <w:rsid w:val="001D7E4A"/>
    <w:rsid w:val="001D7FE3"/>
    <w:rsid w:val="001E0209"/>
    <w:rsid w:val="001E0714"/>
    <w:rsid w:val="001E0C4A"/>
    <w:rsid w:val="001E0DEB"/>
    <w:rsid w:val="001E11D4"/>
    <w:rsid w:val="001E21F7"/>
    <w:rsid w:val="001E2387"/>
    <w:rsid w:val="001E2515"/>
    <w:rsid w:val="001E2721"/>
    <w:rsid w:val="001E27D3"/>
    <w:rsid w:val="001E27E2"/>
    <w:rsid w:val="001E2E3B"/>
    <w:rsid w:val="001E2E6F"/>
    <w:rsid w:val="001E4575"/>
    <w:rsid w:val="001E4737"/>
    <w:rsid w:val="001E48A1"/>
    <w:rsid w:val="001E54B2"/>
    <w:rsid w:val="001E57A0"/>
    <w:rsid w:val="001E59F9"/>
    <w:rsid w:val="001E5C27"/>
    <w:rsid w:val="001E613F"/>
    <w:rsid w:val="001E657D"/>
    <w:rsid w:val="001E73F3"/>
    <w:rsid w:val="001F04D6"/>
    <w:rsid w:val="001F0F40"/>
    <w:rsid w:val="001F149A"/>
    <w:rsid w:val="001F14F0"/>
    <w:rsid w:val="001F15EB"/>
    <w:rsid w:val="001F18C0"/>
    <w:rsid w:val="001F1EF8"/>
    <w:rsid w:val="001F311F"/>
    <w:rsid w:val="001F35D2"/>
    <w:rsid w:val="001F3930"/>
    <w:rsid w:val="001F39B2"/>
    <w:rsid w:val="001F406F"/>
    <w:rsid w:val="001F4C87"/>
    <w:rsid w:val="001F4D68"/>
    <w:rsid w:val="001F55C5"/>
    <w:rsid w:val="001F595C"/>
    <w:rsid w:val="001F5AC3"/>
    <w:rsid w:val="001F5B0D"/>
    <w:rsid w:val="001F6253"/>
    <w:rsid w:val="001F6556"/>
    <w:rsid w:val="001F66AA"/>
    <w:rsid w:val="001F66C4"/>
    <w:rsid w:val="001F68BD"/>
    <w:rsid w:val="001F69A2"/>
    <w:rsid w:val="001F7CFC"/>
    <w:rsid w:val="0020035A"/>
    <w:rsid w:val="00200541"/>
    <w:rsid w:val="0020075B"/>
    <w:rsid w:val="00200FAF"/>
    <w:rsid w:val="002014EF"/>
    <w:rsid w:val="00201BD6"/>
    <w:rsid w:val="00202047"/>
    <w:rsid w:val="00202053"/>
    <w:rsid w:val="002020B9"/>
    <w:rsid w:val="0020212A"/>
    <w:rsid w:val="00202201"/>
    <w:rsid w:val="002024DB"/>
    <w:rsid w:val="002025E2"/>
    <w:rsid w:val="00202637"/>
    <w:rsid w:val="00202E47"/>
    <w:rsid w:val="00202F9B"/>
    <w:rsid w:val="00202FFC"/>
    <w:rsid w:val="00203166"/>
    <w:rsid w:val="0020316A"/>
    <w:rsid w:val="00203CF8"/>
    <w:rsid w:val="00203D34"/>
    <w:rsid w:val="00203DFE"/>
    <w:rsid w:val="0020418E"/>
    <w:rsid w:val="0020447E"/>
    <w:rsid w:val="00205433"/>
    <w:rsid w:val="00205891"/>
    <w:rsid w:val="00205AE4"/>
    <w:rsid w:val="00205DF9"/>
    <w:rsid w:val="00205E35"/>
    <w:rsid w:val="00205F94"/>
    <w:rsid w:val="002066EC"/>
    <w:rsid w:val="00206B9D"/>
    <w:rsid w:val="00206D2A"/>
    <w:rsid w:val="00206DEB"/>
    <w:rsid w:val="00206E81"/>
    <w:rsid w:val="00207339"/>
    <w:rsid w:val="00207452"/>
    <w:rsid w:val="002074AB"/>
    <w:rsid w:val="00207D6F"/>
    <w:rsid w:val="0021026C"/>
    <w:rsid w:val="00210BF9"/>
    <w:rsid w:val="00210EB5"/>
    <w:rsid w:val="00210EC5"/>
    <w:rsid w:val="00211E04"/>
    <w:rsid w:val="00211FC1"/>
    <w:rsid w:val="002134A8"/>
    <w:rsid w:val="00213CE2"/>
    <w:rsid w:val="00213D8D"/>
    <w:rsid w:val="00214077"/>
    <w:rsid w:val="002141D0"/>
    <w:rsid w:val="002142A2"/>
    <w:rsid w:val="002142FB"/>
    <w:rsid w:val="00214AA7"/>
    <w:rsid w:val="00214C6A"/>
    <w:rsid w:val="0021525B"/>
    <w:rsid w:val="002153F2"/>
    <w:rsid w:val="00215514"/>
    <w:rsid w:val="002155FF"/>
    <w:rsid w:val="00215A91"/>
    <w:rsid w:val="00215E6E"/>
    <w:rsid w:val="00215F8A"/>
    <w:rsid w:val="00216465"/>
    <w:rsid w:val="00216489"/>
    <w:rsid w:val="002165A8"/>
    <w:rsid w:val="002168DE"/>
    <w:rsid w:val="00216997"/>
    <w:rsid w:val="00216A3B"/>
    <w:rsid w:val="00217160"/>
    <w:rsid w:val="002175D0"/>
    <w:rsid w:val="002179E7"/>
    <w:rsid w:val="00217CA2"/>
    <w:rsid w:val="00217F1B"/>
    <w:rsid w:val="00220472"/>
    <w:rsid w:val="002206A7"/>
    <w:rsid w:val="00220BAC"/>
    <w:rsid w:val="00220EA1"/>
    <w:rsid w:val="002211A8"/>
    <w:rsid w:val="002215C6"/>
    <w:rsid w:val="00221A94"/>
    <w:rsid w:val="0022216C"/>
    <w:rsid w:val="002221FE"/>
    <w:rsid w:val="002225DA"/>
    <w:rsid w:val="002226B8"/>
    <w:rsid w:val="00222A70"/>
    <w:rsid w:val="00222B58"/>
    <w:rsid w:val="00223125"/>
    <w:rsid w:val="00223465"/>
    <w:rsid w:val="00223649"/>
    <w:rsid w:val="00223BA7"/>
    <w:rsid w:val="002244BB"/>
    <w:rsid w:val="00224E84"/>
    <w:rsid w:val="00225A46"/>
    <w:rsid w:val="00225EC3"/>
    <w:rsid w:val="0022688B"/>
    <w:rsid w:val="002268F5"/>
    <w:rsid w:val="002268F7"/>
    <w:rsid w:val="00226B92"/>
    <w:rsid w:val="00226BE6"/>
    <w:rsid w:val="00226D8E"/>
    <w:rsid w:val="002273FF"/>
    <w:rsid w:val="002275AC"/>
    <w:rsid w:val="00227AE2"/>
    <w:rsid w:val="00227BFA"/>
    <w:rsid w:val="00227F7C"/>
    <w:rsid w:val="0023063D"/>
    <w:rsid w:val="002307FC"/>
    <w:rsid w:val="002309AE"/>
    <w:rsid w:val="00230EE5"/>
    <w:rsid w:val="00231021"/>
    <w:rsid w:val="0023142A"/>
    <w:rsid w:val="0023209C"/>
    <w:rsid w:val="00233205"/>
    <w:rsid w:val="002336AB"/>
    <w:rsid w:val="00233860"/>
    <w:rsid w:val="00233C2F"/>
    <w:rsid w:val="00233D34"/>
    <w:rsid w:val="00233F35"/>
    <w:rsid w:val="002349E4"/>
    <w:rsid w:val="00234ACA"/>
    <w:rsid w:val="00234AD1"/>
    <w:rsid w:val="00235023"/>
    <w:rsid w:val="002357BE"/>
    <w:rsid w:val="002359E3"/>
    <w:rsid w:val="00235F76"/>
    <w:rsid w:val="002369A2"/>
    <w:rsid w:val="00236A78"/>
    <w:rsid w:val="00236DB9"/>
    <w:rsid w:val="00236E9A"/>
    <w:rsid w:val="00237790"/>
    <w:rsid w:val="00237AC6"/>
    <w:rsid w:val="00237B4B"/>
    <w:rsid w:val="00237CEE"/>
    <w:rsid w:val="00237DEA"/>
    <w:rsid w:val="002406DB"/>
    <w:rsid w:val="002419DB"/>
    <w:rsid w:val="00241C0C"/>
    <w:rsid w:val="00241FB6"/>
    <w:rsid w:val="002421D2"/>
    <w:rsid w:val="002425AC"/>
    <w:rsid w:val="00242767"/>
    <w:rsid w:val="0024286F"/>
    <w:rsid w:val="00242DA8"/>
    <w:rsid w:val="00243A7A"/>
    <w:rsid w:val="00243DE5"/>
    <w:rsid w:val="00244175"/>
    <w:rsid w:val="00244831"/>
    <w:rsid w:val="00245C93"/>
    <w:rsid w:val="00245E3F"/>
    <w:rsid w:val="0024608D"/>
    <w:rsid w:val="00246098"/>
    <w:rsid w:val="0024716D"/>
    <w:rsid w:val="00247403"/>
    <w:rsid w:val="00247CC0"/>
    <w:rsid w:val="00250287"/>
    <w:rsid w:val="002503D6"/>
    <w:rsid w:val="00250646"/>
    <w:rsid w:val="002506A3"/>
    <w:rsid w:val="0025078D"/>
    <w:rsid w:val="0025098F"/>
    <w:rsid w:val="00250A42"/>
    <w:rsid w:val="00250AB5"/>
    <w:rsid w:val="002515B6"/>
    <w:rsid w:val="002518D5"/>
    <w:rsid w:val="00251CCC"/>
    <w:rsid w:val="0025205E"/>
    <w:rsid w:val="00252BD0"/>
    <w:rsid w:val="00252FE3"/>
    <w:rsid w:val="002532F1"/>
    <w:rsid w:val="002532F8"/>
    <w:rsid w:val="00253FBB"/>
    <w:rsid w:val="002540D8"/>
    <w:rsid w:val="00254375"/>
    <w:rsid w:val="0025457B"/>
    <w:rsid w:val="00254631"/>
    <w:rsid w:val="002565CA"/>
    <w:rsid w:val="00256A97"/>
    <w:rsid w:val="00256C71"/>
    <w:rsid w:val="00257190"/>
    <w:rsid w:val="0025759D"/>
    <w:rsid w:val="002577FA"/>
    <w:rsid w:val="002577FB"/>
    <w:rsid w:val="002578D1"/>
    <w:rsid w:val="00257B33"/>
    <w:rsid w:val="00260271"/>
    <w:rsid w:val="00260AE2"/>
    <w:rsid w:val="00260E60"/>
    <w:rsid w:val="002612B9"/>
    <w:rsid w:val="002612C4"/>
    <w:rsid w:val="00261755"/>
    <w:rsid w:val="00261E15"/>
    <w:rsid w:val="00262595"/>
    <w:rsid w:val="002629FE"/>
    <w:rsid w:val="00262D3F"/>
    <w:rsid w:val="00262D8A"/>
    <w:rsid w:val="002632E2"/>
    <w:rsid w:val="00263A34"/>
    <w:rsid w:val="00263C99"/>
    <w:rsid w:val="002652E7"/>
    <w:rsid w:val="00265494"/>
    <w:rsid w:val="002654D1"/>
    <w:rsid w:val="00265F8B"/>
    <w:rsid w:val="00266082"/>
    <w:rsid w:val="00266228"/>
    <w:rsid w:val="002662FC"/>
    <w:rsid w:val="002665E5"/>
    <w:rsid w:val="00267086"/>
    <w:rsid w:val="002670FE"/>
    <w:rsid w:val="0026724D"/>
    <w:rsid w:val="00267370"/>
    <w:rsid w:val="00267A07"/>
    <w:rsid w:val="00267A9E"/>
    <w:rsid w:val="00267B40"/>
    <w:rsid w:val="0027009C"/>
    <w:rsid w:val="00270671"/>
    <w:rsid w:val="00270D31"/>
    <w:rsid w:val="00270D4A"/>
    <w:rsid w:val="00270F71"/>
    <w:rsid w:val="00270FB1"/>
    <w:rsid w:val="002712E4"/>
    <w:rsid w:val="00271B01"/>
    <w:rsid w:val="00272143"/>
    <w:rsid w:val="002721DF"/>
    <w:rsid w:val="00272815"/>
    <w:rsid w:val="002731F6"/>
    <w:rsid w:val="00273E4A"/>
    <w:rsid w:val="00274109"/>
    <w:rsid w:val="00274277"/>
    <w:rsid w:val="00274409"/>
    <w:rsid w:val="002749AF"/>
    <w:rsid w:val="00274C30"/>
    <w:rsid w:val="00274E23"/>
    <w:rsid w:val="002751CC"/>
    <w:rsid w:val="002754B0"/>
    <w:rsid w:val="0027578C"/>
    <w:rsid w:val="00275A82"/>
    <w:rsid w:val="002762DF"/>
    <w:rsid w:val="002764DC"/>
    <w:rsid w:val="00276548"/>
    <w:rsid w:val="00276C93"/>
    <w:rsid w:val="002772F2"/>
    <w:rsid w:val="00277758"/>
    <w:rsid w:val="0028047B"/>
    <w:rsid w:val="002804B1"/>
    <w:rsid w:val="00280736"/>
    <w:rsid w:val="0028089F"/>
    <w:rsid w:val="0028097F"/>
    <w:rsid w:val="00280AA4"/>
    <w:rsid w:val="002812E3"/>
    <w:rsid w:val="00281431"/>
    <w:rsid w:val="00281AA2"/>
    <w:rsid w:val="00281DF8"/>
    <w:rsid w:val="002823A2"/>
    <w:rsid w:val="00282F5E"/>
    <w:rsid w:val="002836D2"/>
    <w:rsid w:val="002837C4"/>
    <w:rsid w:val="0028388C"/>
    <w:rsid w:val="00283956"/>
    <w:rsid w:val="00283AFF"/>
    <w:rsid w:val="00283C6C"/>
    <w:rsid w:val="00283EB9"/>
    <w:rsid w:val="0028454B"/>
    <w:rsid w:val="00284633"/>
    <w:rsid w:val="00284855"/>
    <w:rsid w:val="00285A24"/>
    <w:rsid w:val="00285A7E"/>
    <w:rsid w:val="00286347"/>
    <w:rsid w:val="00286586"/>
    <w:rsid w:val="00286EBC"/>
    <w:rsid w:val="00286F95"/>
    <w:rsid w:val="00286FCA"/>
    <w:rsid w:val="002871E2"/>
    <w:rsid w:val="00287716"/>
    <w:rsid w:val="00287917"/>
    <w:rsid w:val="00287B55"/>
    <w:rsid w:val="00287BA3"/>
    <w:rsid w:val="00287E69"/>
    <w:rsid w:val="00290471"/>
    <w:rsid w:val="00290FF4"/>
    <w:rsid w:val="00291130"/>
    <w:rsid w:val="002916BC"/>
    <w:rsid w:val="002917C4"/>
    <w:rsid w:val="00292496"/>
    <w:rsid w:val="0029293E"/>
    <w:rsid w:val="00292B52"/>
    <w:rsid w:val="00292C7E"/>
    <w:rsid w:val="002931C3"/>
    <w:rsid w:val="002938C5"/>
    <w:rsid w:val="00293DF4"/>
    <w:rsid w:val="00294028"/>
    <w:rsid w:val="002940F3"/>
    <w:rsid w:val="00294FD4"/>
    <w:rsid w:val="002951C7"/>
    <w:rsid w:val="002961CC"/>
    <w:rsid w:val="0029631D"/>
    <w:rsid w:val="002967CF"/>
    <w:rsid w:val="00296E28"/>
    <w:rsid w:val="00297339"/>
    <w:rsid w:val="0029766D"/>
    <w:rsid w:val="00297799"/>
    <w:rsid w:val="002A0949"/>
    <w:rsid w:val="002A0E1A"/>
    <w:rsid w:val="002A1B36"/>
    <w:rsid w:val="002A1C55"/>
    <w:rsid w:val="002A21B7"/>
    <w:rsid w:val="002A2491"/>
    <w:rsid w:val="002A25DD"/>
    <w:rsid w:val="002A2966"/>
    <w:rsid w:val="002A2B48"/>
    <w:rsid w:val="002A2B4C"/>
    <w:rsid w:val="002A3098"/>
    <w:rsid w:val="002A309B"/>
    <w:rsid w:val="002A323A"/>
    <w:rsid w:val="002A34B6"/>
    <w:rsid w:val="002A39D4"/>
    <w:rsid w:val="002A3A56"/>
    <w:rsid w:val="002A3EC8"/>
    <w:rsid w:val="002A40B2"/>
    <w:rsid w:val="002A411F"/>
    <w:rsid w:val="002A4618"/>
    <w:rsid w:val="002A47B9"/>
    <w:rsid w:val="002A49F6"/>
    <w:rsid w:val="002A4F03"/>
    <w:rsid w:val="002A5C24"/>
    <w:rsid w:val="002A5F50"/>
    <w:rsid w:val="002A6598"/>
    <w:rsid w:val="002A690D"/>
    <w:rsid w:val="002A6B13"/>
    <w:rsid w:val="002A71B6"/>
    <w:rsid w:val="002A7EA5"/>
    <w:rsid w:val="002A7EA7"/>
    <w:rsid w:val="002A7F7A"/>
    <w:rsid w:val="002A7FC4"/>
    <w:rsid w:val="002B052F"/>
    <w:rsid w:val="002B0BD0"/>
    <w:rsid w:val="002B0CF5"/>
    <w:rsid w:val="002B0FDA"/>
    <w:rsid w:val="002B168C"/>
    <w:rsid w:val="002B1816"/>
    <w:rsid w:val="002B1BB0"/>
    <w:rsid w:val="002B1EB8"/>
    <w:rsid w:val="002B1F9D"/>
    <w:rsid w:val="002B223F"/>
    <w:rsid w:val="002B2242"/>
    <w:rsid w:val="002B2F6C"/>
    <w:rsid w:val="002B2FCE"/>
    <w:rsid w:val="002B3196"/>
    <w:rsid w:val="002B3262"/>
    <w:rsid w:val="002B343E"/>
    <w:rsid w:val="002B3660"/>
    <w:rsid w:val="002B39AD"/>
    <w:rsid w:val="002B39B7"/>
    <w:rsid w:val="002B3EBC"/>
    <w:rsid w:val="002B44F0"/>
    <w:rsid w:val="002B4864"/>
    <w:rsid w:val="002B4AB8"/>
    <w:rsid w:val="002B4E27"/>
    <w:rsid w:val="002B5AD4"/>
    <w:rsid w:val="002B61A0"/>
    <w:rsid w:val="002B6C69"/>
    <w:rsid w:val="002B6EDC"/>
    <w:rsid w:val="002B781A"/>
    <w:rsid w:val="002B7F01"/>
    <w:rsid w:val="002C0B22"/>
    <w:rsid w:val="002C0BBE"/>
    <w:rsid w:val="002C1B96"/>
    <w:rsid w:val="002C1FB0"/>
    <w:rsid w:val="002C21E6"/>
    <w:rsid w:val="002C250D"/>
    <w:rsid w:val="002C2524"/>
    <w:rsid w:val="002C27BD"/>
    <w:rsid w:val="002C2807"/>
    <w:rsid w:val="002C3182"/>
    <w:rsid w:val="002C38AA"/>
    <w:rsid w:val="002C4D9E"/>
    <w:rsid w:val="002C4FD6"/>
    <w:rsid w:val="002C5141"/>
    <w:rsid w:val="002C526F"/>
    <w:rsid w:val="002C5C82"/>
    <w:rsid w:val="002C5F17"/>
    <w:rsid w:val="002C6695"/>
    <w:rsid w:val="002C6699"/>
    <w:rsid w:val="002C692B"/>
    <w:rsid w:val="002C6D5E"/>
    <w:rsid w:val="002C7353"/>
    <w:rsid w:val="002C7A75"/>
    <w:rsid w:val="002C7C52"/>
    <w:rsid w:val="002D1AA2"/>
    <w:rsid w:val="002D1DAB"/>
    <w:rsid w:val="002D2062"/>
    <w:rsid w:val="002D2389"/>
    <w:rsid w:val="002D2805"/>
    <w:rsid w:val="002D29DC"/>
    <w:rsid w:val="002D2A71"/>
    <w:rsid w:val="002D346C"/>
    <w:rsid w:val="002D386B"/>
    <w:rsid w:val="002D3A17"/>
    <w:rsid w:val="002D3BB3"/>
    <w:rsid w:val="002D402F"/>
    <w:rsid w:val="002D4FDD"/>
    <w:rsid w:val="002D4FFE"/>
    <w:rsid w:val="002D540C"/>
    <w:rsid w:val="002D5529"/>
    <w:rsid w:val="002D554E"/>
    <w:rsid w:val="002D5774"/>
    <w:rsid w:val="002D5C46"/>
    <w:rsid w:val="002D5F15"/>
    <w:rsid w:val="002D69C6"/>
    <w:rsid w:val="002D6A2E"/>
    <w:rsid w:val="002D6AF0"/>
    <w:rsid w:val="002D6E5B"/>
    <w:rsid w:val="002D769F"/>
    <w:rsid w:val="002D7A98"/>
    <w:rsid w:val="002E0374"/>
    <w:rsid w:val="002E09E7"/>
    <w:rsid w:val="002E0A64"/>
    <w:rsid w:val="002E0A79"/>
    <w:rsid w:val="002E0C28"/>
    <w:rsid w:val="002E0FAD"/>
    <w:rsid w:val="002E10E1"/>
    <w:rsid w:val="002E1788"/>
    <w:rsid w:val="002E1AEF"/>
    <w:rsid w:val="002E1FAA"/>
    <w:rsid w:val="002E225F"/>
    <w:rsid w:val="002E2D0B"/>
    <w:rsid w:val="002E354E"/>
    <w:rsid w:val="002E397E"/>
    <w:rsid w:val="002E403E"/>
    <w:rsid w:val="002E4F60"/>
    <w:rsid w:val="002E5061"/>
    <w:rsid w:val="002E534F"/>
    <w:rsid w:val="002E5AD2"/>
    <w:rsid w:val="002E5B68"/>
    <w:rsid w:val="002E5C43"/>
    <w:rsid w:val="002E5C8A"/>
    <w:rsid w:val="002E6075"/>
    <w:rsid w:val="002E6474"/>
    <w:rsid w:val="002E6584"/>
    <w:rsid w:val="002E6C15"/>
    <w:rsid w:val="002E7FE8"/>
    <w:rsid w:val="002F028A"/>
    <w:rsid w:val="002F0524"/>
    <w:rsid w:val="002F11ED"/>
    <w:rsid w:val="002F127C"/>
    <w:rsid w:val="002F1B0E"/>
    <w:rsid w:val="002F2208"/>
    <w:rsid w:val="002F2599"/>
    <w:rsid w:val="002F2817"/>
    <w:rsid w:val="002F2953"/>
    <w:rsid w:val="002F318E"/>
    <w:rsid w:val="002F31E2"/>
    <w:rsid w:val="002F37BF"/>
    <w:rsid w:val="002F37E0"/>
    <w:rsid w:val="002F39E6"/>
    <w:rsid w:val="002F3A92"/>
    <w:rsid w:val="002F3BBF"/>
    <w:rsid w:val="002F59FC"/>
    <w:rsid w:val="002F5B5D"/>
    <w:rsid w:val="002F63CE"/>
    <w:rsid w:val="002F64F2"/>
    <w:rsid w:val="002F6EC5"/>
    <w:rsid w:val="002F71C4"/>
    <w:rsid w:val="002F7778"/>
    <w:rsid w:val="002F796C"/>
    <w:rsid w:val="003004E0"/>
    <w:rsid w:val="003006D1"/>
    <w:rsid w:val="0030125D"/>
    <w:rsid w:val="003015E1"/>
    <w:rsid w:val="00302098"/>
    <w:rsid w:val="00302A18"/>
    <w:rsid w:val="00302C8D"/>
    <w:rsid w:val="00303258"/>
    <w:rsid w:val="00303A60"/>
    <w:rsid w:val="00304030"/>
    <w:rsid w:val="003042B7"/>
    <w:rsid w:val="00304521"/>
    <w:rsid w:val="00304A0E"/>
    <w:rsid w:val="00304CBA"/>
    <w:rsid w:val="00304FB7"/>
    <w:rsid w:val="00305159"/>
    <w:rsid w:val="003056C3"/>
    <w:rsid w:val="00305925"/>
    <w:rsid w:val="00305A06"/>
    <w:rsid w:val="00305C3E"/>
    <w:rsid w:val="00306F06"/>
    <w:rsid w:val="003078FE"/>
    <w:rsid w:val="0030798E"/>
    <w:rsid w:val="00307B91"/>
    <w:rsid w:val="00307BB2"/>
    <w:rsid w:val="003105F0"/>
    <w:rsid w:val="00310832"/>
    <w:rsid w:val="00310D4B"/>
    <w:rsid w:val="00310EAE"/>
    <w:rsid w:val="00310F3A"/>
    <w:rsid w:val="0031113A"/>
    <w:rsid w:val="003111BA"/>
    <w:rsid w:val="00311556"/>
    <w:rsid w:val="00311774"/>
    <w:rsid w:val="00311DD0"/>
    <w:rsid w:val="00311E80"/>
    <w:rsid w:val="00312A2B"/>
    <w:rsid w:val="00312B6C"/>
    <w:rsid w:val="00313529"/>
    <w:rsid w:val="00313717"/>
    <w:rsid w:val="00314511"/>
    <w:rsid w:val="0031499A"/>
    <w:rsid w:val="00315466"/>
    <w:rsid w:val="003160C0"/>
    <w:rsid w:val="003161BF"/>
    <w:rsid w:val="003161E5"/>
    <w:rsid w:val="00316222"/>
    <w:rsid w:val="00316576"/>
    <w:rsid w:val="00316609"/>
    <w:rsid w:val="0031665D"/>
    <w:rsid w:val="00316830"/>
    <w:rsid w:val="003168FA"/>
    <w:rsid w:val="00316D1D"/>
    <w:rsid w:val="00316EC0"/>
    <w:rsid w:val="00317215"/>
    <w:rsid w:val="0031777A"/>
    <w:rsid w:val="003205F4"/>
    <w:rsid w:val="003206AF"/>
    <w:rsid w:val="00320770"/>
    <w:rsid w:val="00320787"/>
    <w:rsid w:val="00320909"/>
    <w:rsid w:val="00321239"/>
    <w:rsid w:val="003213E9"/>
    <w:rsid w:val="00321A1E"/>
    <w:rsid w:val="00321F6C"/>
    <w:rsid w:val="0032247C"/>
    <w:rsid w:val="00322E54"/>
    <w:rsid w:val="00323144"/>
    <w:rsid w:val="00323205"/>
    <w:rsid w:val="00323A58"/>
    <w:rsid w:val="00324292"/>
    <w:rsid w:val="00325249"/>
    <w:rsid w:val="003258B2"/>
    <w:rsid w:val="003259A9"/>
    <w:rsid w:val="00325FDF"/>
    <w:rsid w:val="0032606F"/>
    <w:rsid w:val="003265B5"/>
    <w:rsid w:val="00326999"/>
    <w:rsid w:val="003269DE"/>
    <w:rsid w:val="0032780E"/>
    <w:rsid w:val="003301BC"/>
    <w:rsid w:val="0033030B"/>
    <w:rsid w:val="00330328"/>
    <w:rsid w:val="003307F9"/>
    <w:rsid w:val="00330C09"/>
    <w:rsid w:val="00330C7C"/>
    <w:rsid w:val="00330CB2"/>
    <w:rsid w:val="0033163B"/>
    <w:rsid w:val="00331C48"/>
    <w:rsid w:val="00332C34"/>
    <w:rsid w:val="00332D7F"/>
    <w:rsid w:val="0033377F"/>
    <w:rsid w:val="00333800"/>
    <w:rsid w:val="00333CC1"/>
    <w:rsid w:val="00333D40"/>
    <w:rsid w:val="00333FD2"/>
    <w:rsid w:val="0033477B"/>
    <w:rsid w:val="003351BA"/>
    <w:rsid w:val="003352F2"/>
    <w:rsid w:val="0033532B"/>
    <w:rsid w:val="00335755"/>
    <w:rsid w:val="003359C8"/>
    <w:rsid w:val="00337BF4"/>
    <w:rsid w:val="00337C39"/>
    <w:rsid w:val="00340577"/>
    <w:rsid w:val="00340D58"/>
    <w:rsid w:val="00341529"/>
    <w:rsid w:val="0034197E"/>
    <w:rsid w:val="0034198E"/>
    <w:rsid w:val="00341B3D"/>
    <w:rsid w:val="00341C8C"/>
    <w:rsid w:val="00342EBC"/>
    <w:rsid w:val="00342F85"/>
    <w:rsid w:val="003431F0"/>
    <w:rsid w:val="003436B8"/>
    <w:rsid w:val="003437B0"/>
    <w:rsid w:val="003437C1"/>
    <w:rsid w:val="0034382B"/>
    <w:rsid w:val="003438D8"/>
    <w:rsid w:val="003440B6"/>
    <w:rsid w:val="0034473E"/>
    <w:rsid w:val="0034474A"/>
    <w:rsid w:val="00344BDB"/>
    <w:rsid w:val="00344FBC"/>
    <w:rsid w:val="00345CD1"/>
    <w:rsid w:val="003463A6"/>
    <w:rsid w:val="003464DD"/>
    <w:rsid w:val="00346E60"/>
    <w:rsid w:val="003472E8"/>
    <w:rsid w:val="00347498"/>
    <w:rsid w:val="0034756E"/>
    <w:rsid w:val="00347C22"/>
    <w:rsid w:val="00350173"/>
    <w:rsid w:val="003507AC"/>
    <w:rsid w:val="0035098B"/>
    <w:rsid w:val="00351087"/>
    <w:rsid w:val="00351A12"/>
    <w:rsid w:val="00351A7D"/>
    <w:rsid w:val="00351AF0"/>
    <w:rsid w:val="00352201"/>
    <w:rsid w:val="00352B69"/>
    <w:rsid w:val="003531F2"/>
    <w:rsid w:val="00353D63"/>
    <w:rsid w:val="003542DD"/>
    <w:rsid w:val="00354975"/>
    <w:rsid w:val="0035522F"/>
    <w:rsid w:val="003555B3"/>
    <w:rsid w:val="0035643D"/>
    <w:rsid w:val="0035783C"/>
    <w:rsid w:val="003600D1"/>
    <w:rsid w:val="00360365"/>
    <w:rsid w:val="00360A47"/>
    <w:rsid w:val="00361036"/>
    <w:rsid w:val="003612F2"/>
    <w:rsid w:val="00361459"/>
    <w:rsid w:val="00361585"/>
    <w:rsid w:val="00361A36"/>
    <w:rsid w:val="003623F7"/>
    <w:rsid w:val="0036258D"/>
    <w:rsid w:val="00362640"/>
    <w:rsid w:val="00363045"/>
    <w:rsid w:val="003631C3"/>
    <w:rsid w:val="003637E4"/>
    <w:rsid w:val="00363ABA"/>
    <w:rsid w:val="00363DE8"/>
    <w:rsid w:val="0036405A"/>
    <w:rsid w:val="0036412F"/>
    <w:rsid w:val="00364AD9"/>
    <w:rsid w:val="003651AF"/>
    <w:rsid w:val="003656A7"/>
    <w:rsid w:val="003656BA"/>
    <w:rsid w:val="00365876"/>
    <w:rsid w:val="00366448"/>
    <w:rsid w:val="0036680C"/>
    <w:rsid w:val="00366A61"/>
    <w:rsid w:val="00366CBE"/>
    <w:rsid w:val="00366E62"/>
    <w:rsid w:val="00366F61"/>
    <w:rsid w:val="003671D7"/>
    <w:rsid w:val="00367327"/>
    <w:rsid w:val="003678FA"/>
    <w:rsid w:val="0037045A"/>
    <w:rsid w:val="0037065B"/>
    <w:rsid w:val="00370885"/>
    <w:rsid w:val="00370C45"/>
    <w:rsid w:val="00370E45"/>
    <w:rsid w:val="003715AE"/>
    <w:rsid w:val="00372252"/>
    <w:rsid w:val="0037234D"/>
    <w:rsid w:val="003724D2"/>
    <w:rsid w:val="003726ED"/>
    <w:rsid w:val="00372703"/>
    <w:rsid w:val="003730F7"/>
    <w:rsid w:val="00373136"/>
    <w:rsid w:val="0037363A"/>
    <w:rsid w:val="00373CC7"/>
    <w:rsid w:val="00373D40"/>
    <w:rsid w:val="00373F0A"/>
    <w:rsid w:val="00373F47"/>
    <w:rsid w:val="003741BA"/>
    <w:rsid w:val="003749F9"/>
    <w:rsid w:val="00374E3E"/>
    <w:rsid w:val="00374F29"/>
    <w:rsid w:val="00374FD3"/>
    <w:rsid w:val="003750A3"/>
    <w:rsid w:val="0037518F"/>
    <w:rsid w:val="00375315"/>
    <w:rsid w:val="00375437"/>
    <w:rsid w:val="003755FE"/>
    <w:rsid w:val="00375E9D"/>
    <w:rsid w:val="003766A9"/>
    <w:rsid w:val="003768FC"/>
    <w:rsid w:val="003769DB"/>
    <w:rsid w:val="00376AAF"/>
    <w:rsid w:val="00377346"/>
    <w:rsid w:val="003773E9"/>
    <w:rsid w:val="0037752A"/>
    <w:rsid w:val="0037786F"/>
    <w:rsid w:val="00377C22"/>
    <w:rsid w:val="0038022A"/>
    <w:rsid w:val="003803E2"/>
    <w:rsid w:val="003807D0"/>
    <w:rsid w:val="003809EE"/>
    <w:rsid w:val="00380CD0"/>
    <w:rsid w:val="00380DAB"/>
    <w:rsid w:val="0038116B"/>
    <w:rsid w:val="00381E01"/>
    <w:rsid w:val="0038271F"/>
    <w:rsid w:val="00382784"/>
    <w:rsid w:val="003829C6"/>
    <w:rsid w:val="00382A27"/>
    <w:rsid w:val="003830E7"/>
    <w:rsid w:val="00383296"/>
    <w:rsid w:val="00383582"/>
    <w:rsid w:val="00383CAA"/>
    <w:rsid w:val="00383E82"/>
    <w:rsid w:val="00384B7E"/>
    <w:rsid w:val="00384FA7"/>
    <w:rsid w:val="003852DE"/>
    <w:rsid w:val="00385383"/>
    <w:rsid w:val="00385848"/>
    <w:rsid w:val="00385D70"/>
    <w:rsid w:val="003866AA"/>
    <w:rsid w:val="0038673A"/>
    <w:rsid w:val="00386AC6"/>
    <w:rsid w:val="00386AE0"/>
    <w:rsid w:val="00386CF7"/>
    <w:rsid w:val="00387103"/>
    <w:rsid w:val="0038733E"/>
    <w:rsid w:val="003878AA"/>
    <w:rsid w:val="00387A45"/>
    <w:rsid w:val="00390135"/>
    <w:rsid w:val="00390160"/>
    <w:rsid w:val="003904F3"/>
    <w:rsid w:val="0039060C"/>
    <w:rsid w:val="00390B91"/>
    <w:rsid w:val="00390DA3"/>
    <w:rsid w:val="00390E0C"/>
    <w:rsid w:val="00390F57"/>
    <w:rsid w:val="00391077"/>
    <w:rsid w:val="003913B8"/>
    <w:rsid w:val="00391B99"/>
    <w:rsid w:val="00391BD0"/>
    <w:rsid w:val="00391BEE"/>
    <w:rsid w:val="003920E3"/>
    <w:rsid w:val="003921A4"/>
    <w:rsid w:val="003929CD"/>
    <w:rsid w:val="003931C6"/>
    <w:rsid w:val="00393356"/>
    <w:rsid w:val="0039338E"/>
    <w:rsid w:val="0039343B"/>
    <w:rsid w:val="00393676"/>
    <w:rsid w:val="003939EC"/>
    <w:rsid w:val="00393A07"/>
    <w:rsid w:val="003941E8"/>
    <w:rsid w:val="003942C2"/>
    <w:rsid w:val="0039463D"/>
    <w:rsid w:val="003950F7"/>
    <w:rsid w:val="003953BA"/>
    <w:rsid w:val="0039575E"/>
    <w:rsid w:val="00396A71"/>
    <w:rsid w:val="00396C55"/>
    <w:rsid w:val="00396C85"/>
    <w:rsid w:val="00397D30"/>
    <w:rsid w:val="003A0B06"/>
    <w:rsid w:val="003A0B1D"/>
    <w:rsid w:val="003A0DDC"/>
    <w:rsid w:val="003A146D"/>
    <w:rsid w:val="003A15F6"/>
    <w:rsid w:val="003A1BD9"/>
    <w:rsid w:val="003A1EF0"/>
    <w:rsid w:val="003A1F67"/>
    <w:rsid w:val="003A232B"/>
    <w:rsid w:val="003A2394"/>
    <w:rsid w:val="003A2BFC"/>
    <w:rsid w:val="003A32C7"/>
    <w:rsid w:val="003A34BD"/>
    <w:rsid w:val="003A36C0"/>
    <w:rsid w:val="003A3A98"/>
    <w:rsid w:val="003A3B13"/>
    <w:rsid w:val="003A41A5"/>
    <w:rsid w:val="003A420E"/>
    <w:rsid w:val="003A4897"/>
    <w:rsid w:val="003A4AA8"/>
    <w:rsid w:val="003A4ADB"/>
    <w:rsid w:val="003A5362"/>
    <w:rsid w:val="003A5730"/>
    <w:rsid w:val="003A5A06"/>
    <w:rsid w:val="003A5A94"/>
    <w:rsid w:val="003A5D1C"/>
    <w:rsid w:val="003A618E"/>
    <w:rsid w:val="003A643E"/>
    <w:rsid w:val="003A648E"/>
    <w:rsid w:val="003A6625"/>
    <w:rsid w:val="003A7C4C"/>
    <w:rsid w:val="003A7CE7"/>
    <w:rsid w:val="003A7D9B"/>
    <w:rsid w:val="003B039E"/>
    <w:rsid w:val="003B04E8"/>
    <w:rsid w:val="003B063D"/>
    <w:rsid w:val="003B0A2B"/>
    <w:rsid w:val="003B0AE4"/>
    <w:rsid w:val="003B0C1B"/>
    <w:rsid w:val="003B1364"/>
    <w:rsid w:val="003B2033"/>
    <w:rsid w:val="003B2273"/>
    <w:rsid w:val="003B2E14"/>
    <w:rsid w:val="003B2FDE"/>
    <w:rsid w:val="003B3517"/>
    <w:rsid w:val="003B383F"/>
    <w:rsid w:val="003B38D5"/>
    <w:rsid w:val="003B3D4E"/>
    <w:rsid w:val="003B43F8"/>
    <w:rsid w:val="003B5088"/>
    <w:rsid w:val="003B51D4"/>
    <w:rsid w:val="003B51E7"/>
    <w:rsid w:val="003B5383"/>
    <w:rsid w:val="003B559A"/>
    <w:rsid w:val="003B631F"/>
    <w:rsid w:val="003B6748"/>
    <w:rsid w:val="003B6B93"/>
    <w:rsid w:val="003B6F14"/>
    <w:rsid w:val="003B714B"/>
    <w:rsid w:val="003B730D"/>
    <w:rsid w:val="003B7463"/>
    <w:rsid w:val="003B7899"/>
    <w:rsid w:val="003B7986"/>
    <w:rsid w:val="003B7F35"/>
    <w:rsid w:val="003B7F96"/>
    <w:rsid w:val="003C0B54"/>
    <w:rsid w:val="003C0B97"/>
    <w:rsid w:val="003C12ED"/>
    <w:rsid w:val="003C14F6"/>
    <w:rsid w:val="003C15FF"/>
    <w:rsid w:val="003C1F1B"/>
    <w:rsid w:val="003C1F24"/>
    <w:rsid w:val="003C1FE6"/>
    <w:rsid w:val="003C24DA"/>
    <w:rsid w:val="003C288F"/>
    <w:rsid w:val="003C2CB7"/>
    <w:rsid w:val="003C3929"/>
    <w:rsid w:val="003C397A"/>
    <w:rsid w:val="003C3CD1"/>
    <w:rsid w:val="003C4152"/>
    <w:rsid w:val="003C4244"/>
    <w:rsid w:val="003C447B"/>
    <w:rsid w:val="003C4491"/>
    <w:rsid w:val="003C509A"/>
    <w:rsid w:val="003C5322"/>
    <w:rsid w:val="003C5909"/>
    <w:rsid w:val="003C59F3"/>
    <w:rsid w:val="003C5D68"/>
    <w:rsid w:val="003C63F5"/>
    <w:rsid w:val="003C691F"/>
    <w:rsid w:val="003C69AD"/>
    <w:rsid w:val="003C74BD"/>
    <w:rsid w:val="003C7525"/>
    <w:rsid w:val="003D034F"/>
    <w:rsid w:val="003D05E5"/>
    <w:rsid w:val="003D06CA"/>
    <w:rsid w:val="003D0F3A"/>
    <w:rsid w:val="003D165E"/>
    <w:rsid w:val="003D2495"/>
    <w:rsid w:val="003D2AA2"/>
    <w:rsid w:val="003D2B2C"/>
    <w:rsid w:val="003D3A47"/>
    <w:rsid w:val="003D3CDD"/>
    <w:rsid w:val="003D3CEB"/>
    <w:rsid w:val="003D3D37"/>
    <w:rsid w:val="003D404B"/>
    <w:rsid w:val="003D44EA"/>
    <w:rsid w:val="003D4A47"/>
    <w:rsid w:val="003D56A2"/>
    <w:rsid w:val="003D56EC"/>
    <w:rsid w:val="003D60DA"/>
    <w:rsid w:val="003D6C7C"/>
    <w:rsid w:val="003D7217"/>
    <w:rsid w:val="003D785D"/>
    <w:rsid w:val="003D7DC5"/>
    <w:rsid w:val="003E0B6E"/>
    <w:rsid w:val="003E0C68"/>
    <w:rsid w:val="003E11FE"/>
    <w:rsid w:val="003E141C"/>
    <w:rsid w:val="003E17B2"/>
    <w:rsid w:val="003E17E7"/>
    <w:rsid w:val="003E184E"/>
    <w:rsid w:val="003E1AB7"/>
    <w:rsid w:val="003E2E61"/>
    <w:rsid w:val="003E34CA"/>
    <w:rsid w:val="003E3879"/>
    <w:rsid w:val="003E3E30"/>
    <w:rsid w:val="003E3F11"/>
    <w:rsid w:val="003E3FA5"/>
    <w:rsid w:val="003E42CB"/>
    <w:rsid w:val="003E4326"/>
    <w:rsid w:val="003E455D"/>
    <w:rsid w:val="003E4C2F"/>
    <w:rsid w:val="003E555E"/>
    <w:rsid w:val="003E5EA5"/>
    <w:rsid w:val="003E6142"/>
    <w:rsid w:val="003E62EE"/>
    <w:rsid w:val="003E644D"/>
    <w:rsid w:val="003E6751"/>
    <w:rsid w:val="003E6928"/>
    <w:rsid w:val="003E6FFD"/>
    <w:rsid w:val="003E715E"/>
    <w:rsid w:val="003E7573"/>
    <w:rsid w:val="003E7853"/>
    <w:rsid w:val="003E7D36"/>
    <w:rsid w:val="003F013D"/>
    <w:rsid w:val="003F043B"/>
    <w:rsid w:val="003F050C"/>
    <w:rsid w:val="003F09BD"/>
    <w:rsid w:val="003F0EF3"/>
    <w:rsid w:val="003F147D"/>
    <w:rsid w:val="003F1760"/>
    <w:rsid w:val="003F1762"/>
    <w:rsid w:val="003F1783"/>
    <w:rsid w:val="003F1F2B"/>
    <w:rsid w:val="003F24E2"/>
    <w:rsid w:val="003F2732"/>
    <w:rsid w:val="003F2A5E"/>
    <w:rsid w:val="003F2C26"/>
    <w:rsid w:val="003F3227"/>
    <w:rsid w:val="003F34ED"/>
    <w:rsid w:val="003F350A"/>
    <w:rsid w:val="003F3C3D"/>
    <w:rsid w:val="003F3F5B"/>
    <w:rsid w:val="003F421A"/>
    <w:rsid w:val="003F44D8"/>
    <w:rsid w:val="003F45C4"/>
    <w:rsid w:val="003F4D0C"/>
    <w:rsid w:val="003F5011"/>
    <w:rsid w:val="003F505A"/>
    <w:rsid w:val="003F53F8"/>
    <w:rsid w:val="003F555E"/>
    <w:rsid w:val="003F5CC9"/>
    <w:rsid w:val="003F5D1A"/>
    <w:rsid w:val="003F67B9"/>
    <w:rsid w:val="003F6B0A"/>
    <w:rsid w:val="003F6C59"/>
    <w:rsid w:val="003F6F8A"/>
    <w:rsid w:val="003F7843"/>
    <w:rsid w:val="00400317"/>
    <w:rsid w:val="00400360"/>
    <w:rsid w:val="004010F7"/>
    <w:rsid w:val="00401A72"/>
    <w:rsid w:val="00401BE2"/>
    <w:rsid w:val="00401EA8"/>
    <w:rsid w:val="0040272F"/>
    <w:rsid w:val="00402F3B"/>
    <w:rsid w:val="00403032"/>
    <w:rsid w:val="00403231"/>
    <w:rsid w:val="00403855"/>
    <w:rsid w:val="00403ABB"/>
    <w:rsid w:val="00403CDF"/>
    <w:rsid w:val="00403D78"/>
    <w:rsid w:val="004040F4"/>
    <w:rsid w:val="004043FA"/>
    <w:rsid w:val="00404CF4"/>
    <w:rsid w:val="00404E09"/>
    <w:rsid w:val="004050A9"/>
    <w:rsid w:val="00405A42"/>
    <w:rsid w:val="00406071"/>
    <w:rsid w:val="0040616F"/>
    <w:rsid w:val="00406246"/>
    <w:rsid w:val="00406614"/>
    <w:rsid w:val="00406905"/>
    <w:rsid w:val="0040690B"/>
    <w:rsid w:val="00407495"/>
    <w:rsid w:val="00407755"/>
    <w:rsid w:val="00407DCD"/>
    <w:rsid w:val="004108CC"/>
    <w:rsid w:val="00410C83"/>
    <w:rsid w:val="0041172D"/>
    <w:rsid w:val="0041184E"/>
    <w:rsid w:val="0041186B"/>
    <w:rsid w:val="00412245"/>
    <w:rsid w:val="00412700"/>
    <w:rsid w:val="00412AAA"/>
    <w:rsid w:val="00412DEE"/>
    <w:rsid w:val="00412FD3"/>
    <w:rsid w:val="004131E6"/>
    <w:rsid w:val="004134F4"/>
    <w:rsid w:val="00413AC8"/>
    <w:rsid w:val="00413FE7"/>
    <w:rsid w:val="00414207"/>
    <w:rsid w:val="0041430F"/>
    <w:rsid w:val="004145E8"/>
    <w:rsid w:val="00414609"/>
    <w:rsid w:val="00414A6C"/>
    <w:rsid w:val="00414F47"/>
    <w:rsid w:val="00414F8A"/>
    <w:rsid w:val="0041535C"/>
    <w:rsid w:val="00415368"/>
    <w:rsid w:val="00415E9F"/>
    <w:rsid w:val="00415EE8"/>
    <w:rsid w:val="00416264"/>
    <w:rsid w:val="004169D7"/>
    <w:rsid w:val="00416ECB"/>
    <w:rsid w:val="00417921"/>
    <w:rsid w:val="004179A0"/>
    <w:rsid w:val="00417BF9"/>
    <w:rsid w:val="00417E3D"/>
    <w:rsid w:val="00420349"/>
    <w:rsid w:val="004206F6"/>
    <w:rsid w:val="00420C9A"/>
    <w:rsid w:val="00421442"/>
    <w:rsid w:val="00421508"/>
    <w:rsid w:val="004224EB"/>
    <w:rsid w:val="00422815"/>
    <w:rsid w:val="00422A5E"/>
    <w:rsid w:val="00423265"/>
    <w:rsid w:val="004232F8"/>
    <w:rsid w:val="004233D0"/>
    <w:rsid w:val="00423C74"/>
    <w:rsid w:val="00424ADA"/>
    <w:rsid w:val="00424F5E"/>
    <w:rsid w:val="004250AE"/>
    <w:rsid w:val="004250B9"/>
    <w:rsid w:val="0042532F"/>
    <w:rsid w:val="004257B2"/>
    <w:rsid w:val="0042636A"/>
    <w:rsid w:val="00426609"/>
    <w:rsid w:val="00427884"/>
    <w:rsid w:val="00427954"/>
    <w:rsid w:val="00427AD6"/>
    <w:rsid w:val="00430471"/>
    <w:rsid w:val="00430854"/>
    <w:rsid w:val="00430929"/>
    <w:rsid w:val="00430A9C"/>
    <w:rsid w:val="00430C75"/>
    <w:rsid w:val="00431017"/>
    <w:rsid w:val="004311D3"/>
    <w:rsid w:val="00431227"/>
    <w:rsid w:val="00431467"/>
    <w:rsid w:val="00431753"/>
    <w:rsid w:val="00431DEC"/>
    <w:rsid w:val="0043227E"/>
    <w:rsid w:val="004322C2"/>
    <w:rsid w:val="00432957"/>
    <w:rsid w:val="004329E9"/>
    <w:rsid w:val="00432A08"/>
    <w:rsid w:val="00432CFC"/>
    <w:rsid w:val="00432DDB"/>
    <w:rsid w:val="00433096"/>
    <w:rsid w:val="0043415D"/>
    <w:rsid w:val="0043439C"/>
    <w:rsid w:val="00434495"/>
    <w:rsid w:val="004348FD"/>
    <w:rsid w:val="0043587A"/>
    <w:rsid w:val="00436257"/>
    <w:rsid w:val="004363DA"/>
    <w:rsid w:val="0043657F"/>
    <w:rsid w:val="0043664E"/>
    <w:rsid w:val="00436A81"/>
    <w:rsid w:val="00436E99"/>
    <w:rsid w:val="00436EA5"/>
    <w:rsid w:val="00437E91"/>
    <w:rsid w:val="0044043E"/>
    <w:rsid w:val="0044154B"/>
    <w:rsid w:val="00441557"/>
    <w:rsid w:val="004415F2"/>
    <w:rsid w:val="00441901"/>
    <w:rsid w:val="004423BA"/>
    <w:rsid w:val="004427AA"/>
    <w:rsid w:val="00442BBB"/>
    <w:rsid w:val="00442DC6"/>
    <w:rsid w:val="00443382"/>
    <w:rsid w:val="0044395B"/>
    <w:rsid w:val="00443AE9"/>
    <w:rsid w:val="00444058"/>
    <w:rsid w:val="004443BD"/>
    <w:rsid w:val="00444C29"/>
    <w:rsid w:val="00444E7F"/>
    <w:rsid w:val="004454C9"/>
    <w:rsid w:val="00445A0D"/>
    <w:rsid w:val="00445A20"/>
    <w:rsid w:val="00445E2E"/>
    <w:rsid w:val="004462D1"/>
    <w:rsid w:val="0044650B"/>
    <w:rsid w:val="00446E3D"/>
    <w:rsid w:val="00447518"/>
    <w:rsid w:val="0045013B"/>
    <w:rsid w:val="0045077F"/>
    <w:rsid w:val="00450BC6"/>
    <w:rsid w:val="00450F20"/>
    <w:rsid w:val="004519EF"/>
    <w:rsid w:val="00451B97"/>
    <w:rsid w:val="00451DEA"/>
    <w:rsid w:val="00451F81"/>
    <w:rsid w:val="00452135"/>
    <w:rsid w:val="00453934"/>
    <w:rsid w:val="00454081"/>
    <w:rsid w:val="00454192"/>
    <w:rsid w:val="00454435"/>
    <w:rsid w:val="0045463D"/>
    <w:rsid w:val="00454D80"/>
    <w:rsid w:val="00455AC5"/>
    <w:rsid w:val="00455C63"/>
    <w:rsid w:val="00455FA0"/>
    <w:rsid w:val="004564B8"/>
    <w:rsid w:val="004567AC"/>
    <w:rsid w:val="00456C5D"/>
    <w:rsid w:val="00457494"/>
    <w:rsid w:val="00457581"/>
    <w:rsid w:val="00457F2D"/>
    <w:rsid w:val="0046007C"/>
    <w:rsid w:val="00460B50"/>
    <w:rsid w:val="00461251"/>
    <w:rsid w:val="00461327"/>
    <w:rsid w:val="00462147"/>
    <w:rsid w:val="0046221C"/>
    <w:rsid w:val="004623C2"/>
    <w:rsid w:val="004624C8"/>
    <w:rsid w:val="00462E8C"/>
    <w:rsid w:val="0046314C"/>
    <w:rsid w:val="0046334A"/>
    <w:rsid w:val="004635ED"/>
    <w:rsid w:val="00463744"/>
    <w:rsid w:val="00463B39"/>
    <w:rsid w:val="00463C15"/>
    <w:rsid w:val="00464679"/>
    <w:rsid w:val="00464788"/>
    <w:rsid w:val="00464A40"/>
    <w:rsid w:val="00464F9B"/>
    <w:rsid w:val="0046516E"/>
    <w:rsid w:val="004656ED"/>
    <w:rsid w:val="004658B3"/>
    <w:rsid w:val="00465E46"/>
    <w:rsid w:val="00465EDD"/>
    <w:rsid w:val="0046607B"/>
    <w:rsid w:val="004661AB"/>
    <w:rsid w:val="004666A9"/>
    <w:rsid w:val="00466D32"/>
    <w:rsid w:val="00466F4B"/>
    <w:rsid w:val="0046734B"/>
    <w:rsid w:val="00470920"/>
    <w:rsid w:val="00470B48"/>
    <w:rsid w:val="004712C2"/>
    <w:rsid w:val="004712CC"/>
    <w:rsid w:val="00471B19"/>
    <w:rsid w:val="00471E00"/>
    <w:rsid w:val="00471E86"/>
    <w:rsid w:val="00473755"/>
    <w:rsid w:val="004738C9"/>
    <w:rsid w:val="00473948"/>
    <w:rsid w:val="00473E25"/>
    <w:rsid w:val="00474172"/>
    <w:rsid w:val="00474232"/>
    <w:rsid w:val="00474655"/>
    <w:rsid w:val="00474D51"/>
    <w:rsid w:val="00474F59"/>
    <w:rsid w:val="004750EF"/>
    <w:rsid w:val="00475128"/>
    <w:rsid w:val="0047545E"/>
    <w:rsid w:val="00475C70"/>
    <w:rsid w:val="00475EA6"/>
    <w:rsid w:val="004760F1"/>
    <w:rsid w:val="00476BEF"/>
    <w:rsid w:val="00476DDA"/>
    <w:rsid w:val="00476F89"/>
    <w:rsid w:val="00477314"/>
    <w:rsid w:val="004776D6"/>
    <w:rsid w:val="00477707"/>
    <w:rsid w:val="00477A8F"/>
    <w:rsid w:val="004809C3"/>
    <w:rsid w:val="00480AE3"/>
    <w:rsid w:val="00481686"/>
    <w:rsid w:val="00481A66"/>
    <w:rsid w:val="00481B4F"/>
    <w:rsid w:val="00481D25"/>
    <w:rsid w:val="004823DA"/>
    <w:rsid w:val="00482B03"/>
    <w:rsid w:val="00482EE1"/>
    <w:rsid w:val="00483D36"/>
    <w:rsid w:val="004841C5"/>
    <w:rsid w:val="0048441E"/>
    <w:rsid w:val="004848FF"/>
    <w:rsid w:val="00486250"/>
    <w:rsid w:val="00487663"/>
    <w:rsid w:val="004902D9"/>
    <w:rsid w:val="0049072F"/>
    <w:rsid w:val="00490BF7"/>
    <w:rsid w:val="004915A4"/>
    <w:rsid w:val="00491661"/>
    <w:rsid w:val="00491B5D"/>
    <w:rsid w:val="00491D57"/>
    <w:rsid w:val="00491F1F"/>
    <w:rsid w:val="00492031"/>
    <w:rsid w:val="00492825"/>
    <w:rsid w:val="00493396"/>
    <w:rsid w:val="004938A4"/>
    <w:rsid w:val="0049399B"/>
    <w:rsid w:val="00493CC5"/>
    <w:rsid w:val="0049404C"/>
    <w:rsid w:val="0049408C"/>
    <w:rsid w:val="00494478"/>
    <w:rsid w:val="00494809"/>
    <w:rsid w:val="00494869"/>
    <w:rsid w:val="00494CF5"/>
    <w:rsid w:val="00494E6B"/>
    <w:rsid w:val="004951D8"/>
    <w:rsid w:val="00495988"/>
    <w:rsid w:val="00495AF4"/>
    <w:rsid w:val="0049676A"/>
    <w:rsid w:val="0049742F"/>
    <w:rsid w:val="00497544"/>
    <w:rsid w:val="004976E0"/>
    <w:rsid w:val="00497D57"/>
    <w:rsid w:val="00497D5F"/>
    <w:rsid w:val="004A0715"/>
    <w:rsid w:val="004A2489"/>
    <w:rsid w:val="004A2529"/>
    <w:rsid w:val="004A2D02"/>
    <w:rsid w:val="004A2E4A"/>
    <w:rsid w:val="004A2F7C"/>
    <w:rsid w:val="004A3E38"/>
    <w:rsid w:val="004A438A"/>
    <w:rsid w:val="004A469A"/>
    <w:rsid w:val="004A4759"/>
    <w:rsid w:val="004A4C4D"/>
    <w:rsid w:val="004A4F59"/>
    <w:rsid w:val="004A515E"/>
    <w:rsid w:val="004A51C0"/>
    <w:rsid w:val="004A5E4E"/>
    <w:rsid w:val="004A6483"/>
    <w:rsid w:val="004A67FB"/>
    <w:rsid w:val="004A6CC9"/>
    <w:rsid w:val="004A6F69"/>
    <w:rsid w:val="004A6F6F"/>
    <w:rsid w:val="004A7ECF"/>
    <w:rsid w:val="004A7F92"/>
    <w:rsid w:val="004B0771"/>
    <w:rsid w:val="004B1622"/>
    <w:rsid w:val="004B1C6C"/>
    <w:rsid w:val="004B1E2A"/>
    <w:rsid w:val="004B21F7"/>
    <w:rsid w:val="004B24FD"/>
    <w:rsid w:val="004B2A6A"/>
    <w:rsid w:val="004B301D"/>
    <w:rsid w:val="004B33CE"/>
    <w:rsid w:val="004B3594"/>
    <w:rsid w:val="004B38F6"/>
    <w:rsid w:val="004B3CE3"/>
    <w:rsid w:val="004B404B"/>
    <w:rsid w:val="004B4433"/>
    <w:rsid w:val="004B44BC"/>
    <w:rsid w:val="004B462F"/>
    <w:rsid w:val="004B5A06"/>
    <w:rsid w:val="004B5A3E"/>
    <w:rsid w:val="004B5E18"/>
    <w:rsid w:val="004B6676"/>
    <w:rsid w:val="004B6AE5"/>
    <w:rsid w:val="004B6B7A"/>
    <w:rsid w:val="004B6D7F"/>
    <w:rsid w:val="004B6DAF"/>
    <w:rsid w:val="004B7316"/>
    <w:rsid w:val="004B75C0"/>
    <w:rsid w:val="004B7697"/>
    <w:rsid w:val="004C0086"/>
    <w:rsid w:val="004C071F"/>
    <w:rsid w:val="004C07D4"/>
    <w:rsid w:val="004C14E3"/>
    <w:rsid w:val="004C1689"/>
    <w:rsid w:val="004C1DE1"/>
    <w:rsid w:val="004C1FFA"/>
    <w:rsid w:val="004C207F"/>
    <w:rsid w:val="004C20FF"/>
    <w:rsid w:val="004C277E"/>
    <w:rsid w:val="004C2C4B"/>
    <w:rsid w:val="004C3EB1"/>
    <w:rsid w:val="004C3FD9"/>
    <w:rsid w:val="004C4615"/>
    <w:rsid w:val="004C4C94"/>
    <w:rsid w:val="004C57B5"/>
    <w:rsid w:val="004C5F07"/>
    <w:rsid w:val="004C6233"/>
    <w:rsid w:val="004C6710"/>
    <w:rsid w:val="004C67B6"/>
    <w:rsid w:val="004C75D6"/>
    <w:rsid w:val="004C77EA"/>
    <w:rsid w:val="004C7CE3"/>
    <w:rsid w:val="004C7D02"/>
    <w:rsid w:val="004D0862"/>
    <w:rsid w:val="004D0BE2"/>
    <w:rsid w:val="004D18C9"/>
    <w:rsid w:val="004D18DF"/>
    <w:rsid w:val="004D22DA"/>
    <w:rsid w:val="004D2B23"/>
    <w:rsid w:val="004D2DD1"/>
    <w:rsid w:val="004D3E47"/>
    <w:rsid w:val="004D3F87"/>
    <w:rsid w:val="004D4A0D"/>
    <w:rsid w:val="004D4A25"/>
    <w:rsid w:val="004D4FFB"/>
    <w:rsid w:val="004D5066"/>
    <w:rsid w:val="004D5151"/>
    <w:rsid w:val="004D5253"/>
    <w:rsid w:val="004D5335"/>
    <w:rsid w:val="004D577F"/>
    <w:rsid w:val="004D5A9B"/>
    <w:rsid w:val="004D5AD8"/>
    <w:rsid w:val="004D67E2"/>
    <w:rsid w:val="004D6A2B"/>
    <w:rsid w:val="004D6C15"/>
    <w:rsid w:val="004D6C87"/>
    <w:rsid w:val="004D7E46"/>
    <w:rsid w:val="004E02EC"/>
    <w:rsid w:val="004E08BE"/>
    <w:rsid w:val="004E08E4"/>
    <w:rsid w:val="004E0B1E"/>
    <w:rsid w:val="004E1470"/>
    <w:rsid w:val="004E1692"/>
    <w:rsid w:val="004E1D17"/>
    <w:rsid w:val="004E25CA"/>
    <w:rsid w:val="004E26A5"/>
    <w:rsid w:val="004E26B3"/>
    <w:rsid w:val="004E2801"/>
    <w:rsid w:val="004E2A24"/>
    <w:rsid w:val="004E2B93"/>
    <w:rsid w:val="004E2CF5"/>
    <w:rsid w:val="004E3A25"/>
    <w:rsid w:val="004E4534"/>
    <w:rsid w:val="004E47E3"/>
    <w:rsid w:val="004E4835"/>
    <w:rsid w:val="004E4C8B"/>
    <w:rsid w:val="004E5562"/>
    <w:rsid w:val="004E558B"/>
    <w:rsid w:val="004E595B"/>
    <w:rsid w:val="004E5AF5"/>
    <w:rsid w:val="004E62A1"/>
    <w:rsid w:val="004E6F54"/>
    <w:rsid w:val="004E74C1"/>
    <w:rsid w:val="004F029F"/>
    <w:rsid w:val="004F02C8"/>
    <w:rsid w:val="004F0441"/>
    <w:rsid w:val="004F0801"/>
    <w:rsid w:val="004F09A7"/>
    <w:rsid w:val="004F0BC0"/>
    <w:rsid w:val="004F1125"/>
    <w:rsid w:val="004F1248"/>
    <w:rsid w:val="004F1303"/>
    <w:rsid w:val="004F17F4"/>
    <w:rsid w:val="004F186E"/>
    <w:rsid w:val="004F2783"/>
    <w:rsid w:val="004F285F"/>
    <w:rsid w:val="004F28E1"/>
    <w:rsid w:val="004F2D7B"/>
    <w:rsid w:val="004F3268"/>
    <w:rsid w:val="004F371D"/>
    <w:rsid w:val="004F5284"/>
    <w:rsid w:val="004F55C4"/>
    <w:rsid w:val="004F5813"/>
    <w:rsid w:val="004F5B52"/>
    <w:rsid w:val="004F5E45"/>
    <w:rsid w:val="004F5E93"/>
    <w:rsid w:val="004F5F47"/>
    <w:rsid w:val="004F5F90"/>
    <w:rsid w:val="004F628E"/>
    <w:rsid w:val="004F6F3F"/>
    <w:rsid w:val="004F717A"/>
    <w:rsid w:val="004F73E3"/>
    <w:rsid w:val="004F77D4"/>
    <w:rsid w:val="005003CD"/>
    <w:rsid w:val="005019D6"/>
    <w:rsid w:val="00502258"/>
    <w:rsid w:val="005025FA"/>
    <w:rsid w:val="005027B9"/>
    <w:rsid w:val="00502A82"/>
    <w:rsid w:val="00502C92"/>
    <w:rsid w:val="00503BBD"/>
    <w:rsid w:val="00503BE1"/>
    <w:rsid w:val="00503E13"/>
    <w:rsid w:val="0050448E"/>
    <w:rsid w:val="00504835"/>
    <w:rsid w:val="00504BB1"/>
    <w:rsid w:val="00504BDF"/>
    <w:rsid w:val="00505046"/>
    <w:rsid w:val="00505508"/>
    <w:rsid w:val="005067D8"/>
    <w:rsid w:val="005069A0"/>
    <w:rsid w:val="00507757"/>
    <w:rsid w:val="00507E95"/>
    <w:rsid w:val="00507FF9"/>
    <w:rsid w:val="0051023A"/>
    <w:rsid w:val="005103AD"/>
    <w:rsid w:val="005109EE"/>
    <w:rsid w:val="00510C2F"/>
    <w:rsid w:val="00511700"/>
    <w:rsid w:val="0051177B"/>
    <w:rsid w:val="00511C19"/>
    <w:rsid w:val="00511D4F"/>
    <w:rsid w:val="005136DB"/>
    <w:rsid w:val="00514994"/>
    <w:rsid w:val="00514D2E"/>
    <w:rsid w:val="0051529D"/>
    <w:rsid w:val="005153F4"/>
    <w:rsid w:val="00515539"/>
    <w:rsid w:val="00515973"/>
    <w:rsid w:val="00515974"/>
    <w:rsid w:val="00515F9C"/>
    <w:rsid w:val="00516273"/>
    <w:rsid w:val="0051722A"/>
    <w:rsid w:val="0051768D"/>
    <w:rsid w:val="0051780F"/>
    <w:rsid w:val="00517A31"/>
    <w:rsid w:val="00520113"/>
    <w:rsid w:val="00520244"/>
    <w:rsid w:val="00520A24"/>
    <w:rsid w:val="00520EE0"/>
    <w:rsid w:val="00520FC9"/>
    <w:rsid w:val="0052132E"/>
    <w:rsid w:val="005213FE"/>
    <w:rsid w:val="005215F8"/>
    <w:rsid w:val="00521AC9"/>
    <w:rsid w:val="00521B9E"/>
    <w:rsid w:val="0052297E"/>
    <w:rsid w:val="00522AE4"/>
    <w:rsid w:val="00522B20"/>
    <w:rsid w:val="00522BD7"/>
    <w:rsid w:val="00523668"/>
    <w:rsid w:val="0052370B"/>
    <w:rsid w:val="00523ABC"/>
    <w:rsid w:val="00523CF0"/>
    <w:rsid w:val="00523FBE"/>
    <w:rsid w:val="005242C4"/>
    <w:rsid w:val="00524793"/>
    <w:rsid w:val="00524F82"/>
    <w:rsid w:val="005253D0"/>
    <w:rsid w:val="00525B08"/>
    <w:rsid w:val="00525B18"/>
    <w:rsid w:val="00525DF2"/>
    <w:rsid w:val="005267F6"/>
    <w:rsid w:val="00526942"/>
    <w:rsid w:val="0052779B"/>
    <w:rsid w:val="00527DD9"/>
    <w:rsid w:val="00527FFB"/>
    <w:rsid w:val="00530C6A"/>
    <w:rsid w:val="005320B2"/>
    <w:rsid w:val="005322A1"/>
    <w:rsid w:val="005323CA"/>
    <w:rsid w:val="00532A40"/>
    <w:rsid w:val="00532F25"/>
    <w:rsid w:val="0053324C"/>
    <w:rsid w:val="00533340"/>
    <w:rsid w:val="005336C3"/>
    <w:rsid w:val="00533944"/>
    <w:rsid w:val="005341C1"/>
    <w:rsid w:val="0053493D"/>
    <w:rsid w:val="00535A93"/>
    <w:rsid w:val="00535B09"/>
    <w:rsid w:val="00535D0B"/>
    <w:rsid w:val="00536205"/>
    <w:rsid w:val="00536318"/>
    <w:rsid w:val="005363B4"/>
    <w:rsid w:val="005367D4"/>
    <w:rsid w:val="0053688A"/>
    <w:rsid w:val="00536E60"/>
    <w:rsid w:val="00537316"/>
    <w:rsid w:val="00537473"/>
    <w:rsid w:val="0053749E"/>
    <w:rsid w:val="005376A1"/>
    <w:rsid w:val="00537B5C"/>
    <w:rsid w:val="00540441"/>
    <w:rsid w:val="0054067C"/>
    <w:rsid w:val="00540928"/>
    <w:rsid w:val="0054098E"/>
    <w:rsid w:val="00540B70"/>
    <w:rsid w:val="00541165"/>
    <w:rsid w:val="005413C8"/>
    <w:rsid w:val="00541644"/>
    <w:rsid w:val="005416EC"/>
    <w:rsid w:val="00542052"/>
    <w:rsid w:val="00543C69"/>
    <w:rsid w:val="005446D1"/>
    <w:rsid w:val="00544C9E"/>
    <w:rsid w:val="00544D70"/>
    <w:rsid w:val="00544EEA"/>
    <w:rsid w:val="00545FC1"/>
    <w:rsid w:val="00546191"/>
    <w:rsid w:val="0054623E"/>
    <w:rsid w:val="005467C2"/>
    <w:rsid w:val="00546DDB"/>
    <w:rsid w:val="00546E37"/>
    <w:rsid w:val="0054709C"/>
    <w:rsid w:val="00547B44"/>
    <w:rsid w:val="00550120"/>
    <w:rsid w:val="0055027A"/>
    <w:rsid w:val="00551923"/>
    <w:rsid w:val="0055208D"/>
    <w:rsid w:val="00552283"/>
    <w:rsid w:val="00552527"/>
    <w:rsid w:val="005528E1"/>
    <w:rsid w:val="00552963"/>
    <w:rsid w:val="00552B5F"/>
    <w:rsid w:val="00552EF1"/>
    <w:rsid w:val="00553192"/>
    <w:rsid w:val="00553BFF"/>
    <w:rsid w:val="00553F0A"/>
    <w:rsid w:val="00553FC9"/>
    <w:rsid w:val="00553FFE"/>
    <w:rsid w:val="005545DA"/>
    <w:rsid w:val="00554A82"/>
    <w:rsid w:val="00555041"/>
    <w:rsid w:val="00555212"/>
    <w:rsid w:val="00555512"/>
    <w:rsid w:val="00555609"/>
    <w:rsid w:val="005556AC"/>
    <w:rsid w:val="00555B57"/>
    <w:rsid w:val="0055679B"/>
    <w:rsid w:val="0055680F"/>
    <w:rsid w:val="005570BC"/>
    <w:rsid w:val="00557975"/>
    <w:rsid w:val="00560458"/>
    <w:rsid w:val="0056048B"/>
    <w:rsid w:val="00560579"/>
    <w:rsid w:val="005606B7"/>
    <w:rsid w:val="00560741"/>
    <w:rsid w:val="0056074C"/>
    <w:rsid w:val="00560A70"/>
    <w:rsid w:val="00560AEE"/>
    <w:rsid w:val="00560F92"/>
    <w:rsid w:val="00561A9A"/>
    <w:rsid w:val="00562687"/>
    <w:rsid w:val="0056271A"/>
    <w:rsid w:val="0056307E"/>
    <w:rsid w:val="00563773"/>
    <w:rsid w:val="005639E4"/>
    <w:rsid w:val="00563CEC"/>
    <w:rsid w:val="00564ACC"/>
    <w:rsid w:val="00564B5C"/>
    <w:rsid w:val="0056539D"/>
    <w:rsid w:val="005653D4"/>
    <w:rsid w:val="00565401"/>
    <w:rsid w:val="0056616B"/>
    <w:rsid w:val="0056745C"/>
    <w:rsid w:val="00567AF6"/>
    <w:rsid w:val="00567C5F"/>
    <w:rsid w:val="00567D1A"/>
    <w:rsid w:val="00567D3B"/>
    <w:rsid w:val="005701A9"/>
    <w:rsid w:val="00570202"/>
    <w:rsid w:val="0057060C"/>
    <w:rsid w:val="0057067A"/>
    <w:rsid w:val="005717BB"/>
    <w:rsid w:val="00571D28"/>
    <w:rsid w:val="00571E81"/>
    <w:rsid w:val="0057200C"/>
    <w:rsid w:val="00572EA9"/>
    <w:rsid w:val="00572F9D"/>
    <w:rsid w:val="00572FCA"/>
    <w:rsid w:val="0057342B"/>
    <w:rsid w:val="005738D0"/>
    <w:rsid w:val="00573CC6"/>
    <w:rsid w:val="00573DBB"/>
    <w:rsid w:val="005740E9"/>
    <w:rsid w:val="00574145"/>
    <w:rsid w:val="00574584"/>
    <w:rsid w:val="005745C8"/>
    <w:rsid w:val="00574B89"/>
    <w:rsid w:val="005753D3"/>
    <w:rsid w:val="00575812"/>
    <w:rsid w:val="00575889"/>
    <w:rsid w:val="00575C83"/>
    <w:rsid w:val="00576B1F"/>
    <w:rsid w:val="00577120"/>
    <w:rsid w:val="00577246"/>
    <w:rsid w:val="005773D6"/>
    <w:rsid w:val="0057741B"/>
    <w:rsid w:val="00577520"/>
    <w:rsid w:val="005778E0"/>
    <w:rsid w:val="00580466"/>
    <w:rsid w:val="005822BE"/>
    <w:rsid w:val="00582553"/>
    <w:rsid w:val="005834F7"/>
    <w:rsid w:val="005836EB"/>
    <w:rsid w:val="00583BE5"/>
    <w:rsid w:val="00583E2D"/>
    <w:rsid w:val="00583F99"/>
    <w:rsid w:val="00583FD6"/>
    <w:rsid w:val="0058451F"/>
    <w:rsid w:val="005845C8"/>
    <w:rsid w:val="005846BB"/>
    <w:rsid w:val="00584E42"/>
    <w:rsid w:val="00585617"/>
    <w:rsid w:val="00585E0C"/>
    <w:rsid w:val="00585E5C"/>
    <w:rsid w:val="0058606D"/>
    <w:rsid w:val="005861F2"/>
    <w:rsid w:val="00586BD4"/>
    <w:rsid w:val="00587020"/>
    <w:rsid w:val="005872F0"/>
    <w:rsid w:val="00587647"/>
    <w:rsid w:val="00590574"/>
    <w:rsid w:val="00590B20"/>
    <w:rsid w:val="00590D5C"/>
    <w:rsid w:val="00590F57"/>
    <w:rsid w:val="00591370"/>
    <w:rsid w:val="0059160C"/>
    <w:rsid w:val="005918A9"/>
    <w:rsid w:val="00591DD8"/>
    <w:rsid w:val="00592372"/>
    <w:rsid w:val="00592FB8"/>
    <w:rsid w:val="005937AD"/>
    <w:rsid w:val="005937E4"/>
    <w:rsid w:val="00593A16"/>
    <w:rsid w:val="00593AE1"/>
    <w:rsid w:val="00593E2E"/>
    <w:rsid w:val="00594284"/>
    <w:rsid w:val="0059488C"/>
    <w:rsid w:val="005948AD"/>
    <w:rsid w:val="00594C1F"/>
    <w:rsid w:val="00595167"/>
    <w:rsid w:val="00595475"/>
    <w:rsid w:val="00595C0A"/>
    <w:rsid w:val="00596192"/>
    <w:rsid w:val="0059698E"/>
    <w:rsid w:val="005977EB"/>
    <w:rsid w:val="00597A7C"/>
    <w:rsid w:val="00597CE0"/>
    <w:rsid w:val="00597D86"/>
    <w:rsid w:val="00597F94"/>
    <w:rsid w:val="005A018B"/>
    <w:rsid w:val="005A0F4D"/>
    <w:rsid w:val="005A10C7"/>
    <w:rsid w:val="005A1218"/>
    <w:rsid w:val="005A1F84"/>
    <w:rsid w:val="005A2243"/>
    <w:rsid w:val="005A233A"/>
    <w:rsid w:val="005A2A25"/>
    <w:rsid w:val="005A3061"/>
    <w:rsid w:val="005A315B"/>
    <w:rsid w:val="005A3581"/>
    <w:rsid w:val="005A37A4"/>
    <w:rsid w:val="005A4029"/>
    <w:rsid w:val="005A4621"/>
    <w:rsid w:val="005A469C"/>
    <w:rsid w:val="005A469E"/>
    <w:rsid w:val="005A4C3B"/>
    <w:rsid w:val="005A4D24"/>
    <w:rsid w:val="005A52D4"/>
    <w:rsid w:val="005A575B"/>
    <w:rsid w:val="005A59D3"/>
    <w:rsid w:val="005A5FA5"/>
    <w:rsid w:val="005A6325"/>
    <w:rsid w:val="005A6C0B"/>
    <w:rsid w:val="005A6E53"/>
    <w:rsid w:val="005A71D9"/>
    <w:rsid w:val="005A7249"/>
    <w:rsid w:val="005A7C3D"/>
    <w:rsid w:val="005A7CD2"/>
    <w:rsid w:val="005A7D4A"/>
    <w:rsid w:val="005A7E63"/>
    <w:rsid w:val="005B01E3"/>
    <w:rsid w:val="005B0540"/>
    <w:rsid w:val="005B13B3"/>
    <w:rsid w:val="005B1920"/>
    <w:rsid w:val="005B2075"/>
    <w:rsid w:val="005B226D"/>
    <w:rsid w:val="005B23BA"/>
    <w:rsid w:val="005B2972"/>
    <w:rsid w:val="005B2A1F"/>
    <w:rsid w:val="005B2D11"/>
    <w:rsid w:val="005B2D8A"/>
    <w:rsid w:val="005B31A1"/>
    <w:rsid w:val="005B3FC4"/>
    <w:rsid w:val="005B47D3"/>
    <w:rsid w:val="005B4A28"/>
    <w:rsid w:val="005B4A8F"/>
    <w:rsid w:val="005B4AB6"/>
    <w:rsid w:val="005B51C7"/>
    <w:rsid w:val="005B56D1"/>
    <w:rsid w:val="005B61AB"/>
    <w:rsid w:val="005B62B8"/>
    <w:rsid w:val="005B6578"/>
    <w:rsid w:val="005B6C98"/>
    <w:rsid w:val="005B6D7F"/>
    <w:rsid w:val="005B6E78"/>
    <w:rsid w:val="005B706B"/>
    <w:rsid w:val="005B7472"/>
    <w:rsid w:val="005B7597"/>
    <w:rsid w:val="005B75DA"/>
    <w:rsid w:val="005B7C37"/>
    <w:rsid w:val="005C0B2F"/>
    <w:rsid w:val="005C0B4B"/>
    <w:rsid w:val="005C0E5A"/>
    <w:rsid w:val="005C11A4"/>
    <w:rsid w:val="005C11A6"/>
    <w:rsid w:val="005C18D9"/>
    <w:rsid w:val="005C1A24"/>
    <w:rsid w:val="005C278F"/>
    <w:rsid w:val="005C27BA"/>
    <w:rsid w:val="005C379C"/>
    <w:rsid w:val="005C3AFD"/>
    <w:rsid w:val="005C3BD0"/>
    <w:rsid w:val="005C407E"/>
    <w:rsid w:val="005C40BD"/>
    <w:rsid w:val="005C424D"/>
    <w:rsid w:val="005C4D06"/>
    <w:rsid w:val="005C54DF"/>
    <w:rsid w:val="005C550B"/>
    <w:rsid w:val="005C5898"/>
    <w:rsid w:val="005C58A5"/>
    <w:rsid w:val="005C641B"/>
    <w:rsid w:val="005C67DC"/>
    <w:rsid w:val="005C6EEE"/>
    <w:rsid w:val="005C77E8"/>
    <w:rsid w:val="005D0008"/>
    <w:rsid w:val="005D00FB"/>
    <w:rsid w:val="005D04B1"/>
    <w:rsid w:val="005D0804"/>
    <w:rsid w:val="005D0BA5"/>
    <w:rsid w:val="005D0E98"/>
    <w:rsid w:val="005D0F14"/>
    <w:rsid w:val="005D1185"/>
    <w:rsid w:val="005D11CF"/>
    <w:rsid w:val="005D1C6E"/>
    <w:rsid w:val="005D2370"/>
    <w:rsid w:val="005D2728"/>
    <w:rsid w:val="005D2F27"/>
    <w:rsid w:val="005D49EE"/>
    <w:rsid w:val="005D532E"/>
    <w:rsid w:val="005D53EB"/>
    <w:rsid w:val="005D59D0"/>
    <w:rsid w:val="005D5A1A"/>
    <w:rsid w:val="005D5A62"/>
    <w:rsid w:val="005D6960"/>
    <w:rsid w:val="005D6986"/>
    <w:rsid w:val="005E028D"/>
    <w:rsid w:val="005E06DC"/>
    <w:rsid w:val="005E11A2"/>
    <w:rsid w:val="005E16A5"/>
    <w:rsid w:val="005E175E"/>
    <w:rsid w:val="005E1AF0"/>
    <w:rsid w:val="005E1EC2"/>
    <w:rsid w:val="005E248B"/>
    <w:rsid w:val="005E2588"/>
    <w:rsid w:val="005E2C03"/>
    <w:rsid w:val="005E2D75"/>
    <w:rsid w:val="005E39E8"/>
    <w:rsid w:val="005E3D4D"/>
    <w:rsid w:val="005E4CCD"/>
    <w:rsid w:val="005E4F0D"/>
    <w:rsid w:val="005E5125"/>
    <w:rsid w:val="005E5257"/>
    <w:rsid w:val="005E5E58"/>
    <w:rsid w:val="005E6012"/>
    <w:rsid w:val="005E61DB"/>
    <w:rsid w:val="005E626B"/>
    <w:rsid w:val="005E7134"/>
    <w:rsid w:val="005E757F"/>
    <w:rsid w:val="005E7DAE"/>
    <w:rsid w:val="005E7E94"/>
    <w:rsid w:val="005F0289"/>
    <w:rsid w:val="005F02AD"/>
    <w:rsid w:val="005F03A2"/>
    <w:rsid w:val="005F052D"/>
    <w:rsid w:val="005F08DC"/>
    <w:rsid w:val="005F0D0D"/>
    <w:rsid w:val="005F12C3"/>
    <w:rsid w:val="005F1C25"/>
    <w:rsid w:val="005F20E3"/>
    <w:rsid w:val="005F241F"/>
    <w:rsid w:val="005F2F5F"/>
    <w:rsid w:val="005F308E"/>
    <w:rsid w:val="005F328E"/>
    <w:rsid w:val="005F3656"/>
    <w:rsid w:val="005F38DB"/>
    <w:rsid w:val="005F3EBB"/>
    <w:rsid w:val="005F4E65"/>
    <w:rsid w:val="005F510D"/>
    <w:rsid w:val="005F5279"/>
    <w:rsid w:val="005F594E"/>
    <w:rsid w:val="005F6367"/>
    <w:rsid w:val="005F6673"/>
    <w:rsid w:val="005F6911"/>
    <w:rsid w:val="005F70CE"/>
    <w:rsid w:val="005F7329"/>
    <w:rsid w:val="005F76F0"/>
    <w:rsid w:val="005F7D25"/>
    <w:rsid w:val="00600167"/>
    <w:rsid w:val="00600700"/>
    <w:rsid w:val="0060093D"/>
    <w:rsid w:val="00600DF7"/>
    <w:rsid w:val="00600ED9"/>
    <w:rsid w:val="00600F71"/>
    <w:rsid w:val="0060109E"/>
    <w:rsid w:val="006013D4"/>
    <w:rsid w:val="00601515"/>
    <w:rsid w:val="0060185E"/>
    <w:rsid w:val="00601A18"/>
    <w:rsid w:val="00601BA2"/>
    <w:rsid w:val="00601EC2"/>
    <w:rsid w:val="0060216C"/>
    <w:rsid w:val="006027A3"/>
    <w:rsid w:val="00602897"/>
    <w:rsid w:val="00602B70"/>
    <w:rsid w:val="00602BA2"/>
    <w:rsid w:val="0060352C"/>
    <w:rsid w:val="006040BE"/>
    <w:rsid w:val="00604B90"/>
    <w:rsid w:val="00604D02"/>
    <w:rsid w:val="00605277"/>
    <w:rsid w:val="00605404"/>
    <w:rsid w:val="006066CB"/>
    <w:rsid w:val="006068FC"/>
    <w:rsid w:val="00606AA5"/>
    <w:rsid w:val="0060719F"/>
    <w:rsid w:val="00607737"/>
    <w:rsid w:val="0060783A"/>
    <w:rsid w:val="00607AB0"/>
    <w:rsid w:val="00607BAF"/>
    <w:rsid w:val="00610079"/>
    <w:rsid w:val="0061009B"/>
    <w:rsid w:val="006104D4"/>
    <w:rsid w:val="00610560"/>
    <w:rsid w:val="006105A4"/>
    <w:rsid w:val="006121F1"/>
    <w:rsid w:val="006125C8"/>
    <w:rsid w:val="006126ED"/>
    <w:rsid w:val="00612785"/>
    <w:rsid w:val="00613837"/>
    <w:rsid w:val="00613842"/>
    <w:rsid w:val="00613E1B"/>
    <w:rsid w:val="00613E58"/>
    <w:rsid w:val="0061420E"/>
    <w:rsid w:val="006142C9"/>
    <w:rsid w:val="006147E1"/>
    <w:rsid w:val="00614C0F"/>
    <w:rsid w:val="00614D03"/>
    <w:rsid w:val="00614D68"/>
    <w:rsid w:val="00614EFF"/>
    <w:rsid w:val="0061525B"/>
    <w:rsid w:val="00615493"/>
    <w:rsid w:val="0061605A"/>
    <w:rsid w:val="00616291"/>
    <w:rsid w:val="00617164"/>
    <w:rsid w:val="006171FF"/>
    <w:rsid w:val="00617422"/>
    <w:rsid w:val="00617988"/>
    <w:rsid w:val="00617999"/>
    <w:rsid w:val="00617D6B"/>
    <w:rsid w:val="00617E14"/>
    <w:rsid w:val="006207E3"/>
    <w:rsid w:val="00620B4C"/>
    <w:rsid w:val="00620D68"/>
    <w:rsid w:val="00621A59"/>
    <w:rsid w:val="00621C64"/>
    <w:rsid w:val="006227BF"/>
    <w:rsid w:val="00622BA4"/>
    <w:rsid w:val="00622E6F"/>
    <w:rsid w:val="00623347"/>
    <w:rsid w:val="00623BAD"/>
    <w:rsid w:val="00623C32"/>
    <w:rsid w:val="00623CB6"/>
    <w:rsid w:val="0062426E"/>
    <w:rsid w:val="006244D8"/>
    <w:rsid w:val="00624570"/>
    <w:rsid w:val="00624F7B"/>
    <w:rsid w:val="0062518B"/>
    <w:rsid w:val="006253F0"/>
    <w:rsid w:val="00625782"/>
    <w:rsid w:val="0062583C"/>
    <w:rsid w:val="0062663D"/>
    <w:rsid w:val="006301D7"/>
    <w:rsid w:val="006304F8"/>
    <w:rsid w:val="00630867"/>
    <w:rsid w:val="00630DF3"/>
    <w:rsid w:val="00630E0F"/>
    <w:rsid w:val="0063153B"/>
    <w:rsid w:val="006320A8"/>
    <w:rsid w:val="00632AE2"/>
    <w:rsid w:val="00633154"/>
    <w:rsid w:val="00633A52"/>
    <w:rsid w:val="00633B4A"/>
    <w:rsid w:val="006341E1"/>
    <w:rsid w:val="00634509"/>
    <w:rsid w:val="00634685"/>
    <w:rsid w:val="0063486B"/>
    <w:rsid w:val="00634EFE"/>
    <w:rsid w:val="006353B9"/>
    <w:rsid w:val="00635401"/>
    <w:rsid w:val="00635815"/>
    <w:rsid w:val="006362FA"/>
    <w:rsid w:val="0063633D"/>
    <w:rsid w:val="00636650"/>
    <w:rsid w:val="00636CAB"/>
    <w:rsid w:val="006374F8"/>
    <w:rsid w:val="00637501"/>
    <w:rsid w:val="00637A8F"/>
    <w:rsid w:val="00637C1C"/>
    <w:rsid w:val="00637E8C"/>
    <w:rsid w:val="00637F12"/>
    <w:rsid w:val="00640302"/>
    <w:rsid w:val="006403E7"/>
    <w:rsid w:val="00640BAB"/>
    <w:rsid w:val="00640FC7"/>
    <w:rsid w:val="006410EA"/>
    <w:rsid w:val="00641791"/>
    <w:rsid w:val="006417FA"/>
    <w:rsid w:val="00641A33"/>
    <w:rsid w:val="0064211B"/>
    <w:rsid w:val="006421D7"/>
    <w:rsid w:val="00642553"/>
    <w:rsid w:val="00642910"/>
    <w:rsid w:val="00642E8D"/>
    <w:rsid w:val="00643611"/>
    <w:rsid w:val="00643B3C"/>
    <w:rsid w:val="006440F7"/>
    <w:rsid w:val="006441A2"/>
    <w:rsid w:val="006441B9"/>
    <w:rsid w:val="0064447C"/>
    <w:rsid w:val="00644C87"/>
    <w:rsid w:val="006451D1"/>
    <w:rsid w:val="0064540E"/>
    <w:rsid w:val="00645420"/>
    <w:rsid w:val="0064543E"/>
    <w:rsid w:val="006459D1"/>
    <w:rsid w:val="00645A4B"/>
    <w:rsid w:val="00645D4D"/>
    <w:rsid w:val="00645D71"/>
    <w:rsid w:val="00646055"/>
    <w:rsid w:val="00646172"/>
    <w:rsid w:val="0064661A"/>
    <w:rsid w:val="006468B1"/>
    <w:rsid w:val="00646A67"/>
    <w:rsid w:val="00647248"/>
    <w:rsid w:val="0064733F"/>
    <w:rsid w:val="00647783"/>
    <w:rsid w:val="00647B4E"/>
    <w:rsid w:val="00647BF4"/>
    <w:rsid w:val="00647DEE"/>
    <w:rsid w:val="00647DFF"/>
    <w:rsid w:val="0065024D"/>
    <w:rsid w:val="006508EE"/>
    <w:rsid w:val="00650B37"/>
    <w:rsid w:val="00650D33"/>
    <w:rsid w:val="00651A24"/>
    <w:rsid w:val="00651B71"/>
    <w:rsid w:val="00652ABE"/>
    <w:rsid w:val="006530BA"/>
    <w:rsid w:val="00653612"/>
    <w:rsid w:val="00653DAC"/>
    <w:rsid w:val="00653EF2"/>
    <w:rsid w:val="00654116"/>
    <w:rsid w:val="006543D7"/>
    <w:rsid w:val="006543FD"/>
    <w:rsid w:val="00654DEA"/>
    <w:rsid w:val="00654E6A"/>
    <w:rsid w:val="006559EC"/>
    <w:rsid w:val="00655C23"/>
    <w:rsid w:val="0065610C"/>
    <w:rsid w:val="00656449"/>
    <w:rsid w:val="00656539"/>
    <w:rsid w:val="00656C16"/>
    <w:rsid w:val="00657EF9"/>
    <w:rsid w:val="00657FA9"/>
    <w:rsid w:val="00660157"/>
    <w:rsid w:val="00660C61"/>
    <w:rsid w:val="00661528"/>
    <w:rsid w:val="00661705"/>
    <w:rsid w:val="00661BC1"/>
    <w:rsid w:val="00661E78"/>
    <w:rsid w:val="0066271C"/>
    <w:rsid w:val="006630F2"/>
    <w:rsid w:val="006634B3"/>
    <w:rsid w:val="006634D5"/>
    <w:rsid w:val="0066370C"/>
    <w:rsid w:val="006644A0"/>
    <w:rsid w:val="00664D61"/>
    <w:rsid w:val="006652A7"/>
    <w:rsid w:val="00665ADA"/>
    <w:rsid w:val="0066685B"/>
    <w:rsid w:val="00666B68"/>
    <w:rsid w:val="00666CB8"/>
    <w:rsid w:val="0066747F"/>
    <w:rsid w:val="00667BC3"/>
    <w:rsid w:val="00670082"/>
    <w:rsid w:val="006703C4"/>
    <w:rsid w:val="00670D59"/>
    <w:rsid w:val="006715FD"/>
    <w:rsid w:val="00671804"/>
    <w:rsid w:val="006721E2"/>
    <w:rsid w:val="0067222F"/>
    <w:rsid w:val="00672871"/>
    <w:rsid w:val="00673289"/>
    <w:rsid w:val="00673493"/>
    <w:rsid w:val="006741B0"/>
    <w:rsid w:val="0067457D"/>
    <w:rsid w:val="006746BD"/>
    <w:rsid w:val="00674A23"/>
    <w:rsid w:val="00674EB4"/>
    <w:rsid w:val="00675202"/>
    <w:rsid w:val="00675712"/>
    <w:rsid w:val="0067597E"/>
    <w:rsid w:val="0067609D"/>
    <w:rsid w:val="00676397"/>
    <w:rsid w:val="006764D4"/>
    <w:rsid w:val="00676826"/>
    <w:rsid w:val="00676AA0"/>
    <w:rsid w:val="00676E1B"/>
    <w:rsid w:val="00677263"/>
    <w:rsid w:val="00677586"/>
    <w:rsid w:val="0067795F"/>
    <w:rsid w:val="00677995"/>
    <w:rsid w:val="00677E16"/>
    <w:rsid w:val="006801C4"/>
    <w:rsid w:val="00680862"/>
    <w:rsid w:val="006809DE"/>
    <w:rsid w:val="00680CE4"/>
    <w:rsid w:val="00680E5C"/>
    <w:rsid w:val="00681266"/>
    <w:rsid w:val="00681590"/>
    <w:rsid w:val="006816FF"/>
    <w:rsid w:val="00681B33"/>
    <w:rsid w:val="00682062"/>
    <w:rsid w:val="006824D6"/>
    <w:rsid w:val="00682BC9"/>
    <w:rsid w:val="006837B2"/>
    <w:rsid w:val="006839E3"/>
    <w:rsid w:val="00683E7E"/>
    <w:rsid w:val="00684371"/>
    <w:rsid w:val="00684B5C"/>
    <w:rsid w:val="00684E53"/>
    <w:rsid w:val="006854C1"/>
    <w:rsid w:val="006859C5"/>
    <w:rsid w:val="00685C9D"/>
    <w:rsid w:val="00685E9B"/>
    <w:rsid w:val="00685F88"/>
    <w:rsid w:val="006860E9"/>
    <w:rsid w:val="00686141"/>
    <w:rsid w:val="006864BE"/>
    <w:rsid w:val="006865A4"/>
    <w:rsid w:val="00686E00"/>
    <w:rsid w:val="00687165"/>
    <w:rsid w:val="006873A8"/>
    <w:rsid w:val="00687BE7"/>
    <w:rsid w:val="00690042"/>
    <w:rsid w:val="00690385"/>
    <w:rsid w:val="00690AB8"/>
    <w:rsid w:val="00690D9E"/>
    <w:rsid w:val="006912C7"/>
    <w:rsid w:val="00691B13"/>
    <w:rsid w:val="00691D31"/>
    <w:rsid w:val="00692303"/>
    <w:rsid w:val="006925B6"/>
    <w:rsid w:val="00692B33"/>
    <w:rsid w:val="00692C9C"/>
    <w:rsid w:val="0069340A"/>
    <w:rsid w:val="0069368A"/>
    <w:rsid w:val="006941B9"/>
    <w:rsid w:val="006946D9"/>
    <w:rsid w:val="00694891"/>
    <w:rsid w:val="006949F7"/>
    <w:rsid w:val="00694B33"/>
    <w:rsid w:val="0069594B"/>
    <w:rsid w:val="00695B83"/>
    <w:rsid w:val="006971DF"/>
    <w:rsid w:val="006974DB"/>
    <w:rsid w:val="0069793E"/>
    <w:rsid w:val="00697B3B"/>
    <w:rsid w:val="006A005E"/>
    <w:rsid w:val="006A091B"/>
    <w:rsid w:val="006A1379"/>
    <w:rsid w:val="006A15C7"/>
    <w:rsid w:val="006A1716"/>
    <w:rsid w:val="006A19D9"/>
    <w:rsid w:val="006A1C15"/>
    <w:rsid w:val="006A1CC0"/>
    <w:rsid w:val="006A1DF3"/>
    <w:rsid w:val="006A2375"/>
    <w:rsid w:val="006A3078"/>
    <w:rsid w:val="006A31D9"/>
    <w:rsid w:val="006A39FB"/>
    <w:rsid w:val="006A46D7"/>
    <w:rsid w:val="006A487A"/>
    <w:rsid w:val="006A492B"/>
    <w:rsid w:val="006A4A30"/>
    <w:rsid w:val="006A4C84"/>
    <w:rsid w:val="006A4CE3"/>
    <w:rsid w:val="006A5174"/>
    <w:rsid w:val="006A58BF"/>
    <w:rsid w:val="006A5918"/>
    <w:rsid w:val="006A5C68"/>
    <w:rsid w:val="006A642C"/>
    <w:rsid w:val="006A6623"/>
    <w:rsid w:val="006A6A06"/>
    <w:rsid w:val="006A6B25"/>
    <w:rsid w:val="006A6DEF"/>
    <w:rsid w:val="006A6EDB"/>
    <w:rsid w:val="006A7288"/>
    <w:rsid w:val="006A74DF"/>
    <w:rsid w:val="006A7A1D"/>
    <w:rsid w:val="006A7FD1"/>
    <w:rsid w:val="006B0228"/>
    <w:rsid w:val="006B0C9B"/>
    <w:rsid w:val="006B0DBD"/>
    <w:rsid w:val="006B0F7F"/>
    <w:rsid w:val="006B1010"/>
    <w:rsid w:val="006B1845"/>
    <w:rsid w:val="006B2224"/>
    <w:rsid w:val="006B226A"/>
    <w:rsid w:val="006B22B0"/>
    <w:rsid w:val="006B2ED1"/>
    <w:rsid w:val="006B2F17"/>
    <w:rsid w:val="006B3069"/>
    <w:rsid w:val="006B3108"/>
    <w:rsid w:val="006B3B30"/>
    <w:rsid w:val="006B3D2E"/>
    <w:rsid w:val="006B416E"/>
    <w:rsid w:val="006B446F"/>
    <w:rsid w:val="006B468F"/>
    <w:rsid w:val="006B4A07"/>
    <w:rsid w:val="006B4EE5"/>
    <w:rsid w:val="006B592C"/>
    <w:rsid w:val="006B5BD2"/>
    <w:rsid w:val="006B5E03"/>
    <w:rsid w:val="006B7EC5"/>
    <w:rsid w:val="006C00ED"/>
    <w:rsid w:val="006C03A5"/>
    <w:rsid w:val="006C057D"/>
    <w:rsid w:val="006C073B"/>
    <w:rsid w:val="006C07B1"/>
    <w:rsid w:val="006C0947"/>
    <w:rsid w:val="006C0AF5"/>
    <w:rsid w:val="006C1487"/>
    <w:rsid w:val="006C1619"/>
    <w:rsid w:val="006C19F0"/>
    <w:rsid w:val="006C1B68"/>
    <w:rsid w:val="006C1FBE"/>
    <w:rsid w:val="006C2732"/>
    <w:rsid w:val="006C2D8F"/>
    <w:rsid w:val="006C315D"/>
    <w:rsid w:val="006C33EC"/>
    <w:rsid w:val="006C3655"/>
    <w:rsid w:val="006C429F"/>
    <w:rsid w:val="006C569C"/>
    <w:rsid w:val="006C5796"/>
    <w:rsid w:val="006C5C04"/>
    <w:rsid w:val="006C5C6E"/>
    <w:rsid w:val="006C5CE4"/>
    <w:rsid w:val="006C6722"/>
    <w:rsid w:val="006C6900"/>
    <w:rsid w:val="006C71EB"/>
    <w:rsid w:val="006C73FE"/>
    <w:rsid w:val="006C77BC"/>
    <w:rsid w:val="006C7927"/>
    <w:rsid w:val="006C7C79"/>
    <w:rsid w:val="006C7CF6"/>
    <w:rsid w:val="006C7EE9"/>
    <w:rsid w:val="006D0586"/>
    <w:rsid w:val="006D0A29"/>
    <w:rsid w:val="006D12D1"/>
    <w:rsid w:val="006D139D"/>
    <w:rsid w:val="006D1F07"/>
    <w:rsid w:val="006D2228"/>
    <w:rsid w:val="006D2A96"/>
    <w:rsid w:val="006D2F35"/>
    <w:rsid w:val="006D30DF"/>
    <w:rsid w:val="006D348C"/>
    <w:rsid w:val="006D3555"/>
    <w:rsid w:val="006D3B78"/>
    <w:rsid w:val="006D3D64"/>
    <w:rsid w:val="006D422D"/>
    <w:rsid w:val="006D4A4E"/>
    <w:rsid w:val="006D4F7D"/>
    <w:rsid w:val="006D5BFA"/>
    <w:rsid w:val="006D6237"/>
    <w:rsid w:val="006D69F6"/>
    <w:rsid w:val="006D6C28"/>
    <w:rsid w:val="006D710D"/>
    <w:rsid w:val="006D768A"/>
    <w:rsid w:val="006D76DB"/>
    <w:rsid w:val="006D7E02"/>
    <w:rsid w:val="006D7EC4"/>
    <w:rsid w:val="006E0159"/>
    <w:rsid w:val="006E0926"/>
    <w:rsid w:val="006E0C7E"/>
    <w:rsid w:val="006E0D05"/>
    <w:rsid w:val="006E0DDE"/>
    <w:rsid w:val="006E14F7"/>
    <w:rsid w:val="006E1D55"/>
    <w:rsid w:val="006E24BD"/>
    <w:rsid w:val="006E28ED"/>
    <w:rsid w:val="006E2DF1"/>
    <w:rsid w:val="006E317F"/>
    <w:rsid w:val="006E3908"/>
    <w:rsid w:val="006E39EA"/>
    <w:rsid w:val="006E4B87"/>
    <w:rsid w:val="006E4C58"/>
    <w:rsid w:val="006E4E66"/>
    <w:rsid w:val="006E4E73"/>
    <w:rsid w:val="006E5316"/>
    <w:rsid w:val="006E55B7"/>
    <w:rsid w:val="006E5885"/>
    <w:rsid w:val="006E6008"/>
    <w:rsid w:val="006E685A"/>
    <w:rsid w:val="006E68F2"/>
    <w:rsid w:val="006E6AB2"/>
    <w:rsid w:val="006E6B4F"/>
    <w:rsid w:val="006E6CA0"/>
    <w:rsid w:val="006E6FE2"/>
    <w:rsid w:val="006E71B6"/>
    <w:rsid w:val="006E7AB2"/>
    <w:rsid w:val="006E7C1D"/>
    <w:rsid w:val="006F09E7"/>
    <w:rsid w:val="006F12BD"/>
    <w:rsid w:val="006F15DD"/>
    <w:rsid w:val="006F1E5D"/>
    <w:rsid w:val="006F2005"/>
    <w:rsid w:val="006F213D"/>
    <w:rsid w:val="006F261B"/>
    <w:rsid w:val="006F2BF8"/>
    <w:rsid w:val="006F3028"/>
    <w:rsid w:val="006F37A0"/>
    <w:rsid w:val="006F417C"/>
    <w:rsid w:val="006F41A6"/>
    <w:rsid w:val="006F429C"/>
    <w:rsid w:val="006F431C"/>
    <w:rsid w:val="006F49B2"/>
    <w:rsid w:val="006F4CBF"/>
    <w:rsid w:val="006F4E7A"/>
    <w:rsid w:val="006F506D"/>
    <w:rsid w:val="006F540E"/>
    <w:rsid w:val="006F5A10"/>
    <w:rsid w:val="006F5C37"/>
    <w:rsid w:val="006F640F"/>
    <w:rsid w:val="006F6447"/>
    <w:rsid w:val="006F6883"/>
    <w:rsid w:val="006F6AC3"/>
    <w:rsid w:val="006F6D61"/>
    <w:rsid w:val="006F6DD9"/>
    <w:rsid w:val="006F7053"/>
    <w:rsid w:val="006F7105"/>
    <w:rsid w:val="006F723B"/>
    <w:rsid w:val="006F7476"/>
    <w:rsid w:val="006F7546"/>
    <w:rsid w:val="006F7984"/>
    <w:rsid w:val="00700302"/>
    <w:rsid w:val="007014D0"/>
    <w:rsid w:val="007021B9"/>
    <w:rsid w:val="00702466"/>
    <w:rsid w:val="007024C5"/>
    <w:rsid w:val="0070279B"/>
    <w:rsid w:val="007029EB"/>
    <w:rsid w:val="0070368A"/>
    <w:rsid w:val="007039B0"/>
    <w:rsid w:val="00703DCC"/>
    <w:rsid w:val="00703EF3"/>
    <w:rsid w:val="00704274"/>
    <w:rsid w:val="0070451C"/>
    <w:rsid w:val="00704675"/>
    <w:rsid w:val="007049EA"/>
    <w:rsid w:val="007055CE"/>
    <w:rsid w:val="00705734"/>
    <w:rsid w:val="00705979"/>
    <w:rsid w:val="00705B89"/>
    <w:rsid w:val="00705C0D"/>
    <w:rsid w:val="00705C3F"/>
    <w:rsid w:val="00705E48"/>
    <w:rsid w:val="00706149"/>
    <w:rsid w:val="00706EAB"/>
    <w:rsid w:val="007071CC"/>
    <w:rsid w:val="0070736F"/>
    <w:rsid w:val="00707BB8"/>
    <w:rsid w:val="00707E8E"/>
    <w:rsid w:val="00707EE1"/>
    <w:rsid w:val="007102A4"/>
    <w:rsid w:val="00710D29"/>
    <w:rsid w:val="0071172B"/>
    <w:rsid w:val="00711B06"/>
    <w:rsid w:val="00712512"/>
    <w:rsid w:val="007128E8"/>
    <w:rsid w:val="00712F2F"/>
    <w:rsid w:val="0071391A"/>
    <w:rsid w:val="0071397D"/>
    <w:rsid w:val="0071412D"/>
    <w:rsid w:val="007148CB"/>
    <w:rsid w:val="007148CE"/>
    <w:rsid w:val="0071491F"/>
    <w:rsid w:val="007149F2"/>
    <w:rsid w:val="00714B9D"/>
    <w:rsid w:val="00714F8F"/>
    <w:rsid w:val="00715335"/>
    <w:rsid w:val="00715B67"/>
    <w:rsid w:val="00715C7A"/>
    <w:rsid w:val="00715D85"/>
    <w:rsid w:val="00715FDA"/>
    <w:rsid w:val="00716528"/>
    <w:rsid w:val="00716CD4"/>
    <w:rsid w:val="007172CB"/>
    <w:rsid w:val="0071750C"/>
    <w:rsid w:val="0071776F"/>
    <w:rsid w:val="00717861"/>
    <w:rsid w:val="0072083B"/>
    <w:rsid w:val="00721151"/>
    <w:rsid w:val="00721405"/>
    <w:rsid w:val="00721A18"/>
    <w:rsid w:val="007229A8"/>
    <w:rsid w:val="00722B19"/>
    <w:rsid w:val="00722E43"/>
    <w:rsid w:val="00722FF3"/>
    <w:rsid w:val="00723073"/>
    <w:rsid w:val="007237A0"/>
    <w:rsid w:val="00724108"/>
    <w:rsid w:val="007242BA"/>
    <w:rsid w:val="00724D98"/>
    <w:rsid w:val="00724DCF"/>
    <w:rsid w:val="00724E0C"/>
    <w:rsid w:val="00725289"/>
    <w:rsid w:val="00725615"/>
    <w:rsid w:val="00725910"/>
    <w:rsid w:val="007259A0"/>
    <w:rsid w:val="007261C1"/>
    <w:rsid w:val="007264E7"/>
    <w:rsid w:val="007267F4"/>
    <w:rsid w:val="007269DD"/>
    <w:rsid w:val="0072716C"/>
    <w:rsid w:val="0072748F"/>
    <w:rsid w:val="007304DD"/>
    <w:rsid w:val="00730DFE"/>
    <w:rsid w:val="00730FE9"/>
    <w:rsid w:val="00731443"/>
    <w:rsid w:val="0073198A"/>
    <w:rsid w:val="00731CD1"/>
    <w:rsid w:val="00732A24"/>
    <w:rsid w:val="00732E79"/>
    <w:rsid w:val="00733224"/>
    <w:rsid w:val="0073397F"/>
    <w:rsid w:val="0073468B"/>
    <w:rsid w:val="00734DE5"/>
    <w:rsid w:val="00734F6D"/>
    <w:rsid w:val="00734FAE"/>
    <w:rsid w:val="007352BA"/>
    <w:rsid w:val="007355B5"/>
    <w:rsid w:val="0073592C"/>
    <w:rsid w:val="007366B6"/>
    <w:rsid w:val="0073672D"/>
    <w:rsid w:val="0073717C"/>
    <w:rsid w:val="00737E35"/>
    <w:rsid w:val="007405C4"/>
    <w:rsid w:val="00740712"/>
    <w:rsid w:val="007408AB"/>
    <w:rsid w:val="00740966"/>
    <w:rsid w:val="00740CE1"/>
    <w:rsid w:val="007411C0"/>
    <w:rsid w:val="007411DD"/>
    <w:rsid w:val="007415EB"/>
    <w:rsid w:val="00741A66"/>
    <w:rsid w:val="00741AFE"/>
    <w:rsid w:val="00741C79"/>
    <w:rsid w:val="00741D8F"/>
    <w:rsid w:val="00741EC8"/>
    <w:rsid w:val="007430B5"/>
    <w:rsid w:val="00743262"/>
    <w:rsid w:val="0074355D"/>
    <w:rsid w:val="007435C8"/>
    <w:rsid w:val="007438CB"/>
    <w:rsid w:val="00743ADE"/>
    <w:rsid w:val="0074430C"/>
    <w:rsid w:val="00744734"/>
    <w:rsid w:val="00745C17"/>
    <w:rsid w:val="00746275"/>
    <w:rsid w:val="007464DC"/>
    <w:rsid w:val="00746AE7"/>
    <w:rsid w:val="00746C1C"/>
    <w:rsid w:val="00746F0D"/>
    <w:rsid w:val="00746FC7"/>
    <w:rsid w:val="007471F3"/>
    <w:rsid w:val="007472EA"/>
    <w:rsid w:val="007479FD"/>
    <w:rsid w:val="00747B13"/>
    <w:rsid w:val="00747B28"/>
    <w:rsid w:val="00747C3A"/>
    <w:rsid w:val="007501CB"/>
    <w:rsid w:val="00750214"/>
    <w:rsid w:val="00750686"/>
    <w:rsid w:val="00750B61"/>
    <w:rsid w:val="00750C93"/>
    <w:rsid w:val="00750F36"/>
    <w:rsid w:val="007511F2"/>
    <w:rsid w:val="00751AF6"/>
    <w:rsid w:val="007525A0"/>
    <w:rsid w:val="0075283F"/>
    <w:rsid w:val="00752917"/>
    <w:rsid w:val="00752951"/>
    <w:rsid w:val="0075382D"/>
    <w:rsid w:val="0075385B"/>
    <w:rsid w:val="00753C24"/>
    <w:rsid w:val="00753E22"/>
    <w:rsid w:val="00753F45"/>
    <w:rsid w:val="00753F54"/>
    <w:rsid w:val="00754023"/>
    <w:rsid w:val="00754D9D"/>
    <w:rsid w:val="00755467"/>
    <w:rsid w:val="0075596E"/>
    <w:rsid w:val="00755A92"/>
    <w:rsid w:val="00755A9C"/>
    <w:rsid w:val="0075614D"/>
    <w:rsid w:val="0075699F"/>
    <w:rsid w:val="00756E5F"/>
    <w:rsid w:val="00757284"/>
    <w:rsid w:val="00757A4B"/>
    <w:rsid w:val="00757E50"/>
    <w:rsid w:val="00760A1E"/>
    <w:rsid w:val="00761396"/>
    <w:rsid w:val="0076182C"/>
    <w:rsid w:val="007618FC"/>
    <w:rsid w:val="00761CCA"/>
    <w:rsid w:val="00761DB2"/>
    <w:rsid w:val="00762731"/>
    <w:rsid w:val="00762EDB"/>
    <w:rsid w:val="00762FA3"/>
    <w:rsid w:val="00763419"/>
    <w:rsid w:val="00763F80"/>
    <w:rsid w:val="00764358"/>
    <w:rsid w:val="007651A5"/>
    <w:rsid w:val="00765BF5"/>
    <w:rsid w:val="00766214"/>
    <w:rsid w:val="007664B3"/>
    <w:rsid w:val="00766F4C"/>
    <w:rsid w:val="00767052"/>
    <w:rsid w:val="0076725A"/>
    <w:rsid w:val="00767392"/>
    <w:rsid w:val="00767AB9"/>
    <w:rsid w:val="00767B52"/>
    <w:rsid w:val="007704D8"/>
    <w:rsid w:val="007704F9"/>
    <w:rsid w:val="00770B26"/>
    <w:rsid w:val="00770E74"/>
    <w:rsid w:val="0077124C"/>
    <w:rsid w:val="007712F5"/>
    <w:rsid w:val="007714DB"/>
    <w:rsid w:val="00771B5F"/>
    <w:rsid w:val="00771DAC"/>
    <w:rsid w:val="00771F20"/>
    <w:rsid w:val="00772204"/>
    <w:rsid w:val="0077227C"/>
    <w:rsid w:val="00772963"/>
    <w:rsid w:val="00774710"/>
    <w:rsid w:val="00774DE2"/>
    <w:rsid w:val="0077565F"/>
    <w:rsid w:val="0077575E"/>
    <w:rsid w:val="0077621F"/>
    <w:rsid w:val="00776476"/>
    <w:rsid w:val="0077679B"/>
    <w:rsid w:val="00776BBA"/>
    <w:rsid w:val="00776E45"/>
    <w:rsid w:val="00776EAD"/>
    <w:rsid w:val="00777505"/>
    <w:rsid w:val="007775F9"/>
    <w:rsid w:val="00777C6A"/>
    <w:rsid w:val="00777D4B"/>
    <w:rsid w:val="007807C9"/>
    <w:rsid w:val="00780E68"/>
    <w:rsid w:val="00781710"/>
    <w:rsid w:val="007819CE"/>
    <w:rsid w:val="007825BC"/>
    <w:rsid w:val="00782C3D"/>
    <w:rsid w:val="00782C4A"/>
    <w:rsid w:val="007830FA"/>
    <w:rsid w:val="00783242"/>
    <w:rsid w:val="00783845"/>
    <w:rsid w:val="00783AD8"/>
    <w:rsid w:val="00784640"/>
    <w:rsid w:val="00784664"/>
    <w:rsid w:val="00784A52"/>
    <w:rsid w:val="00784F8E"/>
    <w:rsid w:val="00784F99"/>
    <w:rsid w:val="00785DF1"/>
    <w:rsid w:val="00786A6F"/>
    <w:rsid w:val="00786E2D"/>
    <w:rsid w:val="00787280"/>
    <w:rsid w:val="00787723"/>
    <w:rsid w:val="0078777B"/>
    <w:rsid w:val="00787902"/>
    <w:rsid w:val="00787D5C"/>
    <w:rsid w:val="0079029E"/>
    <w:rsid w:val="007902E7"/>
    <w:rsid w:val="007903F1"/>
    <w:rsid w:val="007905F1"/>
    <w:rsid w:val="007907FA"/>
    <w:rsid w:val="00790B64"/>
    <w:rsid w:val="00790FED"/>
    <w:rsid w:val="00791483"/>
    <w:rsid w:val="00791498"/>
    <w:rsid w:val="007920A8"/>
    <w:rsid w:val="007921C4"/>
    <w:rsid w:val="007925B3"/>
    <w:rsid w:val="0079272B"/>
    <w:rsid w:val="00793CE2"/>
    <w:rsid w:val="00793D77"/>
    <w:rsid w:val="007945E7"/>
    <w:rsid w:val="007947BA"/>
    <w:rsid w:val="00794B10"/>
    <w:rsid w:val="007950D4"/>
    <w:rsid w:val="00795A21"/>
    <w:rsid w:val="00795F3A"/>
    <w:rsid w:val="0079680D"/>
    <w:rsid w:val="00796F33"/>
    <w:rsid w:val="00797144"/>
    <w:rsid w:val="00797282"/>
    <w:rsid w:val="00797F41"/>
    <w:rsid w:val="007A01A5"/>
    <w:rsid w:val="007A0443"/>
    <w:rsid w:val="007A0618"/>
    <w:rsid w:val="007A11B8"/>
    <w:rsid w:val="007A1CFF"/>
    <w:rsid w:val="007A2A83"/>
    <w:rsid w:val="007A362B"/>
    <w:rsid w:val="007A3CB1"/>
    <w:rsid w:val="007A4275"/>
    <w:rsid w:val="007A4B71"/>
    <w:rsid w:val="007A4CCA"/>
    <w:rsid w:val="007A500C"/>
    <w:rsid w:val="007A524D"/>
    <w:rsid w:val="007A58EA"/>
    <w:rsid w:val="007A5B88"/>
    <w:rsid w:val="007A6050"/>
    <w:rsid w:val="007A66F1"/>
    <w:rsid w:val="007A675F"/>
    <w:rsid w:val="007A69F9"/>
    <w:rsid w:val="007A6AB8"/>
    <w:rsid w:val="007A7436"/>
    <w:rsid w:val="007A788F"/>
    <w:rsid w:val="007A7B79"/>
    <w:rsid w:val="007A7E93"/>
    <w:rsid w:val="007B0077"/>
    <w:rsid w:val="007B0695"/>
    <w:rsid w:val="007B07F1"/>
    <w:rsid w:val="007B0E12"/>
    <w:rsid w:val="007B20AC"/>
    <w:rsid w:val="007B28BE"/>
    <w:rsid w:val="007B2CE1"/>
    <w:rsid w:val="007B3401"/>
    <w:rsid w:val="007B35EC"/>
    <w:rsid w:val="007B3F0E"/>
    <w:rsid w:val="007B4FE5"/>
    <w:rsid w:val="007B5D58"/>
    <w:rsid w:val="007B5F2A"/>
    <w:rsid w:val="007B65AF"/>
    <w:rsid w:val="007B6AA3"/>
    <w:rsid w:val="007B6BA2"/>
    <w:rsid w:val="007B719C"/>
    <w:rsid w:val="007B763A"/>
    <w:rsid w:val="007B7774"/>
    <w:rsid w:val="007C02BE"/>
    <w:rsid w:val="007C0748"/>
    <w:rsid w:val="007C0801"/>
    <w:rsid w:val="007C10E8"/>
    <w:rsid w:val="007C10EC"/>
    <w:rsid w:val="007C1483"/>
    <w:rsid w:val="007C299E"/>
    <w:rsid w:val="007C2DBC"/>
    <w:rsid w:val="007C2DD6"/>
    <w:rsid w:val="007C3580"/>
    <w:rsid w:val="007C57DA"/>
    <w:rsid w:val="007C5B56"/>
    <w:rsid w:val="007C5E4C"/>
    <w:rsid w:val="007C6188"/>
    <w:rsid w:val="007C651D"/>
    <w:rsid w:val="007C6860"/>
    <w:rsid w:val="007C6C53"/>
    <w:rsid w:val="007C6D50"/>
    <w:rsid w:val="007C703D"/>
    <w:rsid w:val="007C7245"/>
    <w:rsid w:val="007C7325"/>
    <w:rsid w:val="007C7458"/>
    <w:rsid w:val="007C7508"/>
    <w:rsid w:val="007C75C6"/>
    <w:rsid w:val="007C76D2"/>
    <w:rsid w:val="007C7752"/>
    <w:rsid w:val="007C79BA"/>
    <w:rsid w:val="007D0184"/>
    <w:rsid w:val="007D038A"/>
    <w:rsid w:val="007D0595"/>
    <w:rsid w:val="007D070A"/>
    <w:rsid w:val="007D0AD8"/>
    <w:rsid w:val="007D125E"/>
    <w:rsid w:val="007D12A1"/>
    <w:rsid w:val="007D1333"/>
    <w:rsid w:val="007D16F0"/>
    <w:rsid w:val="007D1A28"/>
    <w:rsid w:val="007D1ACD"/>
    <w:rsid w:val="007D1C50"/>
    <w:rsid w:val="007D2051"/>
    <w:rsid w:val="007D20E8"/>
    <w:rsid w:val="007D2AB7"/>
    <w:rsid w:val="007D2B96"/>
    <w:rsid w:val="007D36D3"/>
    <w:rsid w:val="007D3791"/>
    <w:rsid w:val="007D41C2"/>
    <w:rsid w:val="007D432E"/>
    <w:rsid w:val="007D4630"/>
    <w:rsid w:val="007D48B2"/>
    <w:rsid w:val="007D4946"/>
    <w:rsid w:val="007D55F9"/>
    <w:rsid w:val="007D5985"/>
    <w:rsid w:val="007D5DDC"/>
    <w:rsid w:val="007D6471"/>
    <w:rsid w:val="007D64BE"/>
    <w:rsid w:val="007D6996"/>
    <w:rsid w:val="007D6D0B"/>
    <w:rsid w:val="007D7242"/>
    <w:rsid w:val="007D75AA"/>
    <w:rsid w:val="007D7676"/>
    <w:rsid w:val="007D7A4E"/>
    <w:rsid w:val="007E0275"/>
    <w:rsid w:val="007E0EF1"/>
    <w:rsid w:val="007E0F52"/>
    <w:rsid w:val="007E11CA"/>
    <w:rsid w:val="007E11D0"/>
    <w:rsid w:val="007E137F"/>
    <w:rsid w:val="007E17A5"/>
    <w:rsid w:val="007E26DC"/>
    <w:rsid w:val="007E31DA"/>
    <w:rsid w:val="007E34DE"/>
    <w:rsid w:val="007E37A6"/>
    <w:rsid w:val="007E3B4C"/>
    <w:rsid w:val="007E403E"/>
    <w:rsid w:val="007E4223"/>
    <w:rsid w:val="007E4654"/>
    <w:rsid w:val="007E4771"/>
    <w:rsid w:val="007E4A81"/>
    <w:rsid w:val="007E4A9F"/>
    <w:rsid w:val="007E4DDF"/>
    <w:rsid w:val="007E5195"/>
    <w:rsid w:val="007E5435"/>
    <w:rsid w:val="007E5555"/>
    <w:rsid w:val="007E56EF"/>
    <w:rsid w:val="007E5DA7"/>
    <w:rsid w:val="007E66D6"/>
    <w:rsid w:val="007E6F2A"/>
    <w:rsid w:val="007E70BF"/>
    <w:rsid w:val="007E74DC"/>
    <w:rsid w:val="007E77C8"/>
    <w:rsid w:val="007E7A91"/>
    <w:rsid w:val="007F0112"/>
    <w:rsid w:val="007F0331"/>
    <w:rsid w:val="007F03C5"/>
    <w:rsid w:val="007F041C"/>
    <w:rsid w:val="007F0B4A"/>
    <w:rsid w:val="007F19DE"/>
    <w:rsid w:val="007F1C39"/>
    <w:rsid w:val="007F1C97"/>
    <w:rsid w:val="007F1DB9"/>
    <w:rsid w:val="007F1F5A"/>
    <w:rsid w:val="007F1F5E"/>
    <w:rsid w:val="007F1F94"/>
    <w:rsid w:val="007F2123"/>
    <w:rsid w:val="007F2126"/>
    <w:rsid w:val="007F2FFE"/>
    <w:rsid w:val="007F3522"/>
    <w:rsid w:val="007F401B"/>
    <w:rsid w:val="007F43BE"/>
    <w:rsid w:val="007F4C21"/>
    <w:rsid w:val="007F4E6A"/>
    <w:rsid w:val="007F4E8B"/>
    <w:rsid w:val="007F5712"/>
    <w:rsid w:val="007F5909"/>
    <w:rsid w:val="007F5EE0"/>
    <w:rsid w:val="007F68CB"/>
    <w:rsid w:val="007F6902"/>
    <w:rsid w:val="007F6EF1"/>
    <w:rsid w:val="007F7AF8"/>
    <w:rsid w:val="007F7D66"/>
    <w:rsid w:val="0080011F"/>
    <w:rsid w:val="00800162"/>
    <w:rsid w:val="0080049F"/>
    <w:rsid w:val="0080054C"/>
    <w:rsid w:val="0080087B"/>
    <w:rsid w:val="00800CED"/>
    <w:rsid w:val="00800FB8"/>
    <w:rsid w:val="00801806"/>
    <w:rsid w:val="00802DF5"/>
    <w:rsid w:val="00803B60"/>
    <w:rsid w:val="00804006"/>
    <w:rsid w:val="008040EA"/>
    <w:rsid w:val="008045D5"/>
    <w:rsid w:val="00804C7F"/>
    <w:rsid w:val="008069E7"/>
    <w:rsid w:val="00807258"/>
    <w:rsid w:val="00807385"/>
    <w:rsid w:val="00807585"/>
    <w:rsid w:val="00807A29"/>
    <w:rsid w:val="00807D47"/>
    <w:rsid w:val="0081007C"/>
    <w:rsid w:val="00810111"/>
    <w:rsid w:val="00810189"/>
    <w:rsid w:val="00810655"/>
    <w:rsid w:val="008107B5"/>
    <w:rsid w:val="00810EC0"/>
    <w:rsid w:val="00811009"/>
    <w:rsid w:val="00811254"/>
    <w:rsid w:val="008117AB"/>
    <w:rsid w:val="00812307"/>
    <w:rsid w:val="008128FF"/>
    <w:rsid w:val="00812B40"/>
    <w:rsid w:val="00812E2F"/>
    <w:rsid w:val="00813746"/>
    <w:rsid w:val="008138BE"/>
    <w:rsid w:val="00813F4E"/>
    <w:rsid w:val="00814760"/>
    <w:rsid w:val="00814A26"/>
    <w:rsid w:val="00814FAE"/>
    <w:rsid w:val="00815550"/>
    <w:rsid w:val="00815D8A"/>
    <w:rsid w:val="00816A2C"/>
    <w:rsid w:val="00816BB0"/>
    <w:rsid w:val="00816F4E"/>
    <w:rsid w:val="008173F3"/>
    <w:rsid w:val="00817C38"/>
    <w:rsid w:val="008201B6"/>
    <w:rsid w:val="008205C3"/>
    <w:rsid w:val="008209B7"/>
    <w:rsid w:val="00820C78"/>
    <w:rsid w:val="00821BD0"/>
    <w:rsid w:val="00821C97"/>
    <w:rsid w:val="00821CBD"/>
    <w:rsid w:val="008225CB"/>
    <w:rsid w:val="00822A98"/>
    <w:rsid w:val="00823057"/>
    <w:rsid w:val="008232C9"/>
    <w:rsid w:val="00823800"/>
    <w:rsid w:val="00823A3B"/>
    <w:rsid w:val="0082426C"/>
    <w:rsid w:val="00824398"/>
    <w:rsid w:val="0082444C"/>
    <w:rsid w:val="00824B32"/>
    <w:rsid w:val="00824E6C"/>
    <w:rsid w:val="00825ACE"/>
    <w:rsid w:val="00825E88"/>
    <w:rsid w:val="00825EE3"/>
    <w:rsid w:val="00826D4E"/>
    <w:rsid w:val="00827241"/>
    <w:rsid w:val="008272AB"/>
    <w:rsid w:val="00827457"/>
    <w:rsid w:val="0082755D"/>
    <w:rsid w:val="00827606"/>
    <w:rsid w:val="00827821"/>
    <w:rsid w:val="008309DD"/>
    <w:rsid w:val="008312B4"/>
    <w:rsid w:val="008315F7"/>
    <w:rsid w:val="00831671"/>
    <w:rsid w:val="0083173C"/>
    <w:rsid w:val="008317F4"/>
    <w:rsid w:val="00831902"/>
    <w:rsid w:val="00831B11"/>
    <w:rsid w:val="00832AD4"/>
    <w:rsid w:val="00832B99"/>
    <w:rsid w:val="008332C5"/>
    <w:rsid w:val="0083435B"/>
    <w:rsid w:val="00834455"/>
    <w:rsid w:val="00834582"/>
    <w:rsid w:val="00834D2B"/>
    <w:rsid w:val="008367D8"/>
    <w:rsid w:val="00836992"/>
    <w:rsid w:val="00836BFF"/>
    <w:rsid w:val="00837130"/>
    <w:rsid w:val="0083733E"/>
    <w:rsid w:val="008373E5"/>
    <w:rsid w:val="008373E6"/>
    <w:rsid w:val="008375AF"/>
    <w:rsid w:val="00837665"/>
    <w:rsid w:val="00837920"/>
    <w:rsid w:val="00837948"/>
    <w:rsid w:val="00837F20"/>
    <w:rsid w:val="0084018A"/>
    <w:rsid w:val="008403EF"/>
    <w:rsid w:val="00840B51"/>
    <w:rsid w:val="00840C0A"/>
    <w:rsid w:val="00840C45"/>
    <w:rsid w:val="00841779"/>
    <w:rsid w:val="008422F7"/>
    <w:rsid w:val="0084285D"/>
    <w:rsid w:val="008428AF"/>
    <w:rsid w:val="00842A6B"/>
    <w:rsid w:val="00842D1F"/>
    <w:rsid w:val="00843E34"/>
    <w:rsid w:val="00843F04"/>
    <w:rsid w:val="00844723"/>
    <w:rsid w:val="00844858"/>
    <w:rsid w:val="00844D29"/>
    <w:rsid w:val="00844F9D"/>
    <w:rsid w:val="00845630"/>
    <w:rsid w:val="0084569E"/>
    <w:rsid w:val="008458F1"/>
    <w:rsid w:val="0084592E"/>
    <w:rsid w:val="00845E45"/>
    <w:rsid w:val="008460D8"/>
    <w:rsid w:val="0084622D"/>
    <w:rsid w:val="008465AB"/>
    <w:rsid w:val="008471A2"/>
    <w:rsid w:val="008475D6"/>
    <w:rsid w:val="00847E95"/>
    <w:rsid w:val="0085004E"/>
    <w:rsid w:val="00850619"/>
    <w:rsid w:val="008507AA"/>
    <w:rsid w:val="00850D05"/>
    <w:rsid w:val="008512FD"/>
    <w:rsid w:val="0085145C"/>
    <w:rsid w:val="00851852"/>
    <w:rsid w:val="00852301"/>
    <w:rsid w:val="008524E7"/>
    <w:rsid w:val="00852946"/>
    <w:rsid w:val="00852F85"/>
    <w:rsid w:val="00854054"/>
    <w:rsid w:val="0085434B"/>
    <w:rsid w:val="00854428"/>
    <w:rsid w:val="00854476"/>
    <w:rsid w:val="008547F0"/>
    <w:rsid w:val="00854830"/>
    <w:rsid w:val="00855932"/>
    <w:rsid w:val="00856604"/>
    <w:rsid w:val="008567D6"/>
    <w:rsid w:val="00856B07"/>
    <w:rsid w:val="00856CC2"/>
    <w:rsid w:val="00856F10"/>
    <w:rsid w:val="008578C8"/>
    <w:rsid w:val="00857E03"/>
    <w:rsid w:val="008604E7"/>
    <w:rsid w:val="0086071C"/>
    <w:rsid w:val="008607A9"/>
    <w:rsid w:val="00860828"/>
    <w:rsid w:val="00860936"/>
    <w:rsid w:val="00860CD2"/>
    <w:rsid w:val="00861035"/>
    <w:rsid w:val="00861B40"/>
    <w:rsid w:val="0086220A"/>
    <w:rsid w:val="00862219"/>
    <w:rsid w:val="00862251"/>
    <w:rsid w:val="0086262D"/>
    <w:rsid w:val="00862643"/>
    <w:rsid w:val="00862AD7"/>
    <w:rsid w:val="00862D96"/>
    <w:rsid w:val="008630B5"/>
    <w:rsid w:val="00863FD6"/>
    <w:rsid w:val="008640BD"/>
    <w:rsid w:val="008648F5"/>
    <w:rsid w:val="00864C95"/>
    <w:rsid w:val="00864CBC"/>
    <w:rsid w:val="00864E41"/>
    <w:rsid w:val="00865324"/>
    <w:rsid w:val="0086544D"/>
    <w:rsid w:val="0086590E"/>
    <w:rsid w:val="00865E22"/>
    <w:rsid w:val="008664B9"/>
    <w:rsid w:val="00866618"/>
    <w:rsid w:val="008667F5"/>
    <w:rsid w:val="008674DC"/>
    <w:rsid w:val="00867A46"/>
    <w:rsid w:val="00867B2C"/>
    <w:rsid w:val="00867ECB"/>
    <w:rsid w:val="00870550"/>
    <w:rsid w:val="00871668"/>
    <w:rsid w:val="008719DE"/>
    <w:rsid w:val="00871AA2"/>
    <w:rsid w:val="00871B8C"/>
    <w:rsid w:val="00871DBE"/>
    <w:rsid w:val="0087201D"/>
    <w:rsid w:val="00872298"/>
    <w:rsid w:val="008722D6"/>
    <w:rsid w:val="0087295F"/>
    <w:rsid w:val="008729DE"/>
    <w:rsid w:val="00872C36"/>
    <w:rsid w:val="00872D04"/>
    <w:rsid w:val="00872F83"/>
    <w:rsid w:val="0087320B"/>
    <w:rsid w:val="008740AF"/>
    <w:rsid w:val="00874223"/>
    <w:rsid w:val="0087427C"/>
    <w:rsid w:val="008747A4"/>
    <w:rsid w:val="00875556"/>
    <w:rsid w:val="00875EBB"/>
    <w:rsid w:val="008765DD"/>
    <w:rsid w:val="008765E4"/>
    <w:rsid w:val="00876AF4"/>
    <w:rsid w:val="00876C13"/>
    <w:rsid w:val="0088096B"/>
    <w:rsid w:val="008811C5"/>
    <w:rsid w:val="0088126B"/>
    <w:rsid w:val="008814D9"/>
    <w:rsid w:val="0088223E"/>
    <w:rsid w:val="00882B4C"/>
    <w:rsid w:val="0088323F"/>
    <w:rsid w:val="00883D04"/>
    <w:rsid w:val="00883DEE"/>
    <w:rsid w:val="00883E18"/>
    <w:rsid w:val="00883ECF"/>
    <w:rsid w:val="00883F2D"/>
    <w:rsid w:val="0088401B"/>
    <w:rsid w:val="00884031"/>
    <w:rsid w:val="008846D4"/>
    <w:rsid w:val="00884A59"/>
    <w:rsid w:val="0088534C"/>
    <w:rsid w:val="00885E35"/>
    <w:rsid w:val="008862C7"/>
    <w:rsid w:val="00886C79"/>
    <w:rsid w:val="00886E09"/>
    <w:rsid w:val="0088747C"/>
    <w:rsid w:val="008875EF"/>
    <w:rsid w:val="00887B8A"/>
    <w:rsid w:val="00887D8C"/>
    <w:rsid w:val="00887E47"/>
    <w:rsid w:val="0089001F"/>
    <w:rsid w:val="0089038F"/>
    <w:rsid w:val="00890686"/>
    <w:rsid w:val="0089068B"/>
    <w:rsid w:val="0089167F"/>
    <w:rsid w:val="0089225C"/>
    <w:rsid w:val="00892457"/>
    <w:rsid w:val="00892548"/>
    <w:rsid w:val="00892B57"/>
    <w:rsid w:val="00893691"/>
    <w:rsid w:val="008936EF"/>
    <w:rsid w:val="00893E09"/>
    <w:rsid w:val="008944E4"/>
    <w:rsid w:val="0089470D"/>
    <w:rsid w:val="0089473E"/>
    <w:rsid w:val="00894B3A"/>
    <w:rsid w:val="008956BA"/>
    <w:rsid w:val="00895755"/>
    <w:rsid w:val="0089593D"/>
    <w:rsid w:val="00895F78"/>
    <w:rsid w:val="00896267"/>
    <w:rsid w:val="00896A3B"/>
    <w:rsid w:val="00896D7D"/>
    <w:rsid w:val="008A039B"/>
    <w:rsid w:val="008A135C"/>
    <w:rsid w:val="008A1442"/>
    <w:rsid w:val="008A1454"/>
    <w:rsid w:val="008A172B"/>
    <w:rsid w:val="008A175C"/>
    <w:rsid w:val="008A20F9"/>
    <w:rsid w:val="008A21BC"/>
    <w:rsid w:val="008A283E"/>
    <w:rsid w:val="008A3AE9"/>
    <w:rsid w:val="008A3CBF"/>
    <w:rsid w:val="008A3E27"/>
    <w:rsid w:val="008A4B7A"/>
    <w:rsid w:val="008A5675"/>
    <w:rsid w:val="008A5E7C"/>
    <w:rsid w:val="008A5F64"/>
    <w:rsid w:val="008A6300"/>
    <w:rsid w:val="008A6341"/>
    <w:rsid w:val="008A6497"/>
    <w:rsid w:val="008A6713"/>
    <w:rsid w:val="008A6D25"/>
    <w:rsid w:val="008A6F49"/>
    <w:rsid w:val="008A705C"/>
    <w:rsid w:val="008A7705"/>
    <w:rsid w:val="008A7A5A"/>
    <w:rsid w:val="008A7F7C"/>
    <w:rsid w:val="008B060D"/>
    <w:rsid w:val="008B0E61"/>
    <w:rsid w:val="008B11BF"/>
    <w:rsid w:val="008B15D5"/>
    <w:rsid w:val="008B1A14"/>
    <w:rsid w:val="008B2037"/>
    <w:rsid w:val="008B2368"/>
    <w:rsid w:val="008B2C34"/>
    <w:rsid w:val="008B2D3A"/>
    <w:rsid w:val="008B2DA8"/>
    <w:rsid w:val="008B3647"/>
    <w:rsid w:val="008B3E8B"/>
    <w:rsid w:val="008B3F42"/>
    <w:rsid w:val="008B4A08"/>
    <w:rsid w:val="008B5CB6"/>
    <w:rsid w:val="008B5E07"/>
    <w:rsid w:val="008B69DC"/>
    <w:rsid w:val="008B6AC1"/>
    <w:rsid w:val="008B6B02"/>
    <w:rsid w:val="008B6B8B"/>
    <w:rsid w:val="008B6DF3"/>
    <w:rsid w:val="008B6E20"/>
    <w:rsid w:val="008B7032"/>
    <w:rsid w:val="008B72FF"/>
    <w:rsid w:val="008B7549"/>
    <w:rsid w:val="008C0511"/>
    <w:rsid w:val="008C075D"/>
    <w:rsid w:val="008C092B"/>
    <w:rsid w:val="008C0F74"/>
    <w:rsid w:val="008C1204"/>
    <w:rsid w:val="008C1535"/>
    <w:rsid w:val="008C1AA6"/>
    <w:rsid w:val="008C295A"/>
    <w:rsid w:val="008C2F1D"/>
    <w:rsid w:val="008C42D9"/>
    <w:rsid w:val="008C42ED"/>
    <w:rsid w:val="008C431F"/>
    <w:rsid w:val="008C47A7"/>
    <w:rsid w:val="008C48D9"/>
    <w:rsid w:val="008C48DD"/>
    <w:rsid w:val="008C4A56"/>
    <w:rsid w:val="008C4D50"/>
    <w:rsid w:val="008C5283"/>
    <w:rsid w:val="008C52A7"/>
    <w:rsid w:val="008C5543"/>
    <w:rsid w:val="008C582E"/>
    <w:rsid w:val="008C5A7E"/>
    <w:rsid w:val="008C5F20"/>
    <w:rsid w:val="008C61EC"/>
    <w:rsid w:val="008C6BD5"/>
    <w:rsid w:val="008C74BC"/>
    <w:rsid w:val="008C7C48"/>
    <w:rsid w:val="008C7EEF"/>
    <w:rsid w:val="008D003F"/>
    <w:rsid w:val="008D02DB"/>
    <w:rsid w:val="008D031E"/>
    <w:rsid w:val="008D0661"/>
    <w:rsid w:val="008D0932"/>
    <w:rsid w:val="008D0B24"/>
    <w:rsid w:val="008D109E"/>
    <w:rsid w:val="008D112E"/>
    <w:rsid w:val="008D1166"/>
    <w:rsid w:val="008D1731"/>
    <w:rsid w:val="008D2140"/>
    <w:rsid w:val="008D2191"/>
    <w:rsid w:val="008D2AC2"/>
    <w:rsid w:val="008D2E29"/>
    <w:rsid w:val="008D316E"/>
    <w:rsid w:val="008D3492"/>
    <w:rsid w:val="008D3BAD"/>
    <w:rsid w:val="008D3C29"/>
    <w:rsid w:val="008D4319"/>
    <w:rsid w:val="008D4583"/>
    <w:rsid w:val="008D5015"/>
    <w:rsid w:val="008D5607"/>
    <w:rsid w:val="008D5774"/>
    <w:rsid w:val="008D5A33"/>
    <w:rsid w:val="008D5B10"/>
    <w:rsid w:val="008D5E28"/>
    <w:rsid w:val="008D5F69"/>
    <w:rsid w:val="008D76AE"/>
    <w:rsid w:val="008D775D"/>
    <w:rsid w:val="008D7895"/>
    <w:rsid w:val="008D78C2"/>
    <w:rsid w:val="008D7BE2"/>
    <w:rsid w:val="008D7D9D"/>
    <w:rsid w:val="008E00CB"/>
    <w:rsid w:val="008E03CB"/>
    <w:rsid w:val="008E07B7"/>
    <w:rsid w:val="008E0C3C"/>
    <w:rsid w:val="008E0D0A"/>
    <w:rsid w:val="008E1CDE"/>
    <w:rsid w:val="008E2233"/>
    <w:rsid w:val="008E2DED"/>
    <w:rsid w:val="008E3074"/>
    <w:rsid w:val="008E3157"/>
    <w:rsid w:val="008E353B"/>
    <w:rsid w:val="008E3766"/>
    <w:rsid w:val="008E3A29"/>
    <w:rsid w:val="008E42B6"/>
    <w:rsid w:val="008E665B"/>
    <w:rsid w:val="008E7239"/>
    <w:rsid w:val="008E7703"/>
    <w:rsid w:val="008E78F2"/>
    <w:rsid w:val="008F0B18"/>
    <w:rsid w:val="008F1B73"/>
    <w:rsid w:val="008F1B8A"/>
    <w:rsid w:val="008F3238"/>
    <w:rsid w:val="008F36E5"/>
    <w:rsid w:val="008F385C"/>
    <w:rsid w:val="008F3988"/>
    <w:rsid w:val="008F3E0A"/>
    <w:rsid w:val="008F414E"/>
    <w:rsid w:val="008F4441"/>
    <w:rsid w:val="008F44B1"/>
    <w:rsid w:val="008F4B85"/>
    <w:rsid w:val="008F4C0D"/>
    <w:rsid w:val="008F4E9A"/>
    <w:rsid w:val="008F5093"/>
    <w:rsid w:val="008F552F"/>
    <w:rsid w:val="008F558B"/>
    <w:rsid w:val="008F57A3"/>
    <w:rsid w:val="008F64F5"/>
    <w:rsid w:val="008F7331"/>
    <w:rsid w:val="008F79B8"/>
    <w:rsid w:val="008F7B6F"/>
    <w:rsid w:val="008F7BC6"/>
    <w:rsid w:val="0090062A"/>
    <w:rsid w:val="00900A5C"/>
    <w:rsid w:val="00901019"/>
    <w:rsid w:val="009011F3"/>
    <w:rsid w:val="009013C1"/>
    <w:rsid w:val="00901A28"/>
    <w:rsid w:val="00901D7B"/>
    <w:rsid w:val="00901FB6"/>
    <w:rsid w:val="0090225D"/>
    <w:rsid w:val="009025C2"/>
    <w:rsid w:val="00902648"/>
    <w:rsid w:val="009032E4"/>
    <w:rsid w:val="00903F33"/>
    <w:rsid w:val="00904345"/>
    <w:rsid w:val="009044CF"/>
    <w:rsid w:val="00904943"/>
    <w:rsid w:val="00904CD0"/>
    <w:rsid w:val="00904CDA"/>
    <w:rsid w:val="00904FCF"/>
    <w:rsid w:val="009051FC"/>
    <w:rsid w:val="00906B36"/>
    <w:rsid w:val="0090711B"/>
    <w:rsid w:val="009100A0"/>
    <w:rsid w:val="009100E4"/>
    <w:rsid w:val="009102E5"/>
    <w:rsid w:val="00910397"/>
    <w:rsid w:val="00910613"/>
    <w:rsid w:val="009106BD"/>
    <w:rsid w:val="00910E96"/>
    <w:rsid w:val="00911ABA"/>
    <w:rsid w:val="009127EB"/>
    <w:rsid w:val="00912E62"/>
    <w:rsid w:val="009133DB"/>
    <w:rsid w:val="00913518"/>
    <w:rsid w:val="00913EB1"/>
    <w:rsid w:val="00914436"/>
    <w:rsid w:val="00914707"/>
    <w:rsid w:val="00914B80"/>
    <w:rsid w:val="00914C53"/>
    <w:rsid w:val="009152CA"/>
    <w:rsid w:val="00915948"/>
    <w:rsid w:val="00915C49"/>
    <w:rsid w:val="00916A2F"/>
    <w:rsid w:val="00917E98"/>
    <w:rsid w:val="00917FD8"/>
    <w:rsid w:val="00920366"/>
    <w:rsid w:val="00921555"/>
    <w:rsid w:val="00921680"/>
    <w:rsid w:val="00921F6E"/>
    <w:rsid w:val="00922178"/>
    <w:rsid w:val="00922408"/>
    <w:rsid w:val="00922B90"/>
    <w:rsid w:val="00922D52"/>
    <w:rsid w:val="009238B9"/>
    <w:rsid w:val="0092409B"/>
    <w:rsid w:val="009243B3"/>
    <w:rsid w:val="00924B08"/>
    <w:rsid w:val="009250F9"/>
    <w:rsid w:val="00926134"/>
    <w:rsid w:val="009261ED"/>
    <w:rsid w:val="00926C32"/>
    <w:rsid w:val="0092719A"/>
    <w:rsid w:val="00927269"/>
    <w:rsid w:val="00927344"/>
    <w:rsid w:val="00927C1E"/>
    <w:rsid w:val="00927E3D"/>
    <w:rsid w:val="00927E84"/>
    <w:rsid w:val="0093020F"/>
    <w:rsid w:val="009304C9"/>
    <w:rsid w:val="009308B9"/>
    <w:rsid w:val="00930DA7"/>
    <w:rsid w:val="0093120B"/>
    <w:rsid w:val="0093139E"/>
    <w:rsid w:val="009316CA"/>
    <w:rsid w:val="00931C62"/>
    <w:rsid w:val="00932526"/>
    <w:rsid w:val="00932A80"/>
    <w:rsid w:val="00932B7F"/>
    <w:rsid w:val="009335F8"/>
    <w:rsid w:val="00933876"/>
    <w:rsid w:val="00933B75"/>
    <w:rsid w:val="0093400E"/>
    <w:rsid w:val="009340AB"/>
    <w:rsid w:val="00934695"/>
    <w:rsid w:val="00935012"/>
    <w:rsid w:val="00935071"/>
    <w:rsid w:val="009353A3"/>
    <w:rsid w:val="009355D1"/>
    <w:rsid w:val="00935875"/>
    <w:rsid w:val="00935FF2"/>
    <w:rsid w:val="00936EED"/>
    <w:rsid w:val="009372B5"/>
    <w:rsid w:val="009375F8"/>
    <w:rsid w:val="009377B8"/>
    <w:rsid w:val="00937E3F"/>
    <w:rsid w:val="0094010B"/>
    <w:rsid w:val="0094017F"/>
    <w:rsid w:val="00940426"/>
    <w:rsid w:val="0094042B"/>
    <w:rsid w:val="00940919"/>
    <w:rsid w:val="00940A1B"/>
    <w:rsid w:val="00940C8E"/>
    <w:rsid w:val="009410B2"/>
    <w:rsid w:val="009411DF"/>
    <w:rsid w:val="00941294"/>
    <w:rsid w:val="00941A0B"/>
    <w:rsid w:val="00941EBA"/>
    <w:rsid w:val="0094218D"/>
    <w:rsid w:val="009434D3"/>
    <w:rsid w:val="00943D59"/>
    <w:rsid w:val="00943F26"/>
    <w:rsid w:val="00943F39"/>
    <w:rsid w:val="009448F4"/>
    <w:rsid w:val="00944AD9"/>
    <w:rsid w:val="00944C43"/>
    <w:rsid w:val="00944C5F"/>
    <w:rsid w:val="00944D2A"/>
    <w:rsid w:val="00945064"/>
    <w:rsid w:val="0094529A"/>
    <w:rsid w:val="00945935"/>
    <w:rsid w:val="009459C1"/>
    <w:rsid w:val="00945DB3"/>
    <w:rsid w:val="00946516"/>
    <w:rsid w:val="0094759D"/>
    <w:rsid w:val="009475A3"/>
    <w:rsid w:val="00947C39"/>
    <w:rsid w:val="00950288"/>
    <w:rsid w:val="0095078D"/>
    <w:rsid w:val="00950C8A"/>
    <w:rsid w:val="0095124E"/>
    <w:rsid w:val="00951A21"/>
    <w:rsid w:val="0095255C"/>
    <w:rsid w:val="00952CCC"/>
    <w:rsid w:val="0095398B"/>
    <w:rsid w:val="00953B8C"/>
    <w:rsid w:val="00954152"/>
    <w:rsid w:val="00954269"/>
    <w:rsid w:val="009549EA"/>
    <w:rsid w:val="00954A97"/>
    <w:rsid w:val="00955954"/>
    <w:rsid w:val="00955B0E"/>
    <w:rsid w:val="00956009"/>
    <w:rsid w:val="00956030"/>
    <w:rsid w:val="0095630E"/>
    <w:rsid w:val="0095636C"/>
    <w:rsid w:val="009563C7"/>
    <w:rsid w:val="0095659C"/>
    <w:rsid w:val="00956C2A"/>
    <w:rsid w:val="0095722E"/>
    <w:rsid w:val="009575D6"/>
    <w:rsid w:val="00957728"/>
    <w:rsid w:val="0095786D"/>
    <w:rsid w:val="00957DDA"/>
    <w:rsid w:val="009604B8"/>
    <w:rsid w:val="009604DB"/>
    <w:rsid w:val="00960E4D"/>
    <w:rsid w:val="00961365"/>
    <w:rsid w:val="00961A32"/>
    <w:rsid w:val="0096221B"/>
    <w:rsid w:val="00962258"/>
    <w:rsid w:val="0096235D"/>
    <w:rsid w:val="009628E9"/>
    <w:rsid w:val="00962AB4"/>
    <w:rsid w:val="00962D35"/>
    <w:rsid w:val="00963D51"/>
    <w:rsid w:val="00963FD2"/>
    <w:rsid w:val="00964255"/>
    <w:rsid w:val="0096460D"/>
    <w:rsid w:val="00964B04"/>
    <w:rsid w:val="00964BC2"/>
    <w:rsid w:val="00964F2C"/>
    <w:rsid w:val="0096636D"/>
    <w:rsid w:val="00966BA2"/>
    <w:rsid w:val="0096715E"/>
    <w:rsid w:val="009675BD"/>
    <w:rsid w:val="009678A6"/>
    <w:rsid w:val="00967A35"/>
    <w:rsid w:val="00967BF0"/>
    <w:rsid w:val="00970CB8"/>
    <w:rsid w:val="00971146"/>
    <w:rsid w:val="00971830"/>
    <w:rsid w:val="00971E01"/>
    <w:rsid w:val="009720EA"/>
    <w:rsid w:val="0097256E"/>
    <w:rsid w:val="00972921"/>
    <w:rsid w:val="0097294B"/>
    <w:rsid w:val="00972EC0"/>
    <w:rsid w:val="00973440"/>
    <w:rsid w:val="00973B07"/>
    <w:rsid w:val="00973D08"/>
    <w:rsid w:val="00974256"/>
    <w:rsid w:val="0097473C"/>
    <w:rsid w:val="00975668"/>
    <w:rsid w:val="0097576E"/>
    <w:rsid w:val="00975CF9"/>
    <w:rsid w:val="00975E02"/>
    <w:rsid w:val="0097736E"/>
    <w:rsid w:val="00977535"/>
    <w:rsid w:val="00977BA6"/>
    <w:rsid w:val="00977F68"/>
    <w:rsid w:val="0098018B"/>
    <w:rsid w:val="00980526"/>
    <w:rsid w:val="009805D2"/>
    <w:rsid w:val="0098074F"/>
    <w:rsid w:val="00980D62"/>
    <w:rsid w:val="00980EAF"/>
    <w:rsid w:val="009817CD"/>
    <w:rsid w:val="0098215F"/>
    <w:rsid w:val="009824BF"/>
    <w:rsid w:val="009826F3"/>
    <w:rsid w:val="00982910"/>
    <w:rsid w:val="0098343C"/>
    <w:rsid w:val="00983571"/>
    <w:rsid w:val="009835A9"/>
    <w:rsid w:val="0098382C"/>
    <w:rsid w:val="009838DC"/>
    <w:rsid w:val="00984016"/>
    <w:rsid w:val="00984D94"/>
    <w:rsid w:val="00985529"/>
    <w:rsid w:val="009856A9"/>
    <w:rsid w:val="009856F4"/>
    <w:rsid w:val="00986050"/>
    <w:rsid w:val="009862D8"/>
    <w:rsid w:val="00986D91"/>
    <w:rsid w:val="009871B9"/>
    <w:rsid w:val="00987797"/>
    <w:rsid w:val="0099073F"/>
    <w:rsid w:val="009909EE"/>
    <w:rsid w:val="00990A91"/>
    <w:rsid w:val="00990CAD"/>
    <w:rsid w:val="009910A3"/>
    <w:rsid w:val="0099163C"/>
    <w:rsid w:val="0099256D"/>
    <w:rsid w:val="009927F8"/>
    <w:rsid w:val="00992813"/>
    <w:rsid w:val="00992D3B"/>
    <w:rsid w:val="00993A07"/>
    <w:rsid w:val="00993A0C"/>
    <w:rsid w:val="0099555B"/>
    <w:rsid w:val="00995B8E"/>
    <w:rsid w:val="00995F18"/>
    <w:rsid w:val="0099663B"/>
    <w:rsid w:val="009966DD"/>
    <w:rsid w:val="00996BE0"/>
    <w:rsid w:val="00997555"/>
    <w:rsid w:val="009976DB"/>
    <w:rsid w:val="00997C46"/>
    <w:rsid w:val="00997F8F"/>
    <w:rsid w:val="009A0323"/>
    <w:rsid w:val="009A0326"/>
    <w:rsid w:val="009A0506"/>
    <w:rsid w:val="009A0A94"/>
    <w:rsid w:val="009A0BA8"/>
    <w:rsid w:val="009A0DBE"/>
    <w:rsid w:val="009A0E87"/>
    <w:rsid w:val="009A0F9F"/>
    <w:rsid w:val="009A1466"/>
    <w:rsid w:val="009A1717"/>
    <w:rsid w:val="009A1757"/>
    <w:rsid w:val="009A27E9"/>
    <w:rsid w:val="009A27EB"/>
    <w:rsid w:val="009A2922"/>
    <w:rsid w:val="009A2DFF"/>
    <w:rsid w:val="009A2FE0"/>
    <w:rsid w:val="009A31FD"/>
    <w:rsid w:val="009A36FE"/>
    <w:rsid w:val="009A428B"/>
    <w:rsid w:val="009A6310"/>
    <w:rsid w:val="009A6911"/>
    <w:rsid w:val="009A6B10"/>
    <w:rsid w:val="009A6B41"/>
    <w:rsid w:val="009A7330"/>
    <w:rsid w:val="009B00B4"/>
    <w:rsid w:val="009B0CF5"/>
    <w:rsid w:val="009B1171"/>
    <w:rsid w:val="009B16A2"/>
    <w:rsid w:val="009B1AEF"/>
    <w:rsid w:val="009B2201"/>
    <w:rsid w:val="009B2B5D"/>
    <w:rsid w:val="009B2C8B"/>
    <w:rsid w:val="009B3760"/>
    <w:rsid w:val="009B3828"/>
    <w:rsid w:val="009B3AEA"/>
    <w:rsid w:val="009B3C6B"/>
    <w:rsid w:val="009B3D08"/>
    <w:rsid w:val="009B42ED"/>
    <w:rsid w:val="009B4500"/>
    <w:rsid w:val="009B4ED3"/>
    <w:rsid w:val="009B4F4B"/>
    <w:rsid w:val="009B548C"/>
    <w:rsid w:val="009B644F"/>
    <w:rsid w:val="009B6492"/>
    <w:rsid w:val="009B7180"/>
    <w:rsid w:val="009B7BC5"/>
    <w:rsid w:val="009C10A4"/>
    <w:rsid w:val="009C1A14"/>
    <w:rsid w:val="009C1C4D"/>
    <w:rsid w:val="009C1CD0"/>
    <w:rsid w:val="009C1E64"/>
    <w:rsid w:val="009C1FBE"/>
    <w:rsid w:val="009C2229"/>
    <w:rsid w:val="009C22AF"/>
    <w:rsid w:val="009C22D6"/>
    <w:rsid w:val="009C2371"/>
    <w:rsid w:val="009C33F3"/>
    <w:rsid w:val="009C3526"/>
    <w:rsid w:val="009C3742"/>
    <w:rsid w:val="009C3EB9"/>
    <w:rsid w:val="009C4A4B"/>
    <w:rsid w:val="009C50CC"/>
    <w:rsid w:val="009C68C7"/>
    <w:rsid w:val="009C6943"/>
    <w:rsid w:val="009C6A19"/>
    <w:rsid w:val="009C6B77"/>
    <w:rsid w:val="009C72A5"/>
    <w:rsid w:val="009C77E5"/>
    <w:rsid w:val="009C7E5B"/>
    <w:rsid w:val="009D024D"/>
    <w:rsid w:val="009D03B4"/>
    <w:rsid w:val="009D043B"/>
    <w:rsid w:val="009D0846"/>
    <w:rsid w:val="009D0C5E"/>
    <w:rsid w:val="009D0CC1"/>
    <w:rsid w:val="009D1191"/>
    <w:rsid w:val="009D119F"/>
    <w:rsid w:val="009D1964"/>
    <w:rsid w:val="009D1C1B"/>
    <w:rsid w:val="009D22C1"/>
    <w:rsid w:val="009D22D9"/>
    <w:rsid w:val="009D2499"/>
    <w:rsid w:val="009D266D"/>
    <w:rsid w:val="009D2A84"/>
    <w:rsid w:val="009D2B26"/>
    <w:rsid w:val="009D2C1C"/>
    <w:rsid w:val="009D33F1"/>
    <w:rsid w:val="009D383E"/>
    <w:rsid w:val="009D3AF6"/>
    <w:rsid w:val="009D3C52"/>
    <w:rsid w:val="009D3EAE"/>
    <w:rsid w:val="009D469E"/>
    <w:rsid w:val="009D587B"/>
    <w:rsid w:val="009D5CA3"/>
    <w:rsid w:val="009D5D99"/>
    <w:rsid w:val="009D6476"/>
    <w:rsid w:val="009D6712"/>
    <w:rsid w:val="009D6B0A"/>
    <w:rsid w:val="009D6DDD"/>
    <w:rsid w:val="009D7674"/>
    <w:rsid w:val="009D78AF"/>
    <w:rsid w:val="009D7C3F"/>
    <w:rsid w:val="009E0735"/>
    <w:rsid w:val="009E13AC"/>
    <w:rsid w:val="009E1533"/>
    <w:rsid w:val="009E184A"/>
    <w:rsid w:val="009E1D8D"/>
    <w:rsid w:val="009E1DE3"/>
    <w:rsid w:val="009E2AFF"/>
    <w:rsid w:val="009E2B3E"/>
    <w:rsid w:val="009E35DE"/>
    <w:rsid w:val="009E3ED7"/>
    <w:rsid w:val="009E40A9"/>
    <w:rsid w:val="009E421E"/>
    <w:rsid w:val="009E4395"/>
    <w:rsid w:val="009E4690"/>
    <w:rsid w:val="009E47A2"/>
    <w:rsid w:val="009E49CD"/>
    <w:rsid w:val="009E51C9"/>
    <w:rsid w:val="009E5495"/>
    <w:rsid w:val="009E576F"/>
    <w:rsid w:val="009E5E39"/>
    <w:rsid w:val="009E620E"/>
    <w:rsid w:val="009E6265"/>
    <w:rsid w:val="009E626C"/>
    <w:rsid w:val="009E649E"/>
    <w:rsid w:val="009E69AF"/>
    <w:rsid w:val="009E7591"/>
    <w:rsid w:val="009E7593"/>
    <w:rsid w:val="009E78EE"/>
    <w:rsid w:val="009E793E"/>
    <w:rsid w:val="009E7A13"/>
    <w:rsid w:val="009F0608"/>
    <w:rsid w:val="009F065E"/>
    <w:rsid w:val="009F07E7"/>
    <w:rsid w:val="009F0A2F"/>
    <w:rsid w:val="009F0C3B"/>
    <w:rsid w:val="009F1082"/>
    <w:rsid w:val="009F10EC"/>
    <w:rsid w:val="009F13FD"/>
    <w:rsid w:val="009F1611"/>
    <w:rsid w:val="009F19E8"/>
    <w:rsid w:val="009F1A13"/>
    <w:rsid w:val="009F1BD2"/>
    <w:rsid w:val="009F1F58"/>
    <w:rsid w:val="009F2106"/>
    <w:rsid w:val="009F2BA2"/>
    <w:rsid w:val="009F2EAD"/>
    <w:rsid w:val="009F362A"/>
    <w:rsid w:val="009F3AC5"/>
    <w:rsid w:val="009F3F13"/>
    <w:rsid w:val="009F415A"/>
    <w:rsid w:val="009F41AF"/>
    <w:rsid w:val="009F43D3"/>
    <w:rsid w:val="009F4460"/>
    <w:rsid w:val="009F4AB9"/>
    <w:rsid w:val="009F5AB8"/>
    <w:rsid w:val="009F5B0C"/>
    <w:rsid w:val="009F641C"/>
    <w:rsid w:val="009F6CD5"/>
    <w:rsid w:val="009F72A9"/>
    <w:rsid w:val="009F7B8B"/>
    <w:rsid w:val="009F7DAD"/>
    <w:rsid w:val="00A00199"/>
    <w:rsid w:val="00A0164F"/>
    <w:rsid w:val="00A01A0B"/>
    <w:rsid w:val="00A01C37"/>
    <w:rsid w:val="00A02364"/>
    <w:rsid w:val="00A02539"/>
    <w:rsid w:val="00A0253A"/>
    <w:rsid w:val="00A026F6"/>
    <w:rsid w:val="00A02DF9"/>
    <w:rsid w:val="00A02E46"/>
    <w:rsid w:val="00A042C5"/>
    <w:rsid w:val="00A0438F"/>
    <w:rsid w:val="00A045DF"/>
    <w:rsid w:val="00A045E7"/>
    <w:rsid w:val="00A0499D"/>
    <w:rsid w:val="00A0506F"/>
    <w:rsid w:val="00A05298"/>
    <w:rsid w:val="00A05428"/>
    <w:rsid w:val="00A054D7"/>
    <w:rsid w:val="00A05AE7"/>
    <w:rsid w:val="00A05E0E"/>
    <w:rsid w:val="00A0608E"/>
    <w:rsid w:val="00A060C3"/>
    <w:rsid w:val="00A062BA"/>
    <w:rsid w:val="00A064C1"/>
    <w:rsid w:val="00A06F3B"/>
    <w:rsid w:val="00A07027"/>
    <w:rsid w:val="00A07266"/>
    <w:rsid w:val="00A07A53"/>
    <w:rsid w:val="00A100A2"/>
    <w:rsid w:val="00A103C8"/>
    <w:rsid w:val="00A10646"/>
    <w:rsid w:val="00A1076E"/>
    <w:rsid w:val="00A10849"/>
    <w:rsid w:val="00A10C7F"/>
    <w:rsid w:val="00A112BB"/>
    <w:rsid w:val="00A1134A"/>
    <w:rsid w:val="00A1154B"/>
    <w:rsid w:val="00A11A7F"/>
    <w:rsid w:val="00A11F12"/>
    <w:rsid w:val="00A12158"/>
    <w:rsid w:val="00A127ED"/>
    <w:rsid w:val="00A12E21"/>
    <w:rsid w:val="00A12FAB"/>
    <w:rsid w:val="00A130D0"/>
    <w:rsid w:val="00A1341D"/>
    <w:rsid w:val="00A134BE"/>
    <w:rsid w:val="00A138ED"/>
    <w:rsid w:val="00A13A74"/>
    <w:rsid w:val="00A14110"/>
    <w:rsid w:val="00A1498C"/>
    <w:rsid w:val="00A14A4A"/>
    <w:rsid w:val="00A14F92"/>
    <w:rsid w:val="00A15D65"/>
    <w:rsid w:val="00A15EBB"/>
    <w:rsid w:val="00A16077"/>
    <w:rsid w:val="00A165A3"/>
    <w:rsid w:val="00A16B3F"/>
    <w:rsid w:val="00A16E2B"/>
    <w:rsid w:val="00A16F5C"/>
    <w:rsid w:val="00A1706D"/>
    <w:rsid w:val="00A177FB"/>
    <w:rsid w:val="00A17961"/>
    <w:rsid w:val="00A17CA0"/>
    <w:rsid w:val="00A17CC1"/>
    <w:rsid w:val="00A17CF7"/>
    <w:rsid w:val="00A201AF"/>
    <w:rsid w:val="00A20F22"/>
    <w:rsid w:val="00A21B62"/>
    <w:rsid w:val="00A21C93"/>
    <w:rsid w:val="00A21CCB"/>
    <w:rsid w:val="00A2298C"/>
    <w:rsid w:val="00A239C0"/>
    <w:rsid w:val="00A23CC0"/>
    <w:rsid w:val="00A25051"/>
    <w:rsid w:val="00A2518F"/>
    <w:rsid w:val="00A2541E"/>
    <w:rsid w:val="00A25969"/>
    <w:rsid w:val="00A26555"/>
    <w:rsid w:val="00A2688D"/>
    <w:rsid w:val="00A269B8"/>
    <w:rsid w:val="00A27AE3"/>
    <w:rsid w:val="00A309C9"/>
    <w:rsid w:val="00A30A9C"/>
    <w:rsid w:val="00A315AD"/>
    <w:rsid w:val="00A31DC4"/>
    <w:rsid w:val="00A31DF1"/>
    <w:rsid w:val="00A321E9"/>
    <w:rsid w:val="00A3231D"/>
    <w:rsid w:val="00A3244E"/>
    <w:rsid w:val="00A32862"/>
    <w:rsid w:val="00A32997"/>
    <w:rsid w:val="00A32AC4"/>
    <w:rsid w:val="00A32CC8"/>
    <w:rsid w:val="00A33056"/>
    <w:rsid w:val="00A33441"/>
    <w:rsid w:val="00A33979"/>
    <w:rsid w:val="00A33A0F"/>
    <w:rsid w:val="00A343BD"/>
    <w:rsid w:val="00A34B03"/>
    <w:rsid w:val="00A34EFD"/>
    <w:rsid w:val="00A3502F"/>
    <w:rsid w:val="00A35046"/>
    <w:rsid w:val="00A35524"/>
    <w:rsid w:val="00A3596C"/>
    <w:rsid w:val="00A35E1C"/>
    <w:rsid w:val="00A35E87"/>
    <w:rsid w:val="00A36122"/>
    <w:rsid w:val="00A364F1"/>
    <w:rsid w:val="00A367FC"/>
    <w:rsid w:val="00A36A3B"/>
    <w:rsid w:val="00A36A3D"/>
    <w:rsid w:val="00A377A8"/>
    <w:rsid w:val="00A4000E"/>
    <w:rsid w:val="00A40D99"/>
    <w:rsid w:val="00A41692"/>
    <w:rsid w:val="00A41AA0"/>
    <w:rsid w:val="00A41EAC"/>
    <w:rsid w:val="00A42042"/>
    <w:rsid w:val="00A42129"/>
    <w:rsid w:val="00A424E9"/>
    <w:rsid w:val="00A4282C"/>
    <w:rsid w:val="00A429BB"/>
    <w:rsid w:val="00A42A39"/>
    <w:rsid w:val="00A433AD"/>
    <w:rsid w:val="00A4341E"/>
    <w:rsid w:val="00A435A2"/>
    <w:rsid w:val="00A436DB"/>
    <w:rsid w:val="00A43987"/>
    <w:rsid w:val="00A43AF7"/>
    <w:rsid w:val="00A43E07"/>
    <w:rsid w:val="00A44123"/>
    <w:rsid w:val="00A45667"/>
    <w:rsid w:val="00A46066"/>
    <w:rsid w:val="00A464C0"/>
    <w:rsid w:val="00A467FC"/>
    <w:rsid w:val="00A46817"/>
    <w:rsid w:val="00A46992"/>
    <w:rsid w:val="00A46F24"/>
    <w:rsid w:val="00A4705D"/>
    <w:rsid w:val="00A472B2"/>
    <w:rsid w:val="00A4733C"/>
    <w:rsid w:val="00A4736C"/>
    <w:rsid w:val="00A473E7"/>
    <w:rsid w:val="00A47643"/>
    <w:rsid w:val="00A47786"/>
    <w:rsid w:val="00A479DD"/>
    <w:rsid w:val="00A47A93"/>
    <w:rsid w:val="00A47C56"/>
    <w:rsid w:val="00A47D5B"/>
    <w:rsid w:val="00A50336"/>
    <w:rsid w:val="00A50495"/>
    <w:rsid w:val="00A506E6"/>
    <w:rsid w:val="00A51898"/>
    <w:rsid w:val="00A51A82"/>
    <w:rsid w:val="00A51C0E"/>
    <w:rsid w:val="00A51C61"/>
    <w:rsid w:val="00A51EF1"/>
    <w:rsid w:val="00A524C7"/>
    <w:rsid w:val="00A53103"/>
    <w:rsid w:val="00A53B94"/>
    <w:rsid w:val="00A54656"/>
    <w:rsid w:val="00A54658"/>
    <w:rsid w:val="00A54A72"/>
    <w:rsid w:val="00A54AB4"/>
    <w:rsid w:val="00A54FC4"/>
    <w:rsid w:val="00A55035"/>
    <w:rsid w:val="00A5519F"/>
    <w:rsid w:val="00A564A1"/>
    <w:rsid w:val="00A56E2E"/>
    <w:rsid w:val="00A57371"/>
    <w:rsid w:val="00A573A3"/>
    <w:rsid w:val="00A57647"/>
    <w:rsid w:val="00A57B54"/>
    <w:rsid w:val="00A57D8C"/>
    <w:rsid w:val="00A57E93"/>
    <w:rsid w:val="00A60226"/>
    <w:rsid w:val="00A602A2"/>
    <w:rsid w:val="00A60860"/>
    <w:rsid w:val="00A609F7"/>
    <w:rsid w:val="00A60DA9"/>
    <w:rsid w:val="00A60EC0"/>
    <w:rsid w:val="00A6121D"/>
    <w:rsid w:val="00A6126D"/>
    <w:rsid w:val="00A61E3B"/>
    <w:rsid w:val="00A6240D"/>
    <w:rsid w:val="00A625D6"/>
    <w:rsid w:val="00A62B93"/>
    <w:rsid w:val="00A62FAA"/>
    <w:rsid w:val="00A6347D"/>
    <w:rsid w:val="00A63732"/>
    <w:rsid w:val="00A63CE7"/>
    <w:rsid w:val="00A64190"/>
    <w:rsid w:val="00A64420"/>
    <w:rsid w:val="00A64A81"/>
    <w:rsid w:val="00A64B88"/>
    <w:rsid w:val="00A64E9E"/>
    <w:rsid w:val="00A652DA"/>
    <w:rsid w:val="00A655D6"/>
    <w:rsid w:val="00A65637"/>
    <w:rsid w:val="00A656C0"/>
    <w:rsid w:val="00A658E2"/>
    <w:rsid w:val="00A65F8B"/>
    <w:rsid w:val="00A66191"/>
    <w:rsid w:val="00A66220"/>
    <w:rsid w:val="00A66508"/>
    <w:rsid w:val="00A66AF6"/>
    <w:rsid w:val="00A700AE"/>
    <w:rsid w:val="00A70AB5"/>
    <w:rsid w:val="00A70B06"/>
    <w:rsid w:val="00A71377"/>
    <w:rsid w:val="00A71687"/>
    <w:rsid w:val="00A716A6"/>
    <w:rsid w:val="00A71878"/>
    <w:rsid w:val="00A71A89"/>
    <w:rsid w:val="00A71C90"/>
    <w:rsid w:val="00A7204E"/>
    <w:rsid w:val="00A72420"/>
    <w:rsid w:val="00A72629"/>
    <w:rsid w:val="00A726DD"/>
    <w:rsid w:val="00A72ABD"/>
    <w:rsid w:val="00A72AF9"/>
    <w:rsid w:val="00A72DE2"/>
    <w:rsid w:val="00A730A8"/>
    <w:rsid w:val="00A730AC"/>
    <w:rsid w:val="00A731DC"/>
    <w:rsid w:val="00A73207"/>
    <w:rsid w:val="00A73352"/>
    <w:rsid w:val="00A73397"/>
    <w:rsid w:val="00A73D33"/>
    <w:rsid w:val="00A745F4"/>
    <w:rsid w:val="00A7547D"/>
    <w:rsid w:val="00A7548D"/>
    <w:rsid w:val="00A757F1"/>
    <w:rsid w:val="00A75A77"/>
    <w:rsid w:val="00A75C3C"/>
    <w:rsid w:val="00A75E46"/>
    <w:rsid w:val="00A75EED"/>
    <w:rsid w:val="00A76408"/>
    <w:rsid w:val="00A765C6"/>
    <w:rsid w:val="00A76904"/>
    <w:rsid w:val="00A774C1"/>
    <w:rsid w:val="00A77639"/>
    <w:rsid w:val="00A77747"/>
    <w:rsid w:val="00A77848"/>
    <w:rsid w:val="00A8073D"/>
    <w:rsid w:val="00A8105E"/>
    <w:rsid w:val="00A8115E"/>
    <w:rsid w:val="00A813F2"/>
    <w:rsid w:val="00A81D00"/>
    <w:rsid w:val="00A81F6F"/>
    <w:rsid w:val="00A825FB"/>
    <w:rsid w:val="00A82D38"/>
    <w:rsid w:val="00A82E7D"/>
    <w:rsid w:val="00A831D2"/>
    <w:rsid w:val="00A83273"/>
    <w:rsid w:val="00A83709"/>
    <w:rsid w:val="00A83A0D"/>
    <w:rsid w:val="00A8442F"/>
    <w:rsid w:val="00A84A8E"/>
    <w:rsid w:val="00A84B1F"/>
    <w:rsid w:val="00A8533E"/>
    <w:rsid w:val="00A85D01"/>
    <w:rsid w:val="00A85D76"/>
    <w:rsid w:val="00A86A76"/>
    <w:rsid w:val="00A86A7A"/>
    <w:rsid w:val="00A86D60"/>
    <w:rsid w:val="00A87047"/>
    <w:rsid w:val="00A8723A"/>
    <w:rsid w:val="00A87A26"/>
    <w:rsid w:val="00A904AA"/>
    <w:rsid w:val="00A90951"/>
    <w:rsid w:val="00A90C29"/>
    <w:rsid w:val="00A90CF2"/>
    <w:rsid w:val="00A90D0B"/>
    <w:rsid w:val="00A91542"/>
    <w:rsid w:val="00A918FE"/>
    <w:rsid w:val="00A91910"/>
    <w:rsid w:val="00A91AE8"/>
    <w:rsid w:val="00A91EEC"/>
    <w:rsid w:val="00A91F6A"/>
    <w:rsid w:val="00A92046"/>
    <w:rsid w:val="00A92225"/>
    <w:rsid w:val="00A92252"/>
    <w:rsid w:val="00A92377"/>
    <w:rsid w:val="00A92378"/>
    <w:rsid w:val="00A92449"/>
    <w:rsid w:val="00A92548"/>
    <w:rsid w:val="00A92627"/>
    <w:rsid w:val="00A92634"/>
    <w:rsid w:val="00A9276B"/>
    <w:rsid w:val="00A92C8B"/>
    <w:rsid w:val="00A9333B"/>
    <w:rsid w:val="00A93454"/>
    <w:rsid w:val="00A93861"/>
    <w:rsid w:val="00A93AD7"/>
    <w:rsid w:val="00A94387"/>
    <w:rsid w:val="00A9449D"/>
    <w:rsid w:val="00A94F17"/>
    <w:rsid w:val="00A9534A"/>
    <w:rsid w:val="00A953AD"/>
    <w:rsid w:val="00A9541B"/>
    <w:rsid w:val="00A957EA"/>
    <w:rsid w:val="00A958BD"/>
    <w:rsid w:val="00A95900"/>
    <w:rsid w:val="00A95BB1"/>
    <w:rsid w:val="00A95F45"/>
    <w:rsid w:val="00A9631B"/>
    <w:rsid w:val="00A966A9"/>
    <w:rsid w:val="00A966C8"/>
    <w:rsid w:val="00A966EE"/>
    <w:rsid w:val="00A96BA2"/>
    <w:rsid w:val="00A96FA0"/>
    <w:rsid w:val="00A97290"/>
    <w:rsid w:val="00A97D03"/>
    <w:rsid w:val="00AA061F"/>
    <w:rsid w:val="00AA1DB0"/>
    <w:rsid w:val="00AA2EA0"/>
    <w:rsid w:val="00AA2EC3"/>
    <w:rsid w:val="00AA42E7"/>
    <w:rsid w:val="00AA46D9"/>
    <w:rsid w:val="00AA4AB4"/>
    <w:rsid w:val="00AA4E3C"/>
    <w:rsid w:val="00AA506A"/>
    <w:rsid w:val="00AA53F3"/>
    <w:rsid w:val="00AA60CB"/>
    <w:rsid w:val="00AA6533"/>
    <w:rsid w:val="00AA66D0"/>
    <w:rsid w:val="00AA68B7"/>
    <w:rsid w:val="00AA7872"/>
    <w:rsid w:val="00AA7E0F"/>
    <w:rsid w:val="00AB05DB"/>
    <w:rsid w:val="00AB0706"/>
    <w:rsid w:val="00AB0976"/>
    <w:rsid w:val="00AB170E"/>
    <w:rsid w:val="00AB1C75"/>
    <w:rsid w:val="00AB1E6D"/>
    <w:rsid w:val="00AB23E9"/>
    <w:rsid w:val="00AB2B45"/>
    <w:rsid w:val="00AB2D86"/>
    <w:rsid w:val="00AB2E13"/>
    <w:rsid w:val="00AB33E5"/>
    <w:rsid w:val="00AB357A"/>
    <w:rsid w:val="00AB4F12"/>
    <w:rsid w:val="00AB5889"/>
    <w:rsid w:val="00AB5918"/>
    <w:rsid w:val="00AB603C"/>
    <w:rsid w:val="00AB641E"/>
    <w:rsid w:val="00AB6626"/>
    <w:rsid w:val="00AB66DA"/>
    <w:rsid w:val="00AB6846"/>
    <w:rsid w:val="00AB697F"/>
    <w:rsid w:val="00AB706F"/>
    <w:rsid w:val="00AB708C"/>
    <w:rsid w:val="00AB737B"/>
    <w:rsid w:val="00AB7726"/>
    <w:rsid w:val="00AB7A12"/>
    <w:rsid w:val="00AB7DFE"/>
    <w:rsid w:val="00AC09F8"/>
    <w:rsid w:val="00AC0AFC"/>
    <w:rsid w:val="00AC0E4B"/>
    <w:rsid w:val="00AC1063"/>
    <w:rsid w:val="00AC1579"/>
    <w:rsid w:val="00AC1D2B"/>
    <w:rsid w:val="00AC26D8"/>
    <w:rsid w:val="00AC28FE"/>
    <w:rsid w:val="00AC292B"/>
    <w:rsid w:val="00AC2AC1"/>
    <w:rsid w:val="00AC2B91"/>
    <w:rsid w:val="00AC30B4"/>
    <w:rsid w:val="00AC33E5"/>
    <w:rsid w:val="00AC34BD"/>
    <w:rsid w:val="00AC353C"/>
    <w:rsid w:val="00AC522B"/>
    <w:rsid w:val="00AC5289"/>
    <w:rsid w:val="00AC5AA7"/>
    <w:rsid w:val="00AC5BE6"/>
    <w:rsid w:val="00AC5CFF"/>
    <w:rsid w:val="00AC72BA"/>
    <w:rsid w:val="00AC7C29"/>
    <w:rsid w:val="00AD00C3"/>
    <w:rsid w:val="00AD05D6"/>
    <w:rsid w:val="00AD160D"/>
    <w:rsid w:val="00AD1B30"/>
    <w:rsid w:val="00AD1B75"/>
    <w:rsid w:val="00AD277F"/>
    <w:rsid w:val="00AD28D8"/>
    <w:rsid w:val="00AD28FD"/>
    <w:rsid w:val="00AD2D4F"/>
    <w:rsid w:val="00AD3C06"/>
    <w:rsid w:val="00AD3CAB"/>
    <w:rsid w:val="00AD3D64"/>
    <w:rsid w:val="00AD3DBC"/>
    <w:rsid w:val="00AD3E29"/>
    <w:rsid w:val="00AD4026"/>
    <w:rsid w:val="00AD4241"/>
    <w:rsid w:val="00AD46C6"/>
    <w:rsid w:val="00AD4809"/>
    <w:rsid w:val="00AD49B0"/>
    <w:rsid w:val="00AD4C53"/>
    <w:rsid w:val="00AD4D2F"/>
    <w:rsid w:val="00AD4DD6"/>
    <w:rsid w:val="00AD558D"/>
    <w:rsid w:val="00AD55D0"/>
    <w:rsid w:val="00AD5A43"/>
    <w:rsid w:val="00AD631E"/>
    <w:rsid w:val="00AD70F8"/>
    <w:rsid w:val="00AD7174"/>
    <w:rsid w:val="00AD7BAF"/>
    <w:rsid w:val="00AE0358"/>
    <w:rsid w:val="00AE08E7"/>
    <w:rsid w:val="00AE0DEE"/>
    <w:rsid w:val="00AE11EE"/>
    <w:rsid w:val="00AE1A35"/>
    <w:rsid w:val="00AE1B5E"/>
    <w:rsid w:val="00AE2330"/>
    <w:rsid w:val="00AE26FF"/>
    <w:rsid w:val="00AE2F0A"/>
    <w:rsid w:val="00AE34D0"/>
    <w:rsid w:val="00AE3AD1"/>
    <w:rsid w:val="00AE3BBC"/>
    <w:rsid w:val="00AE3D50"/>
    <w:rsid w:val="00AE4072"/>
    <w:rsid w:val="00AE42F7"/>
    <w:rsid w:val="00AE4576"/>
    <w:rsid w:val="00AE45AA"/>
    <w:rsid w:val="00AE46A4"/>
    <w:rsid w:val="00AE46FB"/>
    <w:rsid w:val="00AE4ECA"/>
    <w:rsid w:val="00AE55BA"/>
    <w:rsid w:val="00AE5DF5"/>
    <w:rsid w:val="00AE6301"/>
    <w:rsid w:val="00AE6DA8"/>
    <w:rsid w:val="00AE71A7"/>
    <w:rsid w:val="00AE733D"/>
    <w:rsid w:val="00AF05A4"/>
    <w:rsid w:val="00AF0BF1"/>
    <w:rsid w:val="00AF0D42"/>
    <w:rsid w:val="00AF0FB7"/>
    <w:rsid w:val="00AF13A0"/>
    <w:rsid w:val="00AF146F"/>
    <w:rsid w:val="00AF1EF6"/>
    <w:rsid w:val="00AF2D50"/>
    <w:rsid w:val="00AF32C7"/>
    <w:rsid w:val="00AF332B"/>
    <w:rsid w:val="00AF41CA"/>
    <w:rsid w:val="00AF442D"/>
    <w:rsid w:val="00AF444D"/>
    <w:rsid w:val="00AF48DB"/>
    <w:rsid w:val="00AF51ED"/>
    <w:rsid w:val="00AF52B7"/>
    <w:rsid w:val="00AF5447"/>
    <w:rsid w:val="00AF54DF"/>
    <w:rsid w:val="00AF59E1"/>
    <w:rsid w:val="00AF6045"/>
    <w:rsid w:val="00AF613F"/>
    <w:rsid w:val="00AF71FC"/>
    <w:rsid w:val="00AF771F"/>
    <w:rsid w:val="00AF79F5"/>
    <w:rsid w:val="00AF7BAA"/>
    <w:rsid w:val="00AF7C2D"/>
    <w:rsid w:val="00B00392"/>
    <w:rsid w:val="00B0078C"/>
    <w:rsid w:val="00B00F4F"/>
    <w:rsid w:val="00B013C9"/>
    <w:rsid w:val="00B02539"/>
    <w:rsid w:val="00B028AA"/>
    <w:rsid w:val="00B034EA"/>
    <w:rsid w:val="00B039C4"/>
    <w:rsid w:val="00B03DA0"/>
    <w:rsid w:val="00B03EFD"/>
    <w:rsid w:val="00B040E3"/>
    <w:rsid w:val="00B040FF"/>
    <w:rsid w:val="00B041E9"/>
    <w:rsid w:val="00B04E0E"/>
    <w:rsid w:val="00B04E4B"/>
    <w:rsid w:val="00B05091"/>
    <w:rsid w:val="00B052DB"/>
    <w:rsid w:val="00B05454"/>
    <w:rsid w:val="00B06130"/>
    <w:rsid w:val="00B0624F"/>
    <w:rsid w:val="00B066DF"/>
    <w:rsid w:val="00B06ECE"/>
    <w:rsid w:val="00B07180"/>
    <w:rsid w:val="00B0730D"/>
    <w:rsid w:val="00B07850"/>
    <w:rsid w:val="00B07971"/>
    <w:rsid w:val="00B07D55"/>
    <w:rsid w:val="00B07F9C"/>
    <w:rsid w:val="00B10068"/>
    <w:rsid w:val="00B106F3"/>
    <w:rsid w:val="00B10BEC"/>
    <w:rsid w:val="00B10CB4"/>
    <w:rsid w:val="00B11032"/>
    <w:rsid w:val="00B1106E"/>
    <w:rsid w:val="00B11EC9"/>
    <w:rsid w:val="00B11FAD"/>
    <w:rsid w:val="00B121AB"/>
    <w:rsid w:val="00B12B0E"/>
    <w:rsid w:val="00B12B0F"/>
    <w:rsid w:val="00B12B96"/>
    <w:rsid w:val="00B12C89"/>
    <w:rsid w:val="00B14026"/>
    <w:rsid w:val="00B14346"/>
    <w:rsid w:val="00B15FE8"/>
    <w:rsid w:val="00B16212"/>
    <w:rsid w:val="00B16230"/>
    <w:rsid w:val="00B1683B"/>
    <w:rsid w:val="00B16BF5"/>
    <w:rsid w:val="00B16DA1"/>
    <w:rsid w:val="00B17166"/>
    <w:rsid w:val="00B172DB"/>
    <w:rsid w:val="00B17692"/>
    <w:rsid w:val="00B176BB"/>
    <w:rsid w:val="00B2015D"/>
    <w:rsid w:val="00B2044E"/>
    <w:rsid w:val="00B212FE"/>
    <w:rsid w:val="00B21785"/>
    <w:rsid w:val="00B21F96"/>
    <w:rsid w:val="00B22028"/>
    <w:rsid w:val="00B225BD"/>
    <w:rsid w:val="00B22D88"/>
    <w:rsid w:val="00B22E1B"/>
    <w:rsid w:val="00B23085"/>
    <w:rsid w:val="00B231A2"/>
    <w:rsid w:val="00B232F8"/>
    <w:rsid w:val="00B233E4"/>
    <w:rsid w:val="00B23500"/>
    <w:rsid w:val="00B23A8F"/>
    <w:rsid w:val="00B24223"/>
    <w:rsid w:val="00B2479A"/>
    <w:rsid w:val="00B2545A"/>
    <w:rsid w:val="00B25F62"/>
    <w:rsid w:val="00B26F2C"/>
    <w:rsid w:val="00B2766E"/>
    <w:rsid w:val="00B276B8"/>
    <w:rsid w:val="00B27BFD"/>
    <w:rsid w:val="00B30174"/>
    <w:rsid w:val="00B30556"/>
    <w:rsid w:val="00B30F9F"/>
    <w:rsid w:val="00B3109E"/>
    <w:rsid w:val="00B313DA"/>
    <w:rsid w:val="00B31411"/>
    <w:rsid w:val="00B31BE9"/>
    <w:rsid w:val="00B320B9"/>
    <w:rsid w:val="00B32675"/>
    <w:rsid w:val="00B32B3E"/>
    <w:rsid w:val="00B330FF"/>
    <w:rsid w:val="00B34009"/>
    <w:rsid w:val="00B3433E"/>
    <w:rsid w:val="00B34877"/>
    <w:rsid w:val="00B34D30"/>
    <w:rsid w:val="00B35412"/>
    <w:rsid w:val="00B35519"/>
    <w:rsid w:val="00B357E5"/>
    <w:rsid w:val="00B3599F"/>
    <w:rsid w:val="00B35B83"/>
    <w:rsid w:val="00B35D17"/>
    <w:rsid w:val="00B3799E"/>
    <w:rsid w:val="00B37F31"/>
    <w:rsid w:val="00B4014E"/>
    <w:rsid w:val="00B40878"/>
    <w:rsid w:val="00B40A75"/>
    <w:rsid w:val="00B40E11"/>
    <w:rsid w:val="00B41285"/>
    <w:rsid w:val="00B417BD"/>
    <w:rsid w:val="00B41B1A"/>
    <w:rsid w:val="00B41BAE"/>
    <w:rsid w:val="00B4236B"/>
    <w:rsid w:val="00B42468"/>
    <w:rsid w:val="00B429A8"/>
    <w:rsid w:val="00B429C4"/>
    <w:rsid w:val="00B42B95"/>
    <w:rsid w:val="00B42F03"/>
    <w:rsid w:val="00B42FFC"/>
    <w:rsid w:val="00B439B1"/>
    <w:rsid w:val="00B43FEE"/>
    <w:rsid w:val="00B44C58"/>
    <w:rsid w:val="00B4538B"/>
    <w:rsid w:val="00B4555E"/>
    <w:rsid w:val="00B45599"/>
    <w:rsid w:val="00B456A7"/>
    <w:rsid w:val="00B45900"/>
    <w:rsid w:val="00B4591D"/>
    <w:rsid w:val="00B45AD5"/>
    <w:rsid w:val="00B462F2"/>
    <w:rsid w:val="00B46347"/>
    <w:rsid w:val="00B46BC8"/>
    <w:rsid w:val="00B4743A"/>
    <w:rsid w:val="00B4765F"/>
    <w:rsid w:val="00B47699"/>
    <w:rsid w:val="00B479E3"/>
    <w:rsid w:val="00B47AAC"/>
    <w:rsid w:val="00B47E57"/>
    <w:rsid w:val="00B500EA"/>
    <w:rsid w:val="00B50388"/>
    <w:rsid w:val="00B50591"/>
    <w:rsid w:val="00B5060D"/>
    <w:rsid w:val="00B507A6"/>
    <w:rsid w:val="00B5119D"/>
    <w:rsid w:val="00B51319"/>
    <w:rsid w:val="00B51FF7"/>
    <w:rsid w:val="00B5246A"/>
    <w:rsid w:val="00B52488"/>
    <w:rsid w:val="00B524F1"/>
    <w:rsid w:val="00B5294B"/>
    <w:rsid w:val="00B52C02"/>
    <w:rsid w:val="00B5309F"/>
    <w:rsid w:val="00B54410"/>
    <w:rsid w:val="00B5449E"/>
    <w:rsid w:val="00B54D05"/>
    <w:rsid w:val="00B54D43"/>
    <w:rsid w:val="00B54D5C"/>
    <w:rsid w:val="00B558DE"/>
    <w:rsid w:val="00B55984"/>
    <w:rsid w:val="00B55C94"/>
    <w:rsid w:val="00B55F0D"/>
    <w:rsid w:val="00B5652D"/>
    <w:rsid w:val="00B567FE"/>
    <w:rsid w:val="00B56845"/>
    <w:rsid w:val="00B56C8D"/>
    <w:rsid w:val="00B56D8F"/>
    <w:rsid w:val="00B57BD3"/>
    <w:rsid w:val="00B57D02"/>
    <w:rsid w:val="00B60134"/>
    <w:rsid w:val="00B601D8"/>
    <w:rsid w:val="00B60F72"/>
    <w:rsid w:val="00B60FD2"/>
    <w:rsid w:val="00B610A4"/>
    <w:rsid w:val="00B61287"/>
    <w:rsid w:val="00B61C80"/>
    <w:rsid w:val="00B61FAB"/>
    <w:rsid w:val="00B62290"/>
    <w:rsid w:val="00B62720"/>
    <w:rsid w:val="00B627C9"/>
    <w:rsid w:val="00B63271"/>
    <w:rsid w:val="00B63290"/>
    <w:rsid w:val="00B632E6"/>
    <w:rsid w:val="00B64323"/>
    <w:rsid w:val="00B6484D"/>
    <w:rsid w:val="00B648B0"/>
    <w:rsid w:val="00B6547A"/>
    <w:rsid w:val="00B66538"/>
    <w:rsid w:val="00B66B88"/>
    <w:rsid w:val="00B67872"/>
    <w:rsid w:val="00B6797E"/>
    <w:rsid w:val="00B67B0D"/>
    <w:rsid w:val="00B67B9C"/>
    <w:rsid w:val="00B67CB1"/>
    <w:rsid w:val="00B67D6F"/>
    <w:rsid w:val="00B70120"/>
    <w:rsid w:val="00B706F9"/>
    <w:rsid w:val="00B70BA1"/>
    <w:rsid w:val="00B70D44"/>
    <w:rsid w:val="00B710AE"/>
    <w:rsid w:val="00B71138"/>
    <w:rsid w:val="00B714D7"/>
    <w:rsid w:val="00B719CA"/>
    <w:rsid w:val="00B71C10"/>
    <w:rsid w:val="00B72088"/>
    <w:rsid w:val="00B72C56"/>
    <w:rsid w:val="00B72DD2"/>
    <w:rsid w:val="00B73836"/>
    <w:rsid w:val="00B73B6A"/>
    <w:rsid w:val="00B74157"/>
    <w:rsid w:val="00B74203"/>
    <w:rsid w:val="00B74316"/>
    <w:rsid w:val="00B74A62"/>
    <w:rsid w:val="00B750D4"/>
    <w:rsid w:val="00B7549D"/>
    <w:rsid w:val="00B754B2"/>
    <w:rsid w:val="00B7588E"/>
    <w:rsid w:val="00B75C1C"/>
    <w:rsid w:val="00B760B8"/>
    <w:rsid w:val="00B760C4"/>
    <w:rsid w:val="00B76123"/>
    <w:rsid w:val="00B76606"/>
    <w:rsid w:val="00B7670A"/>
    <w:rsid w:val="00B767B6"/>
    <w:rsid w:val="00B7682A"/>
    <w:rsid w:val="00B77185"/>
    <w:rsid w:val="00B7720A"/>
    <w:rsid w:val="00B77236"/>
    <w:rsid w:val="00B77608"/>
    <w:rsid w:val="00B7776C"/>
    <w:rsid w:val="00B7789C"/>
    <w:rsid w:val="00B77B43"/>
    <w:rsid w:val="00B77BE3"/>
    <w:rsid w:val="00B77DA4"/>
    <w:rsid w:val="00B80103"/>
    <w:rsid w:val="00B80372"/>
    <w:rsid w:val="00B80BE5"/>
    <w:rsid w:val="00B81029"/>
    <w:rsid w:val="00B81783"/>
    <w:rsid w:val="00B8205A"/>
    <w:rsid w:val="00B82B2A"/>
    <w:rsid w:val="00B83055"/>
    <w:rsid w:val="00B83074"/>
    <w:rsid w:val="00B8336C"/>
    <w:rsid w:val="00B83671"/>
    <w:rsid w:val="00B8388C"/>
    <w:rsid w:val="00B83B5D"/>
    <w:rsid w:val="00B85C87"/>
    <w:rsid w:val="00B85D54"/>
    <w:rsid w:val="00B85EFA"/>
    <w:rsid w:val="00B8664D"/>
    <w:rsid w:val="00B90A56"/>
    <w:rsid w:val="00B90B80"/>
    <w:rsid w:val="00B91CBA"/>
    <w:rsid w:val="00B91FE8"/>
    <w:rsid w:val="00B92074"/>
    <w:rsid w:val="00B921FB"/>
    <w:rsid w:val="00B9312E"/>
    <w:rsid w:val="00B93CD1"/>
    <w:rsid w:val="00B9443A"/>
    <w:rsid w:val="00B944BA"/>
    <w:rsid w:val="00B945BA"/>
    <w:rsid w:val="00B94618"/>
    <w:rsid w:val="00B94B39"/>
    <w:rsid w:val="00B94BB0"/>
    <w:rsid w:val="00B94ED3"/>
    <w:rsid w:val="00B950A2"/>
    <w:rsid w:val="00B958C0"/>
    <w:rsid w:val="00B95DFC"/>
    <w:rsid w:val="00B95FC5"/>
    <w:rsid w:val="00B9621C"/>
    <w:rsid w:val="00B962F9"/>
    <w:rsid w:val="00B96767"/>
    <w:rsid w:val="00B968A2"/>
    <w:rsid w:val="00B96932"/>
    <w:rsid w:val="00B96967"/>
    <w:rsid w:val="00B96996"/>
    <w:rsid w:val="00B977A2"/>
    <w:rsid w:val="00B97E03"/>
    <w:rsid w:val="00B97EEC"/>
    <w:rsid w:val="00B97F33"/>
    <w:rsid w:val="00BA0303"/>
    <w:rsid w:val="00BA0B03"/>
    <w:rsid w:val="00BA12E4"/>
    <w:rsid w:val="00BA18E7"/>
    <w:rsid w:val="00BA2E8A"/>
    <w:rsid w:val="00BA3E1E"/>
    <w:rsid w:val="00BA45BA"/>
    <w:rsid w:val="00BA46AB"/>
    <w:rsid w:val="00BA4768"/>
    <w:rsid w:val="00BA49B3"/>
    <w:rsid w:val="00BA4A2F"/>
    <w:rsid w:val="00BA4A30"/>
    <w:rsid w:val="00BA4B98"/>
    <w:rsid w:val="00BA4CB8"/>
    <w:rsid w:val="00BA5143"/>
    <w:rsid w:val="00BA53BE"/>
    <w:rsid w:val="00BA58F9"/>
    <w:rsid w:val="00BA5F51"/>
    <w:rsid w:val="00BA64E9"/>
    <w:rsid w:val="00BA687A"/>
    <w:rsid w:val="00BA6BFF"/>
    <w:rsid w:val="00BA6C7E"/>
    <w:rsid w:val="00BA70CF"/>
    <w:rsid w:val="00BA7885"/>
    <w:rsid w:val="00BA7899"/>
    <w:rsid w:val="00BA7C33"/>
    <w:rsid w:val="00BA7C61"/>
    <w:rsid w:val="00BA7D93"/>
    <w:rsid w:val="00BA7FDB"/>
    <w:rsid w:val="00BB0065"/>
    <w:rsid w:val="00BB017B"/>
    <w:rsid w:val="00BB0407"/>
    <w:rsid w:val="00BB04F6"/>
    <w:rsid w:val="00BB0614"/>
    <w:rsid w:val="00BB07A2"/>
    <w:rsid w:val="00BB0AB0"/>
    <w:rsid w:val="00BB0EAA"/>
    <w:rsid w:val="00BB1E60"/>
    <w:rsid w:val="00BB25A9"/>
    <w:rsid w:val="00BB2D50"/>
    <w:rsid w:val="00BB2F92"/>
    <w:rsid w:val="00BB33AC"/>
    <w:rsid w:val="00BB3D34"/>
    <w:rsid w:val="00BB4141"/>
    <w:rsid w:val="00BB48B8"/>
    <w:rsid w:val="00BB4C31"/>
    <w:rsid w:val="00BB4D2C"/>
    <w:rsid w:val="00BB4F10"/>
    <w:rsid w:val="00BB68ED"/>
    <w:rsid w:val="00BB6A45"/>
    <w:rsid w:val="00BB6B1C"/>
    <w:rsid w:val="00BB710B"/>
    <w:rsid w:val="00BB7511"/>
    <w:rsid w:val="00BB7E50"/>
    <w:rsid w:val="00BC0FE4"/>
    <w:rsid w:val="00BC103F"/>
    <w:rsid w:val="00BC112D"/>
    <w:rsid w:val="00BC125E"/>
    <w:rsid w:val="00BC1D2A"/>
    <w:rsid w:val="00BC236E"/>
    <w:rsid w:val="00BC264C"/>
    <w:rsid w:val="00BC28F2"/>
    <w:rsid w:val="00BC32BD"/>
    <w:rsid w:val="00BC3421"/>
    <w:rsid w:val="00BC3486"/>
    <w:rsid w:val="00BC375C"/>
    <w:rsid w:val="00BC3CD0"/>
    <w:rsid w:val="00BC412B"/>
    <w:rsid w:val="00BC4466"/>
    <w:rsid w:val="00BC4C1B"/>
    <w:rsid w:val="00BC4E81"/>
    <w:rsid w:val="00BC501F"/>
    <w:rsid w:val="00BC5765"/>
    <w:rsid w:val="00BC6A17"/>
    <w:rsid w:val="00BC6F06"/>
    <w:rsid w:val="00BC7130"/>
    <w:rsid w:val="00BC7233"/>
    <w:rsid w:val="00BC78F2"/>
    <w:rsid w:val="00BD02AB"/>
    <w:rsid w:val="00BD04C3"/>
    <w:rsid w:val="00BD07C9"/>
    <w:rsid w:val="00BD09E4"/>
    <w:rsid w:val="00BD101C"/>
    <w:rsid w:val="00BD12D1"/>
    <w:rsid w:val="00BD13CA"/>
    <w:rsid w:val="00BD1806"/>
    <w:rsid w:val="00BD198E"/>
    <w:rsid w:val="00BD24F7"/>
    <w:rsid w:val="00BD2925"/>
    <w:rsid w:val="00BD2B37"/>
    <w:rsid w:val="00BD31CE"/>
    <w:rsid w:val="00BD3286"/>
    <w:rsid w:val="00BD34D4"/>
    <w:rsid w:val="00BD414B"/>
    <w:rsid w:val="00BD41E2"/>
    <w:rsid w:val="00BD4456"/>
    <w:rsid w:val="00BD4893"/>
    <w:rsid w:val="00BD5516"/>
    <w:rsid w:val="00BD5770"/>
    <w:rsid w:val="00BD5817"/>
    <w:rsid w:val="00BD5BB9"/>
    <w:rsid w:val="00BD5C30"/>
    <w:rsid w:val="00BD6395"/>
    <w:rsid w:val="00BD6511"/>
    <w:rsid w:val="00BD656F"/>
    <w:rsid w:val="00BD66DC"/>
    <w:rsid w:val="00BD6F0E"/>
    <w:rsid w:val="00BD7605"/>
    <w:rsid w:val="00BD7958"/>
    <w:rsid w:val="00BD7CB8"/>
    <w:rsid w:val="00BD7D3C"/>
    <w:rsid w:val="00BE0A3D"/>
    <w:rsid w:val="00BE0AB0"/>
    <w:rsid w:val="00BE1268"/>
    <w:rsid w:val="00BE1782"/>
    <w:rsid w:val="00BE1E4F"/>
    <w:rsid w:val="00BE1F21"/>
    <w:rsid w:val="00BE1FB2"/>
    <w:rsid w:val="00BE284E"/>
    <w:rsid w:val="00BE28BE"/>
    <w:rsid w:val="00BE2C54"/>
    <w:rsid w:val="00BE2CDC"/>
    <w:rsid w:val="00BE33BB"/>
    <w:rsid w:val="00BE33D3"/>
    <w:rsid w:val="00BE34BB"/>
    <w:rsid w:val="00BE37F7"/>
    <w:rsid w:val="00BE4B0A"/>
    <w:rsid w:val="00BE4DF0"/>
    <w:rsid w:val="00BE50D0"/>
    <w:rsid w:val="00BE528E"/>
    <w:rsid w:val="00BE53A8"/>
    <w:rsid w:val="00BE548C"/>
    <w:rsid w:val="00BE586A"/>
    <w:rsid w:val="00BE5A3E"/>
    <w:rsid w:val="00BE62CE"/>
    <w:rsid w:val="00BE651A"/>
    <w:rsid w:val="00BE6614"/>
    <w:rsid w:val="00BE7092"/>
    <w:rsid w:val="00BE7638"/>
    <w:rsid w:val="00BE7645"/>
    <w:rsid w:val="00BE795E"/>
    <w:rsid w:val="00BF01F5"/>
    <w:rsid w:val="00BF0873"/>
    <w:rsid w:val="00BF1177"/>
    <w:rsid w:val="00BF1D64"/>
    <w:rsid w:val="00BF1F7B"/>
    <w:rsid w:val="00BF2113"/>
    <w:rsid w:val="00BF2393"/>
    <w:rsid w:val="00BF2635"/>
    <w:rsid w:val="00BF2C30"/>
    <w:rsid w:val="00BF31D1"/>
    <w:rsid w:val="00BF4048"/>
    <w:rsid w:val="00BF40D5"/>
    <w:rsid w:val="00BF4199"/>
    <w:rsid w:val="00BF42F4"/>
    <w:rsid w:val="00BF4B4B"/>
    <w:rsid w:val="00BF5687"/>
    <w:rsid w:val="00BF642A"/>
    <w:rsid w:val="00BF6924"/>
    <w:rsid w:val="00BF6A34"/>
    <w:rsid w:val="00BF6DD3"/>
    <w:rsid w:val="00BF6E96"/>
    <w:rsid w:val="00BF6F99"/>
    <w:rsid w:val="00BF7630"/>
    <w:rsid w:val="00BF78A0"/>
    <w:rsid w:val="00BF7A20"/>
    <w:rsid w:val="00BF7CB5"/>
    <w:rsid w:val="00BF7E48"/>
    <w:rsid w:val="00BF7FE6"/>
    <w:rsid w:val="00C00434"/>
    <w:rsid w:val="00C007A0"/>
    <w:rsid w:val="00C007DE"/>
    <w:rsid w:val="00C00927"/>
    <w:rsid w:val="00C009C1"/>
    <w:rsid w:val="00C00D8B"/>
    <w:rsid w:val="00C01791"/>
    <w:rsid w:val="00C01870"/>
    <w:rsid w:val="00C01A24"/>
    <w:rsid w:val="00C01C62"/>
    <w:rsid w:val="00C0206E"/>
    <w:rsid w:val="00C024FD"/>
    <w:rsid w:val="00C02AB4"/>
    <w:rsid w:val="00C03395"/>
    <w:rsid w:val="00C03576"/>
    <w:rsid w:val="00C03ABA"/>
    <w:rsid w:val="00C03C6B"/>
    <w:rsid w:val="00C03F75"/>
    <w:rsid w:val="00C04261"/>
    <w:rsid w:val="00C04854"/>
    <w:rsid w:val="00C049BA"/>
    <w:rsid w:val="00C04D21"/>
    <w:rsid w:val="00C05604"/>
    <w:rsid w:val="00C0593C"/>
    <w:rsid w:val="00C059D1"/>
    <w:rsid w:val="00C05E77"/>
    <w:rsid w:val="00C060F6"/>
    <w:rsid w:val="00C0611B"/>
    <w:rsid w:val="00C07B40"/>
    <w:rsid w:val="00C07C69"/>
    <w:rsid w:val="00C07E3C"/>
    <w:rsid w:val="00C100FA"/>
    <w:rsid w:val="00C105F8"/>
    <w:rsid w:val="00C108EB"/>
    <w:rsid w:val="00C10A9D"/>
    <w:rsid w:val="00C10D69"/>
    <w:rsid w:val="00C11070"/>
    <w:rsid w:val="00C11352"/>
    <w:rsid w:val="00C11D1D"/>
    <w:rsid w:val="00C12359"/>
    <w:rsid w:val="00C1276C"/>
    <w:rsid w:val="00C13468"/>
    <w:rsid w:val="00C135CB"/>
    <w:rsid w:val="00C13AD4"/>
    <w:rsid w:val="00C143AF"/>
    <w:rsid w:val="00C144F4"/>
    <w:rsid w:val="00C1536C"/>
    <w:rsid w:val="00C1545C"/>
    <w:rsid w:val="00C15D0D"/>
    <w:rsid w:val="00C164E8"/>
    <w:rsid w:val="00C16521"/>
    <w:rsid w:val="00C166A6"/>
    <w:rsid w:val="00C175EF"/>
    <w:rsid w:val="00C179A2"/>
    <w:rsid w:val="00C20981"/>
    <w:rsid w:val="00C214E5"/>
    <w:rsid w:val="00C21957"/>
    <w:rsid w:val="00C21E0B"/>
    <w:rsid w:val="00C224EE"/>
    <w:rsid w:val="00C225C6"/>
    <w:rsid w:val="00C22C7F"/>
    <w:rsid w:val="00C22E2C"/>
    <w:rsid w:val="00C23149"/>
    <w:rsid w:val="00C2441A"/>
    <w:rsid w:val="00C2448F"/>
    <w:rsid w:val="00C248F1"/>
    <w:rsid w:val="00C2495B"/>
    <w:rsid w:val="00C24C2D"/>
    <w:rsid w:val="00C2545D"/>
    <w:rsid w:val="00C25992"/>
    <w:rsid w:val="00C26285"/>
    <w:rsid w:val="00C2644C"/>
    <w:rsid w:val="00C26788"/>
    <w:rsid w:val="00C26EF5"/>
    <w:rsid w:val="00C27283"/>
    <w:rsid w:val="00C303BA"/>
    <w:rsid w:val="00C304C6"/>
    <w:rsid w:val="00C30674"/>
    <w:rsid w:val="00C30915"/>
    <w:rsid w:val="00C30AED"/>
    <w:rsid w:val="00C30D42"/>
    <w:rsid w:val="00C32175"/>
    <w:rsid w:val="00C3248C"/>
    <w:rsid w:val="00C325B6"/>
    <w:rsid w:val="00C32941"/>
    <w:rsid w:val="00C331D7"/>
    <w:rsid w:val="00C33785"/>
    <w:rsid w:val="00C33D0A"/>
    <w:rsid w:val="00C344B7"/>
    <w:rsid w:val="00C349B0"/>
    <w:rsid w:val="00C34E80"/>
    <w:rsid w:val="00C3529A"/>
    <w:rsid w:val="00C35674"/>
    <w:rsid w:val="00C35D59"/>
    <w:rsid w:val="00C36118"/>
    <w:rsid w:val="00C36825"/>
    <w:rsid w:val="00C36918"/>
    <w:rsid w:val="00C36A86"/>
    <w:rsid w:val="00C36E0D"/>
    <w:rsid w:val="00C40522"/>
    <w:rsid w:val="00C405F7"/>
    <w:rsid w:val="00C40F98"/>
    <w:rsid w:val="00C412C1"/>
    <w:rsid w:val="00C4153F"/>
    <w:rsid w:val="00C41A05"/>
    <w:rsid w:val="00C42078"/>
    <w:rsid w:val="00C42CB3"/>
    <w:rsid w:val="00C432C6"/>
    <w:rsid w:val="00C433B8"/>
    <w:rsid w:val="00C434C1"/>
    <w:rsid w:val="00C44359"/>
    <w:rsid w:val="00C44422"/>
    <w:rsid w:val="00C44A9C"/>
    <w:rsid w:val="00C44BF8"/>
    <w:rsid w:val="00C44CB1"/>
    <w:rsid w:val="00C44DC0"/>
    <w:rsid w:val="00C44EFD"/>
    <w:rsid w:val="00C45918"/>
    <w:rsid w:val="00C4675D"/>
    <w:rsid w:val="00C46977"/>
    <w:rsid w:val="00C47129"/>
    <w:rsid w:val="00C4716C"/>
    <w:rsid w:val="00C50A45"/>
    <w:rsid w:val="00C50D27"/>
    <w:rsid w:val="00C50F42"/>
    <w:rsid w:val="00C51750"/>
    <w:rsid w:val="00C5189B"/>
    <w:rsid w:val="00C51DF2"/>
    <w:rsid w:val="00C52585"/>
    <w:rsid w:val="00C53556"/>
    <w:rsid w:val="00C536E4"/>
    <w:rsid w:val="00C53879"/>
    <w:rsid w:val="00C53E9D"/>
    <w:rsid w:val="00C53EA2"/>
    <w:rsid w:val="00C53FFF"/>
    <w:rsid w:val="00C5469A"/>
    <w:rsid w:val="00C554C2"/>
    <w:rsid w:val="00C5590B"/>
    <w:rsid w:val="00C55DBC"/>
    <w:rsid w:val="00C561BB"/>
    <w:rsid w:val="00C564B4"/>
    <w:rsid w:val="00C5693D"/>
    <w:rsid w:val="00C57402"/>
    <w:rsid w:val="00C57910"/>
    <w:rsid w:val="00C57A81"/>
    <w:rsid w:val="00C57F7F"/>
    <w:rsid w:val="00C6001A"/>
    <w:rsid w:val="00C6040A"/>
    <w:rsid w:val="00C6117A"/>
    <w:rsid w:val="00C6123D"/>
    <w:rsid w:val="00C61379"/>
    <w:rsid w:val="00C617F1"/>
    <w:rsid w:val="00C625BB"/>
    <w:rsid w:val="00C62BA0"/>
    <w:rsid w:val="00C62E08"/>
    <w:rsid w:val="00C63151"/>
    <w:rsid w:val="00C6368E"/>
    <w:rsid w:val="00C636A9"/>
    <w:rsid w:val="00C63CB7"/>
    <w:rsid w:val="00C63DD5"/>
    <w:rsid w:val="00C63EF6"/>
    <w:rsid w:val="00C6462E"/>
    <w:rsid w:val="00C65142"/>
    <w:rsid w:val="00C65159"/>
    <w:rsid w:val="00C660AE"/>
    <w:rsid w:val="00C66196"/>
    <w:rsid w:val="00C670FC"/>
    <w:rsid w:val="00C673A4"/>
    <w:rsid w:val="00C67800"/>
    <w:rsid w:val="00C67AB6"/>
    <w:rsid w:val="00C7026B"/>
    <w:rsid w:val="00C70583"/>
    <w:rsid w:val="00C709C4"/>
    <w:rsid w:val="00C717D3"/>
    <w:rsid w:val="00C71881"/>
    <w:rsid w:val="00C71FE1"/>
    <w:rsid w:val="00C72635"/>
    <w:rsid w:val="00C72681"/>
    <w:rsid w:val="00C726AE"/>
    <w:rsid w:val="00C72A2C"/>
    <w:rsid w:val="00C72F4A"/>
    <w:rsid w:val="00C7315F"/>
    <w:rsid w:val="00C73BAE"/>
    <w:rsid w:val="00C746A2"/>
    <w:rsid w:val="00C74D81"/>
    <w:rsid w:val="00C74D90"/>
    <w:rsid w:val="00C75018"/>
    <w:rsid w:val="00C75737"/>
    <w:rsid w:val="00C75846"/>
    <w:rsid w:val="00C75A70"/>
    <w:rsid w:val="00C76A7B"/>
    <w:rsid w:val="00C76D12"/>
    <w:rsid w:val="00C800FB"/>
    <w:rsid w:val="00C81530"/>
    <w:rsid w:val="00C8189B"/>
    <w:rsid w:val="00C81C78"/>
    <w:rsid w:val="00C81E37"/>
    <w:rsid w:val="00C82178"/>
    <w:rsid w:val="00C8286C"/>
    <w:rsid w:val="00C82A34"/>
    <w:rsid w:val="00C82A65"/>
    <w:rsid w:val="00C82BBD"/>
    <w:rsid w:val="00C82FDB"/>
    <w:rsid w:val="00C8335D"/>
    <w:rsid w:val="00C8416D"/>
    <w:rsid w:val="00C853DD"/>
    <w:rsid w:val="00C85DB3"/>
    <w:rsid w:val="00C85DB7"/>
    <w:rsid w:val="00C86410"/>
    <w:rsid w:val="00C87036"/>
    <w:rsid w:val="00C873C7"/>
    <w:rsid w:val="00C878F1"/>
    <w:rsid w:val="00C8792D"/>
    <w:rsid w:val="00C87B7A"/>
    <w:rsid w:val="00C90FCF"/>
    <w:rsid w:val="00C917DD"/>
    <w:rsid w:val="00C91863"/>
    <w:rsid w:val="00C91D70"/>
    <w:rsid w:val="00C91F7D"/>
    <w:rsid w:val="00C92A9F"/>
    <w:rsid w:val="00C9305D"/>
    <w:rsid w:val="00C93661"/>
    <w:rsid w:val="00C937A6"/>
    <w:rsid w:val="00C9385E"/>
    <w:rsid w:val="00C93CA9"/>
    <w:rsid w:val="00C93DF0"/>
    <w:rsid w:val="00C94347"/>
    <w:rsid w:val="00C94BEE"/>
    <w:rsid w:val="00C94EC8"/>
    <w:rsid w:val="00C95826"/>
    <w:rsid w:val="00C95C10"/>
    <w:rsid w:val="00C95FF6"/>
    <w:rsid w:val="00C960D9"/>
    <w:rsid w:val="00C96835"/>
    <w:rsid w:val="00C96D8F"/>
    <w:rsid w:val="00C96DBF"/>
    <w:rsid w:val="00C96F1E"/>
    <w:rsid w:val="00C9725A"/>
    <w:rsid w:val="00C9740A"/>
    <w:rsid w:val="00C97742"/>
    <w:rsid w:val="00CA01C5"/>
    <w:rsid w:val="00CA02E8"/>
    <w:rsid w:val="00CA0AAD"/>
    <w:rsid w:val="00CA0BF3"/>
    <w:rsid w:val="00CA0DB1"/>
    <w:rsid w:val="00CA0E61"/>
    <w:rsid w:val="00CA1802"/>
    <w:rsid w:val="00CA1AEF"/>
    <w:rsid w:val="00CA1B9C"/>
    <w:rsid w:val="00CA287E"/>
    <w:rsid w:val="00CA2AB9"/>
    <w:rsid w:val="00CA2D67"/>
    <w:rsid w:val="00CA333E"/>
    <w:rsid w:val="00CA355D"/>
    <w:rsid w:val="00CA3829"/>
    <w:rsid w:val="00CA3B2D"/>
    <w:rsid w:val="00CA415A"/>
    <w:rsid w:val="00CA425C"/>
    <w:rsid w:val="00CA6144"/>
    <w:rsid w:val="00CA629F"/>
    <w:rsid w:val="00CA692E"/>
    <w:rsid w:val="00CA6C88"/>
    <w:rsid w:val="00CA6D79"/>
    <w:rsid w:val="00CB013C"/>
    <w:rsid w:val="00CB0E24"/>
    <w:rsid w:val="00CB0F27"/>
    <w:rsid w:val="00CB133B"/>
    <w:rsid w:val="00CB1C42"/>
    <w:rsid w:val="00CB1F3C"/>
    <w:rsid w:val="00CB2BA7"/>
    <w:rsid w:val="00CB379E"/>
    <w:rsid w:val="00CB3A73"/>
    <w:rsid w:val="00CB3A84"/>
    <w:rsid w:val="00CB3FFE"/>
    <w:rsid w:val="00CB46F7"/>
    <w:rsid w:val="00CB48D2"/>
    <w:rsid w:val="00CB4945"/>
    <w:rsid w:val="00CB49AE"/>
    <w:rsid w:val="00CB4A02"/>
    <w:rsid w:val="00CB4DB7"/>
    <w:rsid w:val="00CB4E79"/>
    <w:rsid w:val="00CB50D7"/>
    <w:rsid w:val="00CB5550"/>
    <w:rsid w:val="00CB5B0E"/>
    <w:rsid w:val="00CB65A9"/>
    <w:rsid w:val="00CB6C8C"/>
    <w:rsid w:val="00CB6D46"/>
    <w:rsid w:val="00CB6FAE"/>
    <w:rsid w:val="00CB7384"/>
    <w:rsid w:val="00CB741A"/>
    <w:rsid w:val="00CB79F4"/>
    <w:rsid w:val="00CB7BE3"/>
    <w:rsid w:val="00CC033F"/>
    <w:rsid w:val="00CC0441"/>
    <w:rsid w:val="00CC04D2"/>
    <w:rsid w:val="00CC0675"/>
    <w:rsid w:val="00CC0721"/>
    <w:rsid w:val="00CC0DDF"/>
    <w:rsid w:val="00CC0EFB"/>
    <w:rsid w:val="00CC10C0"/>
    <w:rsid w:val="00CC201C"/>
    <w:rsid w:val="00CC242B"/>
    <w:rsid w:val="00CC284F"/>
    <w:rsid w:val="00CC2F0E"/>
    <w:rsid w:val="00CC344C"/>
    <w:rsid w:val="00CC35D8"/>
    <w:rsid w:val="00CC3707"/>
    <w:rsid w:val="00CC38A7"/>
    <w:rsid w:val="00CC3BCF"/>
    <w:rsid w:val="00CC469D"/>
    <w:rsid w:val="00CC4BF4"/>
    <w:rsid w:val="00CC4D98"/>
    <w:rsid w:val="00CC5982"/>
    <w:rsid w:val="00CC63DA"/>
    <w:rsid w:val="00CC643E"/>
    <w:rsid w:val="00CC6573"/>
    <w:rsid w:val="00CC66C3"/>
    <w:rsid w:val="00CC702D"/>
    <w:rsid w:val="00CC72C3"/>
    <w:rsid w:val="00CC7498"/>
    <w:rsid w:val="00CC7632"/>
    <w:rsid w:val="00CC765D"/>
    <w:rsid w:val="00CC79A5"/>
    <w:rsid w:val="00CD073C"/>
    <w:rsid w:val="00CD0873"/>
    <w:rsid w:val="00CD1066"/>
    <w:rsid w:val="00CD1AF9"/>
    <w:rsid w:val="00CD29AC"/>
    <w:rsid w:val="00CD2A64"/>
    <w:rsid w:val="00CD2EAC"/>
    <w:rsid w:val="00CD3AC3"/>
    <w:rsid w:val="00CD3FAC"/>
    <w:rsid w:val="00CD40DC"/>
    <w:rsid w:val="00CD4270"/>
    <w:rsid w:val="00CD47D4"/>
    <w:rsid w:val="00CD5187"/>
    <w:rsid w:val="00CD5682"/>
    <w:rsid w:val="00CD5EE4"/>
    <w:rsid w:val="00CD5F4B"/>
    <w:rsid w:val="00CD6143"/>
    <w:rsid w:val="00CD6C35"/>
    <w:rsid w:val="00CD7481"/>
    <w:rsid w:val="00CD7520"/>
    <w:rsid w:val="00CD7901"/>
    <w:rsid w:val="00CE04DD"/>
    <w:rsid w:val="00CE04EC"/>
    <w:rsid w:val="00CE0CE1"/>
    <w:rsid w:val="00CE0F85"/>
    <w:rsid w:val="00CE16CD"/>
    <w:rsid w:val="00CE1BD7"/>
    <w:rsid w:val="00CE231B"/>
    <w:rsid w:val="00CE27A3"/>
    <w:rsid w:val="00CE27E5"/>
    <w:rsid w:val="00CE33B9"/>
    <w:rsid w:val="00CE349F"/>
    <w:rsid w:val="00CE3D11"/>
    <w:rsid w:val="00CE3D98"/>
    <w:rsid w:val="00CE428D"/>
    <w:rsid w:val="00CE4A52"/>
    <w:rsid w:val="00CE51CD"/>
    <w:rsid w:val="00CE52E0"/>
    <w:rsid w:val="00CE54C8"/>
    <w:rsid w:val="00CE5512"/>
    <w:rsid w:val="00CE5648"/>
    <w:rsid w:val="00CE56AB"/>
    <w:rsid w:val="00CE5C57"/>
    <w:rsid w:val="00CE5E5F"/>
    <w:rsid w:val="00CE622C"/>
    <w:rsid w:val="00CE6727"/>
    <w:rsid w:val="00CE67CF"/>
    <w:rsid w:val="00CE6AA0"/>
    <w:rsid w:val="00CE6BCE"/>
    <w:rsid w:val="00CE75B4"/>
    <w:rsid w:val="00CE799D"/>
    <w:rsid w:val="00CF006D"/>
    <w:rsid w:val="00CF0156"/>
    <w:rsid w:val="00CF0202"/>
    <w:rsid w:val="00CF04AF"/>
    <w:rsid w:val="00CF054B"/>
    <w:rsid w:val="00CF0A67"/>
    <w:rsid w:val="00CF0CA0"/>
    <w:rsid w:val="00CF0D78"/>
    <w:rsid w:val="00CF1C38"/>
    <w:rsid w:val="00CF23CB"/>
    <w:rsid w:val="00CF2AE8"/>
    <w:rsid w:val="00CF309A"/>
    <w:rsid w:val="00CF3664"/>
    <w:rsid w:val="00CF3C26"/>
    <w:rsid w:val="00CF3CDE"/>
    <w:rsid w:val="00CF3F18"/>
    <w:rsid w:val="00CF4495"/>
    <w:rsid w:val="00CF4A97"/>
    <w:rsid w:val="00CF4FAF"/>
    <w:rsid w:val="00CF5434"/>
    <w:rsid w:val="00CF55F2"/>
    <w:rsid w:val="00CF58AE"/>
    <w:rsid w:val="00CF599F"/>
    <w:rsid w:val="00CF5DA4"/>
    <w:rsid w:val="00CF6475"/>
    <w:rsid w:val="00CF6EB5"/>
    <w:rsid w:val="00CF74D2"/>
    <w:rsid w:val="00CF7A54"/>
    <w:rsid w:val="00D000DC"/>
    <w:rsid w:val="00D00291"/>
    <w:rsid w:val="00D0113B"/>
    <w:rsid w:val="00D01994"/>
    <w:rsid w:val="00D0259A"/>
    <w:rsid w:val="00D028D3"/>
    <w:rsid w:val="00D02944"/>
    <w:rsid w:val="00D02F19"/>
    <w:rsid w:val="00D03099"/>
    <w:rsid w:val="00D03152"/>
    <w:rsid w:val="00D03760"/>
    <w:rsid w:val="00D038CB"/>
    <w:rsid w:val="00D03A96"/>
    <w:rsid w:val="00D03FC2"/>
    <w:rsid w:val="00D04538"/>
    <w:rsid w:val="00D0455C"/>
    <w:rsid w:val="00D053E0"/>
    <w:rsid w:val="00D0546D"/>
    <w:rsid w:val="00D056FE"/>
    <w:rsid w:val="00D05D79"/>
    <w:rsid w:val="00D0683E"/>
    <w:rsid w:val="00D06A68"/>
    <w:rsid w:val="00D06B25"/>
    <w:rsid w:val="00D07164"/>
    <w:rsid w:val="00D07C3B"/>
    <w:rsid w:val="00D104A0"/>
    <w:rsid w:val="00D105F2"/>
    <w:rsid w:val="00D10A47"/>
    <w:rsid w:val="00D10AE8"/>
    <w:rsid w:val="00D10C71"/>
    <w:rsid w:val="00D10F0B"/>
    <w:rsid w:val="00D11244"/>
    <w:rsid w:val="00D115AC"/>
    <w:rsid w:val="00D118DA"/>
    <w:rsid w:val="00D11CEA"/>
    <w:rsid w:val="00D11D3E"/>
    <w:rsid w:val="00D12514"/>
    <w:rsid w:val="00D128F9"/>
    <w:rsid w:val="00D12992"/>
    <w:rsid w:val="00D12AE0"/>
    <w:rsid w:val="00D12C24"/>
    <w:rsid w:val="00D12D37"/>
    <w:rsid w:val="00D13049"/>
    <w:rsid w:val="00D130D9"/>
    <w:rsid w:val="00D13CB0"/>
    <w:rsid w:val="00D140D6"/>
    <w:rsid w:val="00D14C77"/>
    <w:rsid w:val="00D14DB6"/>
    <w:rsid w:val="00D158A3"/>
    <w:rsid w:val="00D15D6E"/>
    <w:rsid w:val="00D15FBD"/>
    <w:rsid w:val="00D16108"/>
    <w:rsid w:val="00D16453"/>
    <w:rsid w:val="00D16619"/>
    <w:rsid w:val="00D166D5"/>
    <w:rsid w:val="00D168AE"/>
    <w:rsid w:val="00D16EE8"/>
    <w:rsid w:val="00D1789C"/>
    <w:rsid w:val="00D2097D"/>
    <w:rsid w:val="00D217FB"/>
    <w:rsid w:val="00D21A47"/>
    <w:rsid w:val="00D21BE5"/>
    <w:rsid w:val="00D226F0"/>
    <w:rsid w:val="00D22A76"/>
    <w:rsid w:val="00D2325F"/>
    <w:rsid w:val="00D2399B"/>
    <w:rsid w:val="00D25974"/>
    <w:rsid w:val="00D25A74"/>
    <w:rsid w:val="00D25E68"/>
    <w:rsid w:val="00D25FD2"/>
    <w:rsid w:val="00D26C50"/>
    <w:rsid w:val="00D26D54"/>
    <w:rsid w:val="00D27B74"/>
    <w:rsid w:val="00D27C3D"/>
    <w:rsid w:val="00D27E0C"/>
    <w:rsid w:val="00D30ADE"/>
    <w:rsid w:val="00D31605"/>
    <w:rsid w:val="00D31BF6"/>
    <w:rsid w:val="00D31DCC"/>
    <w:rsid w:val="00D32CC3"/>
    <w:rsid w:val="00D3333F"/>
    <w:rsid w:val="00D334B3"/>
    <w:rsid w:val="00D3350A"/>
    <w:rsid w:val="00D337DE"/>
    <w:rsid w:val="00D3380C"/>
    <w:rsid w:val="00D33882"/>
    <w:rsid w:val="00D33C71"/>
    <w:rsid w:val="00D341CF"/>
    <w:rsid w:val="00D34761"/>
    <w:rsid w:val="00D347F0"/>
    <w:rsid w:val="00D34DA6"/>
    <w:rsid w:val="00D35351"/>
    <w:rsid w:val="00D35509"/>
    <w:rsid w:val="00D355BD"/>
    <w:rsid w:val="00D35E86"/>
    <w:rsid w:val="00D35EDA"/>
    <w:rsid w:val="00D362EB"/>
    <w:rsid w:val="00D36323"/>
    <w:rsid w:val="00D36525"/>
    <w:rsid w:val="00D36E8F"/>
    <w:rsid w:val="00D36F94"/>
    <w:rsid w:val="00D371B6"/>
    <w:rsid w:val="00D372EF"/>
    <w:rsid w:val="00D37824"/>
    <w:rsid w:val="00D40FD8"/>
    <w:rsid w:val="00D41287"/>
    <w:rsid w:val="00D41667"/>
    <w:rsid w:val="00D41ADB"/>
    <w:rsid w:val="00D41D5A"/>
    <w:rsid w:val="00D42037"/>
    <w:rsid w:val="00D42378"/>
    <w:rsid w:val="00D42B7D"/>
    <w:rsid w:val="00D43277"/>
    <w:rsid w:val="00D437EC"/>
    <w:rsid w:val="00D439AB"/>
    <w:rsid w:val="00D43EAD"/>
    <w:rsid w:val="00D44887"/>
    <w:rsid w:val="00D44AAA"/>
    <w:rsid w:val="00D45439"/>
    <w:rsid w:val="00D45758"/>
    <w:rsid w:val="00D45CEE"/>
    <w:rsid w:val="00D46087"/>
    <w:rsid w:val="00D471A9"/>
    <w:rsid w:val="00D472A7"/>
    <w:rsid w:val="00D47750"/>
    <w:rsid w:val="00D47B99"/>
    <w:rsid w:val="00D50B20"/>
    <w:rsid w:val="00D51157"/>
    <w:rsid w:val="00D511F7"/>
    <w:rsid w:val="00D51A97"/>
    <w:rsid w:val="00D51B9C"/>
    <w:rsid w:val="00D51C6F"/>
    <w:rsid w:val="00D51F19"/>
    <w:rsid w:val="00D522B3"/>
    <w:rsid w:val="00D5268E"/>
    <w:rsid w:val="00D52D4D"/>
    <w:rsid w:val="00D52D91"/>
    <w:rsid w:val="00D52EF6"/>
    <w:rsid w:val="00D539E0"/>
    <w:rsid w:val="00D53C1E"/>
    <w:rsid w:val="00D53C68"/>
    <w:rsid w:val="00D54213"/>
    <w:rsid w:val="00D5426E"/>
    <w:rsid w:val="00D546B8"/>
    <w:rsid w:val="00D54B33"/>
    <w:rsid w:val="00D54CA0"/>
    <w:rsid w:val="00D5527E"/>
    <w:rsid w:val="00D555FE"/>
    <w:rsid w:val="00D559C8"/>
    <w:rsid w:val="00D56C03"/>
    <w:rsid w:val="00D56F38"/>
    <w:rsid w:val="00D604C9"/>
    <w:rsid w:val="00D60829"/>
    <w:rsid w:val="00D60A16"/>
    <w:rsid w:val="00D60B81"/>
    <w:rsid w:val="00D60D51"/>
    <w:rsid w:val="00D6122B"/>
    <w:rsid w:val="00D61A8C"/>
    <w:rsid w:val="00D61C6D"/>
    <w:rsid w:val="00D62257"/>
    <w:rsid w:val="00D62A5F"/>
    <w:rsid w:val="00D62D3D"/>
    <w:rsid w:val="00D63051"/>
    <w:rsid w:val="00D63B14"/>
    <w:rsid w:val="00D647BE"/>
    <w:rsid w:val="00D6489E"/>
    <w:rsid w:val="00D64BC8"/>
    <w:rsid w:val="00D64DB1"/>
    <w:rsid w:val="00D653D5"/>
    <w:rsid w:val="00D656ED"/>
    <w:rsid w:val="00D65818"/>
    <w:rsid w:val="00D65B8B"/>
    <w:rsid w:val="00D65FCC"/>
    <w:rsid w:val="00D665A9"/>
    <w:rsid w:val="00D66947"/>
    <w:rsid w:val="00D66BCD"/>
    <w:rsid w:val="00D66C17"/>
    <w:rsid w:val="00D7013E"/>
    <w:rsid w:val="00D704A0"/>
    <w:rsid w:val="00D70844"/>
    <w:rsid w:val="00D70C40"/>
    <w:rsid w:val="00D70CA3"/>
    <w:rsid w:val="00D7129A"/>
    <w:rsid w:val="00D71924"/>
    <w:rsid w:val="00D71DCC"/>
    <w:rsid w:val="00D71E15"/>
    <w:rsid w:val="00D71F83"/>
    <w:rsid w:val="00D72235"/>
    <w:rsid w:val="00D72886"/>
    <w:rsid w:val="00D731AF"/>
    <w:rsid w:val="00D732FC"/>
    <w:rsid w:val="00D734ED"/>
    <w:rsid w:val="00D73532"/>
    <w:rsid w:val="00D73725"/>
    <w:rsid w:val="00D738DE"/>
    <w:rsid w:val="00D73A03"/>
    <w:rsid w:val="00D73A1F"/>
    <w:rsid w:val="00D73B00"/>
    <w:rsid w:val="00D73C3E"/>
    <w:rsid w:val="00D74598"/>
    <w:rsid w:val="00D74E61"/>
    <w:rsid w:val="00D756A8"/>
    <w:rsid w:val="00D75D86"/>
    <w:rsid w:val="00D75E88"/>
    <w:rsid w:val="00D75E8F"/>
    <w:rsid w:val="00D76231"/>
    <w:rsid w:val="00D7631E"/>
    <w:rsid w:val="00D76C65"/>
    <w:rsid w:val="00D76DB4"/>
    <w:rsid w:val="00D80391"/>
    <w:rsid w:val="00D804DB"/>
    <w:rsid w:val="00D80822"/>
    <w:rsid w:val="00D81131"/>
    <w:rsid w:val="00D81382"/>
    <w:rsid w:val="00D815EE"/>
    <w:rsid w:val="00D81644"/>
    <w:rsid w:val="00D819F3"/>
    <w:rsid w:val="00D82138"/>
    <w:rsid w:val="00D82741"/>
    <w:rsid w:val="00D8374E"/>
    <w:rsid w:val="00D837F3"/>
    <w:rsid w:val="00D838BD"/>
    <w:rsid w:val="00D83D5B"/>
    <w:rsid w:val="00D84379"/>
    <w:rsid w:val="00D843AD"/>
    <w:rsid w:val="00D846CA"/>
    <w:rsid w:val="00D8516C"/>
    <w:rsid w:val="00D85526"/>
    <w:rsid w:val="00D85BD6"/>
    <w:rsid w:val="00D86178"/>
    <w:rsid w:val="00D869B9"/>
    <w:rsid w:val="00D86D18"/>
    <w:rsid w:val="00D86DA3"/>
    <w:rsid w:val="00D86F1D"/>
    <w:rsid w:val="00D87B9D"/>
    <w:rsid w:val="00D87D5F"/>
    <w:rsid w:val="00D87E4A"/>
    <w:rsid w:val="00D900A0"/>
    <w:rsid w:val="00D90859"/>
    <w:rsid w:val="00D908C8"/>
    <w:rsid w:val="00D90A96"/>
    <w:rsid w:val="00D90D08"/>
    <w:rsid w:val="00D90D5F"/>
    <w:rsid w:val="00D91310"/>
    <w:rsid w:val="00D91520"/>
    <w:rsid w:val="00D9154D"/>
    <w:rsid w:val="00D919F3"/>
    <w:rsid w:val="00D92014"/>
    <w:rsid w:val="00D923A7"/>
    <w:rsid w:val="00D929F1"/>
    <w:rsid w:val="00D92DF0"/>
    <w:rsid w:val="00D93223"/>
    <w:rsid w:val="00D932DC"/>
    <w:rsid w:val="00D933ED"/>
    <w:rsid w:val="00D938B7"/>
    <w:rsid w:val="00D93993"/>
    <w:rsid w:val="00D93F3B"/>
    <w:rsid w:val="00D94756"/>
    <w:rsid w:val="00D9530B"/>
    <w:rsid w:val="00D9574E"/>
    <w:rsid w:val="00D95A2E"/>
    <w:rsid w:val="00D95D12"/>
    <w:rsid w:val="00D95F23"/>
    <w:rsid w:val="00D9608B"/>
    <w:rsid w:val="00D96236"/>
    <w:rsid w:val="00D9649C"/>
    <w:rsid w:val="00D96693"/>
    <w:rsid w:val="00D96815"/>
    <w:rsid w:val="00D96B1C"/>
    <w:rsid w:val="00D96D3C"/>
    <w:rsid w:val="00D9730E"/>
    <w:rsid w:val="00D97E94"/>
    <w:rsid w:val="00DA01C1"/>
    <w:rsid w:val="00DA03BE"/>
    <w:rsid w:val="00DA1071"/>
    <w:rsid w:val="00DA1077"/>
    <w:rsid w:val="00DA116F"/>
    <w:rsid w:val="00DA1358"/>
    <w:rsid w:val="00DA173F"/>
    <w:rsid w:val="00DA1B57"/>
    <w:rsid w:val="00DA2186"/>
    <w:rsid w:val="00DA22A6"/>
    <w:rsid w:val="00DA24D6"/>
    <w:rsid w:val="00DA30EA"/>
    <w:rsid w:val="00DA3548"/>
    <w:rsid w:val="00DA3631"/>
    <w:rsid w:val="00DA381B"/>
    <w:rsid w:val="00DA4222"/>
    <w:rsid w:val="00DA42AC"/>
    <w:rsid w:val="00DA498C"/>
    <w:rsid w:val="00DA4F8C"/>
    <w:rsid w:val="00DA5C46"/>
    <w:rsid w:val="00DA5DF2"/>
    <w:rsid w:val="00DA605B"/>
    <w:rsid w:val="00DA67F0"/>
    <w:rsid w:val="00DA69CD"/>
    <w:rsid w:val="00DA6BB0"/>
    <w:rsid w:val="00DA7396"/>
    <w:rsid w:val="00DA7A06"/>
    <w:rsid w:val="00DA7B58"/>
    <w:rsid w:val="00DA7C07"/>
    <w:rsid w:val="00DA7DD6"/>
    <w:rsid w:val="00DB008F"/>
    <w:rsid w:val="00DB00E9"/>
    <w:rsid w:val="00DB0452"/>
    <w:rsid w:val="00DB09F0"/>
    <w:rsid w:val="00DB0AE7"/>
    <w:rsid w:val="00DB0C70"/>
    <w:rsid w:val="00DB0CEA"/>
    <w:rsid w:val="00DB10EA"/>
    <w:rsid w:val="00DB1A0D"/>
    <w:rsid w:val="00DB1E89"/>
    <w:rsid w:val="00DB28F0"/>
    <w:rsid w:val="00DB2B8E"/>
    <w:rsid w:val="00DB3535"/>
    <w:rsid w:val="00DB355B"/>
    <w:rsid w:val="00DB3B1D"/>
    <w:rsid w:val="00DB3EE4"/>
    <w:rsid w:val="00DB422E"/>
    <w:rsid w:val="00DB451B"/>
    <w:rsid w:val="00DB4644"/>
    <w:rsid w:val="00DB46A4"/>
    <w:rsid w:val="00DB4DF4"/>
    <w:rsid w:val="00DB5BBF"/>
    <w:rsid w:val="00DB5D42"/>
    <w:rsid w:val="00DB5FC1"/>
    <w:rsid w:val="00DB6220"/>
    <w:rsid w:val="00DB63D2"/>
    <w:rsid w:val="00DB651E"/>
    <w:rsid w:val="00DB67CE"/>
    <w:rsid w:val="00DB6DDB"/>
    <w:rsid w:val="00DB6E4F"/>
    <w:rsid w:val="00DB70E3"/>
    <w:rsid w:val="00DB7656"/>
    <w:rsid w:val="00DB792E"/>
    <w:rsid w:val="00DB7FB1"/>
    <w:rsid w:val="00DC0146"/>
    <w:rsid w:val="00DC088A"/>
    <w:rsid w:val="00DC0FFC"/>
    <w:rsid w:val="00DC1F2D"/>
    <w:rsid w:val="00DC2192"/>
    <w:rsid w:val="00DC2557"/>
    <w:rsid w:val="00DC2A01"/>
    <w:rsid w:val="00DC2CD8"/>
    <w:rsid w:val="00DC35AB"/>
    <w:rsid w:val="00DC3920"/>
    <w:rsid w:val="00DC3D99"/>
    <w:rsid w:val="00DC3F2C"/>
    <w:rsid w:val="00DC41A9"/>
    <w:rsid w:val="00DC4346"/>
    <w:rsid w:val="00DC467C"/>
    <w:rsid w:val="00DC4AFF"/>
    <w:rsid w:val="00DC4DFA"/>
    <w:rsid w:val="00DC5B15"/>
    <w:rsid w:val="00DC5B50"/>
    <w:rsid w:val="00DC697A"/>
    <w:rsid w:val="00DC6A4B"/>
    <w:rsid w:val="00DC6B3F"/>
    <w:rsid w:val="00DC6D0A"/>
    <w:rsid w:val="00DC6D62"/>
    <w:rsid w:val="00DC72B9"/>
    <w:rsid w:val="00DC746E"/>
    <w:rsid w:val="00DC76E1"/>
    <w:rsid w:val="00DC7B18"/>
    <w:rsid w:val="00DD0136"/>
    <w:rsid w:val="00DD07D3"/>
    <w:rsid w:val="00DD0B82"/>
    <w:rsid w:val="00DD0DD1"/>
    <w:rsid w:val="00DD0FC1"/>
    <w:rsid w:val="00DD103A"/>
    <w:rsid w:val="00DD177A"/>
    <w:rsid w:val="00DD1780"/>
    <w:rsid w:val="00DD1CB3"/>
    <w:rsid w:val="00DD1D13"/>
    <w:rsid w:val="00DD2017"/>
    <w:rsid w:val="00DD231A"/>
    <w:rsid w:val="00DD2508"/>
    <w:rsid w:val="00DD251D"/>
    <w:rsid w:val="00DD2612"/>
    <w:rsid w:val="00DD2679"/>
    <w:rsid w:val="00DD28AD"/>
    <w:rsid w:val="00DD2C1F"/>
    <w:rsid w:val="00DD39DE"/>
    <w:rsid w:val="00DD3AA6"/>
    <w:rsid w:val="00DD3AE2"/>
    <w:rsid w:val="00DD3B11"/>
    <w:rsid w:val="00DD46C6"/>
    <w:rsid w:val="00DD4BE2"/>
    <w:rsid w:val="00DD4BF7"/>
    <w:rsid w:val="00DD5374"/>
    <w:rsid w:val="00DD53A9"/>
    <w:rsid w:val="00DD5835"/>
    <w:rsid w:val="00DD5A05"/>
    <w:rsid w:val="00DD698C"/>
    <w:rsid w:val="00DD7507"/>
    <w:rsid w:val="00DD7A44"/>
    <w:rsid w:val="00DE0ED6"/>
    <w:rsid w:val="00DE12BA"/>
    <w:rsid w:val="00DE175F"/>
    <w:rsid w:val="00DE1C0D"/>
    <w:rsid w:val="00DE1EAD"/>
    <w:rsid w:val="00DE2059"/>
    <w:rsid w:val="00DE2A42"/>
    <w:rsid w:val="00DE2DE5"/>
    <w:rsid w:val="00DE2FA8"/>
    <w:rsid w:val="00DE2FBC"/>
    <w:rsid w:val="00DE397E"/>
    <w:rsid w:val="00DE4476"/>
    <w:rsid w:val="00DE4B0C"/>
    <w:rsid w:val="00DE4D4C"/>
    <w:rsid w:val="00DE4EB3"/>
    <w:rsid w:val="00DE5621"/>
    <w:rsid w:val="00DE57E8"/>
    <w:rsid w:val="00DE6609"/>
    <w:rsid w:val="00DE664C"/>
    <w:rsid w:val="00DE6892"/>
    <w:rsid w:val="00DE6CC4"/>
    <w:rsid w:val="00DE72BD"/>
    <w:rsid w:val="00DE76E4"/>
    <w:rsid w:val="00DE7A0B"/>
    <w:rsid w:val="00DE7B24"/>
    <w:rsid w:val="00DE7BEB"/>
    <w:rsid w:val="00DF00B0"/>
    <w:rsid w:val="00DF03C3"/>
    <w:rsid w:val="00DF0F19"/>
    <w:rsid w:val="00DF0F6E"/>
    <w:rsid w:val="00DF14F9"/>
    <w:rsid w:val="00DF18F6"/>
    <w:rsid w:val="00DF1C1E"/>
    <w:rsid w:val="00DF1F6F"/>
    <w:rsid w:val="00DF2584"/>
    <w:rsid w:val="00DF29D2"/>
    <w:rsid w:val="00DF2B2C"/>
    <w:rsid w:val="00DF2CE4"/>
    <w:rsid w:val="00DF33ED"/>
    <w:rsid w:val="00DF38CE"/>
    <w:rsid w:val="00DF3973"/>
    <w:rsid w:val="00DF3BF9"/>
    <w:rsid w:val="00DF3CE3"/>
    <w:rsid w:val="00DF406A"/>
    <w:rsid w:val="00DF421D"/>
    <w:rsid w:val="00DF4541"/>
    <w:rsid w:val="00DF472B"/>
    <w:rsid w:val="00DF4846"/>
    <w:rsid w:val="00DF4923"/>
    <w:rsid w:val="00DF4DEC"/>
    <w:rsid w:val="00DF4F2C"/>
    <w:rsid w:val="00DF5821"/>
    <w:rsid w:val="00DF5913"/>
    <w:rsid w:val="00DF595F"/>
    <w:rsid w:val="00DF5DA8"/>
    <w:rsid w:val="00DF6862"/>
    <w:rsid w:val="00DF6C06"/>
    <w:rsid w:val="00DF6FC9"/>
    <w:rsid w:val="00DF750C"/>
    <w:rsid w:val="00DF76B2"/>
    <w:rsid w:val="00DF7988"/>
    <w:rsid w:val="00E00188"/>
    <w:rsid w:val="00E00479"/>
    <w:rsid w:val="00E00644"/>
    <w:rsid w:val="00E006CC"/>
    <w:rsid w:val="00E00F02"/>
    <w:rsid w:val="00E00F41"/>
    <w:rsid w:val="00E01139"/>
    <w:rsid w:val="00E01261"/>
    <w:rsid w:val="00E0138C"/>
    <w:rsid w:val="00E01531"/>
    <w:rsid w:val="00E0165A"/>
    <w:rsid w:val="00E01B03"/>
    <w:rsid w:val="00E028DA"/>
    <w:rsid w:val="00E03587"/>
    <w:rsid w:val="00E0436A"/>
    <w:rsid w:val="00E04487"/>
    <w:rsid w:val="00E0458F"/>
    <w:rsid w:val="00E05046"/>
    <w:rsid w:val="00E051B4"/>
    <w:rsid w:val="00E052F7"/>
    <w:rsid w:val="00E054BC"/>
    <w:rsid w:val="00E05846"/>
    <w:rsid w:val="00E05E36"/>
    <w:rsid w:val="00E0600C"/>
    <w:rsid w:val="00E062CE"/>
    <w:rsid w:val="00E06DE3"/>
    <w:rsid w:val="00E06F72"/>
    <w:rsid w:val="00E07168"/>
    <w:rsid w:val="00E07E79"/>
    <w:rsid w:val="00E07FF0"/>
    <w:rsid w:val="00E1011F"/>
    <w:rsid w:val="00E1095E"/>
    <w:rsid w:val="00E10D41"/>
    <w:rsid w:val="00E11529"/>
    <w:rsid w:val="00E1154E"/>
    <w:rsid w:val="00E118EB"/>
    <w:rsid w:val="00E11CDF"/>
    <w:rsid w:val="00E12562"/>
    <w:rsid w:val="00E12A76"/>
    <w:rsid w:val="00E12C36"/>
    <w:rsid w:val="00E135EB"/>
    <w:rsid w:val="00E13BCF"/>
    <w:rsid w:val="00E13BE5"/>
    <w:rsid w:val="00E1417B"/>
    <w:rsid w:val="00E14225"/>
    <w:rsid w:val="00E142DA"/>
    <w:rsid w:val="00E144AE"/>
    <w:rsid w:val="00E14969"/>
    <w:rsid w:val="00E14AB4"/>
    <w:rsid w:val="00E14B81"/>
    <w:rsid w:val="00E14B8F"/>
    <w:rsid w:val="00E14D95"/>
    <w:rsid w:val="00E1547F"/>
    <w:rsid w:val="00E162EA"/>
    <w:rsid w:val="00E163C1"/>
    <w:rsid w:val="00E16834"/>
    <w:rsid w:val="00E17B1A"/>
    <w:rsid w:val="00E17D66"/>
    <w:rsid w:val="00E17D75"/>
    <w:rsid w:val="00E202B9"/>
    <w:rsid w:val="00E205ED"/>
    <w:rsid w:val="00E20FB9"/>
    <w:rsid w:val="00E21199"/>
    <w:rsid w:val="00E21FC3"/>
    <w:rsid w:val="00E22920"/>
    <w:rsid w:val="00E22A3C"/>
    <w:rsid w:val="00E22B72"/>
    <w:rsid w:val="00E22C00"/>
    <w:rsid w:val="00E238B3"/>
    <w:rsid w:val="00E23D17"/>
    <w:rsid w:val="00E2434F"/>
    <w:rsid w:val="00E24623"/>
    <w:rsid w:val="00E25057"/>
    <w:rsid w:val="00E2532F"/>
    <w:rsid w:val="00E25B6A"/>
    <w:rsid w:val="00E25F18"/>
    <w:rsid w:val="00E25F8A"/>
    <w:rsid w:val="00E26490"/>
    <w:rsid w:val="00E26583"/>
    <w:rsid w:val="00E2683E"/>
    <w:rsid w:val="00E2683F"/>
    <w:rsid w:val="00E27057"/>
    <w:rsid w:val="00E2789A"/>
    <w:rsid w:val="00E278E4"/>
    <w:rsid w:val="00E30287"/>
    <w:rsid w:val="00E30CF8"/>
    <w:rsid w:val="00E30DDE"/>
    <w:rsid w:val="00E31008"/>
    <w:rsid w:val="00E31233"/>
    <w:rsid w:val="00E31671"/>
    <w:rsid w:val="00E3172B"/>
    <w:rsid w:val="00E3261B"/>
    <w:rsid w:val="00E32640"/>
    <w:rsid w:val="00E32772"/>
    <w:rsid w:val="00E3283C"/>
    <w:rsid w:val="00E3293A"/>
    <w:rsid w:val="00E32BB2"/>
    <w:rsid w:val="00E32BB4"/>
    <w:rsid w:val="00E33530"/>
    <w:rsid w:val="00E3399A"/>
    <w:rsid w:val="00E34295"/>
    <w:rsid w:val="00E343AB"/>
    <w:rsid w:val="00E34406"/>
    <w:rsid w:val="00E346CC"/>
    <w:rsid w:val="00E34EA7"/>
    <w:rsid w:val="00E34ECB"/>
    <w:rsid w:val="00E3500A"/>
    <w:rsid w:val="00E35E55"/>
    <w:rsid w:val="00E36032"/>
    <w:rsid w:val="00E36368"/>
    <w:rsid w:val="00E36776"/>
    <w:rsid w:val="00E36811"/>
    <w:rsid w:val="00E369C9"/>
    <w:rsid w:val="00E36B1A"/>
    <w:rsid w:val="00E37644"/>
    <w:rsid w:val="00E37B40"/>
    <w:rsid w:val="00E37B7B"/>
    <w:rsid w:val="00E419F0"/>
    <w:rsid w:val="00E41CD8"/>
    <w:rsid w:val="00E41F84"/>
    <w:rsid w:val="00E42BA6"/>
    <w:rsid w:val="00E42C42"/>
    <w:rsid w:val="00E4317B"/>
    <w:rsid w:val="00E434FB"/>
    <w:rsid w:val="00E4428D"/>
    <w:rsid w:val="00E44606"/>
    <w:rsid w:val="00E447A8"/>
    <w:rsid w:val="00E447B5"/>
    <w:rsid w:val="00E4482C"/>
    <w:rsid w:val="00E44DCA"/>
    <w:rsid w:val="00E458DD"/>
    <w:rsid w:val="00E4675D"/>
    <w:rsid w:val="00E46FAA"/>
    <w:rsid w:val="00E475EE"/>
    <w:rsid w:val="00E47EEE"/>
    <w:rsid w:val="00E50AE6"/>
    <w:rsid w:val="00E50CDE"/>
    <w:rsid w:val="00E50F85"/>
    <w:rsid w:val="00E51DE3"/>
    <w:rsid w:val="00E5267A"/>
    <w:rsid w:val="00E530F0"/>
    <w:rsid w:val="00E533B9"/>
    <w:rsid w:val="00E53BAD"/>
    <w:rsid w:val="00E54646"/>
    <w:rsid w:val="00E546CA"/>
    <w:rsid w:val="00E55213"/>
    <w:rsid w:val="00E55794"/>
    <w:rsid w:val="00E55B1C"/>
    <w:rsid w:val="00E5630E"/>
    <w:rsid w:val="00E566FB"/>
    <w:rsid w:val="00E56DD6"/>
    <w:rsid w:val="00E57865"/>
    <w:rsid w:val="00E57E84"/>
    <w:rsid w:val="00E60059"/>
    <w:rsid w:val="00E60D65"/>
    <w:rsid w:val="00E60DC0"/>
    <w:rsid w:val="00E61258"/>
    <w:rsid w:val="00E612A3"/>
    <w:rsid w:val="00E61370"/>
    <w:rsid w:val="00E617AD"/>
    <w:rsid w:val="00E61916"/>
    <w:rsid w:val="00E61B15"/>
    <w:rsid w:val="00E61E44"/>
    <w:rsid w:val="00E623AB"/>
    <w:rsid w:val="00E631FC"/>
    <w:rsid w:val="00E63F1E"/>
    <w:rsid w:val="00E64244"/>
    <w:rsid w:val="00E64587"/>
    <w:rsid w:val="00E654F3"/>
    <w:rsid w:val="00E65A48"/>
    <w:rsid w:val="00E662A0"/>
    <w:rsid w:val="00E66E27"/>
    <w:rsid w:val="00E671D5"/>
    <w:rsid w:val="00E6754E"/>
    <w:rsid w:val="00E70206"/>
    <w:rsid w:val="00E702AC"/>
    <w:rsid w:val="00E70674"/>
    <w:rsid w:val="00E707EE"/>
    <w:rsid w:val="00E71021"/>
    <w:rsid w:val="00E7152F"/>
    <w:rsid w:val="00E71BE0"/>
    <w:rsid w:val="00E722E1"/>
    <w:rsid w:val="00E72424"/>
    <w:rsid w:val="00E725C5"/>
    <w:rsid w:val="00E725FA"/>
    <w:rsid w:val="00E7293C"/>
    <w:rsid w:val="00E73123"/>
    <w:rsid w:val="00E73487"/>
    <w:rsid w:val="00E734F0"/>
    <w:rsid w:val="00E739E7"/>
    <w:rsid w:val="00E73B87"/>
    <w:rsid w:val="00E73C2D"/>
    <w:rsid w:val="00E73D88"/>
    <w:rsid w:val="00E73E05"/>
    <w:rsid w:val="00E7406D"/>
    <w:rsid w:val="00E7468A"/>
    <w:rsid w:val="00E74D69"/>
    <w:rsid w:val="00E75A6A"/>
    <w:rsid w:val="00E75E8C"/>
    <w:rsid w:val="00E760CD"/>
    <w:rsid w:val="00E7611D"/>
    <w:rsid w:val="00E76A11"/>
    <w:rsid w:val="00E76CC8"/>
    <w:rsid w:val="00E76F9A"/>
    <w:rsid w:val="00E770DC"/>
    <w:rsid w:val="00E77289"/>
    <w:rsid w:val="00E805E4"/>
    <w:rsid w:val="00E80691"/>
    <w:rsid w:val="00E80B12"/>
    <w:rsid w:val="00E819FE"/>
    <w:rsid w:val="00E81D2C"/>
    <w:rsid w:val="00E82028"/>
    <w:rsid w:val="00E820D8"/>
    <w:rsid w:val="00E8260D"/>
    <w:rsid w:val="00E8271E"/>
    <w:rsid w:val="00E82CC0"/>
    <w:rsid w:val="00E83094"/>
    <w:rsid w:val="00E830B5"/>
    <w:rsid w:val="00E83183"/>
    <w:rsid w:val="00E832BF"/>
    <w:rsid w:val="00E836EF"/>
    <w:rsid w:val="00E839FC"/>
    <w:rsid w:val="00E83E90"/>
    <w:rsid w:val="00E84472"/>
    <w:rsid w:val="00E85010"/>
    <w:rsid w:val="00E85722"/>
    <w:rsid w:val="00E85F67"/>
    <w:rsid w:val="00E85FD1"/>
    <w:rsid w:val="00E860B3"/>
    <w:rsid w:val="00E860C6"/>
    <w:rsid w:val="00E8610C"/>
    <w:rsid w:val="00E8627D"/>
    <w:rsid w:val="00E8628B"/>
    <w:rsid w:val="00E863A4"/>
    <w:rsid w:val="00E863D0"/>
    <w:rsid w:val="00E86C13"/>
    <w:rsid w:val="00E86DD7"/>
    <w:rsid w:val="00E87203"/>
    <w:rsid w:val="00E87213"/>
    <w:rsid w:val="00E873F5"/>
    <w:rsid w:val="00E877A4"/>
    <w:rsid w:val="00E87B93"/>
    <w:rsid w:val="00E87C36"/>
    <w:rsid w:val="00E87C51"/>
    <w:rsid w:val="00E87C86"/>
    <w:rsid w:val="00E87CBF"/>
    <w:rsid w:val="00E87DA6"/>
    <w:rsid w:val="00E90552"/>
    <w:rsid w:val="00E91077"/>
    <w:rsid w:val="00E92705"/>
    <w:rsid w:val="00E9296C"/>
    <w:rsid w:val="00E92987"/>
    <w:rsid w:val="00E93AA2"/>
    <w:rsid w:val="00E93D28"/>
    <w:rsid w:val="00E93E53"/>
    <w:rsid w:val="00E9429F"/>
    <w:rsid w:val="00E947CB"/>
    <w:rsid w:val="00E94AF9"/>
    <w:rsid w:val="00E94B47"/>
    <w:rsid w:val="00E94E53"/>
    <w:rsid w:val="00E9512C"/>
    <w:rsid w:val="00E95141"/>
    <w:rsid w:val="00E95415"/>
    <w:rsid w:val="00E954EA"/>
    <w:rsid w:val="00E95E31"/>
    <w:rsid w:val="00E9636B"/>
    <w:rsid w:val="00E9656F"/>
    <w:rsid w:val="00E966FB"/>
    <w:rsid w:val="00E96854"/>
    <w:rsid w:val="00E96D10"/>
    <w:rsid w:val="00E974D4"/>
    <w:rsid w:val="00E978C6"/>
    <w:rsid w:val="00E97CC7"/>
    <w:rsid w:val="00EA0220"/>
    <w:rsid w:val="00EA03FB"/>
    <w:rsid w:val="00EA0420"/>
    <w:rsid w:val="00EA0DBB"/>
    <w:rsid w:val="00EA1CF9"/>
    <w:rsid w:val="00EA227A"/>
    <w:rsid w:val="00EA2D27"/>
    <w:rsid w:val="00EA3372"/>
    <w:rsid w:val="00EA471C"/>
    <w:rsid w:val="00EA4C02"/>
    <w:rsid w:val="00EA5484"/>
    <w:rsid w:val="00EA550E"/>
    <w:rsid w:val="00EA5720"/>
    <w:rsid w:val="00EA5A32"/>
    <w:rsid w:val="00EA6406"/>
    <w:rsid w:val="00EA6657"/>
    <w:rsid w:val="00EA6F37"/>
    <w:rsid w:val="00EA7251"/>
    <w:rsid w:val="00EA7326"/>
    <w:rsid w:val="00EA759C"/>
    <w:rsid w:val="00EB09CD"/>
    <w:rsid w:val="00EB0E99"/>
    <w:rsid w:val="00EB16E2"/>
    <w:rsid w:val="00EB1823"/>
    <w:rsid w:val="00EB2541"/>
    <w:rsid w:val="00EB2EED"/>
    <w:rsid w:val="00EB317A"/>
    <w:rsid w:val="00EB31EE"/>
    <w:rsid w:val="00EB38AA"/>
    <w:rsid w:val="00EB3997"/>
    <w:rsid w:val="00EB39B8"/>
    <w:rsid w:val="00EB3CED"/>
    <w:rsid w:val="00EB3FE7"/>
    <w:rsid w:val="00EB49DB"/>
    <w:rsid w:val="00EB5AC1"/>
    <w:rsid w:val="00EB5B09"/>
    <w:rsid w:val="00EB5F39"/>
    <w:rsid w:val="00EB60E7"/>
    <w:rsid w:val="00EB61DB"/>
    <w:rsid w:val="00EB62D7"/>
    <w:rsid w:val="00EB6E16"/>
    <w:rsid w:val="00EB7588"/>
    <w:rsid w:val="00EC014C"/>
    <w:rsid w:val="00EC0716"/>
    <w:rsid w:val="00EC13E2"/>
    <w:rsid w:val="00EC1510"/>
    <w:rsid w:val="00EC1548"/>
    <w:rsid w:val="00EC1966"/>
    <w:rsid w:val="00EC1DFA"/>
    <w:rsid w:val="00EC1E87"/>
    <w:rsid w:val="00EC26F8"/>
    <w:rsid w:val="00EC2801"/>
    <w:rsid w:val="00EC2C77"/>
    <w:rsid w:val="00EC31EA"/>
    <w:rsid w:val="00EC32EA"/>
    <w:rsid w:val="00EC3709"/>
    <w:rsid w:val="00EC374F"/>
    <w:rsid w:val="00EC3FAA"/>
    <w:rsid w:val="00EC401B"/>
    <w:rsid w:val="00EC425D"/>
    <w:rsid w:val="00EC4616"/>
    <w:rsid w:val="00EC4617"/>
    <w:rsid w:val="00EC4710"/>
    <w:rsid w:val="00EC4902"/>
    <w:rsid w:val="00EC4D16"/>
    <w:rsid w:val="00EC5005"/>
    <w:rsid w:val="00EC517B"/>
    <w:rsid w:val="00EC5AFA"/>
    <w:rsid w:val="00EC61CC"/>
    <w:rsid w:val="00EC6296"/>
    <w:rsid w:val="00EC6529"/>
    <w:rsid w:val="00EC6781"/>
    <w:rsid w:val="00EC6C83"/>
    <w:rsid w:val="00EC7B0C"/>
    <w:rsid w:val="00ED00D1"/>
    <w:rsid w:val="00ED0F5E"/>
    <w:rsid w:val="00ED1088"/>
    <w:rsid w:val="00ED10D4"/>
    <w:rsid w:val="00ED13D5"/>
    <w:rsid w:val="00ED176F"/>
    <w:rsid w:val="00ED1909"/>
    <w:rsid w:val="00ED1A30"/>
    <w:rsid w:val="00ED1DB5"/>
    <w:rsid w:val="00ED2764"/>
    <w:rsid w:val="00ED2926"/>
    <w:rsid w:val="00ED2BDB"/>
    <w:rsid w:val="00ED30F5"/>
    <w:rsid w:val="00ED34F3"/>
    <w:rsid w:val="00ED4652"/>
    <w:rsid w:val="00ED4AB9"/>
    <w:rsid w:val="00ED4BB3"/>
    <w:rsid w:val="00ED572D"/>
    <w:rsid w:val="00ED582D"/>
    <w:rsid w:val="00ED5E7B"/>
    <w:rsid w:val="00ED6A91"/>
    <w:rsid w:val="00ED6B96"/>
    <w:rsid w:val="00ED6E1A"/>
    <w:rsid w:val="00ED7D64"/>
    <w:rsid w:val="00EE018E"/>
    <w:rsid w:val="00EE0668"/>
    <w:rsid w:val="00EE07C3"/>
    <w:rsid w:val="00EE0A5B"/>
    <w:rsid w:val="00EE0D58"/>
    <w:rsid w:val="00EE1814"/>
    <w:rsid w:val="00EE1B68"/>
    <w:rsid w:val="00EE1EB5"/>
    <w:rsid w:val="00EE1F4F"/>
    <w:rsid w:val="00EE2030"/>
    <w:rsid w:val="00EE222E"/>
    <w:rsid w:val="00EE2243"/>
    <w:rsid w:val="00EE29C4"/>
    <w:rsid w:val="00EE2A8F"/>
    <w:rsid w:val="00EE2AAF"/>
    <w:rsid w:val="00EE3DFE"/>
    <w:rsid w:val="00EE3E49"/>
    <w:rsid w:val="00EE3F10"/>
    <w:rsid w:val="00EE4CDE"/>
    <w:rsid w:val="00EE4ECB"/>
    <w:rsid w:val="00EE4F99"/>
    <w:rsid w:val="00EE53B6"/>
    <w:rsid w:val="00EE5417"/>
    <w:rsid w:val="00EE54FF"/>
    <w:rsid w:val="00EE62A4"/>
    <w:rsid w:val="00EE6331"/>
    <w:rsid w:val="00EE663C"/>
    <w:rsid w:val="00EE6803"/>
    <w:rsid w:val="00EE699B"/>
    <w:rsid w:val="00EF01B9"/>
    <w:rsid w:val="00EF05A8"/>
    <w:rsid w:val="00EF1D43"/>
    <w:rsid w:val="00EF1DC6"/>
    <w:rsid w:val="00EF1EF1"/>
    <w:rsid w:val="00EF213D"/>
    <w:rsid w:val="00EF285E"/>
    <w:rsid w:val="00EF2B6A"/>
    <w:rsid w:val="00EF2CF4"/>
    <w:rsid w:val="00EF30AB"/>
    <w:rsid w:val="00EF318E"/>
    <w:rsid w:val="00EF3881"/>
    <w:rsid w:val="00EF3DAC"/>
    <w:rsid w:val="00EF3EF0"/>
    <w:rsid w:val="00EF3F87"/>
    <w:rsid w:val="00EF4AF6"/>
    <w:rsid w:val="00EF4F6D"/>
    <w:rsid w:val="00EF5305"/>
    <w:rsid w:val="00EF578E"/>
    <w:rsid w:val="00EF5A25"/>
    <w:rsid w:val="00EF6068"/>
    <w:rsid w:val="00EF651C"/>
    <w:rsid w:val="00EF67F1"/>
    <w:rsid w:val="00EF6997"/>
    <w:rsid w:val="00EF6C72"/>
    <w:rsid w:val="00EF6CAB"/>
    <w:rsid w:val="00EF6FB7"/>
    <w:rsid w:val="00EF6FF6"/>
    <w:rsid w:val="00EF741A"/>
    <w:rsid w:val="00EF783D"/>
    <w:rsid w:val="00EF78E0"/>
    <w:rsid w:val="00EF7A98"/>
    <w:rsid w:val="00EF7E5B"/>
    <w:rsid w:val="00F005EB"/>
    <w:rsid w:val="00F00905"/>
    <w:rsid w:val="00F00941"/>
    <w:rsid w:val="00F00F90"/>
    <w:rsid w:val="00F01A9E"/>
    <w:rsid w:val="00F01F1B"/>
    <w:rsid w:val="00F0206D"/>
    <w:rsid w:val="00F022E8"/>
    <w:rsid w:val="00F025F7"/>
    <w:rsid w:val="00F02836"/>
    <w:rsid w:val="00F02A58"/>
    <w:rsid w:val="00F03125"/>
    <w:rsid w:val="00F03559"/>
    <w:rsid w:val="00F03745"/>
    <w:rsid w:val="00F0375D"/>
    <w:rsid w:val="00F03ACA"/>
    <w:rsid w:val="00F03BE1"/>
    <w:rsid w:val="00F03E95"/>
    <w:rsid w:val="00F0454A"/>
    <w:rsid w:val="00F04E72"/>
    <w:rsid w:val="00F04EC9"/>
    <w:rsid w:val="00F05D2D"/>
    <w:rsid w:val="00F05D83"/>
    <w:rsid w:val="00F05E16"/>
    <w:rsid w:val="00F061A2"/>
    <w:rsid w:val="00F06292"/>
    <w:rsid w:val="00F0648C"/>
    <w:rsid w:val="00F06917"/>
    <w:rsid w:val="00F06C42"/>
    <w:rsid w:val="00F06C67"/>
    <w:rsid w:val="00F101F8"/>
    <w:rsid w:val="00F1042D"/>
    <w:rsid w:val="00F1076F"/>
    <w:rsid w:val="00F10DD2"/>
    <w:rsid w:val="00F11551"/>
    <w:rsid w:val="00F11911"/>
    <w:rsid w:val="00F11A93"/>
    <w:rsid w:val="00F127CA"/>
    <w:rsid w:val="00F12F11"/>
    <w:rsid w:val="00F130F3"/>
    <w:rsid w:val="00F13581"/>
    <w:rsid w:val="00F136A9"/>
    <w:rsid w:val="00F137B0"/>
    <w:rsid w:val="00F13B00"/>
    <w:rsid w:val="00F13C37"/>
    <w:rsid w:val="00F13C83"/>
    <w:rsid w:val="00F13F8C"/>
    <w:rsid w:val="00F14187"/>
    <w:rsid w:val="00F144E7"/>
    <w:rsid w:val="00F14519"/>
    <w:rsid w:val="00F148C5"/>
    <w:rsid w:val="00F14F59"/>
    <w:rsid w:val="00F1501A"/>
    <w:rsid w:val="00F1514D"/>
    <w:rsid w:val="00F159FD"/>
    <w:rsid w:val="00F15C49"/>
    <w:rsid w:val="00F15C64"/>
    <w:rsid w:val="00F16391"/>
    <w:rsid w:val="00F164C9"/>
    <w:rsid w:val="00F16693"/>
    <w:rsid w:val="00F1675B"/>
    <w:rsid w:val="00F1693D"/>
    <w:rsid w:val="00F16AB7"/>
    <w:rsid w:val="00F174A4"/>
    <w:rsid w:val="00F178C2"/>
    <w:rsid w:val="00F20236"/>
    <w:rsid w:val="00F20617"/>
    <w:rsid w:val="00F206BD"/>
    <w:rsid w:val="00F208EA"/>
    <w:rsid w:val="00F2110E"/>
    <w:rsid w:val="00F21177"/>
    <w:rsid w:val="00F215A2"/>
    <w:rsid w:val="00F21A88"/>
    <w:rsid w:val="00F21EF6"/>
    <w:rsid w:val="00F221E1"/>
    <w:rsid w:val="00F22C22"/>
    <w:rsid w:val="00F2342D"/>
    <w:rsid w:val="00F2368A"/>
    <w:rsid w:val="00F23A66"/>
    <w:rsid w:val="00F23E3A"/>
    <w:rsid w:val="00F24362"/>
    <w:rsid w:val="00F243BF"/>
    <w:rsid w:val="00F247BD"/>
    <w:rsid w:val="00F24C2D"/>
    <w:rsid w:val="00F2569A"/>
    <w:rsid w:val="00F25B32"/>
    <w:rsid w:val="00F25B4E"/>
    <w:rsid w:val="00F25D1B"/>
    <w:rsid w:val="00F25D6C"/>
    <w:rsid w:val="00F25F42"/>
    <w:rsid w:val="00F26019"/>
    <w:rsid w:val="00F2623C"/>
    <w:rsid w:val="00F26781"/>
    <w:rsid w:val="00F26CE2"/>
    <w:rsid w:val="00F26FFC"/>
    <w:rsid w:val="00F270A1"/>
    <w:rsid w:val="00F275EB"/>
    <w:rsid w:val="00F27C29"/>
    <w:rsid w:val="00F302A7"/>
    <w:rsid w:val="00F305ED"/>
    <w:rsid w:val="00F306A1"/>
    <w:rsid w:val="00F3148C"/>
    <w:rsid w:val="00F315B3"/>
    <w:rsid w:val="00F32953"/>
    <w:rsid w:val="00F32C03"/>
    <w:rsid w:val="00F333F3"/>
    <w:rsid w:val="00F33822"/>
    <w:rsid w:val="00F339A1"/>
    <w:rsid w:val="00F33E4B"/>
    <w:rsid w:val="00F33E79"/>
    <w:rsid w:val="00F3591D"/>
    <w:rsid w:val="00F359D9"/>
    <w:rsid w:val="00F35F7F"/>
    <w:rsid w:val="00F36162"/>
    <w:rsid w:val="00F3625B"/>
    <w:rsid w:val="00F3653B"/>
    <w:rsid w:val="00F36BC1"/>
    <w:rsid w:val="00F36DC9"/>
    <w:rsid w:val="00F3709A"/>
    <w:rsid w:val="00F37374"/>
    <w:rsid w:val="00F3769C"/>
    <w:rsid w:val="00F40ACB"/>
    <w:rsid w:val="00F412BB"/>
    <w:rsid w:val="00F41963"/>
    <w:rsid w:val="00F41A94"/>
    <w:rsid w:val="00F41E34"/>
    <w:rsid w:val="00F42263"/>
    <w:rsid w:val="00F42499"/>
    <w:rsid w:val="00F42BD7"/>
    <w:rsid w:val="00F42E59"/>
    <w:rsid w:val="00F42EF3"/>
    <w:rsid w:val="00F42F30"/>
    <w:rsid w:val="00F43079"/>
    <w:rsid w:val="00F43795"/>
    <w:rsid w:val="00F439DD"/>
    <w:rsid w:val="00F43B35"/>
    <w:rsid w:val="00F447AB"/>
    <w:rsid w:val="00F448EB"/>
    <w:rsid w:val="00F449E9"/>
    <w:rsid w:val="00F44D1D"/>
    <w:rsid w:val="00F45224"/>
    <w:rsid w:val="00F45512"/>
    <w:rsid w:val="00F459A2"/>
    <w:rsid w:val="00F46137"/>
    <w:rsid w:val="00F4633A"/>
    <w:rsid w:val="00F465A6"/>
    <w:rsid w:val="00F4722B"/>
    <w:rsid w:val="00F475C2"/>
    <w:rsid w:val="00F47949"/>
    <w:rsid w:val="00F50B80"/>
    <w:rsid w:val="00F511B2"/>
    <w:rsid w:val="00F511C8"/>
    <w:rsid w:val="00F51F69"/>
    <w:rsid w:val="00F52E01"/>
    <w:rsid w:val="00F52ECE"/>
    <w:rsid w:val="00F5310F"/>
    <w:rsid w:val="00F5343B"/>
    <w:rsid w:val="00F535E9"/>
    <w:rsid w:val="00F536C7"/>
    <w:rsid w:val="00F5378A"/>
    <w:rsid w:val="00F537BC"/>
    <w:rsid w:val="00F538E1"/>
    <w:rsid w:val="00F53960"/>
    <w:rsid w:val="00F53ABF"/>
    <w:rsid w:val="00F55A20"/>
    <w:rsid w:val="00F55F90"/>
    <w:rsid w:val="00F563AA"/>
    <w:rsid w:val="00F5689D"/>
    <w:rsid w:val="00F57289"/>
    <w:rsid w:val="00F57392"/>
    <w:rsid w:val="00F573A0"/>
    <w:rsid w:val="00F57754"/>
    <w:rsid w:val="00F578F6"/>
    <w:rsid w:val="00F57B23"/>
    <w:rsid w:val="00F57E64"/>
    <w:rsid w:val="00F6008F"/>
    <w:rsid w:val="00F601D5"/>
    <w:rsid w:val="00F603B1"/>
    <w:rsid w:val="00F60C1D"/>
    <w:rsid w:val="00F60E49"/>
    <w:rsid w:val="00F60EB8"/>
    <w:rsid w:val="00F6120C"/>
    <w:rsid w:val="00F615BE"/>
    <w:rsid w:val="00F616B6"/>
    <w:rsid w:val="00F620E2"/>
    <w:rsid w:val="00F621B2"/>
    <w:rsid w:val="00F6251A"/>
    <w:rsid w:val="00F625E9"/>
    <w:rsid w:val="00F62CE0"/>
    <w:rsid w:val="00F63027"/>
    <w:rsid w:val="00F6308A"/>
    <w:rsid w:val="00F63537"/>
    <w:rsid w:val="00F640C4"/>
    <w:rsid w:val="00F643F1"/>
    <w:rsid w:val="00F64D0C"/>
    <w:rsid w:val="00F651F7"/>
    <w:rsid w:val="00F65351"/>
    <w:rsid w:val="00F658E9"/>
    <w:rsid w:val="00F65B8E"/>
    <w:rsid w:val="00F65D7F"/>
    <w:rsid w:val="00F66B6E"/>
    <w:rsid w:val="00F66D65"/>
    <w:rsid w:val="00F66E54"/>
    <w:rsid w:val="00F66FAD"/>
    <w:rsid w:val="00F66FE7"/>
    <w:rsid w:val="00F674AB"/>
    <w:rsid w:val="00F676ED"/>
    <w:rsid w:val="00F677AC"/>
    <w:rsid w:val="00F67E9D"/>
    <w:rsid w:val="00F67EA6"/>
    <w:rsid w:val="00F7077E"/>
    <w:rsid w:val="00F70F9B"/>
    <w:rsid w:val="00F71066"/>
    <w:rsid w:val="00F7132F"/>
    <w:rsid w:val="00F7173F"/>
    <w:rsid w:val="00F71A31"/>
    <w:rsid w:val="00F71D14"/>
    <w:rsid w:val="00F71E81"/>
    <w:rsid w:val="00F71E85"/>
    <w:rsid w:val="00F72246"/>
    <w:rsid w:val="00F72CA5"/>
    <w:rsid w:val="00F72ECE"/>
    <w:rsid w:val="00F72EF3"/>
    <w:rsid w:val="00F7313F"/>
    <w:rsid w:val="00F73436"/>
    <w:rsid w:val="00F73BCE"/>
    <w:rsid w:val="00F74337"/>
    <w:rsid w:val="00F7476C"/>
    <w:rsid w:val="00F7486D"/>
    <w:rsid w:val="00F7502A"/>
    <w:rsid w:val="00F752AB"/>
    <w:rsid w:val="00F757D9"/>
    <w:rsid w:val="00F7585D"/>
    <w:rsid w:val="00F75E78"/>
    <w:rsid w:val="00F778F9"/>
    <w:rsid w:val="00F77B78"/>
    <w:rsid w:val="00F77E20"/>
    <w:rsid w:val="00F77FF7"/>
    <w:rsid w:val="00F80018"/>
    <w:rsid w:val="00F8013B"/>
    <w:rsid w:val="00F80EE3"/>
    <w:rsid w:val="00F80F16"/>
    <w:rsid w:val="00F812C9"/>
    <w:rsid w:val="00F819EF"/>
    <w:rsid w:val="00F81ACB"/>
    <w:rsid w:val="00F81E6E"/>
    <w:rsid w:val="00F82C28"/>
    <w:rsid w:val="00F83112"/>
    <w:rsid w:val="00F8334D"/>
    <w:rsid w:val="00F83839"/>
    <w:rsid w:val="00F83DC6"/>
    <w:rsid w:val="00F83F7D"/>
    <w:rsid w:val="00F83FA1"/>
    <w:rsid w:val="00F84071"/>
    <w:rsid w:val="00F84835"/>
    <w:rsid w:val="00F852BA"/>
    <w:rsid w:val="00F85533"/>
    <w:rsid w:val="00F85570"/>
    <w:rsid w:val="00F85FCB"/>
    <w:rsid w:val="00F86243"/>
    <w:rsid w:val="00F86BBF"/>
    <w:rsid w:val="00F86FD1"/>
    <w:rsid w:val="00F87617"/>
    <w:rsid w:val="00F878FE"/>
    <w:rsid w:val="00F879C8"/>
    <w:rsid w:val="00F87A2A"/>
    <w:rsid w:val="00F9013C"/>
    <w:rsid w:val="00F90387"/>
    <w:rsid w:val="00F9128A"/>
    <w:rsid w:val="00F918CD"/>
    <w:rsid w:val="00F91E1A"/>
    <w:rsid w:val="00F92219"/>
    <w:rsid w:val="00F926CD"/>
    <w:rsid w:val="00F92870"/>
    <w:rsid w:val="00F92AF8"/>
    <w:rsid w:val="00F93042"/>
    <w:rsid w:val="00F930BC"/>
    <w:rsid w:val="00F9386B"/>
    <w:rsid w:val="00F93B5A"/>
    <w:rsid w:val="00F94063"/>
    <w:rsid w:val="00F9495E"/>
    <w:rsid w:val="00F94F77"/>
    <w:rsid w:val="00F94FF9"/>
    <w:rsid w:val="00F9539A"/>
    <w:rsid w:val="00F954AD"/>
    <w:rsid w:val="00F95FC2"/>
    <w:rsid w:val="00F95FD7"/>
    <w:rsid w:val="00F96073"/>
    <w:rsid w:val="00F9631F"/>
    <w:rsid w:val="00F96A48"/>
    <w:rsid w:val="00F96DE4"/>
    <w:rsid w:val="00F9781E"/>
    <w:rsid w:val="00F9793A"/>
    <w:rsid w:val="00FA06EC"/>
    <w:rsid w:val="00FA0A14"/>
    <w:rsid w:val="00FA0B92"/>
    <w:rsid w:val="00FA109E"/>
    <w:rsid w:val="00FA1342"/>
    <w:rsid w:val="00FA19EE"/>
    <w:rsid w:val="00FA24C5"/>
    <w:rsid w:val="00FA3364"/>
    <w:rsid w:val="00FA3431"/>
    <w:rsid w:val="00FA398A"/>
    <w:rsid w:val="00FA39A7"/>
    <w:rsid w:val="00FA4345"/>
    <w:rsid w:val="00FA4588"/>
    <w:rsid w:val="00FA5285"/>
    <w:rsid w:val="00FA5CCB"/>
    <w:rsid w:val="00FA5F76"/>
    <w:rsid w:val="00FA6061"/>
    <w:rsid w:val="00FA627C"/>
    <w:rsid w:val="00FA6367"/>
    <w:rsid w:val="00FA64C9"/>
    <w:rsid w:val="00FA6910"/>
    <w:rsid w:val="00FA6999"/>
    <w:rsid w:val="00FA6EB4"/>
    <w:rsid w:val="00FA6F2A"/>
    <w:rsid w:val="00FA73B1"/>
    <w:rsid w:val="00FA74CA"/>
    <w:rsid w:val="00FA75BA"/>
    <w:rsid w:val="00FB03A8"/>
    <w:rsid w:val="00FB0A9C"/>
    <w:rsid w:val="00FB0F15"/>
    <w:rsid w:val="00FB0F26"/>
    <w:rsid w:val="00FB1221"/>
    <w:rsid w:val="00FB13AA"/>
    <w:rsid w:val="00FB1F75"/>
    <w:rsid w:val="00FB200D"/>
    <w:rsid w:val="00FB215A"/>
    <w:rsid w:val="00FB217E"/>
    <w:rsid w:val="00FB2354"/>
    <w:rsid w:val="00FB2482"/>
    <w:rsid w:val="00FB369F"/>
    <w:rsid w:val="00FB3A8C"/>
    <w:rsid w:val="00FB3F52"/>
    <w:rsid w:val="00FB44B5"/>
    <w:rsid w:val="00FB48EC"/>
    <w:rsid w:val="00FB4C70"/>
    <w:rsid w:val="00FB531D"/>
    <w:rsid w:val="00FB5E97"/>
    <w:rsid w:val="00FB696F"/>
    <w:rsid w:val="00FB697F"/>
    <w:rsid w:val="00FB6A27"/>
    <w:rsid w:val="00FB7796"/>
    <w:rsid w:val="00FB7CA4"/>
    <w:rsid w:val="00FB7F44"/>
    <w:rsid w:val="00FC08D7"/>
    <w:rsid w:val="00FC155E"/>
    <w:rsid w:val="00FC1CAE"/>
    <w:rsid w:val="00FC1E5F"/>
    <w:rsid w:val="00FC1EBF"/>
    <w:rsid w:val="00FC2357"/>
    <w:rsid w:val="00FC26F3"/>
    <w:rsid w:val="00FC2774"/>
    <w:rsid w:val="00FC2A92"/>
    <w:rsid w:val="00FC2AF1"/>
    <w:rsid w:val="00FC32D2"/>
    <w:rsid w:val="00FC34F5"/>
    <w:rsid w:val="00FC38FF"/>
    <w:rsid w:val="00FC43CD"/>
    <w:rsid w:val="00FC48EB"/>
    <w:rsid w:val="00FC493A"/>
    <w:rsid w:val="00FC4AC6"/>
    <w:rsid w:val="00FC5A90"/>
    <w:rsid w:val="00FC6286"/>
    <w:rsid w:val="00FC6455"/>
    <w:rsid w:val="00FC657A"/>
    <w:rsid w:val="00FC6927"/>
    <w:rsid w:val="00FC6C4C"/>
    <w:rsid w:val="00FC6DC2"/>
    <w:rsid w:val="00FC71A4"/>
    <w:rsid w:val="00FC721E"/>
    <w:rsid w:val="00FC7E19"/>
    <w:rsid w:val="00FD1419"/>
    <w:rsid w:val="00FD15FB"/>
    <w:rsid w:val="00FD1914"/>
    <w:rsid w:val="00FD1DC3"/>
    <w:rsid w:val="00FD201D"/>
    <w:rsid w:val="00FD20D6"/>
    <w:rsid w:val="00FD2423"/>
    <w:rsid w:val="00FD28E2"/>
    <w:rsid w:val="00FD2BE8"/>
    <w:rsid w:val="00FD3993"/>
    <w:rsid w:val="00FD3BF6"/>
    <w:rsid w:val="00FD4384"/>
    <w:rsid w:val="00FD4AF3"/>
    <w:rsid w:val="00FD52D5"/>
    <w:rsid w:val="00FD5715"/>
    <w:rsid w:val="00FD58AB"/>
    <w:rsid w:val="00FD63D7"/>
    <w:rsid w:val="00FD72F2"/>
    <w:rsid w:val="00FD7323"/>
    <w:rsid w:val="00FD76F2"/>
    <w:rsid w:val="00FD78AD"/>
    <w:rsid w:val="00FD78C3"/>
    <w:rsid w:val="00FE0035"/>
    <w:rsid w:val="00FE0961"/>
    <w:rsid w:val="00FE0D12"/>
    <w:rsid w:val="00FE0EE2"/>
    <w:rsid w:val="00FE0F61"/>
    <w:rsid w:val="00FE1112"/>
    <w:rsid w:val="00FE1114"/>
    <w:rsid w:val="00FE13A2"/>
    <w:rsid w:val="00FE1862"/>
    <w:rsid w:val="00FE1963"/>
    <w:rsid w:val="00FE1B8B"/>
    <w:rsid w:val="00FE1BE0"/>
    <w:rsid w:val="00FE25F3"/>
    <w:rsid w:val="00FE2A97"/>
    <w:rsid w:val="00FE2F97"/>
    <w:rsid w:val="00FE31BA"/>
    <w:rsid w:val="00FE320E"/>
    <w:rsid w:val="00FE3710"/>
    <w:rsid w:val="00FE3803"/>
    <w:rsid w:val="00FE3BA7"/>
    <w:rsid w:val="00FE3E28"/>
    <w:rsid w:val="00FE42F2"/>
    <w:rsid w:val="00FE48E2"/>
    <w:rsid w:val="00FE4B33"/>
    <w:rsid w:val="00FE5715"/>
    <w:rsid w:val="00FE596C"/>
    <w:rsid w:val="00FE5D88"/>
    <w:rsid w:val="00FE5F24"/>
    <w:rsid w:val="00FE6D6F"/>
    <w:rsid w:val="00FE72CF"/>
    <w:rsid w:val="00FE72E8"/>
    <w:rsid w:val="00FE7756"/>
    <w:rsid w:val="00FE792C"/>
    <w:rsid w:val="00FE796C"/>
    <w:rsid w:val="00FE7FB7"/>
    <w:rsid w:val="00FF05C2"/>
    <w:rsid w:val="00FF1306"/>
    <w:rsid w:val="00FF181E"/>
    <w:rsid w:val="00FF1B02"/>
    <w:rsid w:val="00FF1F77"/>
    <w:rsid w:val="00FF259B"/>
    <w:rsid w:val="00FF2BEC"/>
    <w:rsid w:val="00FF2FBE"/>
    <w:rsid w:val="00FF3402"/>
    <w:rsid w:val="00FF358D"/>
    <w:rsid w:val="00FF3664"/>
    <w:rsid w:val="00FF392A"/>
    <w:rsid w:val="00FF41D3"/>
    <w:rsid w:val="00FF4F2B"/>
    <w:rsid w:val="00FF50D3"/>
    <w:rsid w:val="00FF549D"/>
    <w:rsid w:val="00FF599E"/>
    <w:rsid w:val="00FF5BB0"/>
    <w:rsid w:val="00FF61A8"/>
    <w:rsid w:val="00FF665E"/>
    <w:rsid w:val="00FF6F47"/>
    <w:rsid w:val="00FF71D1"/>
    <w:rsid w:val="00FF7259"/>
    <w:rsid w:val="00FF7285"/>
    <w:rsid w:val="00FF73C1"/>
    <w:rsid w:val="00FF788C"/>
    <w:rsid w:val="00FF7A12"/>
    <w:rsid w:val="00FF7B43"/>
    <w:rsid w:val="19C136F7"/>
    <w:rsid w:val="1DA76336"/>
    <w:rsid w:val="1E6F30B8"/>
    <w:rsid w:val="257A063F"/>
    <w:rsid w:val="63521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D979F7B"/>
  <w15:docId w15:val="{DE43EAAB-687E-4713-958C-5EFB41AAD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956C2A"/>
    <w:pPr>
      <w:keepNext/>
      <w:keepLines/>
      <w:widowControl/>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56C2A"/>
    <w:pPr>
      <w:keepNext/>
      <w:keepLines/>
      <w:widowControl/>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Title"/>
    <w:basedOn w:val="a"/>
    <w:next w:val="a"/>
    <w:link w:val="af"/>
    <w:uiPriority w:val="10"/>
    <w:qFormat/>
    <w:pPr>
      <w:spacing w:before="240" w:after="60"/>
      <w:jc w:val="center"/>
      <w:outlineLvl w:val="0"/>
    </w:pPr>
    <w:rPr>
      <w:rFonts w:asciiTheme="majorHAnsi" w:eastAsia="宋体" w:hAnsiTheme="majorHAnsi" w:cstheme="majorBidi"/>
      <w:b/>
      <w:bCs/>
      <w:sz w:val="32"/>
      <w:szCs w:val="32"/>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f">
    <w:name w:val="标题 字符"/>
    <w:basedOn w:val="a0"/>
    <w:link w:val="ae"/>
    <w:uiPriority w:val="10"/>
    <w:qFormat/>
    <w:rPr>
      <w:rFonts w:asciiTheme="majorHAnsi" w:eastAsia="宋体" w:hAnsiTheme="majorHAnsi" w:cstheme="majorBidi"/>
      <w:b/>
      <w:bCs/>
      <w:sz w:val="32"/>
      <w:szCs w:val="32"/>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1">
    <w:name w:val="占位符文本1"/>
    <w:basedOn w:val="a0"/>
    <w:uiPriority w:val="99"/>
    <w:semiHidden/>
    <w:qFormat/>
    <w:rPr>
      <w:color w:val="808080"/>
    </w:rPr>
  </w:style>
  <w:style w:type="character" w:customStyle="1" w:styleId="a8">
    <w:name w:val="批注框文本 字符"/>
    <w:basedOn w:val="a0"/>
    <w:link w:val="a7"/>
    <w:uiPriority w:val="99"/>
    <w:semiHidden/>
    <w:qFormat/>
    <w:rPr>
      <w:sz w:val="18"/>
      <w:szCs w:val="18"/>
    </w:rPr>
  </w:style>
  <w:style w:type="character" w:customStyle="1" w:styleId="apple-converted-space">
    <w:name w:val="apple-converted-space"/>
    <w:basedOn w:val="a0"/>
    <w:qFormat/>
  </w:style>
  <w:style w:type="character" w:customStyle="1" w:styleId="21">
    <w:name w:val="占位符文本2"/>
    <w:basedOn w:val="a0"/>
    <w:uiPriority w:val="99"/>
    <w:unhideWhenUsed/>
    <w:qFormat/>
    <w:rPr>
      <w:color w:val="808080"/>
    </w:rPr>
  </w:style>
  <w:style w:type="character" w:customStyle="1" w:styleId="3">
    <w:name w:val="占位符文本3"/>
    <w:basedOn w:val="a0"/>
    <w:uiPriority w:val="99"/>
    <w:unhideWhenUsed/>
    <w:rPr>
      <w:color w:val="808080"/>
    </w:rPr>
  </w:style>
  <w:style w:type="paragraph" w:customStyle="1" w:styleId="12">
    <w:name w:val="修订1"/>
    <w:hidden/>
    <w:uiPriority w:val="99"/>
    <w:unhideWhenUsed/>
    <w:qFormat/>
    <w:rPr>
      <w:kern w:val="2"/>
      <w:sz w:val="21"/>
      <w:szCs w:val="22"/>
    </w:rPr>
  </w:style>
  <w:style w:type="character" w:customStyle="1" w:styleId="a6">
    <w:name w:val="批注文字 字符"/>
    <w:basedOn w:val="a0"/>
    <w:link w:val="a4"/>
    <w:uiPriority w:val="99"/>
    <w:qFormat/>
    <w:rPr>
      <w:kern w:val="2"/>
      <w:sz w:val="21"/>
      <w:szCs w:val="22"/>
    </w:rPr>
  </w:style>
  <w:style w:type="character" w:customStyle="1" w:styleId="a5">
    <w:name w:val="批注主题 字符"/>
    <w:basedOn w:val="a6"/>
    <w:link w:val="a3"/>
    <w:uiPriority w:val="99"/>
    <w:semiHidden/>
    <w:qFormat/>
    <w:rPr>
      <w:b/>
      <w:bCs/>
      <w:kern w:val="2"/>
      <w:sz w:val="21"/>
      <w:szCs w:val="22"/>
    </w:rPr>
  </w:style>
  <w:style w:type="paragraph" w:customStyle="1" w:styleId="EndNoteBibliographyTitle">
    <w:name w:val="EndNote Bibliography Title"/>
    <w:basedOn w:val="a"/>
    <w:link w:val="EndNoteBibliographyTitleChar"/>
    <w:rsid w:val="008117AB"/>
    <w:pPr>
      <w:jc w:val="center"/>
    </w:pPr>
    <w:rPr>
      <w:rFonts w:ascii="Calibri" w:hAnsi="Calibri" w:cs="Calibri"/>
      <w:noProof/>
      <w:sz w:val="20"/>
    </w:rPr>
  </w:style>
  <w:style w:type="character" w:customStyle="1" w:styleId="EndNoteBibliographyTitleChar">
    <w:name w:val="EndNote Bibliography Title Char"/>
    <w:basedOn w:val="a0"/>
    <w:link w:val="EndNoteBibliographyTitle"/>
    <w:rsid w:val="008117AB"/>
    <w:rPr>
      <w:rFonts w:ascii="Calibri" w:hAnsi="Calibri" w:cs="Calibri"/>
      <w:noProof/>
      <w:kern w:val="2"/>
      <w:szCs w:val="22"/>
    </w:rPr>
  </w:style>
  <w:style w:type="paragraph" w:customStyle="1" w:styleId="EndNoteBibliography">
    <w:name w:val="EndNote Bibliography"/>
    <w:basedOn w:val="a"/>
    <w:link w:val="EndNoteBibliographyChar"/>
    <w:rsid w:val="008117AB"/>
    <w:rPr>
      <w:rFonts w:ascii="Calibri" w:hAnsi="Calibri" w:cs="Calibri"/>
      <w:noProof/>
      <w:sz w:val="20"/>
    </w:rPr>
  </w:style>
  <w:style w:type="character" w:customStyle="1" w:styleId="EndNoteBibliographyChar">
    <w:name w:val="EndNote Bibliography Char"/>
    <w:basedOn w:val="a0"/>
    <w:link w:val="EndNoteBibliography"/>
    <w:rsid w:val="008117AB"/>
    <w:rPr>
      <w:rFonts w:ascii="Calibri" w:hAnsi="Calibri" w:cs="Calibri"/>
      <w:noProof/>
      <w:kern w:val="2"/>
      <w:szCs w:val="22"/>
    </w:rPr>
  </w:style>
  <w:style w:type="paragraph" w:styleId="af2">
    <w:name w:val="Revision"/>
    <w:hidden/>
    <w:uiPriority w:val="99"/>
    <w:unhideWhenUsed/>
    <w:rsid w:val="00304030"/>
    <w:rPr>
      <w:kern w:val="2"/>
      <w:sz w:val="21"/>
      <w:szCs w:val="22"/>
    </w:rPr>
  </w:style>
  <w:style w:type="table" w:styleId="af3">
    <w:name w:val="Table Grid"/>
    <w:basedOn w:val="a1"/>
    <w:uiPriority w:val="39"/>
    <w:rsid w:val="00B67872"/>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他1"/>
    <w:basedOn w:val="a0"/>
    <w:uiPriority w:val="99"/>
    <w:semiHidden/>
    <w:unhideWhenUsed/>
    <w:rsid w:val="00CB79F4"/>
    <w:rPr>
      <w:color w:val="2B579A"/>
      <w:shd w:val="clear" w:color="auto" w:fill="E6E6E6"/>
    </w:rPr>
  </w:style>
  <w:style w:type="character" w:styleId="af4">
    <w:name w:val="FollowedHyperlink"/>
    <w:basedOn w:val="a0"/>
    <w:uiPriority w:val="99"/>
    <w:semiHidden/>
    <w:unhideWhenUsed/>
    <w:rsid w:val="006C7EE9"/>
    <w:rPr>
      <w:color w:val="800080" w:themeColor="followedHyperlink"/>
      <w:u w:val="single"/>
    </w:rPr>
  </w:style>
  <w:style w:type="character" w:customStyle="1" w:styleId="22">
    <w:name w:val="@他2"/>
    <w:basedOn w:val="a0"/>
    <w:uiPriority w:val="99"/>
    <w:semiHidden/>
    <w:unhideWhenUsed/>
    <w:rsid w:val="00250AB5"/>
    <w:rPr>
      <w:color w:val="2B579A"/>
      <w:shd w:val="clear" w:color="auto" w:fill="E6E6E6"/>
    </w:rPr>
  </w:style>
  <w:style w:type="character" w:customStyle="1" w:styleId="30">
    <w:name w:val="@他3"/>
    <w:basedOn w:val="a0"/>
    <w:uiPriority w:val="99"/>
    <w:semiHidden/>
    <w:unhideWhenUsed/>
    <w:rsid w:val="009E4690"/>
    <w:rPr>
      <w:color w:val="2B579A"/>
      <w:shd w:val="clear" w:color="auto" w:fill="E6E6E6"/>
    </w:rPr>
  </w:style>
  <w:style w:type="character" w:customStyle="1" w:styleId="A80">
    <w:name w:val="A8"/>
    <w:uiPriority w:val="99"/>
    <w:rsid w:val="003939EC"/>
    <w:rPr>
      <w:rFonts w:cs="Trade Gothic LT Std"/>
      <w:color w:val="221E1F"/>
      <w:sz w:val="10"/>
      <w:szCs w:val="10"/>
    </w:rPr>
  </w:style>
  <w:style w:type="character" w:customStyle="1" w:styleId="4">
    <w:name w:val="@他4"/>
    <w:basedOn w:val="a0"/>
    <w:uiPriority w:val="99"/>
    <w:semiHidden/>
    <w:unhideWhenUsed/>
    <w:rsid w:val="005717BB"/>
    <w:rPr>
      <w:color w:val="2B579A"/>
      <w:shd w:val="clear" w:color="auto" w:fill="E6E6E6"/>
    </w:rPr>
  </w:style>
  <w:style w:type="character" w:styleId="af5">
    <w:name w:val="Placeholder Text"/>
    <w:basedOn w:val="a0"/>
    <w:uiPriority w:val="99"/>
    <w:unhideWhenUsed/>
    <w:rsid w:val="003F5CC9"/>
    <w:rPr>
      <w:color w:val="808080"/>
    </w:rPr>
  </w:style>
  <w:style w:type="character" w:customStyle="1" w:styleId="14">
    <w:name w:val="未处理的提及1"/>
    <w:basedOn w:val="a0"/>
    <w:uiPriority w:val="99"/>
    <w:semiHidden/>
    <w:unhideWhenUsed/>
    <w:rsid w:val="00162885"/>
    <w:rPr>
      <w:color w:val="808080"/>
      <w:shd w:val="clear" w:color="auto" w:fill="E6E6E6"/>
    </w:rPr>
  </w:style>
  <w:style w:type="character" w:customStyle="1" w:styleId="23">
    <w:name w:val="未处理的提及2"/>
    <w:basedOn w:val="a0"/>
    <w:uiPriority w:val="99"/>
    <w:semiHidden/>
    <w:unhideWhenUsed/>
    <w:rsid w:val="00AA68B7"/>
    <w:rPr>
      <w:color w:val="808080"/>
      <w:shd w:val="clear" w:color="auto" w:fill="E6E6E6"/>
    </w:rPr>
  </w:style>
  <w:style w:type="character" w:styleId="af6">
    <w:name w:val="line number"/>
    <w:basedOn w:val="a0"/>
    <w:uiPriority w:val="99"/>
    <w:semiHidden/>
    <w:unhideWhenUsed/>
    <w:rsid w:val="00AB737B"/>
  </w:style>
  <w:style w:type="character" w:styleId="af7">
    <w:name w:val="Unresolved Mention"/>
    <w:basedOn w:val="a0"/>
    <w:uiPriority w:val="99"/>
    <w:semiHidden/>
    <w:unhideWhenUsed/>
    <w:rsid w:val="00F4722B"/>
    <w:rPr>
      <w:color w:val="605E5C"/>
      <w:shd w:val="clear" w:color="auto" w:fill="E1DFDD"/>
    </w:rPr>
  </w:style>
  <w:style w:type="character" w:customStyle="1" w:styleId="10">
    <w:name w:val="标题 1 字符"/>
    <w:basedOn w:val="a0"/>
    <w:link w:val="1"/>
    <w:uiPriority w:val="9"/>
    <w:rsid w:val="00956C2A"/>
    <w:rPr>
      <w:b/>
      <w:bCs/>
      <w:kern w:val="44"/>
      <w:sz w:val="44"/>
      <w:szCs w:val="44"/>
    </w:rPr>
  </w:style>
  <w:style w:type="character" w:customStyle="1" w:styleId="20">
    <w:name w:val="标题 2 字符"/>
    <w:basedOn w:val="a0"/>
    <w:link w:val="2"/>
    <w:uiPriority w:val="9"/>
    <w:rsid w:val="00956C2A"/>
    <w:rPr>
      <w:rFonts w:asciiTheme="majorHAnsi" w:eastAsiaTheme="majorEastAsia" w:hAnsiTheme="majorHAnsi" w:cstheme="majorBidi"/>
      <w:b/>
      <w:bCs/>
      <w:kern w:val="2"/>
      <w:sz w:val="32"/>
      <w:szCs w:val="32"/>
    </w:rPr>
  </w:style>
  <w:style w:type="paragraph" w:customStyle="1" w:styleId="Default">
    <w:name w:val="Default"/>
    <w:rsid w:val="00956C2A"/>
    <w:pPr>
      <w:widowControl w:val="0"/>
      <w:autoSpaceDE w:val="0"/>
      <w:autoSpaceDN w:val="0"/>
      <w:adjustRightInd w:val="0"/>
      <w:jc w:val="both"/>
    </w:pPr>
    <w:rPr>
      <w:rFonts w:ascii="Times New Roman" w:hAnsi="Times New Roman" w:cs="Times New Roman"/>
      <w:color w:val="000000"/>
      <w:sz w:val="24"/>
      <w:szCs w:val="24"/>
    </w:rPr>
  </w:style>
  <w:style w:type="paragraph" w:styleId="TOC">
    <w:name w:val="TOC Heading"/>
    <w:basedOn w:val="1"/>
    <w:next w:val="a"/>
    <w:uiPriority w:val="39"/>
    <w:unhideWhenUsed/>
    <w:qFormat/>
    <w:rsid w:val="00956C2A"/>
    <w:p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956C2A"/>
    <w:pPr>
      <w:widowControl/>
    </w:pPr>
  </w:style>
  <w:style w:type="paragraph" w:styleId="TOC2">
    <w:name w:val="toc 2"/>
    <w:basedOn w:val="a"/>
    <w:next w:val="a"/>
    <w:autoRedefine/>
    <w:uiPriority w:val="39"/>
    <w:unhideWhenUsed/>
    <w:rsid w:val="00956C2A"/>
    <w:pPr>
      <w:widowControl/>
      <w:tabs>
        <w:tab w:val="right" w:leader="dot" w:pos="8296"/>
      </w:tabs>
      <w:ind w:leftChars="200" w:left="420"/>
    </w:pPr>
    <w:rPr>
      <w:rFonts w:ascii="Times New Roman" w:eastAsiaTheme="majorEastAsia" w:hAnsi="Times New Roman" w:cs="Times New Roman"/>
      <w:noProof/>
      <w:kern w:val="0"/>
    </w:rPr>
  </w:style>
  <w:style w:type="paragraph" w:styleId="af8">
    <w:name w:val="List Paragraph"/>
    <w:basedOn w:val="a"/>
    <w:uiPriority w:val="34"/>
    <w:qFormat/>
    <w:rsid w:val="00956C2A"/>
    <w:pPr>
      <w:widowControl/>
      <w:ind w:firstLineChars="200" w:firstLine="420"/>
    </w:pPr>
  </w:style>
  <w:style w:type="table" w:customStyle="1" w:styleId="15">
    <w:name w:val="网格型1"/>
    <w:basedOn w:val="a1"/>
    <w:next w:val="af3"/>
    <w:uiPriority w:val="59"/>
    <w:rsid w:val="00956C2A"/>
    <w:pPr>
      <w:jc w:val="both"/>
    </w:pPr>
    <w:rPr>
      <w:rFonts w:ascii="Calibri" w:eastAsia="Times New Roman" w:hAnsi="Calibri" w:cs="Times New Roman"/>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No Spacing"/>
    <w:uiPriority w:val="1"/>
    <w:qFormat/>
    <w:rsid w:val="00956C2A"/>
    <w:pPr>
      <w:widowControl w:val="0"/>
      <w:jc w:val="both"/>
    </w:pPr>
    <w:rPr>
      <w:kern w:val="2"/>
      <w:sz w:val="21"/>
      <w:szCs w:val="22"/>
    </w:rPr>
  </w:style>
  <w:style w:type="character" w:customStyle="1" w:styleId="EndNoteBibliographyTitle0">
    <w:name w:val="EndNote Bibliography Title 字符"/>
    <w:basedOn w:val="a0"/>
    <w:rsid w:val="00956C2A"/>
    <w:rPr>
      <w:rFonts w:ascii="Calibri" w:hAnsi="Calibri" w:cs="Calibri"/>
      <w:noProof/>
      <w:sz w:val="20"/>
    </w:rPr>
  </w:style>
  <w:style w:type="table" w:customStyle="1" w:styleId="24">
    <w:name w:val="网格型2"/>
    <w:basedOn w:val="a1"/>
    <w:next w:val="af3"/>
    <w:uiPriority w:val="39"/>
    <w:rsid w:val="00956C2A"/>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6212">
      <w:bodyDiv w:val="1"/>
      <w:marLeft w:val="0"/>
      <w:marRight w:val="0"/>
      <w:marTop w:val="0"/>
      <w:marBottom w:val="0"/>
      <w:divBdr>
        <w:top w:val="none" w:sz="0" w:space="0" w:color="auto"/>
        <w:left w:val="none" w:sz="0" w:space="0" w:color="auto"/>
        <w:bottom w:val="none" w:sz="0" w:space="0" w:color="auto"/>
        <w:right w:val="none" w:sz="0" w:space="0" w:color="auto"/>
      </w:divBdr>
    </w:div>
    <w:div w:id="334310141">
      <w:bodyDiv w:val="1"/>
      <w:marLeft w:val="0"/>
      <w:marRight w:val="0"/>
      <w:marTop w:val="0"/>
      <w:marBottom w:val="0"/>
      <w:divBdr>
        <w:top w:val="none" w:sz="0" w:space="0" w:color="auto"/>
        <w:left w:val="none" w:sz="0" w:space="0" w:color="auto"/>
        <w:bottom w:val="none" w:sz="0" w:space="0" w:color="auto"/>
        <w:right w:val="none" w:sz="0" w:space="0" w:color="auto"/>
      </w:divBdr>
    </w:div>
    <w:div w:id="430970965">
      <w:bodyDiv w:val="1"/>
      <w:marLeft w:val="0"/>
      <w:marRight w:val="0"/>
      <w:marTop w:val="0"/>
      <w:marBottom w:val="0"/>
      <w:divBdr>
        <w:top w:val="none" w:sz="0" w:space="0" w:color="auto"/>
        <w:left w:val="none" w:sz="0" w:space="0" w:color="auto"/>
        <w:bottom w:val="none" w:sz="0" w:space="0" w:color="auto"/>
        <w:right w:val="none" w:sz="0" w:space="0" w:color="auto"/>
      </w:divBdr>
    </w:div>
    <w:div w:id="495268716">
      <w:bodyDiv w:val="1"/>
      <w:marLeft w:val="0"/>
      <w:marRight w:val="0"/>
      <w:marTop w:val="0"/>
      <w:marBottom w:val="0"/>
      <w:divBdr>
        <w:top w:val="none" w:sz="0" w:space="0" w:color="auto"/>
        <w:left w:val="none" w:sz="0" w:space="0" w:color="auto"/>
        <w:bottom w:val="none" w:sz="0" w:space="0" w:color="auto"/>
        <w:right w:val="none" w:sz="0" w:space="0" w:color="auto"/>
      </w:divBdr>
    </w:div>
    <w:div w:id="565410456">
      <w:bodyDiv w:val="1"/>
      <w:marLeft w:val="0"/>
      <w:marRight w:val="0"/>
      <w:marTop w:val="0"/>
      <w:marBottom w:val="0"/>
      <w:divBdr>
        <w:top w:val="none" w:sz="0" w:space="0" w:color="auto"/>
        <w:left w:val="none" w:sz="0" w:space="0" w:color="auto"/>
        <w:bottom w:val="none" w:sz="0" w:space="0" w:color="auto"/>
        <w:right w:val="none" w:sz="0" w:space="0" w:color="auto"/>
      </w:divBdr>
    </w:div>
    <w:div w:id="796145987">
      <w:bodyDiv w:val="1"/>
      <w:marLeft w:val="0"/>
      <w:marRight w:val="0"/>
      <w:marTop w:val="0"/>
      <w:marBottom w:val="0"/>
      <w:divBdr>
        <w:top w:val="none" w:sz="0" w:space="0" w:color="auto"/>
        <w:left w:val="none" w:sz="0" w:space="0" w:color="auto"/>
        <w:bottom w:val="none" w:sz="0" w:space="0" w:color="auto"/>
        <w:right w:val="none" w:sz="0" w:space="0" w:color="auto"/>
      </w:divBdr>
      <w:divsChild>
        <w:div w:id="1882402690">
          <w:marLeft w:val="0"/>
          <w:marRight w:val="0"/>
          <w:marTop w:val="0"/>
          <w:marBottom w:val="0"/>
          <w:divBdr>
            <w:top w:val="none" w:sz="0" w:space="0" w:color="auto"/>
            <w:left w:val="none" w:sz="0" w:space="0" w:color="auto"/>
            <w:bottom w:val="none" w:sz="0" w:space="0" w:color="auto"/>
            <w:right w:val="none" w:sz="0" w:space="0" w:color="auto"/>
          </w:divBdr>
        </w:div>
      </w:divsChild>
    </w:div>
    <w:div w:id="1088309332">
      <w:bodyDiv w:val="1"/>
      <w:marLeft w:val="0"/>
      <w:marRight w:val="0"/>
      <w:marTop w:val="0"/>
      <w:marBottom w:val="0"/>
      <w:divBdr>
        <w:top w:val="none" w:sz="0" w:space="0" w:color="auto"/>
        <w:left w:val="none" w:sz="0" w:space="0" w:color="auto"/>
        <w:bottom w:val="none" w:sz="0" w:space="0" w:color="auto"/>
        <w:right w:val="none" w:sz="0" w:space="0" w:color="auto"/>
      </w:divBdr>
    </w:div>
    <w:div w:id="1225869732">
      <w:bodyDiv w:val="1"/>
      <w:marLeft w:val="0"/>
      <w:marRight w:val="0"/>
      <w:marTop w:val="0"/>
      <w:marBottom w:val="0"/>
      <w:divBdr>
        <w:top w:val="none" w:sz="0" w:space="0" w:color="auto"/>
        <w:left w:val="none" w:sz="0" w:space="0" w:color="auto"/>
        <w:bottom w:val="none" w:sz="0" w:space="0" w:color="auto"/>
        <w:right w:val="none" w:sz="0" w:space="0" w:color="auto"/>
      </w:divBdr>
    </w:div>
    <w:div w:id="1279336398">
      <w:bodyDiv w:val="1"/>
      <w:marLeft w:val="0"/>
      <w:marRight w:val="0"/>
      <w:marTop w:val="0"/>
      <w:marBottom w:val="0"/>
      <w:divBdr>
        <w:top w:val="none" w:sz="0" w:space="0" w:color="auto"/>
        <w:left w:val="none" w:sz="0" w:space="0" w:color="auto"/>
        <w:bottom w:val="none" w:sz="0" w:space="0" w:color="auto"/>
        <w:right w:val="none" w:sz="0" w:space="0" w:color="auto"/>
      </w:divBdr>
    </w:div>
    <w:div w:id="1496072976">
      <w:bodyDiv w:val="1"/>
      <w:marLeft w:val="0"/>
      <w:marRight w:val="0"/>
      <w:marTop w:val="0"/>
      <w:marBottom w:val="0"/>
      <w:divBdr>
        <w:top w:val="none" w:sz="0" w:space="0" w:color="auto"/>
        <w:left w:val="none" w:sz="0" w:space="0" w:color="auto"/>
        <w:bottom w:val="none" w:sz="0" w:space="0" w:color="auto"/>
        <w:right w:val="none" w:sz="0" w:space="0" w:color="auto"/>
      </w:divBdr>
    </w:div>
    <w:div w:id="1656834431">
      <w:bodyDiv w:val="1"/>
      <w:marLeft w:val="0"/>
      <w:marRight w:val="0"/>
      <w:marTop w:val="0"/>
      <w:marBottom w:val="0"/>
      <w:divBdr>
        <w:top w:val="none" w:sz="0" w:space="0" w:color="auto"/>
        <w:left w:val="none" w:sz="0" w:space="0" w:color="auto"/>
        <w:bottom w:val="none" w:sz="0" w:space="0" w:color="auto"/>
        <w:right w:val="none" w:sz="0" w:space="0" w:color="auto"/>
      </w:divBdr>
    </w:div>
    <w:div w:id="1692418531">
      <w:bodyDiv w:val="1"/>
      <w:marLeft w:val="0"/>
      <w:marRight w:val="0"/>
      <w:marTop w:val="0"/>
      <w:marBottom w:val="0"/>
      <w:divBdr>
        <w:top w:val="none" w:sz="0" w:space="0" w:color="auto"/>
        <w:left w:val="none" w:sz="0" w:space="0" w:color="auto"/>
        <w:bottom w:val="none" w:sz="0" w:space="0" w:color="auto"/>
        <w:right w:val="none" w:sz="0" w:space="0" w:color="auto"/>
      </w:divBdr>
    </w:div>
    <w:div w:id="1803845203">
      <w:bodyDiv w:val="1"/>
      <w:marLeft w:val="0"/>
      <w:marRight w:val="0"/>
      <w:marTop w:val="0"/>
      <w:marBottom w:val="0"/>
      <w:divBdr>
        <w:top w:val="none" w:sz="0" w:space="0" w:color="auto"/>
        <w:left w:val="none" w:sz="0" w:space="0" w:color="auto"/>
        <w:bottom w:val="none" w:sz="0" w:space="0" w:color="auto"/>
        <w:right w:val="none" w:sz="0" w:space="0" w:color="auto"/>
      </w:divBdr>
    </w:div>
    <w:div w:id="1926843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waterfowl.org.uk/index.html" TargetMode="Externa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fowlshome.com/" TargetMode="Externa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yperlink" Target="mailto:ninglcau@cau.edu.cn"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cauhyh@cau.edu.cn" TargetMode="External"/><Relationship Id="rId14"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46DBA1-EDA8-453C-9A3A-4B9FDA779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16650</Words>
  <Characters>95740</Characters>
  <Application>Microsoft Office Word</Application>
  <DocSecurity>0</DocSecurity>
  <Lines>1740</Lines>
  <Paragraphs>649</Paragraphs>
  <ScaleCrop>false</ScaleCrop>
  <Company/>
  <LinksUpToDate>false</LinksUpToDate>
  <CharactersWithSpaces>111741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liurui</dc:creator>
  <cp:keywords/>
  <dc:description/>
  <cp:lastModifiedBy>liu rui</cp:lastModifiedBy>
  <cp:revision>2</cp:revision>
  <cp:lastPrinted>2018-10-05T08:06:00Z</cp:lastPrinted>
  <dcterms:created xsi:type="dcterms:W3CDTF">2018-10-08T09:46:00Z</dcterms:created>
  <dcterms:modified xsi:type="dcterms:W3CDTF">2018-10-08T09:46:00Z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