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705CB7" w14:textId="237E19B0" w:rsidR="003463A6" w:rsidRPr="00267086" w:rsidRDefault="00FB0F26" w:rsidP="00267086">
      <w:pPr>
        <w:pStyle w:val="ae"/>
        <w:spacing w:line="480" w:lineRule="auto"/>
        <w:jc w:val="both"/>
        <w:rPr>
          <w:rFonts w:ascii="Times New Roman" w:hAnsi="Times New Roman" w:cs="Times New Roman"/>
          <w:sz w:val="24"/>
          <w:szCs w:val="24"/>
        </w:rPr>
      </w:pPr>
      <w:bookmarkStart w:id="0" w:name="_Toc526518830"/>
      <w:r>
        <w:rPr>
          <w:rFonts w:ascii="Times New Roman" w:hAnsi="Times New Roman" w:cs="Times New Roman" w:hint="eastAsia"/>
          <w:sz w:val="24"/>
          <w:szCs w:val="24"/>
        </w:rPr>
        <w:t>T</w:t>
      </w:r>
      <w:r>
        <w:rPr>
          <w:rFonts w:ascii="Times New Roman" w:hAnsi="Times New Roman" w:cs="Times New Roman"/>
          <w:sz w:val="24"/>
          <w:szCs w:val="24"/>
        </w:rPr>
        <w:t>itle:</w:t>
      </w:r>
      <w:r>
        <w:rPr>
          <w:rFonts w:ascii="Times New Roman" w:hAnsi="Times New Roman" w:cs="Times New Roman" w:hint="eastAsia"/>
          <w:sz w:val="24"/>
          <w:szCs w:val="24"/>
        </w:rPr>
        <w:t xml:space="preserve"> </w:t>
      </w:r>
      <w:bookmarkStart w:id="1" w:name="_Hlk509558761"/>
      <w:r>
        <w:rPr>
          <w:rFonts w:ascii="Times New Roman" w:hAnsi="Times New Roman" w:cs="Times New Roman" w:hint="eastAsia"/>
          <w:sz w:val="24"/>
          <w:szCs w:val="24"/>
        </w:rPr>
        <w:t xml:space="preserve">Genomic analyses reveal distinct demographic history </w:t>
      </w:r>
      <w:r w:rsidRPr="00063348">
        <w:rPr>
          <w:rFonts w:ascii="Times New Roman" w:hAnsi="Times New Roman" w:cs="Times New Roman"/>
          <w:sz w:val="24"/>
          <w:szCs w:val="24"/>
        </w:rPr>
        <w:t>and identify</w:t>
      </w:r>
      <w:r>
        <w:rPr>
          <w:rFonts w:ascii="Times New Roman" w:hAnsi="Times New Roman" w:cs="Times New Roman" w:hint="eastAsia"/>
          <w:sz w:val="24"/>
          <w:szCs w:val="24"/>
        </w:rPr>
        <w:t xml:space="preserve"> </w:t>
      </w:r>
      <w:r w:rsidR="007C7508">
        <w:rPr>
          <w:rFonts w:ascii="Times New Roman" w:hAnsi="Times New Roman" w:cs="Times New Roman" w:hint="eastAsia"/>
          <w:sz w:val="24"/>
          <w:szCs w:val="24"/>
        </w:rPr>
        <w:t xml:space="preserve">                                                                                                              </w:t>
      </w:r>
      <w:r>
        <w:rPr>
          <w:rFonts w:ascii="Times New Roman" w:hAnsi="Times New Roman" w:cs="Times New Roman" w:hint="eastAsia"/>
          <w:sz w:val="24"/>
          <w:szCs w:val="24"/>
        </w:rPr>
        <w:t>genetic changes underlying adaption, speciation and domestication in ducks</w:t>
      </w:r>
      <w:bookmarkEnd w:id="0"/>
      <w:bookmarkEnd w:id="1"/>
      <w:r w:rsidR="007C7508">
        <w:rPr>
          <w:rFonts w:ascii="Times New Roman" w:hAnsi="Times New Roman" w:cs="Times New Roman" w:hint="eastAsia"/>
          <w:sz w:val="24"/>
          <w:szCs w:val="24"/>
        </w:rPr>
        <w:t xml:space="preserve">                                                                                                                   </w:t>
      </w:r>
    </w:p>
    <w:p w14:paraId="29A1A18A" w14:textId="5227928A" w:rsidR="003463A6" w:rsidRDefault="00C5189B" w:rsidP="00961365">
      <w:pPr>
        <w:spacing w:line="480" w:lineRule="auto"/>
        <w:rPr>
          <w:rFonts w:ascii="Times New Roman" w:hAnsi="Times New Roman" w:cs="Times New Roman"/>
          <w:sz w:val="24"/>
          <w:szCs w:val="24"/>
          <w:vertAlign w:val="superscript"/>
        </w:rPr>
      </w:pPr>
      <w:r w:rsidRPr="00C5189B">
        <w:rPr>
          <w:rFonts w:ascii="Times New Roman" w:hAnsi="Times New Roman" w:cs="Times New Roman"/>
          <w:sz w:val="24"/>
          <w:szCs w:val="24"/>
        </w:rPr>
        <w:t>Rui Liu</w:t>
      </w:r>
      <w:r w:rsidRPr="00A77639">
        <w:rPr>
          <w:rFonts w:ascii="Times New Roman" w:hAnsi="Times New Roman" w:cs="Times New Roman"/>
          <w:sz w:val="24"/>
          <w:szCs w:val="24"/>
          <w:vertAlign w:val="superscript"/>
        </w:rPr>
        <w:t>1</w:t>
      </w:r>
      <w:r w:rsidR="00F9386B">
        <w:rPr>
          <w:rFonts w:ascii="Times New Roman" w:hAnsi="Times New Roman" w:cs="Times New Roman"/>
          <w:sz w:val="24"/>
          <w:szCs w:val="24"/>
          <w:vertAlign w:val="superscript"/>
        </w:rPr>
        <w:t>,</w:t>
      </w:r>
      <w:r w:rsidR="005717BB" w:rsidRPr="00A77639">
        <w:rPr>
          <w:rFonts w:ascii="Times New Roman" w:hAnsi="Times New Roman" w:cs="Times New Roman"/>
          <w:sz w:val="24"/>
          <w:szCs w:val="24"/>
          <w:vertAlign w:val="superscript"/>
        </w:rPr>
        <w:t>*</w:t>
      </w:r>
      <w:r w:rsidR="00A77639">
        <w:rPr>
          <w:rFonts w:ascii="Times New Roman" w:hAnsi="Times New Roman" w:cs="Times New Roman"/>
          <w:sz w:val="24"/>
          <w:szCs w:val="24"/>
        </w:rPr>
        <w:t>,</w:t>
      </w:r>
      <w:r w:rsidRPr="00C5189B">
        <w:rPr>
          <w:rFonts w:ascii="Times New Roman" w:hAnsi="Times New Roman" w:cs="Times New Roman"/>
          <w:sz w:val="24"/>
          <w:szCs w:val="24"/>
        </w:rPr>
        <w:t xml:space="preserve"> </w:t>
      </w:r>
      <w:proofErr w:type="spellStart"/>
      <w:r w:rsidRPr="00C5189B">
        <w:rPr>
          <w:rFonts w:ascii="Times New Roman" w:hAnsi="Times New Roman" w:cs="Times New Roman"/>
          <w:sz w:val="24"/>
          <w:szCs w:val="24"/>
        </w:rPr>
        <w:t>Weiqing</w:t>
      </w:r>
      <w:proofErr w:type="spellEnd"/>
      <w:r w:rsidRPr="00C5189B">
        <w:rPr>
          <w:rFonts w:ascii="Times New Roman" w:hAnsi="Times New Roman" w:cs="Times New Roman"/>
          <w:sz w:val="24"/>
          <w:szCs w:val="24"/>
        </w:rPr>
        <w:t xml:space="preserve"> Liu</w:t>
      </w:r>
      <w:r w:rsidR="001A2DF0" w:rsidRPr="001A2DF0">
        <w:rPr>
          <w:rFonts w:ascii="Times New Roman" w:hAnsi="Times New Roman" w:cs="Times New Roman"/>
          <w:sz w:val="24"/>
          <w:szCs w:val="24"/>
          <w:vertAlign w:val="superscript"/>
        </w:rPr>
        <w:t>2,3</w:t>
      </w:r>
      <w:r w:rsidR="005717BB">
        <w:rPr>
          <w:rFonts w:ascii="Times New Roman" w:hAnsi="Times New Roman" w:cs="Times New Roman"/>
          <w:sz w:val="24"/>
          <w:szCs w:val="24"/>
          <w:vertAlign w:val="superscript"/>
        </w:rPr>
        <w:t>,*</w:t>
      </w:r>
      <w:r w:rsidRPr="00C5189B">
        <w:rPr>
          <w:rFonts w:ascii="Times New Roman" w:hAnsi="Times New Roman" w:cs="Times New Roman"/>
          <w:sz w:val="24"/>
          <w:szCs w:val="24"/>
        </w:rPr>
        <w:t xml:space="preserve">, </w:t>
      </w:r>
      <w:proofErr w:type="spellStart"/>
      <w:r>
        <w:rPr>
          <w:rFonts w:ascii="Times New Roman" w:hAnsi="Times New Roman" w:cs="Times New Roman"/>
          <w:sz w:val="24"/>
          <w:szCs w:val="24"/>
        </w:rPr>
        <w:t>Enguang</w:t>
      </w:r>
      <w:proofErr w:type="spellEnd"/>
      <w:r>
        <w:rPr>
          <w:rFonts w:ascii="Times New Roman" w:hAnsi="Times New Roman" w:cs="Times New Roman"/>
          <w:sz w:val="24"/>
          <w:szCs w:val="24"/>
        </w:rPr>
        <w:t xml:space="preserve"> Rong</w:t>
      </w:r>
      <w:r w:rsidRPr="00C5189B">
        <w:rPr>
          <w:rFonts w:ascii="Times New Roman" w:hAnsi="Times New Roman" w:cs="Times New Roman"/>
          <w:sz w:val="24"/>
          <w:szCs w:val="24"/>
          <w:vertAlign w:val="superscript"/>
        </w:rPr>
        <w:t>1</w:t>
      </w:r>
      <w:r>
        <w:rPr>
          <w:rFonts w:ascii="Times New Roman" w:hAnsi="Times New Roman" w:cs="Times New Roman"/>
          <w:sz w:val="24"/>
          <w:szCs w:val="24"/>
        </w:rPr>
        <w:t xml:space="preserve">, </w:t>
      </w:r>
      <w:proofErr w:type="spellStart"/>
      <w:r>
        <w:rPr>
          <w:rFonts w:ascii="Times New Roman" w:hAnsi="Times New Roman" w:cs="Times New Roman"/>
          <w:sz w:val="24"/>
          <w:szCs w:val="24"/>
        </w:rPr>
        <w:t>Xiaoxue</w:t>
      </w:r>
      <w:proofErr w:type="spellEnd"/>
      <w:r>
        <w:rPr>
          <w:rFonts w:ascii="Times New Roman" w:hAnsi="Times New Roman" w:cs="Times New Roman"/>
          <w:sz w:val="24"/>
          <w:szCs w:val="24"/>
        </w:rPr>
        <w:t xml:space="preserve"> Wang</w:t>
      </w:r>
      <w:r w:rsidRPr="00C5189B">
        <w:rPr>
          <w:rFonts w:ascii="Times New Roman" w:hAnsi="Times New Roman" w:cs="Times New Roman"/>
          <w:sz w:val="24"/>
          <w:szCs w:val="24"/>
          <w:vertAlign w:val="superscript"/>
        </w:rPr>
        <w:t>1</w:t>
      </w:r>
      <w:r>
        <w:rPr>
          <w:rFonts w:ascii="Times New Roman" w:hAnsi="Times New Roman" w:cs="Times New Roman"/>
          <w:sz w:val="24"/>
          <w:szCs w:val="24"/>
        </w:rPr>
        <w:t xml:space="preserve">, </w:t>
      </w:r>
      <w:proofErr w:type="spellStart"/>
      <w:r w:rsidR="00CC702D">
        <w:rPr>
          <w:rFonts w:ascii="Times New Roman" w:hAnsi="Times New Roman" w:cs="Times New Roman"/>
          <w:sz w:val="24"/>
          <w:szCs w:val="24"/>
        </w:rPr>
        <w:t>Lizhi</w:t>
      </w:r>
      <w:proofErr w:type="spellEnd"/>
      <w:r w:rsidR="00CC702D">
        <w:rPr>
          <w:rFonts w:ascii="Times New Roman" w:hAnsi="Times New Roman" w:cs="Times New Roman"/>
          <w:sz w:val="24"/>
          <w:szCs w:val="24"/>
        </w:rPr>
        <w:t xml:space="preserve"> Lu</w:t>
      </w:r>
      <w:r w:rsidR="00CC702D">
        <w:rPr>
          <w:rFonts w:ascii="Times New Roman" w:hAnsi="Times New Roman" w:cs="Times New Roman"/>
          <w:sz w:val="24"/>
          <w:szCs w:val="24"/>
          <w:vertAlign w:val="superscript"/>
        </w:rPr>
        <w:t>4</w:t>
      </w:r>
      <w:r w:rsidR="00CC702D">
        <w:rPr>
          <w:rFonts w:ascii="Times New Roman" w:hAnsi="Times New Roman" w:cs="Times New Roman"/>
          <w:sz w:val="24"/>
          <w:szCs w:val="24"/>
        </w:rPr>
        <w:t xml:space="preserve">, </w:t>
      </w:r>
      <w:proofErr w:type="spellStart"/>
      <w:r w:rsidR="00CC702D">
        <w:rPr>
          <w:rFonts w:ascii="Times New Roman" w:hAnsi="Times New Roman" w:cs="Times New Roman"/>
          <w:sz w:val="24"/>
          <w:szCs w:val="24"/>
        </w:rPr>
        <w:t>Huifang</w:t>
      </w:r>
      <w:proofErr w:type="spellEnd"/>
      <w:r w:rsidR="00CC702D">
        <w:rPr>
          <w:rFonts w:ascii="Times New Roman" w:hAnsi="Times New Roman" w:cs="Times New Roman"/>
          <w:sz w:val="24"/>
          <w:szCs w:val="24"/>
        </w:rPr>
        <w:t xml:space="preserve"> Li</w:t>
      </w:r>
      <w:r w:rsidR="00CC702D">
        <w:rPr>
          <w:rFonts w:ascii="Times New Roman" w:hAnsi="Times New Roman" w:cs="Times New Roman"/>
          <w:sz w:val="24"/>
          <w:szCs w:val="24"/>
          <w:vertAlign w:val="superscript"/>
        </w:rPr>
        <w:t>5</w:t>
      </w:r>
      <w:r w:rsidR="00CC702D">
        <w:rPr>
          <w:rFonts w:ascii="Times New Roman" w:hAnsi="Times New Roman" w:cs="Times New Roman"/>
          <w:sz w:val="24"/>
          <w:szCs w:val="24"/>
        </w:rPr>
        <w:t>, Li Chen</w:t>
      </w:r>
      <w:r w:rsidR="00CC702D">
        <w:rPr>
          <w:rFonts w:ascii="Times New Roman" w:hAnsi="Times New Roman" w:cs="Times New Roman"/>
          <w:sz w:val="24"/>
          <w:szCs w:val="24"/>
          <w:vertAlign w:val="superscript"/>
        </w:rPr>
        <w:t>4</w:t>
      </w:r>
      <w:r w:rsidR="00CC702D">
        <w:rPr>
          <w:rFonts w:ascii="Times New Roman" w:hAnsi="Times New Roman" w:cs="Times New Roman"/>
          <w:sz w:val="24"/>
          <w:szCs w:val="24"/>
        </w:rPr>
        <w:t xml:space="preserve">, </w:t>
      </w:r>
      <w:r w:rsidR="00A10C7F">
        <w:rPr>
          <w:rFonts w:ascii="Times New Roman" w:hAnsi="Times New Roman" w:cs="Times New Roman"/>
          <w:sz w:val="24"/>
          <w:szCs w:val="24"/>
        </w:rPr>
        <w:t>Yong Zha</w:t>
      </w:r>
      <w:r w:rsidR="00A10C7F">
        <w:rPr>
          <w:rFonts w:ascii="Times New Roman" w:hAnsi="Times New Roman" w:cs="Times New Roman" w:hint="eastAsia"/>
          <w:sz w:val="24"/>
          <w:szCs w:val="24"/>
        </w:rPr>
        <w:t>o</w:t>
      </w:r>
      <w:r w:rsidR="00CC702D">
        <w:rPr>
          <w:rFonts w:ascii="Times New Roman" w:hAnsi="Times New Roman" w:cs="Times New Roman"/>
          <w:sz w:val="24"/>
          <w:szCs w:val="24"/>
          <w:vertAlign w:val="superscript"/>
        </w:rPr>
        <w:t>3,6</w:t>
      </w:r>
      <w:r w:rsidR="008C1535">
        <w:rPr>
          <w:rFonts w:ascii="Times New Roman" w:hAnsi="Times New Roman" w:cs="Times New Roman"/>
          <w:sz w:val="24"/>
          <w:szCs w:val="24"/>
        </w:rPr>
        <w:t xml:space="preserve">, </w:t>
      </w:r>
      <w:proofErr w:type="spellStart"/>
      <w:r w:rsidR="008C1535">
        <w:rPr>
          <w:rFonts w:ascii="Times New Roman" w:hAnsi="Times New Roman" w:cs="Times New Roman"/>
          <w:sz w:val="24"/>
          <w:szCs w:val="24"/>
        </w:rPr>
        <w:t>Huabin</w:t>
      </w:r>
      <w:proofErr w:type="spellEnd"/>
      <w:r>
        <w:rPr>
          <w:rFonts w:ascii="Times New Roman" w:hAnsi="Times New Roman" w:cs="Times New Roman"/>
          <w:sz w:val="24"/>
          <w:szCs w:val="24"/>
        </w:rPr>
        <w:t xml:space="preserve"> Cao</w:t>
      </w:r>
      <w:r w:rsidR="001A2DF0" w:rsidRPr="001A2DF0">
        <w:rPr>
          <w:rFonts w:ascii="Times New Roman" w:hAnsi="Times New Roman" w:cs="Times New Roman"/>
          <w:sz w:val="24"/>
          <w:szCs w:val="24"/>
          <w:vertAlign w:val="superscript"/>
        </w:rPr>
        <w:t>7</w:t>
      </w:r>
      <w:r>
        <w:rPr>
          <w:rFonts w:ascii="Times New Roman" w:hAnsi="Times New Roman" w:cs="Times New Roman"/>
          <w:sz w:val="24"/>
          <w:szCs w:val="24"/>
        </w:rPr>
        <w:t xml:space="preserve">, </w:t>
      </w:r>
      <w:r w:rsidR="00CC702D">
        <w:rPr>
          <w:rFonts w:ascii="Times New Roman" w:hAnsi="Times New Roman" w:cs="Times New Roman"/>
          <w:sz w:val="24"/>
          <w:szCs w:val="24"/>
        </w:rPr>
        <w:t>Wenjie Liu</w:t>
      </w:r>
      <w:r w:rsidR="00CC702D" w:rsidRPr="001A2DF0">
        <w:rPr>
          <w:rFonts w:ascii="Times New Roman" w:hAnsi="Times New Roman" w:cs="Times New Roman"/>
          <w:sz w:val="24"/>
          <w:szCs w:val="24"/>
          <w:vertAlign w:val="superscript"/>
        </w:rPr>
        <w:t>1</w:t>
      </w:r>
      <w:r w:rsidR="00CC702D">
        <w:rPr>
          <w:rFonts w:ascii="Times New Roman" w:hAnsi="Times New Roman" w:cs="Times New Roman"/>
          <w:sz w:val="24"/>
          <w:szCs w:val="24"/>
        </w:rPr>
        <w:t xml:space="preserve">, </w:t>
      </w:r>
      <w:proofErr w:type="spellStart"/>
      <w:r w:rsidR="008D5F69">
        <w:rPr>
          <w:rFonts w:ascii="Times New Roman" w:hAnsi="Times New Roman" w:cs="Times New Roman"/>
          <w:sz w:val="24"/>
          <w:szCs w:val="24"/>
        </w:rPr>
        <w:t>Chunhai</w:t>
      </w:r>
      <w:proofErr w:type="spellEnd"/>
      <w:r w:rsidR="008D5F69">
        <w:rPr>
          <w:rFonts w:ascii="Times New Roman" w:hAnsi="Times New Roman" w:cs="Times New Roman"/>
          <w:sz w:val="24"/>
          <w:szCs w:val="24"/>
        </w:rPr>
        <w:t xml:space="preserve"> Chen</w:t>
      </w:r>
      <w:r w:rsidR="008D5F69">
        <w:rPr>
          <w:rFonts w:ascii="Times New Roman" w:hAnsi="Times New Roman" w:cs="Times New Roman"/>
          <w:sz w:val="24"/>
          <w:szCs w:val="24"/>
          <w:vertAlign w:val="superscript"/>
        </w:rPr>
        <w:t>1</w:t>
      </w:r>
      <w:r w:rsidR="008D5F69">
        <w:rPr>
          <w:rFonts w:ascii="Times New Roman" w:hAnsi="Times New Roman" w:cs="Times New Roman" w:hint="eastAsia"/>
          <w:sz w:val="24"/>
          <w:szCs w:val="24"/>
        </w:rPr>
        <w:t>,</w:t>
      </w:r>
      <w:r w:rsidR="008D5F69">
        <w:rPr>
          <w:rFonts w:ascii="Times New Roman" w:hAnsi="Times New Roman" w:cs="Times New Roman"/>
          <w:sz w:val="24"/>
          <w:szCs w:val="24"/>
        </w:rPr>
        <w:t xml:space="preserve"> </w:t>
      </w:r>
      <w:proofErr w:type="spellStart"/>
      <w:r w:rsidR="001A2DF0">
        <w:rPr>
          <w:rFonts w:ascii="Times New Roman" w:hAnsi="Times New Roman" w:cs="Times New Roman"/>
          <w:sz w:val="24"/>
          <w:szCs w:val="24"/>
        </w:rPr>
        <w:t>Guangyi</w:t>
      </w:r>
      <w:proofErr w:type="spellEnd"/>
      <w:r w:rsidR="001A2DF0">
        <w:rPr>
          <w:rFonts w:ascii="Times New Roman" w:hAnsi="Times New Roman" w:cs="Times New Roman"/>
          <w:sz w:val="24"/>
          <w:szCs w:val="24"/>
        </w:rPr>
        <w:t xml:space="preserve"> Fan</w:t>
      </w:r>
      <w:r w:rsidR="00CC702D">
        <w:rPr>
          <w:rFonts w:ascii="Times New Roman" w:hAnsi="Times New Roman" w:cs="Times New Roman"/>
          <w:sz w:val="24"/>
          <w:szCs w:val="24"/>
          <w:vertAlign w:val="superscript"/>
        </w:rPr>
        <w:t>2,6</w:t>
      </w:r>
      <w:r w:rsidR="001A2DF0" w:rsidRPr="001A2DF0">
        <w:rPr>
          <w:rFonts w:ascii="Times New Roman" w:hAnsi="Times New Roman" w:cs="Times New Roman"/>
          <w:sz w:val="24"/>
          <w:szCs w:val="24"/>
          <w:vertAlign w:val="superscript"/>
        </w:rPr>
        <w:t>,8</w:t>
      </w:r>
      <w:r w:rsidR="001A2DF0">
        <w:rPr>
          <w:rFonts w:ascii="Times New Roman" w:hAnsi="Times New Roman" w:cs="Times New Roman"/>
          <w:sz w:val="24"/>
          <w:szCs w:val="24"/>
        </w:rPr>
        <w:t xml:space="preserve">, </w:t>
      </w:r>
      <w:r w:rsidR="00A77639">
        <w:rPr>
          <w:rFonts w:ascii="Times New Roman" w:hAnsi="Times New Roman" w:cs="Times New Roman"/>
          <w:sz w:val="24"/>
          <w:szCs w:val="24"/>
        </w:rPr>
        <w:t>Weitao Song</w:t>
      </w:r>
      <w:r w:rsidR="001A2DF0" w:rsidRPr="001A2DF0">
        <w:rPr>
          <w:rFonts w:ascii="Times New Roman" w:hAnsi="Times New Roman" w:cs="Times New Roman"/>
          <w:sz w:val="24"/>
          <w:szCs w:val="24"/>
          <w:vertAlign w:val="superscript"/>
        </w:rPr>
        <w:t>6</w:t>
      </w:r>
      <w:r>
        <w:rPr>
          <w:rFonts w:ascii="Times New Roman" w:hAnsi="Times New Roman" w:cs="Times New Roman"/>
          <w:sz w:val="24"/>
          <w:szCs w:val="24"/>
        </w:rPr>
        <w:t xml:space="preserve">, </w:t>
      </w:r>
      <w:proofErr w:type="spellStart"/>
      <w:r>
        <w:rPr>
          <w:rFonts w:ascii="Times New Roman" w:hAnsi="Times New Roman" w:cs="Times New Roman"/>
          <w:sz w:val="24"/>
          <w:szCs w:val="24"/>
        </w:rPr>
        <w:t>Huifang</w:t>
      </w:r>
      <w:proofErr w:type="spellEnd"/>
      <w:r>
        <w:rPr>
          <w:rFonts w:ascii="Times New Roman" w:hAnsi="Times New Roman" w:cs="Times New Roman"/>
          <w:sz w:val="24"/>
          <w:szCs w:val="24"/>
        </w:rPr>
        <w:t xml:space="preserve"> Lu</w:t>
      </w:r>
      <w:r w:rsidR="001A2DF0" w:rsidRPr="001A2DF0">
        <w:rPr>
          <w:rFonts w:ascii="Times New Roman" w:hAnsi="Times New Roman" w:cs="Times New Roman"/>
          <w:sz w:val="24"/>
          <w:szCs w:val="24"/>
          <w:vertAlign w:val="superscript"/>
        </w:rPr>
        <w:t>3</w:t>
      </w:r>
      <w:r>
        <w:rPr>
          <w:rFonts w:ascii="Times New Roman" w:hAnsi="Times New Roman" w:cs="Times New Roman"/>
          <w:sz w:val="24"/>
          <w:szCs w:val="24"/>
        </w:rPr>
        <w:t xml:space="preserve">, </w:t>
      </w:r>
      <w:proofErr w:type="spellStart"/>
      <w:r w:rsidR="00A77639">
        <w:rPr>
          <w:rFonts w:ascii="Times New Roman" w:hAnsi="Times New Roman" w:cs="Times New Roman"/>
          <w:sz w:val="24"/>
          <w:szCs w:val="24"/>
        </w:rPr>
        <w:t>Yingshuai</w:t>
      </w:r>
      <w:proofErr w:type="spellEnd"/>
      <w:r w:rsidR="00A77639">
        <w:rPr>
          <w:rFonts w:ascii="Times New Roman" w:hAnsi="Times New Roman" w:cs="Times New Roman"/>
          <w:sz w:val="24"/>
          <w:szCs w:val="24"/>
        </w:rPr>
        <w:t xml:space="preserve"> Sun</w:t>
      </w:r>
      <w:r w:rsidR="00A77639" w:rsidRPr="001A2DF0">
        <w:rPr>
          <w:rFonts w:ascii="Times New Roman" w:hAnsi="Times New Roman" w:cs="Times New Roman"/>
          <w:sz w:val="24"/>
          <w:szCs w:val="24"/>
          <w:vertAlign w:val="superscript"/>
        </w:rPr>
        <w:t>3</w:t>
      </w:r>
      <w:r w:rsidR="00A77639">
        <w:rPr>
          <w:rFonts w:ascii="Times New Roman" w:hAnsi="Times New Roman" w:cs="Times New Roman"/>
          <w:sz w:val="24"/>
          <w:szCs w:val="24"/>
        </w:rPr>
        <w:t xml:space="preserve">, </w:t>
      </w:r>
      <w:proofErr w:type="spellStart"/>
      <w:r>
        <w:rPr>
          <w:rFonts w:ascii="Times New Roman" w:hAnsi="Times New Roman" w:cs="Times New Roman"/>
          <w:sz w:val="24"/>
          <w:szCs w:val="24"/>
        </w:rPr>
        <w:t>Wenbin</w:t>
      </w:r>
      <w:proofErr w:type="spellEnd"/>
      <w:r>
        <w:rPr>
          <w:rFonts w:ascii="Times New Roman" w:hAnsi="Times New Roman" w:cs="Times New Roman"/>
          <w:sz w:val="24"/>
          <w:szCs w:val="24"/>
        </w:rPr>
        <w:t xml:space="preserve"> Chen</w:t>
      </w:r>
      <w:r w:rsidR="001A2DF0" w:rsidRPr="001A2DF0">
        <w:rPr>
          <w:rFonts w:ascii="Times New Roman" w:hAnsi="Times New Roman" w:cs="Times New Roman"/>
          <w:sz w:val="24"/>
          <w:szCs w:val="24"/>
          <w:vertAlign w:val="superscript"/>
        </w:rPr>
        <w:t>2</w:t>
      </w:r>
      <w:r w:rsidR="00D51B9C">
        <w:rPr>
          <w:rFonts w:ascii="Times New Roman" w:hAnsi="Times New Roman" w:cs="Times New Roman"/>
          <w:sz w:val="24"/>
          <w:szCs w:val="24"/>
          <w:vertAlign w:val="superscript"/>
        </w:rPr>
        <w:t>,9</w:t>
      </w:r>
      <w:r>
        <w:rPr>
          <w:rFonts w:ascii="Times New Roman" w:hAnsi="Times New Roman" w:cs="Times New Roman"/>
          <w:sz w:val="24"/>
          <w:szCs w:val="24"/>
        </w:rPr>
        <w:t>, Xin Liu</w:t>
      </w:r>
      <w:r w:rsidR="00CC702D">
        <w:rPr>
          <w:rFonts w:ascii="Times New Roman" w:hAnsi="Times New Roman" w:cs="Times New Roman"/>
          <w:sz w:val="24"/>
          <w:szCs w:val="24"/>
          <w:vertAlign w:val="superscript"/>
        </w:rPr>
        <w:t>2,6</w:t>
      </w:r>
      <w:r w:rsidR="00D51B9C">
        <w:rPr>
          <w:rFonts w:ascii="Times New Roman" w:hAnsi="Times New Roman" w:cs="Times New Roman"/>
          <w:sz w:val="24"/>
          <w:szCs w:val="24"/>
          <w:vertAlign w:val="superscript"/>
        </w:rPr>
        <w:t>,9</w:t>
      </w:r>
      <w:r>
        <w:rPr>
          <w:rFonts w:ascii="Times New Roman" w:hAnsi="Times New Roman" w:cs="Times New Roman"/>
          <w:sz w:val="24"/>
          <w:szCs w:val="24"/>
        </w:rPr>
        <w:t xml:space="preserve">, </w:t>
      </w:r>
      <w:proofErr w:type="spellStart"/>
      <w:r>
        <w:rPr>
          <w:rFonts w:ascii="Times New Roman" w:hAnsi="Times New Roman" w:cs="Times New Roman"/>
          <w:sz w:val="24"/>
          <w:szCs w:val="24"/>
        </w:rPr>
        <w:t>Xun</w:t>
      </w:r>
      <w:proofErr w:type="spellEnd"/>
      <w:r>
        <w:rPr>
          <w:rFonts w:ascii="Times New Roman" w:hAnsi="Times New Roman" w:cs="Times New Roman"/>
          <w:sz w:val="24"/>
          <w:szCs w:val="24"/>
        </w:rPr>
        <w:t xml:space="preserve"> Xu</w:t>
      </w:r>
      <w:r w:rsidR="00CC702D">
        <w:rPr>
          <w:rFonts w:ascii="Times New Roman" w:hAnsi="Times New Roman" w:cs="Times New Roman"/>
          <w:sz w:val="24"/>
          <w:szCs w:val="24"/>
          <w:vertAlign w:val="superscript"/>
        </w:rPr>
        <w:t>2,6</w:t>
      </w:r>
      <w:r w:rsidR="00D51B9C">
        <w:rPr>
          <w:rFonts w:ascii="Times New Roman" w:hAnsi="Times New Roman" w:cs="Times New Roman"/>
          <w:sz w:val="24"/>
          <w:szCs w:val="24"/>
          <w:vertAlign w:val="superscript"/>
        </w:rPr>
        <w:t>,9</w:t>
      </w:r>
      <w:r>
        <w:rPr>
          <w:rFonts w:ascii="Times New Roman" w:hAnsi="Times New Roman" w:cs="Times New Roman"/>
          <w:sz w:val="24"/>
          <w:szCs w:val="24"/>
        </w:rPr>
        <w:t xml:space="preserve">, </w:t>
      </w:r>
      <w:proofErr w:type="spellStart"/>
      <w:r>
        <w:rPr>
          <w:rFonts w:ascii="Times New Roman" w:hAnsi="Times New Roman" w:cs="Times New Roman"/>
          <w:sz w:val="24"/>
          <w:szCs w:val="24"/>
        </w:rPr>
        <w:t>Yinhua</w:t>
      </w:r>
      <w:proofErr w:type="spellEnd"/>
      <w:r>
        <w:rPr>
          <w:rFonts w:ascii="Times New Roman" w:hAnsi="Times New Roman" w:cs="Times New Roman"/>
          <w:sz w:val="24"/>
          <w:szCs w:val="24"/>
        </w:rPr>
        <w:t xml:space="preserve"> Huang</w:t>
      </w:r>
      <w:r w:rsidRPr="001A2DF0">
        <w:rPr>
          <w:rFonts w:ascii="Times New Roman" w:hAnsi="Times New Roman" w:cs="Times New Roman"/>
          <w:sz w:val="24"/>
          <w:szCs w:val="24"/>
          <w:vertAlign w:val="superscript"/>
        </w:rPr>
        <w:t>1</w:t>
      </w:r>
      <w:r w:rsidR="005717BB">
        <w:rPr>
          <w:rFonts w:ascii="Times New Roman" w:hAnsi="Times New Roman" w:cs="Times New Roman"/>
          <w:sz w:val="24"/>
          <w:szCs w:val="24"/>
          <w:vertAlign w:val="superscript"/>
        </w:rPr>
        <w:t>,#</w:t>
      </w:r>
      <w:r>
        <w:rPr>
          <w:rFonts w:ascii="Times New Roman" w:hAnsi="Times New Roman" w:cs="Times New Roman"/>
          <w:sz w:val="24"/>
          <w:szCs w:val="24"/>
        </w:rPr>
        <w:t>, Ning Li</w:t>
      </w:r>
      <w:r w:rsidRPr="001A2DF0">
        <w:rPr>
          <w:rFonts w:ascii="Times New Roman" w:hAnsi="Times New Roman" w:cs="Times New Roman"/>
          <w:sz w:val="24"/>
          <w:szCs w:val="24"/>
          <w:vertAlign w:val="superscript"/>
        </w:rPr>
        <w:t>1</w:t>
      </w:r>
      <w:r w:rsidR="005717BB">
        <w:rPr>
          <w:rFonts w:ascii="Times New Roman" w:hAnsi="Times New Roman" w:cs="Times New Roman"/>
          <w:sz w:val="24"/>
          <w:szCs w:val="24"/>
          <w:vertAlign w:val="superscript"/>
        </w:rPr>
        <w:t>,#</w:t>
      </w:r>
    </w:p>
    <w:p w14:paraId="392AC64F" w14:textId="463B6B0A" w:rsidR="003939EC" w:rsidRPr="00CA6144" w:rsidRDefault="003939EC" w:rsidP="00961365">
      <w:pPr>
        <w:spacing w:line="480" w:lineRule="auto"/>
        <w:rPr>
          <w:rFonts w:ascii="Times New Roman" w:eastAsia="等线" w:hAnsi="Times New Roman" w:cs="Times New Roman"/>
          <w:kern w:val="0"/>
          <w:sz w:val="24"/>
          <w:szCs w:val="24"/>
        </w:rPr>
      </w:pPr>
      <w:r w:rsidRPr="004C75D6">
        <w:rPr>
          <w:rStyle w:val="A80"/>
          <w:rFonts w:ascii="Times New Roman" w:hAnsi="Times New Roman" w:cs="Times New Roman"/>
          <w:color w:val="000000"/>
          <w:sz w:val="24"/>
          <w:szCs w:val="24"/>
          <w:vertAlign w:val="superscript"/>
        </w:rPr>
        <w:t>1</w:t>
      </w:r>
      <w:r w:rsidRPr="004C75D6">
        <w:rPr>
          <w:rFonts w:ascii="Times New Roman" w:hAnsi="Times New Roman" w:cs="Times New Roman"/>
          <w:color w:val="000000"/>
          <w:sz w:val="24"/>
          <w:szCs w:val="24"/>
        </w:rPr>
        <w:t xml:space="preserve">State Key Laboratory for Agrobiotechnology, China Agricultural University, Beijing, </w:t>
      </w:r>
      <w:r w:rsidR="00BC78F2">
        <w:rPr>
          <w:rFonts w:ascii="Times New Roman" w:hAnsi="Times New Roman" w:cs="Times New Roman"/>
          <w:color w:val="000000"/>
          <w:sz w:val="24"/>
          <w:szCs w:val="24"/>
        </w:rPr>
        <w:t xml:space="preserve">100094, </w:t>
      </w:r>
      <w:r w:rsidRPr="004C75D6">
        <w:rPr>
          <w:rFonts w:ascii="Times New Roman" w:hAnsi="Times New Roman" w:cs="Times New Roman"/>
          <w:color w:val="000000"/>
          <w:sz w:val="24"/>
          <w:szCs w:val="24"/>
        </w:rPr>
        <w:t>China.</w:t>
      </w:r>
      <w:r w:rsidR="00D819F3">
        <w:rPr>
          <w:rFonts w:ascii="Times New Roman" w:hAnsi="Times New Roman" w:cs="Times New Roman"/>
          <w:color w:val="000000"/>
          <w:sz w:val="24"/>
          <w:szCs w:val="24"/>
        </w:rPr>
        <w:t xml:space="preserve"> </w:t>
      </w:r>
      <w:r w:rsidRPr="004C75D6">
        <w:rPr>
          <w:rFonts w:ascii="Times New Roman" w:eastAsia="等线" w:hAnsi="Times New Roman" w:cs="Times New Roman"/>
          <w:kern w:val="0"/>
          <w:sz w:val="24"/>
          <w:szCs w:val="24"/>
          <w:vertAlign w:val="superscript"/>
        </w:rPr>
        <w:t>2</w:t>
      </w:r>
      <w:r w:rsidRPr="003939EC">
        <w:rPr>
          <w:rFonts w:ascii="Times New Roman" w:eastAsia="等线" w:hAnsi="Times New Roman" w:cs="Times New Roman"/>
          <w:kern w:val="0"/>
          <w:sz w:val="24"/>
          <w:szCs w:val="24"/>
        </w:rPr>
        <w:t>BGI-S</w:t>
      </w:r>
      <w:r w:rsidR="004C75D6" w:rsidRPr="004C75D6">
        <w:rPr>
          <w:rFonts w:ascii="Times New Roman" w:eastAsia="等线" w:hAnsi="Times New Roman" w:cs="Times New Roman"/>
          <w:kern w:val="0"/>
          <w:sz w:val="24"/>
          <w:szCs w:val="24"/>
        </w:rPr>
        <w:t>henzhen, Shenzhen 518083, China.</w:t>
      </w:r>
      <w:r w:rsidR="00D819F3">
        <w:rPr>
          <w:rFonts w:ascii="Times New Roman" w:eastAsia="等线" w:hAnsi="Times New Roman" w:cs="Times New Roman"/>
          <w:kern w:val="0"/>
          <w:sz w:val="24"/>
          <w:szCs w:val="24"/>
        </w:rPr>
        <w:t xml:space="preserve"> </w:t>
      </w:r>
      <w:r w:rsidRPr="004C75D6">
        <w:rPr>
          <w:rFonts w:ascii="Times New Roman" w:eastAsia="等线" w:hAnsi="Times New Roman" w:cs="Times New Roman"/>
          <w:kern w:val="0"/>
          <w:sz w:val="24"/>
          <w:szCs w:val="24"/>
          <w:vertAlign w:val="superscript"/>
        </w:rPr>
        <w:t>3</w:t>
      </w:r>
      <w:r w:rsidR="004C75D6" w:rsidRPr="004C75D6">
        <w:rPr>
          <w:rFonts w:ascii="Times New Roman" w:eastAsia="等线" w:hAnsi="Times New Roman" w:cs="Times New Roman"/>
          <w:kern w:val="0"/>
          <w:sz w:val="24"/>
          <w:szCs w:val="24"/>
        </w:rPr>
        <w:t>BGI-Wuhan, Wuhan 430075, China.</w:t>
      </w:r>
      <w:r w:rsidR="00D819F3">
        <w:rPr>
          <w:rFonts w:ascii="Times New Roman" w:eastAsia="等线" w:hAnsi="Times New Roman" w:cs="Times New Roman"/>
          <w:kern w:val="0"/>
          <w:sz w:val="24"/>
          <w:szCs w:val="24"/>
        </w:rPr>
        <w:t xml:space="preserve"> </w:t>
      </w:r>
      <w:r w:rsidR="00CC702D">
        <w:rPr>
          <w:rFonts w:ascii="Times New Roman" w:eastAsia="等线" w:hAnsi="Times New Roman" w:cs="Times New Roman"/>
          <w:kern w:val="0"/>
          <w:sz w:val="24"/>
          <w:szCs w:val="24"/>
          <w:vertAlign w:val="superscript"/>
        </w:rPr>
        <w:t>4</w:t>
      </w:r>
      <w:r w:rsidR="00CC702D" w:rsidRPr="004C75D6">
        <w:rPr>
          <w:rFonts w:ascii="Times New Roman" w:eastAsia="等线" w:hAnsi="Times New Roman" w:cs="Times New Roman"/>
          <w:kern w:val="0"/>
          <w:sz w:val="24"/>
          <w:szCs w:val="24"/>
        </w:rPr>
        <w:t xml:space="preserve">Institute of Animal Sciences and Veterinary Medicine, Zhejiang Academy of Agricultural </w:t>
      </w:r>
      <w:r w:rsidR="00CC702D">
        <w:rPr>
          <w:rFonts w:ascii="Times New Roman" w:eastAsia="等线" w:hAnsi="Times New Roman" w:cs="Times New Roman"/>
          <w:kern w:val="0"/>
          <w:sz w:val="24"/>
          <w:szCs w:val="24"/>
        </w:rPr>
        <w:t xml:space="preserve">Sciences, Hangzhou 310021, China. </w:t>
      </w:r>
      <w:r w:rsidR="00CC702D" w:rsidRPr="00CC702D">
        <w:rPr>
          <w:rFonts w:ascii="Times New Roman" w:eastAsia="等线" w:hAnsi="Times New Roman" w:cs="Times New Roman"/>
          <w:kern w:val="0"/>
          <w:sz w:val="24"/>
          <w:szCs w:val="24"/>
          <w:vertAlign w:val="superscript"/>
        </w:rPr>
        <w:t>5</w:t>
      </w:r>
      <w:r w:rsidR="00CC702D">
        <w:rPr>
          <w:rFonts w:ascii="Times New Roman" w:eastAsia="等线" w:hAnsi="Times New Roman" w:cs="Times New Roman"/>
          <w:kern w:val="0"/>
          <w:sz w:val="24"/>
          <w:szCs w:val="24"/>
        </w:rPr>
        <w:t xml:space="preserve">Institute of Poultry Science of Jiangsu, Yangzhou 225125, China. </w:t>
      </w:r>
      <w:r w:rsidR="00CC702D">
        <w:rPr>
          <w:rFonts w:ascii="Times New Roman" w:eastAsia="等线" w:hAnsi="Times New Roman" w:cs="Times New Roman"/>
          <w:kern w:val="0"/>
          <w:sz w:val="24"/>
          <w:szCs w:val="24"/>
          <w:vertAlign w:val="superscript"/>
        </w:rPr>
        <w:t>6</w:t>
      </w:r>
      <w:r w:rsidRPr="003939EC">
        <w:rPr>
          <w:rFonts w:ascii="Times New Roman" w:eastAsia="等线" w:hAnsi="Times New Roman" w:cs="Times New Roman"/>
          <w:kern w:val="0"/>
          <w:sz w:val="24"/>
          <w:szCs w:val="24"/>
        </w:rPr>
        <w:t>BGI-Qingda</w:t>
      </w:r>
      <w:r w:rsidR="004C75D6" w:rsidRPr="004C75D6">
        <w:rPr>
          <w:rFonts w:ascii="Times New Roman" w:eastAsia="等线" w:hAnsi="Times New Roman" w:cs="Times New Roman"/>
          <w:kern w:val="0"/>
          <w:sz w:val="24"/>
          <w:szCs w:val="24"/>
        </w:rPr>
        <w:t>o, Qingdao 266555, China.</w:t>
      </w:r>
      <w:r w:rsidR="00D819F3">
        <w:rPr>
          <w:rFonts w:ascii="Times New Roman" w:eastAsia="等线" w:hAnsi="Times New Roman" w:cs="Times New Roman"/>
          <w:kern w:val="0"/>
          <w:sz w:val="24"/>
          <w:szCs w:val="24"/>
        </w:rPr>
        <w:t xml:space="preserve"> </w:t>
      </w:r>
      <w:r w:rsidR="004C75D6" w:rsidRPr="000717D9">
        <w:rPr>
          <w:rFonts w:ascii="Times New Roman" w:eastAsia="等线" w:hAnsi="Times New Roman" w:cs="Times New Roman"/>
          <w:kern w:val="0"/>
          <w:sz w:val="24"/>
          <w:szCs w:val="24"/>
          <w:vertAlign w:val="superscript"/>
        </w:rPr>
        <w:t>7</w:t>
      </w:r>
      <w:r w:rsidR="00BC78F2">
        <w:rPr>
          <w:rFonts w:ascii="Times New Roman" w:eastAsia="等线" w:hAnsi="Times New Roman" w:cs="Times New Roman"/>
          <w:kern w:val="0"/>
          <w:sz w:val="24"/>
          <w:szCs w:val="24"/>
        </w:rPr>
        <w:t xml:space="preserve">Jiangxi Provincial Key Laboratory for Animal Health, Institute of Animal Population Health, College of Animal Science and Technology, Jiangxi </w:t>
      </w:r>
      <w:r w:rsidR="000717D9">
        <w:rPr>
          <w:rFonts w:ascii="Times New Roman" w:eastAsia="等线" w:hAnsi="Times New Roman" w:cs="Times New Roman"/>
          <w:kern w:val="0"/>
          <w:sz w:val="24"/>
          <w:szCs w:val="24"/>
        </w:rPr>
        <w:t>Agricul</w:t>
      </w:r>
      <w:r w:rsidR="00BC78F2">
        <w:rPr>
          <w:rFonts w:ascii="Times New Roman" w:eastAsia="等线" w:hAnsi="Times New Roman" w:cs="Times New Roman"/>
          <w:kern w:val="0"/>
          <w:sz w:val="24"/>
          <w:szCs w:val="24"/>
        </w:rPr>
        <w:t xml:space="preserve">tural </w:t>
      </w:r>
      <w:r w:rsidR="00F32953">
        <w:rPr>
          <w:rFonts w:ascii="Times New Roman" w:eastAsia="等线" w:hAnsi="Times New Roman" w:cs="Times New Roman"/>
          <w:kern w:val="0"/>
          <w:sz w:val="24"/>
          <w:szCs w:val="24"/>
        </w:rPr>
        <w:t>University,</w:t>
      </w:r>
      <w:r w:rsidR="00BC78F2">
        <w:rPr>
          <w:rFonts w:ascii="Times New Roman" w:eastAsia="等线" w:hAnsi="Times New Roman" w:cs="Times New Roman"/>
          <w:kern w:val="0"/>
          <w:sz w:val="24"/>
          <w:szCs w:val="24"/>
        </w:rPr>
        <w:t xml:space="preserve"> Nanchang 330045, China</w:t>
      </w:r>
      <w:r w:rsidR="00F32953">
        <w:rPr>
          <w:rFonts w:ascii="Times New Roman" w:eastAsia="等线" w:hAnsi="Times New Roman" w:cs="Times New Roman"/>
          <w:kern w:val="0"/>
          <w:sz w:val="24"/>
          <w:szCs w:val="24"/>
        </w:rPr>
        <w:t xml:space="preserve">. </w:t>
      </w:r>
      <w:r w:rsidR="00F32953" w:rsidRPr="007B3401">
        <w:rPr>
          <w:rFonts w:ascii="Times New Roman" w:eastAsia="等线" w:hAnsi="Times New Roman" w:cs="Times New Roman"/>
          <w:kern w:val="0"/>
          <w:sz w:val="24"/>
          <w:szCs w:val="24"/>
          <w:vertAlign w:val="superscript"/>
        </w:rPr>
        <w:t>8</w:t>
      </w:r>
      <w:r w:rsidR="00F32953">
        <w:rPr>
          <w:rFonts w:ascii="Times New Roman" w:eastAsia="等线" w:hAnsi="Times New Roman" w:cs="Times New Roman"/>
          <w:kern w:val="0"/>
          <w:sz w:val="24"/>
          <w:szCs w:val="24"/>
        </w:rPr>
        <w:t>State Key Laboratory of Quality Research in Chinese Medicine, Institute of Chinese Medical Sciences, University of Macau, Macao, China.</w:t>
      </w:r>
      <w:r w:rsidR="00D51B9C">
        <w:rPr>
          <w:rFonts w:ascii="Times New Roman" w:eastAsia="等线" w:hAnsi="Times New Roman" w:cs="Times New Roman"/>
          <w:kern w:val="0"/>
          <w:sz w:val="24"/>
          <w:szCs w:val="24"/>
        </w:rPr>
        <w:t xml:space="preserve"> </w:t>
      </w:r>
      <w:r w:rsidR="00D51B9C" w:rsidRPr="00CA6144">
        <w:rPr>
          <w:rFonts w:ascii="Times New Roman" w:eastAsia="等线" w:hAnsi="Times New Roman" w:cs="Times New Roman"/>
          <w:kern w:val="0"/>
          <w:sz w:val="24"/>
          <w:szCs w:val="24"/>
          <w:vertAlign w:val="superscript"/>
        </w:rPr>
        <w:t>9</w:t>
      </w:r>
      <w:r w:rsidR="00D51B9C" w:rsidRPr="00CA6144">
        <w:rPr>
          <w:rFonts w:ascii="Times New Roman" w:hAnsi="Times New Roman" w:cs="Times New Roman"/>
          <w:kern w:val="0"/>
          <w:sz w:val="24"/>
          <w:szCs w:val="24"/>
        </w:rPr>
        <w:t xml:space="preserve">China National </w:t>
      </w:r>
      <w:proofErr w:type="spellStart"/>
      <w:r w:rsidR="00D51B9C" w:rsidRPr="00CA6144">
        <w:rPr>
          <w:rFonts w:ascii="Times New Roman" w:hAnsi="Times New Roman" w:cs="Times New Roman"/>
          <w:kern w:val="0"/>
          <w:sz w:val="24"/>
          <w:szCs w:val="24"/>
        </w:rPr>
        <w:t>GeneBank</w:t>
      </w:r>
      <w:proofErr w:type="spellEnd"/>
      <w:r w:rsidR="00D51B9C" w:rsidRPr="00CA6144">
        <w:rPr>
          <w:rFonts w:ascii="Times New Roman" w:hAnsi="Times New Roman" w:cs="Times New Roman"/>
          <w:kern w:val="0"/>
          <w:sz w:val="24"/>
          <w:szCs w:val="24"/>
        </w:rPr>
        <w:t>-Shenzhen</w:t>
      </w:r>
    </w:p>
    <w:p w14:paraId="70647BCA" w14:textId="0FC789E7" w:rsidR="00F32953" w:rsidRDefault="005717BB" w:rsidP="00961365">
      <w:pPr>
        <w:spacing w:line="480" w:lineRule="auto"/>
        <w:rPr>
          <w:rFonts w:ascii="Times New Roman" w:eastAsia="等线" w:hAnsi="Times New Roman" w:cs="Times New Roman"/>
          <w:kern w:val="0"/>
          <w:sz w:val="24"/>
          <w:szCs w:val="24"/>
        </w:rPr>
      </w:pPr>
      <w:r w:rsidRPr="005717BB">
        <w:rPr>
          <w:rFonts w:ascii="Times New Roman" w:eastAsia="等线" w:hAnsi="Times New Roman" w:cs="Times New Roman" w:hint="eastAsia"/>
          <w:kern w:val="0"/>
          <w:sz w:val="24"/>
          <w:szCs w:val="24"/>
          <w:vertAlign w:val="superscript"/>
        </w:rPr>
        <w:t>*</w:t>
      </w:r>
      <w:r>
        <w:rPr>
          <w:rFonts w:ascii="Times New Roman" w:eastAsia="等线" w:hAnsi="Times New Roman" w:cs="Times New Roman" w:hint="eastAsia"/>
          <w:kern w:val="0"/>
          <w:sz w:val="24"/>
          <w:szCs w:val="24"/>
        </w:rPr>
        <w:t>T</w:t>
      </w:r>
      <w:r>
        <w:rPr>
          <w:rFonts w:ascii="Times New Roman" w:eastAsia="等线" w:hAnsi="Times New Roman" w:cs="Times New Roman"/>
          <w:kern w:val="0"/>
          <w:sz w:val="24"/>
          <w:szCs w:val="24"/>
        </w:rPr>
        <w:t>hese authors contributed equally</w:t>
      </w:r>
      <w:r w:rsidR="00017734" w:rsidDel="00017734">
        <w:rPr>
          <w:rFonts w:ascii="Times New Roman" w:eastAsia="等线" w:hAnsi="Times New Roman" w:cs="Times New Roman" w:hint="eastAsia"/>
          <w:kern w:val="0"/>
          <w:sz w:val="24"/>
          <w:szCs w:val="24"/>
        </w:rPr>
        <w:t xml:space="preserve"> </w:t>
      </w:r>
    </w:p>
    <w:p w14:paraId="0642C533" w14:textId="3D94DFFE" w:rsidR="00FA74CA" w:rsidRDefault="005717BB" w:rsidP="00961365">
      <w:pPr>
        <w:spacing w:line="480" w:lineRule="auto"/>
        <w:rPr>
          <w:rFonts w:ascii="Times New Roman" w:eastAsia="等线" w:hAnsi="Times New Roman" w:cs="Times New Roman"/>
          <w:kern w:val="0"/>
          <w:sz w:val="24"/>
          <w:szCs w:val="24"/>
        </w:rPr>
      </w:pPr>
      <w:r w:rsidRPr="005717BB">
        <w:rPr>
          <w:rFonts w:ascii="Times New Roman" w:eastAsia="等线" w:hAnsi="Times New Roman" w:cs="Times New Roman"/>
          <w:kern w:val="0"/>
          <w:sz w:val="24"/>
          <w:szCs w:val="24"/>
          <w:vertAlign w:val="superscript"/>
        </w:rPr>
        <w:t>#</w:t>
      </w:r>
      <w:r>
        <w:rPr>
          <w:rFonts w:ascii="Times New Roman" w:eastAsia="等线" w:hAnsi="Times New Roman" w:cs="Times New Roman"/>
          <w:kern w:val="0"/>
          <w:sz w:val="24"/>
          <w:szCs w:val="24"/>
        </w:rPr>
        <w:t>Correspond</w:t>
      </w:r>
      <w:r w:rsidR="003807D0">
        <w:rPr>
          <w:rFonts w:ascii="Times New Roman" w:eastAsia="等线" w:hAnsi="Times New Roman" w:cs="Times New Roman"/>
          <w:kern w:val="0"/>
          <w:sz w:val="24"/>
          <w:szCs w:val="24"/>
        </w:rPr>
        <w:t>ing authors:</w:t>
      </w:r>
      <w:r>
        <w:rPr>
          <w:rFonts w:ascii="Times New Roman" w:eastAsia="等线" w:hAnsi="Times New Roman" w:cs="Times New Roman"/>
          <w:kern w:val="0"/>
          <w:sz w:val="24"/>
          <w:szCs w:val="24"/>
        </w:rPr>
        <w:t xml:space="preserve"> Y.H.H. (</w:t>
      </w:r>
      <w:hyperlink r:id="rId9" w:history="1">
        <w:r w:rsidRPr="00296651">
          <w:rPr>
            <w:rStyle w:val="af0"/>
            <w:rFonts w:ascii="Times New Roman" w:eastAsia="等线" w:hAnsi="Times New Roman" w:cs="Times New Roman"/>
            <w:kern w:val="0"/>
            <w:sz w:val="24"/>
            <w:szCs w:val="24"/>
          </w:rPr>
          <w:t>cauhyh@cau.edu.cn</w:t>
        </w:r>
      </w:hyperlink>
      <w:r w:rsidR="003807D0">
        <w:rPr>
          <w:rFonts w:ascii="Times New Roman" w:eastAsia="等线" w:hAnsi="Times New Roman" w:cs="Times New Roman"/>
          <w:kern w:val="0"/>
          <w:sz w:val="24"/>
          <w:szCs w:val="24"/>
        </w:rPr>
        <w:t>) or N.L.</w:t>
      </w:r>
      <w:r>
        <w:rPr>
          <w:rFonts w:ascii="Times New Roman" w:eastAsia="等线" w:hAnsi="Times New Roman" w:cs="Times New Roman"/>
          <w:kern w:val="0"/>
          <w:sz w:val="24"/>
          <w:szCs w:val="24"/>
        </w:rPr>
        <w:t>(</w:t>
      </w:r>
      <w:hyperlink r:id="rId10" w:history="1">
        <w:r w:rsidRPr="00296651">
          <w:rPr>
            <w:rStyle w:val="af0"/>
            <w:rFonts w:ascii="Times New Roman" w:eastAsia="等线" w:hAnsi="Times New Roman" w:cs="Times New Roman"/>
            <w:kern w:val="0"/>
            <w:sz w:val="24"/>
            <w:szCs w:val="24"/>
          </w:rPr>
          <w:t>ninglcau@cau.edu.cn</w:t>
        </w:r>
      </w:hyperlink>
      <w:r>
        <w:rPr>
          <w:rFonts w:ascii="Times New Roman" w:eastAsia="等线" w:hAnsi="Times New Roman" w:cs="Times New Roman"/>
          <w:kern w:val="0"/>
          <w:sz w:val="24"/>
          <w:szCs w:val="24"/>
        </w:rPr>
        <w:t xml:space="preserve">) </w:t>
      </w:r>
      <w:r w:rsidR="00FA74CA">
        <w:rPr>
          <w:rFonts w:ascii="Times New Roman" w:eastAsia="等线" w:hAnsi="Times New Roman" w:cs="Times New Roman"/>
          <w:kern w:val="0"/>
          <w:sz w:val="24"/>
          <w:szCs w:val="24"/>
        </w:rPr>
        <w:br w:type="page"/>
      </w:r>
    </w:p>
    <w:p w14:paraId="01506601" w14:textId="4F485102" w:rsidR="003463A6" w:rsidRDefault="00FB0F26">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A</w:t>
      </w:r>
      <w:r>
        <w:rPr>
          <w:rFonts w:ascii="Times New Roman" w:hAnsi="Times New Roman" w:cs="Times New Roman" w:hint="eastAsia"/>
          <w:b/>
          <w:sz w:val="24"/>
          <w:szCs w:val="24"/>
        </w:rPr>
        <w:t>bstract</w:t>
      </w:r>
      <w:r w:rsidR="004738C9">
        <w:rPr>
          <w:rFonts w:ascii="Times New Roman" w:hAnsi="Times New Roman" w:cs="Times New Roman"/>
          <w:b/>
          <w:sz w:val="24"/>
          <w:szCs w:val="24"/>
        </w:rPr>
        <w:t xml:space="preserve"> (250 words)</w:t>
      </w:r>
    </w:p>
    <w:p w14:paraId="24589956" w14:textId="4D9D2DD8" w:rsidR="004738C9" w:rsidRDefault="004738C9">
      <w:pPr>
        <w:spacing w:line="480" w:lineRule="auto"/>
        <w:rPr>
          <w:rFonts w:ascii="Times New Roman" w:hAnsi="Times New Roman" w:cs="Times New Roman"/>
          <w:b/>
          <w:sz w:val="24"/>
          <w:szCs w:val="24"/>
        </w:rPr>
      </w:pPr>
      <w:r>
        <w:rPr>
          <w:rFonts w:ascii="Times New Roman" w:hAnsi="Times New Roman" w:cs="Times New Roman"/>
          <w:b/>
          <w:sz w:val="24"/>
          <w:szCs w:val="24"/>
        </w:rPr>
        <w:t>Background:</w:t>
      </w:r>
      <w:r w:rsidR="00C62BA0" w:rsidRPr="00C62BA0">
        <w:rPr>
          <w:rFonts w:ascii="Times New Roman" w:hAnsi="Times New Roman" w:cs="Times New Roman"/>
          <w:sz w:val="24"/>
          <w:szCs w:val="24"/>
        </w:rPr>
        <w:t xml:space="preserve"> </w:t>
      </w:r>
      <w:r w:rsidR="00163F90">
        <w:rPr>
          <w:rFonts w:ascii="Times New Roman" w:hAnsi="Times New Roman" w:cs="Times New Roman"/>
          <w:sz w:val="24"/>
          <w:szCs w:val="24"/>
        </w:rPr>
        <w:t xml:space="preserve">Domestic ducks </w:t>
      </w:r>
      <w:r w:rsidR="00EE2243">
        <w:rPr>
          <w:rFonts w:ascii="Times New Roman" w:hAnsi="Times New Roman" w:cs="Times New Roman"/>
          <w:sz w:val="24"/>
          <w:szCs w:val="24"/>
        </w:rPr>
        <w:t>was</w:t>
      </w:r>
      <w:r w:rsidR="00163F90">
        <w:rPr>
          <w:rFonts w:ascii="Times New Roman" w:hAnsi="Times New Roman" w:cs="Times New Roman"/>
          <w:sz w:val="24"/>
          <w:szCs w:val="24"/>
        </w:rPr>
        <w:t xml:space="preserve"> considered to be</w:t>
      </w:r>
      <w:r w:rsidR="00EE2243">
        <w:rPr>
          <w:rFonts w:ascii="Times New Roman" w:hAnsi="Times New Roman" w:cs="Times New Roman"/>
          <w:sz w:val="24"/>
          <w:szCs w:val="24"/>
        </w:rPr>
        <w:t>ing</w:t>
      </w:r>
      <w:r w:rsidR="00163F90">
        <w:rPr>
          <w:rFonts w:ascii="Times New Roman" w:hAnsi="Times New Roman" w:cs="Times New Roman"/>
          <w:sz w:val="24"/>
          <w:szCs w:val="24"/>
        </w:rPr>
        <w:t xml:space="preserve"> tamed from the mallard or the descendant of the mallard and the spot-billed duck</w:t>
      </w:r>
      <w:r w:rsidR="00585E0C">
        <w:rPr>
          <w:rFonts w:ascii="Times New Roman" w:hAnsi="Times New Roman" w:cs="Times New Roman"/>
          <w:sz w:val="24"/>
          <w:szCs w:val="24"/>
        </w:rPr>
        <w:t>.</w:t>
      </w:r>
      <w:r w:rsidR="00163F90">
        <w:rPr>
          <w:rFonts w:ascii="Times New Roman" w:hAnsi="Times New Roman" w:cs="Times New Roman"/>
          <w:sz w:val="24"/>
          <w:szCs w:val="24"/>
        </w:rPr>
        <w:t xml:space="preserve"> </w:t>
      </w:r>
      <w:r w:rsidR="00585E0C">
        <w:rPr>
          <w:rFonts w:ascii="Times New Roman" w:hAnsi="Times New Roman" w:cs="Times New Roman"/>
          <w:sz w:val="24"/>
          <w:szCs w:val="24"/>
        </w:rPr>
        <w:t>Domestic ducks</w:t>
      </w:r>
      <w:r w:rsidR="00CE52E0">
        <w:rPr>
          <w:rFonts w:ascii="Times New Roman" w:hAnsi="Times New Roman" w:cs="Times New Roman"/>
          <w:sz w:val="24"/>
          <w:szCs w:val="24"/>
        </w:rPr>
        <w:t xml:space="preserve"> </w:t>
      </w:r>
      <w:r w:rsidR="00163F90">
        <w:rPr>
          <w:rFonts w:ascii="Times New Roman" w:hAnsi="Times New Roman" w:cs="Times New Roman"/>
          <w:sz w:val="24"/>
          <w:szCs w:val="24"/>
        </w:rPr>
        <w:t xml:space="preserve">showed remarkable phenotypic variation in </w:t>
      </w:r>
      <w:r w:rsidR="00EE2243">
        <w:rPr>
          <w:rFonts w:ascii="Times New Roman" w:hAnsi="Times New Roman" w:cs="Times New Roman"/>
          <w:sz w:val="24"/>
          <w:szCs w:val="24"/>
        </w:rPr>
        <w:t xml:space="preserve">morphology, physiology and behavior. </w:t>
      </w:r>
      <w:r w:rsidR="00C62BA0">
        <w:rPr>
          <w:rFonts w:ascii="Times New Roman" w:hAnsi="Times New Roman" w:cs="Times New Roman" w:hint="eastAsia"/>
          <w:sz w:val="24"/>
          <w:szCs w:val="24"/>
        </w:rPr>
        <w:t>However, molecular genetics for ducks</w:t>
      </w:r>
      <w:r w:rsidR="00C62BA0">
        <w:rPr>
          <w:rFonts w:ascii="Times New Roman" w:hAnsi="Times New Roman" w:cs="Times New Roman"/>
          <w:sz w:val="24"/>
          <w:szCs w:val="24"/>
        </w:rPr>
        <w:t>’</w:t>
      </w:r>
      <w:r w:rsidR="000E1E93">
        <w:rPr>
          <w:rFonts w:ascii="Times New Roman" w:hAnsi="Times New Roman" w:cs="Times New Roman" w:hint="eastAsia"/>
          <w:sz w:val="24"/>
          <w:szCs w:val="24"/>
        </w:rPr>
        <w:t xml:space="preserve"> origin and their phenotyp</w:t>
      </w:r>
      <w:r w:rsidR="000E1E93">
        <w:rPr>
          <w:rFonts w:ascii="Times New Roman" w:hAnsi="Times New Roman" w:cs="Times New Roman"/>
          <w:sz w:val="24"/>
          <w:szCs w:val="24"/>
        </w:rPr>
        <w:t>ic</w:t>
      </w:r>
      <w:r w:rsidR="00C62BA0">
        <w:rPr>
          <w:rFonts w:ascii="Times New Roman" w:hAnsi="Times New Roman" w:cs="Times New Roman" w:hint="eastAsia"/>
          <w:sz w:val="24"/>
          <w:szCs w:val="24"/>
        </w:rPr>
        <w:t xml:space="preserve"> variation are still poorly studied.</w:t>
      </w:r>
    </w:p>
    <w:p w14:paraId="0C3B6B0D" w14:textId="438923E9" w:rsidR="004738C9" w:rsidRDefault="004738C9">
      <w:pPr>
        <w:spacing w:line="480" w:lineRule="auto"/>
        <w:rPr>
          <w:rFonts w:ascii="Times New Roman" w:hAnsi="Times New Roman" w:cs="Times New Roman"/>
          <w:b/>
          <w:sz w:val="24"/>
          <w:szCs w:val="24"/>
        </w:rPr>
      </w:pPr>
      <w:r>
        <w:rPr>
          <w:rFonts w:ascii="Times New Roman" w:hAnsi="Times New Roman" w:cs="Times New Roman"/>
          <w:b/>
          <w:sz w:val="24"/>
          <w:szCs w:val="24"/>
        </w:rPr>
        <w:t>Results:</w:t>
      </w:r>
      <w:r w:rsidR="00553BFF" w:rsidRPr="00553BFF">
        <w:rPr>
          <w:rFonts w:ascii="Times New Roman" w:hAnsi="Times New Roman" w:cs="Times New Roman" w:hint="eastAsia"/>
          <w:sz w:val="24"/>
          <w:szCs w:val="24"/>
        </w:rPr>
        <w:t xml:space="preserve"> </w:t>
      </w:r>
      <w:r w:rsidR="00553BFF">
        <w:rPr>
          <w:rFonts w:ascii="Times New Roman" w:hAnsi="Times New Roman" w:cs="Times New Roman" w:hint="eastAsia"/>
          <w:sz w:val="24"/>
          <w:szCs w:val="24"/>
        </w:rPr>
        <w:t xml:space="preserve">Here we </w:t>
      </w:r>
      <w:r w:rsidR="00553BFF">
        <w:rPr>
          <w:rFonts w:ascii="Times New Roman" w:hAnsi="Times New Roman" w:cs="Times New Roman"/>
          <w:sz w:val="24"/>
          <w:szCs w:val="24"/>
        </w:rPr>
        <w:t xml:space="preserve">presented the mallard and the spot-billed genomes and </w:t>
      </w:r>
      <w:r w:rsidR="00553BFF">
        <w:rPr>
          <w:rFonts w:ascii="Times New Roman" w:hAnsi="Times New Roman" w:cs="Times New Roman" w:hint="eastAsia"/>
          <w:sz w:val="24"/>
          <w:szCs w:val="24"/>
        </w:rPr>
        <w:t xml:space="preserve">performed whole-genome sequencing on </w:t>
      </w:r>
      <w:r w:rsidR="00553BFF">
        <w:rPr>
          <w:rFonts w:ascii="Times New Roman" w:hAnsi="Times New Roman" w:cs="Times New Roman"/>
          <w:sz w:val="24"/>
          <w:szCs w:val="24"/>
        </w:rPr>
        <w:t>eight</w:t>
      </w:r>
      <w:r w:rsidR="00553BFF">
        <w:rPr>
          <w:rFonts w:ascii="Times New Roman" w:hAnsi="Times New Roman" w:cs="Times New Roman" w:hint="eastAsia"/>
          <w:sz w:val="24"/>
          <w:szCs w:val="24"/>
        </w:rPr>
        <w:t xml:space="preserve"> domestic </w:t>
      </w:r>
      <w:r w:rsidR="00553BFF">
        <w:rPr>
          <w:rFonts w:ascii="Times New Roman" w:hAnsi="Times New Roman" w:cs="Times New Roman"/>
          <w:sz w:val="24"/>
          <w:szCs w:val="24"/>
        </w:rPr>
        <w:t xml:space="preserve">duck </w:t>
      </w:r>
      <w:r w:rsidR="00553BFF">
        <w:rPr>
          <w:rFonts w:ascii="Times New Roman" w:hAnsi="Times New Roman" w:cs="Times New Roman" w:hint="eastAsia"/>
          <w:sz w:val="24"/>
          <w:szCs w:val="24"/>
        </w:rPr>
        <w:t xml:space="preserve">breeds and </w:t>
      </w:r>
      <w:r w:rsidR="00553BFF">
        <w:rPr>
          <w:rFonts w:ascii="Times New Roman" w:hAnsi="Times New Roman" w:cs="Times New Roman"/>
          <w:sz w:val="24"/>
          <w:szCs w:val="24"/>
        </w:rPr>
        <w:t>eight</w:t>
      </w:r>
      <w:r w:rsidR="00553BFF">
        <w:rPr>
          <w:rFonts w:ascii="Times New Roman" w:hAnsi="Times New Roman" w:cs="Times New Roman" w:hint="eastAsia"/>
          <w:sz w:val="24"/>
          <w:szCs w:val="24"/>
        </w:rPr>
        <w:t xml:space="preserve"> wild </w:t>
      </w:r>
      <w:r w:rsidR="00553BFF">
        <w:rPr>
          <w:rFonts w:ascii="Times New Roman" w:hAnsi="Times New Roman" w:cs="Times New Roman"/>
          <w:sz w:val="24"/>
          <w:szCs w:val="24"/>
        </w:rPr>
        <w:t xml:space="preserve">duck </w:t>
      </w:r>
      <w:r w:rsidR="00553BFF">
        <w:rPr>
          <w:rFonts w:ascii="Times New Roman" w:hAnsi="Times New Roman" w:cs="Times New Roman" w:hint="eastAsia"/>
          <w:sz w:val="24"/>
          <w:szCs w:val="24"/>
        </w:rPr>
        <w:t>s</w:t>
      </w:r>
      <w:r w:rsidR="00553BFF">
        <w:rPr>
          <w:rFonts w:ascii="Times New Roman" w:hAnsi="Times New Roman" w:cs="Times New Roman"/>
          <w:sz w:val="24"/>
          <w:szCs w:val="24"/>
        </w:rPr>
        <w:t>pecies.</w:t>
      </w:r>
      <w:r w:rsidR="00553BFF">
        <w:rPr>
          <w:rFonts w:ascii="Times New Roman" w:hAnsi="Times New Roman" w:cs="Times New Roman" w:hint="eastAsia"/>
          <w:sz w:val="24"/>
          <w:szCs w:val="24"/>
        </w:rPr>
        <w:t xml:space="preserve"> </w:t>
      </w:r>
      <w:r w:rsidR="00524F82" w:rsidRPr="00194533">
        <w:rPr>
          <w:rFonts w:ascii="Times New Roman" w:hAnsi="Times New Roman" w:cs="Times New Roman"/>
          <w:sz w:val="24"/>
          <w:szCs w:val="24"/>
        </w:rPr>
        <w:t xml:space="preserve">Surprisingly, </w:t>
      </w:r>
      <w:r w:rsidR="000B3891">
        <w:rPr>
          <w:rFonts w:ascii="Times New Roman" w:hAnsi="Times New Roman" w:cs="Times New Roman"/>
          <w:sz w:val="24"/>
          <w:szCs w:val="24"/>
        </w:rPr>
        <w:t>Analyse</w:t>
      </w:r>
      <w:r w:rsidR="00524F82">
        <w:rPr>
          <w:rFonts w:ascii="Times New Roman" w:hAnsi="Times New Roman" w:cs="Times New Roman"/>
          <w:sz w:val="24"/>
          <w:szCs w:val="24"/>
        </w:rPr>
        <w:t>s on these data supports a model that domestic ducks diverged from their closely wild lineage</w:t>
      </w:r>
      <w:r w:rsidR="00524F82" w:rsidRPr="00194533">
        <w:rPr>
          <w:rFonts w:ascii="Times New Roman" w:hAnsi="Times New Roman" w:cs="Times New Roman"/>
          <w:sz w:val="24"/>
          <w:szCs w:val="24"/>
        </w:rPr>
        <w:t xml:space="preserve"> (mallard duck and spot-billed duck) at the last glacial period (LGP, 100~200 kilo years ago</w:t>
      </w:r>
      <w:r w:rsidR="00D73C3E">
        <w:rPr>
          <w:rFonts w:ascii="Times New Roman" w:hAnsi="Times New Roman" w:cs="Times New Roman"/>
          <w:sz w:val="24"/>
          <w:szCs w:val="24"/>
        </w:rPr>
        <w:t xml:space="preserve"> (</w:t>
      </w:r>
      <w:proofErr w:type="spellStart"/>
      <w:r w:rsidR="00903F33">
        <w:rPr>
          <w:rFonts w:ascii="Times New Roman" w:hAnsi="Times New Roman" w:cs="Times New Roman"/>
          <w:sz w:val="24"/>
          <w:szCs w:val="24"/>
        </w:rPr>
        <w:t>Kyr</w:t>
      </w:r>
      <w:proofErr w:type="spellEnd"/>
      <w:r w:rsidR="00D73C3E">
        <w:rPr>
          <w:rFonts w:ascii="Times New Roman" w:hAnsi="Times New Roman" w:cs="Times New Roman"/>
          <w:sz w:val="24"/>
          <w:szCs w:val="24"/>
        </w:rPr>
        <w:t>)</w:t>
      </w:r>
      <w:r w:rsidR="00524F82" w:rsidRPr="00194533">
        <w:rPr>
          <w:rFonts w:ascii="Times New Roman" w:hAnsi="Times New Roman" w:cs="Times New Roman"/>
          <w:sz w:val="24"/>
          <w:szCs w:val="24"/>
        </w:rPr>
        <w:t>).</w:t>
      </w:r>
      <w:r w:rsidR="00111366">
        <w:rPr>
          <w:rFonts w:ascii="Times New Roman" w:hAnsi="Times New Roman" w:cs="Times New Roman"/>
          <w:sz w:val="24"/>
          <w:szCs w:val="24"/>
        </w:rPr>
        <w:t xml:space="preserve"> W</w:t>
      </w:r>
      <w:r w:rsidR="00111366">
        <w:rPr>
          <w:rFonts w:ascii="Times New Roman" w:hAnsi="Times New Roman" w:cs="Times New Roman" w:hint="eastAsia"/>
          <w:sz w:val="24"/>
          <w:szCs w:val="24"/>
        </w:rPr>
        <w:t>ild</w:t>
      </w:r>
      <w:r w:rsidR="00111366">
        <w:rPr>
          <w:rFonts w:ascii="Times New Roman" w:hAnsi="Times New Roman" w:cs="Times New Roman"/>
          <w:sz w:val="24"/>
          <w:szCs w:val="24"/>
        </w:rPr>
        <w:t xml:space="preserve"> lineage further speciated into mallard duck and spot-billed </w:t>
      </w:r>
      <w:r w:rsidR="00D73C3E">
        <w:rPr>
          <w:rFonts w:ascii="Times New Roman" w:hAnsi="Times New Roman" w:cs="Times New Roman"/>
          <w:sz w:val="24"/>
          <w:szCs w:val="24"/>
        </w:rPr>
        <w:t xml:space="preserve">duck about 70 </w:t>
      </w:r>
      <w:proofErr w:type="spellStart"/>
      <w:r w:rsidR="00D73C3E">
        <w:rPr>
          <w:rFonts w:ascii="Times New Roman" w:hAnsi="Times New Roman" w:cs="Times New Roman"/>
          <w:sz w:val="24"/>
          <w:szCs w:val="24"/>
        </w:rPr>
        <w:t>Kyr</w:t>
      </w:r>
      <w:proofErr w:type="spellEnd"/>
      <w:r w:rsidR="000B3891">
        <w:rPr>
          <w:rFonts w:ascii="Times New Roman" w:hAnsi="Times New Roman" w:cs="Times New Roman"/>
          <w:sz w:val="24"/>
          <w:szCs w:val="24"/>
        </w:rPr>
        <w:t>,</w:t>
      </w:r>
      <w:r w:rsidR="00D73C3E">
        <w:rPr>
          <w:rFonts w:ascii="Times New Roman" w:hAnsi="Times New Roman" w:cs="Times New Roman"/>
          <w:sz w:val="24"/>
          <w:szCs w:val="24"/>
        </w:rPr>
        <w:t xml:space="preserve"> whereas domestic lineage decreased their population size </w:t>
      </w:r>
      <w:r w:rsidR="00903F33">
        <w:rPr>
          <w:rFonts w:ascii="Times New Roman" w:hAnsi="Times New Roman" w:cs="Times New Roman"/>
          <w:sz w:val="24"/>
          <w:szCs w:val="24"/>
        </w:rPr>
        <w:t>through</w:t>
      </w:r>
      <w:r w:rsidR="00D73C3E">
        <w:rPr>
          <w:rFonts w:ascii="Times New Roman" w:hAnsi="Times New Roman" w:cs="Times New Roman"/>
          <w:sz w:val="24"/>
          <w:szCs w:val="24"/>
        </w:rPr>
        <w:t xml:space="preserve"> the LGP</w:t>
      </w:r>
      <w:r w:rsidR="00903F33">
        <w:rPr>
          <w:rFonts w:ascii="Times New Roman" w:hAnsi="Times New Roman" w:cs="Times New Roman"/>
          <w:sz w:val="24"/>
          <w:szCs w:val="24"/>
        </w:rPr>
        <w:t>.</w:t>
      </w:r>
      <w:r w:rsidR="00524F82">
        <w:rPr>
          <w:rFonts w:ascii="Times New Roman" w:hAnsi="Times New Roman" w:cs="Times New Roman"/>
          <w:sz w:val="24"/>
          <w:szCs w:val="24"/>
        </w:rPr>
        <w:t xml:space="preserve"> </w:t>
      </w:r>
      <w:r w:rsidR="00FC6927">
        <w:rPr>
          <w:rFonts w:ascii="Times New Roman" w:hAnsi="Times New Roman" w:cs="Times New Roman"/>
          <w:sz w:val="24"/>
          <w:szCs w:val="24"/>
        </w:rPr>
        <w:t>A scan of wild duck genomes by comparing wit</w:t>
      </w:r>
      <w:r w:rsidR="000B3891">
        <w:rPr>
          <w:rFonts w:ascii="Times New Roman" w:hAnsi="Times New Roman" w:cs="Times New Roman"/>
          <w:sz w:val="24"/>
          <w:szCs w:val="24"/>
        </w:rPr>
        <w:t>h domestic duck genomes identified</w:t>
      </w:r>
      <w:r w:rsidR="00FC6927">
        <w:rPr>
          <w:rFonts w:ascii="Times New Roman" w:hAnsi="Times New Roman" w:cs="Times New Roman"/>
          <w:sz w:val="24"/>
          <w:szCs w:val="24"/>
        </w:rPr>
        <w:t xml:space="preserve"> a number of locus that may have been affected by positive selection</w:t>
      </w:r>
      <w:r w:rsidR="00CB4DB7">
        <w:rPr>
          <w:rFonts w:ascii="Times New Roman" w:hAnsi="Times New Roman" w:cs="Times New Roman"/>
          <w:sz w:val="24"/>
          <w:szCs w:val="24"/>
        </w:rPr>
        <w:t xml:space="preserve"> </w:t>
      </w:r>
      <w:r w:rsidR="00CB4DB7">
        <w:rPr>
          <w:rFonts w:ascii="Times New Roman" w:hAnsi="Times New Roman" w:cs="Times New Roman" w:hint="eastAsia"/>
          <w:sz w:val="24"/>
          <w:szCs w:val="24"/>
        </w:rPr>
        <w:t>in</w:t>
      </w:r>
      <w:r w:rsidR="00CB4DB7">
        <w:rPr>
          <w:rFonts w:ascii="Times New Roman" w:hAnsi="Times New Roman" w:cs="Times New Roman"/>
          <w:sz w:val="24"/>
          <w:szCs w:val="24"/>
        </w:rPr>
        <w:t xml:space="preserve"> ancestral wild ducks</w:t>
      </w:r>
      <w:r w:rsidR="00FC6927">
        <w:rPr>
          <w:rFonts w:ascii="Times New Roman" w:hAnsi="Times New Roman" w:cs="Times New Roman"/>
          <w:sz w:val="24"/>
          <w:szCs w:val="24"/>
        </w:rPr>
        <w:t xml:space="preserve"> after</w:t>
      </w:r>
      <w:r w:rsidR="00CB4DB7">
        <w:rPr>
          <w:rFonts w:ascii="Times New Roman" w:hAnsi="Times New Roman" w:cs="Times New Roman"/>
          <w:sz w:val="24"/>
          <w:szCs w:val="24"/>
        </w:rPr>
        <w:t xml:space="preserve"> their</w:t>
      </w:r>
      <w:r w:rsidR="00FC6927">
        <w:rPr>
          <w:rFonts w:ascii="Times New Roman" w:hAnsi="Times New Roman" w:cs="Times New Roman"/>
          <w:sz w:val="24"/>
          <w:szCs w:val="24"/>
        </w:rPr>
        <w:t xml:space="preserve"> </w:t>
      </w:r>
      <w:r w:rsidR="00C04D21">
        <w:rPr>
          <w:rFonts w:ascii="Times New Roman" w:hAnsi="Times New Roman" w:cs="Times New Roman"/>
          <w:sz w:val="24"/>
          <w:szCs w:val="24"/>
        </w:rPr>
        <w:t>divergence</w:t>
      </w:r>
      <w:r w:rsidR="00CB4DB7">
        <w:rPr>
          <w:rFonts w:ascii="Times New Roman" w:hAnsi="Times New Roman" w:cs="Times New Roman"/>
          <w:sz w:val="24"/>
          <w:szCs w:val="24"/>
        </w:rPr>
        <w:t xml:space="preserve"> from domestic lineages</w:t>
      </w:r>
      <w:r w:rsidR="00C04D21">
        <w:rPr>
          <w:rFonts w:ascii="Times New Roman" w:hAnsi="Times New Roman" w:cs="Times New Roman"/>
          <w:sz w:val="24"/>
          <w:szCs w:val="24"/>
        </w:rPr>
        <w:t>. Function analyses suggest</w:t>
      </w:r>
      <w:r w:rsidR="000B3891">
        <w:rPr>
          <w:rFonts w:ascii="Times New Roman" w:hAnsi="Times New Roman" w:cs="Times New Roman"/>
          <w:sz w:val="24"/>
          <w:szCs w:val="24"/>
        </w:rPr>
        <w:t>ed</w:t>
      </w:r>
      <w:r w:rsidR="00C04D21">
        <w:rPr>
          <w:rFonts w:ascii="Times New Roman" w:hAnsi="Times New Roman" w:cs="Times New Roman"/>
          <w:sz w:val="24"/>
          <w:szCs w:val="24"/>
        </w:rPr>
        <w:t xml:space="preserve"> that</w:t>
      </w:r>
      <w:r w:rsidR="009F10EC">
        <w:rPr>
          <w:rFonts w:ascii="Times New Roman" w:hAnsi="Times New Roman" w:cs="Times New Roman"/>
          <w:sz w:val="24"/>
          <w:szCs w:val="24"/>
        </w:rPr>
        <w:t xml:space="preserve"> </w:t>
      </w:r>
      <w:r w:rsidR="006147E1">
        <w:rPr>
          <w:rFonts w:ascii="Times New Roman" w:hAnsi="Times New Roman" w:cs="Times New Roman"/>
          <w:sz w:val="24"/>
          <w:szCs w:val="24"/>
        </w:rPr>
        <w:t xml:space="preserve">those </w:t>
      </w:r>
      <w:r w:rsidR="00C04D21">
        <w:rPr>
          <w:rFonts w:ascii="Times New Roman" w:hAnsi="Times New Roman" w:cs="Times New Roman"/>
          <w:sz w:val="24"/>
          <w:szCs w:val="24"/>
        </w:rPr>
        <w:t>genes</w:t>
      </w:r>
      <w:r w:rsidR="009F10EC">
        <w:rPr>
          <w:rFonts w:ascii="Times New Roman" w:hAnsi="Times New Roman" w:cs="Times New Roman"/>
          <w:sz w:val="24"/>
          <w:szCs w:val="24"/>
        </w:rPr>
        <w:t xml:space="preserve"> </w:t>
      </w:r>
      <w:r w:rsidR="006147E1">
        <w:rPr>
          <w:rFonts w:ascii="Times New Roman" w:hAnsi="Times New Roman" w:cs="Times New Roman"/>
          <w:sz w:val="24"/>
          <w:szCs w:val="24"/>
        </w:rPr>
        <w:t xml:space="preserve">usually </w:t>
      </w:r>
      <w:r w:rsidR="00C04D21">
        <w:rPr>
          <w:rFonts w:ascii="Times New Roman" w:hAnsi="Times New Roman" w:cs="Times New Roman"/>
          <w:sz w:val="24"/>
          <w:szCs w:val="24"/>
        </w:rPr>
        <w:t>affecting</w:t>
      </w:r>
      <w:r w:rsidR="009411DF">
        <w:rPr>
          <w:rFonts w:ascii="Times New Roman" w:hAnsi="Times New Roman" w:cs="Times New Roman"/>
          <w:sz w:val="24"/>
          <w:szCs w:val="24"/>
        </w:rPr>
        <w:t xml:space="preserve"> organs development and energy metabolism </w:t>
      </w:r>
      <w:r w:rsidR="00C04D21">
        <w:rPr>
          <w:rFonts w:ascii="Times New Roman" w:hAnsi="Times New Roman" w:cs="Times New Roman"/>
          <w:sz w:val="24"/>
          <w:szCs w:val="24"/>
        </w:rPr>
        <w:t xml:space="preserve">that </w:t>
      </w:r>
      <w:r w:rsidR="009411DF">
        <w:rPr>
          <w:rFonts w:ascii="Times New Roman" w:hAnsi="Times New Roman" w:cs="Times New Roman"/>
          <w:sz w:val="24"/>
          <w:szCs w:val="24"/>
        </w:rPr>
        <w:t xml:space="preserve">may </w:t>
      </w:r>
      <w:r w:rsidR="00C04D21">
        <w:rPr>
          <w:rFonts w:ascii="Times New Roman" w:hAnsi="Times New Roman" w:cs="Times New Roman"/>
          <w:sz w:val="24"/>
          <w:szCs w:val="24"/>
        </w:rPr>
        <w:t>involving</w:t>
      </w:r>
      <w:r w:rsidR="009411DF">
        <w:rPr>
          <w:rFonts w:ascii="Times New Roman" w:hAnsi="Times New Roman" w:cs="Times New Roman"/>
          <w:sz w:val="24"/>
          <w:szCs w:val="24"/>
        </w:rPr>
        <w:t xml:space="preserve"> </w:t>
      </w:r>
      <w:r w:rsidR="00430929">
        <w:rPr>
          <w:rFonts w:ascii="Times New Roman" w:hAnsi="Times New Roman" w:cs="Times New Roman"/>
          <w:sz w:val="24"/>
          <w:szCs w:val="24"/>
        </w:rPr>
        <w:t>long-</w:t>
      </w:r>
      <w:r w:rsidR="00B2015D">
        <w:rPr>
          <w:rFonts w:ascii="Times New Roman" w:hAnsi="Times New Roman" w:cs="Times New Roman"/>
          <w:sz w:val="24"/>
          <w:szCs w:val="24"/>
        </w:rPr>
        <w:t>distance</w:t>
      </w:r>
      <w:r w:rsidR="00430929">
        <w:rPr>
          <w:rFonts w:ascii="Times New Roman" w:hAnsi="Times New Roman" w:cs="Times New Roman"/>
          <w:sz w:val="24"/>
          <w:szCs w:val="24"/>
        </w:rPr>
        <w:t xml:space="preserve"> flight ability. </w:t>
      </w:r>
      <w:r w:rsidR="00553BFF">
        <w:rPr>
          <w:rFonts w:ascii="Times New Roman" w:hAnsi="Times New Roman" w:cs="Times New Roman"/>
          <w:sz w:val="24"/>
          <w:szCs w:val="24"/>
        </w:rPr>
        <w:t>Further s</w:t>
      </w:r>
      <w:r w:rsidR="00553BFF">
        <w:rPr>
          <w:rFonts w:ascii="Times New Roman" w:hAnsi="Times New Roman" w:cs="Times New Roman" w:hint="eastAsia"/>
          <w:sz w:val="24"/>
          <w:szCs w:val="24"/>
        </w:rPr>
        <w:t xml:space="preserve">elective sweep analyses identified two genes associated with </w:t>
      </w:r>
      <w:r w:rsidR="00553BFF">
        <w:rPr>
          <w:rFonts w:ascii="Times New Roman" w:hAnsi="Times New Roman" w:cs="Times New Roman"/>
          <w:sz w:val="24"/>
          <w:szCs w:val="24"/>
        </w:rPr>
        <w:t>egg production and three genes related to feeding modulation being under</w:t>
      </w:r>
      <w:r w:rsidR="00553BFF">
        <w:rPr>
          <w:rFonts w:ascii="Times New Roman" w:hAnsi="Times New Roman" w:cs="Times New Roman" w:hint="eastAsia"/>
          <w:sz w:val="24"/>
          <w:szCs w:val="24"/>
        </w:rPr>
        <w:t xml:space="preserve"> selection</w:t>
      </w:r>
      <w:r w:rsidR="00553BFF" w:rsidRPr="0003187D">
        <w:rPr>
          <w:rFonts w:ascii="Times New Roman" w:hAnsi="Times New Roman" w:cs="Times New Roman"/>
          <w:sz w:val="24"/>
          <w:szCs w:val="24"/>
        </w:rPr>
        <w:t xml:space="preserve"> </w:t>
      </w:r>
      <w:r w:rsidR="00553BFF">
        <w:rPr>
          <w:rFonts w:ascii="Times New Roman" w:hAnsi="Times New Roman" w:cs="Times New Roman"/>
          <w:sz w:val="24"/>
          <w:szCs w:val="24"/>
        </w:rPr>
        <w:t>in</w:t>
      </w:r>
      <w:r w:rsidR="00553BFF">
        <w:rPr>
          <w:rFonts w:ascii="Times New Roman" w:hAnsi="Times New Roman" w:cs="Times New Roman" w:hint="eastAsia"/>
          <w:sz w:val="24"/>
          <w:szCs w:val="24"/>
        </w:rPr>
        <w:t xml:space="preserve"> domestic ducks.</w:t>
      </w:r>
    </w:p>
    <w:p w14:paraId="4244DF3C" w14:textId="2B205C7B" w:rsidR="004738C9" w:rsidRPr="00553BFF" w:rsidRDefault="00553BFF">
      <w:pPr>
        <w:spacing w:line="480" w:lineRule="auto"/>
        <w:rPr>
          <w:rFonts w:ascii="Times New Roman" w:hAnsi="Times New Roman" w:cs="Times New Roman"/>
          <w:b/>
          <w:sz w:val="24"/>
          <w:szCs w:val="24"/>
        </w:rPr>
      </w:pPr>
      <w:r>
        <w:rPr>
          <w:rFonts w:ascii="Times New Roman" w:hAnsi="Times New Roman" w:cs="Times New Roman"/>
          <w:b/>
          <w:sz w:val="24"/>
          <w:szCs w:val="24"/>
        </w:rPr>
        <w:t>Conclusions:</w:t>
      </w:r>
      <w:r>
        <w:rPr>
          <w:rFonts w:ascii="Times New Roman" w:hAnsi="Times New Roman" w:cs="Times New Roman" w:hint="eastAsia"/>
          <w:b/>
          <w:sz w:val="24"/>
          <w:szCs w:val="24"/>
        </w:rPr>
        <w:t xml:space="preserve"> </w:t>
      </w:r>
      <w:r w:rsidR="00823800">
        <w:rPr>
          <w:rFonts w:ascii="Times New Roman" w:hAnsi="Times New Roman" w:cs="Times New Roman"/>
          <w:sz w:val="24"/>
          <w:szCs w:val="24"/>
        </w:rPr>
        <w:t xml:space="preserve">These analyses unravel a distinct evolutionary pattern of ducks and </w:t>
      </w:r>
      <w:r w:rsidR="0003187D">
        <w:rPr>
          <w:rFonts w:ascii="Times New Roman" w:hAnsi="Times New Roman" w:cs="Times New Roman"/>
          <w:sz w:val="24"/>
          <w:szCs w:val="24"/>
        </w:rPr>
        <w:t>two wild duck</w:t>
      </w:r>
      <w:r w:rsidR="00823800">
        <w:rPr>
          <w:rFonts w:ascii="Times New Roman" w:hAnsi="Times New Roman" w:cs="Times New Roman"/>
          <w:sz w:val="24"/>
          <w:szCs w:val="24"/>
        </w:rPr>
        <w:t xml:space="preserve"> </w:t>
      </w:r>
      <w:r w:rsidR="00823800" w:rsidRPr="00AD3693">
        <w:rPr>
          <w:rFonts w:ascii="Times New Roman" w:hAnsi="Times New Roman" w:cs="Times New Roman"/>
          <w:i/>
          <w:sz w:val="24"/>
          <w:szCs w:val="24"/>
        </w:rPr>
        <w:t>de</w:t>
      </w:r>
      <w:r w:rsidR="009C68C7">
        <w:rPr>
          <w:rFonts w:ascii="Times New Roman" w:hAnsi="Times New Roman" w:cs="Times New Roman"/>
          <w:i/>
          <w:sz w:val="24"/>
          <w:szCs w:val="24"/>
        </w:rPr>
        <w:t xml:space="preserve"> </w:t>
      </w:r>
      <w:r w:rsidR="00823800" w:rsidRPr="00AD3693">
        <w:rPr>
          <w:rFonts w:ascii="Times New Roman" w:hAnsi="Times New Roman" w:cs="Times New Roman"/>
          <w:i/>
          <w:sz w:val="24"/>
          <w:szCs w:val="24"/>
        </w:rPr>
        <w:t>novo</w:t>
      </w:r>
      <w:r w:rsidR="00823800">
        <w:rPr>
          <w:rFonts w:ascii="Times New Roman" w:hAnsi="Times New Roman" w:cs="Times New Roman"/>
          <w:sz w:val="24"/>
          <w:szCs w:val="24"/>
        </w:rPr>
        <w:t xml:space="preserve"> genomes</w:t>
      </w:r>
      <w:r w:rsidR="003C0B97">
        <w:rPr>
          <w:rFonts w:ascii="Times New Roman" w:hAnsi="Times New Roman" w:cs="Times New Roman"/>
          <w:sz w:val="24"/>
          <w:szCs w:val="24"/>
        </w:rPr>
        <w:t xml:space="preserve"> </w:t>
      </w:r>
      <w:r w:rsidR="003C0B97">
        <w:rPr>
          <w:rFonts w:ascii="Times New Roman" w:hAnsi="Times New Roman" w:cs="Times New Roman" w:hint="eastAsia"/>
          <w:sz w:val="24"/>
          <w:szCs w:val="24"/>
        </w:rPr>
        <w:t>also</w:t>
      </w:r>
      <w:r w:rsidR="00823800">
        <w:rPr>
          <w:rFonts w:ascii="Times New Roman" w:hAnsi="Times New Roman" w:cs="Times New Roman"/>
          <w:sz w:val="24"/>
          <w:szCs w:val="24"/>
        </w:rPr>
        <w:t xml:space="preserve"> </w:t>
      </w:r>
      <w:r w:rsidR="00823800">
        <w:rPr>
          <w:rFonts w:ascii="Times New Roman" w:hAnsi="Times New Roman" w:cs="Times New Roman" w:hint="eastAsia"/>
          <w:sz w:val="24"/>
          <w:szCs w:val="24"/>
        </w:rPr>
        <w:t xml:space="preserve">provide a </w:t>
      </w:r>
      <w:r w:rsidR="00823800">
        <w:rPr>
          <w:rFonts w:ascii="Times New Roman" w:hAnsi="Times New Roman" w:cs="Times New Roman"/>
          <w:sz w:val="24"/>
          <w:szCs w:val="24"/>
        </w:rPr>
        <w:t xml:space="preserve">novel </w:t>
      </w:r>
      <w:r w:rsidR="00823800">
        <w:rPr>
          <w:rFonts w:ascii="Times New Roman" w:hAnsi="Times New Roman" w:cs="Times New Roman" w:hint="eastAsia"/>
          <w:sz w:val="24"/>
          <w:szCs w:val="24"/>
        </w:rPr>
        <w:t xml:space="preserve">resource </w:t>
      </w:r>
      <w:r w:rsidR="0003187D">
        <w:rPr>
          <w:rFonts w:ascii="Times New Roman" w:hAnsi="Times New Roman" w:cs="Times New Roman"/>
          <w:sz w:val="24"/>
          <w:szCs w:val="24"/>
        </w:rPr>
        <w:t>for</w:t>
      </w:r>
      <w:r w:rsidR="00823800">
        <w:rPr>
          <w:rFonts w:ascii="Times New Roman" w:hAnsi="Times New Roman" w:cs="Times New Roman" w:hint="eastAsia"/>
          <w:sz w:val="24"/>
          <w:szCs w:val="24"/>
        </w:rPr>
        <w:t xml:space="preserve"> speciation study.</w:t>
      </w:r>
    </w:p>
    <w:p w14:paraId="489D7DCD" w14:textId="6E540D32" w:rsidR="00B56C8D" w:rsidRDefault="004738C9">
      <w:pPr>
        <w:spacing w:line="480" w:lineRule="auto"/>
        <w:rPr>
          <w:rFonts w:ascii="Times New Roman" w:hAnsi="Times New Roman" w:cs="Times New Roman"/>
          <w:b/>
          <w:sz w:val="24"/>
          <w:szCs w:val="24"/>
        </w:rPr>
      </w:pPr>
      <w:r w:rsidRPr="004738C9">
        <w:rPr>
          <w:rFonts w:ascii="Times New Roman" w:hAnsi="Times New Roman" w:cs="Times New Roman"/>
          <w:b/>
          <w:sz w:val="24"/>
          <w:szCs w:val="24"/>
        </w:rPr>
        <w:t>Key Words:</w:t>
      </w:r>
      <w:r>
        <w:rPr>
          <w:rFonts w:ascii="Times New Roman" w:hAnsi="Times New Roman" w:cs="Times New Roman"/>
          <w:b/>
          <w:sz w:val="24"/>
          <w:szCs w:val="24"/>
        </w:rPr>
        <w:t xml:space="preserve"> </w:t>
      </w:r>
      <w:r w:rsidR="00D168AE">
        <w:rPr>
          <w:rFonts w:ascii="Times New Roman" w:hAnsi="Times New Roman" w:cs="Times New Roman"/>
          <w:i/>
          <w:sz w:val="24"/>
          <w:szCs w:val="24"/>
        </w:rPr>
        <w:t>D</w:t>
      </w:r>
      <w:r w:rsidR="00C05E77" w:rsidRPr="00C05E77">
        <w:rPr>
          <w:rFonts w:ascii="Times New Roman" w:hAnsi="Times New Roman" w:cs="Times New Roman"/>
          <w:i/>
          <w:sz w:val="24"/>
          <w:szCs w:val="24"/>
        </w:rPr>
        <w:t>e novo</w:t>
      </w:r>
      <w:r w:rsidR="00C05E77" w:rsidRPr="00C05E77">
        <w:rPr>
          <w:rFonts w:ascii="Times New Roman" w:hAnsi="Times New Roman" w:cs="Times New Roman"/>
          <w:sz w:val="24"/>
          <w:szCs w:val="24"/>
        </w:rPr>
        <w:t xml:space="preserve"> assembly</w:t>
      </w:r>
      <w:r w:rsidR="00C05E77">
        <w:rPr>
          <w:rFonts w:ascii="Times New Roman" w:hAnsi="Times New Roman" w:cs="Times New Roman"/>
          <w:sz w:val="24"/>
          <w:szCs w:val="24"/>
        </w:rPr>
        <w:t>; Genomic analysis; Origin, speciation and domestication; Duck</w:t>
      </w:r>
    </w:p>
    <w:p w14:paraId="5434DD8C" w14:textId="6FA3929C" w:rsidR="003463A6" w:rsidRDefault="004738C9">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Background</w:t>
      </w:r>
    </w:p>
    <w:p w14:paraId="35A73800" w14:textId="544BB438" w:rsidR="00541165" w:rsidRDefault="00541165" w:rsidP="00194533">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As two major concern</w:t>
      </w:r>
      <w:r w:rsidR="00C225C6">
        <w:rPr>
          <w:rFonts w:ascii="Times New Roman" w:hAnsi="Times New Roman" w:cs="Times New Roman"/>
          <w:sz w:val="24"/>
          <w:szCs w:val="24"/>
        </w:rPr>
        <w:t>s</w:t>
      </w:r>
      <w:r>
        <w:rPr>
          <w:rFonts w:ascii="Times New Roman" w:hAnsi="Times New Roman" w:cs="Times New Roman" w:hint="eastAsia"/>
          <w:sz w:val="24"/>
          <w:szCs w:val="24"/>
        </w:rPr>
        <w:t xml:space="preserve"> of evolutionary study, </w:t>
      </w:r>
      <w:r w:rsidR="00424F5E">
        <w:rPr>
          <w:rFonts w:ascii="Times New Roman" w:hAnsi="Times New Roman" w:cs="Times New Roman" w:hint="eastAsia"/>
          <w:sz w:val="24"/>
          <w:szCs w:val="24"/>
        </w:rPr>
        <w:t>both</w:t>
      </w:r>
      <w:r w:rsidR="00424F5E">
        <w:rPr>
          <w:rFonts w:ascii="Times New Roman" w:hAnsi="Times New Roman" w:cs="Times New Roman"/>
          <w:sz w:val="24"/>
          <w:szCs w:val="24"/>
        </w:rPr>
        <w:t xml:space="preserve"> </w:t>
      </w:r>
      <w:r>
        <w:rPr>
          <w:rFonts w:ascii="Times New Roman" w:hAnsi="Times New Roman" w:cs="Times New Roman"/>
          <w:sz w:val="24"/>
          <w:szCs w:val="24"/>
        </w:rPr>
        <w:t xml:space="preserve">domestication </w:t>
      </w:r>
      <w:r>
        <w:rPr>
          <w:rFonts w:ascii="Times New Roman" w:hAnsi="Times New Roman" w:cs="Times New Roman" w:hint="eastAsia"/>
          <w:sz w:val="24"/>
          <w:szCs w:val="24"/>
        </w:rPr>
        <w:t xml:space="preserve">and speciation (or population divergence) benefited </w:t>
      </w:r>
      <w:r w:rsidR="00424F5E">
        <w:rPr>
          <w:rFonts w:ascii="Times New Roman" w:hAnsi="Times New Roman" w:cs="Times New Roman" w:hint="eastAsia"/>
          <w:sz w:val="24"/>
          <w:szCs w:val="24"/>
        </w:rPr>
        <w:t>f</w:t>
      </w:r>
      <w:r w:rsidR="00424F5E">
        <w:rPr>
          <w:rFonts w:ascii="Times New Roman" w:hAnsi="Times New Roman" w:cs="Times New Roman"/>
          <w:sz w:val="24"/>
          <w:szCs w:val="24"/>
        </w:rPr>
        <w:t>rom</w:t>
      </w:r>
      <w:r>
        <w:rPr>
          <w:rFonts w:ascii="Times New Roman" w:hAnsi="Times New Roman" w:cs="Times New Roman" w:hint="eastAsia"/>
          <w:sz w:val="24"/>
          <w:szCs w:val="24"/>
        </w:rPr>
        <w:t xml:space="preserve"> the advance of sequencing technology</w:t>
      </w:r>
      <w:r w:rsidR="0052132E">
        <w:rPr>
          <w:rFonts w:ascii="Times New Roman" w:hAnsi="Times New Roman" w:cs="Times New Roman"/>
          <w:sz w:val="24"/>
          <w:szCs w:val="24"/>
        </w:rPr>
        <w:fldChar w:fldCharType="begin">
          <w:fldData xml:space="preserve">dHJvbmljKSYjeEQ7MDAyOC0wODM2IChMaW5raW5nKTwvaXNibj48YWNjZXNzaW9uLW51bT4yMzEw
Mzg3NjwvYWNjZXNzaW9uLW51bT48dXJscz48cmVsYXRlZC11cmxzPjx1cmw+aHR0cHM6Ly93d3cu
bmNiaS5ubG0ubmloLmdvdi9wdWJtZWQvMjMxMDM4NzY8L3VybD48L3JlbGF0ZWQtdXJscz48L3Vy
bHM+PGVsZWN0cm9uaWMtcmVzb3VyY2UtbnVtPjEwLjEwMzgvbmF0dXJlMTE1ODQ8L2VsZWN0cm9u
aWMtcmVzb3VyY2UtbnVtPjwvcmVjb3JkPjwvQ2l0ZT48Q2l0ZT48QXV0aG9yPlNlZWhhdXNlbjwv
QXV0aG9yPjxZZWFyPjIwMTQ8L1llYXI+PFJlY051bT4zNjwvUmVjTnVtPjxyZWNvcmQ+PHJlYy1u
dW1iZXI+MzY8L3JlYy1udW1iZXI+PGZvcmVpZ24ta2V5cz48a2V5IGFwcD0iRU4iIGRiLWlkPSJ6
ZDl2cnI5cjRzeHB2b2V4MHoyeDBzZW85NXR4OWZleHI5NXQiIHRpbWVzdGFtcD0iMTQ4NjIyODM3
MSI+MzY8L2tleT48L2ZvcmVpZ24ta2V5cz48cmVmLXR5cGUgbmFtZT0iSm91cm5hbCBBcnRpY2xl
Ij4xNzwvcmVmLXR5cGU+PGNvbnRyaWJ1dG9ycz48YXV0aG9ycz48YXV0aG9yPlNlZWhhdXNlbiwg
Ty48L2F1dGhvcj48YXV0aG9yPkJ1dGxpbiwgUi4gSy48L2F1dGhvcj48YXV0aG9yPktlbGxlciwg
SS48L2F1dGhvcj48YXV0aG9yPldhZ25lciwgQy4gRS48L2F1dGhvcj48YXV0aG9yPkJvdWdobWFu
LCBKLiBXLjwvYXV0aG9yPjxhdXRob3I+SG9oZW5sb2hlLCBQLiBBLjwvYXV0aG9yPjxhdXRob3I+
UGVpY2hlbCwgQy4gTC48L2F1dGhvcj48YXV0aG9yPlNhZXRyZSwgRy4gUC48L2F1dGhvcj48YXV0
aG9yPkJhbmssIEMuPC9hdXRob3I+PGF1dGhvcj5CcmFubnN0cm9tLCBBLjwvYXV0aG9yPjxhdXRo
b3I+QnJlbHNmb3JkLCBBLjwvYXV0aG9yPjxhdXRob3I+Q2xhcmtzb24sIEMuIFMuPC9hdXRob3I+
PGF1dGhvcj5Fcm91a2htYW5vZmYsIEYuPC9hdXRob3I+PGF1dGhvcj5GZWRlciwgSi4gTC48L2F1
dGhvcj48YXV0aG9yPkZpc2NoZXIsIE0uIEMuPC9hdXRob3I+PGF1dGhvcj5Gb290ZSwgQS4gRC48
L2F1dGhvcj48YXV0aG9yPkZyYW5jaGluaSwgUC48L2F1dGhvcj48YXV0aG9yPkppZ2dpbnMsIEMu
IEQuPC9hdXRob3I+PGF1dGhvcj5Kb25lcywgRi4gQy48L2F1dGhvcj48YXV0aG9yPkxpbmRob2xt
LCBBLiBLLjwvYXV0aG9yPjxhdXRob3I+THVjZWssIEsuPC9hdXRob3I+PGF1dGhvcj5NYWFuLCBN
LiBFLjwvYXV0aG9yPjxhdXRob3I+TWFycXVlcywgRC4gQS48L2F1dGhvcj48YXV0aG9yPk1hcnRp
biwgUy4gSC48L2F1dGhvcj48YXV0aG9yPk1hdHRoZXdzLCBCLjwvYXV0aG9yPjxhdXRob3I+TWVp
ZXIsIEouIEkuPC9hdXRob3I+PGF1dGhvcj5Nb3N0LCBNLjwvYXV0aG9yPjxhdXRob3I+TmFjaG1h
biwgTS4gVy48L2F1dGhvcj48YXV0aG9yPk5vbmFrYSwgRS48L2F1dGhvcj48YXV0aG9yPlJlbm5p
c29uLCBELiBKLjwvYXV0aG9yPjxhdXRob3I+U2Nod2FyemVyLCBKLjwvYXV0aG9yPjxhdXRob3I+
V2F0c29uLCBFLiBULjwvYXV0aG9yPjxhdXRob3I+V2VzdHJhbSwgQS4gTS48L2F1dGhvcj48YXV0
aG9yPldpZG1lciwgQS48L2F1dGhvcj48L2F1dGhvcnM+PC9jb250cmlidXRvcnM+PGF1dGgtYWRk
cmVzcz5EZXBhcnRtZW50IG9mIEZpc2ggRWNvbG9neSBhbmQgRXZvbHV0aW9uLCBFYXdhZzogU3dp
c3MgRmVkZXJhbCBJbnN0aXR1dGUgb2YgQXF1YXRpYyBTY2llbmNlIGFuZCBUZWNobm9sb2d5LCBD
ZW50ZXIgZm9yIEVjb2xvZ3ksIEV2b2x1dGlvbiBhbmQgQmlvZ2VvY2hlbWlzdHJ5LCA2MDQ3IEth
c3RhbmllbmJhdW0sIFN3aXR6ZXJsYW5kOyBhbmQgRGl2aXNpb24gb2YgQXF1YXRpYyBFY29sb2d5
IGFuZCBFdm9sdXRpb24sIEluc3RpdHV0ZSBvZiBFY29sb2d5IGFuZCBFdm9sdXRpb24sIFVuaXZl
cnNpdHkgb2YgQmVybiwgMzAxMiBCZXJuLCBTd2l0emVybGFuZC4mI3hEO0RlcGFydG1lbnQgb2Yg
QW5pbWFsIGFuZCBQbGFudCBTY2llbmNlcywgdGhlIFVuaXZlcnNpdHkgb2YgU2hlZmZpZWxkLCBT
aGVmZmllbGQgUzEwIDJUTiwgVUs7IGFuZCB0aGUgU3ZlbiBMb3ZlbiBDZW50cmUgLSBUamFybm8s
IFVuaXZlcnNpdHkgb2YgR290aGVuYnVyZywgUy00NTIgOTYgU3Ryb21zdGFkLCBTd2VkZW4uJiN4
RDtEZXBhcnRtZW50IG9mIEZpc2ggRWNvbG9neSBhbmQgRXZvbHV0aW9uLCBFYXdhZzogU3dpc3Mg
RmVkZXJhbCBJbnN0aXR1dGUgb2YgQXF1YXRpYyBTY2llbmNlIGFuZCBUZWNobm9sb2d5LCBDZW50
ZXIgZm9yIEVjb2xvZ3ksIEV2b2x1dGlvbiBhbmQgQmlvZ2VvY2hlbWlzdHJ5LCA2MDQ3IEthc3Rh
bmllbmJhdW0sIFN3aXR6ZXJsYW5kOyB0aGUgRGl2aXNpb24gb2YgQXF1YXRpYyBFY29sb2d5IGFu
ZCBFdm9sdXRpb24sIEluc3RpdHV0ZSBvZiBFY29sb2d5IGFuZCBFdm9sdXRpb24sIFVuaXZlcnNp
dHkgb2YgQmVybiwgMzAxMiBCZXJuLCBTd2l0emVybGFuZDsgYW5kIHRoZSBJbnN0aXR1dGUgb2Yg
SW50ZWdyYXRpdmUgQmlvbG9neSwgRVRIIFp1cmljaCwgRVRIIFplbnRydW0gQ0hOLCA4MDkyIFp1
cmljaCwgU3dpdHplcmxhbmQuJiN4RDtEZXBhcnRtZW50IG9mIEZpc2ggRWNvbG9neSBhbmQgRXZv
bHV0aW9uLCBFYXdhZzogU3dpc3MgRmVkZXJhbCBJbnN0aXR1dGUgb2YgQXF1YXRpYyBTY2llbmNl
IGFuZCBUZWNobm9sb2d5LCBDZW50ZXIgZm9yIEVjb2xvZ3ksIEV2b2x1dGlvbiBhbmQgQmlvZ2Vv
Y2hlbWlzdHJ5LCA2MDQ3IEthc3RhbmllbmJhdW0sIFN3aXR6ZXJsYW5kOyBhbmQgdGhlIERpdmlz
aW9uIG9mIEFxdWF0aWMgRWNvbG9neSBhbmQgRXZvbHV0aW9uLCBJbnN0aXR1dGUgb2YgRWNvbG9n
eSBhbmQgRXZvbHV0aW9uLCBVbml2ZXJzaXR5IG9mIEJlcm4sIDMwMTIgQmVybiwgU3dpdHplcmxh
bmQuJiN4RDtEZXBhcnRtZW50IG9mIEZpc2ggRWNvbG9neSBhbmQgRXZvbHV0aW9uLCBFYXdhZzog
U3dpc3MgRmVkZXJhbCBJbnN0aXR1dGUgb2YgQXF1YXRpYyBTY2llbmNlIGFuZCBUZWNobm9sb2d5
LCBDZW50ZXIgZm9yIEVjb2xvZ3ksIEV2b2x1dGlvbiBhbmQgQmlvZ2VvY2hlbWlzdHJ5LCA2MDQ3
IEthc3RhbmllbmJhdW0sIFN3aXR6ZXJsYW5kOyBhbmQgdGhlIERlcGFydG1lbnQgb2YgWm9vbG9n
eTsgRWNvbG9neSwgRXZvbHV0aW9uYXJ5IEJpb2xvZ3kgYW5kIEJlaGF2aW9yIFByb2dyYW07IEJF
QUNPTiBDZW50ZXIsIE1pY2hpZ2FuIFN0YXRlIFVuaXZlcnNpdHksIDIwMyBOYXR1cmFsIFNjaWVu
Y2VzLCBFYXN0IExhbnNpbmcsIE1pY2hpZ2FuIDQ4ODI0LCBVU0EuJiN4RDtEZXBhcnRtZW50IG9m
IEJpb2xvZ2ljYWwgU2NpZW5jZXMsIEluc3RpdHV0ZSBvZiBCaW9pbmZvcm1hdGljcyBhbmQgRXZv
bHV0aW9uYXJ5IFN0dWRpZXMsIFVuaXZlcnNpdHkgb2YgSWRhaG8sIE1vc2NvdywgSWRhaG8gODM4
NDQtMzA1MSwgVVNBLiYjeEQ7RGl2aXNpb24gb2YgSHVtYW4gQmlvbG9neSwgRnJlZCBIdXRjaGlu
c29uIENhbmNlciBSZXNlYXJjaCBDZW50ZXIsIFNlYXR0bGUsIFdhc2hpbmd0b24gOTgxMDksIFVT
QS4mI3hEO0RlcGFydG1lbnQgb2YgQmlvc2NpZW5jZXMsIENlbnRyZSBmb3IgRWNvbG9naWNhbCBh
bmQgRXZvbHV0aW9uYXJ5IFN5bnRoZXNpcywgVW5pdmVyc2l0eSBvZiBPc2xvLCBQTyBCT1ggMTA2
NiwgQmxpbmRlcm4sIE4tMDMxNiBPc2xvLCBOb3J3YXkuJiN4RDtTY2hvb2wgb2YgTGlmZSBTY2ll
bmNlcywgRWNvbGUgUG9seXRlY2huaXF1ZSBGZWRlcmFsZSBkZSBMYXVzYW5uZSwgMTAxNSBMYXVz
YW5uZSwgU3dpdHplcmxhbmQuJiN4RDtJbnRlZ3JhdGVkIFNjaWVuY2UgTGFib3JhdG9yeSBhbmQg
dGhlIERlcGFydG1lbnQgb2YgTWF0aGVtYXRpY3MgYW5kIE1hdGhlbWF0aWNhbCBTdGF0aXN0aWNz
LCBVbWVhIFVuaXZlcnNpdHksIDkwMTg3IFVtZWEsIFN3ZWRlbi4mI3hEO0RlcGFydG1lbnQgb2Yg
RWNvbG9neSBhbmQgRXZvbHV0aW9uLCBVbml2ZXJzaXR5IG9mIExhdXNhbm5lLCBDSC0xMDE1IExh
dXNhbm5lLCBTd2l0emVybGFuZC4mI3hEO0xpdmVycG9vbCBTY2hvb2wgb2YgVHJvcGljYWwgTWVk
aWNpbmUsIExpdmVycG9vbCBMMyA1UUEsIFVLLiYjeEQ7RGVwYXJ0bWVudCBvZiBCaW9sb2dpY2Fs
IFNjaWVuY2VzLCBVbml2ZXJzaXR5IG9mIE5vdHJlIERhbWUsIE5vdHJlIERhbWUsIEluZGlhbmEg
NDY1NTYtMDM2OSBVU0EuJiN4RDtJbnN0aXR1dGUgb2YgSW50ZWdyYXRpdmUgQmlvbG9neSwgRVRI
IFp1cmljaCwgRVRIIFplbnRydW0gQ0hOLCA4MDkyIFp1cmljaCwgU3dpdHplcmxhbmQuJiN4RDtD
ZW50cmUgZm9yIEdlb0dlbmV0aWNzLCBOYXR1cmFsIEhpc3RvcnkgTXVzZXVtIG9mIERlbm1hcmss
IFVuaXZlcnNpdHkgb2YgQ29wZW5oYWdlbiwgREstMTM1MCBDb3BlbmhhZ2VuLCBEZW5tYXJrLiBQ
cmVzZW50IGFkZHJlc3M6IHRoZSBEZXBhcnRtZW50IG9mIEV2b2x1dGlvbmFyeSBCaW9sb2d5LCBF
dm9sdXRpb25hcnkgQmlvbG9neSBDZW50cmUsIFVwcHNhbGEgVW5pdmVyc2l0eSwgU0UtNzUyIDM2
IFVwcHNhbGEsIFN3ZWRlbi4mI3hEO0xlaHJzdHVobCBmdXIgWm9vbG9naWUgdW5kIEV2b2x1dGlv
bnNiaW9sb2dpZSwgRGVwYXJ0bWVudCBvZiBCaW9sb2d5LCBVbml2ZXJzaXR5IG9mIEtvbnN0YW56
LCA3ODQ1NyBLb25zdGFueiwgR2VybWFueS4mI3hEO0RlcGFydG1lbnQgb2YgWm9vbG9neSwgVW5p
dmVyc2l0eSBvZiBDYW1icmlkZ2UsIENhbWJyaWRnZSBDQjIgM0VKLCBVSy4mI3hEO0ZyaWVkcmlj
aCBNaWVzY2hlciBMYWJvcmF0b3J5IG9mIHRoZSBNYXggUGxhbmNrIFNvY2lldHksIDcyMDc2IFR1
YmluZ2VuLCBHZXJtYW55LiYjeEQ7SW5zdGl0dXRlIG9mIEV2b2x1dGlvbmFyeSBCaW9sb2d5IGFu
ZCBFbnZpcm9ubWVudGFsIFN0dWRpZXMsIFVuaXZlcnNpdHkgb2YgWnVyaWNoLCBDSC04MDU3IFp1
cmljaCwgU3dpdHplcmxhbmQuJiN4RDtCZWhhdmlvdXJhbCBCaW9sb2d5IEdyb3VwLCBDZW50cmUg
Zm9yIEJlaGF2aW91ciBhbmQgTmV1cm9zY2llbmNlcywgVW5pdmVyc2l0eSBvZiBHcm9uaW5nZW4s
IFBPIEJPWCAxMTEwMywgOTcwMCBDQyBHcm9uaW5nZW4sIFRoZSBOZXRoZXJsYW5kcy4mI3hEO0Rl
cGFydG1lbnQgb2YgRmlzaCBFY29sb2d5IGFuZCBFdm9sdXRpb24sIEVhd2FnOiBTd2lzcyBGZWRl
cmFsIEluc3RpdHV0ZSBvZiBBcXVhdGljIFNjaWVuY2UgYW5kIFRlY2hub2xvZ3ksIENlbnRlciBm
b3IgRWNvbG9neSwgRXZvbHV0aW9uIGFuZCBCaW9nZW9jaGVtaXN0cnksIDYwNDcgS2FzdGFuaWVu
YmF1bSwgU3dpdHplcmxhbmQ7IHRoZSBEaXZpc2lvbiBvZiBBcXVhdGljIEVjb2xvZ3kgYW5kIEV2
b2x1dGlvbiwgYW5kIHRoZSBDb21wdXRhdGlvbmFsIGFuZCBNb2xlY3VsYXIgUG9wdWxhdGlvbiBH
ZW5ldGljcyBMYWJvcmF0b3J5LCBJbnN0aXR1dGUgb2YgRWNvbG9neSBhbmQgRXZvbHV0aW9uLCBV
bml2ZXJzaXR5IG9mIEJlcm4sIDMwMTIgQmVybiwgU3dpdHplcmxhbmQuJiN4RDtEZXBhcnRtZW50
IG9mIEFxdWF0aWMgRWNvbG9neSwgRWF3YWc6IFN3aXNzIEZlZGVyYWwgSW5zdGl0dXRlIG9mIEFx
dWF0aWMgU2NpZW5jZSBhbmQgVGVjaG5vbG9neSwgQ2VudGVyIGZvciBFY29sb2d5LCBFdm9sdXRp
b24gYW5kIEJpb2dlb2NoZW1pc3RyeSwgNjA0NyBLYXN0YW5pZW5iYXVtLCBTd2l0emVybGFuZC4m
I3hEO0RlcGFydG1lbnQgb2YgWm9vbG9neSwgVW5pdmVyc2l0eSBvZiBDYW1icmlkZ2UsIENhbWJy
aWRnZSBDQjIgM0VKLCBVSzsgYW5kIHRoZSBEZXBhcnRtZW50IG9mIEFxdWF0aWMgRWNvbG9neSwg
RWF3YWc6IFN3aXNzIEZlZGVyYWwgSW5zdGl0dXRlIG9mIEFxdWF0aWMgU2NpZW5jZSBhbmQgVGVj
aG5vbG9neSwgODYwMCBEdWJlbmRvcmYsIFN3aXR6ZXJsYW5kLiYjeEQ7TXVzZXVtIG9mIFZlcnRl
YnJhdGUgWm9vbG9neSBhbmQgRGVwYXJ0bWVudCBvZiBJbnRlZ3JhdGl2ZSBCaW9sb2d5LCBVbml2
ZXJzaXR5IG9mIENhbGlmb3JuaWEsIEJlcmtlbGV5LCBDYWxpZm9ybmlhIDk0NzIwLTMxNjAsIFVT
QS4mI3hEO0ludGVncmF0ZWQgU2NpZW5jZSBMYWJvcmF0b3J5IGFuZCBEZXBhcnRtZW50IG9mIEVj
b2xvZ3kgYW5kIEVudmlyb25tZW50YWwgU2NpZW5jZSwgVW1lYSBVbml2ZXJzaXR5LCA5MDE4NyBV
bWVhLCBTd2VkZW4uJiN4RDtEZXBhcnRtZW50IG9mIFpvb2xvZ3ksIFVuaXZlcnNpdHkgb2YgQnJp
dGlzaCBDb2x1bWJpYSwgVmFuY291dmVyLCBCcml0aXNoIENvbHVtYmlhIFY2VCAxWjQsIENhbmFk
YS4mI3hEO0RlcGFydG1lbnQgb2YgRmlzaCBFY29sb2d5IGFuZCBFdm9sdXRpb24sIEVhd2FnOiBT
d2lzcyBGZWRlcmFsIEluc3RpdHV0ZSBvZiBBcXVhdGljIFNjaWVuY2UgYW5kIFRlY2hub2xvZ3ks
IENlbnRlciBmb3IgRWNvbG9neSwgRXZvbHV0aW9uIGFuZCBCaW9nZW9jaGVtaXN0cnksIDYwNDcg
S2FzdGFuaWVuYmF1bSwgU3dpdHplcmxhbmQ7IHRoZSBEaXZpc2lvbiBvZiBBcXVhdGljIEVjb2xv
Z3kgYW5kIEV2b2x1dGlvbiwgSW5zdGl0dXRlIG9mIEVjb2xvZ3kgYW5kIEV2b2x1dGlvbiwgVW5p
dmVyc2l0eSBvZiBCZXJuLCAzMDEyIEJlcm4sIFN3aXR6ZXJsYW5kOyBhbmQgWm9vbG9naXNjaGVz
IEZvcnNjaHVuZ3NtdXNldW0gQWxleGFuZGVyIEtvZW5pZywgNTMxMTMgQm9ubiwgR2VybWFueS4m
I3hEO0RlcGFydG1lbnQgb2YgQmlvbG9neSwgVGhlIFVuaXZlcnNpdHkgb2YgVGV4YXMgYXQgQXJs
aW5ndG9uLCA3NjAxMC0wNDk4IFRleGFzLCBVU0EuJiN4RDtEZXBhcnRtZW50IG9mIEFuaW1hbCBh
bmQgUGxhbnQgU2NpZW5jZXMsIHRoZSBVbml2ZXJzaXR5IG9mIFNoZWZmaWVsZCwgU2hlZmZpZWxk
IFMxMCAyVE4sIFVLLjwvYXV0aC1hZGRyZXNzPjx0aXRsZXM+PHRpdGxlPkdlbm9taWNzIGFuZCB0
aGUgb3JpZ2luIG9mIHNwZWNpZXM8L3RpdGxlPjxzZWNvbmRhcnktdGl0bGU+TmF0IFJldiBHZW5l
dDwvc2Vjb25kYXJ5LXRpdGxlPjwvdGl0bGVzPjxwZXJpb2RpY2FsPjxmdWxsLXRpdGxlPk5hdCBS
ZXYgR2VuZXQ8L2Z1bGwtdGl0bGU+PC9wZXJpb2RpY2FsPjxwYWdlcz4xNzYtOTI8L3BhZ2VzPjx2
b2x1bWU+MTU8L3ZvbHVtZT48bnVtYmVyPjM8L251bWJlcj48a2V5d29yZHM+PGtleXdvcmQ+Qmlv
ZGl2ZXJzaXR5PC9rZXl3b3JkPjxrZXl3b3JkPipHZW5vbWljczwva2V5d29yZD48a2V5d29yZD5N
b2RlbHMsIEdlbmV0aWM8L2tleXdvcmQ+PC9rZXl3b3Jkcz48ZGF0ZXM+PHllYXI+MjAxNDwveWVh
cj48cHViLWRhdGVzPjxkYXRlPk1hcjwvZGF0ZT48L3B1Yi1kYXRlcz48L2RhdGVzPjxpc2JuPjE0
NzEtMDA2NCAoRWxlY3Ryb25pYykmI3hEOzE0NzEtMDA1NiAoTGlua2luZyk8L2lzYm4+PGFjY2Vz
c2lvbi1udW0+MjQ1MzUyODY8L2FjY2Vzc2lvbi1udW0+PHVybHM+PHJlbGF0ZWQtdXJscz48dXJs
Pmh0dHBzOi8vd3d3Lm5jYmkubmxtLm5paC5nb3YvcHVibWVkLzI0NTM1Mjg2PC91cmw+PC9yZWxh
dGVkLXVybHM+PC91cmxzPjxlbGVjdHJvbmljLXJlc291cmNlLW51bT4xMC4xMDM4L25yZzM2NDQ8
L2VsZWN0cm9uaWMtcmVzb3VyY2UtbnVtPjwvcmVjb3JkPjwvQ2l0ZT48L0VuZE5vdGU+AG==
</w:fldData>
        </w:fldChar>
      </w:r>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PEVuZE5vdGU+PENpdGU+PEF1dGhvcj5TZWVoYXVzZW48L0F1dGhvcj48WWVhcj4yMDE0PC9ZZWFy
PjxSZWNOdW0+MzY8L1JlY051bT48RGlzcGxheVRleHQ+KDEtOSk8L0Rpc3BsYXlUZXh0PjxyZWNv
cmQ+PHJlYy1udW1iZXI+MzY8L3JlYy1udW1iZXI+PGZvcmVpZ24ta2V5cz48a2V5IGFwcD0iRU4i
IGRiLWlkPSJ6ZDl2cnI5cjRzeHB2b2V4MHoyeDBzZW85NXR4OWZleHI5NXQiIHRpbWVzdGFtcD0i
MTQ4NjIyODM3MSI+MzY8L2tleT48L2ZvcmVpZ24ta2V5cz48cmVmLXR5cGUgbmFtZT0iSm91cm5h
bCBBcnRpY2xlIj4xNzwvcmVmLXR5cGU+PGNvbnRyaWJ1dG9ycz48YXV0aG9ycz48YXV0aG9yPlNl
ZWhhdXNlbiwgTy48L2F1dGhvcj48YXV0aG9yPkJ1dGxpbiwgUi4gSy48L2F1dGhvcj48YXV0aG9y
PktlbGxlciwgSS48L2F1dGhvcj48YXV0aG9yPldhZ25lciwgQy4gRS48L2F1dGhvcj48YXV0aG9y
PkJvdWdobWFuLCBKLiBXLjwvYXV0aG9yPjxhdXRob3I+SG9oZW5sb2hlLCBQLiBBLjwvYXV0aG9y
PjxhdXRob3I+UGVpY2hlbCwgQy4gTC48L2F1dGhvcj48YXV0aG9yPlNhZXRyZSwgRy4gUC48L2F1
dGhvcj48YXV0aG9yPkJhbmssIEMuPC9hdXRob3I+PGF1dGhvcj5CcmFubnN0cm9tLCBBLjwvYXV0
aG9yPjxhdXRob3I+QnJlbHNmb3JkLCBBLjwvYXV0aG9yPjxhdXRob3I+Q2xhcmtzb24sIEMuIFMu
PC9hdXRob3I+PGF1dGhvcj5Fcm91a2htYW5vZmYsIEYuPC9hdXRob3I+PGF1dGhvcj5GZWRlciwg
Si4gTC48L2F1dGhvcj48YXV0aG9yPkZpc2NoZXIsIE0uIEMuPC9hdXRob3I+PGF1dGhvcj5Gb290
ZSwgQS4gRC48L2F1dGhvcj48YXV0aG9yPkZyYW5jaGluaSwgUC48L2F1dGhvcj48YXV0aG9yPkpp
Z2dpbnMsIEMuIEQuPC9hdXRob3I+PGF1dGhvcj5Kb25lcywgRi4gQy48L2F1dGhvcj48YXV0aG9y
PkxpbmRob2xtLCBBLiBLLjwvYXV0aG9yPjxhdXRob3I+THVjZWssIEsuPC9hdXRob3I+PGF1dGhv
cj5NYWFuLCBNLiBFLjwvYXV0aG9yPjxhdXRob3I+TWFycXVlcywgRC4gQS48L2F1dGhvcj48YXV0
aG9yPk1hcnRpbiwgUy4gSC48L2F1dGhvcj48YXV0aG9yPk1hdHRoZXdzLCBCLjwvYXV0aG9yPjxh
dXRob3I+TWVpZXIsIEouIEkuPC9hdXRob3I+PGF1dGhvcj5Nb3N0LCBNLjwvYXV0aG9yPjxhdXRo
b3I+TmFjaG1hbiwgTS4gVy48L2F1dGhvcj48YXV0aG9yPk5vbmFrYSwgRS48L2F1dGhvcj48YXV0
aG9yPlJlbm5pc29uLCBELiBKLjwvYXV0aG9yPjxhdXRob3I+U2Nod2FyemVyLCBKLjwvYXV0aG9y
PjxhdXRob3I+V2F0c29uLCBFLiBULjwvYXV0aG9yPjxhdXRob3I+V2VzdHJhbSwgQS4gTS48L2F1
dGhvcj48YXV0aG9yPldpZG1lciwgQS48L2F1dGhvcj48L2F1dGhvcnM+PC9jb250cmlidXRvcnM+
PGF1dGgtYWRkcmVzcz5EZXBhcnRtZW50IG9mIEZpc2ggRWNvbG9neSBhbmQgRXZvbHV0aW9uLCBF
YXdhZzogU3dpc3MgRmVkZXJhbCBJbnN0aXR1dGUgb2YgQXF1YXRpYyBTY2llbmNlIGFuZCBUZWNo
bm9sb2d5LCBDZW50ZXIgZm9yIEVjb2xvZ3ksIEV2b2x1dGlvbiBhbmQgQmlvZ2VvY2hlbWlzdHJ5
LCA2MDQ3IEthc3RhbmllbmJhdW0sIFN3aXR6ZXJsYW5kOyBhbmQgRGl2aXNpb24gb2YgQXF1YXRp
YyBFY29sb2d5IGFuZCBFdm9sdXRpb24sIEluc3RpdHV0ZSBvZiBFY29sb2d5IGFuZCBFdm9sdXRp
b24sIFVuaXZlcnNpdHkgb2YgQmVybiwgMzAxMiBCZXJuLCBTd2l0emVybGFuZC4mI3hEO0RlcGFy
dG1lbnQgb2YgQW5pbWFsIGFuZCBQbGFudCBTY2llbmNlcywgdGhlIFVuaXZlcnNpdHkgb2YgU2hl
ZmZpZWxkLCBTaGVmZmllbGQgUzEwIDJUTiwgVUs7IGFuZCB0aGUgU3ZlbiBMb3ZlbiBDZW50cmUg
LSBUamFybm8sIFVuaXZlcnNpdHkgb2YgR290aGVuYnVyZywgUy00NTIgOTYgU3Ryb21zdGFkLCBT
d2VkZW4uJiN4RDtEZXBhcnRtZW50IG9mIEZpc2ggRWNvbG9neSBhbmQgRXZvbHV0aW9uLCBFYXdh
ZzogU3dpc3MgRmVkZXJhbCBJbnN0aXR1dGUgb2YgQXF1YXRpYyBTY2llbmNlIGFuZCBUZWNobm9s
b2d5LCBDZW50ZXIgZm9yIEVjb2xvZ3ksIEV2b2x1dGlvbiBhbmQgQmlvZ2VvY2hlbWlzdHJ5LCA2
MDQ3IEthc3RhbmllbmJhdW0sIFN3aXR6ZXJsYW5kOyB0aGUgRGl2aXNpb24gb2YgQXF1YXRpYyBF
Y29sb2d5IGFuZCBFdm9sdXRpb24sIEluc3RpdHV0ZSBvZiBFY29sb2d5IGFuZCBFdm9sdXRpb24s
IFVuaXZlcnNpdHkgb2YgQmVybiwgMzAxMiBCZXJuLCBTd2l0emVybGFuZDsgYW5kIHRoZSBJbnN0
aXR1dGUgb2YgSW50ZWdyYXRpdmUgQmlvbG9neSwgRVRIIFp1cmljaCwgRVRIIFplbnRydW0gQ0hO
LCA4MDkyIFp1cmljaCwgU3dpdHplcmxhbmQuJiN4RDtEZXBhcnRtZW50IG9mIEZpc2ggRWNvbG9n
eSBhbmQgRXZvbHV0aW9uLCBFYXdhZzogU3dpc3MgRmVkZXJhbCBJbnN0aXR1dGUgb2YgQXF1YXRp
YyBTY2llbmNlIGFuZCBUZWNobm9sb2d5LCBDZW50ZXIgZm9yIEVjb2xvZ3ksIEV2b2x1dGlvbiBh
bmQgQmlvZ2VvY2hlbWlzdHJ5LCA2MDQ3IEthc3RhbmllbmJhdW0sIFN3aXR6ZXJsYW5kOyBhbmQg
dGhlIERpdmlzaW9uIG9mIEFxdWF0aWMgRWNvbG9neSBhbmQgRXZvbHV0aW9uLCBJbnN0aXR1dGUg
b2YgRWNvbG9neSBhbmQgRXZvbHV0aW9uLCBVbml2ZXJzaXR5IG9mIEJlcm4sIDMwMTIgQmVybiwg
U3dpdHplcmxhbmQuJiN4RDtEZXBhcnRtZW50IG9mIEZpc2ggRWNvbG9neSBhbmQgRXZvbHV0aW9u
LCBFYXdhZzogU3dpc3MgRmVkZXJhbCBJbnN0aXR1dGUgb2YgQXF1YXRpYyBTY2llbmNlIGFuZCBU
ZWNobm9sb2d5LCBDZW50ZXIgZm9yIEVjb2xvZ3ksIEV2b2x1dGlvbiBhbmQgQmlvZ2VvY2hlbWlz
dHJ5LCA2MDQ3IEthc3RhbmllbmJhdW0sIFN3aXR6ZXJsYW5kOyBhbmQgdGhlIERlcGFydG1lbnQg
b2YgWm9vbG9neTsgRWNvbG9neSwgRXZvbHV0aW9uYXJ5IEJpb2xvZ3kgYW5kIEJlaGF2aW9yIFBy
b2dyYW07IEJFQUNPTiBDZW50ZXIsIE1pY2hpZ2FuIFN0YXRlIFVuaXZlcnNpdHksIDIwMyBOYXR1
cmFsIFNjaWVuY2VzLCBFYXN0IExhbnNpbmcsIE1pY2hpZ2FuIDQ4ODI0LCBVU0EuJiN4RDtEZXBh
cnRtZW50IG9mIEJpb2xvZ2ljYWwgU2NpZW5jZXMsIEluc3RpdHV0ZSBvZiBCaW9pbmZvcm1hdGlj
cyBhbmQgRXZvbHV0aW9uYXJ5IFN0dWRpZXMsIFVuaXZlcnNpdHkgb2YgSWRhaG8sIE1vc2Nvdywg
SWRhaG8gODM4NDQtMzA1MSwgVVNBLiYjeEQ7RGl2aXNpb24gb2YgSHVtYW4gQmlvbG9neSwgRnJl
ZCBIdXRjaGluc29uIENhbmNlciBSZXNlYXJjaCBDZW50ZXIsIFNlYXR0bGUsIFdhc2hpbmd0b24g
OTgxMDksIFVTQS4mI3hEO0RlcGFydG1lbnQgb2YgQmlvc2NpZW5jZXMsIENlbnRyZSBmb3IgRWNv
bG9naWNhbCBhbmQgRXZvbHV0aW9uYXJ5IFN5bnRoZXNpcywgVW5pdmVyc2l0eSBvZiBPc2xvLCBQ
TyBCT1ggMTA2NiwgQmxpbmRlcm4sIE4tMDMxNiBPc2xvLCBOb3J3YXkuJiN4RDtTY2hvb2wgb2Yg
TGlmZSBTY2llbmNlcywgRWNvbGUgUG9seXRlY2huaXF1ZSBGZWRlcmFsZSBkZSBMYXVzYW5uZSwg
MTAxNSBMYXVzYW5uZSwgU3dpdHplcmxhbmQuJiN4RDtJbnRlZ3JhdGVkIFNjaWVuY2UgTGFib3Jh
dG9yeSBhbmQgdGhlIERlcGFydG1lbnQgb2YgTWF0aGVtYXRpY3MgYW5kIE1hdGhlbWF0aWNhbCBT
dGF0aXN0aWNzLCBVbWVhIFVuaXZlcnNpdHksIDkwMTg3IFVtZWEsIFN3ZWRlbi4mI3hEO0RlcGFy
dG1lbnQgb2YgRWNvbG9neSBhbmQgRXZvbHV0aW9uLCBVbml2ZXJzaXR5IG9mIExhdXNhbm5lLCBD
SC0xMDE1IExhdXNhbm5lLCBTd2l0emVybGFuZC4mI3hEO0xpdmVycG9vbCBTY2hvb2wgb2YgVHJv
cGljYWwgTWVkaWNpbmUsIExpdmVycG9vbCBMMyA1UUEsIFVLLiYjeEQ7RGVwYXJ0bWVudCBvZiBC
aW9sb2dpY2FsIFNjaWVuY2VzLCBVbml2ZXJzaXR5IG9mIE5vdHJlIERhbWUsIE5vdHJlIERhbWUs
IEluZGlhbmEgNDY1NTYtMDM2OSBVU0EuJiN4RDtJbnN0aXR1dGUgb2YgSW50ZWdyYXRpdmUgQmlv
bG9neSwgRVRIIFp1cmljaCwgRVRIIFplbnRydW0gQ0hOLCA4MDkyIFp1cmljaCwgU3dpdHplcmxh
bmQuJiN4RDtDZW50cmUgZm9yIEdlb0dlbmV0aWNzLCBOYXR1cmFsIEhpc3RvcnkgTXVzZXVtIG9m
IERlbm1hcmssIFVuaXZlcnNpdHkgb2YgQ29wZW5oYWdlbiwgREstMTM1MCBDb3BlbmhhZ2VuLCBE
ZW5tYXJrLiBQcmVzZW50IGFkZHJlc3M6IHRoZSBEZXBhcnRtZW50IG9mIEV2b2x1dGlvbmFyeSBC
aW9sb2d5LCBFdm9sdXRpb25hcnkgQmlvbG9neSBDZW50cmUsIFVwcHNhbGEgVW5pdmVyc2l0eSwg
U0UtNzUyIDM2IFVwcHNhbGEsIFN3ZWRlbi4mI3hEO0xlaHJzdHVobCBmdXIgWm9vbG9naWUgdW5k
IEV2b2x1dGlvbnNiaW9sb2dpZSwgRGVwYXJ0bWVudCBvZiBCaW9sb2d5LCBVbml2ZXJzaXR5IG9m
IEtvbnN0YW56LCA3ODQ1NyBLb25zdGFueiwgR2VybWFueS4mI3hEO0RlcGFydG1lbnQgb2YgWm9v
bG9neSwgVW5pdmVyc2l0eSBvZiBDYW1icmlkZ2UsIENhbWJyaWRnZSBDQjIgM0VKLCBVSy4mI3hE
O0ZyaWVkcmljaCBNaWVzY2hlciBMYWJvcmF0b3J5IG9mIHRoZSBNYXggUGxhbmNrIFNvY2lldHks
IDcyMDc2IFR1YmluZ2VuLCBHZXJtYW55LiYjeEQ7SW5zdGl0dXRlIG9mIEV2b2x1dGlvbmFyeSBC
aW9sb2d5IGFuZCBFbnZpcm9ubWVudGFsIFN0dWRpZXMsIFVuaXZlcnNpdHkgb2YgWnVyaWNoLCBD
SC04MDU3IFp1cmljaCwgU3dpdHplcmxhbmQuJiN4RDtCZWhhdmlvdXJhbCBCaW9sb2d5IEdyb3Vw
LCBDZW50cmUgZm9yIEJlaGF2aW91ciBhbmQgTmV1cm9zY2llbmNlcywgVW5pdmVyc2l0eSBvZiBH
cm9uaW5nZW4sIFBPIEJPWCAxMTEwMywgOTcwMCBDQyBHcm9uaW5nZW4sIFRoZSBOZXRoZXJsYW5k
cy4mI3hEO0RlcGFydG1lbnQgb2YgRmlzaCBFY29sb2d5IGFuZCBFdm9sdXRpb24sIEVhd2FnOiBT
d2lzcyBGZWRlcmFsIEluc3RpdHV0ZSBvZiBBcXVhdGljIFNjaWVuY2UgYW5kIFRlY2hub2xvZ3ks
IENlbnRlciBmb3IgRWNvbG9neSwgRXZvbHV0aW9uIGFuZCBCaW9nZW9jaGVtaXN0cnksIDYwNDcg
S2FzdGFuaWVuYmF1bSwgU3dpdHplcmxhbmQ7IHRoZSBEaXZpc2lvbiBvZiBBcXVhdGljIEVjb2xv
Z3kgYW5kIEV2b2x1dGlvbiwgYW5kIHRoZSBDb21wdXRhdGlvbmFsIGFuZCBNb2xlY3VsYXIgUG9w
dWxhdGlvbiBHZW5ldGljcyBMYWJvcmF0b3J5LCBJbnN0aXR1dGUgb2YgRWNvbG9neSBhbmQgRXZv
bHV0aW9uLCBVbml2ZXJzaXR5IG9mIEJlcm4sIDMwMTIgQmVybiwgU3dpdHplcmxhbmQuJiN4RDtE
ZXBhcnRtZW50IG9mIEFxdWF0aWMgRWNvbG9neSwgRWF3YWc6IFN3aXNzIEZlZGVyYWwgSW5zdGl0
dXRlIG9mIEFxdWF0aWMgU2NpZW5jZSBhbmQgVGVjaG5vbG9neSwgQ2VudGVyIGZvciBFY29sb2d5
LCBFdm9sdXRpb24gYW5kIEJpb2dlb2NoZW1pc3RyeSwgNjA0NyBLYXN0YW5pZW5iYXVtLCBTd2l0
emVybGFuZC4mI3hEO0RlcGFydG1lbnQgb2YgWm9vbG9neSwgVW5pdmVyc2l0eSBvZiBDYW1icmlk
Z2UsIENhbWJyaWRnZSBDQjIgM0VKLCBVSzsgYW5kIHRoZSBEZXBhcnRtZW50IG9mIEFxdWF0aWMg
RWNvbG9neSwgRWF3YWc6IFN3aXNzIEZlZGVyYWwgSW5zdGl0dXRlIG9mIEFxdWF0aWMgU2NpZW5j
ZSBhbmQgVGVjaG5vbG9neSwgODYwMCBEdWJlbmRvcmYsIFN3aXR6ZXJsYW5kLiYjeEQ7TXVzZXVt
IG9mIFZlcnRlYnJhdGUgWm9vbG9neSBhbmQgRGVwYXJ0bWVudCBvZiBJbnRlZ3JhdGl2ZSBCaW9s
b2d5LCBVbml2ZXJzaXR5IG9mIENhbGlmb3JuaWEsIEJlcmtlbGV5LCBDYWxpZm9ybmlhIDk0NzIw
LTMxNjAsIFVTQS4mI3hEO0ludGVncmF0ZWQgU2NpZW5jZSBMYWJvcmF0b3J5IGFuZCBEZXBhcnRt
ZW50IG9mIEVjb2xvZ3kgYW5kIEVudmlyb25tZW50YWwgU2NpZW5jZSwgVW1lYSBVbml2ZXJzaXR5
LCA5MDE4NyBVbWVhLCBTd2VkZW4uJiN4RDtEZXBhcnRtZW50IG9mIFpvb2xvZ3ksIFVuaXZlcnNp
dHkgb2YgQnJpdGlzaCBDb2x1bWJpYSwgVmFuY291dmVyLCBCcml0aXNoIENvbHVtYmlhIFY2VCAx
WjQsIENhbmFkYS4mI3hEO0RlcGFydG1lbnQgb2YgRmlzaCBFY29sb2d5IGFuZCBFdm9sdXRpb24s
IEVhd2FnOiBTd2lzcyBGZWRlcmFsIEluc3RpdHV0ZSBvZiBBcXVhdGljIFNjaWVuY2UgYW5kIFRl
Y2hub2xvZ3ksIENlbnRlciBmb3IgRWNvbG9neSwgRXZvbHV0aW9uIGFuZCBCaW9nZW9jaGVtaXN0
cnksIDYwNDcgS2FzdGFuaWVuYmF1bSwgU3dpdHplcmxhbmQ7IHRoZSBEaXZpc2lvbiBvZiBBcXVh
dGljIEVjb2xvZ3kgYW5kIEV2b2x1dGlvbiwgSW5zdGl0dXRlIG9mIEVjb2xvZ3kgYW5kIEV2b2x1
dGlvbiwgVW5pdmVyc2l0eSBvZiBCZXJuLCAzMDEyIEJlcm4sIFN3aXR6ZXJsYW5kOyBhbmQgWm9v
bG9naXNjaGVzIEZvcnNjaHVuZ3NtdXNldW0gQWxleGFuZGVyIEtvZW5pZywgNTMxMTMgQm9ubiwg
R2VybWFueS4mI3hEO0RlcGFydG1lbnQgb2YgQmlvbG9neSwgVGhlIFVuaXZlcnNpdHkgb2YgVGV4
YXMgYXQgQXJsaW5ndG9uLCA3NjAxMC0wNDk4IFRleGFzLCBVU0EuJiN4RDtEZXBhcnRtZW50IG9m
IEFuaW1hbCBhbmQgUGxhbnQgU2NpZW5jZXMsIHRoZSBVbml2ZXJzaXR5IG9mIFNoZWZmaWVsZCwg
U2hlZmZpZWxkIFMxMCAyVE4sIFVLLjwvYXV0aC1hZGRyZXNzPjx0aXRsZXM+PHRpdGxlPkdlbm9t
aWNzIGFuZCB0aGUgb3JpZ2luIG9mIHNwZWNpZXM8L3RpdGxlPjxzZWNvbmRhcnktdGl0bGU+TmF0
IFJldiBHZW5ldDwvc2Vjb25kYXJ5LXRpdGxlPjwvdGl0bGVzPjxwZXJpb2RpY2FsPjxmdWxsLXRp
dGxlPk5hdCBSZXYgR2VuZXQ8L2Z1bGwtdGl0bGU+PC9wZXJpb2RpY2FsPjxwYWdlcz4xNzYtOTI8
L3BhZ2VzPjx2b2x1bWU+MTU8L3ZvbHVtZT48bnVtYmVyPjM8L251bWJlcj48a2V5d29yZHM+PGtl
eXdvcmQ+QmlvZGl2ZXJzaXR5PC9rZXl3b3JkPjxrZXl3b3JkPipHZW5vbWljczwva2V5d29yZD48
a2V5d29yZD5Nb2RlbHMsIEdlbmV0aWM8L2tleXdvcmQ+PC9rZXl3b3Jkcz48ZGF0ZXM+PHllYXI+
MjAxNDwveWVhcj48cHViLWRhdGVzPjxkYXRlPk1hcjwvZGF0ZT48L3B1Yi1kYXRlcz48L2RhdGVz
Pjxpc2JuPjE0NzEtMDA2NCAoRWxlY3Ryb25pYykmI3hEOzE0NzEtMDA1NiAoTGlua2luZyk8L2lz
Ym4+PGFjY2Vzc2lvbi1udW0+MjQ1MzUyODY8L2FjY2Vzc2lvbi1udW0+PHVybHM+PHJlbGF0ZWQt
dXJscz48dXJsPmh0dHBzOi8vd3d3Lm5jYmkubmxtLm5paC5nb3YvcHVibWVkLzI0NTM1Mjg2PC91
cmw+PC9yZWxhdGVkLXVybHM+PC91cmxzPjxlbGVjdHJvbmljLXJlc291cmNlLW51bT4xMC4xMDM4
L25yZzM2NDQ8L2VsZWN0cm9uaWMtcmVzb3VyY2UtbnVtPjwvcmVjb3JkPjwvQ2l0ZT48Q2l0ZT48
QXV0aG9yPkFuZGVyc3NvbjwvQXV0aG9yPjxZZWFyPjIwMDE8L1llYXI+PFJlY051bT4xMTM8L1Jl
Y051bT48cmVjb3JkPjxyZWMtbnVtYmVyPjExMzwvcmVjLW51bWJlcj48Zm9yZWlnbi1rZXlzPjxr
ZXkgYXBwPSJFTiIgZGItaWQ9ImF0d3d6ZHI1OXc5ejk5ZWZ3NXd4ZHc1Y2Z2cno1cnNmZDIwNSIg
dGltZXN0YW1wPSIwIj4xMTM8L2tleT48L2ZvcmVpZ24ta2V5cz48cmVmLXR5cGUgbmFtZT0iSm91
cm5hbCBBcnRpY2xlIj4xNzwvcmVmLXR5cGU+PGNvbnRyaWJ1dG9ycz48YXV0aG9ycz48YXV0aG9y
PkFuZGVyc3NvbiwgTC48L2F1dGhvcj48L2F1dGhvcnM+PC9jb250cmlidXRvcnM+PGF1dGgtYWRk
cmVzcz5EZXBhcnRtZW50IG9mIEFuaW1hbCBCcmVlZGluZyBhbmQgR2VuZXRpY3MsIFN3ZWRpc2gg
VW5pdmVyc2l0eSBvZiBBZ3JpY3VsdHVyYWwgU2NpZW5jZXMsIEJveCA1OTcsIFMtNzUxIDI0IFVw
cHNhbGEsIFN3ZWRlbi4gTGVpZi5BbmRlcnNzb25AYm1jLnV1LnNlPC9hdXRoLWFkZHJlc3M+PHRp
dGxlcz48dGl0bGU+R2VuZXRpYyBkaXNzZWN0aW9uIG9mIHBoZW5vdHlwaWMgZGl2ZXJzaXR5IGlu
IGZhcm0gYW5pbWFsczwvdGl0bGU+PHNlY29uZGFyeS10aXRsZT5OYXQgUmV2IEdlbmV0PC9zZWNv
bmRhcnktdGl0bGU+PC90aXRsZXM+PHBhZ2VzPjEzMC04PC9wYWdlcz48dm9sdW1lPjI8L3ZvbHVt
ZT48bnVtYmVyPjI8L251bWJlcj48a2V5d29yZHM+PGtleXdvcmQ+QW5pbWFsczwva2V5d29yZD48
a2V5d29yZD5BbmltYWxzLCBEb21lc3RpYy8qZ2VuZXRpY3M8L2tleXdvcmQ+PGtleXdvcmQ+TXV0
YXRpb248L2tleXdvcmQ+PGtleXdvcmQ+UGhlbm90eXBlPC9rZXl3b3JkPjxrZXl3b3JkPlF1YW50
aXRhdGl2ZSBUcmFpdCwgSGVyaXRhYmxlPC9rZXl3b3JkPjwva2V5d29yZHM+PGRhdGVzPjx5ZWFy
PjIwMDE8L3llYXI+PHB1Yi1kYXRlcz48ZGF0ZT5GZWI8L2RhdGU+PC9wdWItZGF0ZXM+PC9kYXRl
cz48aXNibj4xNDcxLTAwNTYgKFByaW50KSYjeEQ7MTQ3MS0wMDU2IChMaW5raW5nKTwvaXNibj48
YWNjZXNzaW9uLW51bT4xMTI1MzA1MjwvYWNjZXNzaW9uLW51bT48dXJscz48cmVsYXRlZC11cmxz
Pjx1cmw+aHR0cHM6Ly93d3cubmNiaS5ubG0ubmloLmdvdi9wdWJtZWQvMTEyNTMwNTI8L3VybD48
L3JlbGF0ZWQtdXJscz48L3VybHM+PGVsZWN0cm9uaWMtcmVzb3VyY2UtbnVtPjEwLjEwMzgvMzUw
NTI1NjM8L2VsZWN0cm9uaWMtcmVzb3VyY2UtbnVtPjwvcmVjb3JkPjwvQ2l0ZT48Q2l0ZT48QXV0
aG9yPkF4ZWxzc29uPC9BdXRob3I+PFllYXI+MjAxMzwvWWVhcj48UmVjTnVtPjU8L1JlY051bT48
cmVjb3JkPjxyZWMtbnVtYmVyPjU8L3JlYy1udW1iZXI+PGZvcmVpZ24ta2V5cz48a2V5IGFwcD0i
RU4iIGRiLWlkPSJ6ZDl2cnI5cjRzeHB2b2V4MHoyeDBzZW85NXR4OWZleHI5NXQiIHRpbWVzdGFt
cD0iMTQ4NjIxNjk5OSI+NTwva2V5PjwvZm9yZWlnbi1rZXlzPjxyZWYtdHlwZSBuYW1lPSJKb3Vy
bmFsIEFydGljbGUiPjE3PC9yZWYtdHlwZT48Y29udHJpYnV0b3JzPjxhdXRob3JzPjxhdXRob3I+
QXhlbHNzb24sIEUuPC9hdXRob3I+PGF1dGhvcj5SYXRuYWt1bWFyLCBBLjwvYXV0aG9yPjxhdXRo
b3I+QXJlbmR0LCBNLiBMLjwvYXV0aG9yPjxhdXRob3I+TWFxYm9vbCwgSy48L2F1dGhvcj48YXV0
aG9yPldlYnN0ZXIsIE0uIFQuPC9hdXRob3I+PGF1dGhvcj5QZXJsb3NraSwgTS48L2F1dGhvcj48
YXV0aG9yPkxpYmVyZywgTy48L2F1dGhvcj48YXV0aG9yPkFybmVtbywgSi4gTS48L2F1dGhvcj48
YXV0aG9yPkhlZGhhbW1hciwgQS48L2F1dGhvcj48YXV0aG9yPkxpbmRibGFkLVRvaCwgSy48L2F1
dGhvcj48L2F1dGhvcnM+PC9jb250cmlidXRvcnM+PGF1dGgtYWRkcmVzcz5TY2llbmNlIGZvciBM
aWZlIExhYm9yYXRvcnksIERlcGFydG1lbnQgb2YgTWVkaWNhbCBCaW9jaGVtaXN0cnkgYW5kIE1p
Y3JvYmlvbG9neSwgVXBwc2FsYSBVbml2ZXJzaXR5LCA3NTIzNyBVcHBzYWxhLCBTd2VkZW4uIEVy
aWsuQXhlbHNzb25AaW1iaW0udXUuc2U8L2F1dGgtYWRkcmVzcz48dGl0bGVzPjx0aXRsZT5UaGUg
Z2Vub21pYyBzaWduYXR1cmUgb2YgZG9nIGRvbWVzdGljYXRpb24gcmV2ZWFscyBhZGFwdGF0aW9u
IHRvIGEgc3RhcmNoLXJpY2ggZGlldDwvdGl0bGU+PHNlY29uZGFyeS10aXRsZT5OYXR1cmU8L3Nl
Y29uZGFyeS10aXRsZT48L3RpdGxlcz48cGVyaW9kaWNhbD48ZnVsbC10aXRsZT5OYXR1cmU8L2Z1
bGwtdGl0bGU+PC9wZXJpb2RpY2FsPjxwYWdlcz4zNjAtNDwvcGFnZXM+PHZvbHVtZT40OTU8L3Zv
bHVtZT48bnVtYmVyPjc0NDE8L251bWJlcj48a2V5d29yZHM+PGtleXdvcmQ+QW15bGFzZXMvZ2Vu
ZXRpY3M8L2tleXdvcmQ+PGtleXdvcmQ+QW5pbWFsczwva2V5d29yZD48a2V5d29yZD5BbmltYWxz
LCBEb21lc3RpYy8qZ2VuZXRpY3M8L2tleXdvcmQ+PGtleXdvcmQ+RGlldC8qdmV0ZXJpbmFyeTwv
a2V5d29yZD48a2V5d29yZD5Eb2dzLypnZW5ldGljczwva2V5d29yZD48a2V5d29yZD5HZW5vbWUv
KmdlbmV0aWNzPC9rZXl3b3JkPjxrZXl3b3JkPkdseWNvZ2VuIFN0b3JhZ2UgRGlzZWFzZSBUeXBl
IElJPC9rZXl3b3JkPjxrZXl3b3JkPk11dGF0aW9uPC9rZXl3b3JkPjxrZXl3b3JkPipTdGFyY2g8
L2tleXdvcmQ+PGtleXdvcmQ+V29sdmVzL2dlbmV0aWNzPC9rZXl3b3JkPjxrZXl3b3JkPmFscGhh
LUdsdWNvc2lkYXNlcy9nZW5ldGljczwva2V5d29yZD48L2tleXdvcmRzPjxkYXRlcz48eWVhcj4y
MDEzPC95ZWFyPjxwdWItZGF0ZXM+PGRhdGU+TWFyIDIxPC9kYXRlPjwvcHViLWRhdGVzPjwvZGF0
ZXM+PGlzYm4+MTQ3Ni00Njg3IChFbGVjdHJvbmljKSYjeEQ7MDAyOC0wODM2IChMaW5raW5nKTwv
aXNibj48YWNjZXNzaW9uLW51bT4yMzM1NDA1MDwvYWNjZXNzaW9uLW51bT48dXJscz48cmVsYXRl
ZC11cmxzPjx1cmw+aHR0cHM6Ly93d3cubmNiaS5ubG0ubmloLmdvdi9wdWJtZWQvMjMzNTQwNTA8
L3VybD48L3JlbGF0ZWQtdXJscz48L3VybHM+PGVsZWN0cm9uaWMtcmVzb3VyY2UtbnVtPjEwLjEw
MzgvbmF0dXJlMTE4Mzc8L2VsZWN0cm9uaWMtcmVzb3VyY2UtbnVtPjwvcmVjb3JkPjwvQ2l0ZT48
Q2l0ZT48QXV0aG9yPlJ1YmluPC9BdXRob3I+PFllYXI+MjAxMDwvWWVhcj48UmVjTnVtPjM0PC9S
ZWNOdW0+PHJlY29yZD48cmVjLW51bWJlcj4zNDwvcmVjLW51bWJlcj48Zm9yZWlnbi1rZXlzPjxr
ZXkgYXBwPSJFTiIgZGItaWQ9InpkOXZycjlyNHN4cHZvZXgwejJ4MHNlbzk1dHg5ZmV4cjk1dCIg
dGltZXN0YW1wPSIxNDg2MjI4MjAyIj4zNDwva2V5PjwvZm9yZWlnbi1rZXlzPjxyZWYtdHlwZSBu
YW1lPSJKb3VybmFsIEFydGljbGUiPjE3PC9yZWYtdHlwZT48Y29udHJpYnV0b3JzPjxhdXRob3Jz
PjxhdXRob3I+UnViaW4sIEMuIEouPC9hdXRob3I+PGF1dGhvcj5ab2R5LCBNLiBDLjwvYXV0aG9y
PjxhdXRob3I+RXJpa3Nzb24sIEouPC9hdXRob3I+PGF1dGhvcj5NZWFkb3dzLCBKLiBSLjwvYXV0
aG9yPjxhdXRob3I+U2hlcndvb2QsIEUuPC9hdXRob3I+PGF1dGhvcj5XZWJzdGVyLCBNLiBULjwv
YXV0aG9yPjxhdXRob3I+SmlhbmcsIEwuPC9hdXRob3I+PGF1dGhvcj5JbmdtYW4sIE0uPC9hdXRo
b3I+PGF1dGhvcj5TaGFycGUsIFQuPC9hdXRob3I+PGF1dGhvcj5LYSwgUy48L2F1dGhvcj48YXV0
aG9yPkhhbGxib29rLCBGLjwvYXV0aG9yPjxhdXRob3I+QmVzbmllciwgRi48L2F1dGhvcj48YXV0
aG9yPkNhcmxib3JnLCBPLjwvYXV0aG9yPjxhdXRob3I+QmVkJmFwb3M7aG9tLCBCLjwvYXV0aG9y
PjxhdXRob3I+VGl4aWVyLUJvaWNoYXJkLCBNLjwvYXV0aG9yPjxhdXRob3I+SmVuc2VuLCBQLjwv
YXV0aG9yPjxhdXRob3I+U2llZ2VsLCBQLjwvYXV0aG9yPjxhdXRob3I+TGluZGJsYWQtVG9oLCBL
LjwvYXV0aG9yPjxhdXRob3I+QW5kZXJzc29uLCBMLjwvYXV0aG9yPjwvYXV0aG9ycz48L2NvbnRy
aWJ1dG9ycz48YXV0aC1hZGRyZXNzPkRlcGFydG1lbnQgb2YgTWVkaWNhbCBCaW9jaGVtaXN0cnkg
YW5kIE1pY3JvYmlvbG9neSwgVXBwc2FsYSBVbml2ZXJzaXR5LCBCb3ggNTgyLCBTRS03NTEyMyBV
cHBzYWxhLCBTd2VkZW4uPC9hdXRoLWFkZHJlc3M+PHRpdGxlcz48dGl0bGU+V2hvbGUtZ2Vub21l
IHJlc2VxdWVuY2luZyByZXZlYWxzIGxvY2kgdW5kZXIgc2VsZWN0aW9uIGR1cmluZyBjaGlja2Vu
IGRvbWVzdGljYXRpb248L3RpdGxlPjxzZWNvbmRhcnktdGl0bGU+TmF0dXJlPC9zZWNvbmRhcnkt
dGl0bGU+PC90aXRsZXM+PHBlcmlvZGljYWw+PGZ1bGwtdGl0bGU+TmF0dXJlPC9mdWxsLXRpdGxl
PjwvcGVyaW9kaWNhbD48cGFnZXM+NTg3LTkxPC9wYWdlcz48dm9sdW1lPjQ2NDwvdm9sdW1lPjxu
dW1iZXI+NzI4ODwvbnVtYmVyPjxrZXl3b3Jkcz48a2V5d29yZD5BbWlubyBBY2lkIFNlcXVlbmNl
PC9rZXl3b3JkPjxrZXl3b3JkPkFuaW1hbHM8L2tleXdvcmQ+PGtleXdvcmQ+QmlvbG9naWNhbCBF
dm9sdXRpb248L2tleXdvcmQ+PGtleXdvcmQ+Q2hpY2tlbnMvKmdlbmV0aWNzPC9rZXl3b3JkPjxr
ZXl3b3JkPkZlbWFsZTwva2V5d29yZD48a2V5d29yZD5HZW5ldGljIExvY2kvKmdlbmV0aWNzPC9r
ZXl3b3JkPjxrZXl3b3JkPkdlbm9tZS8qZ2VuZXRpY3M8L2tleXdvcmQ+PGtleXdvcmQ+TWFsZTwv
a2V5d29yZD48a2V5d29yZD5Nb2xlY3VsYXIgU2VxdWVuY2UgRGF0YTwva2V5d29yZD48a2V5d29y
ZD5Qb2x5bW9ycGhpc20sIFNpbmdsZSBOdWNsZW90aWRlPC9rZXl3b3JkPjxrZXl3b3JkPlNlbGVj
dGlvbiwgR2VuZXRpYy8qZ2VuZXRpY3M8L2tleXdvcmQ+PGtleXdvcmQ+U2VxdWVuY2UgQWxpZ25t
ZW50PC9rZXl3b3JkPjxrZXl3b3JkPlNlcXVlbmNlIEFuYWx5c2lzLCBETkE8L2tleXdvcmQ+PGtl
eXdvcmQ+U2VxdWVuY2UgRGVsZXRpb248L2tleXdvcmQ+PC9rZXl3b3Jkcz48ZGF0ZXM+PHllYXI+
MjAxMDwveWVhcj48cHViLWRhdGVzPjxkYXRlPk1hciAyNTwvZGF0ZT48L3B1Yi1kYXRlcz48L2Rh
dGVzPjxpc2JuPjE0NzYtNDY4NyAoRWxlY3Ryb25pYykmI3hEOzAwMjgtMDgzNiAoTGlua2luZyk8
L2lzYm4+PGFjY2Vzc2lvbi1udW0+MjAyMjA3NTU8L2FjY2Vzc2lvbi1udW0+PHVybHM+PHJlbGF0
ZWQtdXJscz48dXJsPmh0dHBzOi8vd3d3Lm5jYmkubmxtLm5paC5nb3YvcHVibWVkLzIwMjIwNzU1
PC91cmw+PC9yZWxhdGVkLXVybHM+PC91cmxzPjxlbGVjdHJvbmljLXJlc291cmNlLW51bT4xMC4x
MDM4L25hdHVyZTA4ODMyPC9lbGVjdHJvbmljLXJlc291cmNlLW51bT48L3JlY29yZD48L0NpdGU+
PENpdGU+PEF1dGhvcj5FbGxlZ3JlbjwvQXV0aG9yPjxZZWFyPjIwMTI8L1llYXI+PFJlY051bT4x
NTwvUmVjTnVtPjxyZWNvcmQ+PHJlYy1udW1iZXI+MTU8L3JlYy1udW1iZXI+PGZvcmVpZ24ta2V5
cz48a2V5IGFwcD0iRU4iIGRiLWlkPSJ6ZDl2cnI5cjRzeHB2b2V4MHoyeDBzZW85NXR4OWZleHI5
NXQiIHRpbWVzdGFtcD0iMTQ4NjIyMTY5MyI+MTU8L2tleT48L2ZvcmVpZ24ta2V5cz48cmVmLXR5
cGUgbmFtZT0iSm91cm5hbCBBcnRpY2xlIj4xNzwvcmVmLXR5cGU+PGNvbnRyaWJ1dG9ycz48YXV0
aG9ycz48YXV0aG9yPkVsbGVncmVuLCBILjwvYXV0aG9yPjxhdXRob3I+U21lZHMsIEwuPC9hdXRo
b3I+PGF1dGhvcj5CdXJyaSwgUi48L2F1dGhvcj48YXV0aG9yPk9sYXNvbiwgUC4gSS48L2F1dGhv
cj48YXV0aG9yPkJhY2tzdHJvbSwgTi48L2F1dGhvcj48YXV0aG9yPkthd2FrYW1pLCBULjwvYXV0
aG9yPjxhdXRob3I+S3Vuc3RuZXIsIEEuPC9hdXRob3I+PGF1dGhvcj5NYWtpbmVuLCBILjwvYXV0
aG9yPjxhdXRob3I+TmFkYWNob3dza2EtQnJ6eXNrYSwgSy48L2F1dGhvcj48YXV0aG9yPlF2YXJu
c3Ryb20sIEEuPC9hdXRob3I+PGF1dGhvcj5VZWJiaW5nLCBTLjwvYXV0aG9yPjxhdXRob3I+V29s
ZiwgSi4gQi48L2F1dGhvcj48L2F1dGhvcnM+PC9jb250cmlidXRvcnM+PGF1dGgtYWRkcmVzcz5E
ZXB0IG9mIEV2b2x1dGlvbmFyeSBCaW9sb2d5LCBFdm9sdXRpb25hcnkgQmlvbG9neSBDZW50cmUs
IFVwcHNhbGEgVW5pdmVyc2l0eSwgTm9yYnl2YWdlbiAxOEQsIFNFLTc1MiAzNiBVcHBzYWxhLCBT
d2VkZW4uPC9hdXRoLWFkZHJlc3M+PHRpdGxlcz48dGl0bGU+VGhlIGdlbm9taWMgbGFuZHNjYXBl
IG9mIHNwZWNpZXMgZGl2ZXJnZW5jZSBpbiBGaWNlZHVsYSBmbHljYXRjaGVyczwvdGl0bGU+PHNl
Y29uZGFyeS10aXRsZT5OYXR1cmU8L3NlY29uZGFyeS10aXRsZT48L3RpdGxlcz48cGVyaW9kaWNh
bD48ZnVsbC10aXRsZT5OYXR1cmU8L2Z1bGwtdGl0bGU+PC9wZXJpb2RpY2FsPjxwYWdlcz43NTYt
NjA8L3BhZ2VzPjx2b2x1bWU+NDkxPC92b2x1bWU+PG51bWJlcj43NDI2PC9udW1iZXI+PGtleXdv
cmRzPjxrZXl3b3JkPkFuaW1hbHM8L2tleXdvcmQ+PGtleXdvcmQ+QmlvZGl2ZXJzaXR5PC9rZXl3
b3JkPjxrZXl3b3JkPkNlbnRyb21lcmUvZ2VuZXRpY3M8L2tleXdvcmQ+PGtleXdvcmQ+Q2hyb21v
c29tZXMvZ2VuZXRpY3M8L2tleXdvcmQ+PGtleXdvcmQ+R2VuZSBGcmVxdWVuY3k8L2tleXdvcmQ+
PGtleXdvcmQ+KkdlbmV0aWMgU3BlY2lhdGlvbjwva2V5d29yZD48a2V5d29yZD5HZW5ldGljIFZh
cmlhdGlvbjwva2V5d29yZD48a2V5d29yZD5HZW5vbWUvKmdlbmV0aWNzPC9rZXl3b3JkPjxrZXl3
b3JkPkdlbm9taWNzPC9rZXl3b3JkPjxrZXl3b3JkPk1hbGU8L2tleXdvcmQ+PGtleXdvcmQ+TW9s
ZWN1bGFyIFNlcXVlbmNlIERhdGE8L2tleXdvcmQ+PGtleXdvcmQ+UGh5bG9nZW55PC9rZXl3b3Jk
PjxrZXl3b3JkPlNlbGVjdGlvbiwgR2VuZXRpYy9nZW5ldGljczwva2V5d29yZD48a2V5d29yZD5T
b25nYmlyZHMvY2xhc3NpZmljYXRpb24vKmdlbmV0aWNzPC9rZXl3b3JkPjxrZXl3b3JkPlNwZWNp
ZXMgU3BlY2lmaWNpdHk8L2tleXdvcmQ+PGtleXdvcmQ+VGVsb21lcmUvZ2VuZXRpY3M8L2tleXdv
cmQ+PC9rZXl3b3Jkcz48ZGF0ZXM+PHllYXI+MjAxMjwveWVhcj48cHViLWRhdGVzPjxkYXRlPk5v
diAyOTwvZGF0ZT48L3B1Yi1kYXRlcz48L2RhdGVzPjxpc2JuPjE0NzYtNDY4NyAoRWxlY3Ryb25p
YykmI3hEOzAwMjgtMDgzNiAoTGlua2luZyk8L2lzYm4+PGFjY2Vzc2lvbi1udW0+MjMxMDM4NzY8
L2FjY2Vzc2lvbi1udW0+PHVybHM+PHJlbGF0ZWQtdXJscz48dXJsPmh0dHBzOi8vd3d3Lm5jYmku
bmxtLm5paC5nb3YvcHVibWVkLzIzMTAzODc2PC91cmw+PC9yZWxhdGVkLXVybHM+PC91cmxzPjxl
bGVjdHJvbmljLXJlc291cmNlLW51bT4xMC4xMDM4L25hdHVyZTExNTg0PC9lbGVjdHJvbmljLXJl
c291cmNlLW51bT48L3JlY29yZD48L0NpdGU+PENpdGU+PEF1dGhvcj5BbmRlcnNzb248L0F1dGhv
cj48WWVhcj4yMDAxPC9ZZWFyPjxSZWNOdW0+MTEzPC9SZWNOdW0+PHJlY29yZD48cmVjLW51bWJl
cj4xMTM8L3JlYy1udW1iZXI+PGZvcmVpZ24ta2V5cz48a2V5IGFwcD0iRU4iIGRiLWlkPSJhdHd3
emRyNTl3OXo5OWVmdzV3eGR3NWNmdnJ6NXJzZmQyMDUiIHRpbWVzdGFtcD0iMCI+MTEzPC9rZXk+
PC9mb3JlaWduLWtleXM+PHJlZi10eXBlIG5hbWU9IkpvdXJuYWwgQXJ0aWNsZSI+MTc8L3JlZi10
eXBlPjxjb250cmlidXRvcnM+PGF1dGhvcnM+PGF1dGhvcj5BbmRlcnNzb24sIEwuPC9hdXRob3I+
PC9hdXRob3JzPjwvY29udHJpYnV0b3JzPjxhdXRoLWFkZHJlc3M+RGVwYXJ0bWVudCBvZiBBbmlt
YWwgQnJlZWRpbmcgYW5kIEdlbmV0aWNzLCBTd2VkaXNoIFVuaXZlcnNpdHkgb2YgQWdyaWN1bHR1
cmFsIFNjaWVuY2VzLCBCb3ggNTk3LCBTLTc1MSAyNCBVcHBzYWxhLCBTd2VkZW4uIExlaWYuQW5k
ZXJzc29uQGJtYy51dS5zZTwvYXV0aC1hZGRyZXNzPjx0aXRsZXM+PHRpdGxlPkdlbmV0aWMgZGlz
c2VjdGlvbiBvZiBwaGVub3R5cGljIGRpdmVyc2l0eSBpbiBmYXJtIGFuaW1hbHM8L3RpdGxlPjxz
ZWNvbmRhcnktdGl0bGU+TmF0IFJldiBHZW5ldDwvc2Vjb25kYXJ5LXRpdGxlPjwvdGl0bGVzPjxw
YWdlcz4xMzAtODwvcGFnZXM+PHZvbHVtZT4yPC92b2x1bWU+PG51bWJlcj4yPC9udW1iZXI+PGtl
eXdvcmRzPjxrZXl3b3JkPkFuaW1hbHM8L2tleXdvcmQ+PGtleXdvcmQ+QW5pbWFscywgRG9tZXN0
aWMvKmdlbmV0aWNzPC9rZXl3b3JkPjxrZXl3b3JkPk11dGF0aW9uPC9rZXl3b3JkPjxrZXl3b3Jk
PlBoZW5vdHlwZTwva2V5d29yZD48a2V5d29yZD5RdWFudGl0YXRpdmUgVHJhaXQsIEhlcml0YWJs
ZTwva2V5d29yZD48L2tleXdvcmRzPjxkYXRlcz48eWVhcj4yMDAxPC95ZWFyPjxwdWItZGF0ZXM+
PGRhdGU+RmViPC9kYXRlPjwvcHViLWRhdGVzPjwvZGF0ZXM+PGlzYm4+MTQ3MS0wMDU2IChQcmlu
dCkmI3hEOzE0NzEtMDA1NiAoTGlua2luZyk8L2lzYm4+PGFjY2Vzc2lvbi1udW0+MTEyNTMwNTI8
L2FjY2Vzc2lvbi1udW0+PHVybHM+PHJlbGF0ZWQtdXJscz48dXJsPmh0dHBzOi8vd3d3Lm5jYmku
bmxtLm5paC5nb3YvcHVibWVkLzExMjUzMDUyPC91cmw+PC9yZWxhdGVkLXVybHM+PC91cmxzPjxl
bGVjdHJvbmljLXJlc291cmNlLW51bT4xMC4xMDM4LzM1MDUyNTYzPC9lbGVjdHJvbmljLXJlc291
cmNlLW51bT48L3JlY29yZD48L0NpdGU+PENpdGU+PEF1dGhvcj5GcmFudHo8L0F1dGhvcj48WWVh
cj4yMDE1PC9ZZWFyPjxSZWNOdW0+MTE0PC9SZWNOdW0+PHJlY29yZD48cmVjLW51bWJlcj4xMTQ8
L3JlYy1udW1iZXI+PGZvcmVpZ24ta2V5cz48a2V5IGFwcD0iRU4iIGRiLWlkPSJhdHd3emRyNTl3
OXo5OWVmdzV3eGR3NWNmdnJ6NXJzZmQyMDUiIHRpbWVzdGFtcD0iMCI+MTE0PC9rZXk+PC9mb3Jl
aWduLWtleXM+PHJlZi10eXBlIG5hbWU9IkpvdXJuYWwgQXJ0aWNsZSI+MTc8L3JlZi10eXBlPjxj
b250cmlidXRvcnM+PGF1dGhvcnM+PGF1dGhvcj5GcmFudHosIEwuIEEuPC9hdXRob3I+PGF1dGhv
cj5TY2hyYWliZXIsIEouIEcuPC9hdXRob3I+PGF1dGhvcj5NYWRzZW4sIE8uPC9hdXRob3I+PGF1
dGhvcj5NZWdlbnMsIEguIEouPC9hdXRob3I+PGF1dGhvcj5DYWdhbiwgQS48L2F1dGhvcj48YXV0
aG9yPkJvc3NlLCBNLjwvYXV0aG9yPjxhdXRob3I+UGF1ZGVsLCBZLjwvYXV0aG9yPjxhdXRob3I+
Q3Jvb2lqbWFucywgUi4gUC48L2F1dGhvcj48YXV0aG9yPkxhcnNvbiwgRy48L2F1dGhvcj48YXV0
aG9yPkdyb2VuZW4sIE0uIEEuPC9hdXRob3I+PC9hdXRob3JzPjwvY29udHJpYnV0b3JzPjxhdXRo
LWFkZHJlc3M+QW5pbWFsIEJyZWVkaW5nIGFuZCBHZW5vbWljcyBHcm91cCwgV2FnZW5pbmdlbiBV
bml2ZXJzaXR5LCBXYWdlbmluZ2VuLCB0aGUgTmV0aGVybGFuZHMuJiN4RDtQYWxhZW9nZW5vbWlj
cyBhbmQgQmlvLUFyY2hhZW9sb2d5IFJlc2VhcmNoIE5ldHdvcmssIFJlc2VhcmNoIExhYm9yYXRv
cnkgZm9yIEFyY2hhZW9sb2d5IGFuZCBIaXN0b3J5IG9mIEFydCwgVW5pdmVyc2l0eSBvZiBPeGZv
cmQsIE94Zm9yZCwgVUsuJiN4RDtEZXBhcnRtZW50IG9mIEludGVncmF0aXZlIEJpb2xvZ3ksIFVu
aXZlcnNpdHkgb2YgQ2FsaWZvcm5pYSwgQmVya2VsZXksIEJlcmtlbGV5LCBDYWxpZm9ybmlhLCBV
U0EuJiN4RDtEZXBhcnRtZW50IG9mIEdlbm9tZSBTY2llbmNlcywgVW5pdmVyc2l0eSBvZiBXYXNo
aW5ndG9uLCBTZWF0dGxlLCBXYXNoaW5ndG9uLCBVU0EuJiN4RDtEZXBhcnRtZW50IG9mIEV2b2x1
dGlvbmFyeSBHZW5ldGljcywgTWF4IFBsYW5jayBJbnN0aXR1dGUgZm9yIEV2b2x1dGlvbmFyeSBB
bnRocm9wb2xvZ3ksIExlaXB6aWcsIEdlcm1hbnkuPC9hdXRoLWFkZHJlc3M+PHRpdGxlcz48dGl0
bGU+RXZpZGVuY2Ugb2YgbG9uZy10ZXJtIGdlbmUgZmxvdyBhbmQgc2VsZWN0aW9uIGR1cmluZyBk
b21lc3RpY2F0aW9uIGZyb20gYW5hbHlzZXMgb2YgRXVyYXNpYW4gd2lsZCBhbmQgZG9tZXN0aWMg
cGlnIGdlbm9tZXM8L3RpdGxlPjxzZWNvbmRhcnktdGl0bGU+TmF0IEdlbmV0PC9zZWNvbmRhcnkt
dGl0bGU+PC90aXRsZXM+PHBhZ2VzPjExNDEtODwvcGFnZXM+PHZvbHVtZT40Nzwvdm9sdW1lPjxu
dW1iZXI+MTA8L251bWJlcj48a2V5d29yZHM+PGtleXdvcmQ+QW5pbWFsczwva2V5d29yZD48a2V5
d29yZD5BbmltYWxzLCBEb21lc3RpYy8qZ2VuZXRpY3M8L2tleXdvcmQ+PGtleXdvcmQ+QW5pbWFs
cywgV2lsZC8qZ2VuZXRpY3M8L2tleXdvcmQ+PGtleXdvcmQ+QXNpYTwva2V5d29yZD48a2V5d29y
ZD5FdXJvcGU8L2tleXdvcmQ+PGtleXdvcmQ+KkdlbmUgRmxvdzwva2V5d29yZD48a2V5d29yZD4q
R2Vub21lPC9rZXl3b3JkPjxrZXl3b3JkPlN3aW5lLypnZW5ldGljczwva2V5d29yZD48L2tleXdv
cmRzPjxkYXRlcz48eWVhcj4yMDE1PC95ZWFyPjxwdWItZGF0ZXM+PGRhdGU+T2N0PC9kYXRlPjwv
cHViLWRhdGVzPjwvZGF0ZXM+PGlzYm4+MTU0Ni0xNzE4IChFbGVjdHJvbmljKSYjeEQ7MTA2MS00
MDM2IChMaW5raW5nKTwvaXNibj48YWNjZXNzaW9uLW51bT4yNjMyMzA1ODwvYWNjZXNzaW9uLW51
bT48dXJscz48cmVsYXRlZC11cmxzPjx1cmw+aHR0cHM6Ly93d3cubmNiaS5ubG0ubmloLmdvdi9w
dWJtZWQvMjYzMjMwNTg8L3VybD48L3JlbGF0ZWQtdXJscz48L3VybHM+PGVsZWN0cm9uaWMtcmVz
b3VyY2UtbnVtPjEwLjEwMzgvbmcuMzM5NDwvZWxlY3Ryb25pYy1yZXNvdXJjZS1udW0+PC9yZWNv
cmQ+PC9DaXRlPjxDaXRlPjxBdXRob3I+Q2FybmVpcm88L0F1dGhvcj48WWVhcj4yMDE0PC9ZZWFy
PjxSZWNOdW0+MTM8L1JlY051bT48cmVjb3JkPjxyZWMtbnVtYmVyPjEzPC9yZWMtbnVtYmVyPjxm
b3JlaWduLWtleXM+PGtleSBhcHA9IkVOIiBkYi1pZD0iemQ5dnJyOXI0c3hwdm9leDB6Mngwc2Vv
OTV0eDlmZXhyOTV0IiB0aW1lc3RhbXA9IjE0ODYyMjA0NjkiPjEzPC9rZXk+PC9mb3JlaWduLWtl
eXM+PHJlZi10eXBlIG5hbWU9IkpvdXJuYWwgQXJ0aWNsZSI+MTc8L3JlZi10eXBlPjxjb250cmli
dXRvcnM+PGF1dGhvcnM+PGF1dGhvcj5DYXJuZWlybywgTS48L2F1dGhvcj48YXV0aG9yPlJ1Ymlu
LCBDLiBKLjwvYXV0aG9yPjxhdXRob3I+RGkgUGFsbWEsIEYuPC9hdXRob3I+PGF1dGhvcj5BbGJl
cnQsIEYuIFcuPC9hdXRob3I+PGF1dGhvcj5BbGZvbGRpLCBKLjwvYXV0aG9yPjxhdXRob3I+QmFy
cmlvLCBBLiBNLjwvYXV0aG9yPjxhdXRob3I+UGllbGJlcmcsIEcuPC9hdXRob3I+PGF1dGhvcj5S
YWZhdGksIE4uPC9hdXRob3I+PGF1dGhvcj5TYXl5YWIsIFMuPC9hdXRob3I+PGF1dGhvcj5UdXJu
ZXItTWFpZXIsIEouPC9hdXRob3I+PGF1dGhvcj5Zb3VuaXMsIFMuPC9hdXRob3I+PGF1dGhvcj5B
Zm9uc28sIFMuPC9hdXRob3I+PGF1dGhvcj5Ba2VuLCBCLjwvYXV0aG9yPjxhdXRob3I+QWx2ZXMs
IEouIE0uPC9hdXRob3I+PGF1dGhvcj5CYXJyZWxsLCBELjwvYXV0aG9yPjxhdXRob3I+Qm9sZXQs
IEcuPC9hdXRob3I+PGF1dGhvcj5Cb3VjaGVyLCBTLjwvYXV0aG9yPjxhdXRob3I+QnVyYmFubywg
SC4gQS48L2F1dGhvcj48YXV0aG9yPkNhbXBvcywgUi48L2F1dGhvcj48YXV0aG9yPkNoYW5nLCBK
LiBMLjwvYXV0aG9yPjxhdXRob3I+RHVyYW50aG9uLCBWLjwvYXV0aG9yPjxhdXRob3I+Rm9udGFu
ZXNpLCBMLjwvYXV0aG9yPjxhdXRob3I+R2FycmVhdSwgSC48L2F1dGhvcj48YXV0aG9yPkhlaW1h
biwgRC48L2F1dGhvcj48YXV0aG9yPkpvaG5zb24sIEouPC9hdXRob3I+PGF1dGhvcj5NYWdlLCBS
LiBHLjwvYXV0aG9yPjxhdXRob3I+UGVuZywgWi48L2F1dGhvcj48YXV0aG9yPlF1ZW5leSwgRy48
L2F1dGhvcj48YXV0aG9yPlJvZ2VsLUdhaWxsYXJkLCBDLjwvYXV0aG9yPjxhdXRob3I+UnVmZmll
ciwgTS48L2F1dGhvcj48YXV0aG9yPlNlYXJsZSwgUy48L2F1dGhvcj48YXV0aG9yPlZpbGxhZnVl
cnRlLCBSLjwvYXV0aG9yPjxhdXRob3I+WGlvbmcsIEEuPC9hdXRob3I+PGF1dGhvcj5Zb3VuZywg
Uy48L2F1dGhvcj48YXV0aG9yPkZvcnNiZXJnLU5pbHNzb24sIEsuPC9hdXRob3I+PGF1dGhvcj5H
b29kLCBKLiBNLjwvYXV0aG9yPjxhdXRob3I+TGFuZGVyLCBFLiBTLjwvYXV0aG9yPjxhdXRob3I+
RmVycmFuZCwgTi48L2F1dGhvcj48YXV0aG9yPkxpbmRibGFkLVRvaCwgSy48L2F1dGhvcj48YXV0
aG9yPkFuZGVyc3NvbiwgTC48L2F1dGhvcj48L2F1dGhvcnM+PC9jb250cmlidXRvcnM+PGF1dGgt
YWRkcmVzcz5DSUJJTy9JbkJJTywgQ2VudHJvIGRlIEludmVzdGlnYWNhbyBlbSBCaW9kaXZlcnNp
ZGFkZSBlIFJlY3Vyc29zIEdlbmV0aWNvcywgQ2FtcHVzIEFncmFyaW8gZGUgVmFpcmFvLCBVbml2
ZXJzaWRhZGUgZG8gUG9ydG8sIDQ0ODUtNjYxLCBWYWlyYW8sIFBvcnR1Z2FsLiYjeEQ7U2NpZW5j
ZSBmb3IgTGlmZSBMYWJvcmF0b3J5IFVwcHNhbGEsIERlcGFydG1lbnQgb2YgTWVkaWNhbCBCaW9j
aGVtaXN0cnkgYW5kIE1pY3JvYmlvbG9neSwgVXBwc2FsYSBVbml2ZXJzaXR5LCBVcHBzYWxhLCBT
d2VkZW4uJiN4RDtCcm9hZCBJbnN0aXR1dGUgb2YgSGFydmFyZCBhbmQgTWFzc2FjaHVzZXR0cyBJ
bnN0aXR1dGUgb2YgVGVjaG5vbG9neSwgNyBDYW1icmlkZ2UgQ2VudGVyLCBDYW1icmlkZ2UsIE1B
IDAyMTQyLCBVU0EuIFZlcnRlYnJhdGUgYW5kIEhlYWx0aCBHZW5vbWljcywgVGhlIEdlbm9tZSBB
bmFseXNpcyBDZW50cmUsIE5vcndpY2gsIFVLLiYjeEQ7RGVwYXJ0bWVudCBvZiBFdm9sdXRpb25h
cnkgR2VuZXRpY3MsIE1heCBQbGFuY2sgSW5zdGl0dXRlIGZvciBFdm9sdXRpb25hcnkgQW50aHJv
cG9sb2d5LCBMZWlwemlnLCBHZXJtYW55LiYjeEQ7QnJvYWQgSW5zdGl0dXRlIG9mIEhhcnZhcmQg
YW5kIE1hc3NhY2h1c2V0dHMgSW5zdGl0dXRlIG9mIFRlY2hub2xvZ3ksIDcgQ2FtYnJpZGdlIENl
bnRlciwgQ2FtYnJpZGdlLCBNQSAwMjE0MiwgVVNBLiYjeEQ7RGVwYXJ0bWVudCBvZiBBbmltYWwg
QnJlZWRpbmcgYW5kIEdlbmV0aWNzLCBTd2VkaXNoIFVuaXZlcnNpdHkgb2YgQWdyaWN1bHR1cmFs
IFNjaWVuY2VzLCBVcHBzYWxhLCBTd2VkZW4uJiN4RDtTY2llbmNlIGZvciBMaWZlIExhYm9yYXRv
cnkgVXBwc2FsYSwgRGVwYXJ0bWVudCBvZiBNZWRpY2FsIEJpb2NoZW1pc3RyeSBhbmQgTWljcm9i
aW9sb2d5LCBVcHBzYWxhIFVuaXZlcnNpdHksIFVwcHNhbGEsIFN3ZWRlbi4gRGVwYXJ0bWVudCBv
ZiBBbmltYWwgUHJvZHVjdGlvbiwgQWluIFNoYW1zIFVuaXZlcnNpdHksIFNob3VicmEgRWwtS2hl
aW1hLCBDYWlybywgRWd5cHQuJiN4RDtXZWxsY29tZSBUcnVzdCBTYW5nZXIgSW5zdGl0dXRlLCBI
aW54dG9uLCBVSy4gRXVyb3BlYW4gTW9sZWN1bGFyIEJpb2xvZ3kgTGFib3JhdG9yeSwgRXVyb3Bl
YW4gQmlvaW5mb3JtYXRpY3MgSW5zdGl0dXRlLCBXZWxsY29tZSBUcnVzdCBHZW5vbWUgQ2FtcHVz
LCBIaW54dG9uLCBDYW1icmlkZ2UgQ0IxMCAxU0QsIFVLLiYjeEQ7Q0lCSU8vSW5CSU8sIENlbnRy
byBkZSBJbnZlc3RpZ2FjYW8gZW0gQmlvZGl2ZXJzaWRhZGUgZSBSZWN1cnNvcyBHZW5ldGljb3Ms
IENhbXB1cyBBZ3JhcmlvIGRlIFZhaXJhbywgVW5pdmVyc2lkYWRlIGRvIFBvcnRvLCA0NDg1LTY2
MSwgVmFpcmFvLCBQb3J0dWdhbC4gRGVwYXJ0bWVudCBvZiBHZW5ldGljcywgVW5pdmVyc2l0eSBv
ZiBDYW1icmlkZ2UsIENhbWJyaWRnZSBDQjIgM0VILCBVSy4mI3hEO0luc3RpdHV0IE5hdGlvbmFs
IGRlIGxhIFJlY2hlcmNoZSBBZ3Jvbm9taXF1ZSAoSU5SQSksIFVNUjEzODggR2VuZXRpcXVlLCBQ
aHlzaW9sb2dpZSBldCBTeXN0ZW1lcyBkJmFwb3M7RWxldmFnZSwgRi0zMTMyNiBDYXN0YW5ldC1U
b2xvc2FuLCBGcmFuY2UuJiN4RDtMYWJvdmV0IENvbnNlaWwsIEJQNTM5LCA4NTUwNSBMZXMgSGVy
YmllcnMgQ2VkZXgsIEZyYW5jZS4mI3hEO0lOUkEsIFVNUjExOTggQmlvbG9naWUgZHUgRGV2ZWxv
cHBlbWVudCBldCBSZXByb2R1Y3Rpb24sIEYtNzgzNTAgSm91eS1lbi1Kb3NhcywgRnJhbmNlLiYj
eEQ7RGVwYXJ0bWVudCBvZiBBZ3JpY3VsdHVyYWwgYW5kIEZvb2QgU2NpZW5jZXMsIERpdmlzaW9u
IG9mIEFuaW1hbCBTY2llbmNlcywgVW5pdmVyc2l0eSBvZiBCb2xvZ25hLCA0MDEyNyBCb2xvZ25h
LCBJdGFseS4mI3hEO0xhYm9yYXRvcnkgb2YgSW1tdW5vbG9neSwgTmF0aW9uYWwgSW5zdGl0dXRl
IG9mIEFsbGVyZ3kgYW5kIEluZmVjdGlvdXMgRGlzZWFzZXMgKE5JQUlEKSwgTmF0aW9uYWwgSW5z
dGl0dXRlcyBvZiBIZWFsdGgsIEJldGhlc2RhLCBNRCAyMDg5MiwgVVNBLiYjeEQ7VS5TLiBEZXBh
cnRtZW50IG9mIEVuZXJneSBKb2ludCBHZW5vbWUgSW5zdGl0dXRlLCBMYXdyZW5jZSBCZXJrZWxl
eSBOYXRpb25hbCBMYWJvcmF0b3J5LCAyODAwIE1pdGNoZWxsIERyaXZlLCBXYWxudXQgQ3JlZWss
IENBIDk0NTk4LCBVU0EuJiN4RDtBTlRBR0VORSwgQW5pbWFsIEdlbm9taWNzIExhYm9yYXRvcnks
IEx5b24sIEZyYW5jZS4mI3hEO0lOUkEsIFVNUjEzMTMgR2VuZXRpcXVlIEFuaW1hbGUgZXQgQmlv
bG9naWUgSW50ZWdyYXRpdmUsIEYtIDc4MzUwLCBKb3V5LWVuLUpvc2FzLCBGcmFuY2UuJiN4RDtX
ZWxsY29tZSBUcnVzdCBTYW5nZXIgSW5zdGl0dXRlLCBIaW54dG9uLCBVSy4mI3hEO0luc3RpdHV0
byBkZSBFc3R1ZGlvcyBTb2NpYWxlcyBBdmFuemFkb3MsIChJRVNBLUNTSUMpIENhbXBvIFNhbnRv
IGRlIGxvcyBNYXJ0aXJlcyA3LCBDb3Jkb2JhLCBTcGFpbi4mI3hEO1NjaWVuY2UgZm9yIExpZmUg
TGFib3JhdG9yeSwgRGVwYXJ0bWVudCBvZiBJbW11bm9sb2d5LCBHZW5ldGljcyBhbmQgUGF0aG9s
b2d5LCBVcHBzYWxhIFVuaXZlcnNpdHksIFVwcHNhbGEsIFN3ZWRlbi4mI3hEO0RlcGFydG1lbnQg
b2YgRXZvbHV0aW9uYXJ5IEdlbmV0aWNzLCBNYXggUGxhbmNrIEluc3RpdHV0ZSBmb3IgRXZvbHV0
aW9uYXJ5IEFudGhyb3BvbG9neSwgTGVpcHppZywgR2VybWFueS4gRGl2aXNpb24gb2YgQmlvbG9n
aWNhbCBTY2llbmNlcywgVGhlIFVuaXZlcnNpdHkgb2YgTW9udGFuYSwgTWlzc291bGEsIE1UIDU5
ODEyLCBVU0EuJiN4RDtDSUJJTy9JbkJJTywgQ2VudHJvIGRlIEludmVzdGlnYWNhbyBlbSBCaW9k
aXZlcnNpZGFkZSBlIFJlY3Vyc29zIEdlbmV0aWNvcywgQ2FtcHVzIEFncmFyaW8gZGUgVmFpcmFv
LCBVbml2ZXJzaWRhZGUgZG8gUG9ydG8sIDQ0ODUtNjYxLCBWYWlyYW8sIFBvcnR1Z2FsLiBEZXBh
cnRhbWVudG8gZGUgQmlvbG9naWEsIEZhY3VsZGFkZSBkZSBDaWVuY2lhcywgVW5pdmVyc2lkYWRl
IGRvIFBvcnRvLCBSdWEgZG8gQ2FtcG8gQWxlZ3JlIHNuLiA0MTY5LTAwNyBQb3J0bywgUG9ydHVn
YWwuJiN4RDtTY2llbmNlIGZvciBMaWZlIExhYm9yYXRvcnkgVXBwc2FsYSwgRGVwYXJ0bWVudCBv
ZiBNZWRpY2FsIEJpb2NoZW1pc3RyeSBhbmQgTWljcm9iaW9sb2d5LCBVcHBzYWxhIFVuaXZlcnNp
dHksIFVwcHNhbGEsIFN3ZWRlbi4gQnJvYWQgSW5zdGl0dXRlIG9mIEhhcnZhcmQgYW5kIE1hc3Nh
Y2h1c2V0dHMgSW5zdGl0dXRlIG9mIFRlY2hub2xvZ3ksIDcgQ2FtYnJpZGdlIENlbnRlciwgQ2Ft
YnJpZGdlLCBNQSAwMjE0MiwgVVNBLiBrZXJzbGlAYnJvYWRpbnN0aXR1dGUub3JnIGxlaWYuYW5k
ZXJzc29uQGltYmltLnV1LnNlLiYjeEQ7U2NpZW5jZSBmb3IgTGlmZSBMYWJvcmF0b3J5IFVwcHNh
bGEsIERlcGFydG1lbnQgb2YgTWVkaWNhbCBCaW9jaGVtaXN0cnkgYW5kIE1pY3JvYmlvbG9neSwg
VXBwc2FsYSBVbml2ZXJzaXR5LCBVcHBzYWxhLCBTd2VkZW4uIERlcGFydG1lbnQgb2YgQW5pbWFs
IEJyZWVkaW5nIGFuZCBHZW5ldGljcywgU3dlZGlzaCBVbml2ZXJzaXR5IG9mIEFncmljdWx0dXJh
bCBTY2llbmNlcywgVXBwc2FsYSwgU3dlZGVuLiBEZXBhcnRtZW50IG9mIFZldGVyaW5hcnkgSW50
ZWdyYXRpdmUgQmlvc2NpZW5jZXMsIENvbGxlZ2Ugb2YgVmV0ZXJpbmFyeSBNZWRpY2luZSBhbmQg
QmlvbWVkaWNhbCBTY2llbmNlcywgVGV4YXMgQSZhbXA7TSBVbml2ZXJzaXR5LCBDb2xsZWdlIFN0
YXRpb24sIFRYIDc3ODQzLTQ0NTgsIFVTQS4ga2Vyc2xpQGJyb2FkaW5zdGl0dXRlLm9yZyBsZWlm
LmFuZGVyc3NvbkBpbWJpbS51dS5zZS48L2F1dGgtYWRkcmVzcz48dGl0bGVzPjx0aXRsZT5SYWJi
aXQgZ2Vub21lIGFuYWx5c2lzIHJldmVhbHMgYSBwb2x5Z2VuaWMgYmFzaXMgZm9yIHBoZW5vdHlw
aWMgY2hhbmdlIGR1cmluZyBkb21lc3RpY2F0aW9uPC90aXRsZT48c2Vjb25kYXJ5LXRpdGxlPlNj
aWVuY2U8L3NlY29uZGFyeS10aXRsZT48L3RpdGxlcz48cGVyaW9kaWNhbD48ZnVsbC10aXRsZT5T
Y2llbmNlPC9mdWxsLXRpdGxlPjwvcGVyaW9kaWNhbD48cGFnZXM+MTA3NC05PC9wYWdlcz48dm9s
dW1lPjM0NTwvdm9sdW1lPjxudW1iZXI+NjIwMDwvbnVtYmVyPjxrZXl3b3Jkcz48a2V5d29yZD5B
bmltYWxzPC9rZXl3b3JkPjxrZXl3b3JkPkFuaW1hbHMsIERvbWVzdGljL2FuYXRvbXkgJmFtcDsg
aGlzdG9sb2d5LypnZW5ldGljcy9wc3ljaG9sb2d5PC9rZXl3b3JkPjxrZXl3b3JkPkFuaW1hbHMs
IFdpbGQvYW5hdG9teSAmYW1wOyBoaXN0b2xvZ3kvKmdlbmV0aWNzL3BzeWNob2xvZ3k8L2tleXdv
cmQ+PGtleXdvcmQ+QmFzZSBTZXF1ZW5jZTwva2V5d29yZD48a2V5d29yZD5CZWhhdmlvciwgQW5p
bWFsPC9rZXl3b3JkPjxrZXl3b3JkPkJyZWVkaW5nPC9rZXl3b3JkPjxrZXl3b3JkPkV2b2x1dGlv
biwgTW9sZWN1bGFyPC9rZXl3b3JkPjxrZXl3b3JkPkdlbmUgRnJlcXVlbmN5PC9rZXl3b3JkPjxr
ZXl3b3JkPkdlbmV0aWMgTG9jaTwva2V5d29yZD48a2V5d29yZD5HZW5vbWUvZ2VuZXRpY3M8L2tl
eXdvcmQ+PGtleXdvcmQ+TW9sZWN1bGFyIFNlcXVlbmNlIERhdGE8L2tleXdvcmQ+PGtleXdvcmQ+
UGhlbm90eXBlPC9rZXl3b3JkPjxrZXl3b3JkPlBvbHltb3JwaGlzbSwgU2luZ2xlIE51Y2xlb3Rp
ZGU8L2tleXdvcmQ+PGtleXdvcmQ+UmFiYml0cy9hbmF0b215ICZhbXA7IGhpc3RvbG9neS8qZ2Vu
ZXRpY3MvcHN5Y2hvbG9neTwva2V5d29yZD48a2V5d29yZD5TZWxlY3Rpb24sIEdlbmV0aWM8L2tl
eXdvcmQ+PGtleXdvcmQ+U2VxdWVuY2UgQW5hbHlzaXMsIEROQTwva2V5d29yZD48L2tleXdvcmRz
PjxkYXRlcz48eWVhcj4yMDE0PC95ZWFyPjxwdWItZGF0ZXM+PGRhdGU+QXVnIDI5PC9kYXRlPjwv
cHViLWRhdGVzPjwvZGF0ZXM+PGlzYm4+MTA5NS05MjAzIChFbGVjdHJvbmljKSYjeEQ7MDAzNi04
MDc1IChMaW5raW5nKTwvaXNibj48YWNjZXNzaW9uLW51bT4yNTE3MDE1NzwvYWNjZXNzaW9uLW51
bT48dXJscz48cmVsYXRlZC11cmxzPjx1cmw+aHR0cHM6Ly93d3cubmNiaS5ubG0ubmloLmdvdi9w
dWJtZWQvMjUxNzAxNTc8L3VybD48L3JlbGF0ZWQtdXJscz48L3VybHM+PGVsZWN0cm9uaWMtcmVz
b3VyY2UtbnVtPjEwLjExMjYvc2NpZW5jZS4xMjUzNzE0PC9lbGVjdHJvbmljLXJlc291cmNlLW51
bT48L3JlY29yZD48L0NpdGU+PENpdGU+PEF1dGhvcj5SdWJpbjwvQXV0aG9yPjxZZWFyPjIwMTI8
L1llYXI+PFJlY051bT42NzwvUmVjTnVtPjxyZWNvcmQ+PHJlYy1udW1iZXI+Njc8L3JlYy1udW1i
ZXI+PGZvcmVpZ24ta2V5cz48a2V5IGFwcD0iRU4iIGRiLWlkPSJ6ZDl2cnI5cjRzeHB2b2V4MHoy
eDBzZW85NXR4OWZleHI5NXQiIHRpbWVzdGFtcD0iMTQ5MTI4OTQ2OSI+Njc8L2tleT48L2ZvcmVp
Z24ta2V5cz48cmVmLXR5cGUgbmFtZT0iSm91cm5hbCBBcnRpY2xlIj4xNzwvcmVmLXR5cGU+PGNv
bnRyaWJ1dG9ycz48YXV0aG9ycz48YXV0aG9yPlJ1YmluLCBDLiBKLjwvYXV0aG9yPjxhdXRob3I+
TWVnZW5zLCBILiBKLjwvYXV0aG9yPjxhdXRob3I+TWFydGluZXogQmFycmlvLCBBLjwvYXV0aG9y
PjxhdXRob3I+TWFxYm9vbCwgSy48L2F1dGhvcj48YXV0aG9yPlNheXlhYiwgUy48L2F1dGhvcj48
YXV0aG9yPlNjaHdvY2hvdywgRC48L2F1dGhvcj48YXV0aG9yPldhbmcsIEMuPC9hdXRob3I+PGF1
dGhvcj5DYXJsYm9yZywgTy48L2F1dGhvcj48YXV0aG9yPkplcm4sIFAuPC9hdXRob3I+PGF1dGhv
cj5Kb3JnZW5zZW4sIEMuIEIuPC9hdXRob3I+PGF1dGhvcj5BcmNoaWJhbGQsIEEuIEwuPC9hdXRo
b3I+PGF1dGhvcj5GcmVkaG9sbSwgTS48L2F1dGhvcj48YXV0aG9yPkdyb2VuZW4sIE0uIEEuPC9h
dXRob3I+PGF1dGhvcj5BbmRlcnNzb24sIEwuPC9hdXRob3I+PC9hdXRob3JzPjwvY29udHJpYnV0
b3JzPjxhdXRoLWFkZHJlc3M+U2NpZW5jZSBmb3IgTGlmZSBMYWJvcmF0b3J5LCBEZXBhcnRtZW50
IG9mIE1lZGljYWwgQmlvY2hlbWlzdHJ5IGFuZCBNaWNyb2Jpb2xvZ3ksIFVwcHNhbGEgVW5pdmVy
c2l0eSwgU0UtNzUxIDIzIFVwcHNhbGEsIFN3ZWRlbi48L2F1dGgtYWRkcmVzcz48dGl0bGVzPjx0
aXRsZT5TdHJvbmcgc2lnbmF0dXJlcyBvZiBzZWxlY3Rpb24gaW4gdGhlIGRvbWVzdGljIHBpZyBn
ZW5vbWU8L3RpdGxlPjxzZWNvbmRhcnktdGl0bGU+UHJvYyBOYXRsIEFjYWQgU2NpIFUgUyBBPC9z
ZWNvbmRhcnktdGl0bGU+PC90aXRsZXM+PHBlcmlvZGljYWw+PGZ1bGwtdGl0bGU+UHJvYyBOYXRs
IEFjYWQgU2NpIFUgUyBBPC9mdWxsLXRpdGxlPjwvcGVyaW9kaWNhbD48cGFnZXM+MTk1MjktMzY8
L3BhZ2VzPjx2b2x1bWU+MTA5PC92b2x1bWU+PG51bWJlcj40ODwvbnVtYmVyPjxrZXl3b3Jkcz48
a2V5d29yZD5BbWlubyBBY2lkIFNlcXVlbmNlPC9rZXl3b3JkPjxrZXl3b3JkPkFuaW1hbHM8L2tl
eXdvcmQ+PGtleXdvcmQ+QW5pbWFscywgRG9tZXN0aWMvKmdlbmV0aWNzPC9rZXl3b3JkPjxrZXl3
b3JkPkROQSBDb3B5IE51bWJlciBWYXJpYXRpb25zPC9rZXl3b3JkPjxrZXl3b3JkPipHZW5vbWU8
L2tleXdvcmQ+PGtleXdvcmQ+SG9tb3p5Z290ZTwva2V5d29yZD48a2V5d29yZD5Nb2xlY3VsYXIg
U2VxdWVuY2UgRGF0YTwva2V5d29yZD48a2V5d29yZD5RdWFudGl0YXRpdmUgVHJhaXQgTG9jaTwv
a2V5d29yZD48a2V5d29yZD4qU2VsZWN0aW9uLCBHZW5ldGljPC9rZXl3b3JkPjxrZXl3b3JkPlNl
cXVlbmNlIEhvbW9sb2d5LCBBbWlubyBBY2lkPC9rZXl3b3JkPjxrZXl3b3JkPlN3aW5lLypnZW5l
dGljczwva2V5d29yZD48L2tleXdvcmRzPjxkYXRlcz48eWVhcj4yMDEyPC95ZWFyPjxwdWItZGF0
ZXM+PGRhdGU+Tm92IDI3PC9kYXRlPjwvcHViLWRhdGVzPjwvZGF0ZXM+PGlzYm4+MTA5MS02NDkw
IChFbGVjdHJvbmljKSYjeEQ7MDAyNy04NDI0IChMaW5raW5nKTwvaXNibj48YWNjZXNzaW9uLW51
bT4yMzE1MTUxNDwvYWNjZXNzaW9uLW51bT48dXJscz48cmVsYXRlZC11cmxzPjx1cmw+aHR0cHM6
Ly93d3cubmNiaS5ubG0ubmloLmdvdi9wdWJtZWQvMjMxNTE1MTQ8L3VybD48L3JlbGF0ZWQtdXJs
cz48L3VybHM+PGN1c3RvbTI+UE1DMzUxMTcwMDwvY3VzdG9tMj48ZWxlY3Ryb25pYy1yZXNvdXJj
ZS1udW0+MTAuMTA3My9wbmFzLjEyMTcxNDkxMDk8L2VsZWN0cm9uaWMtcmVzb3VyY2UtbnVtPjwv
cmVjb3JkPjwvQ2l0ZT48Q2l0ZT48QXV0aG9yPkJ1cnJpPC9BdXRob3I+PFllYXI+MjAxNTwvWWVh
cj48UmVjTnVtPjEyPC9SZWNOdW0+PHJlY29yZD48cmVjLW51bWJlcj4xMjwvcmVjLW51bWJlcj48
Zm9yZWlnbi1rZXlzPjxrZXkgYXBwPSJFTiIgZGItaWQ9InpkOXZycjlyNHN4cHZvZXgwejJ4MHNl
bzk1dHg5ZmV4cjk1dCIgdGltZXN0YW1wPSIxNDg2MjIwMzE1Ij4xMjwva2V5PjwvZm9yZWlnbi1r
ZXlzPjxyZWYtdHlwZSBuYW1lPSJKb3VybmFsIEFydGljbGUiPjE3PC9yZWYtdHlwZT48Y29udHJp
YnV0b3JzPjxhdXRob3JzPjxhdXRob3I+QnVycmksIFIuPC9hdXRob3I+PGF1dGhvcj5OYXRlciwg
QS48L2F1dGhvcj48YXV0aG9yPkthd2FrYW1pLCBULjwvYXV0aG9yPjxhdXRob3I+TXVnYWwsIEMu
IEYuPC9hdXRob3I+PGF1dGhvcj5PbGFzb24sIFAuIEkuPC9hdXRob3I+PGF1dGhvcj5TbWVkcywg
TC48L2F1dGhvcj48YXV0aG9yPlN1aCwgQS48L2F1dGhvcj48YXV0aG9yPkR1dG9pdCwgTC48L2F1
dGhvcj48YXV0aG9yPkJ1cmVzLCBTLjwvYXV0aG9yPjxhdXRob3I+R2FyYW1zemVnaSwgTC4gWi48
L2F1dGhvcj48YXV0aG9yPkhvZ25lciwgUy48L2F1dGhvcj48YXV0aG9yPk1vcmVubywgSi48L2F1
dGhvcj48YXV0aG9yPlF2YXJuc3Ryb20sIEEuPC9hdXRob3I+PGF1dGhvcj5SdXppYywgTS48L2F1
dGhvcj48YXV0aG9yPlNhZXRoZXIsIFMuIEEuPC9hdXRob3I+PGF1dGhvcj5TYWV0cmUsIEcuIFAu
PC9hdXRob3I+PGF1dGhvcj5Ub3JvaywgSi48L2F1dGhvcj48YXV0aG9yPkVsbGVncmVuLCBILjwv
YXV0aG9yPjwvYXV0aG9ycz48L2NvbnRyaWJ1dG9ycz48YXV0aC1hZGRyZXNzPkRlcGFydG1lbnQg
b2YgRXZvbHV0aW9uYXJ5IEJpb2xvZ3ksIEV2b2x1dGlvbmFyeSBCaW9sb2d5IENlbnRyZSwgVXBw
c2FsYSBVbml2ZXJzaXR5LCA3NTIzNiBVcHBzYWxhLCBTd2VkZW47JiN4RDtXYWxsZW5iZXJnIEFk
dmFuY2VkIEJpb2luZm9ybWF0aWNzIEluZnJhc3RydWN0dXJlIChXQUJJKSwgU2NpZW5jZSBmb3Ig
TGlmZSBMYWJvcmF0b3J5LCBVcHBzYWxhIFVuaXZlcnNpdHksIDc1MTIzIFVwcHNhbGEsIFN3ZWRl
bjsmI3hEO0xhYm9yYXRvcnkgb2YgT3JuaXRob2xvZ3ksIERlcGFydG1lbnQgb2YgWm9vbG9neSwg
UGFsYWNreSBVbml2ZXJzaXR5LCA3NzE0NiBPbG9tb3VjLCBDemVjaCBSZXB1YmxpYzsmI3hEO0Rl
cGFydG1lbnQgb2YgRXZvbHV0aW9uYXJ5IEVjb2xvZ3ksIEVzdGFjaW9uIEJpb2xvZ2ljYSBkZSBE
b25hbmEtQ1NJQywgNDEwOTIgU2V2aWxsZSwgU3BhaW47JiN4RDtEZXBhcnRtZW50IG9mIEJpb3Nj
aWVuY2VzLCBDZW50cmUgZm9yIEVjb2xvZ2ljYWwgYW5kIEV2b2x1dGlvbmFyeSBTeW50aGVzaXMs
IFVuaXZlcnNpdHkgb2YgT3NsbywgMDMxNiBPc2xvLCBOb3J3YXk7IE5hdHVyYWwgSGlzdG9yeSBN
dXNldW0sIFVuaXZlcnNpdHkgb2YgT3NsbywgMDMxOCBPc2xvLCBOb3J3YXk7JiN4RDtNdXNlbyBO
YWNpb25hbCBkZSBDaWVuY2lhcyBOYXR1cmFsZXMtQ1NJQywgMjgwMDYgTWFkcmlkLCBTcGFpbjsm
I3hEO0RlcGFydG1lbnQgb2YgQW5pbWFsIEVjb2xvZ3ksIEV2b2x1dGlvbmFyeSBCaW9sb2d5IENl
bnRyZSwgVXBwc2FsYSBVbml2ZXJzaXR5LCA3NTIzNiBVcHBzYWxhLCBTd2VkZW47JiN4RDtCaXJk
IFByb3RlY3Rpb24gYW5kIFN0dWR5IFNvY2lldHkgb2YgU2VyYmlhLCBSYWRuaWNrYSAyMGEsIDIx
MDAwIE5vdmkgU2FkLCBTZXJiaWE7JiN4RDtEZXBhcnRtZW50IG9mIEJpb3NjaWVuY2VzLCBDZW50
cmUgZm9yIEVjb2xvZ2ljYWwgYW5kIEV2b2x1dGlvbmFyeSBTeW50aGVzaXMsIFVuaXZlcnNpdHkg
b2YgT3NsbywgMDMxNiBPc2xvLCBOb3J3YXk7IE5vcndlZ2lhbiBJbnN0aXR1dGUgZm9yIE5hdHVy
ZSBSZXNlYXJjaCAoTklOQSksIDcwMzQgVHJvbmRoZWltLCBOb3J3YXk7JiN4RDtEZXBhcnRtZW50
IG9mIEJpb3NjaWVuY2VzLCBDZW50cmUgZm9yIEVjb2xvZ2ljYWwgYW5kIEV2b2x1dGlvbmFyeSBT
eW50aGVzaXMsIFVuaXZlcnNpdHkgb2YgT3NsbywgMDMxNiBPc2xvLCBOb3J3YXk7JiN4RDtCZWhh
dmlvdXJhbCBFY29sb2d5IEdyb3VwLCBEZXBhcnRtZW50IG9mIFN5c3RlbWF0aWMgWm9vbG9neSBh
bmQgRWNvbG9neSwgRW90dm9zIExvcmFuZCBVbml2ZXJzaXR5LCAxMTE3IEJ1ZGFwZXN0LCBIdW5n
YXJ5LjwvYXV0aC1hZGRyZXNzPjx0aXRsZXM+PHRpdGxlPkxpbmtlZCBzZWxlY3Rpb24gYW5kIHJl
Y29tYmluYXRpb24gcmF0ZSB2YXJpYXRpb24gZHJpdmUgdGhlIGV2b2x1dGlvbiBvZiB0aGUgZ2Vu
b21pYyBsYW5kc2NhcGUgb2YgZGlmZmVyZW50aWF0aW9uIGFjcm9zcyB0aGUgc3BlY2lhdGlvbiBj
b250aW51dW0gb2YgRmljZWR1bGEgZmx5Y2F0Y2hlcnM8L3RpdGxlPjxzZWNvbmRhcnktdGl0bGU+
R2Vub21lIFJlczwvc2Vjb25kYXJ5LXRpdGxlPjwvdGl0bGVzPjxwZXJpb2RpY2FsPjxmdWxsLXRp
dGxlPkdlbm9tZSBSZXM8L2Z1bGwtdGl0bGU+PC9wZXJpb2RpY2FsPjxwYWdlcz4xNjU2LTY1PC9w
YWdlcz48dm9sdW1lPjI1PC92b2x1bWU+PG51bWJlcj4xMTwvbnVtYmVyPjxrZXl3b3Jkcz48a2V5
d29yZD5BbmltYWxzPC9rZXl3b3JkPjxrZXl3b3JkPkZlbWFsZTwva2V5d29yZD48a2V5d29yZD5H
ZW5lIEZsb3c8L2tleXdvcmQ+PGtleXdvcmQ+KkdlbmV0aWMgU3BlY2lhdGlvbjwva2V5d29yZD48
a2V5d29yZD5HZW5ldGljcywgUG9wdWxhdGlvbjwva2V5d29yZD48a2V5d29yZD5HZW5vbWU8L2tl
eXdvcmQ+PGtleXdvcmQ+R2Vub21pY3M8L2tleXdvcmQ+PGtleXdvcmQ+R2Vub3R5cGluZyBUZWNo
bmlxdWVzPC9rZXl3b3JkPjxrZXl3b3JkPk1hbGU8L2tleXdvcmQ+PGtleXdvcmQ+UGFzc2VyaWZv
cm1lcy8qY2xhc3NpZmljYXRpb24vKmdlbmV0aWNzPC9rZXl3b3JkPjxrZXl3b3JkPlBvbHltb3Jw
aGlzbSwgU2luZ2xlIE51Y2xlb3RpZGU8L2tleXdvcmQ+PGtleXdvcmQ+KlJlY29tYmluYXRpb24s
IEdlbmV0aWM8L2tleXdvcmQ+PGtleXdvcmQ+UmVwcm9kdWN0aXZlIElzb2xhdGlvbjwva2V5d29y
ZD48a2V5d29yZD4qU2VsZWN0aW9uLCBHZW5ldGljPC9rZXl3b3JkPjxrZXl3b3JkPlNlcXVlbmNl
IEFuYWx5c2lzLCBETkE8L2tleXdvcmQ+PGtleXdvcmQ+U3BlY2llcyBTcGVjaWZpY2l0eTwva2V5
d29yZD48L2tleXdvcmRzPjxkYXRlcz48eWVhcj4yMDE1PC95ZWFyPjxwdWItZGF0ZXM+PGRhdGU+
Tm92PC9kYXRlPjwvcHViLWRhdGVzPjwvZGF0ZXM+PGlzYm4+MTU0OS01NDY5IChFbGVjdHJvbmlj
KSYjeEQ7MTA4OC05MDUxIChMaW5raW5nKTwvaXNibj48YWNjZXNzaW9uLW51bT4yNjM1NTAwNTwv
YWNjZXNzaW9uLW51bT48dXJscz48cmVsYXRlZC11cmxzPjx1cmw+aHR0cHM6Ly93d3cubmNiaS5u
bG0ubmloLmdvdi9wdWJtZWQvMjYzNTUwMDU8L3VybD48L3JlbGF0ZWQtdXJscz48L3VybHM+PGN1
c3RvbTI+UE1DNDYxNzk2MjwvY3VzdG9tMj48ZWxlY3Ryb25pYy1yZXNvdXJjZS1udW0+MTAuMTEw
MS9nci4xOTY0ODUuMTE1PC9lbGVjdHJvbmljLXJlc291cmNlLW51bT48L3JlY29yZD48L0NpdGU+
PENpdGU+PEF1dGhvcj5FbGxlZ3JlbjwvQXV0aG9yPjxZZWFyPjIwMTI8L1llYXI+PFJlY051bT4x
NTwvUmVjTnVtPjxyZWNvcmQ+PHJlYy1udW1iZXI+MTU8L3JlYy1udW1iZXI+PGZvcmVpZ24ta2V5
cz48a2V5IGFwcD0iRU4iIGRiLWlkPSJ6ZDl2cnI5cjRzeHB2b2V4MHoyeDBzZW85NXR4OWZleHI5
NXQiIHRpbWVzdGFtcD0iMTQ4NjIyMTY5MyI+MTU8L2tleT48L2ZvcmVpZ24ta2V5cz48cmVmLXR5
cGUgbmFtZT0iSm91cm5hbCBBcnRpY2xlIj4xNzwvcmVmLXR5cGU+PGNvbnRyaWJ1dG9ycz48YXV0
aG9ycz48YXV0aG9yPkVsbGVncmVuLCBILjwvYXV0aG9yPjxhdXRob3I+U21lZHMsIEwuPC9hdXRo
b3I+PGF1dGhvcj5CdXJyaSwgUi48L2F1dGhvcj48YXV0aG9yPk9sYXNvbiwgUC4gSS48L2F1dGhv
cj48YXV0aG9yPkJhY2tzdHJvbSwgTi48L2F1dGhvcj48YXV0aG9yPkthd2FrYW1pLCBULjwvYXV0
aG9yPjxhdXRob3I+S3Vuc3RuZXIsIEEuPC9hdXRob3I+PGF1dGhvcj5NYWtpbmVuLCBILjwvYXV0
aG9yPjxhdXRob3I+TmFkYWNob3dza2EtQnJ6eXNrYSwgSy48L2F1dGhvcj48YXV0aG9yPlF2YXJu
c3Ryb20sIEEuPC9hdXRob3I+PGF1dGhvcj5VZWJiaW5nLCBTLjwvYXV0aG9yPjxhdXRob3I+V29s
ZiwgSi4gQi48L2F1dGhvcj48L2F1dGhvcnM+PC9jb250cmlidXRvcnM+PGF1dGgtYWRkcmVzcz5E
ZXB0IG9mIEV2b2x1dGlvbmFyeSBCaW9sb2d5LCBFdm9sdXRpb25hcnkgQmlvbG9neSBDZW50cmUs
IFVwcHNhbGEgVW5pdmVyc2l0eSwgTm9yYnl2YWdlbiAxOEQsIFNFLTc1MiAzNiBVcHBzYWxhLCBT
d2VkZW4uPC9hdXRoLWFkZHJlc3M+PHRpdGxlcz48dGl0bGU+VGhlIGdlbm9taWMgbGFuZHNjYXBl
IG9mIHNwZWNpZXMgZGl2ZXJnZW5jZSBpbiBGaWNlZHVsYSBmbHljYXRjaGVyczwvdGl0bGU+PHNl
Y29uZGFyeS10aXRsZT5OYXR1cmU8L3NlY29uZGFyeS10aXRsZT48L3RpdGxlcz48cGVyaW9kaWNh
bD48ZnVsbC10aXRsZT5OYXR1cmU8L2Z1bGwtdGl0bGU+PC9wZXJpb2RpY2FsPjxwYWdlcz43NTYt
NjA8L3BhZ2VzPjx2b2x1bWU+NDkxPC92b2x1bWU+PG51bWJlcj43NDI2PC9udW1iZXI+PGtleXdv
cmRzPjxrZXl3b3JkPkFuaW1hbHM8L2tleXdvcmQ+PGtleXdvcmQ+QmlvZGl2ZXJzaXR5PC9rZXl3
b3JkPjxrZXl3b3JkPkNlbnRyb21lcmUvZ2VuZXRpY3M8L2tleXdvcmQ+PGtleXdvcmQ+Q2hyb21v
c29tZXMvZ2VuZXRpY3M8L2tleXdvcmQ+PGtleXdvcmQ+R2VuZSBGcmVxdWVuY3k8L2tleXdvcmQ+
PGtleXdvcmQ+KkdlbmV0aWMgU3BlY2lhdGlvbjwva2V5d29yZD48a2V5d29yZD5HZW5ldGljIFZh
cmlhdGlvbjwva2V5d29yZD48a2V5d29yZD5HZW5vbWUvKmdlbmV0aWNzPC9rZXl3b3JkPjxrZXl3
b3JkPkdlbm9taWNzPC9rZXl3b3JkPjxrZXl3b3JkPk1hbGU8L2tleXdvcmQ+PGtleXdvcmQ+TW9s
ZWN1bGFyIFNlcXVlbmNlIERhdGE8L2tleXdvcmQ+PGtleXdvcmQ+UGh5bG9nZW55PC9rZXl3b3Jk
PjxrZXl3b3JkPlNlbGVjdGlvbiwgR2VuZXRpYy9nZW5ldGljczwva2V5d29yZD48a2V5d29yZD5T
b25nYmlyZHMvY2xhc3NpZmljYXRpb24vKmdlbmV0aWNzPC9rZXl3b3JkPjxrZXl3b3JkPlNwZWNp
ZXMgU3BlY2lmaWNpdHk8L2tleXdvcmQ+PGtleXdvcmQ+VGVsb21lcmUvZ2VuZXRpY3M8L2tleXdv
cmQ+PC9rZXl3b3Jkcz48ZGF0ZXM+PHllYXI+MjAxMjwveWVhcj48cHViLWRhdGVzPjxkYXRlPk5v
diAyOTwvZGF0ZT48L3B1Yi1kYXRlcz48L2RhdGVzPjxpc2JuPjE0NzYtNDY4NyAoRWxlY2==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sidR="007819CE">
        <w:rPr>
          <w:rFonts w:ascii="Times New Roman" w:hAnsi="Times New Roman" w:cs="Times New Roman"/>
          <w:sz w:val="24"/>
          <w:szCs w:val="24"/>
        </w:rPr>
        <w:fldChar w:fldCharType="begin">
          <w:fldData xml:space="preserve">dHJvbmljKSYjeEQ7MDAyOC0wODM2IChMaW5raW5nKTwvaXNibj48YWNjZXNzaW9uLW51bT4yMzEw
Mzg3NjwvYWNjZXNzaW9uLW51bT48dXJscz48cmVsYXRlZC11cmxzPjx1cmw+aHR0cHM6Ly93d3cu
bmNiaS5ubG0ubmloLmdvdi9wdWJtZWQvMjMxMDM4NzY8L3VybD48L3JlbGF0ZWQtdXJscz48L3Vy
bHM+PGVsZWN0cm9uaWMtcmVzb3VyY2UtbnVtPjEwLjEwMzgvbmF0dXJlMTE1ODQ8L2VsZWN0cm9u
aWMtcmVzb3VyY2UtbnVtPjwvcmVjb3JkPjwvQ2l0ZT48Q2l0ZT48QXV0aG9yPlNlZWhhdXNlbjwv
QXV0aG9yPjxZZWFyPjIwMTQ8L1llYXI+PFJlY051bT4zNjwvUmVjTnVtPjxyZWNvcmQ+PHJlYy1u
dW1iZXI+MzY8L3JlYy1udW1iZXI+PGZvcmVpZ24ta2V5cz48a2V5IGFwcD0iRU4iIGRiLWlkPSJ6
ZDl2cnI5cjRzeHB2b2V4MHoyeDBzZW85NXR4OWZleHI5NXQiIHRpbWVzdGFtcD0iMTQ4NjIyODM3
MSI+MzY8L2tleT48L2ZvcmVpZ24ta2V5cz48cmVmLXR5cGUgbmFtZT0iSm91cm5hbCBBcnRpY2xl
Ij4xNzwvcmVmLXR5cGU+PGNvbnRyaWJ1dG9ycz48YXV0aG9ycz48YXV0aG9yPlNlZWhhdXNlbiwg
Ty48L2F1dGhvcj48YXV0aG9yPkJ1dGxpbiwgUi4gSy48L2F1dGhvcj48YXV0aG9yPktlbGxlciwg
SS48L2F1dGhvcj48YXV0aG9yPldhZ25lciwgQy4gRS48L2F1dGhvcj48YXV0aG9yPkJvdWdobWFu
LCBKLiBXLjwvYXV0aG9yPjxhdXRob3I+SG9oZW5sb2hlLCBQLiBBLjwvYXV0aG9yPjxhdXRob3I+
UGVpY2hlbCwgQy4gTC48L2F1dGhvcj48YXV0aG9yPlNhZXRyZSwgRy4gUC48L2F1dGhvcj48YXV0
aG9yPkJhbmssIEMuPC9hdXRob3I+PGF1dGhvcj5CcmFubnN0cm9tLCBBLjwvYXV0aG9yPjxhdXRo
b3I+QnJlbHNmb3JkLCBBLjwvYXV0aG9yPjxhdXRob3I+Q2xhcmtzb24sIEMuIFMuPC9hdXRob3I+
PGF1dGhvcj5Fcm91a2htYW5vZmYsIEYuPC9hdXRob3I+PGF1dGhvcj5GZWRlciwgSi4gTC48L2F1
dGhvcj48YXV0aG9yPkZpc2NoZXIsIE0uIEMuPC9hdXRob3I+PGF1dGhvcj5Gb290ZSwgQS4gRC48
L2F1dGhvcj48YXV0aG9yPkZyYW5jaGluaSwgUC48L2F1dGhvcj48YXV0aG9yPkppZ2dpbnMsIEMu
IEQuPC9hdXRob3I+PGF1dGhvcj5Kb25lcywgRi4gQy48L2F1dGhvcj48YXV0aG9yPkxpbmRob2xt
LCBBLiBLLjwvYXV0aG9yPjxhdXRob3I+THVjZWssIEsuPC9hdXRob3I+PGF1dGhvcj5NYWFuLCBN
LiBFLjwvYXV0aG9yPjxhdXRob3I+TWFycXVlcywgRC4gQS48L2F1dGhvcj48YXV0aG9yPk1hcnRp
biwgUy4gSC48L2F1dGhvcj48YXV0aG9yPk1hdHRoZXdzLCBCLjwvYXV0aG9yPjxhdXRob3I+TWVp
ZXIsIEouIEkuPC9hdXRob3I+PGF1dGhvcj5Nb3N0LCBNLjwvYXV0aG9yPjxhdXRob3I+TmFjaG1h
biwgTS4gVy48L2F1dGhvcj48YXV0aG9yPk5vbmFrYSwgRS48L2F1dGhvcj48YXV0aG9yPlJlbm5p
c29uLCBELiBKLjwvYXV0aG9yPjxhdXRob3I+U2Nod2FyemVyLCBKLjwvYXV0aG9yPjxhdXRob3I+
V2F0c29uLCBFLiBULjwvYXV0aG9yPjxhdXRob3I+V2VzdHJhbSwgQS4gTS48L2F1dGhvcj48YXV0
aG9yPldpZG1lciwgQS48L2F1dGhvcj48L2F1dGhvcnM+PC9jb250cmlidXRvcnM+PGF1dGgtYWRk
cmVzcz5EZXBhcnRtZW50IG9mIEZpc2ggRWNvbG9neSBhbmQgRXZvbHV0aW9uLCBFYXdhZzogU3dp
c3MgRmVkZXJhbCBJbnN0aXR1dGUgb2YgQXF1YXRpYyBTY2llbmNlIGFuZCBUZWNobm9sb2d5LCBD
ZW50ZXIgZm9yIEVjb2xvZ3ksIEV2b2x1dGlvbiBhbmQgQmlvZ2VvY2hlbWlzdHJ5LCA2MDQ3IEth
c3RhbmllbmJhdW0sIFN3aXR6ZXJsYW5kOyBhbmQgRGl2aXNpb24gb2YgQXF1YXRpYyBFY29sb2d5
IGFuZCBFdm9sdXRpb24sIEluc3RpdHV0ZSBvZiBFY29sb2d5IGFuZCBFdm9sdXRpb24sIFVuaXZl
cnNpdHkgb2YgQmVybiwgMzAxMiBCZXJuLCBTd2l0emVybGFuZC4mI3hEO0RlcGFydG1lbnQgb2Yg
QW5pbWFsIGFuZCBQbGFudCBTY2llbmNlcywgdGhlIFVuaXZlcnNpdHkgb2YgU2hlZmZpZWxkLCBT
aGVmZmllbGQgUzEwIDJUTiwgVUs7IGFuZCB0aGUgU3ZlbiBMb3ZlbiBDZW50cmUgLSBUamFybm8s
IFVuaXZlcnNpdHkgb2YgR290aGVuYnVyZywgUy00NTIgOTYgU3Ryb21zdGFkLCBTd2VkZW4uJiN4
RDtEZXBhcnRtZW50IG9mIEZpc2ggRWNvbG9neSBhbmQgRXZvbHV0aW9uLCBFYXdhZzogU3dpc3Mg
RmVkZXJhbCBJbnN0aXR1dGUgb2YgQXF1YXRpYyBTY2llbmNlIGFuZCBUZWNobm9sb2d5LCBDZW50
ZXIgZm9yIEVjb2xvZ3ksIEV2b2x1dGlvbiBhbmQgQmlvZ2VvY2hlbWlzdHJ5LCA2MDQ3IEthc3Rh
bmllbmJhdW0sIFN3aXR6ZXJsYW5kOyB0aGUgRGl2aXNpb24gb2YgQXF1YXRpYyBFY29sb2d5IGFu
ZCBFdm9sdXRpb24sIEluc3RpdHV0ZSBvZiBFY29sb2d5IGFuZCBFdm9sdXRpb24sIFVuaXZlcnNp
dHkgb2YgQmVybiwgMzAxMiBCZXJuLCBTd2l0emVybGFuZDsgYW5kIHRoZSBJbnN0aXR1dGUgb2Yg
SW50ZWdyYXRpdmUgQmlvbG9neSwgRVRIIFp1cmljaCwgRVRIIFplbnRydW0gQ0hOLCA4MDkyIFp1
cmljaCwgU3dpdHplcmxhbmQuJiN4RDtEZXBhcnRtZW50IG9mIEZpc2ggRWNvbG9neSBhbmQgRXZv
bHV0aW9uLCBFYXdhZzogU3dpc3MgRmVkZXJhbCBJbnN0aXR1dGUgb2YgQXF1YXRpYyBTY2llbmNl
IGFuZCBUZWNobm9sb2d5LCBDZW50ZXIgZm9yIEVjb2xvZ3ksIEV2b2x1dGlvbiBhbmQgQmlvZ2Vv
Y2hlbWlzdHJ5LCA2MDQ3IEthc3RhbmllbmJhdW0sIFN3aXR6ZXJsYW5kOyBhbmQgdGhlIERpdmlz
aW9uIG9mIEFxdWF0aWMgRWNvbG9neSBhbmQgRXZvbHV0aW9uLCBJbnN0aXR1dGUgb2YgRWNvbG9n
eSBhbmQgRXZvbHV0aW9uLCBVbml2ZXJzaXR5IG9mIEJlcm4sIDMwMTIgQmVybiwgU3dpdHplcmxh
bmQuJiN4RDtEZXBhcnRtZW50IG9mIEZpc2ggRWNvbG9neSBhbmQgRXZvbHV0aW9uLCBFYXdhZzog
U3dpc3MgRmVkZXJhbCBJbnN0aXR1dGUgb2YgQXF1YXRpYyBTY2llbmNlIGFuZCBUZWNobm9sb2d5
LCBDZW50ZXIgZm9yIEVjb2xvZ3ksIEV2b2x1dGlvbiBhbmQgQmlvZ2VvY2hlbWlzdHJ5LCA2MDQ3
IEthc3RhbmllbmJhdW0sIFN3aXR6ZXJsYW5kOyBhbmQgdGhlIERlcGFydG1lbnQgb2YgWm9vbG9n
eTsgRWNvbG9neSwgRXZvbHV0aW9uYXJ5IEJpb2xvZ3kgYW5kIEJlaGF2aW9yIFByb2dyYW07IEJF
QUNPTiBDZW50ZXIsIE1pY2hpZ2FuIFN0YXRlIFVuaXZlcnNpdHksIDIwMyBOYXR1cmFsIFNjaWVu
Y2VzLCBFYXN0IExhbnNpbmcsIE1pY2hpZ2FuIDQ4ODI0LCBVU0EuJiN4RDtEZXBhcnRtZW50IG9m
IEJpb2xvZ2ljYWwgU2NpZW5jZXMsIEluc3RpdHV0ZSBvZiBCaW9pbmZvcm1hdGljcyBhbmQgRXZv
bHV0aW9uYXJ5IFN0dWRpZXMsIFVuaXZlcnNpdHkgb2YgSWRhaG8sIE1vc2NvdywgSWRhaG8gODM4
NDQtMzA1MSwgVVNBLiYjeEQ7RGl2aXNpb24gb2YgSHVtYW4gQmlvbG9neSwgRnJlZCBIdXRjaGlu
c29uIENhbmNlciBSZXNlYXJjaCBDZW50ZXIsIFNlYXR0bGUsIFdhc2hpbmd0b24gOTgxMDksIFVT
QS4mI3hEO0RlcGFydG1lbnQgb2YgQmlvc2NpZW5jZXMsIENlbnRyZSBmb3IgRWNvbG9naWNhbCBh
bmQgRXZvbHV0aW9uYXJ5IFN5bnRoZXNpcywgVW5pdmVyc2l0eSBvZiBPc2xvLCBQTyBCT1ggMTA2
NiwgQmxpbmRlcm4sIE4tMDMxNiBPc2xvLCBOb3J3YXkuJiN4RDtTY2hvb2wgb2YgTGlmZSBTY2ll
bmNlcywgRWNvbGUgUG9seXRlY2huaXF1ZSBGZWRlcmFsZSBkZSBMYXVzYW5uZSwgMTAxNSBMYXVz
YW5uZSwgU3dpdHplcmxhbmQuJiN4RDtJbnRlZ3JhdGVkIFNjaWVuY2UgTGFib3JhdG9yeSBhbmQg
dGhlIERlcGFydG1lbnQgb2YgTWF0aGVtYXRpY3MgYW5kIE1hdGhlbWF0aWNhbCBTdGF0aXN0aWNz
LCBVbWVhIFVuaXZlcnNpdHksIDkwMTg3IFVtZWEsIFN3ZWRlbi4mI3hEO0RlcGFydG1lbnQgb2Yg
RWNvbG9neSBhbmQgRXZvbHV0aW9uLCBVbml2ZXJzaXR5IG9mIExhdXNhbm5lLCBDSC0xMDE1IExh
dXNhbm5lLCBTd2l0emVybGFuZC4mI3hEO0xpdmVycG9vbCBTY2hvb2wgb2YgVHJvcGljYWwgTWVk
aWNpbmUsIExpdmVycG9vbCBMMyA1UUEsIFVLLiYjeEQ7RGVwYXJ0bWVudCBvZiBCaW9sb2dpY2Fs
IFNjaWVuY2VzLCBVbml2ZXJzaXR5IG9mIE5vdHJlIERhbWUsIE5vdHJlIERhbWUsIEluZGlhbmEg
NDY1NTYtMDM2OSBVU0EuJiN4RDtJbnN0aXR1dGUgb2YgSW50ZWdyYXRpdmUgQmlvbG9neSwgRVRI
IFp1cmljaCwgRVRIIFplbnRydW0gQ0hOLCA4MDkyIFp1cmljaCwgU3dpdHplcmxhbmQuJiN4RDtD
ZW50cmUgZm9yIEdlb0dlbmV0aWNzLCBOYXR1cmFsIEhpc3RvcnkgTXVzZXVtIG9mIERlbm1hcmss
IFVuaXZlcnNpdHkgb2YgQ29wZW5oYWdlbiwgREstMTM1MCBDb3BlbmhhZ2VuLCBEZW5tYXJrLiBQ
cmVzZW50IGFkZHJlc3M6IHRoZSBEZXBhcnRtZW50IG9mIEV2b2x1dGlvbmFyeSBCaW9sb2d5LCBF
dm9sdXRpb25hcnkgQmlvbG9neSBDZW50cmUsIFVwcHNhbGEgVW5pdmVyc2l0eSwgU0UtNzUyIDM2
IFVwcHNhbGEsIFN3ZWRlbi4mI3hEO0xlaHJzdHVobCBmdXIgWm9vbG9naWUgdW5kIEV2b2x1dGlv
bnNiaW9sb2dpZSwgRGVwYXJ0bWVudCBvZiBCaW9sb2d5LCBVbml2ZXJzaXR5IG9mIEtvbnN0YW56
LCA3ODQ1NyBLb25zdGFueiwgR2VybWFueS4mI3hEO0RlcGFydG1lbnQgb2YgWm9vbG9neSwgVW5p
dmVyc2l0eSBvZiBDYW1icmlkZ2UsIENhbWJyaWRnZSBDQjIgM0VKLCBVSy4mI3hEO0ZyaWVkcmlj
aCBNaWVzY2hlciBMYWJvcmF0b3J5IG9mIHRoZSBNYXggUGxhbmNrIFNvY2lldHksIDcyMDc2IFR1
YmluZ2VuLCBHZXJtYW55LiYjeEQ7SW5zdGl0dXRlIG9mIEV2b2x1dGlvbmFyeSBCaW9sb2d5IGFu
ZCBFbnZpcm9ubWVudGFsIFN0dWRpZXMsIFVuaXZlcnNpdHkgb2YgWnVyaWNoLCBDSC04MDU3IFp1
cmljaCwgU3dpdHplcmxhbmQuJiN4RDtCZWhhdmlvdXJhbCBCaW9sb2d5IEdyb3VwLCBDZW50cmUg
Zm9yIEJlaGF2aW91ciBhbmQgTmV1cm9zY2llbmNlcywgVW5pdmVyc2l0eSBvZiBHcm9uaW5nZW4s
IFBPIEJPWCAxMTEwMywgOTcwMCBDQyBHcm9uaW5nZW4sIFRoZSBOZXRoZXJsYW5kcy4mI3hEO0Rl
cGFydG1lbnQgb2YgRmlzaCBFY29sb2d5IGFuZCBFdm9sdXRpb24sIEVhd2FnOiBTd2lzcyBGZWRl
cmFsIEluc3RpdHV0ZSBvZiBBcXVhdGljIFNjaWVuY2UgYW5kIFRlY2hub2xvZ3ksIENlbnRlciBm
b3IgRWNvbG9neSwgRXZvbHV0aW9uIGFuZCBCaW9nZW9jaGVtaXN0cnksIDYwNDcgS2FzdGFuaWVu
YmF1bSwgU3dpdHplcmxhbmQ7IHRoZSBEaXZpc2lvbiBvZiBBcXVhdGljIEVjb2xvZ3kgYW5kIEV2
b2x1dGlvbiwgYW5kIHRoZSBDb21wdXRhdGlvbmFsIGFuZCBNb2xlY3VsYXIgUG9wdWxhdGlvbiBH
ZW5ldGljcyBMYWJvcmF0b3J5LCBJbnN0aXR1dGUgb2YgRWNvbG9neSBhbmQgRXZvbHV0aW9uLCBV
bml2ZXJzaXR5IG9mIEJlcm4sIDMwMTIgQmVybiwgU3dpdHplcmxhbmQuJiN4RDtEZXBhcnRtZW50
IG9mIEFxdWF0aWMgRWNvbG9neSwgRWF3YWc6IFN3aXNzIEZlZGVyYWwgSW5zdGl0dXRlIG9mIEFx
dWF0aWMgU2NpZW5jZSBhbmQgVGVjaG5vbG9neSwgQ2VudGVyIGZvciBFY29sb2d5LCBFdm9sdXRp
b24gYW5kIEJpb2dlb2NoZW1pc3RyeSwgNjA0NyBLYXN0YW5pZW5iYXVtLCBTd2l0emVybGFuZC4m
I3hEO0RlcGFydG1lbnQgb2YgWm9vbG9neSwgVW5pdmVyc2l0eSBvZiBDYW1icmlkZ2UsIENhbWJy
aWRnZSBDQjIgM0VKLCBVSzsgYW5kIHRoZSBEZXBhcnRtZW50IG9mIEFxdWF0aWMgRWNvbG9neSwg
RWF3YWc6IFN3aXNzIEZlZGVyYWwgSW5zdGl0dXRlIG9mIEFxdWF0aWMgU2NpZW5jZSBhbmQgVGVj
aG5vbG9neSwgODYwMCBEdWJlbmRvcmYsIFN3aXR6ZXJsYW5kLiYjeEQ7TXVzZXVtIG9mIFZlcnRl
YnJhdGUgWm9vbG9neSBhbmQgRGVwYXJ0bWVudCBvZiBJbnRlZ3JhdGl2ZSBCaW9sb2d5LCBVbml2
ZXJzaXR5IG9mIENhbGlmb3JuaWEsIEJlcmtlbGV5LCBDYWxpZm9ybmlhIDk0NzIwLTMxNjAsIFVT
QS4mI3hEO0ludGVncmF0ZWQgU2NpZW5jZSBMYWJvcmF0b3J5IGFuZCBEZXBhcnRtZW50IG9mIEVj
b2xvZ3kgYW5kIEVudmlyb25tZW50YWwgU2NpZW5jZSwgVW1lYSBVbml2ZXJzaXR5LCA5MDE4NyBV
bWVhLCBTd2VkZW4uJiN4RDtEZXBhcnRtZW50IG9mIFpvb2xvZ3ksIFVuaXZlcnNpdHkgb2YgQnJp
dGlzaCBDb2x1bWJpYSwgVmFuY291dmVyLCBCcml0aXNoIENvbHVtYmlhIFY2VCAxWjQsIENhbmFk
YS4mI3hEO0RlcGFydG1lbnQgb2YgRmlzaCBFY29sb2d5IGFuZCBFdm9sdXRpb24sIEVhd2FnOiBT
d2lzcyBGZWRlcmFsIEluc3RpdHV0ZSBvZiBBcXVhdGljIFNjaWVuY2UgYW5kIFRlY2hub2xvZ3ks
IENlbnRlciBmb3IgRWNvbG9neSwgRXZvbHV0aW9uIGFuZCBCaW9nZW9jaGVtaXN0cnksIDYwNDcg
S2FzdGFuaWVuYmF1bSwgU3dpdHplcmxhbmQ7IHRoZSBEaXZpc2lvbiBvZiBBcXVhdGljIEVjb2xv
Z3kgYW5kIEV2b2x1dGlvbiwgSW5zdGl0dXRlIG9mIEVjb2xvZ3kgYW5kIEV2b2x1dGlvbiwgVW5p
dmVyc2l0eSBvZiBCZXJuLCAzMDEyIEJlcm4sIFN3aXR6ZXJsYW5kOyBhbmQgWm9vbG9naXNjaGVz
IEZvcnNjaHVuZ3NtdXNldW0gQWxleGFuZGVyIEtvZW5pZywgNTMxMTMgQm9ubiwgR2VybWFueS4m
I3hEO0RlcGFydG1lbnQgb2YgQmlvbG9neSwgVGhlIFVuaXZlcnNpdHkgb2YgVGV4YXMgYXQgQXJs
aW5ndG9uLCA3NjAxMC0wNDk4IFRleGFzLCBVU0EuJiN4RDtEZXBhcnRtZW50IG9mIEFuaW1hbCBh
bmQgUGxhbnQgU2NpZW5jZXMsIHRoZSBVbml2ZXJzaXR5IG9mIFNoZWZmaWVsZCwgU2hlZmZpZWxk
IFMxMCAyVE4sIFVLLjwvYXV0aC1hZGRyZXNzPjx0aXRsZXM+PHRpdGxlPkdlbm9taWNzIGFuZCB0
aGUgb3JpZ2luIG9mIHNwZWNpZXM8L3RpdGxlPjxzZWNvbmRhcnktdGl0bGU+TmF0IFJldiBHZW5l
dDwvc2Vjb25kYXJ5LXRpdGxlPjwvdGl0bGVzPjxwZXJpb2RpY2FsPjxmdWxsLXRpdGxlPk5hdCBS
ZXYgR2VuZXQ8L2Z1bGwtdGl0bGU+PC9wZXJpb2RpY2FsPjxwYWdlcz4xNzYtOTI8L3BhZ2VzPjx2
b2x1bWU+MTU8L3ZvbHVtZT48bnVtYmVyPjM8L251bWJlcj48a2V5d29yZHM+PGtleXdvcmQ+Qmlv
ZGl2ZXJzaXR5PC9rZXl3b3JkPjxrZXl3b3JkPipHZW5vbWljczwva2V5d29yZD48a2V5d29yZD5N
b2RlbHMsIEdlbmV0aWM8L2tleXdvcmQ+PC9rZXl3b3Jkcz48ZGF0ZXM+PHllYXI+MjAxNDwveWVh
cj48cHViLWRhdGVzPjxkYXRlPk1hcjwvZGF0ZT48L3B1Yi1kYXRlcz48L2RhdGVzPjxpc2JuPjE0
NzEtMDA2NCAoRWxlY3Ryb25pYykmI3hEOzE0NzEtMDA1NiAoTGlua2luZyk8L2lzYm4+PGFjY2Vz
c2lvbi1udW0+MjQ1MzUyODY8L2FjY2Vzc2lvbi1udW0+PHVybHM+PHJlbGF0ZWQtdXJscz48dXJs
Pmh0dHBzOi8vd3d3Lm5jYmkubmxtLm5paC5nb3YvcHVibWVkLzI0NTM1Mjg2PC91cmw+PC9yZWxh
dGVkLXVybHM+PC91cmxzPjxlbGVjdHJvbmljLXJlc291cmNlLW51bT4xMC4xMDM4L25yZzM2NDQ8
L2VsZWN0cm9uaWMtcmVzb3VyY2UtbnVtPjwvcmVjb3JkPjwvQ2l0ZT48L0VuZE5vdGU+AG==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sidR="0052132E">
        <w:rPr>
          <w:rFonts w:ascii="Times New Roman" w:hAnsi="Times New Roman" w:cs="Times New Roman"/>
          <w:sz w:val="24"/>
          <w:szCs w:val="24"/>
        </w:rPr>
      </w:r>
      <w:r w:rsidR="0052132E">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1" w:tooltip="Seehausen, 2014 #36" w:history="1">
        <w:r w:rsidR="008834D1">
          <w:rPr>
            <w:rFonts w:ascii="Times New Roman" w:hAnsi="Times New Roman" w:cs="Times New Roman"/>
            <w:noProof/>
            <w:sz w:val="24"/>
            <w:szCs w:val="24"/>
          </w:rPr>
          <w:t>1-9</w:t>
        </w:r>
      </w:hyperlink>
      <w:r w:rsidR="004D577F">
        <w:rPr>
          <w:rFonts w:ascii="Times New Roman" w:hAnsi="Times New Roman" w:cs="Times New Roman"/>
          <w:noProof/>
          <w:sz w:val="24"/>
          <w:szCs w:val="24"/>
        </w:rPr>
        <w:t>)</w:t>
      </w:r>
      <w:r w:rsidR="0052132E">
        <w:rPr>
          <w:rFonts w:ascii="Times New Roman" w:hAnsi="Times New Roman" w:cs="Times New Roman"/>
          <w:sz w:val="24"/>
          <w:szCs w:val="24"/>
        </w:rPr>
        <w:fldChar w:fldCharType="end"/>
      </w:r>
      <w:r>
        <w:rPr>
          <w:rFonts w:ascii="Times New Roman" w:hAnsi="Times New Roman" w:cs="Times New Roman" w:hint="eastAsia"/>
          <w:sz w:val="24"/>
          <w:szCs w:val="24"/>
        </w:rPr>
        <w:t xml:space="preserve">. </w:t>
      </w:r>
      <w:r>
        <w:rPr>
          <w:rFonts w:ascii="Times New Roman" w:hAnsi="Times New Roman" w:cs="Times New Roman"/>
          <w:sz w:val="24"/>
          <w:szCs w:val="24"/>
        </w:rPr>
        <w:t xml:space="preserve">The </w:t>
      </w:r>
      <w:r>
        <w:rPr>
          <w:rFonts w:ascii="Times New Roman" w:hAnsi="Times New Roman" w:cs="Times New Roman" w:hint="eastAsia"/>
          <w:sz w:val="24"/>
          <w:szCs w:val="24"/>
        </w:rPr>
        <w:t xml:space="preserve">genome assembly and characterizing of genetic variation </w:t>
      </w:r>
      <w:r w:rsidR="00CC0EFB">
        <w:rPr>
          <w:rFonts w:ascii="Times New Roman" w:hAnsi="Times New Roman" w:cs="Times New Roman"/>
          <w:sz w:val="24"/>
          <w:szCs w:val="24"/>
        </w:rPr>
        <w:t>in</w:t>
      </w:r>
      <w:r>
        <w:rPr>
          <w:rFonts w:ascii="Times New Roman" w:hAnsi="Times New Roman" w:cs="Times New Roman" w:hint="eastAsia"/>
          <w:sz w:val="24"/>
          <w:szCs w:val="24"/>
        </w:rPr>
        <w:t xml:space="preserve"> many domestic and wild animal</w:t>
      </w:r>
      <w:r w:rsidR="00CC0EFB">
        <w:rPr>
          <w:rFonts w:ascii="Times New Roman" w:hAnsi="Times New Roman" w:cs="Times New Roman"/>
          <w:sz w:val="24"/>
          <w:szCs w:val="24"/>
        </w:rPr>
        <w:t>s</w:t>
      </w:r>
      <w:r>
        <w:rPr>
          <w:rFonts w:ascii="Times New Roman" w:hAnsi="Times New Roman" w:cs="Times New Roman" w:hint="eastAsia"/>
          <w:sz w:val="24"/>
          <w:szCs w:val="24"/>
        </w:rPr>
        <w:t xml:space="preserve"> have </w:t>
      </w:r>
      <w:ins w:id="2" w:author="liu rui" w:date="2018-10-08T14:04:00Z">
        <w:r w:rsidR="00DA4F8C">
          <w:rPr>
            <w:rFonts w:ascii="Times New Roman" w:hAnsi="Times New Roman" w:cs="Times New Roman"/>
            <w:sz w:val="24"/>
            <w:szCs w:val="24"/>
          </w:rPr>
          <w:t>facilitated</w:t>
        </w:r>
      </w:ins>
      <w:ins w:id="3" w:author="liu rui" w:date="2018-10-08T13:56:00Z">
        <w:r w:rsidR="00374F29">
          <w:rPr>
            <w:rFonts w:ascii="Times New Roman" w:hAnsi="Times New Roman" w:cs="Times New Roman"/>
            <w:sz w:val="24"/>
            <w:szCs w:val="24"/>
          </w:rPr>
          <w:t xml:space="preserve"> </w:t>
        </w:r>
      </w:ins>
      <w:ins w:id="4" w:author="liu rui" w:date="2018-10-08T14:05:00Z">
        <w:r w:rsidR="00DA4F8C">
          <w:rPr>
            <w:rFonts w:ascii="Times New Roman" w:hAnsi="Times New Roman" w:cs="Times New Roman"/>
            <w:sz w:val="24"/>
            <w:szCs w:val="24"/>
          </w:rPr>
          <w:t>the revealing of</w:t>
        </w:r>
      </w:ins>
      <w:del w:id="5" w:author="liu rui" w:date="2018-10-08T14:05:00Z">
        <w:r w:rsidDel="00DA4F8C">
          <w:rPr>
            <w:rFonts w:ascii="Times New Roman" w:hAnsi="Times New Roman" w:cs="Times New Roman" w:hint="eastAsia"/>
            <w:sz w:val="24"/>
            <w:szCs w:val="24"/>
          </w:rPr>
          <w:delText>revealed</w:delText>
        </w:r>
      </w:del>
      <w:r>
        <w:rPr>
          <w:rFonts w:ascii="Times New Roman" w:hAnsi="Times New Roman" w:cs="Times New Roman" w:hint="eastAsia"/>
          <w:sz w:val="24"/>
          <w:szCs w:val="24"/>
        </w:rPr>
        <w:t xml:space="preserve"> the</w:t>
      </w:r>
      <w:r w:rsidR="00CC0EFB">
        <w:rPr>
          <w:rFonts w:ascii="Times New Roman" w:hAnsi="Times New Roman" w:cs="Times New Roman"/>
          <w:sz w:val="24"/>
          <w:szCs w:val="24"/>
        </w:rPr>
        <w:t>ir</w:t>
      </w:r>
      <w:r>
        <w:rPr>
          <w:rFonts w:ascii="Times New Roman" w:hAnsi="Times New Roman" w:cs="Times New Roman" w:hint="eastAsia"/>
          <w:sz w:val="24"/>
          <w:szCs w:val="24"/>
        </w:rPr>
        <w:t xml:space="preserve"> complex demographic history, which </w:t>
      </w:r>
      <w:r w:rsidR="00CC0EFB">
        <w:rPr>
          <w:rFonts w:ascii="Times New Roman" w:hAnsi="Times New Roman" w:cs="Times New Roman"/>
          <w:sz w:val="24"/>
          <w:szCs w:val="24"/>
        </w:rPr>
        <w:t>provides</w:t>
      </w:r>
      <w:r>
        <w:rPr>
          <w:rFonts w:ascii="Times New Roman" w:hAnsi="Times New Roman" w:cs="Times New Roman" w:hint="eastAsia"/>
          <w:sz w:val="24"/>
          <w:szCs w:val="24"/>
        </w:rPr>
        <w:t xml:space="preserve"> profound knowledge</w:t>
      </w:r>
      <w:r w:rsidR="00061222">
        <w:rPr>
          <w:rFonts w:ascii="Times New Roman" w:hAnsi="Times New Roman" w:cs="Times New Roman"/>
          <w:sz w:val="24"/>
          <w:szCs w:val="24"/>
        </w:rPr>
        <w:t>s</w:t>
      </w:r>
      <w:r>
        <w:rPr>
          <w:rFonts w:ascii="Times New Roman" w:hAnsi="Times New Roman" w:cs="Times New Roman" w:hint="eastAsia"/>
          <w:sz w:val="24"/>
          <w:szCs w:val="24"/>
        </w:rPr>
        <w:t xml:space="preserve"> </w:t>
      </w:r>
      <w:r w:rsidR="00CC0EFB">
        <w:rPr>
          <w:rFonts w:ascii="Times New Roman" w:hAnsi="Times New Roman" w:cs="Times New Roman"/>
          <w:sz w:val="24"/>
          <w:szCs w:val="24"/>
        </w:rPr>
        <w:t>for</w:t>
      </w:r>
      <w:r>
        <w:rPr>
          <w:rFonts w:ascii="Times New Roman" w:hAnsi="Times New Roman" w:cs="Times New Roman" w:hint="eastAsia"/>
          <w:sz w:val="24"/>
          <w:szCs w:val="24"/>
        </w:rPr>
        <w:t xml:space="preserve"> both domestication and speciation</w:t>
      </w:r>
      <w:r w:rsidR="00CC0EFB">
        <w:rPr>
          <w:rFonts w:ascii="Times New Roman" w:hAnsi="Times New Roman" w:cs="Times New Roman"/>
          <w:sz w:val="24"/>
          <w:szCs w:val="24"/>
        </w:rPr>
        <w:t xml:space="preserve"> studies </w:t>
      </w:r>
      <w:r w:rsidR="00B14026">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MjAxMzwvWWVhcj48UmVjTnVtPjY0PC9SZWNOdW0+PERpc3BsYXlUZXh0Pig2LTgsIDEwKTwvRGlz
cGxheVRleHQ+PHJlY29yZD48cmVjLW51bWJlcj42NDwvcmVjLW51bWJlcj48Zm9yZWlnbi1rZXlz
PjxrZXkgYXBwPSJFTiIgZGItaWQ9InpkOXZycjlyNHN4cHZvZXgwejJ4MHNlbzk1dHg5ZmV4cjk1
dCIgdGltZXN0YW1wPSIxNDkxMDQ4OTI3Ij42NDwva2V5PjwvZm9yZWlnbi1rZXlzPjxyZWYtdHlw
ZSBuYW1lPSJKb3VybmFsIEFydGljbGUiPjE3PC9yZWYtdHlwZT48Y29udHJpYnV0b3JzPjxhdXRo
b3JzPjxhdXRob3I+TmFkYWNob3dza2EtQnJ6eXNrYSwgSy48L2F1dGhvcj48YXV0aG9yPkJ1cnJp
LCBSLjwvYXV0aG9yPjxhdXRob3I+T2xhc29uLCBQLiBJLjwvYXV0aG9yPjxhdXRob3I+S2F3YWth
bWksIFQuPC9hdXRob3I+PGF1dGhvcj5TbWVkcywgTC48L2F1dGhvcj48YXV0aG9yPkVsbGVncmVu
LCBILjwvYXV0aG9yPjwvYXV0aG9ycz48L2NvbnRyaWJ1dG9ycz48YXV0aC1hZGRyZXNzPkRlcGFy
dG1lbnQgb2YgRXZvbHV0aW9uYXJ5IEJpb2xvZ3ksIEV2b2x1dGlvbmFyeSBCaW9sb2d5IENlbnRy
ZSwgVXBwc2FsYSBVbml2ZXJzaXR5LCBVcHBzYWxhLCBTd2VkZW4uPC9hdXRoLWFkZHJlc3M+PHRp
dGxlcz48dGl0bGU+RGVtb2dyYXBoaWMgZGl2ZXJnZW5jZSBoaXN0b3J5IG9mIHBpZWQgZmx5Y2F0
Y2hlciBhbmQgY29sbGFyZWQgZmx5Y2F0Y2hlciBpbmZlcnJlZCBmcm9tIHdob2xlLWdlbm9tZSBy
ZS1zZXF1ZW5jaW5nIGRhdGE8L3RpdGxlPjxzZWNvbmRhcnktdGl0bGU+UExvUyBHZW5ldDwvc2Vj
b25kYXJ5LXRpdGxlPjwvdGl0bGVzPjxwZXJpb2RpY2FsPjxmdWxsLXRpdGxlPlBMb1MgR2VuZXQ8
L2Z1bGwtdGl0bGU+PC9wZXJpb2RpY2FsPjxwYWdlcz5lMTAwMzk0MjwvcGFnZXM+PHZvbHVtZT45
PC92b2x1bWU+PG51bWJlcj4xMTwvbnVtYmVyPjxrZXl3b3Jkcz48a2V5d29yZD5BbmltYWxzPC9r
ZXl3b3JkPjxrZXl3b3JkPkJheWVzIFRoZW9yZW08L2tleXdvcmQ+PGtleXdvcmQ+KkJpb2xvZ2lj
YWwgRXZvbHV0aW9uPC9rZXl3b3JkPjxrZXl3b3JkPkdlbmUgRmxvdzwva2V5d29yZD48a2V5d29y
ZD4qR2VuZXRpYyBTcGVjaWF0aW9uPC9rZXl3b3JkPjxrZXl3b3JkPkdlbmV0aWMgVmFyaWF0aW9u
PC9rZXl3b3JkPjxrZXl3b3JkPk1hcmtvdiBDaGFpbnM8L2tleXdvcmQ+PGtleXdvcmQ+UG9wdWxh
dGlvbiBEZW5zaXR5PC9rZXl3b3JkPjxrZXl3b3JkPipTZWxlY3Rpb24sIEdlbmV0aWM8L2tleXdv
cmQ+PGtleXdvcmQ+U2VxdWVuY2UgQW5hbHlzaXMsIEROQTwva2V5d29yZD48a2V5d29yZD5Tb25n
YmlyZHMvKmdlbmV0aWNzPC9rZXl3b3JkPjwva2V5d29yZHM+PGRhdGVzPjx5ZWFyPjIwMTM8L3ll
YXI+PHB1Yi1kYXRlcz48ZGF0ZT5Ob3Y8L2RhdGU+PC9wdWItZGF0ZXM+PC9kYXRlcz48aXNibj4x
NTUzLTc0MDQgKEVsZWN0cm9uaWMpJiN4RDsxNTUzLTczOTAgKExpbmtpbmcpPC9pc2JuPjxhY2Nl
c3Npb24tbnVtPjI0MjQ0MTk4PC9hY2Nlc3Npb24tbnVtPjx1cmxzPjxyZWxhdGVkLXVybHM+PHVy
bD5odHRwczovL3d3dy5uY2JpLm5sbS5uaWguZ292L3B1Ym1lZC8yNDI0NDE5ODwvdXJsPjwvcmVs
YXRlZC11cmxzPjwvdXJscz48Y3VzdG9tMj5QTUMzODIwNzk0PC9jdXN0b20yPjxlbGVjdHJvbmlj
LXJlc291cmNlLW51bT4xMC4xMzcxL2pvdXJuYWwucGdlbi4xMDAzOTQyPC9lbGVjdHJvbmljLXJl
c291cmNlLW51bT48L3JlY29yZD48L0NpdGU+PENpdGU+PEF1dGhvcj5GcmFudHo8L0F1dGhvcj48
WWVhcj4yMDE1PC9ZZWFyPjxSZWNOdW0+MTE0PC9SZWNOdW0+PHJlY29yZD48cmVjLW51bWJlcj4x
MTQ8L3JlYy1udW1iZXI+PGZvcmVpZ24ta2V5cz48a2V5IGFwcD0iRU4iIGRiLWlkPSJhdHd3emRy
NTl3OXo5OWVmdzV3eGR3NWNmdnJ6NXJzZmQyMDUiIHRpbWVzdGFtcD0iMCI+MTE0PC9rZXk+PC9m
b3JlaWduLWtleXM+PHJlZi10eXBlIG5hbWU9IkpvdXJuYWwgQXJ0aWNsZSI+MTc8L3JlZi10eXBl
Pjxjb250cmlidXRvcnM+PGF1dGhvcnM+PGF1dGhvcj5GcmFudHosIEwuIEEuPC9hdXRob3I+PGF1
dGhvcj5TY2hyYWliZXIsIEouIEcuPC9hdXRob3I+PGF1dGhvcj5NYWRzZW4sIE8uPC9hdXRob3I+
PGF1dGhvcj5NZWdlbnMsIEguIEouPC9hdXRob3I+PGF1dGhvcj5DYWdhbiwgQS48L2F1dGhvcj48
YXV0aG9yPkJvc3NlLCBNLjwvYXV0aG9yPjxhdXRob3I+UGF1ZGVsLCBZLjwvYXV0aG9yPjxhdXRo
b3I+Q3Jvb2lqbWFucywgUi4gUC48L2F1dGhvcj48YXV0aG9yPkxhcnNvbiwgRy48L2F1dGhvcj48
YXV0aG9yPkdyb2VuZW4sIE0uIEEuPC9hdXRob3I+PC9hdXRob3JzPjwvY29udHJpYnV0b3JzPjxh
dXRoLWFkZHJlc3M+QW5pbWFsIEJyZWVkaW5nIGFuZCBHZW5vbWljcyBHcm91cCwgV2FnZW5pbmdl
biBVbml2ZXJzaXR5LCBXYWdlbmluZ2VuLCB0aGUgTmV0aGVybGFuZHMuJiN4RDtQYWxhZW9nZW5v
bWljcyBhbmQgQmlvLUFyY2hhZW9sb2d5IFJlc2VhcmNoIE5ldHdvcmssIFJlc2VhcmNoIExhYm9y
YXRvcnkgZm9yIEFyY2hhZW9sb2d5IGFuZCBIaXN0b3J5IG9mIEFydCwgVW5pdmVyc2l0eSBvZiBP
eGZvcmQsIE94Zm9yZCwgVUsuJiN4RDtEZXBhcnRtZW50IG9mIEludGVncmF0aXZlIEJpb2xvZ3ks
IFVuaXZlcnNpdHkgb2YgQ2FsaWZvcm5pYSwgQmVya2VsZXksIEJlcmtlbGV5LCBDYWxpZm9ybmlh
LCBVU0EuJiN4RDtEZXBhcnRtZW50IG9mIEdlbm9tZSBTY2llbmNlcywgVW5pdmVyc2l0eSBvZiBX
YXNoaW5ndG9uLCBTZWF0dGxlLCBXYXNoaW5ndG9uLCBVU0EuJiN4RDtEZXBhcnRtZW50IG9mIEV2
b2x1dGlvbmFyeSBHZW5ldGljcywgTWF4IFBsYW5jayBJbnN0aXR1dGUgZm9yIEV2b2x1dGlvbmFy
eSBBbnRocm9wb2xvZ3ksIExlaXB6aWcsIEdlcm1hbnkuPC9hdXRoLWFkZHJlc3M+PHRpdGxlcz48
dGl0bGU+RXZpZGVuY2Ugb2YgbG9uZy10ZXJtIGdlbmUgZmxvdyBhbmQgc2VsZWN0aW9uIGR1cmlu
ZyBkb21lc3RpY2F0aW9uIGZyb20gYW5hbHlzZXMgb2YgRXVyYXNpYW4gd2lsZCBhbmQgZG9tZXN0
aWMgcGlnIGdlbm9tZXM8L3RpdGxlPjxzZWNvbmRhcnktdGl0bGU+TmF0IEdlbmV0PC9zZWNvbmRh
cnktdGl0bGU+PC90aXRsZXM+PHBhZ2VzPjExNDEtODwvcGFnZXM+PHZvbHVtZT40Nzwvdm9sdW1l
PjxudW1iZXI+MTA8L251bWJlcj48a2V5d29yZHM+PGtleXdvcmQ+QW5pbWFsczwva2V5d29yZD48
a2V5d29yZD5BbmltYWxzLCBEb21lc3RpYy8qZ2VuZXRpY3M8L2tleXdvcmQ+PGtleXdvcmQ+QW5p
bWFscywgV2lsZC8qZ2VuZXRpY3M8L2tleXdvcmQ+PGtleXdvcmQ+QXNpYTwva2V5d29yZD48a2V5
d29yZD5FdXJvcGU8L2tleXdvcmQ+PGtleXdvcmQ+KkdlbmUgRmxvdzwva2V5d29yZD48a2V5d29y
ZD4qR2Vub21lPC9rZXl3b3JkPjxrZXl3b3JkPlN3aW5lLypnZW5ldGljczwva2V5d29yZD48L2tl
eXdvcmRzPjxkYXRlcz48eWVhcj4yMDE1PC95ZWFyPjxwdWItZGF0ZXM+PGRhdGU+T2N0PC9kYXRl
PjwvcHViLWRhdGVzPjwvZGF0ZXM+PGlzYm4+MTU0Ni0xNzE4IChFbGVjdHJvbmljKSYjeEQ7MTA2
MS00MDM2IChMaW5raW5nKTwvaXNibj48YWNjZXNzaW9uLW51bT4yNjMyMzA1ODwvYWNjZXNzaW9u
LW51bT48dXJscz48cmVsYXRlZC11cmxzPjx1cmw+aHR0cHM6Ly93d3cubmNiaS5ubG0ubmloLmdv
di9wdWJtZWQvMjYzMjMwNTg8L3VybD48L3JlbGF0ZWQtdXJscz48L3VybHM+PGVsZWN0cm9uaWMt
cmVzb3VyY2UtbnVtPjEwLjEwMzgvbmcuMzM5NDwvZWxlY3Ryb25pYy1yZXNvdXJjZS1udW0+PC9y
ZWNvcmQ+PC9DaXRlPjxDaXRlPjxBdXRob3I+UnViaW48L0F1dGhvcj48WWVhcj4yMDEyPC9ZZWFy
PjxSZWNOdW0+Njc8L1JlY051bT48cmVjb3JkPjxyZWMtbnVtYmVyPjY3PC9yZWMtbnVtYmVyPjxm
b3JlaWduLWtleXM+PGtleSBhcHA9IkVOIiBkYi1pZD0iemQ5dnJyOXI0c3hwdm9leDB6Mngwc2Vv
OTV0eDlmZXhyOTV0IiB0aW1lc3RhbXA9IjE0OTEyODk0NjkiPjY3PC9rZXk+PC9mb3JlaWduLWtl
eXM+PHJlZi10eXBlIG5hbWU9IkpvdXJuYWwgQXJ0aWNsZSI+MTc8L3JlZi10eXBlPjxjb250cmli
dXRvcnM+PGF1dGhvcnM+PGF1dGhvcj5SdWJpbiwgQy4gSi48L2F1dGhvcj48YXV0aG9yPk1lZ2Vu
cywgSC4gSi48L2F1dGhvcj48YXV0aG9yPk1hcnRpbmV6IEJhcnJpbywgQS48L2F1dGhvcj48YXV0
aG9yPk1hcWJvb2wsIEsuPC9hdXRob3I+PGF1dGhvcj5TYXl5YWIsIFMuPC9hdXRob3I+PGF1dGhv
cj5TY2h3b2Nob3csIEQuPC9hdXRob3I+PGF1dGhvcj5XYW5nLCBDLjwvYXV0aG9yPjxhdXRob3I+
Q2FybGJvcmcsIE8uPC9hdXRob3I+PGF1dGhvcj5KZXJuLCBQLjwvYXV0aG9yPjxhdXRob3I+Sm9y
Z2Vuc2VuLCBDLiBCLjwvYXV0aG9yPjxhdXRob3I+QXJjaGliYWxkLCBBLiBMLjwvYXV0aG9yPjxh
dXRob3I+RnJlZGhvbG0sIE0uPC9hdXRob3I+PGF1dGhvcj5Hcm9lbmVuLCBNLiBBLjwvYXV0aG9y
PjxhdXRob3I+QW5kZXJzc29uLCBMLjwvYXV0aG9yPjwvYXV0aG9ycz48L2NvbnRyaWJ1dG9ycz48
YXV0aC1hZGRyZXNzPlNjaWVuY2UgZm9yIExpZmUgTGFib3JhdG9yeSwgRGVwYXJ0bWVudCBvZiBN
ZWRpY2FsIEJpb2NoZW1pc3RyeSBhbmQgTWljcm9iaW9sb2d5LCBVcHBzYWxhIFVuaXZlcnNpdHks
IFNFLTc1MSAyMyBVcHBzYWxhLCBTd2VkZW4uPC9hdXRoLWFkZHJlc3M+PHRpdGxlcz48dGl0bGU+
U3Ryb25nIHNpZ25hdHVyZXMgb2Ygc2VsZWN0aW9uIGluIHRoZSBkb21lc3RpYyBwaWcgZ2Vub21l
PC90aXRsZT48c2Vjb25kYXJ5LXRpdGxlPlByb2MgTmF0bCBBY2FkIFNjaSBVIFMgQTwvc2Vjb25k
YXJ5LXRpdGxlPjwvdGl0bGVzPjxwZXJpb2RpY2FsPjxmdWxsLXRpdGxlPlByb2MgTmF0bCBBY2Fk
IFNjaSBVIFMgQTwvZnVsbC10aXRsZT48L3BlcmlvZGljYWw+PHBhZ2VzPjE5NTI5LTM2PC9wYWdl
cz48dm9sdW1lPjEwOTwvdm9sdW1lPjxudW1iZXI+NDg8L251bWJlcj48a2V5d29yZHM+PGtleXdv
cmQ+QW1pbm8gQWNpZCBTZXF1ZW5jZTwva2V5d29yZD48a2V5d29yZD5BbmltYWxzPC9rZXl3b3Jk
PjxrZXl3b3JkPkFuaW1hbHMsIERvbWVzdGljLypnZW5ldGljczwva2V5d29yZD48a2V5d29yZD5E
TkEgQ29weSBOdW1iZXIgVmFyaWF0aW9uczwva2V5d29yZD48a2V5d29yZD4qR2Vub21lPC9rZXl3
b3JkPjxrZXl3b3JkPkhvbW96eWdvdGU8L2tleXdvcmQ+PGtleXdvcmQ+TW9sZWN1bGFyIFNlcXVl
bmNlIERhdGE8L2tleXdvcmQ+PGtleXdvcmQ+UXVhbnRpdGF0aXZlIFRyYWl0IExvY2k8L2tleXdv
cmQ+PGtleXdvcmQ+KlNlbGVjdGlvbiwgR2VuZXRpYzwva2V5d29yZD48a2V5d29yZD5TZXF1ZW5j
ZSBIb21vbG9neSwgQW1pbm8gQWNpZDwva2V5d29yZD48a2V5d29yZD5Td2luZS8qZ2VuZXRpY3M8
L2tleXdvcmQ+PC9rZXl3b3Jkcz48ZGF0ZXM+PHllYXI+MjAxMjwveWVhcj48cHViLWRhdGVzPjxk
YXRlPk5vdiAyNzwvZGF0ZT48L3B1Yi1kYXRlcz48L2RhdGVzPjxpc2JuPjEwOTEtNjQ5MCAoRWxl
Y3Ryb25pYykmI3hEOzAwMjctODQyNCAoTGlua2luZyk8L2lzYm4+PGFjY2Vzc2lvbi1udW0+MjMx
NTE1MTQ8L2FjY2Vzc2lvbi1udW0+PHVybHM+PHJlbGF0ZWQtdXJscz48dXJsPmh0dHBzOi8vd3d3
Lm5jYmkubmxtLm5paC5nb3YvcHVibWVkLzIzMTUxNTE0PC91cmw+PC9yZWxhdGVkLXVybHM+PC91
cmxzPjxjdXN0b20yPlBNQzM1MTE3MDA8L2N1c3RvbTI+PGVsZWN0cm9uaWMtcmVzb3VyY2UtbnVt
PjEwLjEwNzMvcG5hcy4xMjE3MTQ5MTA5PC9lbGVjdHJvbmljLXJlc291cmNlLW51bT48L3JlY29y
ZD48L0NpdGU+PENpdGU+PEF1dGhvcj5DYXJuZWlybzwvQXV0aG9yPjxZZWFyPjIwMTQ8L1llYXI+
PFJlY051bT4xMzwvUmVjTnVtPjxyZWNvcmQ+PHJlYy1udW1iZXI+MTM8L3JlYy1udW1iZXI+PGZv
cmVpZ24ta2V5cz48a2V5IGFwcD0iRU4iIGRiLWlkPSJ6ZDl2cnI5cjRzeHB2b2V4MHoyeDBzZW85
NXR4OWZleHI5NXQiIHRpbWVzdGFtcD0iMTQ4NjIyMDQ2OSI+MTM8L2tleT48L2ZvcmVpZ24ta2V5
cz48cmVmLXR5cGUgbmFtZT0iSm91cm5hbCBBcnRpY2xlIj4xNzwvcmVmLXR5cGU+PGNvbnRyaWJ1
dG9ycz48YXV0aG9ycz48YXV0aG9yPkNhcm5laXJvLCBNLjwvYXV0aG9yPjxhdXRob3I+UnViaW4s
IEMuIEouPC9hdXRob3I+PGF1dGhvcj5EaSBQYWxtYSwgRi48L2F1dGhvcj48YXV0aG9yPkFsYmVy
dCwgRi4gVy48L2F1dGhvcj48YXV0aG9yPkFsZm9sZGksIEouPC9hdXRob3I+PGF1dGhvcj5CYXJy
aW8sIEEuIE0uPC9hdXRob3I+PGF1dGhvcj5QaWVsYmVyZywgRy48L2F1dGhvcj48YXV0aG9yPlJh
ZmF0aSwgTi48L2F1dGhvcj48YXV0aG9yPlNheXlhYiwgUy48L2F1dGhvcj48YXV0aG9yPlR1cm5l
ci1NYWllciwgSi48L2F1dGhvcj48YXV0aG9yPllvdW5pcywgUy48L2F1dGhvcj48YXV0aG9yPkFm
b25zbywgUy48L2F1dGhvcj48YXV0aG9yPkFrZW4sIEIuPC9hdXRob3I+PGF1dGhvcj5BbHZlcywg
Si4gTS48L2F1dGhvcj48YXV0aG9yPkJhcnJlbGwsIEQuPC9hdXRob3I+PGF1dGhvcj5Cb2xldCwg
Ry48L2F1dGhvcj48YXV0aG9yPkJvdWNoZXIsIFMuPC9hdXRob3I+PGF1dGhvcj5CdXJiYW5vLCBI
LiBBLjwvYXV0aG9yPjxhdXRob3I+Q2FtcG9zLCBSLjwvYXV0aG9yPjxhdXRob3I+Q2hhbmcsIEou
IEwuPC9hdXRob3I+PGF1dGhvcj5EdXJhbnRob24sIFYuPC9hdXRob3I+PGF1dGhvcj5Gb250YW5l
c2ksIEwuPC9hdXRob3I+PGF1dGhvcj5HYXJyZWF1LCBILjwvYXV0aG9yPjxhdXRob3I+SGVpbWFu
LCBELjwvYXV0aG9yPjxhdXRob3I+Sm9obnNvbiwgSi48L2F1dGhvcj48YXV0aG9yPk1hZ2UsIFIu
IEcuPC9hdXRob3I+PGF1dGhvcj5QZW5nLCBaLjwvYXV0aG9yPjxhdXRob3I+UXVlbmV5LCBHLjwv
YXV0aG9yPjxhdXRob3I+Um9nZWwtR2FpbGxhcmQsIEMuPC9hdXRob3I+PGF1dGhvcj5SdWZmaWVy
LCBNLjwvYXV0aG9yPjxhdXRob3I+U2VhcmxlLCBTLjwvYXV0aG9yPjxhdXRob3I+VmlsbGFmdWVy
dGUsIFIuPC9hdXRob3I+PGF1dGhvcj5YaW9uZywgQS48L2F1dGhvcj48YXV0aG9yPllvdW5nLCBT
LjwvYXV0aG9yPjxhdXRob3I+Rm9yc2JlcmctTmlsc3NvbiwgSy48L2F1dGhvcj48YXV0aG9yPkdv
b2QsIEouIE0uPC9hdXRob3I+PGF1dGhvcj5MYW5kZXIsIEUuIFMuPC9hdXRob3I+PGF1dGhvcj5G
ZXJyYW5kLCBOLjwvYXV0aG9yPjxhdXRob3I+TGluZGJsYWQtVG9oLCBLLjwvYXV0aG9yPjxhdXRo
b3I+QW5kZXJzc29uLCBMLjwvYXV0aG9yPjwvYXV0aG9ycz48L2NvbnRyaWJ1dG9ycz48YXV0aC1h
ZGRyZXNzPkNJQklPL0luQklPLCBDZW50cm8gZGUgSW52ZXN0aWdhY2FvIGVtIEJpb2RpdmVyc2lk
YWRlIGUgUmVjdXJzb3MgR2VuZXRpY29zLCBDYW1wdXMgQWdyYXJpbyBkZSBWYWlyYW8sIFVuaXZl
cnNpZGFkZSBkbyBQb3J0bywgNDQ4NS02NjEsIFZhaXJhbywgUG9ydHVnYWwuJiN4RDtTY2llbmNl
IGZvciBMaWZlIExhYm9yYXRvcnkgVXBwc2FsYSwgRGVwYXJ0bWVudCBvZiBNZWRpY2FsIEJpb2No
ZW1pc3RyeSBhbmQgTWljcm9iaW9sb2d5LCBVcHBzYWxhIFVuaXZlcnNpdHksIFVwcHNhbGEsIFN3
ZWRlbi4mI3hEO0Jyb2FkIEluc3RpdHV0ZSBvZiBIYXJ2YXJkIGFuZCBNYXNzYWNodXNldHRzIElu
c3RpdHV0ZSBvZiBUZWNobm9sb2d5LCA3IENhbWJyaWRnZSBDZW50ZXIsIENhbWJyaWRnZSwgTUEg
MDIxNDIsIFVTQS4gVmVydGVicmF0ZSBhbmQgSGVhbHRoIEdlbm9taWNzLCBUaGUgR2Vub21lIEFu
YWx5c2lzIENlbnRyZSwgTm9yd2ljaCwgVUsuJiN4RDtEZXBhcnRtZW50IG9mIEV2b2x1dGlvbmFy
eSBHZW5ldGljcywgTWF4IFBsYW5jayBJbnN0aXR1dGUgZm9yIEV2b2x1dGlvbmFyeSBBbnRocm9w
b2xvZ3ksIExlaXB6aWcsIEdlcm1hbnkuJiN4RDtCcm9hZCBJbnN0aXR1dGUgb2YgSGFydmFyZCBh
bmQgTWFzc2FjaHVzZXR0cyBJbnN0aXR1dGUgb2YgVGVjaG5vbG9neSwgNyBDYW1icmlkZ2UgQ2Vu
dGVyLCBDYW1icmlkZ2UsIE1BIDAyMTQyLCBVU0EuJiN4RDtEZXBhcnRtZW50IG9mIEFuaW1hbCBC
cmVlZGluZyBhbmQgR2VuZXRpY3MsIFN3ZWRpc2ggVW5pdmVyc2l0eSBvZiBBZ3JpY3VsdHVyYWwg
U2NpZW5jZXMsIFVwcHNhbGEsIFN3ZWRlbi4mI3hEO1NjaWVuY2UgZm9yIExpZmUgTGFib3JhdG9y
eSBVcHBzYWxhLCBEZXBhcnRtZW50IG9mIE1lZGljYWwgQmlvY2hlbWlzdHJ5IGFuZCBNaWNyb2Jp
b2xvZ3ksIFVwcHNhbGEgVW5pdmVyc2l0eSwgVXBwc2FsYSwgU3dlZGVuLiBEZXBhcnRtZW50IG9m
IEFuaW1hbCBQcm9kdWN0aW9uLCBBaW4gU2hhbXMgVW5pdmVyc2l0eSwgU2hvdWJyYSBFbC1LaGVp
bWEsIENhaXJvLCBFZ3lwdC4mI3hEO1dlbGxjb21lIFRydXN0IFNhbmdlciBJbnN0aXR1dGUsIEhp
bnh0b24sIFVLLiBFdXJvcGVhbiBNb2xlY3VsYXIgQmlvbG9neSBMYWJvcmF0b3J5LCBFdXJvcGVh
biBCaW9pbmZvcm1hdGljcyBJbnN0aXR1dGUsIFdlbGxjb21lIFRydXN0IEdlbm9tZSBDYW1wdXMs
IEhpbnh0b24sIENhbWJyaWRnZSBDQjEwIDFTRCwgVUsuJiN4RDtDSUJJTy9JbkJJTywgQ2VudHJv
IGRlIEludmVzdGlnYWNhbyBlbSBCaW9kaXZlcnNpZGFkZSBlIFJlY3Vyc29zIEdlbmV0aWNvcywg
Q2FtcHVzIEFncmFyaW8gZGUgVmFpcmFvLCBVbml2ZXJzaWRhZGUgZG8gUG9ydG8sIDQ0ODUtNjYx
LCBWYWlyYW8sIFBvcnR1Z2FsLiBEZXBhcnRtZW50IG9mIEdlbmV0aWNzLCBVbml2ZXJzaXR5IG9m
IENhbWJyaWRnZSwgQ2FtYnJpZGdlIENCMiAzRUgsIFVLLiYjeEQ7SW5zdGl0dXQgTmF0aW9uYWwg
ZGUgbGEgUmVjaGVyY2hlIEFncm9ub21pcXVlIChJTlJBKSwgVU1SMTM4OCBHZW5ldGlxdWUsIFBo
eXNpb2xvZ2llIGV0IFN5c3RlbWVzIGQmYXBvcztFbGV2YWdlLCBGLTMxMzI2IENhc3RhbmV0LVRv
bG9zYW4sIEZyYW5jZS4mI3hEO0xhYm92ZXQgQ29uc2VpbCwgQlA1MzksIDg1NTA1IExlcyBIZXJi
aWVycyBDZWRleCwgRnJhbmNlLiYjeEQ7SU5SQSwgVU1SMTE5OCBCaW9sb2dpZSBkdSBEZXZlbG9w
cGVtZW50IGV0IFJlcHJvZHVjdGlvbiwgRi03ODM1MCBKb3V5LWVuLUpvc2FzLCBGcmFuY2UuJiN4
RDtEZXBhcnRtZW50IG9mIEFncmljdWx0dXJhbCBhbmQgRm9vZCBTY2llbmNlcywgRGl2aXNpb24g
b2YgQW5pbWFsIFNjaWVuY2VzLCBVbml2ZXJzaXR5IG9mIEJvbG9nbmEsIDQwMTI3IEJvbG9nbmEs
IEl0YWx5LiYjeEQ7TGFib3JhdG9yeSBvZiBJbW11bm9sb2d5LCBOYXRpb25hbCBJbnN0aXR1dGUg
b2YgQWxsZXJneSBhbmQgSW5mZWN0aW91cyBEaXNlYXNlcyAoTklBSUQpLCBOYXRpb25hbCBJbnN0
aXR1dGVzIG9mIEhlYWx0aCwgQmV0aGVzZGEsIE1EIDIwODkyLCBVU0EuJiN4RDtVLlMuIERlcGFy
dG1lbnQgb2YgRW5lcmd5IEpvaW50IEdlbm9tZSBJbnN0aXR1dGUsIExhd3JlbmNlIEJlcmtlbGV5
IE5hdGlvbmFsIExhYm9yYXRvcnksIDI4MDAgTWl0Y2hlbGwgRHJpdmUsIFdhbG51dCBDcmVlaywg
Q0EgOTQ1OTgsIFVTQS4mI3hEO0FOVEFHRU5FLCBBbmltYWwgR2Vub21pY3MgTGFib3JhdG9yeSwg
THlvbiwgRnJhbmNlLiYjeEQ7SU5SQSwgVU1SMTMxMyBHZW5ldGlxdWUgQW5pbWFsZSBldCBCaW9s
b2dpZSBJbnRlZ3JhdGl2ZSwgRi0gNzgzNTAsIEpvdXktZW4tSm9zYXMsIEZyYW5jZS4mI3hEO1dl
bGxjb21lIFRydXN0IFNhbmdlciBJbnN0aXR1dGUsIEhpbnh0b24sIFVLLiYjeEQ7SW5zdGl0dXRv
IGRlIEVzdHVkaW9zIFNvY2lhbGVzIEF2YW56YWRvcywgKElFU0EtQ1NJQykgQ2FtcG8gU2FudG8g
ZGUgbG9zIE1hcnRpcmVzIDcsIENvcmRvYmEsIFNwYWluLiYjeEQ7U2NpZW5jZSBmb3IgTGlmZSBM
YWJvcmF0b3J5LCBEZXBhcnRtZW50IG9mIEltbXVub2xvZ3ksIEdlbmV0aWNzIGFuZCBQYXRob2xv
Z3ksIFVwcHNhbGEgVW5pdmVyc2l0eSwgVXBwc2FsYSwgU3dlZGVuLiYjeEQ7RGVwYXJ0bWVudCBv
ZiBFdm9sdXRpb25hcnkgR2VuZXRpY3MsIE1heCBQbGFuY2sgSW5zdGl0dXRlIGZvciBFdm9sdXRp
b25hcnkgQW50aHJvcG9sb2d5LCBMZWlwemlnLCBHZXJtYW55LiBEaXZpc2lvbiBvZiBCaW9sb2dp
Y2FsIFNjaWVuY2VzLCBUaGUgVW5pdmVyc2l0eSBvZiBNb250YW5hLCBNaXNzb3VsYSwgTVQgNTk4
MTIsIFVTQS4mI3hEO0NJQklPL0luQklPLCBDZW50cm8gZGUgSW52ZXN0aWdhY2FvIGVtIEJpb2Rp
dmVyc2lkYWRlIGUgUmVjdXJzb3MgR2VuZXRpY29zLCBDYW1wdXMgQWdyYXJpbyBkZSBWYWlyYW8s
IFVuaXZlcnNpZGFkZSBkbyBQb3J0bywgNDQ4NS02NjEsIFZhaXJhbywgUG9ydHVnYWwuIERlcGFy
dGFtZW50byBkZSBCaW9sb2dpYSwgRmFjdWxkYWRlIGRlIENpZW5jaWFzLCBVbml2ZXJzaWRhZGUg
ZG8gUG9ydG8sIFJ1YSBkbyBDYW1wbyBBbGVncmUgc24uIDQxNjktMDA3IFBvcnRvLCBQb3J0dWdh
bC4mI3hEO1NjaWVuY2UgZm9yIExpZmUgTGFib3JhdG9yeSBVcHBzYWxhLCBEZXBhcnRtZW50IG9m
IE1lZGljYWwgQmlvY2hlbWlzdHJ5IGFuZCBNaWNyb2Jpb2xvZ3ksIFVwcHNhbGEgVW5pdmVyc2l0
eSwgVXBwc2FsYSwgU3dlZGVuLiBCcm9hZCBJbnN0aXR1dGUgb2YgSGFydmFyZCBhbmQgTWFzc2Fj
aHVzZXR0cyBJbnN0aXR1dGUgb2YgVGVjaG5vbG9neSwgNyBDYW1icmlkZ2UgQ2VudGVyLCBDYW1i
cmlkZ2UsIE1BIDAyMTQyLCBVU0EuIGtlcnNsaUBicm9hZGluc3RpdHV0ZS5vcmcgbGVpZi5hbmRl
cnNzb25AaW1iaW0udXUuc2UuJiN4RDtTY2llbmNlIGZvciBMaWZlIExhYm9yYXRvcnkgVXBwc2Fs
YSwgRGVwYXJ0bWVudCBvZiBNZWRpY2FsIEJpb2NoZW1pc3RyeSBhbmQgTWljcm9iaW9sb2d5LCBV
cHBzYWxhIFVuaXZlcnNpdHksIFVwcHNhbGEsIFN3ZWRlbi4gRGVwYXJ0bWVudCBvZiBBbmltYWwg
QnJlZWRpbmcgYW5kIEdlbmV0aWNzLCBTd2VkaXNoIFVuaXZlcnNpdHkgb2YgQWdyaWN1bHR1cmFs
IFNjaWVuY2VzLCBVcHBzYWxhLCBTd2VkZW4uIERlcGFydG1lbnQgb2YgVmV0ZXJpbmFyeSBJbnRl
Z3JhdGl2ZSBCaW9zY2llbmNlcywgQ29sbGVnZSBvZiBWZXRlcmluYXJ5IE1lZGljaW5lIGFuZCBC
aW9tZWRpY2FsIFNjaWVuY2VzLCBUZXhhcyBBJmFtcDtNIFVuaXZlcnNpdHksIENvbGxlZ2UgU3Rh
dGlvbiwgVFggNzc4NDMtNDQ1OCwgVVNBLiBrZXJzbGlAYnJvYWRpbnN0aXR1dGUub3JnIGxlaWYu
YW5kZXJzc29uQGltYmltLnV1LnNlLjwvYXV0aC1hZGRyZXNzPjx0aXRsZXM+PHRpdGxlPlJhYmJp
dCBnZW5vbWUgYW5hbHlzaXMgcmV2ZWFscyBhIHBvbHlnZW5pYyBiYXNpcyBmb3IgcGhlbm90eXBp
YyBjaGFuZ2UgZHVyaW5nIGRvbWVzdGljYXRpb248L3RpdGxlPjxzZWNvbmRhcnktdGl0bGU+U2Np
ZW5jZTwvc2Vjb25kYXJ5LXRpdGxlPjwvdGl0bGVzPjxwZXJpb2RpY2FsPjxmdWxsLXRpdGxlPlNj
aWVuY2U8L2Z1bGwtdGl0bGU+PC9wZXJpb2RpY2FsPjxwYWdlcz4xMDc0LTk8L3BhZ2VzPjx2b2x1
bWU+MzQ1PC92b2x1bWU+PG51bWJlcj42MjAwPC9udW1iZXI+PGtleXdvcmRzPjxrZXl3b3JkPkFu
aW1hbHM8L2tleXdvcmQ+PGtleXdvcmQ+QW5pbWFscywgRG9tZXN0aWMvYW5hdG9teSAmYW1wOyBo
aXN0b2xvZ3kvKmdlbmV0aWNzL3BzeWNob2xvZ3k8L2tleXdvcmQ+PGtleXdvcmQ+QW5pbWFscywg
V2lsZC9hbmF0b215ICZhbXA7IGhpc3RvbG9neS8qZ2VuZXRpY3MvcHN5Y2hvbG9neTwva2V5d29y
ZD48a2V5d29yZD5CYXNlIFNlcXVlbmNlPC9rZXl3b3JkPjxrZXl3b3JkPkJlaGF2aW9yLCBBbmlt
YWw8L2tleXdvcmQ+PGtleXdvcmQ+QnJlZWRpbmc8L2tleXdvcmQ+PGtleXdvcmQ+RXZvbHV0aW9u
LCBNb2xlY3VsYXI8L2tleXdvcmQ+PGtleXdvcmQ+R2VuZSBGcmVxdWVuY3k8L2tleXdvcmQ+PGtl
eXdvcmQ+R2VuZXRpYyBMb2NpPC9rZXl3b3JkPjxrZXl3b3JkPkdlbm9tZS9nZW5ldGljczwva2V5
d29yZD48a2V5d29yZD5Nb2xlY3VsYXIgU2VxdWVuY2UgRGF0YTwva2V5d29yZD48a2V5d29yZD5Q
aGVub3R5cGU8L2tleXdvcmQ+PGtleXdvcmQ+UG9seW1vcnBoaXNtLCBTaW5nbGUgTnVjbGVvdGlk
ZTwva2V5d29yZD48a2V5d29yZD5SYWJiaXRzL2FuYXRvbXkgJmFtcDsgaGlzdG9sb2d5LypnZW5l
dGljcy9wc3ljaG9sb2d5PC9rZXl3b3JkPjxrZXl3b3JkPlNlbGVjdGlvbiwgR2VuZXRpYzwva2V5
d29yZD48a2V5d29yZD5TZXF1ZW5jZSBBbmFseXNpcywgRE5BPC9rZXl3b3JkPjwva2V5d29yZHM+
PGRhdGVzPjx5ZWFyPjIwMTQ8L3llYXI+PHB1Yi1kYXRlcz48ZGF0ZT5BdWcgMjk8L2RhdGU+PC9w
dWItZGF0ZXM+PC9kYXRlcz48aXNibj4xMDk1LTkyMDMgKEVsZWN0cm9uaWMpJiN4RDswMDM2LTgw
NzUgKExpbmtpbmcpPC9pc2JuPjxhY2Nlc3Npb24tbnVtPjI1MTcwMTU3PC9hY2Nlc3Npb24tbnVt
Pjx1cmxzPjxyZWxhdGVkLXVybHM+PHVybD5odHRwczovL3d3dy5uY2JpLm5sbS5uaWguZ292L3B1
Ym1lZC8yNTE3MDE1NzwvdXJsPjwvcmVsYXRlZC11cmxzPjwvdXJscz48ZWxlY3Ryb25pYy1yZXNv
dXJjZS1udW0+MTAuMTEyNi9zY2llbmNlLjEyNTM3MTQ8L2VsZWN0cm9uaWMtcmVzb3VyY2UtbnVt
PjwvcmVjb3JkPjwvQ2l0ZT48L0VuZE5vdGU+
</w:fldData>
        </w:fldChar>
      </w:r>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MjAxMzwvWWVhcj48UmVjTnVtPjY0PC9SZWNOdW0+PERpc3BsYXlUZXh0Pig2LTgsIDEwKTwvRGlz
cGxheVRleHQ+PHJlY29yZD48cmVjLW51bWJlcj42NDwvcmVjLW51bWJlcj48Zm9yZWlnbi1rZXlz
PjxrZXkgYXBwPSJFTiIgZGItaWQ9InpkOXZycjlyNHN4cHZvZXgwejJ4MHNlbzk1dHg5ZmV4cjk1
dCIgdGltZXN0YW1wPSIxNDkxMDQ4OTI3Ij42NDwva2V5PjwvZm9yZWlnbi1rZXlzPjxyZWYtdHlw
ZSBuYW1lPSJKb3VybmFsIEFydGljbGUiPjE3PC9yZWYtdHlwZT48Y29udHJpYnV0b3JzPjxhdXRo
b3JzPjxhdXRob3I+TmFkYWNob3dza2EtQnJ6eXNrYSwgSy48L2F1dGhvcj48YXV0aG9yPkJ1cnJp
LCBSLjwvYXV0aG9yPjxhdXRob3I+T2xhc29uLCBQLiBJLjwvYXV0aG9yPjxhdXRob3I+S2F3YWth
bWksIFQuPC9hdXRob3I+PGF1dGhvcj5TbWVkcywgTC48L2F1dGhvcj48YXV0aG9yPkVsbGVncmVu
LCBILjwvYXV0aG9yPjwvYXV0aG9ycz48L2NvbnRyaWJ1dG9ycz48YXV0aC1hZGRyZXNzPkRlcGFy
dG1lbnQgb2YgRXZvbHV0aW9uYXJ5IEJpb2xvZ3ksIEV2b2x1dGlvbmFyeSBCaW9sb2d5IENlbnRy
ZSwgVXBwc2FsYSBVbml2ZXJzaXR5LCBVcHBzYWxhLCBTd2VkZW4uPC9hdXRoLWFkZHJlc3M+PHRp
dGxlcz48dGl0bGU+RGVtb2dyYXBoaWMgZGl2ZXJnZW5jZSBoaXN0b3J5IG9mIHBpZWQgZmx5Y2F0
Y2hlciBhbmQgY29sbGFyZWQgZmx5Y2F0Y2hlciBpbmZlcnJlZCBmcm9tIHdob2xlLWdlbm9tZSBy
ZS1zZXF1ZW5jaW5nIGRhdGE8L3RpdGxlPjxzZWNvbmRhcnktdGl0bGU+UExvUyBHZW5ldDwvc2Vj
b25kYXJ5LXRpdGxlPjwvdGl0bGVzPjxwZXJpb2RpY2FsPjxmdWxsLXRpdGxlPlBMb1MgR2VuZXQ8
L2Z1bGwtdGl0bGU+PC9wZXJpb2RpY2FsPjxwYWdlcz5lMTAwMzk0MjwvcGFnZXM+PHZvbHVtZT45
PC92b2x1bWU+PG51bWJlcj4xMTwvbnVtYmVyPjxrZXl3b3Jkcz48a2V5d29yZD5BbmltYWxzPC9r
ZXl3b3JkPjxrZXl3b3JkPkJheWVzIFRoZW9yZW08L2tleXdvcmQ+PGtleXdvcmQ+KkJpb2xvZ2lj
YWwgRXZvbHV0aW9uPC9rZXl3b3JkPjxrZXl3b3JkPkdlbmUgRmxvdzwva2V5d29yZD48a2V5d29y
ZD4qR2VuZXRpYyBTcGVjaWF0aW9uPC9rZXl3b3JkPjxrZXl3b3JkPkdlbmV0aWMgVmFyaWF0aW9u
PC9rZXl3b3JkPjxrZXl3b3JkPk1hcmtvdiBDaGFpbnM8L2tleXdvcmQ+PGtleXdvcmQ+UG9wdWxh
dGlvbiBEZW5zaXR5PC9rZXl3b3JkPjxrZXl3b3JkPipTZWxlY3Rpb24sIEdlbmV0aWM8L2tleXdv
cmQ+PGtleXdvcmQ+U2VxdWVuY2UgQW5hbHlzaXMsIEROQTwva2V5d29yZD48a2V5d29yZD5Tb25n
YmlyZHMvKmdlbmV0aWNzPC9rZXl3b3JkPjwva2V5d29yZHM+PGRhdGVzPjx5ZWFyPjIwMTM8L3ll
YXI+PHB1Yi1kYXRlcz48ZGF0ZT5Ob3Y8L2RhdGU+PC9wdWItZGF0ZXM+PC9kYXRlcz48aXNibj4x
NTUzLTc0MDQgKEVsZWN0cm9uaWMpJiN4RDsxNTUzLTczOTAgKExpbmtpbmcpPC9pc2JuPjxhY2Nl
c3Npb24tbnVtPjI0MjQ0MTk4PC9hY2Nlc3Npb24tbnVtPjx1cmxzPjxyZWxhdGVkLXVybHM+PHVy
bD5odHRwczovL3d3dy5uY2JpLm5sbS5uaWguZ292L3B1Ym1lZC8yNDI0NDE5ODwvdXJsPjwvcmVs
YXRlZC11cmxzPjwvdXJscz48Y3VzdG9tMj5QTUMzODIwNzk0PC9jdXN0b20yPjxlbGVjdHJvbmlj
LXJlc291cmNlLW51bT4xMC4xMzcxL2pvdXJuYWwucGdlbi4xMDAzOTQyPC9lbGVjdHJvbmljLXJl
c291cmNlLW51bT48L3JlY29yZD48L0NpdGU+PENpdGU+PEF1dGhvcj5GcmFudHo8L0F1dGhvcj48
WWVhcj4yMDE1PC9ZZWFyPjxSZWNOdW0+MTE0PC9SZWNOdW0+PHJlY29yZD48cmVjLW51bWJlcj4x
MTQ8L3JlYy1udW1iZXI+PGZvcmVpZ24ta2V5cz48a2V5IGFwcD0iRU4iIGRiLWlkPSJhdHd3emRy
NTl3OXo5OWVmdzV3eGR3NWNmdnJ6NXJzZmQyMDUiIHRpbWVzdGFtcD0iMCI+MTE0PC9rZXk+PC9m
b3JlaWduLWtleXM+PHJlZi10eXBlIG5hbWU9IkpvdXJuYWwgQXJ0aWNsZSI+MTc8L3JlZi10eXBl
Pjxjb250cmlidXRvcnM+PGF1dGhvcnM+PGF1dGhvcj5GcmFudHosIEwuIEEuPC9hdXRob3I+PGF1
dGhvcj5TY2hyYWliZXIsIEouIEcuPC9hdXRob3I+PGF1dGhvcj5NYWRzZW4sIE8uPC9hdXRob3I+
PGF1dGhvcj5NZWdlbnMsIEguIEouPC9hdXRob3I+PGF1dGhvcj5DYWdhbiwgQS48L2F1dGhvcj48
YXV0aG9yPkJvc3NlLCBNLjwvYXV0aG9yPjxhdXRob3I+UGF1ZGVsLCBZLjwvYXV0aG9yPjxhdXRo
b3I+Q3Jvb2lqbWFucywgUi4gUC48L2F1dGhvcj48YXV0aG9yPkxhcnNvbiwgRy48L2F1dGhvcj48
YXV0aG9yPkdyb2VuZW4sIE0uIEEuPC9hdXRob3I+PC9hdXRob3JzPjwvY29udHJpYnV0b3JzPjxh
dXRoLWFkZHJlc3M+QW5pbWFsIEJyZWVkaW5nIGFuZCBHZW5vbWljcyBHcm91cCwgV2FnZW5pbmdl
biBVbml2ZXJzaXR5LCBXYWdlbmluZ2VuLCB0aGUgTmV0aGVybGFuZHMuJiN4RDtQYWxhZW9nZW5v
bWljcyBhbmQgQmlvLUFyY2hhZW9sb2d5IFJlc2VhcmNoIE5ldHdvcmssIFJlc2VhcmNoIExhYm9y
YXRvcnkgZm9yIEFyY2hhZW9sb2d5IGFuZCBIaXN0b3J5IG9mIEFydCwgVW5pdmVyc2l0eSBvZiBP
eGZvcmQsIE94Zm9yZCwgVUsuJiN4RDtEZXBhcnRtZW50IG9mIEludGVncmF0aXZlIEJpb2xvZ3ks
IFVuaXZlcnNpdHkgb2YgQ2FsaWZvcm5pYSwgQmVya2VsZXksIEJlcmtlbGV5LCBDYWxpZm9ybmlh
LCBVU0EuJiN4RDtEZXBhcnRtZW50IG9mIEdlbm9tZSBTY2llbmNlcywgVW5pdmVyc2l0eSBvZiBX
YXNoaW5ndG9uLCBTZWF0dGxlLCBXYXNoaW5ndG9uLCBVU0EuJiN4RDtEZXBhcnRtZW50IG9mIEV2
b2x1dGlvbmFyeSBHZW5ldGljcywgTWF4IFBsYW5jayBJbnN0aXR1dGUgZm9yIEV2b2x1dGlvbmFy
eSBBbnRocm9wb2xvZ3ksIExlaXB6aWcsIEdlcm1hbnkuPC9hdXRoLWFkZHJlc3M+PHRpdGxlcz48
dGl0bGU+RXZpZGVuY2Ugb2YgbG9uZy10ZXJtIGdlbmUgZmxvdyBhbmQgc2VsZWN0aW9uIGR1cmlu
ZyBkb21lc3RpY2F0aW9uIGZyb20gYW5hbHlzZXMgb2YgRXVyYXNpYW4gd2lsZCBhbmQgZG9tZXN0
aWMgcGlnIGdlbm9tZXM8L3RpdGxlPjxzZWNvbmRhcnktdGl0bGU+TmF0IEdlbmV0PC9zZWNvbmRh
cnktdGl0bGU+PC90aXRsZXM+PHBhZ2VzPjExNDEtODwvcGFnZXM+PHZvbHVtZT40Nzwvdm9sdW1l
PjxudW1iZXI+MTA8L251bWJlcj48a2V5d29yZHM+PGtleXdvcmQ+QW5pbWFsczwva2V5d29yZD48
a2V5d29yZD5BbmltYWxzLCBEb21lc3RpYy8qZ2VuZXRpY3M8L2tleXdvcmQ+PGtleXdvcmQ+QW5p
bWFscywgV2lsZC8qZ2VuZXRpY3M8L2tleXdvcmQ+PGtleXdvcmQ+QXNpYTwva2V5d29yZD48a2V5
d29yZD5FdXJvcGU8L2tleXdvcmQ+PGtleXdvcmQ+KkdlbmUgRmxvdzwva2V5d29yZD48a2V5d29y
ZD4qR2Vub21lPC9rZXl3b3JkPjxrZXl3b3JkPlN3aW5lLypnZW5ldGljczwva2V5d29yZD48L2tl
eXdvcmRzPjxkYXRlcz48eWVhcj4yMDE1PC95ZWFyPjxwdWItZGF0ZXM+PGRhdGU+T2N0PC9kYXRl
PjwvcHViLWRhdGVzPjwvZGF0ZXM+PGlzYm4+MTU0Ni0xNzE4IChFbGVjdHJvbmljKSYjeEQ7MTA2
MS00MDM2IChMaW5raW5nKTwvaXNibj48YWNjZXNzaW9uLW51bT4yNjMyMzA1ODwvYWNjZXNzaW9u
LW51bT48dXJscz48cmVsYXRlZC11cmxzPjx1cmw+aHR0cHM6Ly93d3cubmNiaS5ubG0ubmloLmdv
di9wdWJtZWQvMjYzMjMwNTg8L3VybD48L3JlbGF0ZWQtdXJscz48L3VybHM+PGVsZWN0cm9uaWMt
cmVzb3VyY2UtbnVtPjEwLjEwMzgvbmcuMzM5NDwvZWxlY3Ryb25pYy1yZXNvdXJjZS1udW0+PC9y
ZWNvcmQ+PC9DaXRlPjxDaXRlPjxBdXRob3I+UnViaW48L0F1dGhvcj48WWVhcj4yMDEyPC9ZZWFy
PjxSZWNOdW0+Njc8L1JlY051bT48cmVjb3JkPjxyZWMtbnVtYmVyPjY3PC9yZWMtbnVtYmVyPjxm
b3JlaWduLWtleXM+PGtleSBhcHA9IkVOIiBkYi1pZD0iemQ5dnJyOXI0c3hwdm9leDB6Mngwc2Vv
OTV0eDlmZXhyOTV0IiB0aW1lc3RhbXA9IjE0OTEyODk0NjkiPjY3PC9rZXk+PC9mb3JlaWduLWtl
eXM+PHJlZi10eXBlIG5hbWU9IkpvdXJuYWwgQXJ0aWNsZSI+MTc8L3JlZi10eXBlPjxjb250cmli
dXRvcnM+PGF1dGhvcnM+PGF1dGhvcj5SdWJpbiwgQy4gSi48L2F1dGhvcj48YXV0aG9yPk1lZ2Vu
cywgSC4gSi48L2F1dGhvcj48YXV0aG9yPk1hcnRpbmV6IEJhcnJpbywgQS48L2F1dGhvcj48YXV0
aG9yPk1hcWJvb2wsIEsuPC9hdXRob3I+PGF1dGhvcj5TYXl5YWIsIFMuPC9hdXRob3I+PGF1dGhv
cj5TY2h3b2Nob3csIEQuPC9hdXRob3I+PGF1dGhvcj5XYW5nLCBDLjwvYXV0aG9yPjxhdXRob3I+
Q2FybGJvcmcsIE8uPC9hdXRob3I+PGF1dGhvcj5KZXJuLCBQLjwvYXV0aG9yPjxhdXRob3I+Sm9y
Z2Vuc2VuLCBDLiBCLjwvYXV0aG9yPjxhdXRob3I+QXJjaGliYWxkLCBBLiBMLjwvYXV0aG9yPjxh
dXRob3I+RnJlZGhvbG0sIE0uPC9hdXRob3I+PGF1dGhvcj5Hcm9lbmVuLCBNLiBBLjwvYXV0aG9y
PjxhdXRob3I+QW5kZXJzc29uLCBMLjwvYXV0aG9yPjwvYXV0aG9ycz48L2NvbnRyaWJ1dG9ycz48
YXV0aC1hZGRyZXNzPlNjaWVuY2UgZm9yIExpZmUgTGFib3JhdG9yeSwgRGVwYXJ0bWVudCBvZiBN
ZWRpY2FsIEJpb2NoZW1pc3RyeSBhbmQgTWljcm9iaW9sb2d5LCBVcHBzYWxhIFVuaXZlcnNpdHks
IFNFLTc1MSAyMyBVcHBzYWxhLCBTd2VkZW4uPC9hdXRoLWFkZHJlc3M+PHRpdGxlcz48dGl0bGU+
U3Ryb25nIHNpZ25hdHVyZXMgb2Ygc2VsZWN0aW9uIGluIHRoZSBkb21lc3RpYyBwaWcgZ2Vub21l
PC90aXRsZT48c2Vjb25kYXJ5LXRpdGxlPlByb2MgTmF0bCBBY2FkIFNjaSBVIFMgQTwvc2Vjb25k
YXJ5LXRpdGxlPjwvdGl0bGVzPjxwZXJpb2RpY2FsPjxmdWxsLXRpdGxlPlByb2MgTmF0bCBBY2Fk
IFNjaSBVIFMgQTwvZnVsbC10aXRsZT48L3BlcmlvZGljYWw+PHBhZ2VzPjE5NTI5LTM2PC9wYWdl
cz48dm9sdW1lPjEwOTwvdm9sdW1lPjxudW1iZXI+NDg8L251bWJlcj48a2V5d29yZHM+PGtleXdv
cmQ+QW1pbm8gQWNpZCBTZXF1ZW5jZTwva2V5d29yZD48a2V5d29yZD5BbmltYWxzPC9rZXl3b3Jk
PjxrZXl3b3JkPkFuaW1hbHMsIERvbWVzdGljLypnZW5ldGljczwva2V5d29yZD48a2V5d29yZD5E
TkEgQ29weSBOdW1iZXIgVmFyaWF0aW9uczwva2V5d29yZD48a2V5d29yZD4qR2Vub21lPC9rZXl3
b3JkPjxrZXl3b3JkPkhvbW96eWdvdGU8L2tleXdvcmQ+PGtleXdvcmQ+TW9sZWN1bGFyIFNlcXVl
bmNlIERhdGE8L2tleXdvcmQ+PGtleXdvcmQ+UXVhbnRpdGF0aXZlIFRyYWl0IExvY2k8L2tleXdv
cmQ+PGtleXdvcmQ+KlNlbGVjdGlvbiwgR2VuZXRpYzwva2V5d29yZD48a2V5d29yZD5TZXF1ZW5j
ZSBIb21vbG9neSwgQW1pbm8gQWNpZDwva2V5d29yZD48a2V5d29yZD5Td2luZS8qZ2VuZXRpY3M8
L2tleXdvcmQ+PC9rZXl3b3Jkcz48ZGF0ZXM+PHllYXI+MjAxMjwveWVhcj48cHViLWRhdGVzPjxk
YXRlPk5vdiAyNzwvZGF0ZT48L3B1Yi1kYXRlcz48L2RhdGVzPjxpc2JuPjEwOTEtNjQ5MCAoRWxl
Y3Ryb25pYykmI3hEOzAwMjctODQyNCAoTGlua2luZyk8L2lzYm4+PGFjY2Vzc2lvbi1udW0+MjMx
NTE1MTQ8L2FjY2Vzc2lvbi1udW0+PHVybHM+PHJlbGF0ZWQtdXJscz48dXJsPmh0dHBzOi8vd3d3
Lm5jYmkubmxtLm5paC5nb3YvcHVibWVkLzIzMTUxNTE0PC91cmw+PC9yZWxhdGVkLXVybHM+PC91
cmxzPjxjdXN0b20yPlBNQzM1MTE3MDA8L2N1c3RvbTI+PGVsZWN0cm9uaWMtcmVzb3VyY2UtbnVt
PjEwLjEwNzMvcG5hcy4xMjE3MTQ5MTA5PC9lbGVjdHJvbmljLXJlc291cmNlLW51bT48L3JlY29y
ZD48L0NpdGU+PENpdGU+PEF1dGhvcj5DYXJuZWlybzwvQXV0aG9yPjxZZWFyPjIwMTQ8L1llYXI+
PFJlY051bT4xMzwvUmVjTnVtPjxyZWNvcmQ+PHJlYy1udW1iZXI+MTM8L3JlYy1udW1iZXI+PGZv
cmVpZ24ta2V5cz48a2V5IGFwcD0iRU4iIGRiLWlkPSJ6ZDl2cnI5cjRzeHB2b2V4MHoyeDBzZW85
NXR4OWZleHI5NXQiIHRpbWVzdGFtcD0iMTQ4NjIyMDQ2OSI+MTM8L2tleT48L2ZvcmVpZ24ta2V5
cz48cmVmLXR5cGUgbmFtZT0iSm91cm5hbCBBcnRpY2xlIj4xNzwvcmVmLXR5cGU+PGNvbnRyaWJ1
dG9ycz48YXV0aG9ycz48YXV0aG9yPkNhcm5laXJvLCBNLjwvYXV0aG9yPjxhdXRob3I+UnViaW4s
IEMuIEouPC9hdXRob3I+PGF1dGhvcj5EaSBQYWxtYSwgRi48L2F1dGhvcj48YXV0aG9yPkFsYmVy
dCwgRi4gVy48L2F1dGhvcj48YXV0aG9yPkFsZm9sZGksIEouPC9hdXRob3I+PGF1dGhvcj5CYXJy
aW8sIEEuIE0uPC9hdXRob3I+PGF1dGhvcj5QaWVsYmVyZywgRy48L2F1dGhvcj48YXV0aG9yPlJh
ZmF0aSwgTi48L2F1dGhvcj48YXV0aG9yPlNheXlhYiwgUy48L2F1dGhvcj48YXV0aG9yPlR1cm5l
ci1NYWllciwgSi48L2F1dGhvcj48YXV0aG9yPllvdW5pcywgUy48L2F1dGhvcj48YXV0aG9yPkFm
b25zbywgUy48L2F1dGhvcj48YXV0aG9yPkFrZW4sIEIuPC9hdXRob3I+PGF1dGhvcj5BbHZlcywg
Si4gTS48L2F1dGhvcj48YXV0aG9yPkJhcnJlbGwsIEQuPC9hdXRob3I+PGF1dGhvcj5Cb2xldCwg
Ry48L2F1dGhvcj48YXV0aG9yPkJvdWNoZXIsIFMuPC9hdXRob3I+PGF1dGhvcj5CdXJiYW5vLCBI
LiBBLjwvYXV0aG9yPjxhdXRob3I+Q2FtcG9zLCBSLjwvYXV0aG9yPjxhdXRob3I+Q2hhbmcsIEou
IEwuPC9hdXRob3I+PGF1dGhvcj5EdXJhbnRob24sIFYuPC9hdXRob3I+PGF1dGhvcj5Gb250YW5l
c2ksIEwuPC9hdXRob3I+PGF1dGhvcj5HYXJyZWF1LCBILjwvYXV0aG9yPjxhdXRob3I+SGVpbWFu
LCBELjwvYXV0aG9yPjxhdXRob3I+Sm9obnNvbiwgSi48L2F1dGhvcj48YXV0aG9yPk1hZ2UsIFIu
IEcuPC9hdXRob3I+PGF1dGhvcj5QZW5nLCBaLjwvYXV0aG9yPjxhdXRob3I+UXVlbmV5LCBHLjwv
YXV0aG9yPjxhdXRob3I+Um9nZWwtR2FpbGxhcmQsIEMuPC9hdXRob3I+PGF1dGhvcj5SdWZmaWVy
LCBNLjwvYXV0aG9yPjxhdXRob3I+U2VhcmxlLCBTLjwvYXV0aG9yPjxhdXRob3I+VmlsbGFmdWVy
dGUsIFIuPC9hdXRob3I+PGF1dGhvcj5YaW9uZywgQS48L2F1dGhvcj48YXV0aG9yPllvdW5nLCBT
LjwvYXV0aG9yPjxhdXRob3I+Rm9yc2JlcmctTmlsc3NvbiwgSy48L2F1dGhvcj48YXV0aG9yPkdv
b2QsIEouIE0uPC9hdXRob3I+PGF1dGhvcj5MYW5kZXIsIEUuIFMuPC9hdXRob3I+PGF1dGhvcj5G
ZXJyYW5kLCBOLjwvYXV0aG9yPjxhdXRob3I+TGluZGJsYWQtVG9oLCBLLjwvYXV0aG9yPjxhdXRo
b3I+QW5kZXJzc29uLCBMLjwvYXV0aG9yPjwvYXV0aG9ycz48L2NvbnRyaWJ1dG9ycz48YXV0aC1h
ZGRyZXNzPkNJQklPL0luQklPLCBDZW50cm8gZGUgSW52ZXN0aWdhY2FvIGVtIEJpb2RpdmVyc2lk
YWRlIGUgUmVjdXJzb3MgR2VuZXRpY29zLCBDYW1wdXMgQWdyYXJpbyBkZSBWYWlyYW8sIFVuaXZl
cnNpZGFkZSBkbyBQb3J0bywgNDQ4NS02NjEsIFZhaXJhbywgUG9ydHVnYWwuJiN4RDtTY2llbmNl
IGZvciBMaWZlIExhYm9yYXRvcnkgVXBwc2FsYSwgRGVwYXJ0bWVudCBvZiBNZWRpY2FsIEJpb2No
ZW1pc3RyeSBhbmQgTWljcm9iaW9sb2d5LCBVcHBzYWxhIFVuaXZlcnNpdHksIFVwcHNhbGEsIFN3
ZWRlbi4mI3hEO0Jyb2FkIEluc3RpdHV0ZSBvZiBIYXJ2YXJkIGFuZCBNYXNzYWNodXNldHRzIElu
c3RpdHV0ZSBvZiBUZWNobm9sb2d5LCA3IENhbWJyaWRnZSBDZW50ZXIsIENhbWJyaWRnZSwgTUEg
MDIxNDIsIFVTQS4gVmVydGVicmF0ZSBhbmQgSGVhbHRoIEdlbm9taWNzLCBUaGUgR2Vub21lIEFu
YWx5c2lzIENlbnRyZSwgTm9yd2ljaCwgVUsuJiN4RDtEZXBhcnRtZW50IG9mIEV2b2x1dGlvbmFy
eSBHZW5ldGljcywgTWF4IFBsYW5jayBJbnN0aXR1dGUgZm9yIEV2b2x1dGlvbmFyeSBBbnRocm9w
b2xvZ3ksIExlaXB6aWcsIEdlcm1hbnkuJiN4RDtCcm9hZCBJbnN0aXR1dGUgb2YgSGFydmFyZCBh
bmQgTWFzc2FjaHVzZXR0cyBJbnN0aXR1dGUgb2YgVGVjaG5vbG9neSwgNyBDYW1icmlkZ2UgQ2Vu
dGVyLCBDYW1icmlkZ2UsIE1BIDAyMTQyLCBVU0EuJiN4RDtEZXBhcnRtZW50IG9mIEFuaW1hbCBC
cmVlZGluZyBhbmQgR2VuZXRpY3MsIFN3ZWRpc2ggVW5pdmVyc2l0eSBvZiBBZ3JpY3VsdHVyYWwg
U2NpZW5jZXMsIFVwcHNhbGEsIFN3ZWRlbi4mI3hEO1NjaWVuY2UgZm9yIExpZmUgTGFib3JhdG9y
eSBVcHBzYWxhLCBEZXBhcnRtZW50IG9mIE1lZGljYWwgQmlvY2hlbWlzdHJ5IGFuZCBNaWNyb2Jp
b2xvZ3ksIFVwcHNhbGEgVW5pdmVyc2l0eSwgVXBwc2FsYSwgU3dlZGVuLiBEZXBhcnRtZW50IG9m
IEFuaW1hbCBQcm9kdWN0aW9uLCBBaW4gU2hhbXMgVW5pdmVyc2l0eSwgU2hvdWJyYSBFbC1LaGVp
bWEsIENhaXJvLCBFZ3lwdC4mI3hEO1dlbGxjb21lIFRydXN0IFNhbmdlciBJbnN0aXR1dGUsIEhp
bnh0b24sIFVLLiBFdXJvcGVhbiBNb2xlY3VsYXIgQmlvbG9neSBMYWJvcmF0b3J5LCBFdXJvcGVh
biBCaW9pbmZvcm1hdGljcyBJbnN0aXR1dGUsIFdlbGxjb21lIFRydXN0IEdlbm9tZSBDYW1wdXMs
IEhpbnh0b24sIENhbWJyaWRnZSBDQjEwIDFTRCwgVUsuJiN4RDtDSUJJTy9JbkJJTywgQ2VudHJv
IGRlIEludmVzdGlnYWNhbyBlbSBCaW9kaXZlcnNpZGFkZSBlIFJlY3Vyc29zIEdlbmV0aWNvcywg
Q2FtcHVzIEFncmFyaW8gZGUgVmFpcmFvLCBVbml2ZXJzaWRhZGUgZG8gUG9ydG8sIDQ0ODUtNjYx
LCBWYWlyYW8sIFBvcnR1Z2FsLiBEZXBhcnRtZW50IG9mIEdlbmV0aWNzLCBVbml2ZXJzaXR5IG9m
IENhbWJyaWRnZSwgQ2FtYnJpZGdlIENCMiAzRUgsIFVLLiYjeEQ7SW5zdGl0dXQgTmF0aW9uYWwg
ZGUgbGEgUmVjaGVyY2hlIEFncm9ub21pcXVlIChJTlJBKSwgVU1SMTM4OCBHZW5ldGlxdWUsIFBo
eXNpb2xvZ2llIGV0IFN5c3RlbWVzIGQmYXBvcztFbGV2YWdlLCBGLTMxMzI2IENhc3RhbmV0LVRv
bG9zYW4sIEZyYW5jZS4mI3hEO0xhYm92ZXQgQ29uc2VpbCwgQlA1MzksIDg1NTA1IExlcyBIZXJi
aWVycyBDZWRleCwgRnJhbmNlLiYjeEQ7SU5SQSwgVU1SMTE5OCBCaW9sb2dpZSBkdSBEZXZlbG9w
cGVtZW50IGV0IFJlcHJvZHVjdGlvbiwgRi03ODM1MCBKb3V5LWVuLUpvc2FzLCBGcmFuY2UuJiN4
RDtEZXBhcnRtZW50IG9mIEFncmljdWx0dXJhbCBhbmQgRm9vZCBTY2llbmNlcywgRGl2aXNpb24g
b2YgQW5pbWFsIFNjaWVuY2VzLCBVbml2ZXJzaXR5IG9mIEJvbG9nbmEsIDQwMTI3IEJvbG9nbmEs
IEl0YWx5LiYjeEQ7TGFib3JhdG9yeSBvZiBJbW11bm9sb2d5LCBOYXRpb25hbCBJbnN0aXR1dGUg
b2YgQWxsZXJneSBhbmQgSW5mZWN0aW91cyBEaXNlYXNlcyAoTklBSUQpLCBOYXRpb25hbCBJbnN0
aXR1dGVzIG9mIEhlYWx0aCwgQmV0aGVzZGEsIE1EIDIwODkyLCBVU0EuJiN4RDtVLlMuIERlcGFy
dG1lbnQgb2YgRW5lcmd5IEpvaW50IEdlbm9tZSBJbnN0aXR1dGUsIExhd3JlbmNlIEJlcmtlbGV5
IE5hdGlvbmFsIExhYm9yYXRvcnksIDI4MDAgTWl0Y2hlbGwgRHJpdmUsIFdhbG51dCBDcmVlaywg
Q0EgOTQ1OTgsIFVTQS4mI3hEO0FOVEFHRU5FLCBBbmltYWwgR2Vub21pY3MgTGFib3JhdG9yeSwg
THlvbiwgRnJhbmNlLiYjeEQ7SU5SQSwgVU1SMTMxMyBHZW5ldGlxdWUgQW5pbWFsZSBldCBCaW9s
b2dpZSBJbnRlZ3JhdGl2ZSwgRi0gNzgzNTAsIEpvdXktZW4tSm9zYXMsIEZyYW5jZS4mI3hEO1dl
bGxjb21lIFRydXN0IFNhbmdlciBJbnN0aXR1dGUsIEhpbnh0b24sIFVLLiYjeEQ7SW5zdGl0dXRv
IGRlIEVzdHVkaW9zIFNvY2lhbGVzIEF2YW56YWRvcywgKElFU0EtQ1NJQykgQ2FtcG8gU2FudG8g
ZGUgbG9zIE1hcnRpcmVzIDcsIENvcmRvYmEsIFNwYWluLiYjeEQ7U2NpZW5jZSBmb3IgTGlmZSBM
YWJvcmF0b3J5LCBEZXBhcnRtZW50IG9mIEltbXVub2xvZ3ksIEdlbmV0aWNzIGFuZCBQYXRob2xv
Z3ksIFVwcHNhbGEgVW5pdmVyc2l0eSwgVXBwc2FsYSwgU3dlZGVuLiYjeEQ7RGVwYXJ0bWVudCBv
ZiBFdm9sdXRpb25hcnkgR2VuZXRpY3MsIE1heCBQbGFuY2sgSW5zdGl0dXRlIGZvciBFdm9sdXRp
b25hcnkgQW50aHJvcG9sb2d5LCBMZWlwemlnLCBHZXJtYW55LiBEaXZpc2lvbiBvZiBCaW9sb2dp
Y2FsIFNjaWVuY2VzLCBUaGUgVW5pdmVyc2l0eSBvZiBNb250YW5hLCBNaXNzb3VsYSwgTVQgNTk4
MTIsIFVTQS4mI3hEO0NJQklPL0luQklPLCBDZW50cm8gZGUgSW52ZXN0aWdhY2FvIGVtIEJpb2Rp
dmVyc2lkYWRlIGUgUmVjdXJzb3MgR2VuZXRpY29zLCBDYW1wdXMgQWdyYXJpbyBkZSBWYWlyYW8s
IFVuaXZlcnNpZGFkZSBkbyBQb3J0bywgNDQ4NS02NjEsIFZhaXJhbywgUG9ydHVnYWwuIERlcGFy
dGFtZW50byBkZSBCaW9sb2dpYSwgRmFjdWxkYWRlIGRlIENpZW5jaWFzLCBVbml2ZXJzaWRhZGUg
ZG8gUG9ydG8sIFJ1YSBkbyBDYW1wbyBBbGVncmUgc24uIDQxNjktMDA3IFBvcnRvLCBQb3J0dWdh
bC4mI3hEO1NjaWVuY2UgZm9yIExpZmUgTGFib3JhdG9yeSBVcHBzYWxhLCBEZXBhcnRtZW50IG9m
IE1lZGljYWwgQmlvY2hlbWlzdHJ5IGFuZCBNaWNyb2Jpb2xvZ3ksIFVwcHNhbGEgVW5pdmVyc2l0
eSwgVXBwc2FsYSwgU3dlZGVuLiBCcm9hZCBJbnN0aXR1dGUgb2YgSGFydmFyZCBhbmQgTWFzc2Fj
aHVzZXR0cyBJbnN0aXR1dGUgb2YgVGVjaG5vbG9neSwgNyBDYW1icmlkZ2UgQ2VudGVyLCBDYW1i
cmlkZ2UsIE1BIDAyMTQyLCBVU0EuIGtlcnNsaUBicm9hZGluc3RpdHV0ZS5vcmcgbGVpZi5hbmRl
cnNzb25AaW1iaW0udXUuc2UuJiN4RDtTY2llbmNlIGZvciBMaWZlIExhYm9yYXRvcnkgVXBwc2Fs
YSwgRGVwYXJ0bWVudCBvZiBNZWRpY2FsIEJpb2NoZW1pc3RyeSBhbmQgTWljcm9iaW9sb2d5LCBV
cHBzYWxhIFVuaXZlcnNpdHksIFVwcHNhbGEsIFN3ZWRlbi4gRGVwYXJ0bWVudCBvZiBBbmltYWwg
QnJlZWRpbmcgYW5kIEdlbmV0aWNzLCBTd2VkaXNoIFVuaXZlcnNpdHkgb2YgQWdyaWN1bHR1cmFs
IFNjaWVuY2VzLCBVcHBzYWxhLCBTd2VkZW4uIERlcGFydG1lbnQgb2YgVmV0ZXJpbmFyeSBJbnRl
Z3JhdGl2ZSBCaW9zY2llbmNlcywgQ29sbGVnZSBvZiBWZXRlcmluYXJ5IE1lZGljaW5lIGFuZCBC
aW9tZWRpY2FsIFNjaWVuY2VzLCBUZXhhcyBBJmFtcDtNIFVuaXZlcnNpdHksIENvbGxlZ2UgU3Rh
dGlvbiwgVFggNzc4NDMtNDQ1OCwgVVNBLiBrZXJzbGlAYnJvYWRpbnN0aXR1dGUub3JnIGxlaWYu
YW5kZXJzc29uQGltYmltLnV1LnNlLjwvYXV0aC1hZGRyZXNzPjx0aXRsZXM+PHRpdGxlPlJhYmJp
dCBnZW5vbWUgYW5hbHlzaXMgcmV2ZWFscyBhIHBvbHlnZW5pYyBiYXNpcyBmb3IgcGhlbm90eXBp
YyBjaGFuZ2UgZHVyaW5nIGRvbWVzdGljYXRpb248L3RpdGxlPjxzZWNvbmRhcnktdGl0bGU+U2Np
ZW5jZTwvc2Vjb25kYXJ5LXRpdGxlPjwvdGl0bGVzPjxwZXJpb2RpY2FsPjxmdWxsLXRpdGxlPlNj
aWVuY2U8L2Z1bGwtdGl0bGU+PC9wZXJpb2RpY2FsPjxwYWdlcz4xMDc0LTk8L3BhZ2VzPjx2b2x1
bWU+MzQ1PC92b2x1bWU+PG51bWJlcj42MjAwPC9udW1iZXI+PGtleXdvcmRzPjxrZXl3b3JkPkFu
aW1hbHM8L2tleXdvcmQ+PGtleXdvcmQ+QW5pbWFscywgRG9tZXN0aWMvYW5hdG9teSAmYW1wOyBo
aXN0b2xvZ3kvKmdlbmV0aWNzL3BzeWNob2xvZ3k8L2tleXdvcmQ+PGtleXdvcmQ+QW5pbWFscywg
V2lsZC9hbmF0b215ICZhbXA7IGhpc3RvbG9neS8qZ2VuZXRpY3MvcHN5Y2hvbG9neTwva2V5d29y
ZD48a2V5d29yZD5CYXNlIFNlcXVlbmNlPC9rZXl3b3JkPjxrZXl3b3JkPkJlaGF2aW9yLCBBbmlt
YWw8L2tleXdvcmQ+PGtleXdvcmQ+QnJlZWRpbmc8L2tleXdvcmQ+PGtleXdvcmQ+RXZvbHV0aW9u
LCBNb2xlY3VsYXI8L2tleXdvcmQ+PGtleXdvcmQ+R2VuZSBGcmVxdWVuY3k8L2tleXdvcmQ+PGtl
eXdvcmQ+R2VuZXRpYyBMb2NpPC9rZXl3b3JkPjxrZXl3b3JkPkdlbm9tZS9nZW5ldGljczwva2V5
d29yZD48a2V5d29yZD5Nb2xlY3VsYXIgU2VxdWVuY2UgRGF0YTwva2V5d29yZD48a2V5d29yZD5Q
aGVub3R5cGU8L2tleXdvcmQ+PGtleXdvcmQ+UG9seW1vcnBoaXNtLCBTaW5nbGUgTnVjbGVvdGlk
ZTwva2V5d29yZD48a2V5d29yZD5SYWJiaXRzL2FuYXRvbXkgJmFtcDsgaGlzdG9sb2d5LypnZW5l
dGljcy9wc3ljaG9sb2d5PC9rZXl3b3JkPjxrZXl3b3JkPlNlbGVjdGlvbiwgR2VuZXRpYzwva2V5
d29yZD48a2V5d29yZD5TZXF1ZW5jZSBBbmFseXNpcywgRE5BPC9rZXl3b3JkPjwva2V5d29yZHM+
PGRhdGVzPjx5ZWFyPjIwMTQ8L3llYXI+PHB1Yi1kYXRlcz48ZGF0ZT5BdWcgMjk8L2RhdGU+PC9w
dWItZGF0ZXM+PC9kYXRlcz48aXNibj4xMDk1LTkyMDMgKEVsZWN0cm9uaWMpJiN4RDswMDM2LTgw
NzUgKExpbmtpbmcpPC9pc2JuPjxhY2Nlc3Npb24tbnVtPjI1MTcwMTU3PC9hY2Nlc3Npb24tbnVt
Pjx1cmxzPjxyZWxhdGVkLXVybHM+PHVybD5odHRwczovL3d3dy5uY2JpLm5sbS5uaWguZ292L3B1
Ym1lZC8yNTE3MDE1NzwvdXJsPjwvcmVsYXRlZC11cmxzPjwvdXJscz48ZWxlY3Ryb25pYy1yZXNv
dXJjZS1udW0+MTAuMTEyNi9zY2llbmNlLjEyNTM3MTQ8L2VsZWN0cm9uaWMtcmVzb3VyY2UtbnVt
PjwvcmVjb3JkPjwvQ2l0ZT48L0VuZE5vdGU+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sidR="00B14026">
        <w:rPr>
          <w:rFonts w:ascii="Times New Roman" w:hAnsi="Times New Roman" w:cs="Times New Roman"/>
          <w:sz w:val="24"/>
          <w:szCs w:val="24"/>
        </w:rPr>
      </w:r>
      <w:r w:rsidR="00B14026">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6" w:tooltip="Frantz, 2015 #114" w:history="1">
        <w:r w:rsidR="008834D1">
          <w:rPr>
            <w:rFonts w:ascii="Times New Roman" w:hAnsi="Times New Roman" w:cs="Times New Roman"/>
            <w:noProof/>
            <w:sz w:val="24"/>
            <w:szCs w:val="24"/>
          </w:rPr>
          <w:t>6-8</w:t>
        </w:r>
      </w:hyperlink>
      <w:r w:rsidR="004D577F">
        <w:rPr>
          <w:rFonts w:ascii="Times New Roman" w:hAnsi="Times New Roman" w:cs="Times New Roman"/>
          <w:noProof/>
          <w:sz w:val="24"/>
          <w:szCs w:val="24"/>
        </w:rPr>
        <w:t xml:space="preserve">, </w:t>
      </w:r>
      <w:hyperlink w:anchor="_ENREF_10" w:tooltip="Nadachowska-Brzyska, 2013 #64" w:history="1">
        <w:r w:rsidR="008834D1">
          <w:rPr>
            <w:rFonts w:ascii="Times New Roman" w:hAnsi="Times New Roman" w:cs="Times New Roman"/>
            <w:noProof/>
            <w:sz w:val="24"/>
            <w:szCs w:val="24"/>
          </w:rPr>
          <w:t>10</w:t>
        </w:r>
      </w:hyperlink>
      <w:r w:rsidR="004D577F">
        <w:rPr>
          <w:rFonts w:ascii="Times New Roman" w:hAnsi="Times New Roman" w:cs="Times New Roman"/>
          <w:noProof/>
          <w:sz w:val="24"/>
          <w:szCs w:val="24"/>
        </w:rPr>
        <w:t>)</w:t>
      </w:r>
      <w:r w:rsidR="00B14026">
        <w:rPr>
          <w:rFonts w:ascii="Times New Roman" w:hAnsi="Times New Roman" w:cs="Times New Roman"/>
          <w:sz w:val="24"/>
          <w:szCs w:val="24"/>
        </w:rPr>
        <w:fldChar w:fldCharType="end"/>
      </w:r>
      <w:r>
        <w:rPr>
          <w:rFonts w:ascii="Times New Roman" w:hAnsi="Times New Roman" w:cs="Times New Roman" w:hint="eastAsia"/>
          <w:sz w:val="24"/>
          <w:szCs w:val="24"/>
        </w:rPr>
        <w:t xml:space="preserve">. </w:t>
      </w:r>
      <w:r w:rsidR="00B83B5D">
        <w:rPr>
          <w:rFonts w:ascii="Times New Roman" w:hAnsi="Times New Roman" w:cs="Times New Roman"/>
          <w:sz w:val="24"/>
          <w:szCs w:val="24"/>
        </w:rPr>
        <w:t xml:space="preserve">We previously drew the draft of a Beijing duck genome and </w:t>
      </w:r>
      <w:r w:rsidR="00B83B5D">
        <w:rPr>
          <w:rFonts w:ascii="Times New Roman" w:hAnsi="Times New Roman" w:cs="Times New Roman" w:hint="eastAsia"/>
          <w:sz w:val="24"/>
          <w:szCs w:val="24"/>
        </w:rPr>
        <w:t xml:space="preserve">identified </w:t>
      </w:r>
      <w:r w:rsidR="00B83B5D">
        <w:rPr>
          <w:rFonts w:ascii="Times New Roman" w:hAnsi="Times New Roman" w:cs="Times New Roman"/>
          <w:sz w:val="24"/>
          <w:szCs w:val="24"/>
        </w:rPr>
        <w:t>genomic variation within this assembly</w:t>
      </w:r>
      <w:r w:rsidR="00B83B5D">
        <w:rPr>
          <w:rFonts w:ascii="Times New Roman" w:hAnsi="Times New Roman" w:cs="Times New Roman"/>
          <w:sz w:val="24"/>
          <w:szCs w:val="24"/>
        </w:rPr>
        <w:fldChar w:fldCharType="begin"/>
      </w:r>
      <w:r w:rsidR="007819CE">
        <w:rPr>
          <w:rFonts w:ascii="Times New Roman" w:hAnsi="Times New Roman" w:cs="Times New Roman"/>
          <w:sz w:val="24"/>
          <w:szCs w:val="24"/>
        </w:rPr>
        <w:instrText xml:space="preserve"> ADDIN EN.CITE &lt;EndNote&gt;&lt;Cite&gt;&lt;Author&gt;Huang&lt;/Author&gt;&lt;Year&gt;2013&lt;/Year&gt;&lt;RecNum&gt;21&lt;/RecNum&gt;&lt;DisplayText&gt;(11)&lt;/DisplayText&gt;&lt;record&gt;&lt;rec-number&gt;21&lt;/rec-number&gt;&lt;foreign-keys&gt;&lt;key app="EN" db-id="zd9vrr9r4sxpvoex0z2x0seo95tx9fexr95t" timestamp="1486224924"&gt;21&lt;/key&gt;&lt;/foreign-keys&gt;&lt;ref-type name="Journal Article"&gt;17&lt;/ref-type&gt;&lt;contributors&gt;&lt;authors&gt;&lt;author&gt;Huang, Yinhua&lt;/author&gt;&lt;author&gt;Li, Yingrui&lt;/author&gt;&lt;author&gt;Burt, David W&lt;/author&gt;&lt;author&gt;Chen, Hualan&lt;/author&gt;&lt;author&gt;Zhang, Yong&lt;/author&gt;&lt;author&gt;Qian, Wubin&lt;/author&gt;&lt;author&gt;Kim, Heebal&lt;/author&gt;&lt;author&gt;Gan, Shangquan&lt;/author&gt;&lt;author&gt;Zhao, Yiqiang&lt;/author&gt;&lt;author&gt;Li, Jianwen&lt;/author&gt;&lt;/authors&gt;&lt;/contributors&gt;&lt;titles&gt;&lt;title&gt;The duck genome and transcriptome provide insight into an avian influenza virus reservoir species&lt;/title&gt;&lt;secondary-title&gt;Nature genetics&lt;/secondary-title&gt;&lt;/titles&gt;&lt;periodical&gt;&lt;full-title&gt;Nature genetics&lt;/full-title&gt;&lt;/periodical&gt;&lt;pages&gt;776-783&lt;/pages&gt;&lt;volume&gt;45&lt;/volume&gt;&lt;number&gt;7&lt;/number&gt;&lt;dates&gt;&lt;year&gt;2013&lt;/year&gt;&lt;/dates&gt;&lt;isbn&gt;1061-4036&lt;/isbn&gt;&lt;urls&gt;&lt;/urls&gt;&lt;/record&gt;&lt;/Cite&gt;&lt;/EndNote&gt;</w:instrText>
      </w:r>
      <w:r w:rsidR="00B83B5D">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11" w:tooltip="Huang, 2013 #21" w:history="1">
        <w:r w:rsidR="008834D1">
          <w:rPr>
            <w:rFonts w:ascii="Times New Roman" w:hAnsi="Times New Roman" w:cs="Times New Roman"/>
            <w:noProof/>
            <w:sz w:val="24"/>
            <w:szCs w:val="24"/>
          </w:rPr>
          <w:t>11</w:t>
        </w:r>
      </w:hyperlink>
      <w:r w:rsidR="004D577F">
        <w:rPr>
          <w:rFonts w:ascii="Times New Roman" w:hAnsi="Times New Roman" w:cs="Times New Roman"/>
          <w:noProof/>
          <w:sz w:val="24"/>
          <w:szCs w:val="24"/>
        </w:rPr>
        <w:t>)</w:t>
      </w:r>
      <w:r w:rsidR="00B83B5D">
        <w:rPr>
          <w:rFonts w:ascii="Times New Roman" w:hAnsi="Times New Roman" w:cs="Times New Roman"/>
          <w:sz w:val="24"/>
          <w:szCs w:val="24"/>
        </w:rPr>
        <w:fldChar w:fldCharType="end"/>
      </w:r>
      <w:r w:rsidR="00B83B5D">
        <w:rPr>
          <w:rFonts w:ascii="Times New Roman" w:hAnsi="Times New Roman" w:cs="Times New Roman"/>
          <w:sz w:val="24"/>
          <w:szCs w:val="24"/>
        </w:rPr>
        <w:t xml:space="preserve">. </w:t>
      </w:r>
      <w:r>
        <w:rPr>
          <w:rFonts w:ascii="Times New Roman" w:hAnsi="Times New Roman" w:cs="Times New Roman" w:hint="eastAsia"/>
          <w:sz w:val="24"/>
          <w:szCs w:val="24"/>
        </w:rPr>
        <w:t xml:space="preserve">However, </w:t>
      </w:r>
      <w:r>
        <w:rPr>
          <w:rFonts w:ascii="Times New Roman" w:hAnsi="Times New Roman" w:cs="Times New Roman"/>
          <w:sz w:val="24"/>
          <w:szCs w:val="24"/>
        </w:rPr>
        <w:t xml:space="preserve">as </w:t>
      </w:r>
      <w:r>
        <w:rPr>
          <w:rFonts w:ascii="Times New Roman" w:hAnsi="Times New Roman" w:cs="Times New Roman" w:hint="eastAsia"/>
          <w:sz w:val="24"/>
          <w:szCs w:val="24"/>
        </w:rPr>
        <w:t xml:space="preserve">the most economical important waterfowl and one of the principal natural hosts of influenza A viruses, genetic variations of duck were </w:t>
      </w:r>
      <w:r w:rsidR="005F308E">
        <w:rPr>
          <w:rFonts w:ascii="Times New Roman" w:hAnsi="Times New Roman" w:cs="Times New Roman"/>
          <w:sz w:val="24"/>
          <w:szCs w:val="24"/>
        </w:rPr>
        <w:t xml:space="preserve">not well </w:t>
      </w:r>
      <w:r>
        <w:rPr>
          <w:rFonts w:ascii="Times New Roman" w:hAnsi="Times New Roman" w:cs="Times New Roman" w:hint="eastAsia"/>
          <w:sz w:val="24"/>
          <w:szCs w:val="24"/>
        </w:rPr>
        <w:t>characterized.</w:t>
      </w:r>
      <w:r w:rsidR="00636650">
        <w:rPr>
          <w:rFonts w:ascii="Times New Roman" w:hAnsi="Times New Roman" w:cs="Times New Roman"/>
          <w:sz w:val="24"/>
          <w:szCs w:val="24"/>
        </w:rPr>
        <w:t xml:space="preserve"> </w:t>
      </w:r>
      <w:r>
        <w:rPr>
          <w:rFonts w:ascii="Times New Roman" w:hAnsi="Times New Roman" w:cs="Times New Roman"/>
          <w:sz w:val="24"/>
          <w:szCs w:val="24"/>
        </w:rPr>
        <w:t>A</w:t>
      </w:r>
      <w:r>
        <w:rPr>
          <w:rFonts w:ascii="Times New Roman" w:hAnsi="Times New Roman" w:cs="Times New Roman" w:hint="eastAsia"/>
          <w:sz w:val="24"/>
          <w:szCs w:val="24"/>
        </w:rPr>
        <w:t xml:space="preserve">nd debates about domestic ducks being domesticated from the mallard </w:t>
      </w:r>
      <w:r>
        <w:rPr>
          <w:rFonts w:ascii="Times New Roman" w:hAnsi="Times New Roman" w:cs="Times New Roman"/>
          <w:sz w:val="24"/>
          <w:szCs w:val="24"/>
        </w:rPr>
        <w:t xml:space="preserve">duck </w:t>
      </w:r>
      <w:r>
        <w:rPr>
          <w:rFonts w:ascii="Times New Roman" w:hAnsi="Times New Roman" w:cs="Times New Roman" w:hint="eastAsia"/>
          <w:sz w:val="24"/>
          <w:szCs w:val="24"/>
        </w:rPr>
        <w:t xml:space="preserve">or the descendant of </w:t>
      </w:r>
      <w:r w:rsidR="004E2A24">
        <w:rPr>
          <w:rFonts w:ascii="Times New Roman" w:hAnsi="Times New Roman" w:cs="Times New Roman" w:hint="eastAsia"/>
          <w:sz w:val="24"/>
          <w:szCs w:val="24"/>
        </w:rPr>
        <w:t>mallard duck and spot-billed</w:t>
      </w:r>
      <w:r>
        <w:rPr>
          <w:rFonts w:ascii="Times New Roman" w:hAnsi="Times New Roman" w:cs="Times New Roman" w:hint="eastAsia"/>
          <w:sz w:val="24"/>
          <w:szCs w:val="24"/>
        </w:rPr>
        <w:t xml:space="preserve"> duck </w:t>
      </w:r>
      <w:r w:rsidR="003213E9">
        <w:rPr>
          <w:rFonts w:ascii="Times New Roman" w:hAnsi="Times New Roman" w:cs="Times New Roman"/>
          <w:sz w:val="24"/>
          <w:szCs w:val="24"/>
        </w:rPr>
        <w:t>are still</w:t>
      </w:r>
      <w:r>
        <w:rPr>
          <w:rFonts w:ascii="Times New Roman" w:hAnsi="Times New Roman" w:cs="Times New Roman" w:hint="eastAsia"/>
          <w:sz w:val="24"/>
          <w:szCs w:val="24"/>
        </w:rPr>
        <w:t xml:space="preserve"> </w:t>
      </w:r>
      <w:r w:rsidR="00287917">
        <w:rPr>
          <w:rFonts w:ascii="Times New Roman" w:hAnsi="Times New Roman" w:cs="Times New Roman"/>
          <w:sz w:val="24"/>
          <w:szCs w:val="24"/>
        </w:rPr>
        <w:t>continuing</w:t>
      </w:r>
      <w:r>
        <w:rPr>
          <w:rFonts w:ascii="Times New Roman" w:hAnsi="Times New Roman" w:cs="Times New Roman" w:hint="eastAsia"/>
          <w:sz w:val="24"/>
          <w:szCs w:val="24"/>
        </w:rPr>
        <w:t>.</w:t>
      </w:r>
    </w:p>
    <w:p w14:paraId="44F15E44" w14:textId="21D0B13D" w:rsidR="00B14026" w:rsidRDefault="00541165" w:rsidP="00194533">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Until now there are more than 140 wild duck species across the world and most of them can hybridize each other</w:t>
      </w:r>
      <w:ins w:id="6" w:author="liu rui" w:date="2018-10-08T14:44:00Z">
        <w:r w:rsidR="008375AF">
          <w:rPr>
            <w:rFonts w:ascii="Times New Roman" w:hAnsi="Times New Roman" w:cs="Times New Roman"/>
            <w:sz w:val="24"/>
            <w:szCs w:val="24"/>
          </w:rPr>
          <w:t xml:space="preserve"> </w:t>
        </w:r>
      </w:ins>
      <w:r w:rsidR="00F305ED">
        <w:rPr>
          <w:rFonts w:ascii="Times New Roman" w:hAnsi="Times New Roman" w:cs="Times New Roman"/>
          <w:sz w:val="24"/>
          <w:szCs w:val="24"/>
        </w:rPr>
        <w:fldChar w:fldCharType="begin">
          <w:fldData xml:space="preserve">PEVuZE5vdGU+PENpdGU+PEF1dGhvcj5UcnVtcDwvQXV0aG9yPjxZZWFyPjIwMTc8L1llYXI+PFJl
Y051bT45OTwvUmVjTnVtPjxEaXNwbGF5VGV4dD4oMTIsIDEzKTwvRGlzcGxheVRleHQ+PHJlY29y
ZD48cmVjLW51bWJlcj45OTwvcmVjLW51bWJlcj48Zm9yZWlnbi1rZXlzPjxrZXkgYXBwPSJFTiIg
ZGItaWQ9InpkOXZycjlyNHN4cHZvZXgwejJ4MHNlbzk1dHg5ZmV4cjk1dCIgdGltZXN0YW1wPSIx
NDk2Mzc0NjI2Ij45OTwva2V5PjwvZm9yZWlnbi1rZXlzPjxyZWYtdHlwZSBuYW1lPSJXZWIgUGFn
ZSI+MTI8L3JlZi10eXBlPjxjb250cmlidXRvcnM+PGF1dGhvcnM+PGF1dGhvcj5UcnVtcDwvYXV0
aG9yPjwvYXV0aG9ycz48L2NvbnRyaWJ1dG9ycz48dGl0bGVzPjx0aXRsZT5odHRwOi8vYWZvd2xz
aG9tZS5jb20vPC90aXRsZT48L3RpdGxlcz48ZGF0ZXM+PHllYXI+MjAxNzwveWVhcj48L2RhdGVz
Pjx1cmxzPjxyZWxhdGVkLXVybHM+PHVybD5odHRwOi8vYWZvd2xzaG9tZS5jb20vPC91cmw+PC9y
ZWxhdGVkLXVybHM+PC91cmxzPjwvcmVjb3JkPjwvQ2l0ZT48Q2l0ZT48QXV0aG9yPkxhdnJldHNr
eTwvQXV0aG9yPjxZZWFyPjIwMTQ8L1llYXI+PFJlY051bT4xMTU8L1JlY051bT48cmVjb3JkPjxy
ZWMtbnVtYmVyPjExNTwvcmVjLW51bWJlcj48Zm9yZWlnbi1rZXlzPjxrZXkgYXBwPSJFTiIgZGIt
aWQ9ImF0d3d6ZHI1OXc5ejk5ZWZ3NXd4ZHc1Y2Z2cno1cnNmZDIwNSIgdGltZXN0YW1wPSIwIj4x
MTU8L2tleT48L2ZvcmVpZ24ta2V5cz48cmVmLXR5cGUgbmFtZT0iSm91cm5hbCBBcnRpY2xlIj4x
NzwvcmVmLXR5cGU+PGNvbnRyaWJ1dG9ycz48YXV0aG9ycz48YXV0aG9yPkxhdnJldHNreSwgUC48
L2F1dGhvcj48YXV0aG9yPk1jQ3JhY2tlbiwgSy4gRy48L2F1dGhvcj48YXV0aG9yPlBldGVycywg
Si4gTC48L2F1dGhvcj48L2F1dGhvcnM+PC9jb250cmlidXRvcnM+PGF1dGgtYWRkcmVzcz5EZXBh
cnRtZW50IG9mIEJpb2xvZ2ljYWwgU2NpZW5jZXMsIFdyaWdodCBTdGF0ZSBVbml2ZXJzaXR5LCAz
NjQwIENvbG9uZWwgR2xlbm4gSHd5LCBEYXl0b24sIE9IIDQ1NDM1LCBVU0EuIEVsZWN0cm9uaWMg
YWRkcmVzczogbGF2cmV0c2t5LjJAd3JpZ2h0LmVkdS48L2F1dGgtYWRkcmVzcz48dGl0bGVzPjx0
aXRsZT5QaHlsb2dlbmV0aWNzIG9mIGEgcmVjZW50IHJhZGlhdGlvbiBpbiB0aGUgbWFsbGFyZHMg
YW5kIGFsbGllcyAoQXZlczogQW5hcyk6IGluZmVyZW5jZXMgZnJvbSBhIGdlbm9taWMgdHJhbnNl
Y3QgYW5kIHRoZSBtdWx0aXNwZWNpZXMgY29hbGVzY2VudDwvdGl0bGU+PHNlY29uZGFyeS10aXRs
ZT5Nb2wgUGh5bG9nZW5ldCBFdm9sPC9zZWNvbmRhcnktdGl0bGU+PC90aXRsZXM+PHBhZ2VzPjQw
Mi0xMTwvcGFnZXM+PHZvbHVtZT43MDwvdm9sdW1lPjxrZXl3b3Jkcz48a2V5d29yZD5BbmltYWxz
PC9rZXl3b3JkPjxrZXl3b3JkPkNlbGwgTnVjbGV1cy9nZW5ldGljczwva2V5d29yZD48a2V5d29y
ZD5ETkEsIE1pdG9jaG9uZHJpYWwvZ2VuZXRpY3M8L2tleXdvcmQ+PGtleXdvcmQ+RHVja3MvKmdl
bmV0aWNzPC9rZXl3b3JkPjxrZXl3b3JkPkdlbm9taWNzPC9rZXl3b3JkPjxrZXl3b3JkPkh5YnJp
ZGl6YXRpb24sIEdlbmV0aWM8L2tleXdvcmQ+PGtleXdvcmQ+KlBoeWxvZ2VueTwva2V5d29yZD48
a2V5d29yZD5TZXF1ZW5jZSBBbmFseXNpcywgRE5BPC9rZXl3b3JkPjxrZXl3b3JkPkNvYWxlc2Nl
bnQgbW9kZWxzPC9rZXl3b3JkPjxrZXl3b3JkPk1hbGxhcmQgY29tcGxleDwva2V5d29yZD48a2V5
d29yZD5NYXJrZXIgZGlzY29yZGFuY2U8L2tleXdvcmQ+PGtleXdvcmQ+UmVjb21iaW5hdGlvbjwv
a2V5d29yZD48a2V5d29yZD5TcGVjaWF0aW9uPC9rZXl3b3JkPjxrZXl3b3JkPlNwZWNpZXMgdHJl
ZTwva2V5d29yZD48L2tleXdvcmRzPjxkYXRlcz48eWVhcj4yMDE0PC95ZWFyPjxwdWItZGF0ZXM+
PGRhdGU+SmFuPC9kYXRlPjwvcHViLWRhdGVzPjwvZGF0ZXM+PGlzYm4+MTA5NS05NTEzIChFbGVj
dHJvbmljKSYjeEQ7MTA1NS03OTAzIChMaW5raW5nKTwvaXNibj48YWNjZXNzaW9uLW51bT4yMzk5
NDQ5MDwvYWNjZXNzaW9uLW51bT48dXJscz48cmVsYXRlZC11cmxzPjx1cmw+aHR0cHM6Ly93d3cu
bmNiaS5ubG0ubmloLmdvdi9wdWJtZWQvMjM5OTQ0OTA8L3VybD48L3JlbGF0ZWQtdXJscz48L3Vy
bHM+PGVsZWN0cm9uaWMtcmVzb3VyY2UtbnVtPjEwLjEwMTYvai55bXBldi4yMDEzLjA4LjAwODwv
ZWxlY3Ryb25pYy1yZXNvdXJjZS1udW0+PC9yZWNvcmQ+PC9DaXRlPjwvRW5kTm90ZT4A
</w:fldData>
        </w:fldChar>
      </w:r>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PEVuZE5vdGU+PENpdGU+PEF1dGhvcj5UcnVtcDwvQXV0aG9yPjxZZWFyPjIwMTc8L1llYXI+PFJl
Y051bT45OTwvUmVjTnVtPjxEaXNwbGF5VGV4dD4oMTIsIDEzKTwvRGlzcGxheVRleHQ+PHJlY29y
ZD48cmVjLW51bWJlcj45OTwvcmVjLW51bWJlcj48Zm9yZWlnbi1rZXlzPjxrZXkgYXBwPSJFTiIg
ZGItaWQ9InpkOXZycjlyNHN4cHZvZXgwejJ4MHNlbzk1dHg5ZmV4cjk1dCIgdGltZXN0YW1wPSIx
NDk2Mzc0NjI2Ij45OTwva2V5PjwvZm9yZWlnbi1rZXlzPjxyZWYtdHlwZSBuYW1lPSJXZWIgUGFn
ZSI+MTI8L3JlZi10eXBlPjxjb250cmlidXRvcnM+PGF1dGhvcnM+PGF1dGhvcj5UcnVtcDwvYXV0
aG9yPjwvYXV0aG9ycz48L2NvbnRyaWJ1dG9ycz48dGl0bGVzPjx0aXRsZT5odHRwOi8vYWZvd2xz
aG9tZS5jb20vPC90aXRsZT48L3RpdGxlcz48ZGF0ZXM+PHllYXI+MjAxNzwveWVhcj48L2RhdGVz
Pjx1cmxzPjxyZWxhdGVkLXVybHM+PHVybD5odHRwOi8vYWZvd2xzaG9tZS5jb20vPC91cmw+PC9y
ZWxhdGVkLXVybHM+PC91cmxzPjwvcmVjb3JkPjwvQ2l0ZT48Q2l0ZT48QXV0aG9yPkxhdnJldHNr
eTwvQXV0aG9yPjxZZWFyPjIwMTQ8L1llYXI+PFJlY051bT4xMTU8L1JlY051bT48cmVjb3JkPjxy
ZWMtbnVtYmVyPjExNTwvcmVjLW51bWJlcj48Zm9yZWlnbi1rZXlzPjxrZXkgYXBwPSJFTiIgZGIt
aWQ9ImF0d3d6ZHI1OXc5ejk5ZWZ3NXd4ZHc1Y2Z2cno1cnNmZDIwNSIgdGltZXN0YW1wPSIwIj4x
MTU8L2tleT48L2ZvcmVpZ24ta2V5cz48cmVmLXR5cGUgbmFtZT0iSm91cm5hbCBBcnRpY2xlIj4x
NzwvcmVmLXR5cGU+PGNvbnRyaWJ1dG9ycz48YXV0aG9ycz48YXV0aG9yPkxhdnJldHNreSwgUC48
L2F1dGhvcj48YXV0aG9yPk1jQ3JhY2tlbiwgSy4gRy48L2F1dGhvcj48YXV0aG9yPlBldGVycywg
Si4gTC48L2F1dGhvcj48L2F1dGhvcnM+PC9jb250cmlidXRvcnM+PGF1dGgtYWRkcmVzcz5EZXBh
cnRtZW50IG9mIEJpb2xvZ2ljYWwgU2NpZW5jZXMsIFdyaWdodCBTdGF0ZSBVbml2ZXJzaXR5LCAz
NjQwIENvbG9uZWwgR2xlbm4gSHd5LCBEYXl0b24sIE9IIDQ1NDM1LCBVU0EuIEVsZWN0cm9uaWMg
YWRkcmVzczogbGF2cmV0c2t5LjJAd3JpZ2h0LmVkdS48L2F1dGgtYWRkcmVzcz48dGl0bGVzPjx0
aXRsZT5QaHlsb2dlbmV0aWNzIG9mIGEgcmVjZW50IHJhZGlhdGlvbiBpbiB0aGUgbWFsbGFyZHMg
YW5kIGFsbGllcyAoQXZlczogQW5hcyk6IGluZmVyZW5jZXMgZnJvbSBhIGdlbm9taWMgdHJhbnNl
Y3QgYW5kIHRoZSBtdWx0aXNwZWNpZXMgY29hbGVzY2VudDwvdGl0bGU+PHNlY29uZGFyeS10aXRs
ZT5Nb2wgUGh5bG9nZW5ldCBFdm9sPC9zZWNvbmRhcnktdGl0bGU+PC90aXRsZXM+PHBhZ2VzPjQw
Mi0xMTwvcGFnZXM+PHZvbHVtZT43MDwvdm9sdW1lPjxrZXl3b3Jkcz48a2V5d29yZD5BbmltYWxz
PC9rZXl3b3JkPjxrZXl3b3JkPkNlbGwgTnVjbGV1cy9nZW5ldGljczwva2V5d29yZD48a2V5d29y
ZD5ETkEsIE1pdG9jaG9uZHJpYWwvZ2VuZXRpY3M8L2tleXdvcmQ+PGtleXdvcmQ+RHVja3MvKmdl
bmV0aWNzPC9rZXl3b3JkPjxrZXl3b3JkPkdlbm9taWNzPC9rZXl3b3JkPjxrZXl3b3JkPkh5YnJp
ZGl6YXRpb24sIEdlbmV0aWM8L2tleXdvcmQ+PGtleXdvcmQ+KlBoeWxvZ2VueTwva2V5d29yZD48
a2V5d29yZD5TZXF1ZW5jZSBBbmFseXNpcywgRE5BPC9rZXl3b3JkPjxrZXl3b3JkPkNvYWxlc2Nl
bnQgbW9kZWxzPC9rZXl3b3JkPjxrZXl3b3JkPk1hbGxhcmQgY29tcGxleDwva2V5d29yZD48a2V5
d29yZD5NYXJrZXIgZGlzY29yZGFuY2U8L2tleXdvcmQ+PGtleXdvcmQ+UmVjb21iaW5hdGlvbjwv
a2V5d29yZD48a2V5d29yZD5TcGVjaWF0aW9uPC9rZXl3b3JkPjxrZXl3b3JkPlNwZWNpZXMgdHJl
ZTwva2V5d29yZD48L2tleXdvcmRzPjxkYXRlcz48eWVhcj4yMDE0PC95ZWFyPjxwdWItZGF0ZXM+
PGRhdGU+SmFuPC9kYXRlPjwvcHViLWRhdGVzPjwvZGF0ZXM+PGlzYm4+MTA5NS05NTEzIChFbGVj
dHJvbmljKSYjeEQ7MTA1NS03OTAzIChMaW5raW5nKTwvaXNibj48YWNjZXNzaW9uLW51bT4yMzk5
NDQ5MDwvYWNjZXNzaW9uLW51bT48dXJscz48cmVsYXRlZC11cmxzPjx1cmw+aHR0cHM6Ly93d3cu
bmNiaS5ubG0ubmloLmdvdi9wdWJtZWQvMjM5OTQ0OTA8L3VybD48L3JlbGF0ZWQtdXJscz48L3Vy
bHM+PGVsZWN0cm9uaWMtcmVzb3VyY2UtbnVtPjEwLjEwMTYvai55bXBldi4yMDEzLjA4LjAwODwv
ZWxlY3Ryb25pYy1yZXNvdXJjZS1udW0+PC9yZWNvcmQ+PC9DaXRlPjwvRW5kTm90ZT4A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sidR="00F305ED">
        <w:rPr>
          <w:rFonts w:ascii="Times New Roman" w:hAnsi="Times New Roman" w:cs="Times New Roman"/>
          <w:sz w:val="24"/>
          <w:szCs w:val="24"/>
        </w:rPr>
      </w:r>
      <w:r w:rsidR="00F305ED">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12" w:tooltip="Trump, 2017 #99" w:history="1">
        <w:r w:rsidR="008834D1">
          <w:rPr>
            <w:rFonts w:ascii="Times New Roman" w:hAnsi="Times New Roman" w:cs="Times New Roman"/>
            <w:noProof/>
            <w:sz w:val="24"/>
            <w:szCs w:val="24"/>
          </w:rPr>
          <w:t>12</w:t>
        </w:r>
      </w:hyperlink>
      <w:r w:rsidR="004D577F">
        <w:rPr>
          <w:rFonts w:ascii="Times New Roman" w:hAnsi="Times New Roman" w:cs="Times New Roman"/>
          <w:noProof/>
          <w:sz w:val="24"/>
          <w:szCs w:val="24"/>
        </w:rPr>
        <w:t xml:space="preserve">, </w:t>
      </w:r>
      <w:hyperlink w:anchor="_ENREF_13" w:tooltip="Lavretsky, 2014 #115" w:history="1">
        <w:r w:rsidR="008834D1">
          <w:rPr>
            <w:rFonts w:ascii="Times New Roman" w:hAnsi="Times New Roman" w:cs="Times New Roman"/>
            <w:noProof/>
            <w:sz w:val="24"/>
            <w:szCs w:val="24"/>
          </w:rPr>
          <w:t>13</w:t>
        </w:r>
      </w:hyperlink>
      <w:r w:rsidR="004D577F">
        <w:rPr>
          <w:rFonts w:ascii="Times New Roman" w:hAnsi="Times New Roman" w:cs="Times New Roman"/>
          <w:noProof/>
          <w:sz w:val="24"/>
          <w:szCs w:val="24"/>
        </w:rPr>
        <w:t>)</w:t>
      </w:r>
      <w:r w:rsidR="00F305ED">
        <w:rPr>
          <w:rFonts w:ascii="Times New Roman" w:hAnsi="Times New Roman" w:cs="Times New Roman"/>
          <w:sz w:val="24"/>
          <w:szCs w:val="24"/>
        </w:rPr>
        <w:fldChar w:fldCharType="end"/>
      </w:r>
      <w:r>
        <w:rPr>
          <w:rFonts w:ascii="Times New Roman" w:hAnsi="Times New Roman" w:cs="Times New Roman" w:hint="eastAsia"/>
          <w:sz w:val="24"/>
          <w:szCs w:val="24"/>
        </w:rPr>
        <w:t xml:space="preserve">. </w:t>
      </w:r>
      <w:r w:rsidR="00522BD7">
        <w:rPr>
          <w:rFonts w:ascii="Times New Roman" w:hAnsi="Times New Roman" w:cs="Times New Roman"/>
          <w:sz w:val="24"/>
          <w:szCs w:val="24"/>
        </w:rPr>
        <w:t xml:space="preserve">Phylogeographic structure of dabbling ducks using 5’-end sequencing of the </w:t>
      </w:r>
      <w:proofErr w:type="spellStart"/>
      <w:r w:rsidR="00522BD7">
        <w:rPr>
          <w:rFonts w:ascii="Times New Roman" w:hAnsi="Times New Roman" w:cs="Times New Roman"/>
          <w:sz w:val="24"/>
          <w:szCs w:val="24"/>
        </w:rPr>
        <w:t>mtDNA</w:t>
      </w:r>
      <w:proofErr w:type="spellEnd"/>
      <w:r w:rsidR="00522BD7">
        <w:rPr>
          <w:rFonts w:ascii="Times New Roman" w:hAnsi="Times New Roman" w:cs="Times New Roman"/>
          <w:sz w:val="24"/>
          <w:szCs w:val="24"/>
        </w:rPr>
        <w:t xml:space="preserve"> control region and ODC-6 of nuclear DNA demonstrated that the mallard duck diverged from its closely population (spot-billed duck) recently</w:t>
      </w:r>
      <w:r w:rsidR="001968AF">
        <w:rPr>
          <w:rFonts w:ascii="Times New Roman" w:hAnsi="Times New Roman" w:cs="Times New Roman"/>
          <w:sz w:val="24"/>
          <w:szCs w:val="24"/>
        </w:rPr>
        <w:t xml:space="preserve">, implying they are good resource for speciation studies </w:t>
      </w:r>
      <w:r w:rsidR="00522BD7">
        <w:rPr>
          <w:rFonts w:ascii="Times New Roman" w:hAnsi="Times New Roman" w:cs="Times New Roman"/>
          <w:sz w:val="24"/>
          <w:szCs w:val="24"/>
        </w:rPr>
        <w:fldChar w:fldCharType="begin"/>
      </w:r>
      <w:r w:rsidR="007819CE">
        <w:rPr>
          <w:rFonts w:ascii="Times New Roman" w:hAnsi="Times New Roman" w:cs="Times New Roman"/>
          <w:sz w:val="24"/>
          <w:szCs w:val="24"/>
        </w:rPr>
        <w:instrText xml:space="preserve"> ADDIN EN.CITE &lt;EndNote&gt;&lt;Cite&gt;&lt;Author&gt;Zhuravlev&lt;/Author&gt;&lt;Year&gt;2014&lt;/Year&gt;&lt;RecNum&gt;48&lt;/RecNum&gt;&lt;DisplayText&gt;(14)&lt;/DisplayText&gt;&lt;record&gt;&lt;rec-number&gt;48&lt;/rec-number&gt;&lt;foreign-keys&gt;&lt;key app="EN" db-id="zd9vrr9r4sxpvoex0z2x0seo95tx9fexr95t" timestamp="1486258605"&gt;48&lt;/key&gt;&lt;/foreign-keys&gt;&lt;ref-type name="Journal Article"&gt;17&lt;/ref-type&gt;&lt;contributors&gt;&lt;authors&gt;&lt;author&gt;Zhuravlev, Yury N&lt;/author&gt;&lt;author&gt;Kulikova, Irina V&lt;/author&gt;&lt;/authors&gt;&lt;/contributors&gt;&lt;titles&gt;&lt;title&gt;Waterfowl Population Structure: Phylogeographic Inference&lt;/title&gt;&lt;secondary-title&gt;Achievements in the Life Sciences&lt;/secondary-title&gt;&lt;/titles&gt;&lt;periodical&gt;&lt;full-title&gt;Achievements in the Life Sciences&lt;/full-title&gt;&lt;/periodical&gt;&lt;pages&gt;123-127&lt;/pages&gt;&lt;volume&gt;8&lt;/volume&gt;&lt;number&gt;2&lt;/number&gt;&lt;dates&gt;&lt;year&gt;2014&lt;/year&gt;&lt;/dates&gt;&lt;isbn&gt;2078-1520&lt;/isbn&gt;&lt;urls&gt;&lt;/urls&gt;&lt;/record&gt;&lt;/Cite&gt;&lt;/EndNote&gt;</w:instrText>
      </w:r>
      <w:r w:rsidR="00522BD7">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14" w:tooltip="Zhuravlev, 2014 #48" w:history="1">
        <w:r w:rsidR="008834D1">
          <w:rPr>
            <w:rFonts w:ascii="Times New Roman" w:hAnsi="Times New Roman" w:cs="Times New Roman"/>
            <w:noProof/>
            <w:sz w:val="24"/>
            <w:szCs w:val="24"/>
          </w:rPr>
          <w:t>14</w:t>
        </w:r>
      </w:hyperlink>
      <w:r w:rsidR="004D577F">
        <w:rPr>
          <w:rFonts w:ascii="Times New Roman" w:hAnsi="Times New Roman" w:cs="Times New Roman"/>
          <w:noProof/>
          <w:sz w:val="24"/>
          <w:szCs w:val="24"/>
        </w:rPr>
        <w:t>)</w:t>
      </w:r>
      <w:r w:rsidR="00522BD7">
        <w:rPr>
          <w:rFonts w:ascii="Times New Roman" w:hAnsi="Times New Roman" w:cs="Times New Roman"/>
          <w:sz w:val="24"/>
          <w:szCs w:val="24"/>
        </w:rPr>
        <w:fldChar w:fldCharType="end"/>
      </w:r>
      <w:r w:rsidR="00522BD7">
        <w:rPr>
          <w:rFonts w:ascii="Times New Roman" w:hAnsi="Times New Roman" w:cs="Times New Roman"/>
          <w:sz w:val="24"/>
          <w:szCs w:val="24"/>
        </w:rPr>
        <w:t xml:space="preserve">. </w:t>
      </w:r>
      <w:r w:rsidR="0022216C">
        <w:rPr>
          <w:rFonts w:ascii="Times New Roman" w:hAnsi="Times New Roman" w:cs="Times New Roman"/>
          <w:sz w:val="24"/>
          <w:szCs w:val="24"/>
        </w:rPr>
        <w:t xml:space="preserve">Domestic ducks </w:t>
      </w:r>
      <w:r w:rsidR="00EA550E">
        <w:rPr>
          <w:rFonts w:ascii="Times New Roman" w:hAnsi="Times New Roman" w:cs="Times New Roman"/>
          <w:sz w:val="24"/>
          <w:szCs w:val="24"/>
        </w:rPr>
        <w:t>are</w:t>
      </w:r>
      <w:r w:rsidR="00CF6EB5">
        <w:rPr>
          <w:rFonts w:ascii="Times New Roman" w:hAnsi="Times New Roman" w:cs="Times New Roman"/>
          <w:sz w:val="24"/>
          <w:szCs w:val="24"/>
        </w:rPr>
        <w:t xml:space="preserve"> considered to</w:t>
      </w:r>
      <w:r w:rsidR="00EA550E">
        <w:rPr>
          <w:rFonts w:ascii="Times New Roman" w:hAnsi="Times New Roman" w:cs="Times New Roman"/>
          <w:sz w:val="24"/>
          <w:szCs w:val="24"/>
        </w:rPr>
        <w:t xml:space="preserve"> originated from </w:t>
      </w:r>
      <w:r w:rsidR="000C04EE">
        <w:rPr>
          <w:rFonts w:ascii="Times New Roman" w:hAnsi="Times New Roman" w:cs="Times New Roman"/>
          <w:sz w:val="24"/>
          <w:szCs w:val="24"/>
        </w:rPr>
        <w:t>E</w:t>
      </w:r>
      <w:r w:rsidR="000C04EE">
        <w:rPr>
          <w:rFonts w:ascii="Times New Roman" w:hAnsi="Times New Roman" w:cs="Times New Roman" w:hint="eastAsia"/>
          <w:sz w:val="24"/>
          <w:szCs w:val="24"/>
        </w:rPr>
        <w:t>ast Asian and Europe</w:t>
      </w:r>
      <w:r w:rsidR="00424F5E">
        <w:rPr>
          <w:rFonts w:ascii="Times New Roman" w:hAnsi="Times New Roman" w:cs="Times New Roman"/>
          <w:sz w:val="24"/>
          <w:szCs w:val="24"/>
        </w:rPr>
        <w:t xml:space="preserve"> </w:t>
      </w:r>
      <w:r w:rsidR="00EA550E">
        <w:rPr>
          <w:rFonts w:ascii="Times New Roman" w:hAnsi="Times New Roman" w:cs="Times New Roman"/>
          <w:sz w:val="24"/>
          <w:szCs w:val="24"/>
        </w:rPr>
        <w:t xml:space="preserve">and </w:t>
      </w:r>
      <w:r w:rsidR="0022216C">
        <w:rPr>
          <w:rFonts w:ascii="Times New Roman" w:hAnsi="Times New Roman" w:cs="Times New Roman"/>
          <w:sz w:val="24"/>
          <w:szCs w:val="24"/>
        </w:rPr>
        <w:t xml:space="preserve">show </w:t>
      </w:r>
      <w:r w:rsidR="0022216C">
        <w:rPr>
          <w:rFonts w:ascii="Times New Roman" w:hAnsi="Times New Roman" w:cs="Times New Roman" w:hint="eastAsia"/>
          <w:sz w:val="24"/>
          <w:szCs w:val="24"/>
        </w:rPr>
        <w:t>broad phenotypic difference</w:t>
      </w:r>
      <w:r w:rsidR="0022216C">
        <w:rPr>
          <w:rFonts w:ascii="Times New Roman" w:hAnsi="Times New Roman" w:cs="Times New Roman"/>
          <w:sz w:val="24"/>
          <w:szCs w:val="24"/>
        </w:rPr>
        <w:t xml:space="preserve"> from these wild duck species, </w:t>
      </w:r>
      <w:r w:rsidR="0022216C">
        <w:rPr>
          <w:rFonts w:ascii="Times New Roman" w:hAnsi="Times New Roman" w:cs="Times New Roman" w:hint="eastAsia"/>
          <w:sz w:val="24"/>
          <w:szCs w:val="24"/>
        </w:rPr>
        <w:t>such as loss of flight and migration ability, reducing of brain size, increasing of body size and fertility</w:t>
      </w:r>
      <w:r w:rsidR="0022216C">
        <w:rPr>
          <w:rFonts w:ascii="Times New Roman" w:hAnsi="Times New Roman" w:cs="Times New Roman"/>
          <w:sz w:val="24"/>
          <w:szCs w:val="24"/>
        </w:rPr>
        <w:fldChar w:fldCharType="begin">
          <w:fldData xml:space="preserve">PEVuZE5vdGU+PENpdGU+PEF1dGhvcj5NYWRnZTwvQXV0aG9yPjxZZWFyPjE5ODg8L1llYXI+PFJl
Y051bT4zOTwvUmVjTnVtPjxEaXNwbGF5VGV4dD4oMTUtMTkpPC9EaXNwbGF5VGV4dD48cmVjb3Jk
PjxyZWMtbnVtYmVyPjM5PC9yZWMtbnVtYmVyPjxmb3JlaWduLWtleXM+PGtleSBhcHA9IkVOIiBk
Yi1pZD0iemQ5dnJyOXI0c3hwdm9leDB6Mngwc2VvOTV0eDlmZXhyOTV0IiB0aW1lc3RhbXA9IjE0
ODYyMjg5MzYiPjM5PC9rZXk+PC9mb3JlaWduLWtleXM+PHJlZi10eXBlIG5hbWU9IkJvb2siPjY8
L3JlZi10eXBlPjxjb250cmlidXRvcnM+PGF1dGhvcnM+PGF1dGhvcj5NYWRnZSwgU3RldmU8L2F1
dGhvcj48YXV0aG9yPkJ1cm4sIEhpbGFyeTwvYXV0aG9yPjwvYXV0aG9ycz48L2NvbnRyaWJ1dG9y
cz48dGl0bGVzPjx0aXRsZT5XYXRlcmZvd2w6IGFuIGlkZW50aWZpY2F0aW9uIGd1aWRlIHRvIHRo
ZSBkdWNrcywgZ2Vlc2UsIGFuZCBzd2FucyBvZiB0aGUgd29ybGQ8L3RpdGxlPjwvdGl0bGVzPjxk
YXRlcz48eWVhcj4xOTg4PC95ZWFyPjwvZGF0ZXM+PHB1Ymxpc2hlcj5Ib3VnaHRvbiBNaWZmbGlu
PC9wdWJsaXNoZXI+PGlzYm4+MDM5NTQ2NzI3NjwvaXNibj48dXJscz48L3VybHM+PC9yZWNvcmQ+
PC9DaXRlPjxDaXRlPjxBdXRob3I+UmljaGFyZHM8L0F1dGhvcj48WWVhcj4yMDE3PC9ZZWFyPjxS
ZWNOdW0+OTg8L1JlY051bT48cmVjb3JkPjxyZWMtbnVtYmVyPjk4PC9yZWMtbnVtYmVyPjxmb3Jl
aWduLWtleXM+PGtleSBhcHA9IkVOIiBkYi1pZD0iemQ5dnJyOXI0c3hwdm9leDB6Mngwc2VvOTV0
eDlmZXhyOTV0IiB0aW1lc3RhbXA9IjE0OTYzNzMxNzEiPjk4PC9rZXk+PC9mb3JlaWduLWtleXM+
PHJlZi10eXBlIG5hbWU9IldlYiBQYWdlIj4xMjwvcmVmLXR5cGU+PGNvbnRyaWJ1dG9ycz48YXV0
aG9ycz48YXV0aG9yPkpvaG4gUmljaGFyZHM8L2F1dGhvcj48L2F1dGhvcnM+PC9jb250cmlidXRv
cnM+PHRpdGxlcz48dGl0bGU+d3d3LndhdGVyZm93bC5vcmcudWs8L3RpdGxlPjwvdGl0bGVzPjx2
b2x1bWU+MjAxNzwvdm9sdW1lPjxkYXRlcz48eWVhcj4yMDE3PC95ZWFyPjwvZGF0ZXM+PHB1Yi1s
b2NhdGlvbj5odHRwOi8vd3d3LndhdGVyZm93bC5vcmcudWsvaW5kZXguaHRtbDwvcHViLWxvY2F0
aW9uPjx1cmxzPjxyZWxhdGVkLXVybHM+PHVybD5odHRwOi8vd3d3LndhdGVyZm93bC5vcmcudWsv
aW5kZXguaHRtbDwvdXJsPjwvcmVsYXRlZC11cmxzPjwvdXJscz48L3JlY29yZD48L0NpdGU+PENp
dGU+PEF1dGhvcj5BbGJhcmVsbGE8L0F1dGhvcj48WWVhcj4yMDA1PC9ZZWFyPjxSZWNOdW0+MTEw
PC9SZWNOdW0+PHJlY29yZD48cmVjLW51bWJlcj4xMTA8L3JlYy1udW1iZXI+PGZvcmVpZ24ta2V5
cz48a2V5IGFwcD0iRU4iIGRiLWlkPSJhdHd3emRyNTl3OXo5OWVmdzV3eGR3NWNmdnJ6NXJzZmQy
MDUiIHRpbWVzdGFtcD0iMCI+MTEwPC9rZXk+PC9mb3JlaWduLWtleXM+PHJlZi10eXBlIG5hbWU9
IkJvb2siPjY8L3JlZi10eXBlPjxjb250cmlidXRvcnM+PGF1dGhvcnM+PGF1dGhvcj5BbGJhcmVs
bGEsIFVtYmVydG88L2F1dGhvcj48L2F1dGhvcnM+PC9jb250cmlidXRvcnM+PHRpdGxlcz48dGl0
bGU+QWx0ZXJuYXRlIGZvcnR1bmVzPyBUaGUgcm9sZSBvZiBkb21lc3RpYyBkdWNrcyBhbmQgZ2Vl
c2UgZnJvbSBSb21hbiB0byBNZWRpZXZhbCB0aW1lcyBpbiBCcml0YWluLiBEb2N1bWVudGEgQXJj
aGFlb2Jpb2xvZ2lhZSBJSUkuIEZlYXRoZXJzLCBHcml0IGFuZCBTeW1ib2xpc20gKGVkLiBieSBH
LkdydXBlICZhbXA7IEouUGV0ZXJzKSwgMjQ5LTU4PC90aXRsZT48L3RpdGxlcz48ZGF0ZXM+PHll
YXI+MjAwNTwveWVhcj48L2RhdGVzPjx1cmxzPjwvdXJscz48L3JlY29yZD48L0NpdGU+PENpdGU+
PEF1dGhvcj5MYXJzb248L0F1dGhvcj48WWVhcj4yMDE0PC9ZZWFyPjxSZWNOdW0+MTEyPC9SZWNO
dW0+PHJlY29yZD48cmVjLW51bWJlcj4xMTI8L3JlYy1udW1iZXI+PGZvcmVpZ24ta2V5cz48a2V5
IGFwcD0iRU4iIGRiLWlkPSJhdHd3emRyNTl3OXo5OWVmdzV3eGR3NWNmdnJ6NXJzZmQyMDUiIHRp
bWVzdGFtcD0iMCI+MTEyPC9rZXk+PC9mb3JlaWduLWtleXM+PHJlZi10eXBlIG5hbWU9IkpvdXJu
YWwgQXJ0aWNsZSI+MTc8L3JlZi10eXBlPjxjb250cmlidXRvcnM+PGF1dGhvcnM+PGF1dGhvcj5M
YXJzb24sIEcuPC9hdXRob3I+PGF1dGhvcj5GdWxsZXIsIEQuIFEuPC9hdXRob3I+PC9hdXRob3Jz
PjwvY29udHJpYnV0b3JzPjxhdXRoLWFkZHJlc3M+VW5pdiBEdXJoYW0sIERlcHQgQXJjaGFlb2ws
IER1cmhhbSBFdm9sdXQgJmFtcDsgQW5jaWVudCBETkEsIER1cmhhbSBESDEgM0xFLCBFbmdsYW5k
JiN4RDtVQ0wsIEluc3QgQXJjaGFlb2wsIExvbmRvbiBXQzFIIDBQWSwgRW5nbGFuZDwvYXV0aC1h
ZGRyZXNzPjx0aXRsZXM+PHRpdGxlPlRoZSBFdm9sdXRpb24gb2YgQW5pbWFsIERvbWVzdGljYXRp
b248L3RpdGxlPjxzZWNvbmRhcnktdGl0bGU+QW5udWFsIFJldmlldyBvZiBFY29sb2d5LCBFdm9s
dXRpb24sIGFuZCBTeXN0ZW1hdGljcywgVm9sIDQ1PC9zZWNvbmRhcnktdGl0bGU+PGFsdC10aXRs
ZT5Bbm51IFJldiBFY29sIEV2b2wgUzwvYWx0LXRpdGxlPjwvdGl0bGVzPjxwYWdlcz4xMTUtMTM2
PC9wYWdlcz48dm9sdW1lPjQ1PC92b2x1bWU+PGtleXdvcmRzPjxrZXl3b3JkPmFyY2hhZW9sb2d5
PC9rZXl3b3JkPjxrZXl3b3JkPmdlbmV0aWNzPC9rZXl3b3JkPjxrZXl3b3JkPmxpdmVzdG9jazwv
a2V5d29yZD48a2V5d29yZD5pbnRyb2dyZXNzaW9uPC9rZXl3b3JkPjxrZXl3b3JkPnNlbGVjdGlv
bjwva2V5d29yZD48a2V5d29yZD5hZ3JpY3VsdHVyZTwva2V5d29yZD48a2V5d29yZD5waWcgZG9t
ZXN0aWNhdGlvbjwva2V5d29yZD48a2V5d29yZD5nZW5ldGljLXN0cnVjdHVyZTwva2V5d29yZD48
a2V5d29yZD5zeW1wYXRyaWMgc3BlY2lhdGlvbjwva2V5d29yZD48a2V5d29yZD5hZnJpY2FuIHBh
c3RvcmFsaXNtPC9rZXl3b3JkPjxrZXl3b3JkPmh5YnJpZCBvcmlnaW48L2tleXdvcmQ+PGtleXdv
cmQ+a2lsbGVyIHdoYWxlczwva2V5d29yZD48a2V5d29yZD5hbmNpZW50IEROQTwva2V5d29yZD48
a2V5d29yZD5ncmF5IHdvbHZlczwva2V5d29yZD48a2V5d29yZD5jb2F0IGNvbG9yPC9rZXl3b3Jk
PjxrZXl3b3JkPm5lYXItZWFzdDwva2V5d29yZD48L2tleXdvcmRzPjxkYXRlcz48eWVhcj4yMDE0
PC95ZWFyPjwvZGF0ZXM+PGlzYm4+MTU0My01OTJ4PC9pc2JuPjxhY2Nlc3Npb24tbnVtPldPUzow
MDAzNDg0NjE3MDAwMDY8L2FjY2Vzc2lvbi1udW0+PHVybHM+PHJlbGF0ZWQtdXJscz48dXJsPiZs
dDtHbyB0byBJU0kmZ3Q7Oi8vV09TOjAwMDM0ODQ2MTcwMDAwNjwvdXJsPjwvcmVsYXRlZC11cmxz
PjwvdXJscz48ZWxlY3Ryb25pYy1yZXNvdXJjZS1udW0+MTAuMTE0Ni9hbm51cmV2LWVjb2xzeXMt
MTEwNTEyLTEzNTgxMzwvZWxlY3Ryb25pYy1yZXNvdXJjZS1udW0+PGxhbmd1YWdlPkVuZ2xpc2g8
L2xhbmd1YWdlPjwvcmVjb3JkPjwvQ2l0ZT48Q2l0ZT48QXV0aG9yPlN0ZXJuPC9BdXRob3I+PFll
YXI+MjAwMDwvWWVhcj48UmVjTnVtPjY5PC9SZWNOdW0+PHJlY29yZD48cmVjLW51bWJlcj42OTwv
cmVjLW51bWJlcj48Zm9yZWlnbi1rZXlzPjxrZXkgYXBwPSJFTiIgZGItaWQ9InpkOXZycjlyNHN4
cHZvZXgwejJ4MHNlbzk1dHg5ZmV4cjk1dCIgdGltZXN0YW1wPSIxNDkxMzc0NDY3Ij42OTwva2V5
PjwvZm9yZWlnbi1rZXlzPjxyZWYtdHlwZSBuYW1lPSJKb3VybmFsIEFydGljbGUiPjE3PC9yZWYt
dHlwZT48Y29udHJpYnV0b3JzPjxhdXRob3JzPjxhdXRob3I+U3Rlcm4sIEQuIEwuPC9hdXRob3I+
PC9hdXRob3JzPjwvY29udHJpYnV0b3JzPjxhdXRoLWFkZHJlc3M+VW5pdmVyc2l0eSBNdXNldW0g
b2YgWm9vbG9neSwgRGVwYXJ0bWVudCBvZiBab29sb2d5LCBVbml2ZXJzaXR5IG9mIENhbWJyaWRn
ZSwgVW5pdGVkIEtpbmdkb20uIGQuc3Rlcm5Aem9vLmNhbS5hYy51azwvYXV0aC1hZGRyZXNzPjx0
aXRsZXM+PHRpdGxlPkV2b2x1dGlvbmFyeSBkZXZlbG9wbWVudGFsIGJpb2xvZ3kgYW5kIHRoZSBw
cm9ibGVtIG9mIHZhcmlhdGlvbjwvdGl0bGU+PHNlY29uZGFyeS10aXRsZT5Fdm9sdXRpb248L3Nl
Y29uZGFyeS10aXRsZT48L3RpdGxlcz48cGVyaW9kaWNhbD48ZnVsbC10aXRsZT5Fdm9sdXRpb248
L2Z1bGwtdGl0bGU+PC9wZXJpb2RpY2FsPjxwYWdlcz4xMDc5LTkxPC9wYWdlcz48dm9sdW1lPjU0
PC92b2x1bWU+PG51bWJlcj40PC9udW1iZXI+PGtleXdvcmRzPjxrZXl3b3JkPkFuaW1hbHM8L2tl
eXdvcmQ+PGtleXdvcmQ+KkJpb2xvZ2ljYWwgRXZvbHV0aW9uPC9rZXl3b3JkPjxrZXl3b3JkPkV2
b2x1dGlvbiwgTW9sZWN1bGFyPC9rZXl3b3JkPjxrZXl3b3JkPipHZW5ldGljIFZhcmlhdGlvbjwv
a2V5d29yZD48a2V5d29yZD5HZW5vbWU8L2tleXdvcmQ+PGtleXdvcmQ+Kk11dGF0aW9uPC9rZXl3
b3JkPjxrZXl3b3JkPlBoZW5vdHlwZTwva2V5d29yZD48L2tleXdvcmRzPjxkYXRlcz48eWVhcj4y
MDAwPC95ZWFyPjxwdWItZGF0ZXM+PGRhdGU+QXVnPC9kYXRlPjwvcHViLWRhdGVzPjwvZGF0ZXM+
PGlzYm4+MDAxNC0zODIwIChQcmludCkmI3hEOzAwMTQtMzgyMCAoTGlua2luZyk8L2lzYm4+PGFj
Y2Vzc2lvbi1udW0+MTEwMDUyNzg8L2FjY2Vzc2lvbi1udW0+PHVybHM+PHJlbGF0ZWQtdXJscz48
dXJsPmh0dHBzOi8vd3d3Lm5jYmkubmxtLm5paC5nb3YvcHVibWVkLzExMDA1Mjc4PC91cmw+PC9y
ZWxhdGVkLXVybHM+PC91cmxzPjwvcmVjb3JkPjwvQ2l0ZT48L0VuZE5vdGU+
</w:fldData>
        </w:fldChar>
      </w:r>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PEVuZE5vdGU+PENpdGU+PEF1dGhvcj5NYWRnZTwvQXV0aG9yPjxZZWFyPjE5ODg8L1llYXI+PFJl
Y051bT4zOTwvUmVjTnVtPjxEaXNwbGF5VGV4dD4oMTUtMTkpPC9EaXNwbGF5VGV4dD48cmVjb3Jk
PjxyZWMtbnVtYmVyPjM5PC9yZWMtbnVtYmVyPjxmb3JlaWduLWtleXM+PGtleSBhcHA9IkVOIiBk
Yi1pZD0iemQ5dnJyOXI0c3hwdm9leDB6Mngwc2VvOTV0eDlmZXhyOTV0IiB0aW1lc3RhbXA9IjE0
ODYyMjg5MzYiPjM5PC9rZXk+PC9mb3JlaWduLWtleXM+PHJlZi10eXBlIG5hbWU9IkJvb2siPjY8
L3JlZi10eXBlPjxjb250cmlidXRvcnM+PGF1dGhvcnM+PGF1dGhvcj5NYWRnZSwgU3RldmU8L2F1
dGhvcj48YXV0aG9yPkJ1cm4sIEhpbGFyeTwvYXV0aG9yPjwvYXV0aG9ycz48L2NvbnRyaWJ1dG9y
cz48dGl0bGVzPjx0aXRsZT5XYXRlcmZvd2w6IGFuIGlkZW50aWZpY2F0aW9uIGd1aWRlIHRvIHRo
ZSBkdWNrcywgZ2Vlc2UsIGFuZCBzd2FucyBvZiB0aGUgd29ybGQ8L3RpdGxlPjwvdGl0bGVzPjxk
YXRlcz48eWVhcj4xOTg4PC95ZWFyPjwvZGF0ZXM+PHB1Ymxpc2hlcj5Ib3VnaHRvbiBNaWZmbGlu
PC9wdWJsaXNoZXI+PGlzYm4+MDM5NTQ2NzI3NjwvaXNibj48dXJscz48L3VybHM+PC9yZWNvcmQ+
PC9DaXRlPjxDaXRlPjxBdXRob3I+UmljaGFyZHM8L0F1dGhvcj48WWVhcj4yMDE3PC9ZZWFyPjxS
ZWNOdW0+OTg8L1JlY051bT48cmVjb3JkPjxyZWMtbnVtYmVyPjk4PC9yZWMtbnVtYmVyPjxmb3Jl
aWduLWtleXM+PGtleSBhcHA9IkVOIiBkYi1pZD0iemQ5dnJyOXI0c3hwdm9leDB6Mngwc2VvOTV0
eDlmZXhyOTV0IiB0aW1lc3RhbXA9IjE0OTYzNzMxNzEiPjk4PC9rZXk+PC9mb3JlaWduLWtleXM+
PHJlZi10eXBlIG5hbWU9IldlYiBQYWdlIj4xMjwvcmVmLXR5cGU+PGNvbnRyaWJ1dG9ycz48YXV0
aG9ycz48YXV0aG9yPkpvaG4gUmljaGFyZHM8L2F1dGhvcj48L2F1dGhvcnM+PC9jb250cmlidXRv
cnM+PHRpdGxlcz48dGl0bGU+d3d3LndhdGVyZm93bC5vcmcudWs8L3RpdGxlPjwvdGl0bGVzPjx2
b2x1bWU+MjAxNzwvdm9sdW1lPjxkYXRlcz48eWVhcj4yMDE3PC95ZWFyPjwvZGF0ZXM+PHB1Yi1s
b2NhdGlvbj5odHRwOi8vd3d3LndhdGVyZm93bC5vcmcudWsvaW5kZXguaHRtbDwvcHViLWxvY2F0
aW9uPjx1cmxzPjxyZWxhdGVkLXVybHM+PHVybD5odHRwOi8vd3d3LndhdGVyZm93bC5vcmcudWsv
aW5kZXguaHRtbDwvdXJsPjwvcmVsYXRlZC11cmxzPjwvdXJscz48L3JlY29yZD48L0NpdGU+PENp
dGU+PEF1dGhvcj5BbGJhcmVsbGE8L0F1dGhvcj48WWVhcj4yMDA1PC9ZZWFyPjxSZWNOdW0+MTEw
PC9SZWNOdW0+PHJlY29yZD48cmVjLW51bWJlcj4xMTA8L3JlYy1udW1iZXI+PGZvcmVpZ24ta2V5
cz48a2V5IGFwcD0iRU4iIGRiLWlkPSJhdHd3emRyNTl3OXo5OWVmdzV3eGR3NWNmdnJ6NXJzZmQy
MDUiIHRpbWVzdGFtcD0iMCI+MTEwPC9rZXk+PC9mb3JlaWduLWtleXM+PHJlZi10eXBlIG5hbWU9
IkJvb2siPjY8L3JlZi10eXBlPjxjb250cmlidXRvcnM+PGF1dGhvcnM+PGF1dGhvcj5BbGJhcmVs
bGEsIFVtYmVydG88L2F1dGhvcj48L2F1dGhvcnM+PC9jb250cmlidXRvcnM+PHRpdGxlcz48dGl0
bGU+QWx0ZXJuYXRlIGZvcnR1bmVzPyBUaGUgcm9sZSBvZiBkb21lc3RpYyBkdWNrcyBhbmQgZ2Vl
c2UgZnJvbSBSb21hbiB0byBNZWRpZXZhbCB0aW1lcyBpbiBCcml0YWluLiBEb2N1bWVudGEgQXJj
aGFlb2Jpb2xvZ2lhZSBJSUkuIEZlYXRoZXJzLCBHcml0IGFuZCBTeW1ib2xpc20gKGVkLiBieSBH
LkdydXBlICZhbXA7IEouUGV0ZXJzKSwgMjQ5LTU4PC90aXRsZT48L3RpdGxlcz48ZGF0ZXM+PHll
YXI+MjAwNTwveWVhcj48L2RhdGVzPjx1cmxzPjwvdXJscz48L3JlY29yZD48L0NpdGU+PENpdGU+
PEF1dGhvcj5MYXJzb248L0F1dGhvcj48WWVhcj4yMDE0PC9ZZWFyPjxSZWNOdW0+MTEyPC9SZWNO
dW0+PHJlY29yZD48cmVjLW51bWJlcj4xMTI8L3JlYy1udW1iZXI+PGZvcmVpZ24ta2V5cz48a2V5
IGFwcD0iRU4iIGRiLWlkPSJhdHd3emRyNTl3OXo5OWVmdzV3eGR3NWNmdnJ6NXJzZmQyMDUiIHRp
bWVzdGFtcD0iMCI+MTEyPC9rZXk+PC9mb3JlaWduLWtleXM+PHJlZi10eXBlIG5hbWU9IkpvdXJu
YWwgQXJ0aWNsZSI+MTc8L3JlZi10eXBlPjxjb250cmlidXRvcnM+PGF1dGhvcnM+PGF1dGhvcj5M
YXJzb24sIEcuPC9hdXRob3I+PGF1dGhvcj5GdWxsZXIsIEQuIFEuPC9hdXRob3I+PC9hdXRob3Jz
PjwvY29udHJpYnV0b3JzPjxhdXRoLWFkZHJlc3M+VW5pdiBEdXJoYW0sIERlcHQgQXJjaGFlb2ws
IER1cmhhbSBFdm9sdXQgJmFtcDsgQW5jaWVudCBETkEsIER1cmhhbSBESDEgM0xFLCBFbmdsYW5k
JiN4RDtVQ0wsIEluc3QgQXJjaGFlb2wsIExvbmRvbiBXQzFIIDBQWSwgRW5nbGFuZDwvYXV0aC1h
ZGRyZXNzPjx0aXRsZXM+PHRpdGxlPlRoZSBFdm9sdXRpb24gb2YgQW5pbWFsIERvbWVzdGljYXRp
b248L3RpdGxlPjxzZWNvbmRhcnktdGl0bGU+QW5udWFsIFJldmlldyBvZiBFY29sb2d5LCBFdm9s
dXRpb24sIGFuZCBTeXN0ZW1hdGljcywgVm9sIDQ1PC9zZWNvbmRhcnktdGl0bGU+PGFsdC10aXRs
ZT5Bbm51IFJldiBFY29sIEV2b2wgUzwvYWx0LXRpdGxlPjwvdGl0bGVzPjxwYWdlcz4xMTUtMTM2
PC9wYWdlcz48dm9sdW1lPjQ1PC92b2x1bWU+PGtleXdvcmRzPjxrZXl3b3JkPmFyY2hhZW9sb2d5
PC9rZXl3b3JkPjxrZXl3b3JkPmdlbmV0aWNzPC9rZXl3b3JkPjxrZXl3b3JkPmxpdmVzdG9jazwv
a2V5d29yZD48a2V5d29yZD5pbnRyb2dyZXNzaW9uPC9rZXl3b3JkPjxrZXl3b3JkPnNlbGVjdGlv
bjwva2V5d29yZD48a2V5d29yZD5hZ3JpY3VsdHVyZTwva2V5d29yZD48a2V5d29yZD5waWcgZG9t
ZXN0aWNhdGlvbjwva2V5d29yZD48a2V5d29yZD5nZW5ldGljLXN0cnVjdHVyZTwva2V5d29yZD48
a2V5d29yZD5zeW1wYXRyaWMgc3BlY2lhdGlvbjwva2V5d29yZD48a2V5d29yZD5hZnJpY2FuIHBh
c3RvcmFsaXNtPC9rZXl3b3JkPjxrZXl3b3JkPmh5YnJpZCBvcmlnaW48L2tleXdvcmQ+PGtleXdv
cmQ+a2lsbGVyIHdoYWxlczwva2V5d29yZD48a2V5d29yZD5hbmNpZW50IEROQTwva2V5d29yZD48
a2V5d29yZD5ncmF5IHdvbHZlczwva2V5d29yZD48a2V5d29yZD5jb2F0IGNvbG9yPC9rZXl3b3Jk
PjxrZXl3b3JkPm5lYXItZWFzdDwva2V5d29yZD48L2tleXdvcmRzPjxkYXRlcz48eWVhcj4yMDE0
PC95ZWFyPjwvZGF0ZXM+PGlzYm4+MTU0My01OTJ4PC9pc2JuPjxhY2Nlc3Npb24tbnVtPldPUzow
MDAzNDg0NjE3MDAwMDY8L2FjY2Vzc2lvbi1udW0+PHVybHM+PHJlbGF0ZWQtdXJscz48dXJsPiZs
dDtHbyB0byBJU0kmZ3Q7Oi8vV09TOjAwMDM0ODQ2MTcwMDAwNjwvdXJsPjwvcmVsYXRlZC11cmxz
PjwvdXJscz48ZWxlY3Ryb25pYy1yZXNvdXJjZS1udW0+MTAuMTE0Ni9hbm51cmV2LWVjb2xzeXMt
MTEwNTEyLTEzNTgxMzwvZWxlY3Ryb25pYy1yZXNvdXJjZS1udW0+PGxhbmd1YWdlPkVuZ2xpc2g8
L2xhbmd1YWdlPjwvcmVjb3JkPjwvQ2l0ZT48Q2l0ZT48QXV0aG9yPlN0ZXJuPC9BdXRob3I+PFll
YXI+MjAwMDwvWWVhcj48UmVjTnVtPjY5PC9SZWNOdW0+PHJlY29yZD48cmVjLW51bWJlcj42OTwv
cmVjLW51bWJlcj48Zm9yZWlnbi1rZXlzPjxrZXkgYXBwPSJFTiIgZGItaWQ9InpkOXZycjlyNHN4
cHZvZXgwejJ4MHNlbzk1dHg5ZmV4cjk1dCIgdGltZXN0YW1wPSIxNDkxMzc0NDY3Ij42OTwva2V5
PjwvZm9yZWlnbi1rZXlzPjxyZWYtdHlwZSBuYW1lPSJKb3VybmFsIEFydGljbGUiPjE3PC9yZWYt
dHlwZT48Y29udHJpYnV0b3JzPjxhdXRob3JzPjxhdXRob3I+U3Rlcm4sIEQuIEwuPC9hdXRob3I+
PC9hdXRob3JzPjwvY29udHJpYnV0b3JzPjxhdXRoLWFkZHJlc3M+VW5pdmVyc2l0eSBNdXNldW0g
b2YgWm9vbG9neSwgRGVwYXJ0bWVudCBvZiBab29sb2d5LCBVbml2ZXJzaXR5IG9mIENhbWJyaWRn
ZSwgVW5pdGVkIEtpbmdkb20uIGQuc3Rlcm5Aem9vLmNhbS5hYy51azwvYXV0aC1hZGRyZXNzPjx0
aXRsZXM+PHRpdGxlPkV2b2x1dGlvbmFyeSBkZXZlbG9wbWVudGFsIGJpb2xvZ3kgYW5kIHRoZSBw
cm9ibGVtIG9mIHZhcmlhdGlvbjwvdGl0bGU+PHNlY29uZGFyeS10aXRsZT5Fdm9sdXRpb248L3Nl
Y29uZGFyeS10aXRsZT48L3RpdGxlcz48cGVyaW9kaWNhbD48ZnVsbC10aXRsZT5Fdm9sdXRpb248
L2Z1bGwtdGl0bGU+PC9wZXJpb2RpY2FsPjxwYWdlcz4xMDc5LTkxPC9wYWdlcz48dm9sdW1lPjU0
PC92b2x1bWU+PG51bWJlcj40PC9udW1iZXI+PGtleXdvcmRzPjxrZXl3b3JkPkFuaW1hbHM8L2tl
eXdvcmQ+PGtleXdvcmQ+KkJpb2xvZ2ljYWwgRXZvbHV0aW9uPC9rZXl3b3JkPjxrZXl3b3JkPkV2
b2x1dGlvbiwgTW9sZWN1bGFyPC9rZXl3b3JkPjxrZXl3b3JkPipHZW5ldGljIFZhcmlhdGlvbjwv
a2V5d29yZD48a2V5d29yZD5HZW5vbWU8L2tleXdvcmQ+PGtleXdvcmQ+Kk11dGF0aW9uPC9rZXl3
b3JkPjxrZXl3b3JkPlBoZW5vdHlwZTwva2V5d29yZD48L2tleXdvcmRzPjxkYXRlcz48eWVhcj4y
MDAwPC95ZWFyPjxwdWItZGF0ZXM+PGRhdGU+QXVnPC9kYXRlPjwvcHViLWRhdGVzPjwvZGF0ZXM+
PGlzYm4+MDAxNC0zODIwIChQcmludCkmI3hEOzAwMTQtMzgyMCAoTGlua2luZyk8L2lzYm4+PGFj
Y2Vzc2lvbi1udW0+MTEwMDUyNzg8L2FjY2Vzc2lvbi1udW0+PHVybHM+PHJlbGF0ZWQtdXJscz48
dXJsPmh0dHBzOi8vd3d3Lm5jYmkubmxtLm5paC5nb3YvcHVibWVkLzExMDA1Mjc4PC91cmw+PC9y
ZWxhdGVkLXVybHM+PC91cmxzPjwvcmVjb3JkPjwvQ2l0ZT48L0VuZE5vdGU+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sidR="0022216C">
        <w:rPr>
          <w:rFonts w:ascii="Times New Roman" w:hAnsi="Times New Roman" w:cs="Times New Roman"/>
          <w:sz w:val="24"/>
          <w:szCs w:val="24"/>
        </w:rPr>
      </w:r>
      <w:r w:rsidR="0022216C">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15" w:tooltip="Madge, 1988 #39" w:history="1">
        <w:r w:rsidR="008834D1">
          <w:rPr>
            <w:rFonts w:ascii="Times New Roman" w:hAnsi="Times New Roman" w:cs="Times New Roman"/>
            <w:noProof/>
            <w:sz w:val="24"/>
            <w:szCs w:val="24"/>
          </w:rPr>
          <w:t>15-19</w:t>
        </w:r>
      </w:hyperlink>
      <w:r w:rsidR="004D577F">
        <w:rPr>
          <w:rFonts w:ascii="Times New Roman" w:hAnsi="Times New Roman" w:cs="Times New Roman"/>
          <w:noProof/>
          <w:sz w:val="24"/>
          <w:szCs w:val="24"/>
        </w:rPr>
        <w:t>)</w:t>
      </w:r>
      <w:r w:rsidR="0022216C">
        <w:rPr>
          <w:rFonts w:ascii="Times New Roman" w:hAnsi="Times New Roman" w:cs="Times New Roman"/>
          <w:sz w:val="24"/>
          <w:szCs w:val="24"/>
        </w:rPr>
        <w:fldChar w:fldCharType="end"/>
      </w:r>
      <w:r w:rsidR="0022216C">
        <w:rPr>
          <w:rFonts w:ascii="Times New Roman" w:hAnsi="Times New Roman" w:cs="Times New Roman" w:hint="eastAsia"/>
          <w:sz w:val="24"/>
          <w:szCs w:val="24"/>
        </w:rPr>
        <w:t>.</w:t>
      </w:r>
      <w:r w:rsidR="0022216C">
        <w:rPr>
          <w:rFonts w:ascii="Times New Roman" w:hAnsi="Times New Roman" w:cs="Times New Roman"/>
          <w:sz w:val="24"/>
          <w:szCs w:val="24"/>
        </w:rPr>
        <w:t xml:space="preserve"> </w:t>
      </w:r>
      <w:r w:rsidR="00837948">
        <w:rPr>
          <w:rFonts w:ascii="Times New Roman" w:hAnsi="Times New Roman" w:cs="Times New Roman"/>
          <w:sz w:val="24"/>
          <w:szCs w:val="24"/>
        </w:rPr>
        <w:t xml:space="preserve">Previous studies </w:t>
      </w:r>
      <w:r>
        <w:rPr>
          <w:rFonts w:ascii="Times New Roman" w:hAnsi="Times New Roman" w:cs="Times New Roman" w:hint="eastAsia"/>
          <w:sz w:val="24"/>
          <w:szCs w:val="24"/>
        </w:rPr>
        <w:t xml:space="preserve">based on similar </w:t>
      </w:r>
      <w:r w:rsidR="004C1689">
        <w:rPr>
          <w:rFonts w:ascii="Times New Roman" w:hAnsi="Times New Roman" w:cs="Times New Roman"/>
          <w:sz w:val="24"/>
          <w:szCs w:val="24"/>
        </w:rPr>
        <w:t xml:space="preserve">outlooks </w:t>
      </w:r>
      <w:r>
        <w:rPr>
          <w:rFonts w:ascii="Times New Roman" w:hAnsi="Times New Roman" w:cs="Times New Roman" w:hint="eastAsia"/>
          <w:sz w:val="24"/>
          <w:szCs w:val="24"/>
        </w:rPr>
        <w:t>habits and distributions</w:t>
      </w:r>
      <w:r w:rsidR="00837948">
        <w:rPr>
          <w:rFonts w:ascii="Times New Roman" w:hAnsi="Times New Roman" w:cs="Times New Roman"/>
          <w:sz w:val="24"/>
          <w:szCs w:val="24"/>
        </w:rPr>
        <w:t xml:space="preserve"> </w:t>
      </w:r>
      <w:r w:rsidR="00BA7C33">
        <w:rPr>
          <w:rFonts w:ascii="Times New Roman" w:hAnsi="Times New Roman" w:cs="Times New Roman"/>
          <w:sz w:val="24"/>
          <w:szCs w:val="24"/>
        </w:rPr>
        <w:t>provide two hypotheses about domestic ducks’ origin</w:t>
      </w:r>
      <w:r>
        <w:rPr>
          <w:rFonts w:ascii="Times New Roman" w:hAnsi="Times New Roman" w:cs="Times New Roman" w:hint="eastAsia"/>
          <w:sz w:val="24"/>
          <w:szCs w:val="24"/>
        </w:rPr>
        <w:t>.</w:t>
      </w:r>
      <w:r w:rsidR="00BA7C33">
        <w:rPr>
          <w:rFonts w:ascii="Times New Roman" w:hAnsi="Times New Roman" w:cs="Times New Roman"/>
          <w:sz w:val="24"/>
          <w:szCs w:val="24"/>
        </w:rPr>
        <w:t xml:space="preserve"> One hypothes</w:t>
      </w:r>
      <w:r w:rsidR="000C04EE">
        <w:rPr>
          <w:rFonts w:ascii="Times New Roman" w:hAnsi="Times New Roman" w:cs="Times New Roman"/>
          <w:sz w:val="24"/>
          <w:szCs w:val="24"/>
        </w:rPr>
        <w:t>i</w:t>
      </w:r>
      <w:r w:rsidR="00BA7C33">
        <w:rPr>
          <w:rFonts w:ascii="Times New Roman" w:hAnsi="Times New Roman" w:cs="Times New Roman"/>
          <w:sz w:val="24"/>
          <w:szCs w:val="24"/>
        </w:rPr>
        <w:t xml:space="preserve">s suggested that domestic ducks were originated </w:t>
      </w:r>
      <w:r w:rsidR="00BA7C33">
        <w:rPr>
          <w:rFonts w:ascii="Times New Roman" w:hAnsi="Times New Roman" w:cs="Times New Roman"/>
          <w:sz w:val="24"/>
          <w:szCs w:val="24"/>
        </w:rPr>
        <w:lastRenderedPageBreak/>
        <w:t>from the mallards, while the other argued that they were tamed from descents of the mallard (</w:t>
      </w:r>
      <w:r w:rsidR="00BA7C33">
        <w:rPr>
          <w:rFonts w:ascii="Times New Roman" w:hAnsi="Times New Roman" w:cs="Times New Roman"/>
          <w:i/>
          <w:iCs/>
          <w:sz w:val="24"/>
          <w:szCs w:val="24"/>
        </w:rPr>
        <w:t>Anas platyrhynchos</w:t>
      </w:r>
      <w:r w:rsidR="00BA7C33">
        <w:rPr>
          <w:rFonts w:ascii="Times New Roman" w:hAnsi="Times New Roman" w:cs="Times New Roman"/>
          <w:sz w:val="24"/>
          <w:szCs w:val="24"/>
        </w:rPr>
        <w:t>) and spot-bill</w:t>
      </w:r>
      <w:r w:rsidR="00BA7C33">
        <w:rPr>
          <w:rFonts w:ascii="Times New Roman" w:hAnsi="Times New Roman" w:cs="Times New Roman" w:hint="eastAsia"/>
          <w:sz w:val="24"/>
          <w:szCs w:val="24"/>
        </w:rPr>
        <w:t>ed</w:t>
      </w:r>
      <w:r w:rsidR="00BA7C33">
        <w:rPr>
          <w:rFonts w:ascii="Times New Roman" w:hAnsi="Times New Roman" w:cs="Times New Roman"/>
          <w:sz w:val="24"/>
          <w:szCs w:val="24"/>
        </w:rPr>
        <w:t xml:space="preserve"> (</w:t>
      </w:r>
      <w:r w:rsidR="00BA7C33">
        <w:rPr>
          <w:rFonts w:ascii="Times New Roman" w:hAnsi="Times New Roman" w:cs="Times New Roman"/>
          <w:i/>
          <w:iCs/>
          <w:sz w:val="24"/>
          <w:szCs w:val="24"/>
        </w:rPr>
        <w:t xml:space="preserve">Anas </w:t>
      </w:r>
      <w:proofErr w:type="spellStart"/>
      <w:r w:rsidR="00BA7C33">
        <w:rPr>
          <w:rFonts w:ascii="Times New Roman" w:hAnsi="Times New Roman" w:cs="Times New Roman"/>
          <w:i/>
          <w:iCs/>
          <w:sz w:val="24"/>
          <w:szCs w:val="24"/>
        </w:rPr>
        <w:t>zonorphymcha</w:t>
      </w:r>
      <w:proofErr w:type="spellEnd"/>
      <w:r w:rsidR="00BA7C33">
        <w:rPr>
          <w:rFonts w:ascii="Times New Roman" w:hAnsi="Times New Roman" w:cs="Times New Roman"/>
          <w:sz w:val="24"/>
          <w:szCs w:val="24"/>
        </w:rPr>
        <w:t>)</w:t>
      </w:r>
      <w:r w:rsidR="00BA7C33">
        <w:rPr>
          <w:rFonts w:ascii="Times New Roman" w:hAnsi="Times New Roman" w:cs="Times New Roman"/>
          <w:sz w:val="24"/>
          <w:szCs w:val="24"/>
        </w:rPr>
        <w:fldChar w:fldCharType="begin"/>
      </w:r>
      <w:r w:rsidR="004D577F">
        <w:rPr>
          <w:rFonts w:ascii="Times New Roman" w:hAnsi="Times New Roman" w:cs="Times New Roman"/>
          <w:sz w:val="24"/>
          <w:szCs w:val="24"/>
        </w:rPr>
        <w:instrText xml:space="preserve"> ADDIN EN.CITE &lt;EndNote&gt;&lt;Cite&gt;&lt;Author&gt;Steve&lt;/Author&gt;&lt;Year&gt;1992&lt;/Year&gt;&lt;RecNum&gt;111&lt;/RecNum&gt;&lt;DisplayText&gt;(20)&lt;/DisplayText&gt;&lt;record&gt;&lt;rec-number&gt;111&lt;/rec-number&gt;&lt;foreign-keys&gt;&lt;key app="EN" db-id="zd9vrr9r4sxpvoex0z2x0seo95tx9fexr95t"&gt;111&lt;/key&gt;&lt;/foreign-keys&gt;&lt;ref-type name="Journal Article"&gt;17&lt;/ref-type&gt;&lt;contributors&gt;&lt;authors&gt;&lt;author&gt;Steve, M&lt;/author&gt;&lt;/authors&gt;&lt;/contributors&gt;&lt;titles&gt;&lt;title&gt;Waterfowl: an identification guide to the ducks, geese and swans of the world.&lt;/title&gt;&lt;secondary-title&gt;Houthton mifflin in harcout&lt;/secondary-title&gt;&lt;/titles&gt;&lt;periodical&gt;&lt;full-title&gt;Houthton mifflin in harcout&lt;/full-title&gt;&lt;/periodical&gt;&lt;pages&gt;3&lt;/pages&gt;&lt;section&gt;46726&lt;/section&gt;&lt;dates&gt;&lt;year&gt;1992&lt;/year&gt;&lt;/dates&gt;&lt;isbn&gt;978-0-395&lt;/isbn&gt;&lt;urls&gt;&lt;/urls&gt;&lt;/record&gt;&lt;/Cite&gt;&lt;/EndNote&gt;</w:instrText>
      </w:r>
      <w:r w:rsidR="00BA7C33">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20" w:tooltip="Steve, 1992 #111" w:history="1">
        <w:r w:rsidR="008834D1">
          <w:rPr>
            <w:rFonts w:ascii="Times New Roman" w:hAnsi="Times New Roman" w:cs="Times New Roman"/>
            <w:noProof/>
            <w:sz w:val="24"/>
            <w:szCs w:val="24"/>
          </w:rPr>
          <w:t>20</w:t>
        </w:r>
      </w:hyperlink>
      <w:r w:rsidR="004D577F">
        <w:rPr>
          <w:rFonts w:ascii="Times New Roman" w:hAnsi="Times New Roman" w:cs="Times New Roman"/>
          <w:noProof/>
          <w:sz w:val="24"/>
          <w:szCs w:val="24"/>
        </w:rPr>
        <w:t>)</w:t>
      </w:r>
      <w:r w:rsidR="00BA7C33">
        <w:rPr>
          <w:rFonts w:ascii="Times New Roman" w:hAnsi="Times New Roman" w:cs="Times New Roman"/>
          <w:sz w:val="24"/>
          <w:szCs w:val="24"/>
        </w:rPr>
        <w:fldChar w:fldCharType="end"/>
      </w:r>
      <w:r w:rsidR="00BA7C33">
        <w:rPr>
          <w:rFonts w:ascii="Times New Roman" w:hAnsi="Times New Roman" w:cs="Times New Roman"/>
          <w:sz w:val="24"/>
          <w:szCs w:val="24"/>
        </w:rPr>
        <w:t>.</w:t>
      </w:r>
      <w:r w:rsidR="00522BD7">
        <w:rPr>
          <w:rFonts w:ascii="Times New Roman" w:hAnsi="Times New Roman" w:cs="Times New Roman"/>
          <w:sz w:val="24"/>
          <w:szCs w:val="24"/>
        </w:rPr>
        <w:t xml:space="preserve"> </w:t>
      </w:r>
      <w:r w:rsidR="001E2E6F">
        <w:rPr>
          <w:rFonts w:ascii="Times New Roman" w:hAnsi="Times New Roman" w:cs="Times New Roman"/>
          <w:sz w:val="24"/>
          <w:szCs w:val="24"/>
        </w:rPr>
        <w:t>Until now</w:t>
      </w:r>
      <w:r w:rsidR="00B14026">
        <w:rPr>
          <w:rFonts w:ascii="Times New Roman" w:hAnsi="Times New Roman" w:cs="Times New Roman"/>
          <w:sz w:val="24"/>
          <w:szCs w:val="24"/>
        </w:rPr>
        <w:t>, evolutionary patterns of wild and domestic ducks in genome-wide scale</w:t>
      </w:r>
      <w:r w:rsidR="00522BD7">
        <w:rPr>
          <w:rFonts w:ascii="Times New Roman" w:hAnsi="Times New Roman" w:cs="Times New Roman"/>
          <w:sz w:val="24"/>
          <w:szCs w:val="24"/>
        </w:rPr>
        <w:t xml:space="preserve"> are poorly understand</w:t>
      </w:r>
      <w:r w:rsidR="00B14026">
        <w:rPr>
          <w:rFonts w:ascii="Times New Roman" w:hAnsi="Times New Roman" w:cs="Times New Roman"/>
          <w:sz w:val="24"/>
          <w:szCs w:val="24"/>
        </w:rPr>
        <w:t>.</w:t>
      </w:r>
    </w:p>
    <w:p w14:paraId="345D4F05" w14:textId="46C1DF8F" w:rsidR="00541165" w:rsidDel="00AE733D" w:rsidRDefault="00541165" w:rsidP="00194533">
      <w:pPr>
        <w:autoSpaceDE w:val="0"/>
        <w:autoSpaceDN w:val="0"/>
        <w:adjustRightInd w:val="0"/>
        <w:spacing w:line="480" w:lineRule="auto"/>
        <w:rPr>
          <w:moveFrom w:id="7" w:author="liu rui" w:date="2018-10-08T16:18:00Z"/>
          <w:rFonts w:ascii="Times New Roman" w:hAnsi="Times New Roman" w:cs="Times New Roman"/>
          <w:sz w:val="24"/>
          <w:szCs w:val="24"/>
        </w:rPr>
      </w:pPr>
      <w:moveFromRangeStart w:id="8" w:author="liu rui" w:date="2018-10-08T16:18:00Z" w:name="move526778826"/>
      <w:moveFrom w:id="9" w:author="liu rui" w:date="2018-10-08T16:18:00Z">
        <w:r w:rsidDel="00AE733D">
          <w:rPr>
            <w:rFonts w:ascii="Times New Roman" w:hAnsi="Times New Roman" w:cs="Times New Roman"/>
            <w:sz w:val="24"/>
            <w:szCs w:val="24"/>
          </w:rPr>
          <w:t xml:space="preserve">Here, we report high-quality drafts of the </w:t>
        </w:r>
        <w:r w:rsidR="004E2A24" w:rsidDel="00AE733D">
          <w:rPr>
            <w:rFonts w:ascii="Times New Roman" w:hAnsi="Times New Roman" w:cs="Times New Roman"/>
            <w:sz w:val="24"/>
            <w:szCs w:val="24"/>
          </w:rPr>
          <w:t>mallard duck and spot-billed</w:t>
        </w:r>
        <w:r w:rsidDel="00AE733D">
          <w:rPr>
            <w:rFonts w:ascii="Times New Roman" w:hAnsi="Times New Roman" w:cs="Times New Roman"/>
            <w:sz w:val="24"/>
            <w:szCs w:val="24"/>
          </w:rPr>
          <w:t xml:space="preserve"> duck respectively, and compare them to the genome of Beijing ducks and other birds. We also generate a total of 1,219 Gb whole-genome resequencing data of thirty-five wild ducks from eight species (gadwall (n=1), baikal teal (n=1), one pintail (n=1), falcated teal (n=1), common teal (n=1), wigeons (n=3), spot-billed duck</w:t>
        </w:r>
        <w:r w:rsidR="00767052" w:rsidDel="00AE733D">
          <w:rPr>
            <w:rFonts w:ascii="Times New Roman" w:hAnsi="Times New Roman" w:cs="Times New Roman"/>
            <w:sz w:val="24"/>
            <w:szCs w:val="24"/>
          </w:rPr>
          <w:t xml:space="preserve"> (n=13)</w:t>
        </w:r>
        <w:r w:rsidDel="00AE733D">
          <w:rPr>
            <w:rFonts w:ascii="Times New Roman" w:hAnsi="Times New Roman" w:cs="Times New Roman"/>
            <w:sz w:val="24"/>
            <w:szCs w:val="24"/>
          </w:rPr>
          <w:t xml:space="preserve"> and mallard duck</w:t>
        </w:r>
        <w:r w:rsidR="00767052" w:rsidDel="00AE733D">
          <w:rPr>
            <w:rFonts w:ascii="Times New Roman" w:hAnsi="Times New Roman" w:cs="Times New Roman"/>
            <w:sz w:val="24"/>
            <w:szCs w:val="24"/>
          </w:rPr>
          <w:t xml:space="preserve"> (n=14)</w:t>
        </w:r>
        <w:r w:rsidDel="00AE733D">
          <w:rPr>
            <w:rFonts w:ascii="Times New Roman" w:hAnsi="Times New Roman" w:cs="Times New Roman"/>
            <w:sz w:val="24"/>
            <w:szCs w:val="24"/>
          </w:rPr>
          <w:t>), ninety-four domesticated ducks from six Chinese breeds, twenty ducks from two commercial breeds (Cherry and Campebell ducks), together with twenty individuals from two outgroups (ten Muscovy ducks and ten Taihu geese) to study genetic diversity, effective population size (</w:t>
        </w:r>
        <w:r w:rsidDel="00AE733D">
          <w:rPr>
            <w:rFonts w:ascii="Times New Roman" w:hAnsi="Times New Roman" w:cs="Times New Roman"/>
            <w:i/>
            <w:sz w:val="24"/>
            <w:szCs w:val="24"/>
          </w:rPr>
          <w:t>Ne</w:t>
        </w:r>
        <w:r w:rsidDel="00AE733D">
          <w:rPr>
            <w:rFonts w:ascii="Times New Roman" w:hAnsi="Times New Roman" w:cs="Times New Roman"/>
            <w:sz w:val="24"/>
            <w:szCs w:val="24"/>
          </w:rPr>
          <w:t>) and genomic regions under selection</w:t>
        </w:r>
        <w:r w:rsidDel="00AE733D">
          <w:rPr>
            <w:rFonts w:ascii="Times New Roman" w:hAnsi="Times New Roman" w:cs="Times New Roman" w:hint="eastAsia"/>
            <w:sz w:val="24"/>
            <w:szCs w:val="24"/>
          </w:rPr>
          <w:t xml:space="preserve"> </w:t>
        </w:r>
        <w:r w:rsidR="00B14026" w:rsidDel="00AE733D">
          <w:rPr>
            <w:rFonts w:ascii="Times New Roman" w:hAnsi="Times New Roman" w:cs="Times New Roman"/>
            <w:sz w:val="24"/>
            <w:szCs w:val="24"/>
          </w:rPr>
          <w:t>as well as to compare evolutionary patterns of wild ducks and domestic ducks</w:t>
        </w:r>
        <w:r w:rsidDel="00AE733D">
          <w:rPr>
            <w:rFonts w:ascii="Times New Roman" w:hAnsi="Times New Roman" w:cs="Times New Roman"/>
            <w:sz w:val="24"/>
            <w:szCs w:val="24"/>
          </w:rPr>
          <w:t xml:space="preserve">. </w:t>
        </w:r>
        <w:r w:rsidR="00B14026" w:rsidDel="00AE733D">
          <w:rPr>
            <w:rFonts w:ascii="Times New Roman" w:hAnsi="Times New Roman" w:cs="Times New Roman"/>
            <w:sz w:val="24"/>
            <w:szCs w:val="24"/>
          </w:rPr>
          <w:t>Our study</w:t>
        </w:r>
        <w:r w:rsidR="00C4153F" w:rsidDel="00AE733D">
          <w:rPr>
            <w:rFonts w:ascii="Times New Roman" w:hAnsi="Times New Roman" w:cs="Times New Roman"/>
            <w:sz w:val="24"/>
            <w:szCs w:val="24"/>
          </w:rPr>
          <w:t xml:space="preserve"> will</w:t>
        </w:r>
        <w:r w:rsidR="00B14026" w:rsidDel="00AE733D">
          <w:rPr>
            <w:rFonts w:ascii="Times New Roman" w:hAnsi="Times New Roman" w:cs="Times New Roman"/>
            <w:sz w:val="24"/>
            <w:szCs w:val="24"/>
          </w:rPr>
          <w:t xml:space="preserve"> give a </w:t>
        </w:r>
        <w:r w:rsidR="00005903" w:rsidDel="00AE733D">
          <w:rPr>
            <w:rFonts w:ascii="Times New Roman" w:hAnsi="Times New Roman" w:cs="Times New Roman"/>
            <w:sz w:val="24"/>
            <w:szCs w:val="24"/>
          </w:rPr>
          <w:t xml:space="preserve">comprehensive understanding of the </w:t>
        </w:r>
        <w:r w:rsidR="00B14026" w:rsidDel="00AE733D">
          <w:rPr>
            <w:rFonts w:ascii="Times New Roman" w:hAnsi="Times New Roman" w:cs="Times New Roman"/>
            <w:sz w:val="24"/>
            <w:szCs w:val="24"/>
          </w:rPr>
          <w:t>evolutionary history of ducks</w:t>
        </w:r>
        <w:r w:rsidR="00005903" w:rsidDel="00AE733D">
          <w:rPr>
            <w:rFonts w:ascii="Times New Roman" w:hAnsi="Times New Roman" w:cs="Times New Roman"/>
            <w:sz w:val="24"/>
            <w:szCs w:val="24"/>
          </w:rPr>
          <w:t xml:space="preserve">, that </w:t>
        </w:r>
        <w:r w:rsidR="00816BB0" w:rsidDel="00AE733D">
          <w:rPr>
            <w:rFonts w:ascii="Times New Roman" w:hAnsi="Times New Roman" w:cs="Times New Roman"/>
            <w:sz w:val="24"/>
            <w:szCs w:val="24"/>
          </w:rPr>
          <w:t>not only</w:t>
        </w:r>
        <w:r w:rsidR="00704274" w:rsidDel="00AE733D">
          <w:rPr>
            <w:rFonts w:ascii="Times New Roman" w:hAnsi="Times New Roman" w:cs="Times New Roman"/>
            <w:sz w:val="24"/>
            <w:szCs w:val="24"/>
          </w:rPr>
          <w:t xml:space="preserve"> illustrate</w:t>
        </w:r>
        <w:r w:rsidR="00EE699B" w:rsidDel="00AE733D">
          <w:rPr>
            <w:rFonts w:ascii="Times New Roman" w:hAnsi="Times New Roman" w:cs="Times New Roman"/>
            <w:sz w:val="24"/>
            <w:szCs w:val="24"/>
          </w:rPr>
          <w:t>s</w:t>
        </w:r>
        <w:r w:rsidR="00704274" w:rsidDel="00AE733D">
          <w:rPr>
            <w:rFonts w:ascii="Times New Roman" w:hAnsi="Times New Roman" w:cs="Times New Roman"/>
            <w:sz w:val="24"/>
            <w:szCs w:val="24"/>
          </w:rPr>
          <w:t xml:space="preserve"> </w:t>
        </w:r>
        <w:r w:rsidR="00EE699B" w:rsidDel="00AE733D">
          <w:rPr>
            <w:rFonts w:ascii="Times New Roman" w:hAnsi="Times New Roman" w:cs="Times New Roman"/>
            <w:sz w:val="24"/>
            <w:szCs w:val="24"/>
          </w:rPr>
          <w:t xml:space="preserve">duck </w:t>
        </w:r>
        <w:r w:rsidR="00704274" w:rsidDel="00AE733D">
          <w:rPr>
            <w:rFonts w:ascii="Times New Roman" w:hAnsi="Times New Roman" w:cs="Times New Roman"/>
            <w:sz w:val="24"/>
            <w:szCs w:val="24"/>
          </w:rPr>
          <w:t>domestication</w:t>
        </w:r>
        <w:r w:rsidR="00E33530" w:rsidDel="00AE733D">
          <w:rPr>
            <w:rFonts w:ascii="Times New Roman" w:hAnsi="Times New Roman" w:cs="Times New Roman" w:hint="eastAsia"/>
            <w:sz w:val="24"/>
            <w:szCs w:val="24"/>
          </w:rPr>
          <w:t xml:space="preserve"> </w:t>
        </w:r>
        <w:r w:rsidR="00EE699B" w:rsidDel="00AE733D">
          <w:rPr>
            <w:rFonts w:ascii="Times New Roman" w:hAnsi="Times New Roman" w:cs="Times New Roman"/>
            <w:sz w:val="24"/>
            <w:szCs w:val="24"/>
          </w:rPr>
          <w:t>processes</w:t>
        </w:r>
        <w:r w:rsidR="00704274" w:rsidDel="00AE733D">
          <w:rPr>
            <w:rFonts w:ascii="Times New Roman" w:hAnsi="Times New Roman" w:cs="Times New Roman"/>
            <w:sz w:val="24"/>
            <w:szCs w:val="24"/>
          </w:rPr>
          <w:t xml:space="preserve"> </w:t>
        </w:r>
        <w:r w:rsidR="00585E5C" w:rsidDel="00AE733D">
          <w:rPr>
            <w:rFonts w:ascii="Times New Roman" w:hAnsi="Times New Roman" w:cs="Times New Roman"/>
            <w:sz w:val="24"/>
            <w:szCs w:val="24"/>
          </w:rPr>
          <w:t>but also</w:t>
        </w:r>
        <w:r w:rsidR="00A76904" w:rsidRPr="00A76904" w:rsidDel="00AE733D">
          <w:rPr>
            <w:rFonts w:ascii="Times New Roman" w:hAnsi="Times New Roman" w:cs="Times New Roman"/>
            <w:sz w:val="24"/>
            <w:szCs w:val="24"/>
          </w:rPr>
          <w:t xml:space="preserve"> </w:t>
        </w:r>
        <w:r w:rsidR="00A76904" w:rsidDel="00AE733D">
          <w:rPr>
            <w:rFonts w:ascii="Times New Roman" w:hAnsi="Times New Roman" w:cs="Times New Roman"/>
            <w:sz w:val="24"/>
            <w:szCs w:val="24"/>
          </w:rPr>
          <w:t>would help to</w:t>
        </w:r>
        <w:r w:rsidR="00585E5C" w:rsidDel="00AE733D">
          <w:rPr>
            <w:rFonts w:ascii="Times New Roman" w:hAnsi="Times New Roman" w:cs="Times New Roman"/>
            <w:sz w:val="24"/>
            <w:szCs w:val="24"/>
          </w:rPr>
          <w:t xml:space="preserve"> </w:t>
        </w:r>
        <w:r w:rsidR="00EE699B" w:rsidDel="00AE733D">
          <w:rPr>
            <w:rFonts w:ascii="Times New Roman" w:hAnsi="Times New Roman" w:cs="Times New Roman"/>
            <w:sz w:val="24"/>
            <w:szCs w:val="24"/>
          </w:rPr>
          <w:t xml:space="preserve">expose </w:t>
        </w:r>
        <w:r w:rsidR="00816BB0" w:rsidDel="00AE733D">
          <w:rPr>
            <w:rFonts w:ascii="Times New Roman" w:hAnsi="Times New Roman" w:cs="Times New Roman"/>
            <w:sz w:val="24"/>
            <w:szCs w:val="24"/>
          </w:rPr>
          <w:t>some central issues of animal domestication process and speciation process.</w:t>
        </w:r>
      </w:moveFrom>
    </w:p>
    <w:moveFromRangeEnd w:id="8"/>
    <w:p w14:paraId="15BC02EC" w14:textId="2B304B9F" w:rsidR="003463A6" w:rsidRDefault="00BB68ED">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16AA537C" w14:textId="5AE58BB6" w:rsidR="00AE733D" w:rsidDel="00064AB2" w:rsidRDefault="00AE733D" w:rsidP="009410B2">
      <w:pPr>
        <w:autoSpaceDE w:val="0"/>
        <w:autoSpaceDN w:val="0"/>
        <w:adjustRightInd w:val="0"/>
        <w:spacing w:line="480" w:lineRule="auto"/>
        <w:rPr>
          <w:del w:id="10" w:author="liu rui" w:date="2018-10-08T16:21:00Z"/>
          <w:rFonts w:ascii="Times New Roman" w:hAnsi="Times New Roman" w:cs="Times New Roman"/>
          <w:sz w:val="24"/>
          <w:szCs w:val="24"/>
        </w:rPr>
      </w:pPr>
      <w:moveToRangeStart w:id="11" w:author="liu rui" w:date="2018-10-08T16:18:00Z" w:name="move526778826"/>
      <w:moveTo w:id="12" w:author="liu rui" w:date="2018-10-08T16:18:00Z">
        <w:r>
          <w:rPr>
            <w:rFonts w:ascii="Times New Roman" w:hAnsi="Times New Roman" w:cs="Times New Roman"/>
            <w:sz w:val="24"/>
            <w:szCs w:val="24"/>
          </w:rPr>
          <w:t>Here, we report high-quality drafts of the mallard duck and spot-billed duck respectively, and compare them to the genome of Beijing ducks and other birds</w:t>
        </w:r>
      </w:moveTo>
      <w:ins w:id="13" w:author="liu rui" w:date="2018-10-08T17:53:00Z">
        <w:r w:rsidR="00A4635E">
          <w:rPr>
            <w:rFonts w:ascii="Times New Roman" w:hAnsi="Times New Roman" w:cs="Times New Roman"/>
            <w:sz w:val="24"/>
            <w:szCs w:val="24"/>
          </w:rPr>
          <w:t xml:space="preserve"> (</w:t>
        </w:r>
      </w:ins>
      <w:ins w:id="14" w:author="liu rui" w:date="2018-10-08T17:59:00Z">
        <w:r w:rsidR="00892D49">
          <w:rPr>
            <w:rFonts w:ascii="Times New Roman" w:hAnsi="Times New Roman" w:cs="Times New Roman"/>
            <w:sz w:val="24"/>
            <w:szCs w:val="24"/>
          </w:rPr>
          <w:t xml:space="preserve">SI Appendix; </w:t>
        </w:r>
      </w:ins>
      <w:ins w:id="15" w:author="liu rui" w:date="2018-10-08T17:58:00Z">
        <w:r w:rsidR="00A4635E">
          <w:rPr>
            <w:rFonts w:ascii="Times New Roman" w:hAnsi="Times New Roman" w:cs="Times New Roman"/>
            <w:sz w:val="24"/>
            <w:szCs w:val="24"/>
          </w:rPr>
          <w:t>Fig. S1; Fig. S2-</w:t>
        </w:r>
      </w:ins>
      <w:ins w:id="16" w:author="liu rui" w:date="2018-10-08T17:59:00Z">
        <w:r w:rsidR="00892D49">
          <w:rPr>
            <w:rFonts w:ascii="Times New Roman" w:hAnsi="Times New Roman" w:cs="Times New Roman"/>
            <w:sz w:val="24"/>
            <w:szCs w:val="24"/>
          </w:rPr>
          <w:t>S</w:t>
        </w:r>
      </w:ins>
      <w:ins w:id="17" w:author="liu rui" w:date="2018-10-08T17:58:00Z">
        <w:r w:rsidR="00A4635E">
          <w:rPr>
            <w:rFonts w:ascii="Times New Roman" w:hAnsi="Times New Roman" w:cs="Times New Roman"/>
            <w:sz w:val="24"/>
            <w:szCs w:val="24"/>
          </w:rPr>
          <w:t xml:space="preserve">10; </w:t>
        </w:r>
      </w:ins>
      <w:ins w:id="18" w:author="liu rui" w:date="2018-10-08T17:53:00Z">
        <w:r w:rsidR="00A4635E">
          <w:rPr>
            <w:rFonts w:ascii="Times New Roman" w:hAnsi="Times New Roman" w:cs="Times New Roman"/>
            <w:sz w:val="24"/>
            <w:szCs w:val="24"/>
          </w:rPr>
          <w:t>Table S1-S9)</w:t>
        </w:r>
      </w:ins>
      <w:moveTo w:id="19" w:author="liu rui" w:date="2018-10-08T16:18:00Z">
        <w:r>
          <w:rPr>
            <w:rFonts w:ascii="Times New Roman" w:hAnsi="Times New Roman" w:cs="Times New Roman"/>
            <w:sz w:val="24"/>
            <w:szCs w:val="24"/>
          </w:rPr>
          <w:t xml:space="preserve">. We also generate a total of 1,219 Gb whole-genome resequencing data of </w:t>
        </w:r>
        <w:del w:id="20" w:author="liu rui" w:date="2018-10-08T16:20:00Z">
          <w:r w:rsidDel="00AE733D">
            <w:rPr>
              <w:rFonts w:ascii="Times New Roman" w:hAnsi="Times New Roman" w:cs="Times New Roman"/>
              <w:sz w:val="24"/>
              <w:szCs w:val="24"/>
            </w:rPr>
            <w:delText>thirty-five</w:delText>
          </w:r>
        </w:del>
      </w:moveTo>
      <w:ins w:id="21" w:author="liu rui" w:date="2018-10-08T16:20:00Z">
        <w:r>
          <w:rPr>
            <w:rFonts w:ascii="Times New Roman" w:hAnsi="Times New Roman" w:cs="Times New Roman"/>
            <w:sz w:val="24"/>
            <w:szCs w:val="24"/>
          </w:rPr>
          <w:t>35</w:t>
        </w:r>
      </w:ins>
      <w:moveTo w:id="22" w:author="liu rui" w:date="2018-10-08T16:18:00Z">
        <w:r>
          <w:rPr>
            <w:rFonts w:ascii="Times New Roman" w:hAnsi="Times New Roman" w:cs="Times New Roman"/>
            <w:sz w:val="24"/>
            <w:szCs w:val="24"/>
          </w:rPr>
          <w:t xml:space="preserve"> wild ducks from eight species (gadwall (n=1), </w:t>
        </w:r>
        <w:proofErr w:type="spellStart"/>
        <w:r>
          <w:rPr>
            <w:rFonts w:ascii="Times New Roman" w:hAnsi="Times New Roman" w:cs="Times New Roman"/>
            <w:sz w:val="24"/>
            <w:szCs w:val="24"/>
          </w:rPr>
          <w:t>baikal</w:t>
        </w:r>
        <w:proofErr w:type="spellEnd"/>
        <w:r>
          <w:rPr>
            <w:rFonts w:ascii="Times New Roman" w:hAnsi="Times New Roman" w:cs="Times New Roman"/>
            <w:sz w:val="24"/>
            <w:szCs w:val="24"/>
          </w:rPr>
          <w:t xml:space="preserve"> teal (n=1), one pintail (n=1), </w:t>
        </w:r>
        <w:proofErr w:type="spellStart"/>
        <w:r>
          <w:rPr>
            <w:rFonts w:ascii="Times New Roman" w:hAnsi="Times New Roman" w:cs="Times New Roman"/>
            <w:sz w:val="24"/>
            <w:szCs w:val="24"/>
          </w:rPr>
          <w:t>falcated</w:t>
        </w:r>
        <w:proofErr w:type="spellEnd"/>
        <w:r>
          <w:rPr>
            <w:rFonts w:ascii="Times New Roman" w:hAnsi="Times New Roman" w:cs="Times New Roman"/>
            <w:sz w:val="24"/>
            <w:szCs w:val="24"/>
          </w:rPr>
          <w:t xml:space="preserve"> teal (n=1), common teal (n=1), wigeons (n=3), spot-billed duck (n=13) and mallard duck (n=14)), </w:t>
        </w:r>
        <w:del w:id="23" w:author="liu rui" w:date="2018-10-08T16:19:00Z">
          <w:r w:rsidDel="00AE733D">
            <w:rPr>
              <w:rFonts w:ascii="Times New Roman" w:hAnsi="Times New Roman" w:cs="Times New Roman"/>
              <w:sz w:val="24"/>
              <w:szCs w:val="24"/>
            </w:rPr>
            <w:delText>ninety-four</w:delText>
          </w:r>
        </w:del>
      </w:moveTo>
      <w:ins w:id="24" w:author="liu rui" w:date="2018-10-08T16:19:00Z">
        <w:r>
          <w:rPr>
            <w:rFonts w:ascii="Times New Roman" w:hAnsi="Times New Roman" w:cs="Times New Roman"/>
            <w:sz w:val="24"/>
            <w:szCs w:val="24"/>
          </w:rPr>
          <w:t>94</w:t>
        </w:r>
      </w:ins>
      <w:moveTo w:id="25" w:author="liu rui" w:date="2018-10-08T16:18:00Z">
        <w:r>
          <w:rPr>
            <w:rFonts w:ascii="Times New Roman" w:hAnsi="Times New Roman" w:cs="Times New Roman"/>
            <w:sz w:val="24"/>
            <w:szCs w:val="24"/>
          </w:rPr>
          <w:t xml:space="preserve"> domesticated ducks from six Chinese breeds, </w:t>
        </w:r>
        <w:del w:id="26" w:author="liu rui" w:date="2018-10-08T16:20:00Z">
          <w:r w:rsidDel="00AE733D">
            <w:rPr>
              <w:rFonts w:ascii="Times New Roman" w:hAnsi="Times New Roman" w:cs="Times New Roman"/>
              <w:sz w:val="24"/>
              <w:szCs w:val="24"/>
            </w:rPr>
            <w:delText>twenty</w:delText>
          </w:r>
        </w:del>
      </w:moveTo>
      <w:ins w:id="27" w:author="liu rui" w:date="2018-10-08T16:20:00Z">
        <w:r>
          <w:rPr>
            <w:rFonts w:ascii="Times New Roman" w:hAnsi="Times New Roman" w:cs="Times New Roman"/>
            <w:sz w:val="24"/>
            <w:szCs w:val="24"/>
          </w:rPr>
          <w:t>20</w:t>
        </w:r>
      </w:ins>
      <w:moveTo w:id="28" w:author="liu rui" w:date="2018-10-08T16:18:00Z">
        <w:r>
          <w:rPr>
            <w:rFonts w:ascii="Times New Roman" w:hAnsi="Times New Roman" w:cs="Times New Roman"/>
            <w:sz w:val="24"/>
            <w:szCs w:val="24"/>
          </w:rPr>
          <w:t xml:space="preserve"> ducks from two commercial breeds (Cherry and </w:t>
        </w:r>
        <w:proofErr w:type="spellStart"/>
        <w:r>
          <w:rPr>
            <w:rFonts w:ascii="Times New Roman" w:hAnsi="Times New Roman" w:cs="Times New Roman"/>
            <w:sz w:val="24"/>
            <w:szCs w:val="24"/>
          </w:rPr>
          <w:t>Campebell</w:t>
        </w:r>
        <w:proofErr w:type="spellEnd"/>
        <w:r>
          <w:rPr>
            <w:rFonts w:ascii="Times New Roman" w:hAnsi="Times New Roman" w:cs="Times New Roman"/>
            <w:sz w:val="24"/>
            <w:szCs w:val="24"/>
          </w:rPr>
          <w:t xml:space="preserve"> ducks), together with </w:t>
        </w:r>
        <w:del w:id="29" w:author="liu rui" w:date="2018-10-08T16:20:00Z">
          <w:r w:rsidDel="00AE733D">
            <w:rPr>
              <w:rFonts w:ascii="Times New Roman" w:hAnsi="Times New Roman" w:cs="Times New Roman"/>
              <w:sz w:val="24"/>
              <w:szCs w:val="24"/>
            </w:rPr>
            <w:delText>twenty</w:delText>
          </w:r>
        </w:del>
      </w:moveTo>
      <w:ins w:id="30" w:author="liu rui" w:date="2018-10-08T16:20:00Z">
        <w:r>
          <w:rPr>
            <w:rFonts w:ascii="Times New Roman" w:hAnsi="Times New Roman" w:cs="Times New Roman"/>
            <w:sz w:val="24"/>
            <w:szCs w:val="24"/>
          </w:rPr>
          <w:t>20</w:t>
        </w:r>
      </w:ins>
      <w:moveTo w:id="31" w:author="liu rui" w:date="2018-10-08T16:18:00Z">
        <w:r>
          <w:rPr>
            <w:rFonts w:ascii="Times New Roman" w:hAnsi="Times New Roman" w:cs="Times New Roman"/>
            <w:sz w:val="24"/>
            <w:szCs w:val="24"/>
          </w:rPr>
          <w:t xml:space="preserve"> individuals from two outgroups (ten Muscovy ducks and ten </w:t>
        </w:r>
        <w:proofErr w:type="spellStart"/>
        <w:r>
          <w:rPr>
            <w:rFonts w:ascii="Times New Roman" w:hAnsi="Times New Roman" w:cs="Times New Roman"/>
            <w:sz w:val="24"/>
            <w:szCs w:val="24"/>
          </w:rPr>
          <w:t>Taihu</w:t>
        </w:r>
        <w:proofErr w:type="spellEnd"/>
        <w:r>
          <w:rPr>
            <w:rFonts w:ascii="Times New Roman" w:hAnsi="Times New Roman" w:cs="Times New Roman"/>
            <w:sz w:val="24"/>
            <w:szCs w:val="24"/>
          </w:rPr>
          <w:t xml:space="preserve"> geese)</w:t>
        </w:r>
        <w:del w:id="32" w:author="liu rui" w:date="2018-10-08T16:39:00Z">
          <w:r w:rsidDel="00EF6068">
            <w:rPr>
              <w:rFonts w:ascii="Times New Roman" w:hAnsi="Times New Roman" w:cs="Times New Roman"/>
              <w:sz w:val="24"/>
              <w:szCs w:val="24"/>
            </w:rPr>
            <w:delText xml:space="preserve"> to study genetic diversity, effective population size (</w:delText>
          </w:r>
          <w:r w:rsidDel="00EF6068">
            <w:rPr>
              <w:rFonts w:ascii="Times New Roman" w:hAnsi="Times New Roman" w:cs="Times New Roman"/>
              <w:i/>
              <w:sz w:val="24"/>
              <w:szCs w:val="24"/>
            </w:rPr>
            <w:delText>Ne</w:delText>
          </w:r>
          <w:r w:rsidDel="00EF6068">
            <w:rPr>
              <w:rFonts w:ascii="Times New Roman" w:hAnsi="Times New Roman" w:cs="Times New Roman"/>
              <w:sz w:val="24"/>
              <w:szCs w:val="24"/>
            </w:rPr>
            <w:delText>) and genomic regions under selection</w:delText>
          </w:r>
          <w:r w:rsidDel="00EF6068">
            <w:rPr>
              <w:rFonts w:ascii="Times New Roman" w:hAnsi="Times New Roman" w:cs="Times New Roman" w:hint="eastAsia"/>
              <w:sz w:val="24"/>
              <w:szCs w:val="24"/>
            </w:rPr>
            <w:delText xml:space="preserve"> </w:delText>
          </w:r>
          <w:r w:rsidDel="00EF6068">
            <w:rPr>
              <w:rFonts w:ascii="Times New Roman" w:hAnsi="Times New Roman" w:cs="Times New Roman"/>
              <w:sz w:val="24"/>
              <w:szCs w:val="24"/>
            </w:rPr>
            <w:delText>as well as to compare evolutionary patterns of wild ducks and domestic ducks</w:delText>
          </w:r>
        </w:del>
      </w:moveTo>
      <w:ins w:id="33" w:author="liu rui" w:date="2018-10-08T16:21:00Z">
        <w:r w:rsidR="00064AB2">
          <w:rPr>
            <w:rFonts w:ascii="Times New Roman" w:hAnsi="Times New Roman" w:cs="Times New Roman" w:hint="eastAsia"/>
            <w:sz w:val="24"/>
            <w:szCs w:val="24"/>
          </w:rPr>
          <w:t>(Fig</w:t>
        </w:r>
        <w:r w:rsidR="00064AB2">
          <w:rPr>
            <w:rFonts w:ascii="Times New Roman" w:hAnsi="Times New Roman" w:cs="Times New Roman"/>
            <w:sz w:val="24"/>
            <w:szCs w:val="24"/>
          </w:rPr>
          <w:t>. S1</w:t>
        </w:r>
        <w:r w:rsidR="00064AB2">
          <w:rPr>
            <w:rFonts w:ascii="Times New Roman" w:hAnsi="Times New Roman" w:cs="Times New Roman" w:hint="eastAsia"/>
            <w:sz w:val="24"/>
            <w:szCs w:val="24"/>
          </w:rPr>
          <w:t>)</w:t>
        </w:r>
      </w:ins>
      <w:ins w:id="34" w:author="liu rui" w:date="2018-10-08T16:43:00Z">
        <w:r w:rsidR="00A51898">
          <w:rPr>
            <w:rFonts w:ascii="Times New Roman" w:hAnsi="Times New Roman" w:cs="Times New Roman"/>
            <w:sz w:val="24"/>
            <w:szCs w:val="24"/>
          </w:rPr>
          <w:t xml:space="preserve"> (mean coverage for mallard, spot-billed and Beijing duck is 12</w:t>
        </w:r>
        <w:r w:rsidR="00A51898">
          <w:rPr>
            <w:rFonts w:ascii="Times New Roman" w:hAnsi="Times New Roman" w:cs="Times New Roman" w:hint="eastAsia"/>
            <w:sz w:val="24"/>
            <w:szCs w:val="24"/>
          </w:rPr>
          <w:t>x</w:t>
        </w:r>
        <w:r w:rsidR="00A51898">
          <w:rPr>
            <w:rFonts w:ascii="Times New Roman" w:hAnsi="Times New Roman" w:cs="Times New Roman"/>
            <w:sz w:val="24"/>
            <w:szCs w:val="24"/>
          </w:rPr>
          <w:t>)</w:t>
        </w:r>
      </w:ins>
      <w:moveTo w:id="35" w:author="liu rui" w:date="2018-10-08T16:18:00Z">
        <w:r>
          <w:rPr>
            <w:rFonts w:ascii="Times New Roman" w:hAnsi="Times New Roman" w:cs="Times New Roman"/>
            <w:sz w:val="24"/>
            <w:szCs w:val="24"/>
          </w:rPr>
          <w:t>.</w:t>
        </w:r>
        <w:del w:id="36" w:author="liu rui" w:date="2018-10-08T16:20:00Z">
          <w:r w:rsidDel="00AE733D">
            <w:rPr>
              <w:rFonts w:ascii="Times New Roman" w:hAnsi="Times New Roman" w:cs="Times New Roman"/>
              <w:sz w:val="24"/>
              <w:szCs w:val="24"/>
            </w:rPr>
            <w:delText xml:space="preserve"> Our study will give a comprehensive understanding of the evolutionary history of ducks, that not only illustrates duck domestication</w:delText>
          </w:r>
          <w:r w:rsidDel="00AE733D">
            <w:rPr>
              <w:rFonts w:ascii="Times New Roman" w:hAnsi="Times New Roman" w:cs="Times New Roman" w:hint="eastAsia"/>
              <w:sz w:val="24"/>
              <w:szCs w:val="24"/>
            </w:rPr>
            <w:delText xml:space="preserve"> </w:delText>
          </w:r>
          <w:r w:rsidDel="00AE733D">
            <w:rPr>
              <w:rFonts w:ascii="Times New Roman" w:hAnsi="Times New Roman" w:cs="Times New Roman"/>
              <w:sz w:val="24"/>
              <w:szCs w:val="24"/>
            </w:rPr>
            <w:delText>processes but also</w:delText>
          </w:r>
          <w:r w:rsidRPr="00A76904" w:rsidDel="00AE733D">
            <w:rPr>
              <w:rFonts w:ascii="Times New Roman" w:hAnsi="Times New Roman" w:cs="Times New Roman"/>
              <w:sz w:val="24"/>
              <w:szCs w:val="24"/>
            </w:rPr>
            <w:delText xml:space="preserve"> </w:delText>
          </w:r>
          <w:r w:rsidDel="00AE733D">
            <w:rPr>
              <w:rFonts w:ascii="Times New Roman" w:hAnsi="Times New Roman" w:cs="Times New Roman"/>
              <w:sz w:val="24"/>
              <w:szCs w:val="24"/>
            </w:rPr>
            <w:delText>would help to expose some central issues of animal domestication process and speciation process.</w:delText>
          </w:r>
        </w:del>
      </w:moveTo>
    </w:p>
    <w:p w14:paraId="518C5718" w14:textId="60D41B2D" w:rsidR="00064AB2" w:rsidRDefault="00064AB2" w:rsidP="00AE733D">
      <w:pPr>
        <w:autoSpaceDE w:val="0"/>
        <w:autoSpaceDN w:val="0"/>
        <w:adjustRightInd w:val="0"/>
        <w:spacing w:line="480" w:lineRule="auto"/>
        <w:rPr>
          <w:ins w:id="37" w:author="liu rui" w:date="2018-10-08T16:28:00Z"/>
          <w:rFonts w:ascii="Times New Roman" w:hAnsi="Times New Roman" w:cs="Times New Roman"/>
          <w:sz w:val="24"/>
          <w:szCs w:val="24"/>
        </w:rPr>
      </w:pPr>
    </w:p>
    <w:p w14:paraId="44236E01" w14:textId="5F877B97" w:rsidR="00064AB2" w:rsidRDefault="00064AB2" w:rsidP="00AE733D">
      <w:pPr>
        <w:autoSpaceDE w:val="0"/>
        <w:autoSpaceDN w:val="0"/>
        <w:adjustRightInd w:val="0"/>
        <w:spacing w:line="480" w:lineRule="auto"/>
        <w:rPr>
          <w:ins w:id="38" w:author="liu rui" w:date="2018-10-08T16:28:00Z"/>
          <w:moveTo w:id="39" w:author="liu rui" w:date="2018-10-08T16:18:00Z"/>
          <w:rFonts w:ascii="Times New Roman" w:hAnsi="Times New Roman" w:cs="Times New Roman"/>
          <w:sz w:val="24"/>
          <w:szCs w:val="24"/>
        </w:rPr>
      </w:pPr>
      <w:ins w:id="40" w:author="liu rui" w:date="2018-10-08T16:28:00Z">
        <w:r>
          <w:rPr>
            <w:rFonts w:ascii="Times New Roman" w:hAnsi="Times New Roman" w:cs="Times New Roman"/>
            <w:sz w:val="24"/>
            <w:szCs w:val="24"/>
          </w:rPr>
          <w:t>Variants were called using GATK</w:t>
        </w:r>
      </w:ins>
      <w:ins w:id="41" w:author="liu rui" w:date="2018-10-08T16:48:00Z">
        <w:r w:rsidR="00A51898">
          <w:rPr>
            <w:rFonts w:ascii="Times New Roman" w:hAnsi="Times New Roman" w:cs="Times New Roman"/>
            <w:sz w:val="24"/>
            <w:szCs w:val="24"/>
          </w:rPr>
          <w:t xml:space="preserve"> for </w:t>
        </w:r>
      </w:ins>
      <w:ins w:id="42" w:author="liu rui" w:date="2018-10-08T16:49:00Z">
        <w:r w:rsidR="00A51898">
          <w:rPr>
            <w:rFonts w:ascii="Times New Roman" w:hAnsi="Times New Roman" w:cs="Times New Roman"/>
            <w:sz w:val="24"/>
            <w:szCs w:val="24"/>
          </w:rPr>
          <w:t xml:space="preserve">each </w:t>
        </w:r>
      </w:ins>
      <w:ins w:id="43" w:author="liu rui" w:date="2018-10-08T16:48:00Z">
        <w:r w:rsidR="00A51898">
          <w:rPr>
            <w:rFonts w:ascii="Times New Roman" w:hAnsi="Times New Roman" w:cs="Times New Roman"/>
            <w:sz w:val="24"/>
            <w:szCs w:val="24"/>
          </w:rPr>
          <w:t>population</w:t>
        </w:r>
      </w:ins>
      <w:ins w:id="44" w:author="liu rui" w:date="2018-10-08T16:49:00Z">
        <w:r w:rsidR="00A51898">
          <w:rPr>
            <w:rFonts w:ascii="Times New Roman" w:hAnsi="Times New Roman" w:cs="Times New Roman"/>
            <w:sz w:val="24"/>
            <w:szCs w:val="24"/>
          </w:rPr>
          <w:t xml:space="preserve"> and different combination</w:t>
        </w:r>
        <w:r w:rsidR="000405FC">
          <w:rPr>
            <w:rFonts w:ascii="Times New Roman" w:hAnsi="Times New Roman" w:cs="Times New Roman"/>
            <w:sz w:val="24"/>
            <w:szCs w:val="24"/>
          </w:rPr>
          <w:t xml:space="preserve"> </w:t>
        </w:r>
      </w:ins>
      <w:ins w:id="45" w:author="liu rui" w:date="2018-10-08T16:50:00Z">
        <w:r w:rsidR="000405FC">
          <w:rPr>
            <w:rFonts w:ascii="Times New Roman" w:hAnsi="Times New Roman" w:cs="Times New Roman"/>
            <w:sz w:val="24"/>
            <w:szCs w:val="24"/>
          </w:rPr>
          <w:t>separately</w:t>
        </w:r>
      </w:ins>
      <w:ins w:id="46" w:author="liu rui" w:date="2018-10-08T16:28:00Z">
        <w:r>
          <w:rPr>
            <w:rFonts w:ascii="Times New Roman" w:hAnsi="Times New Roman" w:cs="Times New Roman"/>
            <w:sz w:val="24"/>
            <w:szCs w:val="24"/>
          </w:rPr>
          <w:t>, applying several qual</w:t>
        </w:r>
      </w:ins>
      <w:ins w:id="47" w:author="liu rui" w:date="2018-10-08T16:29:00Z">
        <w:r>
          <w:rPr>
            <w:rFonts w:ascii="Times New Roman" w:hAnsi="Times New Roman" w:cs="Times New Roman"/>
            <w:sz w:val="24"/>
            <w:szCs w:val="24"/>
          </w:rPr>
          <w:t>ity filters</w:t>
        </w:r>
      </w:ins>
      <w:ins w:id="48" w:author="liu rui" w:date="2018-10-08T16:46:00Z">
        <w:r w:rsidR="00A51898">
          <w:rPr>
            <w:rFonts w:ascii="Times New Roman" w:hAnsi="Times New Roman" w:cs="Times New Roman"/>
            <w:sz w:val="24"/>
            <w:szCs w:val="24"/>
          </w:rPr>
          <w:t>.</w:t>
        </w:r>
      </w:ins>
      <w:ins w:id="49" w:author="liu rui" w:date="2018-10-08T16:47:00Z">
        <w:r w:rsidR="00A51898" w:rsidRPr="00A51898">
          <w:rPr>
            <w:rFonts w:ascii="Times New Roman" w:hAnsi="Times New Roman" w:cs="Times New Roman"/>
            <w:sz w:val="24"/>
            <w:szCs w:val="24"/>
          </w:rPr>
          <w:t xml:space="preserve"> </w:t>
        </w:r>
        <w:r w:rsidR="00A51898" w:rsidRPr="0055680F">
          <w:rPr>
            <w:rFonts w:ascii="Times New Roman" w:hAnsi="Times New Roman" w:cs="Times New Roman"/>
            <w:sz w:val="24"/>
            <w:szCs w:val="24"/>
          </w:rPr>
          <w:t>44,852,612</w:t>
        </w:r>
        <w:r w:rsidR="00A51898" w:rsidRPr="00CB79F4">
          <w:rPr>
            <w:rFonts w:ascii="Times New Roman" w:hAnsi="Times New Roman" w:cs="Times New Roman"/>
            <w:color w:val="FF0000"/>
            <w:sz w:val="24"/>
            <w:szCs w:val="24"/>
          </w:rPr>
          <w:t xml:space="preserve"> </w:t>
        </w:r>
        <w:r w:rsidR="00A51898" w:rsidRPr="00CB79F4">
          <w:rPr>
            <w:rFonts w:ascii="Times New Roman" w:hAnsi="Times New Roman" w:cs="Times New Roman"/>
            <w:sz w:val="24"/>
            <w:szCs w:val="24"/>
          </w:rPr>
          <w:t>SNPs</w:t>
        </w:r>
      </w:ins>
      <w:ins w:id="50" w:author="liu rui" w:date="2018-10-08T16:48:00Z">
        <w:r w:rsidR="00A51898">
          <w:rPr>
            <w:rFonts w:ascii="Times New Roman" w:hAnsi="Times New Roman" w:cs="Times New Roman"/>
            <w:sz w:val="24"/>
            <w:szCs w:val="24"/>
          </w:rPr>
          <w:t xml:space="preserve"> were identified</w:t>
        </w:r>
      </w:ins>
      <w:ins w:id="51" w:author="liu rui" w:date="2018-10-08T16:47:00Z">
        <w:r w:rsidR="00A51898" w:rsidRPr="00CB79F4">
          <w:rPr>
            <w:rFonts w:ascii="Times New Roman" w:hAnsi="Times New Roman" w:cs="Times New Roman"/>
            <w:sz w:val="24"/>
            <w:szCs w:val="24"/>
          </w:rPr>
          <w:t xml:space="preserve"> in </w:t>
        </w:r>
      </w:ins>
      <w:ins w:id="52" w:author="liu rui" w:date="2018-10-08T16:50:00Z">
        <w:r w:rsidR="000405FC">
          <w:rPr>
            <w:rFonts w:ascii="Times New Roman" w:hAnsi="Times New Roman" w:cs="Times New Roman"/>
            <w:sz w:val="24"/>
            <w:szCs w:val="24"/>
          </w:rPr>
          <w:t>the</w:t>
        </w:r>
      </w:ins>
      <w:ins w:id="53" w:author="liu rui" w:date="2018-10-08T16:47:00Z">
        <w:r w:rsidR="00A51898" w:rsidRPr="00CB79F4">
          <w:rPr>
            <w:rFonts w:ascii="Times New Roman" w:hAnsi="Times New Roman" w:cs="Times New Roman"/>
            <w:sz w:val="24"/>
            <w:szCs w:val="24"/>
          </w:rPr>
          <w:t xml:space="preserve"> 10 duck populations (eight domestic duck breeds and two wild duck populations)</w:t>
        </w:r>
      </w:ins>
      <w:ins w:id="54" w:author="liu rui" w:date="2018-10-08T16:36:00Z">
        <w:r w:rsidR="00EF6068">
          <w:rPr>
            <w:rFonts w:ascii="Times New Roman" w:hAnsi="Times New Roman" w:cs="Times New Roman"/>
            <w:sz w:val="24"/>
            <w:szCs w:val="24"/>
          </w:rPr>
          <w:t xml:space="preserve"> </w:t>
        </w:r>
      </w:ins>
      <w:ins w:id="55" w:author="liu rui" w:date="2018-10-08T16:50:00Z">
        <w:r w:rsidR="000405FC" w:rsidRPr="0055680F">
          <w:rPr>
            <w:rFonts w:ascii="Times New Roman" w:hAnsi="Times New Roman" w:cs="Times New Roman"/>
            <w:sz w:val="24"/>
            <w:szCs w:val="24"/>
          </w:rPr>
          <w:t>20,676,377</w:t>
        </w:r>
        <w:r w:rsidR="000405FC">
          <w:rPr>
            <w:rFonts w:ascii="Times New Roman" w:hAnsi="Times New Roman" w:cs="Times New Roman" w:hint="eastAsia"/>
            <w:sz w:val="24"/>
            <w:szCs w:val="24"/>
          </w:rPr>
          <w:t xml:space="preserve"> and</w:t>
        </w:r>
        <w:r w:rsidR="000405FC" w:rsidRPr="0055680F">
          <w:rPr>
            <w:rFonts w:ascii="Times New Roman" w:hAnsi="Times New Roman" w:cs="Times New Roman"/>
            <w:sz w:val="24"/>
            <w:szCs w:val="24"/>
          </w:rPr>
          <w:t xml:space="preserve"> 42,012,846</w:t>
        </w:r>
        <w:r w:rsidR="000405FC">
          <w:rPr>
            <w:rFonts w:ascii="Times New Roman" w:hAnsi="Times New Roman" w:cs="Times New Roman" w:hint="eastAsia"/>
            <w:sz w:val="24"/>
            <w:szCs w:val="24"/>
          </w:rPr>
          <w:t xml:space="preserve"> SNPs were detected in domestic</w:t>
        </w:r>
        <w:r w:rsidR="000405FC">
          <w:rPr>
            <w:rFonts w:ascii="Times New Roman" w:hAnsi="Times New Roman" w:cs="Times New Roman"/>
            <w:sz w:val="24"/>
            <w:szCs w:val="24"/>
          </w:rPr>
          <w:t xml:space="preserve"> </w:t>
        </w:r>
        <w:r w:rsidR="000405FC">
          <w:rPr>
            <w:rFonts w:ascii="Times New Roman" w:hAnsi="Times New Roman" w:cs="Times New Roman" w:hint="eastAsia"/>
            <w:sz w:val="24"/>
            <w:szCs w:val="24"/>
          </w:rPr>
          <w:t>duck</w:t>
        </w:r>
        <w:r w:rsidR="000405FC">
          <w:rPr>
            <w:rFonts w:ascii="Times New Roman" w:hAnsi="Times New Roman" w:cs="Times New Roman"/>
            <w:sz w:val="24"/>
            <w:szCs w:val="24"/>
          </w:rPr>
          <w:t>s</w:t>
        </w:r>
        <w:r w:rsidR="000405FC">
          <w:rPr>
            <w:rFonts w:ascii="Times New Roman" w:hAnsi="Times New Roman" w:cs="Times New Roman" w:hint="eastAsia"/>
            <w:sz w:val="24"/>
            <w:szCs w:val="24"/>
          </w:rPr>
          <w:t xml:space="preserve"> and two wild duck populations (</w:t>
        </w:r>
        <w:r w:rsidR="000405FC">
          <w:rPr>
            <w:rFonts w:ascii="Times New Roman" w:hAnsi="Times New Roman" w:cs="Times New Roman"/>
            <w:sz w:val="24"/>
            <w:szCs w:val="24"/>
          </w:rPr>
          <w:t xml:space="preserve">the </w:t>
        </w:r>
        <w:r w:rsidR="000405FC">
          <w:rPr>
            <w:rFonts w:ascii="Times New Roman" w:hAnsi="Times New Roman" w:cs="Times New Roman" w:hint="eastAsia"/>
            <w:sz w:val="24"/>
            <w:szCs w:val="24"/>
          </w:rPr>
          <w:t>mallard</w:t>
        </w:r>
        <w:r w:rsidR="000405FC">
          <w:rPr>
            <w:rFonts w:ascii="Times New Roman" w:hAnsi="Times New Roman" w:cs="Times New Roman"/>
            <w:sz w:val="24"/>
            <w:szCs w:val="24"/>
          </w:rPr>
          <w:t xml:space="preserve"> duck</w:t>
        </w:r>
        <w:r w:rsidR="000405FC">
          <w:rPr>
            <w:rFonts w:ascii="Times New Roman" w:hAnsi="Times New Roman" w:cs="Times New Roman" w:hint="eastAsia"/>
            <w:sz w:val="24"/>
            <w:szCs w:val="24"/>
          </w:rPr>
          <w:t xml:space="preserve"> and spot-billed</w:t>
        </w:r>
        <w:r w:rsidR="000405FC">
          <w:rPr>
            <w:rFonts w:ascii="Times New Roman" w:hAnsi="Times New Roman" w:cs="Times New Roman"/>
            <w:sz w:val="24"/>
            <w:szCs w:val="24"/>
          </w:rPr>
          <w:t xml:space="preserve"> duck</w:t>
        </w:r>
        <w:r w:rsidR="000405FC">
          <w:rPr>
            <w:rFonts w:ascii="Times New Roman" w:hAnsi="Times New Roman" w:cs="Times New Roman" w:hint="eastAsia"/>
            <w:sz w:val="24"/>
            <w:szCs w:val="24"/>
          </w:rPr>
          <w:t>), respectively</w:t>
        </w:r>
      </w:ins>
      <w:ins w:id="56" w:author="liu rui" w:date="2018-10-08T16:52:00Z">
        <w:r w:rsidR="000218D4">
          <w:rPr>
            <w:rFonts w:ascii="Times New Roman" w:hAnsi="Times New Roman" w:cs="Times New Roman"/>
            <w:sz w:val="24"/>
            <w:szCs w:val="24"/>
          </w:rPr>
          <w:t>, with</w:t>
        </w:r>
      </w:ins>
      <w:ins w:id="57" w:author="liu rui" w:date="2018-10-08T16:50:00Z">
        <w:r w:rsidR="000405FC">
          <w:rPr>
            <w:rFonts w:ascii="Times New Roman" w:hAnsi="Times New Roman" w:cs="Times New Roman"/>
            <w:sz w:val="24"/>
            <w:szCs w:val="24"/>
          </w:rPr>
          <w:t xml:space="preserve"> </w:t>
        </w:r>
      </w:ins>
      <w:ins w:id="58" w:author="liu rui" w:date="2018-10-08T16:53:00Z">
        <w:r w:rsidR="000218D4">
          <w:rPr>
            <w:rFonts w:ascii="Times New Roman" w:hAnsi="Times New Roman" w:cs="Times New Roman" w:hint="eastAsia"/>
            <w:sz w:val="24"/>
            <w:szCs w:val="24"/>
          </w:rPr>
          <w:t>18,093,115</w:t>
        </w:r>
        <w:r w:rsidR="000218D4" w:rsidRPr="000218D4">
          <w:rPr>
            <w:rFonts w:ascii="Times New Roman" w:hAnsi="Times New Roman" w:cs="Times New Roman" w:hint="eastAsia"/>
            <w:sz w:val="24"/>
            <w:szCs w:val="24"/>
          </w:rPr>
          <w:t xml:space="preserve"> </w:t>
        </w:r>
        <w:r w:rsidR="000218D4">
          <w:rPr>
            <w:rFonts w:ascii="Times New Roman" w:hAnsi="Times New Roman" w:cs="Times New Roman" w:hint="eastAsia"/>
            <w:sz w:val="24"/>
            <w:szCs w:val="24"/>
          </w:rPr>
          <w:t xml:space="preserve">SNPs </w:t>
        </w:r>
      </w:ins>
      <w:ins w:id="59" w:author="liu rui" w:date="2018-10-08T16:52:00Z">
        <w:r w:rsidR="000218D4">
          <w:rPr>
            <w:rFonts w:ascii="Times New Roman" w:hAnsi="Times New Roman" w:cs="Times New Roman" w:hint="eastAsia"/>
            <w:sz w:val="24"/>
            <w:szCs w:val="24"/>
          </w:rPr>
          <w:t>shared</w:t>
        </w:r>
      </w:ins>
      <w:ins w:id="60" w:author="liu rui" w:date="2018-10-08T18:07:00Z">
        <w:r w:rsidR="00FC2950">
          <w:rPr>
            <w:rFonts w:ascii="Times New Roman" w:hAnsi="Times New Roman" w:cs="Times New Roman"/>
            <w:sz w:val="24"/>
            <w:szCs w:val="24"/>
          </w:rPr>
          <w:t xml:space="preserve"> (</w:t>
        </w:r>
      </w:ins>
      <w:ins w:id="61" w:author="liu rui" w:date="2018-10-08T18:09:00Z">
        <w:r w:rsidR="00FC2950">
          <w:rPr>
            <w:rFonts w:ascii="Times New Roman" w:hAnsi="Times New Roman" w:cs="Times New Roman" w:hint="eastAsia"/>
            <w:sz w:val="24"/>
            <w:szCs w:val="24"/>
          </w:rPr>
          <w:t>Fig</w:t>
        </w:r>
        <w:r w:rsidR="00FC2950">
          <w:rPr>
            <w:rFonts w:ascii="Times New Roman" w:hAnsi="Times New Roman" w:cs="Times New Roman"/>
            <w:sz w:val="24"/>
            <w:szCs w:val="24"/>
          </w:rPr>
          <w:t>. S11</w:t>
        </w:r>
      </w:ins>
      <w:ins w:id="62" w:author="liu rui" w:date="2018-10-08T18:10:00Z">
        <w:r w:rsidR="00FC2950">
          <w:rPr>
            <w:rFonts w:ascii="Times New Roman" w:hAnsi="Times New Roman" w:cs="Times New Roman"/>
            <w:sz w:val="24"/>
            <w:szCs w:val="24"/>
          </w:rPr>
          <w:t xml:space="preserve">; </w:t>
        </w:r>
      </w:ins>
      <w:ins w:id="63" w:author="liu rui" w:date="2018-10-08T18:09:00Z">
        <w:r w:rsidR="00FC2950">
          <w:rPr>
            <w:rFonts w:ascii="Times New Roman" w:hAnsi="Times New Roman" w:cs="Times New Roman"/>
            <w:sz w:val="24"/>
            <w:szCs w:val="24"/>
          </w:rPr>
          <w:t>Table S10</w:t>
        </w:r>
      </w:ins>
      <w:ins w:id="64" w:author="liu rui" w:date="2018-10-08T18:07:00Z">
        <w:r w:rsidR="00FC2950">
          <w:rPr>
            <w:rFonts w:ascii="Times New Roman" w:hAnsi="Times New Roman" w:cs="Times New Roman"/>
            <w:sz w:val="24"/>
            <w:szCs w:val="24"/>
          </w:rPr>
          <w:t>)</w:t>
        </w:r>
      </w:ins>
      <w:ins w:id="65" w:author="liu rui" w:date="2018-10-08T16:53:00Z">
        <w:r w:rsidR="000218D4">
          <w:rPr>
            <w:rFonts w:ascii="Times New Roman" w:hAnsi="Times New Roman" w:cs="Times New Roman"/>
            <w:sz w:val="24"/>
            <w:szCs w:val="24"/>
          </w:rPr>
          <w:t>.</w:t>
        </w:r>
      </w:ins>
      <w:ins w:id="66" w:author="liu rui" w:date="2018-10-08T16:54:00Z">
        <w:r w:rsidR="000218D4">
          <w:rPr>
            <w:rFonts w:ascii="Times New Roman" w:hAnsi="Times New Roman" w:cs="Times New Roman"/>
            <w:sz w:val="24"/>
            <w:szCs w:val="24"/>
          </w:rPr>
          <w:t xml:space="preserve"> Moreover, </w:t>
        </w:r>
      </w:ins>
      <w:ins w:id="67" w:author="liu rui" w:date="2018-10-08T16:55:00Z">
        <w:r w:rsidR="000218D4">
          <w:rPr>
            <w:rFonts w:ascii="Times New Roman" w:hAnsi="Times New Roman" w:cs="Times New Roman"/>
            <w:sz w:val="24"/>
            <w:szCs w:val="24"/>
          </w:rPr>
          <w:t xml:space="preserve">mallard and spot-billed shared comparative number SNPs with </w:t>
        </w:r>
      </w:ins>
      <w:ins w:id="68" w:author="liu rui" w:date="2018-10-08T16:56:00Z">
        <w:r w:rsidR="000218D4">
          <w:rPr>
            <w:rFonts w:ascii="Times New Roman" w:hAnsi="Times New Roman" w:cs="Times New Roman"/>
            <w:sz w:val="24"/>
            <w:szCs w:val="24"/>
          </w:rPr>
          <w:t>domestic ducks</w:t>
        </w:r>
      </w:ins>
      <w:ins w:id="69" w:author="liu rui" w:date="2018-10-08T18:10:00Z">
        <w:r w:rsidR="00233D5A">
          <w:rPr>
            <w:rFonts w:ascii="Times New Roman" w:hAnsi="Times New Roman" w:cs="Times New Roman"/>
            <w:sz w:val="24"/>
            <w:szCs w:val="24"/>
          </w:rPr>
          <w:t xml:space="preserve"> (</w:t>
        </w:r>
      </w:ins>
      <w:ins w:id="70" w:author="liu rui" w:date="2018-10-08T18:11:00Z">
        <w:r w:rsidR="00233D5A">
          <w:rPr>
            <w:rFonts w:ascii="Times New Roman" w:hAnsi="Times New Roman" w:cs="Times New Roman"/>
            <w:sz w:val="24"/>
            <w:szCs w:val="24"/>
          </w:rPr>
          <w:t>SI Appendix</w:t>
        </w:r>
      </w:ins>
      <w:ins w:id="71" w:author="liu rui" w:date="2018-10-08T18:10:00Z">
        <w:r w:rsidR="00233D5A">
          <w:rPr>
            <w:rFonts w:ascii="Times New Roman" w:hAnsi="Times New Roman" w:cs="Times New Roman"/>
            <w:sz w:val="24"/>
            <w:szCs w:val="24"/>
          </w:rPr>
          <w:t>)</w:t>
        </w:r>
      </w:ins>
      <w:ins w:id="72" w:author="liu rui" w:date="2018-10-08T16:59:00Z">
        <w:r w:rsidR="000218D4">
          <w:rPr>
            <w:rFonts w:ascii="Times New Roman" w:hAnsi="Times New Roman" w:cs="Times New Roman"/>
            <w:sz w:val="24"/>
            <w:szCs w:val="24"/>
          </w:rPr>
          <w:t>.</w:t>
        </w:r>
      </w:ins>
      <w:ins w:id="73" w:author="liu rui" w:date="2018-10-08T16:46:00Z">
        <w:r w:rsidR="00A51898">
          <w:rPr>
            <w:rFonts w:ascii="Times New Roman" w:hAnsi="Times New Roman" w:cs="Times New Roman"/>
            <w:sz w:val="24"/>
            <w:szCs w:val="24"/>
          </w:rPr>
          <w:t xml:space="preserve"> </w:t>
        </w:r>
      </w:ins>
      <w:ins w:id="74" w:author="liu rui" w:date="2018-10-08T16:31:00Z">
        <w:r>
          <w:rPr>
            <w:rFonts w:ascii="Times New Roman" w:hAnsi="Times New Roman" w:cs="Times New Roman"/>
            <w:sz w:val="24"/>
            <w:szCs w:val="24"/>
          </w:rPr>
          <w:t xml:space="preserve"> </w:t>
        </w:r>
      </w:ins>
    </w:p>
    <w:p w14:paraId="54AC86DB" w14:textId="197BA280" w:rsidR="009410B2" w:rsidDel="00494869" w:rsidRDefault="00DB0AE7" w:rsidP="009410B2">
      <w:pPr>
        <w:autoSpaceDE w:val="0"/>
        <w:autoSpaceDN w:val="0"/>
        <w:adjustRightInd w:val="0"/>
        <w:spacing w:line="480" w:lineRule="auto"/>
        <w:rPr>
          <w:del w:id="75" w:author="liu rui" w:date="2018-10-08T14:59:00Z"/>
          <w:rFonts w:ascii="Times New Roman" w:hAnsi="Times New Roman" w:cs="Times New Roman"/>
          <w:sz w:val="24"/>
          <w:szCs w:val="24"/>
        </w:rPr>
      </w:pPr>
      <w:moveToRangeStart w:id="76" w:author="liu rui" w:date="2018-10-08T14:52:00Z" w:name="move526773659"/>
      <w:moveToRangeEnd w:id="11"/>
      <w:moveTo w:id="77" w:author="liu rui" w:date="2018-10-08T14:52:00Z">
        <w:del w:id="78" w:author="liu rui" w:date="2018-10-08T16:21:00Z">
          <w:r w:rsidDel="00064AB2">
            <w:rPr>
              <w:rFonts w:ascii="Times New Roman" w:hAnsi="Times New Roman" w:cs="Times New Roman" w:hint="eastAsia"/>
              <w:sz w:val="24"/>
              <w:szCs w:val="24"/>
            </w:rPr>
            <w:delText>Using methods similar to those applied to the Beijing duck genome</w:delText>
          </w:r>
          <w:r w:rsidDel="00064AB2">
            <w:rPr>
              <w:rFonts w:ascii="Times New Roman" w:hAnsi="Times New Roman" w:cs="Times New Roman"/>
              <w:sz w:val="24"/>
              <w:szCs w:val="24"/>
            </w:rPr>
            <w:fldChar w:fldCharType="begin"/>
          </w:r>
          <w:r w:rsidDel="00064AB2">
            <w:rPr>
              <w:rFonts w:ascii="Times New Roman" w:hAnsi="Times New Roman" w:cs="Times New Roman"/>
              <w:sz w:val="24"/>
              <w:szCs w:val="24"/>
            </w:rPr>
            <w:delInstrText xml:space="preserve"> ADDIN EN.CITE &lt;EndNote&gt;&lt;Cite&gt;&lt;Author&gt;Huang&lt;/Author&gt;&lt;Year&gt;2013&lt;/Year&gt;&lt;RecNum&gt;21&lt;/RecNum&gt;&lt;DisplayText&gt;(11)&lt;/DisplayText&gt;&lt;record&gt;&lt;rec-number&gt;21&lt;/rec-number&gt;&lt;foreign-keys&gt;&lt;key app="EN" db-id="zd9vrr9r4sxpvoex0z2x0seo95tx9fexr95t" timestamp="1486224924"&gt;21&lt;/key&gt;&lt;/foreign-keys&gt;&lt;ref-type name="Journal Article"&gt;17&lt;/ref-type&gt;&lt;contributors&gt;&lt;authors&gt;&lt;author&gt;Huang, Yinhua&lt;/author&gt;&lt;author&gt;Li, Yingrui&lt;/author&gt;&lt;author&gt;Burt, David W&lt;/author&gt;&lt;author&gt;Chen, Hualan&lt;/author&gt;&lt;author&gt;Zhang, Yong&lt;/author&gt;&lt;author&gt;Qian, Wubin&lt;/author&gt;&lt;author&gt;Kim, Heebal&lt;/author&gt;&lt;author&gt;Gan, Shangquan&lt;/author&gt;&lt;author&gt;Zhao, Yiqiang&lt;/author&gt;&lt;author&gt;Li, Jianwen&lt;/author&gt;&lt;/authors&gt;&lt;/contributors&gt;&lt;titles&gt;&lt;title&gt;The duck genome and transcriptome provide insight into an avian influenza virus reservoir species&lt;/title&gt;&lt;secondary-title&gt;Nature genetics&lt;/secondary-title&gt;&lt;/titles&gt;&lt;periodical&gt;&lt;full-title&gt;Nature genetics&lt;/full-title&gt;&lt;/periodical&gt;&lt;pages&gt;776-783&lt;/pages&gt;&lt;volume&gt;45&lt;/volume&gt;&lt;number&gt;7&lt;/number&gt;&lt;dates&gt;&lt;year&gt;2013&lt;/year&gt;&lt;/dates&gt;&lt;isbn&gt;1061-4036&lt;/isbn&gt;&lt;urls&gt;&lt;/urls&gt;&lt;/record&gt;&lt;/Cite&gt;&lt;/EndNote&gt;</w:delInstrText>
          </w:r>
          <w:r w:rsidDel="00064AB2">
            <w:rPr>
              <w:rFonts w:ascii="Times New Roman" w:hAnsi="Times New Roman" w:cs="Times New Roman"/>
              <w:sz w:val="24"/>
              <w:szCs w:val="24"/>
            </w:rPr>
            <w:fldChar w:fldCharType="separate"/>
          </w:r>
          <w:r w:rsidDel="00064AB2">
            <w:rPr>
              <w:rFonts w:ascii="Times New Roman" w:hAnsi="Times New Roman" w:cs="Times New Roman"/>
              <w:noProof/>
              <w:sz w:val="24"/>
              <w:szCs w:val="24"/>
            </w:rPr>
            <w:delText>(</w:delText>
          </w:r>
          <w:r w:rsidDel="00064AB2">
            <w:rPr>
              <w:rFonts w:ascii="Times New Roman" w:hAnsi="Times New Roman" w:cs="Times New Roman"/>
              <w:noProof/>
              <w:sz w:val="24"/>
              <w:szCs w:val="24"/>
            </w:rPr>
            <w:fldChar w:fldCharType="begin"/>
          </w:r>
          <w:r w:rsidDel="00064AB2">
            <w:rPr>
              <w:rFonts w:ascii="Times New Roman" w:hAnsi="Times New Roman" w:cs="Times New Roman"/>
              <w:noProof/>
              <w:sz w:val="24"/>
              <w:szCs w:val="24"/>
            </w:rPr>
            <w:delInstrText xml:space="preserve"> HYPERLINK \l "_ENREF_11" \o "Huang, 2013 #21" </w:delInstrText>
          </w:r>
          <w:r w:rsidDel="00064AB2">
            <w:rPr>
              <w:rFonts w:ascii="Times New Roman" w:hAnsi="Times New Roman" w:cs="Times New Roman"/>
              <w:noProof/>
              <w:sz w:val="24"/>
              <w:szCs w:val="24"/>
            </w:rPr>
            <w:fldChar w:fldCharType="separate"/>
          </w:r>
          <w:r w:rsidDel="00064AB2">
            <w:rPr>
              <w:rFonts w:ascii="Times New Roman" w:hAnsi="Times New Roman" w:cs="Times New Roman"/>
              <w:noProof/>
              <w:sz w:val="24"/>
              <w:szCs w:val="24"/>
            </w:rPr>
            <w:delText>11</w:delText>
          </w:r>
          <w:r w:rsidDel="00064AB2">
            <w:rPr>
              <w:rFonts w:ascii="Times New Roman" w:hAnsi="Times New Roman" w:cs="Times New Roman"/>
              <w:noProof/>
              <w:sz w:val="24"/>
              <w:szCs w:val="24"/>
            </w:rPr>
            <w:fldChar w:fldCharType="end"/>
          </w:r>
          <w:r w:rsidDel="00064AB2">
            <w:rPr>
              <w:rFonts w:ascii="Times New Roman" w:hAnsi="Times New Roman" w:cs="Times New Roman"/>
              <w:noProof/>
              <w:sz w:val="24"/>
              <w:szCs w:val="24"/>
            </w:rPr>
            <w:delText>)</w:delText>
          </w:r>
          <w:r w:rsidDel="00064AB2">
            <w:rPr>
              <w:rFonts w:ascii="Times New Roman" w:hAnsi="Times New Roman" w:cs="Times New Roman"/>
              <w:sz w:val="24"/>
              <w:szCs w:val="24"/>
            </w:rPr>
            <w:fldChar w:fldCharType="end"/>
          </w:r>
          <w:r w:rsidDel="00064AB2">
            <w:rPr>
              <w:rFonts w:ascii="Times New Roman" w:hAnsi="Times New Roman" w:cs="Times New Roman" w:hint="eastAsia"/>
              <w:sz w:val="24"/>
              <w:szCs w:val="24"/>
            </w:rPr>
            <w:delText xml:space="preserve">, we generated a high-quality mallard assembly consisting of </w:delText>
          </w:r>
          <w:r w:rsidRPr="00EE2A10" w:rsidDel="00064AB2">
            <w:rPr>
              <w:rFonts w:ascii="Times New Roman" w:hAnsi="Times New Roman" w:cs="Times New Roman" w:hint="eastAsia"/>
              <w:sz w:val="24"/>
              <w:szCs w:val="24"/>
            </w:rPr>
            <w:delText>61</w:delText>
          </w:r>
          <w:r w:rsidDel="00064AB2">
            <w:rPr>
              <w:rFonts w:ascii="Times New Roman" w:hAnsi="Times New Roman" w:cs="Times New Roman"/>
              <w:sz w:val="24"/>
              <w:szCs w:val="24"/>
            </w:rPr>
            <w:delText>,</w:delText>
          </w:r>
          <w:r w:rsidRPr="00EE2A10" w:rsidDel="00064AB2">
            <w:rPr>
              <w:rFonts w:ascii="Times New Roman" w:hAnsi="Times New Roman" w:cs="Times New Roman" w:hint="eastAsia"/>
              <w:sz w:val="24"/>
              <w:szCs w:val="24"/>
            </w:rPr>
            <w:delText>591</w:delText>
          </w:r>
          <w:r w:rsidDel="00064AB2">
            <w:rPr>
              <w:rFonts w:ascii="Times New Roman" w:hAnsi="Times New Roman" w:cs="Times New Roman" w:hint="eastAsia"/>
              <w:sz w:val="24"/>
              <w:szCs w:val="24"/>
            </w:rPr>
            <w:delText xml:space="preserve"> scaffolds and covering 1.2</w:delText>
          </w:r>
          <w:r w:rsidDel="00064AB2">
            <w:rPr>
              <w:rFonts w:ascii="Times New Roman" w:hAnsi="Times New Roman" w:cs="Times New Roman"/>
              <w:sz w:val="24"/>
              <w:szCs w:val="24"/>
            </w:rPr>
            <w:delText>7</w:delText>
          </w:r>
          <w:r w:rsidDel="00064AB2">
            <w:rPr>
              <w:rFonts w:ascii="Times New Roman" w:hAnsi="Times New Roman" w:cs="Times New Roman" w:hint="eastAsia"/>
              <w:sz w:val="24"/>
              <w:szCs w:val="24"/>
            </w:rPr>
            <w:delText xml:space="preserve"> Gb, and estimated this assembly having a heterozygosity rate </w:delText>
          </w:r>
          <w:r w:rsidRPr="00EE2A10" w:rsidDel="00064AB2">
            <w:rPr>
              <w:rFonts w:ascii="Times New Roman" w:hAnsi="Times New Roman" w:cs="Times New Roman" w:hint="eastAsia"/>
              <w:sz w:val="24"/>
              <w:szCs w:val="24"/>
            </w:rPr>
            <w:delText>3.</w:delText>
          </w:r>
          <w:r w:rsidRPr="00EE2A10" w:rsidDel="00064AB2">
            <w:rPr>
              <w:rFonts w:ascii="Times New Roman" w:hAnsi="Times New Roman" w:cs="Times New Roman"/>
              <w:sz w:val="24"/>
              <w:szCs w:val="24"/>
            </w:rPr>
            <w:delText>61</w:delText>
          </w:r>
          <w:r w:rsidRPr="00EE2A10" w:rsidDel="00064AB2">
            <w:rPr>
              <w:rFonts w:ascii="宋体" w:eastAsia="宋体" w:hAnsi="宋体" w:cs="Times New Roman" w:hint="eastAsia"/>
              <w:sz w:val="24"/>
              <w:szCs w:val="24"/>
            </w:rPr>
            <w:delText>×</w:delText>
          </w:r>
          <w:r w:rsidRPr="00EE2A10" w:rsidDel="00064AB2">
            <w:rPr>
              <w:rFonts w:ascii="Times New Roman" w:hAnsi="Times New Roman" w:cs="Times New Roman"/>
              <w:sz w:val="24"/>
              <w:szCs w:val="24"/>
            </w:rPr>
            <w:delText>10</w:delText>
          </w:r>
          <w:r w:rsidRPr="00EE2A10" w:rsidDel="00064AB2">
            <w:rPr>
              <w:rFonts w:ascii="Times New Roman" w:hAnsi="Times New Roman" w:cs="Times New Roman"/>
              <w:sz w:val="24"/>
              <w:szCs w:val="24"/>
              <w:vertAlign w:val="superscript"/>
            </w:rPr>
            <w:delText>-3</w:delText>
          </w:r>
          <w:r w:rsidRPr="00EE2A10" w:rsidDel="00064AB2">
            <w:rPr>
              <w:rFonts w:ascii="Times New Roman" w:hAnsi="Times New Roman" w:cs="Times New Roman"/>
              <w:sz w:val="24"/>
              <w:szCs w:val="24"/>
            </w:rPr>
            <w:delText xml:space="preserve"> </w:delText>
          </w:r>
          <w:r w:rsidDel="00064AB2">
            <w:rPr>
              <w:rFonts w:ascii="Times New Roman" w:hAnsi="Times New Roman" w:cs="Times New Roman" w:hint="eastAsia"/>
              <w:sz w:val="24"/>
              <w:szCs w:val="24"/>
            </w:rPr>
            <w:delText xml:space="preserve">higher than the </w:delText>
          </w:r>
          <w:r w:rsidDel="00064AB2">
            <w:rPr>
              <w:rFonts w:ascii="Times New Roman" w:hAnsi="Times New Roman" w:cs="Times New Roman"/>
              <w:sz w:val="24"/>
              <w:szCs w:val="24"/>
            </w:rPr>
            <w:delText>corresponding</w:delText>
          </w:r>
          <w:r w:rsidDel="00064AB2">
            <w:rPr>
              <w:rFonts w:ascii="Times New Roman" w:hAnsi="Times New Roman" w:cs="Times New Roman" w:hint="eastAsia"/>
              <w:sz w:val="24"/>
              <w:szCs w:val="24"/>
            </w:rPr>
            <w:delText xml:space="preserve"> in Beijing duck genome (</w:delText>
          </w:r>
          <w:r w:rsidDel="00064AB2">
            <w:rPr>
              <w:rFonts w:ascii="Times New Roman" w:hAnsi="Times New Roman" w:cs="Times New Roman"/>
              <w:sz w:val="24"/>
              <w:szCs w:val="24"/>
            </w:rPr>
            <w:delText>2.40</w:delText>
          </w:r>
          <w:r w:rsidRPr="00B23500" w:rsidDel="00064AB2">
            <w:rPr>
              <w:rFonts w:ascii="宋体" w:eastAsia="宋体" w:hAnsi="宋体" w:cs="Times New Roman" w:hint="eastAsia"/>
              <w:sz w:val="24"/>
              <w:szCs w:val="24"/>
            </w:rPr>
            <w:delText>×</w:delText>
          </w:r>
          <w:r w:rsidRPr="00B23500" w:rsidDel="00064AB2">
            <w:rPr>
              <w:rFonts w:ascii="Times New Roman" w:hAnsi="Times New Roman" w:cs="Times New Roman"/>
              <w:sz w:val="24"/>
              <w:szCs w:val="24"/>
            </w:rPr>
            <w:delText>10</w:delText>
          </w:r>
          <w:r w:rsidRPr="00B23500" w:rsidDel="00064AB2">
            <w:rPr>
              <w:rFonts w:ascii="Times New Roman" w:hAnsi="Times New Roman" w:cs="Times New Roman"/>
              <w:sz w:val="24"/>
              <w:szCs w:val="24"/>
              <w:vertAlign w:val="superscript"/>
            </w:rPr>
            <w:delText>-3</w:delText>
          </w:r>
          <w:r w:rsidDel="00064AB2">
            <w:rPr>
              <w:rFonts w:ascii="Times New Roman" w:hAnsi="Times New Roman" w:cs="Times New Roman" w:hint="eastAsia"/>
              <w:sz w:val="24"/>
              <w:szCs w:val="24"/>
            </w:rPr>
            <w:delText>).</w:delText>
          </w:r>
        </w:del>
      </w:moveTo>
      <w:moveToRangeStart w:id="79" w:author="liu rui" w:date="2018-10-08T15:20:00Z" w:name="move526775371"/>
      <w:moveToRangeEnd w:id="76"/>
      <w:moveTo w:id="80" w:author="liu rui" w:date="2018-10-08T15:20:00Z">
        <w:del w:id="81" w:author="liu rui" w:date="2018-10-08T16:05:00Z">
          <w:r w:rsidR="007A3CB1" w:rsidDel="00AE733D">
            <w:rPr>
              <w:rFonts w:ascii="Times New Roman" w:hAnsi="Times New Roman" w:cs="Times New Roman" w:hint="eastAsia"/>
              <w:sz w:val="24"/>
              <w:szCs w:val="24"/>
            </w:rPr>
            <w:delText>(</w:delText>
          </w:r>
          <w:r w:rsidR="007A3CB1" w:rsidRPr="00A966B6" w:rsidDel="00AE733D">
            <w:rPr>
              <w:rFonts w:ascii="Times New Roman" w:hAnsi="Times New Roman" w:cs="Times New Roman" w:hint="eastAsia"/>
              <w:sz w:val="24"/>
              <w:szCs w:val="24"/>
            </w:rPr>
            <w:delText>Fig. 1</w:delText>
          </w:r>
          <w:r w:rsidR="007A3CB1" w:rsidDel="00AE733D">
            <w:rPr>
              <w:rFonts w:ascii="Times New Roman" w:hAnsi="Times New Roman" w:cs="Times New Roman"/>
              <w:sz w:val="24"/>
              <w:szCs w:val="24"/>
            </w:rPr>
            <w:delText>a</w:delText>
          </w:r>
          <w:r w:rsidR="007A3CB1" w:rsidDel="00AE733D">
            <w:rPr>
              <w:rFonts w:ascii="Times New Roman" w:hAnsi="Times New Roman" w:cs="Times New Roman" w:hint="eastAsia"/>
              <w:sz w:val="24"/>
              <w:szCs w:val="24"/>
            </w:rPr>
            <w:delText xml:space="preserve">; </w:delText>
          </w:r>
          <w:r w:rsidR="007A3CB1" w:rsidDel="00AE733D">
            <w:rPr>
              <w:rFonts w:ascii="Times New Roman" w:hAnsi="Times New Roman" w:cs="Times New Roman"/>
              <w:sz w:val="24"/>
              <w:szCs w:val="24"/>
            </w:rPr>
            <w:delText>Fig. S6).</w:delText>
          </w:r>
        </w:del>
      </w:moveTo>
      <w:moveToRangeStart w:id="82" w:author="liu rui" w:date="2018-10-08T15:24:00Z" w:name="move526775603"/>
      <w:moveToRangeEnd w:id="79"/>
      <w:moveTo w:id="83" w:author="liu rui" w:date="2018-10-08T15:24:00Z">
        <w:del w:id="84" w:author="liu rui" w:date="2018-10-08T15:38:00Z">
          <w:r w:rsidR="007A3CB1" w:rsidDel="001C3796">
            <w:rPr>
              <w:rFonts w:ascii="Times New Roman" w:hAnsi="Times New Roman" w:cs="Times New Roman" w:hint="eastAsia"/>
              <w:sz w:val="24"/>
              <w:szCs w:val="24"/>
            </w:rPr>
            <w:delText>gene families using the above mallard</w:delText>
          </w:r>
          <w:r w:rsidR="007A3CB1" w:rsidDel="001C3796">
            <w:rPr>
              <w:rFonts w:ascii="Times New Roman" w:hAnsi="Times New Roman" w:cs="Times New Roman"/>
              <w:sz w:val="24"/>
              <w:szCs w:val="24"/>
            </w:rPr>
            <w:delText xml:space="preserve"> duck</w:delText>
          </w:r>
          <w:r w:rsidR="007A3CB1" w:rsidDel="001C3796">
            <w:rPr>
              <w:rFonts w:ascii="Times New Roman" w:hAnsi="Times New Roman" w:cs="Times New Roman" w:hint="eastAsia"/>
              <w:sz w:val="24"/>
              <w:szCs w:val="24"/>
            </w:rPr>
            <w:delText xml:space="preserve"> and spot-billed reference gene sets, our previous Beijing duck gene set, together with a combined outgroup gene sets from </w:delText>
          </w:r>
          <w:r w:rsidR="007A3CB1" w:rsidRPr="00752BED" w:rsidDel="001C3796">
            <w:rPr>
              <w:rFonts w:ascii="Times New Roman" w:hAnsi="Times New Roman" w:cs="Times New Roman"/>
              <w:sz w:val="24"/>
              <w:szCs w:val="24"/>
            </w:rPr>
            <w:delText>chicken, turkey, flycatcher, ostrich</w:delText>
          </w:r>
          <w:r w:rsidR="007A3CB1" w:rsidDel="001C3796">
            <w:rPr>
              <w:rFonts w:ascii="Times New Roman" w:hAnsi="Times New Roman" w:cs="Times New Roman"/>
              <w:sz w:val="24"/>
              <w:szCs w:val="24"/>
            </w:rPr>
            <w:delText>,</w:delText>
          </w:r>
          <w:r w:rsidR="007A3CB1" w:rsidRPr="00752BED" w:rsidDel="001C3796">
            <w:rPr>
              <w:rFonts w:ascii="Times New Roman" w:hAnsi="Times New Roman" w:cs="Times New Roman" w:hint="eastAsia"/>
              <w:sz w:val="24"/>
              <w:szCs w:val="24"/>
            </w:rPr>
            <w:delText xml:space="preserve"> </w:delText>
          </w:r>
          <w:r w:rsidR="007A3CB1" w:rsidRPr="00752BED" w:rsidDel="001C3796">
            <w:rPr>
              <w:rFonts w:ascii="Times New Roman" w:hAnsi="Times New Roman" w:cs="Times New Roman"/>
              <w:sz w:val="24"/>
              <w:szCs w:val="24"/>
            </w:rPr>
            <w:delText>mouse and human (</w:delText>
          </w:r>
          <w:r w:rsidR="007A3CB1" w:rsidDel="001C3796">
            <w:rPr>
              <w:rFonts w:ascii="Times New Roman" w:hAnsi="Times New Roman" w:cs="Times New Roman"/>
              <w:sz w:val="24"/>
              <w:szCs w:val="24"/>
            </w:rPr>
            <w:delText>Fig. S9, Table S8</w:delText>
          </w:r>
          <w:r w:rsidR="007A3CB1" w:rsidRPr="00752BED" w:rsidDel="001C3796">
            <w:rPr>
              <w:rFonts w:ascii="Times New Roman" w:hAnsi="Times New Roman" w:cs="Times New Roman"/>
              <w:sz w:val="24"/>
              <w:szCs w:val="24"/>
            </w:rPr>
            <w:delText>).</w:delText>
          </w:r>
        </w:del>
      </w:moveTo>
      <w:moveToRangeEnd w:id="82"/>
      <w:del w:id="85" w:author="liu rui" w:date="2018-10-08T14:56:00Z">
        <w:r w:rsidR="009410B2" w:rsidDel="00494869">
          <w:rPr>
            <w:rFonts w:ascii="Times New Roman" w:hAnsi="Times New Roman" w:cs="Times New Roman" w:hint="eastAsia"/>
            <w:sz w:val="24"/>
            <w:szCs w:val="24"/>
          </w:rPr>
          <w:delText>We generated 262.45</w:delText>
        </w:r>
        <w:r w:rsidR="009410B2" w:rsidRPr="00FC0F91" w:rsidDel="00494869">
          <w:rPr>
            <w:rFonts w:ascii="Times New Roman" w:hAnsi="Times New Roman" w:cs="Times New Roman"/>
            <w:sz w:val="24"/>
            <w:szCs w:val="24"/>
          </w:rPr>
          <w:delText xml:space="preserve"> Gb</w:delText>
        </w:r>
        <w:r w:rsidR="009410B2" w:rsidRPr="00FC0F91" w:rsidDel="00494869">
          <w:rPr>
            <w:rFonts w:ascii="Times New Roman" w:hAnsi="Times New Roman" w:cs="Times New Roman" w:hint="eastAsia"/>
            <w:sz w:val="24"/>
            <w:szCs w:val="24"/>
          </w:rPr>
          <w:delText xml:space="preserve"> (</w:delText>
        </w:r>
        <w:r w:rsidR="009410B2" w:rsidRPr="00FC0F91" w:rsidDel="00494869">
          <w:rPr>
            <w:rFonts w:ascii="Times New Roman" w:hAnsi="Times New Roman" w:cs="Times New Roman"/>
            <w:sz w:val="24"/>
            <w:szCs w:val="24"/>
          </w:rPr>
          <w:delText>~</w:delText>
        </w:r>
        <w:r w:rsidR="009410B2" w:rsidRPr="00FC0F91" w:rsidDel="00494869">
          <w:rPr>
            <w:rFonts w:ascii="Times New Roman" w:hAnsi="Times New Roman" w:cs="Times New Roman" w:hint="eastAsia"/>
            <w:sz w:val="24"/>
            <w:szCs w:val="24"/>
          </w:rPr>
          <w:delText>209</w:delText>
        </w:r>
        <w:r w:rsidR="009410B2" w:rsidRPr="00FC0F91" w:rsidDel="00494869">
          <w:rPr>
            <w:rFonts w:ascii="Times New Roman" w:hAnsi="Times New Roman" w:cs="Times New Roman"/>
            <w:sz w:val="24"/>
            <w:szCs w:val="24"/>
          </w:rPr>
          <w:delText>-fold</w:delText>
        </w:r>
        <w:r w:rsidR="009410B2" w:rsidRPr="00FC0F91" w:rsidDel="00494869">
          <w:rPr>
            <w:rFonts w:ascii="Times New Roman" w:hAnsi="Times New Roman" w:cs="Times New Roman" w:hint="eastAsia"/>
            <w:sz w:val="24"/>
            <w:szCs w:val="24"/>
          </w:rPr>
          <w:delText>)</w:delText>
        </w:r>
        <w:r w:rsidR="009410B2" w:rsidDel="00494869">
          <w:rPr>
            <w:rFonts w:ascii="Times New Roman" w:hAnsi="Times New Roman" w:cs="Times New Roman" w:hint="eastAsia"/>
            <w:sz w:val="24"/>
            <w:szCs w:val="24"/>
          </w:rPr>
          <w:delText xml:space="preserve"> pair-end reads of a female mallard duck</w:delText>
        </w:r>
        <w:r w:rsidR="009410B2" w:rsidDel="00494869">
          <w:rPr>
            <w:rFonts w:ascii="Times New Roman" w:hAnsi="Times New Roman" w:cs="Times New Roman"/>
            <w:sz w:val="24"/>
            <w:szCs w:val="24"/>
          </w:rPr>
          <w:delText xml:space="preserve"> </w:delText>
        </w:r>
        <w:r w:rsidR="009410B2" w:rsidRPr="00FC0F91" w:rsidDel="00494869">
          <w:rPr>
            <w:rFonts w:ascii="Times New Roman" w:hAnsi="Times New Roman" w:cs="Times New Roman" w:hint="eastAsia"/>
            <w:sz w:val="24"/>
            <w:szCs w:val="24"/>
          </w:rPr>
          <w:delText xml:space="preserve">and </w:delText>
        </w:r>
        <w:r w:rsidR="009410B2" w:rsidRPr="00FC0F91" w:rsidDel="00494869">
          <w:rPr>
            <w:rFonts w:ascii="Times New Roman" w:hAnsi="Times New Roman" w:cs="Times New Roman"/>
            <w:sz w:val="24"/>
            <w:szCs w:val="24"/>
          </w:rPr>
          <w:delText>275.20</w:delText>
        </w:r>
        <w:r w:rsidR="009410B2" w:rsidRPr="00FC0F91" w:rsidDel="00494869">
          <w:rPr>
            <w:rFonts w:ascii="Times New Roman" w:hAnsi="Times New Roman" w:cs="Times New Roman" w:hint="eastAsia"/>
            <w:sz w:val="24"/>
            <w:szCs w:val="24"/>
          </w:rPr>
          <w:delText xml:space="preserve"> Gb</w:delText>
        </w:r>
        <w:r w:rsidR="009410B2" w:rsidDel="00494869">
          <w:rPr>
            <w:rFonts w:ascii="Times New Roman" w:hAnsi="Times New Roman" w:cs="Times New Roman" w:hint="eastAsia"/>
            <w:sz w:val="24"/>
            <w:szCs w:val="24"/>
          </w:rPr>
          <w:delText xml:space="preserve"> pair-end reads (</w:delText>
        </w:r>
        <w:r w:rsidR="009410B2" w:rsidRPr="00FC0F91" w:rsidDel="00494869">
          <w:rPr>
            <w:rFonts w:ascii="Times New Roman" w:hAnsi="Times New Roman" w:cs="Times New Roman"/>
            <w:sz w:val="24"/>
            <w:szCs w:val="24"/>
          </w:rPr>
          <w:delText>~220-fold</w:delText>
        </w:r>
        <w:r w:rsidR="009410B2" w:rsidDel="00494869">
          <w:rPr>
            <w:rFonts w:ascii="Times New Roman" w:hAnsi="Times New Roman" w:cs="Times New Roman" w:hint="eastAsia"/>
            <w:sz w:val="24"/>
            <w:szCs w:val="24"/>
          </w:rPr>
          <w:delText xml:space="preserve">) of </w:delText>
        </w:r>
        <w:r w:rsidR="009410B2" w:rsidDel="00494869">
          <w:rPr>
            <w:rFonts w:ascii="Times New Roman" w:hAnsi="Times New Roman" w:cs="Times New Roman"/>
            <w:sz w:val="24"/>
            <w:szCs w:val="24"/>
          </w:rPr>
          <w:delText xml:space="preserve">a female </w:delText>
        </w:r>
        <w:r w:rsidR="009410B2" w:rsidDel="00494869">
          <w:rPr>
            <w:rFonts w:ascii="Times New Roman" w:hAnsi="Times New Roman" w:cs="Times New Roman" w:hint="eastAsia"/>
            <w:sz w:val="24"/>
            <w:szCs w:val="24"/>
          </w:rPr>
          <w:delText>spot-billed duck, respectively</w:delText>
        </w:r>
      </w:del>
      <w:del w:id="86" w:author="liu rui" w:date="2018-10-08T14:55:00Z">
        <w:r w:rsidR="009410B2" w:rsidDel="00494869">
          <w:rPr>
            <w:rFonts w:ascii="Times New Roman" w:hAnsi="Times New Roman" w:cs="Times New Roman" w:hint="eastAsia"/>
            <w:sz w:val="24"/>
            <w:szCs w:val="24"/>
          </w:rPr>
          <w:delText xml:space="preserve"> (</w:delText>
        </w:r>
        <w:r w:rsidR="008422F7" w:rsidDel="00494869">
          <w:rPr>
            <w:rFonts w:ascii="Times New Roman" w:hAnsi="Times New Roman" w:cs="Times New Roman"/>
            <w:sz w:val="24"/>
            <w:szCs w:val="24"/>
          </w:rPr>
          <w:delText>Fig. S2, S3</w:delText>
        </w:r>
        <w:r w:rsidR="00AC5289" w:rsidDel="00494869">
          <w:rPr>
            <w:rFonts w:ascii="Times New Roman" w:hAnsi="Times New Roman" w:cs="Times New Roman"/>
            <w:sz w:val="24"/>
            <w:szCs w:val="24"/>
          </w:rPr>
          <w:delText>,</w:delText>
        </w:r>
        <w:r w:rsidR="008422F7" w:rsidRPr="008422F7" w:rsidDel="00494869">
          <w:rPr>
            <w:rFonts w:ascii="Times New Roman" w:hAnsi="Times New Roman" w:cs="Times New Roman"/>
            <w:sz w:val="24"/>
            <w:szCs w:val="24"/>
          </w:rPr>
          <w:delText xml:space="preserve"> </w:delText>
        </w:r>
        <w:r w:rsidR="008422F7" w:rsidDel="00494869">
          <w:rPr>
            <w:rFonts w:ascii="Times New Roman" w:hAnsi="Times New Roman" w:cs="Times New Roman"/>
            <w:sz w:val="24"/>
            <w:szCs w:val="24"/>
          </w:rPr>
          <w:delText>Table S1</w:delText>
        </w:r>
        <w:r w:rsidR="009410B2" w:rsidDel="00494869">
          <w:rPr>
            <w:rFonts w:ascii="Times New Roman" w:hAnsi="Times New Roman" w:cs="Times New Roman" w:hint="eastAsia"/>
            <w:sz w:val="24"/>
            <w:szCs w:val="24"/>
          </w:rPr>
          <w:delText>)</w:delText>
        </w:r>
      </w:del>
      <w:del w:id="87" w:author="liu rui" w:date="2018-10-08T14:56:00Z">
        <w:r w:rsidR="009410B2" w:rsidDel="00494869">
          <w:rPr>
            <w:rFonts w:ascii="Times New Roman" w:hAnsi="Times New Roman" w:cs="Times New Roman" w:hint="eastAsia"/>
            <w:sz w:val="24"/>
            <w:szCs w:val="24"/>
          </w:rPr>
          <w:delText xml:space="preserve">. </w:delText>
        </w:r>
      </w:del>
      <w:moveFromRangeStart w:id="88" w:author="liu rui" w:date="2018-10-08T14:52:00Z" w:name="move526773659"/>
      <w:moveFrom w:id="89" w:author="liu rui" w:date="2018-10-08T14:52:00Z">
        <w:del w:id="90" w:author="liu rui" w:date="2018-10-08T14:56:00Z">
          <w:r w:rsidR="009410B2" w:rsidDel="00494869">
            <w:rPr>
              <w:rFonts w:ascii="Times New Roman" w:hAnsi="Times New Roman" w:cs="Times New Roman" w:hint="eastAsia"/>
              <w:sz w:val="24"/>
              <w:szCs w:val="24"/>
            </w:rPr>
            <w:delText>Using methods similar to those applied to the Beijing duck genome</w:delText>
          </w:r>
          <w:r w:rsidR="009410B2" w:rsidDel="00494869">
            <w:rPr>
              <w:rFonts w:ascii="Times New Roman" w:hAnsi="Times New Roman" w:cs="Times New Roman"/>
              <w:sz w:val="24"/>
              <w:szCs w:val="24"/>
            </w:rPr>
            <w:fldChar w:fldCharType="begin"/>
          </w:r>
          <w:r w:rsidR="007819CE" w:rsidDel="00494869">
            <w:rPr>
              <w:rFonts w:ascii="Times New Roman" w:hAnsi="Times New Roman" w:cs="Times New Roman"/>
              <w:sz w:val="24"/>
              <w:szCs w:val="24"/>
            </w:rPr>
            <w:delInstrText xml:space="preserve"> ADDIN EN.CITE &lt;EndNote&gt;&lt;Cite&gt;&lt;Author&gt;Huang&lt;/Author&gt;&lt;Year&gt;2013&lt;/Year&gt;&lt;RecNum&gt;21&lt;/RecNum&gt;&lt;DisplayText&gt;(11)&lt;/DisplayText&gt;&lt;record&gt;&lt;rec-number&gt;21&lt;/rec-number&gt;&lt;foreign-keys&gt;&lt;key app="EN" db-id="zd9vrr9r4sxpvoex0z2x0seo95tx9fexr95t" timestamp="1486224924"&gt;21&lt;/key&gt;&lt;/foreign-keys&gt;&lt;ref-type name="Journal Article"&gt;17&lt;/ref-type&gt;&lt;contributors&gt;&lt;authors&gt;&lt;author&gt;Huang, Yinhua&lt;/author&gt;&lt;author&gt;Li, Yingrui&lt;/author&gt;&lt;author&gt;Burt, David W&lt;/author&gt;&lt;author&gt;Chen, Hualan&lt;/author&gt;&lt;author&gt;Zhang, Yong&lt;/author&gt;&lt;author&gt;Qian, Wubin&lt;/author&gt;&lt;author&gt;Kim, Heebal&lt;/author&gt;&lt;author&gt;Gan, Shangquan&lt;/author&gt;&lt;author&gt;Zhao, Yiqiang&lt;/author&gt;&lt;author&gt;Li, Jianwen&lt;/author&gt;&lt;/authors&gt;&lt;/contributors&gt;&lt;titles&gt;&lt;title&gt;The duck genome and transcriptome provide insight into an avian influenza virus reservoir species&lt;/title&gt;&lt;secondary-title&gt;Nature genetics&lt;/secondary-title&gt;&lt;/titles&gt;&lt;periodical&gt;&lt;full-title&gt;Nature genetics&lt;/full-title&gt;&lt;/periodical&gt;&lt;pages&gt;776-783&lt;/pages&gt;&lt;volume&gt;45&lt;/volume&gt;&lt;number&gt;7&lt;/number&gt;&lt;dates&gt;&lt;year&gt;2013&lt;/year&gt;&lt;/dates&gt;&lt;isbn&gt;1061-4036&lt;/isbn&gt;&lt;urls&gt;&lt;/urls&gt;&lt;/record&gt;&lt;/Cite&gt;&lt;/EndNote&gt;</w:delInstrText>
          </w:r>
          <w:r w:rsidR="009410B2" w:rsidDel="00494869">
            <w:rPr>
              <w:rFonts w:ascii="Times New Roman" w:hAnsi="Times New Roman" w:cs="Times New Roman"/>
              <w:sz w:val="24"/>
              <w:szCs w:val="24"/>
            </w:rPr>
            <w:fldChar w:fldCharType="separate"/>
          </w:r>
          <w:r w:rsidR="004D577F" w:rsidDel="00494869">
            <w:rPr>
              <w:rFonts w:ascii="Times New Roman" w:hAnsi="Times New Roman" w:cs="Times New Roman"/>
              <w:noProof/>
              <w:sz w:val="24"/>
              <w:szCs w:val="24"/>
            </w:rPr>
            <w:delText>(</w:delText>
          </w:r>
          <w:r w:rsidR="008375AF" w:rsidDel="00494869">
            <w:rPr>
              <w:rFonts w:ascii="Times New Roman" w:hAnsi="Times New Roman" w:cs="Times New Roman"/>
              <w:noProof/>
              <w:sz w:val="24"/>
              <w:szCs w:val="24"/>
            </w:rPr>
            <w:fldChar w:fldCharType="begin"/>
          </w:r>
          <w:r w:rsidR="008375AF" w:rsidDel="00494869">
            <w:rPr>
              <w:rFonts w:ascii="Times New Roman" w:hAnsi="Times New Roman" w:cs="Times New Roman"/>
              <w:noProof/>
              <w:sz w:val="24"/>
              <w:szCs w:val="24"/>
            </w:rPr>
            <w:delInstrText xml:space="preserve"> HYPERLINK \l "_ENREF_11" \o "Huang, 2013 #21" </w:delInstrText>
          </w:r>
          <w:r w:rsidR="008375AF" w:rsidDel="00494869">
            <w:rPr>
              <w:rFonts w:ascii="Times New Roman" w:hAnsi="Times New Roman" w:cs="Times New Roman"/>
              <w:noProof/>
              <w:sz w:val="24"/>
              <w:szCs w:val="24"/>
            </w:rPr>
            <w:fldChar w:fldCharType="separate"/>
          </w:r>
          <w:r w:rsidR="004A4759" w:rsidDel="00494869">
            <w:rPr>
              <w:rFonts w:ascii="Times New Roman" w:hAnsi="Times New Roman" w:cs="Times New Roman"/>
              <w:noProof/>
              <w:sz w:val="24"/>
              <w:szCs w:val="24"/>
            </w:rPr>
            <w:delText>11</w:delText>
          </w:r>
          <w:r w:rsidR="008375AF" w:rsidDel="00494869">
            <w:rPr>
              <w:rFonts w:ascii="Times New Roman" w:hAnsi="Times New Roman" w:cs="Times New Roman"/>
              <w:noProof/>
              <w:sz w:val="24"/>
              <w:szCs w:val="24"/>
            </w:rPr>
            <w:fldChar w:fldCharType="end"/>
          </w:r>
          <w:r w:rsidR="004D577F" w:rsidDel="00494869">
            <w:rPr>
              <w:rFonts w:ascii="Times New Roman" w:hAnsi="Times New Roman" w:cs="Times New Roman"/>
              <w:noProof/>
              <w:sz w:val="24"/>
              <w:szCs w:val="24"/>
            </w:rPr>
            <w:delText>)</w:delText>
          </w:r>
          <w:r w:rsidR="009410B2" w:rsidDel="00494869">
            <w:rPr>
              <w:rFonts w:ascii="Times New Roman" w:hAnsi="Times New Roman" w:cs="Times New Roman"/>
              <w:sz w:val="24"/>
              <w:szCs w:val="24"/>
            </w:rPr>
            <w:fldChar w:fldCharType="end"/>
          </w:r>
          <w:r w:rsidR="009410B2" w:rsidDel="00494869">
            <w:rPr>
              <w:rFonts w:ascii="Times New Roman" w:hAnsi="Times New Roman" w:cs="Times New Roman" w:hint="eastAsia"/>
              <w:sz w:val="24"/>
              <w:szCs w:val="24"/>
            </w:rPr>
            <w:delText xml:space="preserve">, we generated a high-quality mallard assembly consisting of </w:delText>
          </w:r>
          <w:r w:rsidR="009410B2" w:rsidRPr="00EE2A10" w:rsidDel="00494869">
            <w:rPr>
              <w:rFonts w:ascii="Times New Roman" w:hAnsi="Times New Roman" w:cs="Times New Roman" w:hint="eastAsia"/>
              <w:sz w:val="24"/>
              <w:szCs w:val="24"/>
            </w:rPr>
            <w:delText>61</w:delText>
          </w:r>
          <w:r w:rsidR="009410B2" w:rsidDel="00494869">
            <w:rPr>
              <w:rFonts w:ascii="Times New Roman" w:hAnsi="Times New Roman" w:cs="Times New Roman"/>
              <w:sz w:val="24"/>
              <w:szCs w:val="24"/>
            </w:rPr>
            <w:delText>,</w:delText>
          </w:r>
          <w:r w:rsidR="009410B2" w:rsidRPr="00EE2A10" w:rsidDel="00494869">
            <w:rPr>
              <w:rFonts w:ascii="Times New Roman" w:hAnsi="Times New Roman" w:cs="Times New Roman" w:hint="eastAsia"/>
              <w:sz w:val="24"/>
              <w:szCs w:val="24"/>
            </w:rPr>
            <w:delText>591</w:delText>
          </w:r>
          <w:r w:rsidR="009410B2" w:rsidDel="00494869">
            <w:rPr>
              <w:rFonts w:ascii="Times New Roman" w:hAnsi="Times New Roman" w:cs="Times New Roman" w:hint="eastAsia"/>
              <w:sz w:val="24"/>
              <w:szCs w:val="24"/>
            </w:rPr>
            <w:delText xml:space="preserve"> scaffolds and covering 1.2</w:delText>
          </w:r>
          <w:r w:rsidR="009410B2" w:rsidDel="00494869">
            <w:rPr>
              <w:rFonts w:ascii="Times New Roman" w:hAnsi="Times New Roman" w:cs="Times New Roman"/>
              <w:sz w:val="24"/>
              <w:szCs w:val="24"/>
            </w:rPr>
            <w:delText>7</w:delText>
          </w:r>
          <w:r w:rsidR="009410B2" w:rsidDel="00494869">
            <w:rPr>
              <w:rFonts w:ascii="Times New Roman" w:hAnsi="Times New Roman" w:cs="Times New Roman" w:hint="eastAsia"/>
              <w:sz w:val="24"/>
              <w:szCs w:val="24"/>
            </w:rPr>
            <w:delText xml:space="preserve"> Gb, and estimated this assembly having a heterozygosity rate </w:delText>
          </w:r>
          <w:r w:rsidR="009410B2" w:rsidRPr="00EE2A10" w:rsidDel="00494869">
            <w:rPr>
              <w:rFonts w:ascii="Times New Roman" w:hAnsi="Times New Roman" w:cs="Times New Roman" w:hint="eastAsia"/>
              <w:sz w:val="24"/>
              <w:szCs w:val="24"/>
            </w:rPr>
            <w:delText>3.</w:delText>
          </w:r>
          <w:r w:rsidR="009410B2" w:rsidRPr="00EE2A10" w:rsidDel="00494869">
            <w:rPr>
              <w:rFonts w:ascii="Times New Roman" w:hAnsi="Times New Roman" w:cs="Times New Roman"/>
              <w:sz w:val="24"/>
              <w:szCs w:val="24"/>
            </w:rPr>
            <w:delText>61</w:delText>
          </w:r>
          <w:r w:rsidR="009410B2" w:rsidRPr="00EE2A10" w:rsidDel="00494869">
            <w:rPr>
              <w:rFonts w:ascii="宋体" w:eastAsia="宋体" w:hAnsi="宋体" w:cs="Times New Roman" w:hint="eastAsia"/>
              <w:sz w:val="24"/>
              <w:szCs w:val="24"/>
            </w:rPr>
            <w:delText>×</w:delText>
          </w:r>
          <w:r w:rsidR="009410B2" w:rsidRPr="00EE2A10" w:rsidDel="00494869">
            <w:rPr>
              <w:rFonts w:ascii="Times New Roman" w:hAnsi="Times New Roman" w:cs="Times New Roman"/>
              <w:sz w:val="24"/>
              <w:szCs w:val="24"/>
            </w:rPr>
            <w:delText>10</w:delText>
          </w:r>
          <w:r w:rsidR="009410B2" w:rsidRPr="00EE2A10" w:rsidDel="00494869">
            <w:rPr>
              <w:rFonts w:ascii="Times New Roman" w:hAnsi="Times New Roman" w:cs="Times New Roman"/>
              <w:sz w:val="24"/>
              <w:szCs w:val="24"/>
              <w:vertAlign w:val="superscript"/>
            </w:rPr>
            <w:delText>-3</w:delText>
          </w:r>
          <w:r w:rsidR="009410B2" w:rsidRPr="00EE2A10" w:rsidDel="00494869">
            <w:rPr>
              <w:rFonts w:ascii="Times New Roman" w:hAnsi="Times New Roman" w:cs="Times New Roman"/>
              <w:sz w:val="24"/>
              <w:szCs w:val="24"/>
            </w:rPr>
            <w:delText xml:space="preserve"> </w:delText>
          </w:r>
          <w:r w:rsidR="009410B2" w:rsidDel="00494869">
            <w:rPr>
              <w:rFonts w:ascii="Times New Roman" w:hAnsi="Times New Roman" w:cs="Times New Roman" w:hint="eastAsia"/>
              <w:sz w:val="24"/>
              <w:szCs w:val="24"/>
            </w:rPr>
            <w:delText xml:space="preserve">higher than the </w:delText>
          </w:r>
          <w:r w:rsidR="009410B2" w:rsidDel="00494869">
            <w:rPr>
              <w:rFonts w:ascii="Times New Roman" w:hAnsi="Times New Roman" w:cs="Times New Roman"/>
              <w:sz w:val="24"/>
              <w:szCs w:val="24"/>
            </w:rPr>
            <w:delText>corresponding</w:delText>
          </w:r>
          <w:r w:rsidR="009410B2" w:rsidDel="00494869">
            <w:rPr>
              <w:rFonts w:ascii="Times New Roman" w:hAnsi="Times New Roman" w:cs="Times New Roman" w:hint="eastAsia"/>
              <w:sz w:val="24"/>
              <w:szCs w:val="24"/>
            </w:rPr>
            <w:delText xml:space="preserve"> in Beijing duck genome (</w:delText>
          </w:r>
          <w:r w:rsidR="009410B2" w:rsidDel="00494869">
            <w:rPr>
              <w:rFonts w:ascii="Times New Roman" w:hAnsi="Times New Roman" w:cs="Times New Roman"/>
              <w:sz w:val="24"/>
              <w:szCs w:val="24"/>
            </w:rPr>
            <w:delText>2.40</w:delText>
          </w:r>
          <w:r w:rsidR="009410B2" w:rsidRPr="00B23500" w:rsidDel="00494869">
            <w:rPr>
              <w:rFonts w:ascii="宋体" w:eastAsia="宋体" w:hAnsi="宋体" w:cs="Times New Roman" w:hint="eastAsia"/>
              <w:sz w:val="24"/>
              <w:szCs w:val="24"/>
            </w:rPr>
            <w:delText>×</w:delText>
          </w:r>
          <w:r w:rsidR="009410B2" w:rsidRPr="00B23500" w:rsidDel="00494869">
            <w:rPr>
              <w:rFonts w:ascii="Times New Roman" w:hAnsi="Times New Roman" w:cs="Times New Roman"/>
              <w:sz w:val="24"/>
              <w:szCs w:val="24"/>
            </w:rPr>
            <w:delText>10</w:delText>
          </w:r>
          <w:r w:rsidR="009410B2" w:rsidRPr="00B23500" w:rsidDel="00494869">
            <w:rPr>
              <w:rFonts w:ascii="Times New Roman" w:hAnsi="Times New Roman" w:cs="Times New Roman"/>
              <w:sz w:val="24"/>
              <w:szCs w:val="24"/>
              <w:vertAlign w:val="superscript"/>
            </w:rPr>
            <w:delText>-3</w:delText>
          </w:r>
          <w:r w:rsidR="009410B2" w:rsidDel="00494869">
            <w:rPr>
              <w:rFonts w:ascii="Times New Roman" w:hAnsi="Times New Roman" w:cs="Times New Roman" w:hint="eastAsia"/>
              <w:sz w:val="24"/>
              <w:szCs w:val="24"/>
            </w:rPr>
            <w:delText xml:space="preserve">). </w:delText>
          </w:r>
        </w:del>
      </w:moveFrom>
      <w:moveFromRangeEnd w:id="88"/>
      <w:del w:id="91" w:author="liu rui" w:date="2018-10-08T14:56:00Z">
        <w:r w:rsidR="009410B2" w:rsidDel="00494869">
          <w:rPr>
            <w:rFonts w:ascii="Times New Roman" w:hAnsi="Times New Roman" w:cs="Times New Roman" w:hint="eastAsia"/>
            <w:sz w:val="24"/>
            <w:szCs w:val="24"/>
          </w:rPr>
          <w:delText xml:space="preserve">The contig N50 and scaffold N50 values of the mallard genome assembly were </w:delText>
        </w:r>
        <w:r w:rsidR="009410B2" w:rsidDel="00494869">
          <w:rPr>
            <w:rFonts w:ascii="Times New Roman" w:hAnsi="Times New Roman" w:cs="Times New Roman"/>
            <w:sz w:val="24"/>
            <w:szCs w:val="24"/>
          </w:rPr>
          <w:delText>38.27</w:delText>
        </w:r>
        <w:r w:rsidR="009410B2" w:rsidDel="00494869">
          <w:rPr>
            <w:rFonts w:ascii="Times New Roman" w:hAnsi="Times New Roman" w:cs="Times New Roman" w:hint="eastAsia"/>
            <w:sz w:val="24"/>
            <w:szCs w:val="24"/>
          </w:rPr>
          <w:delText xml:space="preserve"> Kb and 2.4</w:delText>
        </w:r>
        <w:r w:rsidR="009410B2" w:rsidDel="00494869">
          <w:rPr>
            <w:rFonts w:ascii="Times New Roman" w:hAnsi="Times New Roman" w:cs="Times New Roman"/>
            <w:sz w:val="24"/>
            <w:szCs w:val="24"/>
          </w:rPr>
          <w:delText>9</w:delText>
        </w:r>
        <w:r w:rsidR="009410B2" w:rsidDel="00494869">
          <w:rPr>
            <w:rFonts w:ascii="Times New Roman" w:hAnsi="Times New Roman" w:cs="Times New Roman" w:hint="eastAsia"/>
            <w:sz w:val="24"/>
            <w:szCs w:val="24"/>
          </w:rPr>
          <w:delText xml:space="preserve"> Mb</w:delText>
        </w:r>
        <w:r w:rsidR="009410B2" w:rsidDel="00494869">
          <w:rPr>
            <w:rFonts w:ascii="Times New Roman" w:hAnsi="Times New Roman" w:cs="Times New Roman"/>
            <w:sz w:val="24"/>
            <w:szCs w:val="24"/>
          </w:rPr>
          <w:delText>,</w:delText>
        </w:r>
        <w:r w:rsidR="009410B2" w:rsidDel="00494869">
          <w:rPr>
            <w:rFonts w:ascii="Times New Roman" w:hAnsi="Times New Roman" w:cs="Times New Roman" w:hint="eastAsia"/>
            <w:sz w:val="24"/>
            <w:szCs w:val="24"/>
          </w:rPr>
          <w:delText xml:space="preserve"> respectively </w:delText>
        </w:r>
        <w:r w:rsidR="009410B2" w:rsidRPr="00EE2A10" w:rsidDel="00494869">
          <w:rPr>
            <w:rFonts w:ascii="Times New Roman" w:hAnsi="Times New Roman" w:cs="Times New Roman" w:hint="eastAsia"/>
            <w:sz w:val="24"/>
            <w:szCs w:val="24"/>
          </w:rPr>
          <w:delText>(</w:delText>
        </w:r>
      </w:del>
      <w:del w:id="92" w:author="liu rui" w:date="2018-10-08T14:55:00Z">
        <w:r w:rsidR="009410B2" w:rsidDel="00494869">
          <w:rPr>
            <w:rFonts w:ascii="Times New Roman" w:hAnsi="Times New Roman" w:cs="Times New Roman"/>
            <w:sz w:val="24"/>
            <w:szCs w:val="24"/>
          </w:rPr>
          <w:delText xml:space="preserve">Table 1; </w:delText>
        </w:r>
      </w:del>
      <w:del w:id="93" w:author="liu rui" w:date="2018-10-08T14:56:00Z">
        <w:r w:rsidR="00AC5289" w:rsidDel="00494869">
          <w:rPr>
            <w:rFonts w:ascii="Times New Roman" w:hAnsi="Times New Roman" w:cs="Times New Roman"/>
            <w:sz w:val="24"/>
            <w:szCs w:val="24"/>
          </w:rPr>
          <w:delText>Table</w:delText>
        </w:r>
        <w:r w:rsidR="009410B2" w:rsidDel="00494869">
          <w:rPr>
            <w:rFonts w:ascii="Times New Roman" w:hAnsi="Times New Roman" w:cs="Times New Roman"/>
            <w:sz w:val="24"/>
            <w:szCs w:val="24"/>
          </w:rPr>
          <w:delText xml:space="preserve"> </w:delText>
        </w:r>
        <w:r w:rsidR="00AC5289" w:rsidDel="00494869">
          <w:rPr>
            <w:rFonts w:ascii="Times New Roman" w:hAnsi="Times New Roman" w:cs="Times New Roman"/>
            <w:sz w:val="24"/>
            <w:szCs w:val="24"/>
          </w:rPr>
          <w:delText>S</w:delText>
        </w:r>
        <w:r w:rsidR="009410B2" w:rsidDel="00494869">
          <w:rPr>
            <w:rFonts w:ascii="Times New Roman" w:hAnsi="Times New Roman" w:cs="Times New Roman"/>
            <w:sz w:val="24"/>
            <w:szCs w:val="24"/>
          </w:rPr>
          <w:delText>2</w:delText>
        </w:r>
        <w:r w:rsidR="009410B2" w:rsidRPr="00EE2A10" w:rsidDel="00494869">
          <w:rPr>
            <w:rFonts w:ascii="Times New Roman" w:hAnsi="Times New Roman" w:cs="Times New Roman" w:hint="eastAsia"/>
            <w:sz w:val="24"/>
            <w:szCs w:val="24"/>
          </w:rPr>
          <w:delText>)</w:delText>
        </w:r>
        <w:r w:rsidR="009410B2" w:rsidDel="00494869">
          <w:rPr>
            <w:rFonts w:ascii="Times New Roman" w:hAnsi="Times New Roman" w:cs="Times New Roman" w:hint="eastAsia"/>
            <w:sz w:val="24"/>
            <w:szCs w:val="24"/>
          </w:rPr>
          <w:delText xml:space="preserve">. We also generated a high-quality spot-billed genome assembly containing </w:delText>
        </w:r>
        <w:r w:rsidR="009410B2" w:rsidRPr="00EE2A10" w:rsidDel="00494869">
          <w:rPr>
            <w:rFonts w:ascii="Times New Roman" w:hAnsi="Times New Roman" w:cs="Times New Roman" w:hint="eastAsia"/>
            <w:sz w:val="24"/>
            <w:szCs w:val="24"/>
          </w:rPr>
          <w:delText>67</w:delText>
        </w:r>
        <w:r w:rsidR="009410B2" w:rsidRPr="00EE2A10" w:rsidDel="00494869">
          <w:rPr>
            <w:rFonts w:ascii="Times New Roman" w:hAnsi="Times New Roman" w:cs="Times New Roman"/>
            <w:sz w:val="24"/>
            <w:szCs w:val="24"/>
          </w:rPr>
          <w:delText>,</w:delText>
        </w:r>
        <w:r w:rsidR="009410B2" w:rsidRPr="00EE2A10" w:rsidDel="00494869">
          <w:rPr>
            <w:rFonts w:ascii="Times New Roman" w:hAnsi="Times New Roman" w:cs="Times New Roman" w:hint="eastAsia"/>
            <w:sz w:val="24"/>
            <w:szCs w:val="24"/>
          </w:rPr>
          <w:delText>685</w:delText>
        </w:r>
        <w:r w:rsidR="009410B2" w:rsidDel="00494869">
          <w:rPr>
            <w:rFonts w:ascii="Times New Roman" w:hAnsi="Times New Roman" w:cs="Times New Roman" w:hint="eastAsia"/>
            <w:sz w:val="24"/>
            <w:szCs w:val="24"/>
          </w:rPr>
          <w:delText xml:space="preserve"> scaffolds and covering 1.3</w:delText>
        </w:r>
        <w:r w:rsidR="009410B2" w:rsidDel="00494869">
          <w:rPr>
            <w:rFonts w:ascii="Times New Roman" w:hAnsi="Times New Roman" w:cs="Times New Roman"/>
            <w:sz w:val="24"/>
            <w:szCs w:val="24"/>
          </w:rPr>
          <w:delText>1</w:delText>
        </w:r>
        <w:r w:rsidR="009410B2" w:rsidDel="00494869">
          <w:rPr>
            <w:rFonts w:ascii="Times New Roman" w:hAnsi="Times New Roman" w:cs="Times New Roman" w:hint="eastAsia"/>
            <w:sz w:val="24"/>
            <w:szCs w:val="24"/>
          </w:rPr>
          <w:delText xml:space="preserve"> Gb. Similarly, we found that spot-billed assembly had a high heterozygosity rate (</w:delText>
        </w:r>
      </w:del>
      <w:del w:id="94" w:author="liu rui" w:date="2018-10-08T14:53:00Z">
        <w:r w:rsidR="009410B2" w:rsidRPr="00EE2A10" w:rsidDel="00DB0AE7">
          <w:rPr>
            <w:rFonts w:ascii="Times New Roman" w:hAnsi="Times New Roman" w:cs="Times New Roman" w:hint="eastAsia"/>
            <w:sz w:val="24"/>
            <w:szCs w:val="24"/>
          </w:rPr>
          <w:delText>3.54</w:delText>
        </w:r>
        <w:r w:rsidR="009410B2" w:rsidRPr="00EE2A10" w:rsidDel="00DB0AE7">
          <w:rPr>
            <w:rFonts w:ascii="宋体" w:eastAsia="宋体" w:hAnsi="宋体" w:cs="Times New Roman" w:hint="eastAsia"/>
            <w:sz w:val="24"/>
            <w:szCs w:val="24"/>
          </w:rPr>
          <w:delText>×</w:delText>
        </w:r>
        <w:r w:rsidR="009410B2" w:rsidRPr="00EE2A10" w:rsidDel="00DB0AE7">
          <w:rPr>
            <w:rFonts w:ascii="Times New Roman" w:hAnsi="Times New Roman" w:cs="Times New Roman"/>
            <w:sz w:val="24"/>
            <w:szCs w:val="24"/>
          </w:rPr>
          <w:delText>10</w:delText>
        </w:r>
        <w:r w:rsidR="009410B2" w:rsidRPr="00EE2A10" w:rsidDel="00DB0AE7">
          <w:rPr>
            <w:rFonts w:ascii="Times New Roman" w:hAnsi="Times New Roman" w:cs="Times New Roman"/>
            <w:sz w:val="24"/>
            <w:szCs w:val="24"/>
            <w:vertAlign w:val="superscript"/>
          </w:rPr>
          <w:delText>-3</w:delText>
        </w:r>
      </w:del>
      <w:del w:id="95" w:author="liu rui" w:date="2018-10-08T14:56:00Z">
        <w:r w:rsidR="009410B2" w:rsidDel="00494869">
          <w:rPr>
            <w:rFonts w:ascii="Times New Roman" w:hAnsi="Times New Roman" w:cs="Times New Roman" w:hint="eastAsia"/>
            <w:sz w:val="24"/>
            <w:szCs w:val="24"/>
          </w:rPr>
          <w:delText xml:space="preserve">). The contig N50 and scaffold N50 values of the spot-billed assembly were </w:delText>
        </w:r>
        <w:r w:rsidR="009410B2" w:rsidRPr="00EE2A10" w:rsidDel="00494869">
          <w:rPr>
            <w:rFonts w:ascii="Times New Roman" w:hAnsi="Times New Roman" w:cs="Times New Roman" w:hint="eastAsia"/>
            <w:sz w:val="24"/>
            <w:szCs w:val="24"/>
          </w:rPr>
          <w:delText>33.06 Kb and 2.05 Mb</w:delText>
        </w:r>
        <w:r w:rsidR="009410B2" w:rsidDel="00494869">
          <w:rPr>
            <w:rFonts w:ascii="Times New Roman" w:hAnsi="Times New Roman" w:cs="Times New Roman"/>
            <w:sz w:val="24"/>
            <w:szCs w:val="24"/>
          </w:rPr>
          <w:delText>,</w:delText>
        </w:r>
        <w:r w:rsidR="009410B2" w:rsidRPr="00EE2A10" w:rsidDel="00494869">
          <w:rPr>
            <w:rFonts w:ascii="Times New Roman" w:hAnsi="Times New Roman" w:cs="Times New Roman" w:hint="eastAsia"/>
            <w:sz w:val="24"/>
            <w:szCs w:val="24"/>
          </w:rPr>
          <w:delText xml:space="preserve"> respectively (</w:delText>
        </w:r>
        <w:r w:rsidR="009410B2" w:rsidDel="00494869">
          <w:rPr>
            <w:rFonts w:ascii="Times New Roman" w:hAnsi="Times New Roman" w:cs="Times New Roman"/>
            <w:sz w:val="24"/>
            <w:szCs w:val="24"/>
          </w:rPr>
          <w:delText xml:space="preserve">Table 1; </w:delText>
        </w:r>
        <w:r w:rsidR="00AC5289" w:rsidDel="00494869">
          <w:rPr>
            <w:rFonts w:ascii="Times New Roman" w:hAnsi="Times New Roman" w:cs="Times New Roman"/>
            <w:sz w:val="24"/>
            <w:szCs w:val="24"/>
          </w:rPr>
          <w:delText>Table</w:delText>
        </w:r>
        <w:r w:rsidR="009410B2" w:rsidDel="00494869">
          <w:rPr>
            <w:rFonts w:ascii="Times New Roman" w:hAnsi="Times New Roman" w:cs="Times New Roman"/>
            <w:sz w:val="24"/>
            <w:szCs w:val="24"/>
          </w:rPr>
          <w:delText xml:space="preserve"> </w:delText>
        </w:r>
        <w:r w:rsidR="00AC5289" w:rsidDel="00494869">
          <w:rPr>
            <w:rFonts w:ascii="Times New Roman" w:hAnsi="Times New Roman" w:cs="Times New Roman"/>
            <w:sz w:val="24"/>
            <w:szCs w:val="24"/>
          </w:rPr>
          <w:delText>S</w:delText>
        </w:r>
        <w:r w:rsidR="009410B2" w:rsidDel="00494869">
          <w:rPr>
            <w:rFonts w:ascii="Times New Roman" w:hAnsi="Times New Roman" w:cs="Times New Roman"/>
            <w:sz w:val="24"/>
            <w:szCs w:val="24"/>
          </w:rPr>
          <w:delText>2</w:delText>
        </w:r>
        <w:r w:rsidR="009410B2" w:rsidRPr="00EE2A10" w:rsidDel="00494869">
          <w:rPr>
            <w:rFonts w:ascii="Times New Roman" w:hAnsi="Times New Roman" w:cs="Times New Roman" w:hint="eastAsia"/>
            <w:sz w:val="24"/>
            <w:szCs w:val="24"/>
          </w:rPr>
          <w:delText>)</w:delText>
        </w:r>
        <w:r w:rsidR="009410B2" w:rsidDel="00494869">
          <w:rPr>
            <w:rFonts w:ascii="Times New Roman" w:hAnsi="Times New Roman" w:cs="Times New Roman" w:hint="eastAsia"/>
            <w:sz w:val="24"/>
            <w:szCs w:val="24"/>
          </w:rPr>
          <w:delText xml:space="preserve">. </w:delText>
        </w:r>
      </w:del>
      <w:del w:id="96" w:author="liu rui" w:date="2018-10-08T14:59:00Z">
        <w:r w:rsidR="009410B2" w:rsidDel="00494869">
          <w:rPr>
            <w:rFonts w:ascii="Times New Roman" w:hAnsi="Times New Roman" w:cs="Times New Roman" w:hint="eastAsia"/>
            <w:sz w:val="24"/>
            <w:szCs w:val="24"/>
          </w:rPr>
          <w:delText>We then estimated coverage of the mallard</w:delText>
        </w:r>
        <w:r w:rsidR="009410B2" w:rsidDel="00494869">
          <w:rPr>
            <w:rFonts w:ascii="Times New Roman" w:hAnsi="Times New Roman" w:cs="Times New Roman"/>
            <w:sz w:val="24"/>
            <w:szCs w:val="24"/>
          </w:rPr>
          <w:delText xml:space="preserve"> duck</w:delText>
        </w:r>
        <w:r w:rsidR="009410B2" w:rsidDel="00494869">
          <w:rPr>
            <w:rFonts w:ascii="Times New Roman" w:hAnsi="Times New Roman" w:cs="Times New Roman" w:hint="eastAsia"/>
            <w:sz w:val="24"/>
            <w:szCs w:val="24"/>
          </w:rPr>
          <w:delText xml:space="preserve"> and spot-billed </w:delText>
        </w:r>
        <w:r w:rsidR="009410B2" w:rsidDel="00494869">
          <w:rPr>
            <w:rFonts w:ascii="Times New Roman" w:hAnsi="Times New Roman" w:cs="Times New Roman"/>
            <w:sz w:val="24"/>
            <w:szCs w:val="24"/>
          </w:rPr>
          <w:delText xml:space="preserve">duck </w:delText>
        </w:r>
        <w:r w:rsidR="009410B2" w:rsidDel="00494869">
          <w:rPr>
            <w:rFonts w:ascii="Times New Roman" w:hAnsi="Times New Roman" w:cs="Times New Roman" w:hint="eastAsia"/>
            <w:sz w:val="24"/>
            <w:szCs w:val="24"/>
          </w:rPr>
          <w:delText xml:space="preserve">assemblies with alignment to seven finished BACs (completed </w:delText>
        </w:r>
        <w:r w:rsidR="009410B2" w:rsidDel="00494869">
          <w:rPr>
            <w:rFonts w:ascii="Times New Roman" w:hAnsi="Times New Roman" w:cs="Times New Roman"/>
            <w:sz w:val="24"/>
            <w:szCs w:val="24"/>
          </w:rPr>
          <w:delText>independently</w:delText>
        </w:r>
        <w:r w:rsidR="009410B2" w:rsidDel="00494869">
          <w:rPr>
            <w:rFonts w:ascii="Times New Roman" w:hAnsi="Times New Roman" w:cs="Times New Roman" w:hint="eastAsia"/>
            <w:sz w:val="24"/>
            <w:szCs w:val="24"/>
          </w:rPr>
          <w:delText xml:space="preserve"> using Sanger sequencing technology</w:delText>
        </w:r>
        <w:r w:rsidR="009410B2" w:rsidDel="00494869">
          <w:rPr>
            <w:rFonts w:ascii="Times New Roman" w:hAnsi="Times New Roman" w:cs="Times New Roman"/>
            <w:sz w:val="24"/>
            <w:szCs w:val="24"/>
          </w:rPr>
          <w:delText>)</w:delText>
        </w:r>
        <w:r w:rsidR="009410B2" w:rsidDel="00494869">
          <w:rPr>
            <w:rFonts w:ascii="Times New Roman" w:hAnsi="Times New Roman" w:cs="Times New Roman" w:hint="eastAsia"/>
            <w:sz w:val="24"/>
            <w:szCs w:val="24"/>
          </w:rPr>
          <w:delText xml:space="preserve"> and 319,996 duck ESTs assembled in our previous duck genome project using BLA</w:delText>
        </w:r>
        <w:r w:rsidR="009410B2" w:rsidDel="00494869">
          <w:rPr>
            <w:rFonts w:ascii="Times New Roman" w:hAnsi="Times New Roman" w:cs="Times New Roman"/>
            <w:sz w:val="24"/>
            <w:szCs w:val="24"/>
          </w:rPr>
          <w:delText xml:space="preserve">T </w:delText>
        </w:r>
        <w:r w:rsidR="009410B2" w:rsidDel="00494869">
          <w:rPr>
            <w:rFonts w:ascii="Times New Roman" w:hAnsi="Times New Roman" w:cs="Times New Roman" w:hint="eastAsia"/>
            <w:sz w:val="24"/>
            <w:szCs w:val="24"/>
          </w:rPr>
          <w:delText>(</w:delText>
        </w:r>
        <w:r w:rsidR="008422F7" w:rsidDel="00494869">
          <w:rPr>
            <w:rFonts w:ascii="Times New Roman" w:hAnsi="Times New Roman" w:cs="Times New Roman"/>
            <w:sz w:val="24"/>
            <w:szCs w:val="24"/>
          </w:rPr>
          <w:delText>SI Appendix</w:delText>
        </w:r>
        <w:r w:rsidR="009410B2" w:rsidDel="00494869">
          <w:rPr>
            <w:rFonts w:ascii="Times New Roman" w:hAnsi="Times New Roman" w:cs="Times New Roman"/>
            <w:sz w:val="24"/>
            <w:szCs w:val="24"/>
          </w:rPr>
          <w:delText>)</w:delText>
        </w:r>
        <w:r w:rsidR="009410B2" w:rsidDel="00494869">
          <w:rPr>
            <w:rFonts w:ascii="Times New Roman" w:hAnsi="Times New Roman" w:cs="Times New Roman"/>
            <w:sz w:val="24"/>
            <w:szCs w:val="24"/>
          </w:rPr>
          <w:fldChar w:fldCharType="begin">
            <w:fldData xml:space="preserve">PEVuZE5vdGU+PENpdGU+PEF1dGhvcj5IdWFuZzwvQXV0aG9yPjxZZWFyPjIwMTM8L1llYXI+PFJl
Y051bT4yMTwvUmVjTnVtPjxEaXNwbGF5VGV4dD4oMTEsIDIxKTwvRGlzcGxheVRleHQ+PHJlY29y
ZD48cmVjLW51bWJlcj4yMTwvcmVjLW51bWJlcj48Zm9yZWlnbi1rZXlzPjxrZXkgYXBwPSJFTiIg
ZGItaWQ9InpkOXZycjlyNHN4cHZvZXgwejJ4MHNlbzk1dHg5ZmV4cjk1dCIgdGltZXN0YW1wPSIx
NDg2MjI0OTI0Ij4yMTwva2V5PjwvZm9yZWlnbi1rZXlzPjxyZWYtdHlwZSBuYW1lPSJKb3VybmFs
IEFydGljbGUiPjE3PC9yZWYtdHlwZT48Y29udHJpYnV0b3JzPjxhdXRob3JzPjxhdXRob3I+SHVh
bmcsIFlpbmh1YTwvYXV0aG9yPjxhdXRob3I+TGksIFlpbmdydWk8L2F1dGhvcj48YXV0aG9yPkJ1
cnQsIERhdmlkIFc8L2F1dGhvcj48YXV0aG9yPkNoZW4sIEh1YWxhbjwvYXV0aG9yPjxhdXRob3I+
WmhhbmcsIFlvbmc8L2F1dGhvcj48YXV0aG9yPlFpYW4sIFd1YmluPC9hdXRob3I+PGF1dGhvcj5L
aW0sIEhlZWJhbDwvYXV0aG9yPjxhdXRob3I+R2FuLCBTaGFuZ3F1YW48L2F1dGhvcj48YXV0aG9y
PlpoYW8sIFlpcWlhbmc8L2F1dGhvcj48YXV0aG9yPkxpLCBKaWFud2VuPC9hdXRob3I+PC9hdXRo
b3JzPjwvY29udHJpYnV0b3JzPjx0aXRsZXM+PHRpdGxlPlRoZSBkdWNrIGdlbm9tZSBhbmQgdHJh
bnNjcmlwdG9tZSBwcm92aWRlIGluc2lnaHQgaW50byBhbiBhdmlhbiBpbmZsdWVuemEgdmlydXMg
cmVzZXJ2b2lyIHNwZWNpZXM8L3RpdGxlPjxzZWNvbmRhcnktdGl0bGU+TmF0dXJlIGdlbmV0aWNz
PC9zZWNvbmRhcnktdGl0bGU+PC90aXRsZXM+PHBlcmlvZGljYWw+PGZ1bGwtdGl0bGU+TmF0dXJl
IGdlbmV0aWNzPC9mdWxsLXRpdGxlPjwvcGVyaW9kaWNhbD48cGFnZXM+Nzc2LTc4MzwvcGFnZXM+
PHZvbHVtZT40NTwvdm9sdW1lPjxudW1iZXI+NzwvbnVtYmVyPjxkYXRlcz48eWVhcj4yMDEzPC95
ZWFyPjwvZGF0ZXM+PGlzYm4+MTA2MS00MDM2PC9pc2JuPjx1cmxzPjwvdXJscz48L3JlY29yZD48
L0NpdGU+PENpdGU+PEF1dGhvcj5IdWFuZzwvQXV0aG9yPjxZZWFyPjIwMTE8L1llYXI+PFJlY051
bT4yMjwvUmVjTnVtPjxyZWNvcmQ+PHJlYy1udW1iZXI+MjI8L3JlYy1udW1iZXI+PGZvcmVpZ24t
a2V5cz48a2V5IGFwcD0iRU4iIGRiLWlkPSJ6ZDl2cnI5cjRzeHB2b2V4MHoyeDBzZW85NXR4OWZl
eHI5NXQiIHRpbWVzdGFtcD0iMTQ4NjIyNTA1OCI+MjI8L2tleT48L2ZvcmVpZ24ta2V5cz48cmVm
LXR5cGUgbmFtZT0iSm91cm5hbCBBcnRpY2xlIj4xNzwvcmVmLXR5cGU+PGNvbnRyaWJ1dG9ycz48
YXV0aG9ycz48YXV0aG9yPkh1YW5nLCBZLjwvYXV0aG9yPjxhdXRob3I+VGVtcGVybGV5LCBOLiBE
LjwvYXV0aG9yPjxhdXRob3I+UmVuLCBMLjwvYXV0aG9yPjxhdXRob3I+U21pdGgsIEouPC9hdXRo
b3I+PGF1dGhvcj5MaSwgTi48L2F1dGhvcj48YXV0aG9yPkJ1cnQsIEQuIFcuPC9hdXRob3I+PC9h
dXRob3JzPjwvY29udHJpYnV0b3JzPjxhdXRoLWFkZHJlc3M+RGl2aXNpb24gb2YgR2VuZXRpY3Mg
YW5kIEdlbm9taWNzLCBUaGUgUm9zbGluIEluc3RpdHV0ZSBhbmQgUihEKVNWUywgVW5pdmVyc2l0
eSBvZiBFZGluYnVyZ2gsIFJvc2xpbiwgTWlkbG90aGlhbiBFSDI1IDlQUywgVUsuPC9hdXRoLWFk
ZHJlc3M+PHRpdGxlcz48dGl0bGU+TW9sZWN1bGFyIGV2b2x1dGlvbiBvZiB0aGUgdmVydGVicmF0
ZSBUTFIxIGdlbmUgZmFtaWx5LS1hIGNvbXBsZXggaGlzdG9yeSBvZiBnZW5lIGR1cGxpY2F0aW9u
LCBnZW5lIGNvbnZlcnNpb24sIHBvc2l0aXZlIHNlbGVjdGlvbiBhbmQgY28tZXZvbHV0aW9uPC90
aXRsZT48c2Vjb25kYXJ5LXRpdGxlPkJNQyBFdm9sIEJpb2w8L3NlY29uZGFyeS10aXRsZT48L3Rp
dGxlcz48cGVyaW9kaWNhbD48ZnVsbC10aXRsZT5CTUMgRXZvbCBCaW9sPC9mdWxsLXRpdGxlPjwv
cGVyaW9kaWNhbD48cGFnZXM+MTQ5PC9wYWdlcz48dm9sdW1lPjExPC92b2x1bWU+PGtleXdvcmRz
PjxrZXl3b3JkPkFuaW1hbHM8L2tleXdvcmQ+PGtleXdvcmQ+QmlyZHMvZ2VuZXRpY3M8L2tleXdv
cmQ+PGtleXdvcmQ+RHVja3M8L2tleXdvcmQ+PGtleXdvcmQ+KkV2b2x1dGlvbiwgTW9sZWN1bGFy
PC9rZXl3b3JkPjxrZXl3b3JkPkdlbmUgQ29udmVyc2lvbjwva2V5d29yZD48a2V5d29yZD5HZW5l
IER1cGxpY2F0aW9uPC9rZXl3b3JkPjxrZXl3b3JkPkh1bWFuczwva2V5d29yZD48a2V5d29yZD5N
YW1tYWxzL2dlbmV0aWNzPC9rZXl3b3JkPjxrZXl3b3JkPlBoeWxvZ2VueTwva2V5d29yZD48a2V5
d29yZD5Ub2xsLUxpa2UgUmVjZXB0b3IgMS8qZ2VuZXRpY3M8L2tleXdvcmQ+PGtleXdvcmQ+VG9s
bC1MaWtlIFJlY2VwdG9yIDEwL2dlbmV0aWNzPC9rZXl3b3JkPjxrZXl3b3JkPlRvbGwtTGlrZSBS
ZWNlcHRvciAyLypnZW5ldGljczwva2V5d29yZD48a2V5d29yZD5Ub2xsLUxpa2UgUmVjZXB0b3Ig
Ni9nZW5ldGljczwva2V5d29yZD48a2V5d29yZD5UdXJrZXk8L2tleXdvcmQ+PC9rZXl3b3Jkcz48
ZGF0ZXM+PHllYXI+MjAxMTwveWVhcj48cHViLWRhdGVzPjxkYXRlPk1heSAyODwvZGF0ZT48L3B1
Yi1kYXRlcz48L2RhdGVzPjxpc2JuPjE0NzEtMjE0OCAoRWxlY3Ryb25pYykmI3hEOzE0NzEtMjE0
OCAoTGlua2luZyk8L2lzYm4+PGFjY2Vzc2lvbi1udW0+MjE2MTk2ODA8L2FjY2Vzc2lvbi1udW0+
PHVybHM+PHJlbGF0ZWQtdXJscz48dXJsPmh0dHBzOi8vd3d3Lm5jYmkubmxtLm5paC5nb3YvcHVi
bWVkLzIxNjE5NjgwPC91cmw+PC9yZWxhdGVkLXVybHM+PC91cmxzPjxjdXN0b20yPlBNQzMxMjUy
MTk8L2N1c3RvbTI+PGVsZWN0cm9uaWMtcmVzb3VyY2UtbnVtPjEwLjExODYvMTQ3MS0yMTQ4LTEx
LTE0OTwvZWxlY3Ryb25pYy1yZXNvdXJjZS1udW0+PC9yZWNvcmQ+PC9DaXRlPjwvRW5kTm90ZT5=
</w:fldData>
          </w:fldChar>
        </w:r>
        <w:r w:rsidR="007819CE" w:rsidDel="00494869">
          <w:rPr>
            <w:rFonts w:ascii="Times New Roman" w:hAnsi="Times New Roman" w:cs="Times New Roman"/>
            <w:sz w:val="24"/>
            <w:szCs w:val="24"/>
          </w:rPr>
          <w:delInstrText xml:space="preserve"> ADDIN EN.CITE </w:delInstrText>
        </w:r>
        <w:r w:rsidR="007819CE" w:rsidDel="00494869">
          <w:rPr>
            <w:rFonts w:ascii="Times New Roman" w:hAnsi="Times New Roman" w:cs="Times New Roman"/>
            <w:sz w:val="24"/>
            <w:szCs w:val="24"/>
          </w:rPr>
          <w:fldChar w:fldCharType="begin">
            <w:fldData xml:space="preserve">PEVuZE5vdGU+PENpdGU+PEF1dGhvcj5IdWFuZzwvQXV0aG9yPjxZZWFyPjIwMTM8L1llYXI+PFJl
Y051bT4yMTwvUmVjTnVtPjxEaXNwbGF5VGV4dD4oMTEsIDIxKTwvRGlzcGxheVRleHQ+PHJlY29y
ZD48cmVjLW51bWJlcj4yMTwvcmVjLW51bWJlcj48Zm9yZWlnbi1rZXlzPjxrZXkgYXBwPSJFTiIg
ZGItaWQ9InpkOXZycjlyNHN4cHZvZXgwejJ4MHNlbzk1dHg5ZmV4cjk1dCIgdGltZXN0YW1wPSIx
NDg2MjI0OTI0Ij4yMTwva2V5PjwvZm9yZWlnbi1rZXlzPjxyZWYtdHlwZSBuYW1lPSJKb3VybmFs
IEFydGljbGUiPjE3PC9yZWYtdHlwZT48Y29udHJpYnV0b3JzPjxhdXRob3JzPjxhdXRob3I+SHVh
bmcsIFlpbmh1YTwvYXV0aG9yPjxhdXRob3I+TGksIFlpbmdydWk8L2F1dGhvcj48YXV0aG9yPkJ1
cnQsIERhdmlkIFc8L2F1dGhvcj48YXV0aG9yPkNoZW4sIEh1YWxhbjwvYXV0aG9yPjxhdXRob3I+
WmhhbmcsIFlvbmc8L2F1dGhvcj48YXV0aG9yPlFpYW4sIFd1YmluPC9hdXRob3I+PGF1dGhvcj5L
aW0sIEhlZWJhbDwvYXV0aG9yPjxhdXRob3I+R2FuLCBTaGFuZ3F1YW48L2F1dGhvcj48YXV0aG9y
PlpoYW8sIFlpcWlhbmc8L2F1dGhvcj48YXV0aG9yPkxpLCBKaWFud2VuPC9hdXRob3I+PC9hdXRo
b3JzPjwvY29udHJpYnV0b3JzPjx0aXRsZXM+PHRpdGxlPlRoZSBkdWNrIGdlbm9tZSBhbmQgdHJh
bnNjcmlwdG9tZSBwcm92aWRlIGluc2lnaHQgaW50byBhbiBhdmlhbiBpbmZsdWVuemEgdmlydXMg
cmVzZXJ2b2lyIHNwZWNpZXM8L3RpdGxlPjxzZWNvbmRhcnktdGl0bGU+TmF0dXJlIGdlbmV0aWNz
PC9zZWNvbmRhcnktdGl0bGU+PC90aXRsZXM+PHBlcmlvZGljYWw+PGZ1bGwtdGl0bGU+TmF0dXJl
IGdlbmV0aWNzPC9mdWxsLXRpdGxlPjwvcGVyaW9kaWNhbD48cGFnZXM+Nzc2LTc4MzwvcGFnZXM+
PHZvbHVtZT40NTwvdm9sdW1lPjxudW1iZXI+NzwvbnVtYmVyPjxkYXRlcz48eWVhcj4yMDEzPC95
ZWFyPjwvZGF0ZXM+PGlzYm4+MTA2MS00MDM2PC9pc2JuPjx1cmxzPjwvdXJscz48L3JlY29yZD48
L0NpdGU+PENpdGU+PEF1dGhvcj5IdWFuZzwvQXV0aG9yPjxZZWFyPjIwMTE8L1llYXI+PFJlY051
bT4yMjwvUmVjTnVtPjxyZWNvcmQ+PHJlYy1udW1iZXI+MjI8L3JlYy1udW1iZXI+PGZvcmVpZ24t
a2V5cz48a2V5IGFwcD0iRU4iIGRiLWlkPSJ6ZDl2cnI5cjRzeHB2b2V4MHoyeDBzZW85NXR4OWZl
eHI5NXQiIHRpbWVzdGFtcD0iMTQ4NjIyNTA1OCI+MjI8L2tleT48L2ZvcmVpZ24ta2V5cz48cmVm
LXR5cGUgbmFtZT0iSm91cm5hbCBBcnRpY2xlIj4xNzwvcmVmLXR5cGU+PGNvbnRyaWJ1dG9ycz48
YXV0aG9ycz48YXV0aG9yPkh1YW5nLCBZLjwvYXV0aG9yPjxhdXRob3I+VGVtcGVybGV5LCBOLiBE
LjwvYXV0aG9yPjxhdXRob3I+UmVuLCBMLjwvYXV0aG9yPjxhdXRob3I+U21pdGgsIEouPC9hdXRo
b3I+PGF1dGhvcj5MaSwgTi48L2F1dGhvcj48YXV0aG9yPkJ1cnQsIEQuIFcuPC9hdXRob3I+PC9h
dXRob3JzPjwvY29udHJpYnV0b3JzPjxhdXRoLWFkZHJlc3M+RGl2aXNpb24gb2YgR2VuZXRpY3Mg
YW5kIEdlbm9taWNzLCBUaGUgUm9zbGluIEluc3RpdHV0ZSBhbmQgUihEKVNWUywgVW5pdmVyc2l0
eSBvZiBFZGluYnVyZ2gsIFJvc2xpbiwgTWlkbG90aGlhbiBFSDI1IDlQUywgVUsuPC9hdXRoLWFk
ZHJlc3M+PHRpdGxlcz48dGl0bGU+TW9sZWN1bGFyIGV2b2x1dGlvbiBvZiB0aGUgdmVydGVicmF0
ZSBUTFIxIGdlbmUgZmFtaWx5LS1hIGNvbXBsZXggaGlzdG9yeSBvZiBnZW5lIGR1cGxpY2F0aW9u
LCBnZW5lIGNvbnZlcnNpb24sIHBvc2l0aXZlIHNlbGVjdGlvbiBhbmQgY28tZXZvbHV0aW9uPC90
aXRsZT48c2Vjb25kYXJ5LXRpdGxlPkJNQyBFdm9sIEJpb2w8L3NlY29uZGFyeS10aXRsZT48L3Rp
dGxlcz48cGVyaW9kaWNhbD48ZnVsbC10aXRsZT5CTUMgRXZvbCBCaW9sPC9mdWxsLXRpdGxlPjwv
cGVyaW9kaWNhbD48cGFnZXM+MTQ5PC9wYWdlcz48dm9sdW1lPjExPC92b2x1bWU+PGtleXdvcmRz
PjxrZXl3b3JkPkFuaW1hbHM8L2tleXdvcmQ+PGtleXdvcmQ+QmlyZHMvZ2VuZXRpY3M8L2tleXdv
cmQ+PGtleXdvcmQ+RHVja3M8L2tleXdvcmQ+PGtleXdvcmQ+KkV2b2x1dGlvbiwgTW9sZWN1bGFy
PC9rZXl3b3JkPjxrZXl3b3JkPkdlbmUgQ29udmVyc2lvbjwva2V5d29yZD48a2V5d29yZD5HZW5l
IER1cGxpY2F0aW9uPC9rZXl3b3JkPjxrZXl3b3JkPkh1bWFuczwva2V5d29yZD48a2V5d29yZD5N
YW1tYWxzL2dlbmV0aWNzPC9rZXl3b3JkPjxrZXl3b3JkPlBoeWxvZ2VueTwva2V5d29yZD48a2V5
d29yZD5Ub2xsLUxpa2UgUmVjZXB0b3IgMS8qZ2VuZXRpY3M8L2tleXdvcmQ+PGtleXdvcmQ+VG9s
bC1MaWtlIFJlY2VwdG9yIDEwL2dlbmV0aWNzPC9rZXl3b3JkPjxrZXl3b3JkPlRvbGwtTGlrZSBS
ZWNlcHRvciAyLypnZW5ldGljczwva2V5d29yZD48a2V5d29yZD5Ub2xsLUxpa2UgUmVjZXB0b3Ig
Ni9nZW5ldGljczwva2V5d29yZD48a2V5d29yZD5UdXJrZXk8L2tleXdvcmQ+PC9rZXl3b3Jkcz48
ZGF0ZXM+PHllYXI+MjAxMTwveWVhcj48cHViLWRhdGVzPjxkYXRlPk1heSAyODwvZGF0ZT48L3B1
Yi1kYXRlcz48L2RhdGVzPjxpc2JuPjE0NzEtMjE0OCAoRWxlY3Ryb25pYykmI3hEOzE0NzEtMjE0
OCAoTGlua2luZyk8L2lzYm4+PGFjY2Vzc2lvbi1udW0+MjE2MTk2ODA8L2FjY2Vzc2lvbi1udW0+
PHVybHM+PHJlbGF0ZWQtdXJscz48dXJsPmh0dHBzOi8vd3d3Lm5jYmkubmxtLm5paC5nb3YvcHVi
bWVkLzIxNjE5NjgwPC91cmw+PC9yZWxhdGVkLXVybHM+PC91cmxzPjxjdXN0b20yPlBNQzMxMjUy
MTk8L2N1c3RvbTI+PGVsZWN0cm9uaWMtcmVzb3VyY2UtbnVtPjEwLjExODYvMTQ3MS0yMTQ4LTEx
LTE0OTwvZWxlY3Ryb25pYy1yZXNvdXJjZS1udW0+PC9yZWNvcmQ+PC9DaXRlPjwvRW5kTm90ZT5=
</w:fldData>
          </w:fldChar>
        </w:r>
        <w:r w:rsidR="007819CE" w:rsidDel="00494869">
          <w:rPr>
            <w:rFonts w:ascii="Times New Roman" w:hAnsi="Times New Roman" w:cs="Times New Roman"/>
            <w:sz w:val="24"/>
            <w:szCs w:val="24"/>
          </w:rPr>
          <w:delInstrText xml:space="preserve"> ADDIN EN.CITE.DATA </w:delInstrText>
        </w:r>
        <w:r w:rsidR="007819CE" w:rsidDel="00494869">
          <w:rPr>
            <w:rFonts w:ascii="Times New Roman" w:hAnsi="Times New Roman" w:cs="Times New Roman"/>
            <w:sz w:val="24"/>
            <w:szCs w:val="24"/>
          </w:rPr>
        </w:r>
        <w:r w:rsidR="007819CE" w:rsidDel="00494869">
          <w:rPr>
            <w:rFonts w:ascii="Times New Roman" w:hAnsi="Times New Roman" w:cs="Times New Roman"/>
            <w:sz w:val="24"/>
            <w:szCs w:val="24"/>
          </w:rPr>
          <w:fldChar w:fldCharType="end"/>
        </w:r>
        <w:r w:rsidR="009410B2" w:rsidDel="00494869">
          <w:rPr>
            <w:rFonts w:ascii="Times New Roman" w:hAnsi="Times New Roman" w:cs="Times New Roman"/>
            <w:sz w:val="24"/>
            <w:szCs w:val="24"/>
          </w:rPr>
        </w:r>
        <w:r w:rsidR="009410B2" w:rsidDel="00494869">
          <w:rPr>
            <w:rFonts w:ascii="Times New Roman" w:hAnsi="Times New Roman" w:cs="Times New Roman"/>
            <w:sz w:val="24"/>
            <w:szCs w:val="24"/>
          </w:rPr>
          <w:fldChar w:fldCharType="separate"/>
        </w:r>
        <w:r w:rsidR="004D577F" w:rsidDel="00494869">
          <w:rPr>
            <w:rFonts w:ascii="Times New Roman" w:hAnsi="Times New Roman" w:cs="Times New Roman"/>
            <w:noProof/>
            <w:sz w:val="24"/>
            <w:szCs w:val="24"/>
          </w:rPr>
          <w:delText>(</w:delText>
        </w:r>
        <w:r w:rsidR="008375AF" w:rsidDel="00494869">
          <w:rPr>
            <w:rFonts w:ascii="Times New Roman" w:hAnsi="Times New Roman" w:cs="Times New Roman"/>
            <w:noProof/>
            <w:sz w:val="24"/>
            <w:szCs w:val="24"/>
          </w:rPr>
          <w:fldChar w:fldCharType="begin"/>
        </w:r>
        <w:r w:rsidR="008375AF" w:rsidDel="00494869">
          <w:rPr>
            <w:rFonts w:ascii="Times New Roman" w:hAnsi="Times New Roman" w:cs="Times New Roman"/>
            <w:noProof/>
            <w:sz w:val="24"/>
            <w:szCs w:val="24"/>
          </w:rPr>
          <w:delInstrText xml:space="preserve"> HYPERLINK \l "_ENREF_11" \o "Huang, 2013 #21" </w:delInstrText>
        </w:r>
        <w:r w:rsidR="008375AF" w:rsidDel="00494869">
          <w:rPr>
            <w:rFonts w:ascii="Times New Roman" w:hAnsi="Times New Roman" w:cs="Times New Roman"/>
            <w:noProof/>
            <w:sz w:val="24"/>
            <w:szCs w:val="24"/>
          </w:rPr>
          <w:fldChar w:fldCharType="separate"/>
        </w:r>
        <w:r w:rsidR="004A4759" w:rsidDel="00494869">
          <w:rPr>
            <w:rFonts w:ascii="Times New Roman" w:hAnsi="Times New Roman" w:cs="Times New Roman"/>
            <w:noProof/>
            <w:sz w:val="24"/>
            <w:szCs w:val="24"/>
          </w:rPr>
          <w:delText>11</w:delText>
        </w:r>
        <w:r w:rsidR="008375AF" w:rsidDel="00494869">
          <w:rPr>
            <w:rFonts w:ascii="Times New Roman" w:hAnsi="Times New Roman" w:cs="Times New Roman"/>
            <w:noProof/>
            <w:sz w:val="24"/>
            <w:szCs w:val="24"/>
          </w:rPr>
          <w:fldChar w:fldCharType="end"/>
        </w:r>
        <w:r w:rsidR="004D577F" w:rsidDel="00494869">
          <w:rPr>
            <w:rFonts w:ascii="Times New Roman" w:hAnsi="Times New Roman" w:cs="Times New Roman"/>
            <w:noProof/>
            <w:sz w:val="24"/>
            <w:szCs w:val="24"/>
          </w:rPr>
          <w:delText xml:space="preserve">, </w:delText>
        </w:r>
        <w:r w:rsidR="008375AF" w:rsidDel="00494869">
          <w:rPr>
            <w:rFonts w:ascii="Times New Roman" w:hAnsi="Times New Roman" w:cs="Times New Roman"/>
            <w:noProof/>
            <w:sz w:val="24"/>
            <w:szCs w:val="24"/>
          </w:rPr>
          <w:fldChar w:fldCharType="begin"/>
        </w:r>
        <w:r w:rsidR="008375AF" w:rsidDel="00494869">
          <w:rPr>
            <w:rFonts w:ascii="Times New Roman" w:hAnsi="Times New Roman" w:cs="Times New Roman"/>
            <w:noProof/>
            <w:sz w:val="24"/>
            <w:szCs w:val="24"/>
          </w:rPr>
          <w:delInstrText xml:space="preserve"> HYPERLINK \l "_ENREF_21" \o "Huang, 2011 #22" </w:delInstrText>
        </w:r>
        <w:r w:rsidR="008375AF" w:rsidDel="00494869">
          <w:rPr>
            <w:rFonts w:ascii="Times New Roman" w:hAnsi="Times New Roman" w:cs="Times New Roman"/>
            <w:noProof/>
            <w:sz w:val="24"/>
            <w:szCs w:val="24"/>
          </w:rPr>
          <w:fldChar w:fldCharType="separate"/>
        </w:r>
        <w:r w:rsidR="004A4759" w:rsidDel="00494869">
          <w:rPr>
            <w:rFonts w:ascii="Times New Roman" w:hAnsi="Times New Roman" w:cs="Times New Roman"/>
            <w:noProof/>
            <w:sz w:val="24"/>
            <w:szCs w:val="24"/>
          </w:rPr>
          <w:delText>21</w:delText>
        </w:r>
        <w:r w:rsidR="008375AF" w:rsidDel="00494869">
          <w:rPr>
            <w:rFonts w:ascii="Times New Roman" w:hAnsi="Times New Roman" w:cs="Times New Roman"/>
            <w:noProof/>
            <w:sz w:val="24"/>
            <w:szCs w:val="24"/>
          </w:rPr>
          <w:fldChar w:fldCharType="end"/>
        </w:r>
        <w:r w:rsidR="004D577F" w:rsidDel="00494869">
          <w:rPr>
            <w:rFonts w:ascii="Times New Roman" w:hAnsi="Times New Roman" w:cs="Times New Roman"/>
            <w:noProof/>
            <w:sz w:val="24"/>
            <w:szCs w:val="24"/>
          </w:rPr>
          <w:delText>)</w:delText>
        </w:r>
        <w:r w:rsidR="009410B2" w:rsidDel="00494869">
          <w:rPr>
            <w:rFonts w:ascii="Times New Roman" w:hAnsi="Times New Roman" w:cs="Times New Roman"/>
            <w:sz w:val="24"/>
            <w:szCs w:val="24"/>
          </w:rPr>
          <w:fldChar w:fldCharType="end"/>
        </w:r>
        <w:r w:rsidR="009410B2" w:rsidDel="00494869">
          <w:rPr>
            <w:rFonts w:ascii="Times New Roman" w:hAnsi="Times New Roman" w:cs="Times New Roman" w:hint="eastAsia"/>
            <w:sz w:val="24"/>
            <w:szCs w:val="24"/>
          </w:rPr>
          <w:delText xml:space="preserve">. This analysis suggested that 7 BACs covering 640 Kb </w:delText>
        </w:r>
        <w:r w:rsidR="009410B2" w:rsidRPr="00A7548D" w:rsidDel="00494869">
          <w:rPr>
            <w:rFonts w:ascii="Times New Roman" w:hAnsi="Times New Roman" w:cs="Times New Roman"/>
            <w:sz w:val="24"/>
            <w:szCs w:val="24"/>
          </w:rPr>
          <w:delText>on chromosomes 1, 3 and 4</w:delText>
        </w:r>
        <w:r w:rsidR="009410B2" w:rsidDel="00494869">
          <w:rPr>
            <w:rFonts w:ascii="Times New Roman" w:hAnsi="Times New Roman" w:cs="Times New Roman" w:hint="eastAsia"/>
            <w:sz w:val="24"/>
            <w:szCs w:val="24"/>
          </w:rPr>
          <w:delText xml:space="preserve"> were aligned over more than </w:delText>
        </w:r>
        <w:r w:rsidR="009410B2" w:rsidDel="00494869">
          <w:rPr>
            <w:rFonts w:ascii="Times New Roman" w:hAnsi="Times New Roman" w:cs="Times New Roman"/>
            <w:sz w:val="24"/>
            <w:szCs w:val="24"/>
          </w:rPr>
          <w:delText>92%</w:delText>
        </w:r>
        <w:r w:rsidR="009410B2" w:rsidDel="00494869">
          <w:rPr>
            <w:rFonts w:ascii="Times New Roman" w:hAnsi="Times New Roman" w:cs="Times New Roman" w:hint="eastAsia"/>
            <w:sz w:val="24"/>
            <w:szCs w:val="24"/>
          </w:rPr>
          <w:delText xml:space="preserve"> of their lengths (</w:delText>
        </w:r>
        <w:r w:rsidR="00FC6455" w:rsidDel="00494869">
          <w:rPr>
            <w:rFonts w:ascii="Times New Roman" w:hAnsi="Times New Roman" w:cs="Times New Roman" w:hint="eastAsia"/>
            <w:sz w:val="24"/>
            <w:szCs w:val="24"/>
          </w:rPr>
          <w:delText>F</w:delText>
        </w:r>
        <w:r w:rsidR="00FC6455" w:rsidDel="00494869">
          <w:rPr>
            <w:rFonts w:ascii="Times New Roman" w:hAnsi="Times New Roman" w:cs="Times New Roman"/>
            <w:sz w:val="24"/>
            <w:szCs w:val="24"/>
          </w:rPr>
          <w:delText>ig. S4, S5</w:delText>
        </w:r>
        <w:r w:rsidR="00427884" w:rsidDel="00494869">
          <w:rPr>
            <w:rFonts w:ascii="Times New Roman" w:hAnsi="Times New Roman" w:cs="Times New Roman"/>
            <w:sz w:val="24"/>
            <w:szCs w:val="24"/>
          </w:rPr>
          <w:delText xml:space="preserve">, </w:delText>
        </w:r>
        <w:r w:rsidR="0056048B" w:rsidDel="00494869">
          <w:rPr>
            <w:rFonts w:ascii="Times New Roman" w:hAnsi="Times New Roman" w:cs="Times New Roman"/>
            <w:sz w:val="24"/>
            <w:szCs w:val="24"/>
          </w:rPr>
          <w:delText>Table S3</w:delText>
        </w:r>
        <w:r w:rsidR="009410B2" w:rsidDel="00494869">
          <w:rPr>
            <w:rFonts w:ascii="Times New Roman" w:hAnsi="Times New Roman" w:cs="Times New Roman" w:hint="eastAsia"/>
            <w:sz w:val="24"/>
            <w:szCs w:val="24"/>
          </w:rPr>
          <w:delText xml:space="preserve">), and greater than </w:delText>
        </w:r>
        <w:r w:rsidR="009410B2" w:rsidRPr="003376FF" w:rsidDel="00494869">
          <w:rPr>
            <w:rFonts w:ascii="Times New Roman" w:hAnsi="Times New Roman" w:cs="Times New Roman"/>
            <w:sz w:val="24"/>
            <w:szCs w:val="24"/>
          </w:rPr>
          <w:delText>98%</w:delText>
        </w:r>
        <w:r w:rsidR="009410B2" w:rsidDel="00494869">
          <w:rPr>
            <w:rFonts w:ascii="Times New Roman" w:hAnsi="Times New Roman" w:cs="Times New Roman" w:hint="eastAsia"/>
            <w:sz w:val="24"/>
            <w:szCs w:val="24"/>
          </w:rPr>
          <w:delText xml:space="preserve"> of 319,996 ESTs were aligned to both the mallard </w:delText>
        </w:r>
        <w:r w:rsidR="009410B2" w:rsidDel="00494869">
          <w:rPr>
            <w:rFonts w:ascii="Times New Roman" w:hAnsi="Times New Roman" w:cs="Times New Roman"/>
            <w:sz w:val="24"/>
            <w:szCs w:val="24"/>
          </w:rPr>
          <w:delText xml:space="preserve">duck </w:delText>
        </w:r>
        <w:r w:rsidR="009410B2" w:rsidDel="00494869">
          <w:rPr>
            <w:rFonts w:ascii="Times New Roman" w:hAnsi="Times New Roman" w:cs="Times New Roman" w:hint="eastAsia"/>
            <w:sz w:val="24"/>
            <w:szCs w:val="24"/>
          </w:rPr>
          <w:delText xml:space="preserve">and spot-billed </w:delText>
        </w:r>
        <w:r w:rsidR="009410B2" w:rsidDel="00494869">
          <w:rPr>
            <w:rFonts w:ascii="Times New Roman" w:hAnsi="Times New Roman" w:cs="Times New Roman"/>
            <w:sz w:val="24"/>
            <w:szCs w:val="24"/>
          </w:rPr>
          <w:delText xml:space="preserve">duck </w:delText>
        </w:r>
        <w:r w:rsidR="009410B2" w:rsidDel="00494869">
          <w:rPr>
            <w:rFonts w:ascii="Times New Roman" w:hAnsi="Times New Roman" w:cs="Times New Roman" w:hint="eastAsia"/>
            <w:sz w:val="24"/>
            <w:szCs w:val="24"/>
          </w:rPr>
          <w:delText>assemblies (</w:delText>
        </w:r>
        <w:r w:rsidR="0056048B" w:rsidDel="00494869">
          <w:rPr>
            <w:rFonts w:ascii="Times New Roman" w:hAnsi="Times New Roman" w:cs="Times New Roman" w:hint="eastAsia"/>
            <w:sz w:val="24"/>
            <w:szCs w:val="24"/>
          </w:rPr>
          <w:delText>Ta</w:delText>
        </w:r>
        <w:r w:rsidR="0056048B" w:rsidDel="00494869">
          <w:rPr>
            <w:rFonts w:ascii="Times New Roman" w:hAnsi="Times New Roman" w:cs="Times New Roman"/>
            <w:sz w:val="24"/>
            <w:szCs w:val="24"/>
          </w:rPr>
          <w:delText>ble S4, S5</w:delText>
        </w:r>
        <w:r w:rsidR="009410B2" w:rsidDel="00494869">
          <w:rPr>
            <w:rFonts w:ascii="Times New Roman" w:hAnsi="Times New Roman" w:cs="Times New Roman" w:hint="eastAsia"/>
            <w:sz w:val="24"/>
            <w:szCs w:val="24"/>
          </w:rPr>
          <w:delText xml:space="preserve">). These data, together with our previous study, </w:delText>
        </w:r>
        <w:r w:rsidR="009410B2" w:rsidDel="00494869">
          <w:rPr>
            <w:rFonts w:ascii="Times New Roman" w:hAnsi="Times New Roman" w:cs="Times New Roman"/>
            <w:sz w:val="24"/>
            <w:szCs w:val="24"/>
          </w:rPr>
          <w:delText>suggest</w:delText>
        </w:r>
        <w:r w:rsidR="009410B2" w:rsidDel="00494869">
          <w:rPr>
            <w:rFonts w:ascii="Times New Roman" w:hAnsi="Times New Roman" w:cs="Times New Roman" w:hint="eastAsia"/>
            <w:sz w:val="24"/>
            <w:szCs w:val="24"/>
          </w:rPr>
          <w:delText xml:space="preserve"> that two wild duck assemblies presented here are comparative to our previous one domestic duck assembly (version 1.0) in coverage and provide</w:delText>
        </w:r>
        <w:r w:rsidR="009410B2" w:rsidDel="00494869">
          <w:rPr>
            <w:rFonts w:ascii="Times New Roman" w:hAnsi="Times New Roman" w:cs="Times New Roman"/>
            <w:sz w:val="24"/>
            <w:szCs w:val="24"/>
          </w:rPr>
          <w:delText xml:space="preserve"> a</w:delText>
        </w:r>
        <w:r w:rsidR="009410B2" w:rsidDel="00494869">
          <w:rPr>
            <w:rFonts w:ascii="Times New Roman" w:hAnsi="Times New Roman" w:cs="Times New Roman" w:hint="eastAsia"/>
            <w:sz w:val="24"/>
            <w:szCs w:val="24"/>
          </w:rPr>
          <w:delText xml:space="preserve"> good re</w:delText>
        </w:r>
        <w:r w:rsidR="009410B2" w:rsidDel="00494869">
          <w:rPr>
            <w:rFonts w:ascii="Times New Roman" w:hAnsi="Times New Roman" w:cs="Times New Roman"/>
            <w:sz w:val="24"/>
            <w:szCs w:val="24"/>
          </w:rPr>
          <w:delText>source</w:delText>
        </w:r>
        <w:r w:rsidR="009410B2" w:rsidDel="00494869">
          <w:rPr>
            <w:rFonts w:ascii="Times New Roman" w:hAnsi="Times New Roman" w:cs="Times New Roman" w:hint="eastAsia"/>
            <w:sz w:val="24"/>
            <w:szCs w:val="24"/>
          </w:rPr>
          <w:delText xml:space="preserve"> for further analysis in this study.</w:delText>
        </w:r>
      </w:del>
    </w:p>
    <w:p w14:paraId="79BE544D" w14:textId="603FFEE8" w:rsidR="009410B2" w:rsidDel="000218D4" w:rsidRDefault="009410B2" w:rsidP="009410B2">
      <w:pPr>
        <w:autoSpaceDE w:val="0"/>
        <w:autoSpaceDN w:val="0"/>
        <w:adjustRightInd w:val="0"/>
        <w:spacing w:line="480" w:lineRule="auto"/>
        <w:rPr>
          <w:del w:id="97" w:author="liu rui" w:date="2018-10-08T16:59:00Z"/>
          <w:rFonts w:ascii="Times New Roman" w:hAnsi="Times New Roman" w:cs="Times New Roman"/>
          <w:b/>
          <w:sz w:val="24"/>
          <w:szCs w:val="24"/>
        </w:rPr>
      </w:pPr>
      <w:del w:id="98" w:author="liu rui" w:date="2018-10-08T16:59:00Z">
        <w:r w:rsidRPr="002D4721" w:rsidDel="000218D4">
          <w:rPr>
            <w:rFonts w:ascii="Times New Roman" w:hAnsi="Times New Roman" w:cs="Times New Roman"/>
            <w:b/>
            <w:sz w:val="24"/>
            <w:szCs w:val="24"/>
          </w:rPr>
          <w:delText>More repeats in wild duck than Beijing duck</w:delText>
        </w:r>
      </w:del>
    </w:p>
    <w:p w14:paraId="15B4F886" w14:textId="6976BBC1" w:rsidR="009410B2" w:rsidDel="007A3CB1" w:rsidRDefault="009410B2" w:rsidP="009410B2">
      <w:pPr>
        <w:autoSpaceDE w:val="0"/>
        <w:autoSpaceDN w:val="0"/>
        <w:adjustRightInd w:val="0"/>
        <w:spacing w:line="480" w:lineRule="auto"/>
        <w:rPr>
          <w:del w:id="99" w:author="liu rui" w:date="2018-10-08T15:20:00Z"/>
          <w:rFonts w:ascii="Times New Roman" w:hAnsi="Times New Roman" w:cs="Times New Roman"/>
          <w:sz w:val="24"/>
          <w:szCs w:val="24"/>
        </w:rPr>
      </w:pPr>
      <w:del w:id="100" w:author="liu rui" w:date="2018-10-08T15:20:00Z">
        <w:r w:rsidDel="007A3CB1">
          <w:rPr>
            <w:rFonts w:ascii="Times New Roman" w:hAnsi="Times New Roman" w:cs="Times New Roman" w:hint="eastAsia"/>
            <w:sz w:val="24"/>
            <w:szCs w:val="24"/>
          </w:rPr>
          <w:delText xml:space="preserve">We </w:delText>
        </w:r>
        <w:r w:rsidDel="007A3CB1">
          <w:rPr>
            <w:rFonts w:ascii="Times New Roman" w:hAnsi="Times New Roman" w:cs="Times New Roman"/>
            <w:sz w:val="24"/>
            <w:szCs w:val="24"/>
          </w:rPr>
          <w:delText>annotated</w:delText>
        </w:r>
        <w:r w:rsidDel="007A3CB1">
          <w:rPr>
            <w:rFonts w:ascii="Times New Roman" w:hAnsi="Times New Roman" w:cs="Times New Roman" w:hint="eastAsia"/>
            <w:sz w:val="24"/>
            <w:szCs w:val="24"/>
          </w:rPr>
          <w:delText xml:space="preserve"> transposable elements (TE) </w:delText>
        </w:r>
        <w:r w:rsidDel="007A3CB1">
          <w:rPr>
            <w:rFonts w:ascii="Times New Roman" w:hAnsi="Times New Roman" w:cs="Times New Roman"/>
            <w:sz w:val="24"/>
            <w:szCs w:val="24"/>
          </w:rPr>
          <w:delText>of</w:delText>
        </w:r>
        <w:r w:rsidDel="007A3CB1">
          <w:rPr>
            <w:rFonts w:ascii="Times New Roman" w:hAnsi="Times New Roman" w:cs="Times New Roman" w:hint="eastAsia"/>
            <w:sz w:val="24"/>
            <w:szCs w:val="24"/>
          </w:rPr>
          <w:delText xml:space="preserve"> the mallard </w:delText>
        </w:r>
        <w:r w:rsidDel="007A3CB1">
          <w:rPr>
            <w:rFonts w:ascii="Times New Roman" w:hAnsi="Times New Roman" w:cs="Times New Roman"/>
            <w:sz w:val="24"/>
            <w:szCs w:val="24"/>
          </w:rPr>
          <w:delText xml:space="preserve">duck </w:delText>
        </w:r>
        <w:r w:rsidDel="007A3CB1">
          <w:rPr>
            <w:rFonts w:ascii="Times New Roman" w:hAnsi="Times New Roman" w:cs="Times New Roman" w:hint="eastAsia"/>
            <w:sz w:val="24"/>
            <w:szCs w:val="24"/>
          </w:rPr>
          <w:delText xml:space="preserve">and spot-billed </w:delText>
        </w:r>
        <w:r w:rsidDel="007A3CB1">
          <w:rPr>
            <w:rFonts w:ascii="Times New Roman" w:hAnsi="Times New Roman" w:cs="Times New Roman"/>
            <w:sz w:val="24"/>
            <w:szCs w:val="24"/>
          </w:rPr>
          <w:delText xml:space="preserve">duck </w:delText>
        </w:r>
        <w:r w:rsidDel="007A3CB1">
          <w:rPr>
            <w:rFonts w:ascii="Times New Roman" w:hAnsi="Times New Roman" w:cs="Times New Roman" w:hint="eastAsia"/>
            <w:sz w:val="24"/>
            <w:szCs w:val="24"/>
          </w:rPr>
          <w:delText xml:space="preserve">assemblies </w:delText>
        </w:r>
        <w:r w:rsidDel="007A3CB1">
          <w:rPr>
            <w:rFonts w:ascii="Times New Roman" w:hAnsi="Times New Roman" w:cs="Times New Roman"/>
            <w:sz w:val="24"/>
            <w:szCs w:val="24"/>
          </w:rPr>
          <w:delText xml:space="preserve">using a combined pipeline </w:delText>
        </w:r>
        <w:r w:rsidRPr="007B5F2A" w:rsidDel="007A3CB1">
          <w:rPr>
            <w:rFonts w:ascii="Times New Roman" w:hAnsi="Times New Roman" w:cs="Times New Roman"/>
            <w:sz w:val="24"/>
            <w:szCs w:val="24"/>
          </w:rPr>
          <w:delText>(</w:delText>
        </w:r>
        <w:r w:rsidR="00560A70" w:rsidDel="007A3CB1">
          <w:rPr>
            <w:rFonts w:ascii="Times New Roman" w:hAnsi="Times New Roman" w:cs="Times New Roman"/>
            <w:sz w:val="24"/>
            <w:szCs w:val="24"/>
          </w:rPr>
          <w:delText>SI Appendix</w:delText>
        </w:r>
        <w:r w:rsidRPr="007B5F2A" w:rsidDel="007A3CB1">
          <w:rPr>
            <w:rFonts w:ascii="Times New Roman" w:hAnsi="Times New Roman" w:cs="Times New Roman"/>
            <w:sz w:val="24"/>
            <w:szCs w:val="24"/>
          </w:rPr>
          <w:delText>)</w:delText>
        </w:r>
        <w:r w:rsidRPr="0060352C" w:rsidDel="007A3CB1">
          <w:rPr>
            <w:rFonts w:ascii="Times New Roman" w:hAnsi="Times New Roman" w:cs="Times New Roman" w:hint="eastAsia"/>
            <w:sz w:val="24"/>
            <w:szCs w:val="24"/>
          </w:rPr>
          <w:delText>.</w:delText>
        </w:r>
        <w:r w:rsidRPr="00DE5DD4" w:rsidDel="007A3CB1">
          <w:rPr>
            <w:rFonts w:ascii="Times New Roman" w:hAnsi="Times New Roman" w:cs="Times New Roman"/>
          </w:rPr>
          <w:delText xml:space="preserve"> </w:delText>
        </w:r>
        <w:r w:rsidRPr="00B429C4" w:rsidDel="007A3CB1">
          <w:rPr>
            <w:rFonts w:ascii="Times New Roman" w:hAnsi="Times New Roman" w:cs="Times New Roman"/>
            <w:sz w:val="24"/>
            <w:szCs w:val="24"/>
          </w:rPr>
          <w:delText xml:space="preserve">This effort found that the mallard </w:delText>
        </w:r>
        <w:r w:rsidDel="007A3CB1">
          <w:rPr>
            <w:rFonts w:ascii="Times New Roman" w:hAnsi="Times New Roman" w:cs="Times New Roman"/>
            <w:sz w:val="24"/>
            <w:szCs w:val="24"/>
          </w:rPr>
          <w:delText xml:space="preserve">duck </w:delText>
        </w:r>
        <w:r w:rsidRPr="00B429C4" w:rsidDel="007A3CB1">
          <w:rPr>
            <w:rFonts w:ascii="Times New Roman" w:hAnsi="Times New Roman" w:cs="Times New Roman"/>
            <w:sz w:val="24"/>
            <w:szCs w:val="24"/>
          </w:rPr>
          <w:delText xml:space="preserve">and </w:delText>
        </w:r>
        <w:r w:rsidRPr="007B5F2A" w:rsidDel="007A3CB1">
          <w:rPr>
            <w:rFonts w:ascii="Times New Roman" w:hAnsi="Times New Roman" w:cs="Times New Roman"/>
            <w:sz w:val="24"/>
            <w:szCs w:val="24"/>
          </w:rPr>
          <w:delText xml:space="preserve">spot-billed </w:delText>
        </w:r>
        <w:r w:rsidDel="007A3CB1">
          <w:rPr>
            <w:rFonts w:ascii="Times New Roman" w:hAnsi="Times New Roman" w:cs="Times New Roman"/>
            <w:sz w:val="24"/>
            <w:szCs w:val="24"/>
          </w:rPr>
          <w:delText xml:space="preserve">duck </w:delText>
        </w:r>
        <w:r w:rsidRPr="007B5F2A" w:rsidDel="007A3CB1">
          <w:rPr>
            <w:rFonts w:ascii="Times New Roman" w:hAnsi="Times New Roman" w:cs="Times New Roman"/>
            <w:sz w:val="24"/>
            <w:szCs w:val="24"/>
          </w:rPr>
          <w:delText>assemblies contained</w:delText>
        </w:r>
      </w:del>
      <w:del w:id="101" w:author="liu rui" w:date="2018-10-08T15:00:00Z">
        <w:r w:rsidRPr="007B5F2A" w:rsidDel="00494869">
          <w:rPr>
            <w:rFonts w:ascii="Times New Roman" w:hAnsi="Times New Roman" w:cs="Times New Roman"/>
            <w:sz w:val="24"/>
            <w:szCs w:val="24"/>
          </w:rPr>
          <w:delText xml:space="preserve"> ~136 Mb and ~139 Mb TE sequences</w:delText>
        </w:r>
      </w:del>
      <w:del w:id="102" w:author="liu rui" w:date="2018-10-08T15:20:00Z">
        <w:r w:rsidRPr="007B5F2A" w:rsidDel="007A3CB1">
          <w:rPr>
            <w:rFonts w:ascii="Times New Roman" w:hAnsi="Times New Roman" w:cs="Times New Roman"/>
            <w:sz w:val="24"/>
            <w:szCs w:val="24"/>
          </w:rPr>
          <w:delText>, respectively</w:delText>
        </w:r>
        <w:r w:rsidDel="007A3CB1">
          <w:rPr>
            <w:rFonts w:ascii="Times New Roman" w:hAnsi="Times New Roman" w:cs="Times New Roman"/>
            <w:sz w:val="24"/>
            <w:szCs w:val="24"/>
          </w:rPr>
          <w:delText>,</w:delText>
        </w:r>
        <w:r w:rsidRPr="007B5F2A" w:rsidDel="007A3CB1">
          <w:rPr>
            <w:rFonts w:ascii="Times New Roman" w:hAnsi="Times New Roman" w:cs="Times New Roman"/>
            <w:sz w:val="24"/>
            <w:szCs w:val="24"/>
          </w:rPr>
          <w:delText xml:space="preserve"> </w:delText>
        </w:r>
        <w:r w:rsidDel="007A3CB1">
          <w:rPr>
            <w:rFonts w:ascii="Times New Roman" w:hAnsi="Times New Roman" w:cs="Times New Roman"/>
            <w:sz w:val="24"/>
            <w:szCs w:val="24"/>
          </w:rPr>
          <w:delText>accounting for</w:delText>
        </w:r>
        <w:r w:rsidRPr="007B5F2A" w:rsidDel="007A3CB1">
          <w:rPr>
            <w:rFonts w:ascii="Times New Roman" w:hAnsi="Times New Roman" w:cs="Times New Roman"/>
            <w:sz w:val="24"/>
            <w:szCs w:val="24"/>
          </w:rPr>
          <w:delText xml:space="preserve"> </w:delText>
        </w:r>
        <w:r w:rsidDel="007A3CB1">
          <w:rPr>
            <w:rFonts w:ascii="Times New Roman" w:hAnsi="Times New Roman" w:cs="Times New Roman"/>
            <w:sz w:val="24"/>
            <w:szCs w:val="24"/>
          </w:rPr>
          <w:delText xml:space="preserve">about </w:delText>
        </w:r>
        <w:r w:rsidRPr="007B5F2A" w:rsidDel="007A3CB1">
          <w:rPr>
            <w:rFonts w:ascii="Times New Roman" w:hAnsi="Times New Roman" w:cs="Times New Roman"/>
            <w:sz w:val="24"/>
            <w:szCs w:val="24"/>
          </w:rPr>
          <w:delText>10% of their assemblies, respectively (</w:delText>
        </w:r>
        <w:r w:rsidR="00274109" w:rsidDel="007A3CB1">
          <w:rPr>
            <w:rFonts w:ascii="Times New Roman" w:hAnsi="Times New Roman" w:cs="Times New Roman"/>
            <w:sz w:val="24"/>
            <w:szCs w:val="24"/>
          </w:rPr>
          <w:delText>Table S6</w:delText>
        </w:r>
        <w:r w:rsidRPr="007B5F2A" w:rsidDel="007A3CB1">
          <w:rPr>
            <w:rFonts w:ascii="Times New Roman" w:hAnsi="Times New Roman" w:cs="Times New Roman"/>
            <w:sz w:val="24"/>
            <w:szCs w:val="24"/>
          </w:rPr>
          <w:delText xml:space="preserve">). </w:delText>
        </w:r>
        <w:r w:rsidDel="007A3CB1">
          <w:rPr>
            <w:rFonts w:ascii="Times New Roman" w:hAnsi="Times New Roman" w:cs="Times New Roman"/>
            <w:sz w:val="24"/>
            <w:szCs w:val="24"/>
          </w:rPr>
          <w:delText xml:space="preserve">Among those TE elements, the </w:delText>
        </w:r>
        <w:r w:rsidRPr="00E3283C" w:rsidDel="007A3CB1">
          <w:rPr>
            <w:rFonts w:ascii="Times New Roman" w:hAnsi="Times New Roman" w:cs="Times New Roman"/>
            <w:sz w:val="24"/>
            <w:szCs w:val="24"/>
          </w:rPr>
          <w:delText>LINE (long interspersed elements) type CR1 (chicken repeat 1) transposons</w:delText>
        </w:r>
        <w:r w:rsidDel="007A3CB1">
          <w:rPr>
            <w:rFonts w:ascii="Times New Roman" w:hAnsi="Times New Roman" w:cs="Times New Roman"/>
            <w:sz w:val="24"/>
            <w:szCs w:val="24"/>
          </w:rPr>
          <w:delText xml:space="preserve"> are of the most abundance, a situation similar as ones in Beijing duck and chicken</w:delText>
        </w:r>
        <w:r w:rsidDel="007A3CB1">
          <w:rPr>
            <w:rFonts w:ascii="Times New Roman" w:hAnsi="Times New Roman" w:cs="Times New Roman" w:hint="eastAsia"/>
            <w:sz w:val="24"/>
            <w:szCs w:val="24"/>
          </w:rPr>
          <w:delText xml:space="preserve">. </w:delText>
        </w:r>
        <w:r w:rsidDel="007A3CB1">
          <w:rPr>
            <w:rFonts w:ascii="Times New Roman" w:hAnsi="Times New Roman" w:cs="Times New Roman"/>
            <w:sz w:val="24"/>
            <w:szCs w:val="24"/>
          </w:rPr>
          <w:delText xml:space="preserve">Phylogenetic analysis </w:delText>
        </w:r>
        <w:r w:rsidRPr="00A966B6" w:rsidDel="007A3CB1">
          <w:rPr>
            <w:rFonts w:ascii="Times New Roman" w:hAnsi="Times New Roman" w:cs="Times New Roman"/>
            <w:sz w:val="24"/>
            <w:szCs w:val="24"/>
          </w:rPr>
          <w:delText>of CR1 in mallard</w:delText>
        </w:r>
        <w:r w:rsidDel="007A3CB1">
          <w:rPr>
            <w:rFonts w:ascii="Times New Roman" w:hAnsi="Times New Roman" w:cs="Times New Roman"/>
            <w:sz w:val="24"/>
            <w:szCs w:val="24"/>
          </w:rPr>
          <w:delText xml:space="preserve"> duck, </w:delText>
        </w:r>
        <w:r w:rsidRPr="00A966B6" w:rsidDel="007A3CB1">
          <w:rPr>
            <w:rFonts w:ascii="Times New Roman" w:hAnsi="Times New Roman" w:cs="Times New Roman"/>
            <w:sz w:val="24"/>
            <w:szCs w:val="24"/>
          </w:rPr>
          <w:delText>spot-billed duck, Beijing duck and chicken</w:delText>
        </w:r>
        <w:r w:rsidDel="007A3CB1">
          <w:rPr>
            <w:rFonts w:ascii="Times New Roman" w:hAnsi="Times New Roman" w:cs="Times New Roman"/>
            <w:sz w:val="24"/>
            <w:szCs w:val="24"/>
          </w:rPr>
          <w:delText xml:space="preserve"> revealed two duck-specific CR1 clades (clade 1 and 3), in which large variation of copy numbers were shown between the two wild ducks and </w:delText>
        </w:r>
        <w:r w:rsidRPr="00A966B6" w:rsidDel="007A3CB1">
          <w:rPr>
            <w:rFonts w:ascii="Times New Roman" w:hAnsi="Times New Roman" w:cs="Times New Roman"/>
            <w:sz w:val="24"/>
            <w:szCs w:val="24"/>
          </w:rPr>
          <w:delText>Beijing duck</w:delText>
        </w:r>
        <w:r w:rsidDel="007A3CB1">
          <w:rPr>
            <w:rFonts w:ascii="Times New Roman" w:hAnsi="Times New Roman" w:cs="Times New Roman"/>
            <w:sz w:val="24"/>
            <w:szCs w:val="24"/>
          </w:rPr>
          <w:delText>. This implies that,</w:delText>
        </w:r>
        <w:r w:rsidRPr="00A966B6" w:rsidDel="007A3CB1">
          <w:rPr>
            <w:rFonts w:ascii="Times New Roman" w:hAnsi="Times New Roman" w:cs="Times New Roman"/>
            <w:sz w:val="24"/>
            <w:szCs w:val="24"/>
          </w:rPr>
          <w:delText xml:space="preserve"> </w:delText>
        </w:r>
        <w:r w:rsidDel="007A3CB1">
          <w:rPr>
            <w:rFonts w:ascii="Times New Roman" w:hAnsi="Times New Roman" w:cs="Times New Roman"/>
            <w:sz w:val="24"/>
            <w:szCs w:val="24"/>
          </w:rPr>
          <w:delText>as a main class of TE,</w:delText>
        </w:r>
        <w:r w:rsidRPr="00A966B6" w:rsidDel="007A3CB1">
          <w:rPr>
            <w:rFonts w:ascii="Times New Roman" w:hAnsi="Times New Roman" w:cs="Times New Roman"/>
            <w:sz w:val="24"/>
            <w:szCs w:val="24"/>
          </w:rPr>
          <w:delText xml:space="preserve"> CR1 </w:delText>
        </w:r>
        <w:r w:rsidDel="007A3CB1">
          <w:rPr>
            <w:rFonts w:ascii="Times New Roman" w:hAnsi="Times New Roman" w:cs="Times New Roman"/>
            <w:sz w:val="24"/>
            <w:szCs w:val="24"/>
          </w:rPr>
          <w:delText xml:space="preserve">evolved rapidly among different avian species and distinct duck lineages. </w:delText>
        </w:r>
      </w:del>
      <w:moveFromRangeStart w:id="103" w:author="liu rui" w:date="2018-10-08T15:20:00Z" w:name="move526775371"/>
      <w:moveFrom w:id="104" w:author="liu rui" w:date="2018-10-08T15:20:00Z">
        <w:del w:id="105" w:author="liu rui" w:date="2018-10-08T15:20:00Z">
          <w:r w:rsidDel="007A3CB1">
            <w:rPr>
              <w:rFonts w:ascii="Times New Roman" w:hAnsi="Times New Roman" w:cs="Times New Roman" w:hint="eastAsia"/>
              <w:sz w:val="24"/>
              <w:szCs w:val="24"/>
            </w:rPr>
            <w:delText>(</w:delText>
          </w:r>
          <w:r w:rsidRPr="00A966B6" w:rsidDel="007A3CB1">
            <w:rPr>
              <w:rFonts w:ascii="Times New Roman" w:hAnsi="Times New Roman" w:cs="Times New Roman" w:hint="eastAsia"/>
              <w:sz w:val="24"/>
              <w:szCs w:val="24"/>
            </w:rPr>
            <w:delText>Fig. 1</w:delText>
          </w:r>
          <w:r w:rsidDel="007A3CB1">
            <w:rPr>
              <w:rFonts w:ascii="Times New Roman" w:hAnsi="Times New Roman" w:cs="Times New Roman"/>
              <w:sz w:val="24"/>
              <w:szCs w:val="24"/>
            </w:rPr>
            <w:delText>a</w:delText>
          </w:r>
          <w:r w:rsidDel="007A3CB1">
            <w:rPr>
              <w:rFonts w:ascii="Times New Roman" w:hAnsi="Times New Roman" w:cs="Times New Roman" w:hint="eastAsia"/>
              <w:sz w:val="24"/>
              <w:szCs w:val="24"/>
            </w:rPr>
            <w:delText xml:space="preserve">; </w:delText>
          </w:r>
          <w:r w:rsidR="00274109" w:rsidDel="007A3CB1">
            <w:rPr>
              <w:rFonts w:ascii="Times New Roman" w:hAnsi="Times New Roman" w:cs="Times New Roman"/>
              <w:sz w:val="24"/>
              <w:szCs w:val="24"/>
            </w:rPr>
            <w:delText>Fig. S6</w:delText>
          </w:r>
          <w:r w:rsidDel="007A3CB1">
            <w:rPr>
              <w:rFonts w:ascii="Times New Roman" w:hAnsi="Times New Roman" w:cs="Times New Roman"/>
              <w:sz w:val="24"/>
              <w:szCs w:val="24"/>
            </w:rPr>
            <w:delText>).</w:delText>
          </w:r>
          <w:r w:rsidRPr="00A464C0" w:rsidDel="007A3CB1">
            <w:rPr>
              <w:rFonts w:ascii="Times New Roman" w:hAnsi="Times New Roman" w:cs="Times New Roman"/>
              <w:sz w:val="24"/>
              <w:szCs w:val="24"/>
            </w:rPr>
            <w:delText xml:space="preserve"> </w:delText>
          </w:r>
        </w:del>
      </w:moveFrom>
      <w:moveFromRangeEnd w:id="103"/>
    </w:p>
    <w:p w14:paraId="5AAEEB8B" w14:textId="634DC020" w:rsidR="009410B2" w:rsidDel="000218D4" w:rsidRDefault="009410B2" w:rsidP="009410B2">
      <w:pPr>
        <w:autoSpaceDE w:val="0"/>
        <w:autoSpaceDN w:val="0"/>
        <w:adjustRightInd w:val="0"/>
        <w:spacing w:line="480" w:lineRule="auto"/>
        <w:rPr>
          <w:del w:id="106" w:author="liu rui" w:date="2018-10-08T16:59:00Z"/>
          <w:rFonts w:ascii="Times New Roman" w:hAnsi="Times New Roman" w:cs="Times New Roman"/>
          <w:b/>
          <w:sz w:val="24"/>
          <w:szCs w:val="24"/>
        </w:rPr>
      </w:pPr>
      <w:del w:id="107" w:author="liu rui" w:date="2018-10-08T16:59:00Z">
        <w:r w:rsidDel="000218D4">
          <w:rPr>
            <w:rFonts w:ascii="Times New Roman" w:hAnsi="Times New Roman" w:cs="Times New Roman" w:hint="eastAsia"/>
            <w:b/>
            <w:sz w:val="24"/>
            <w:szCs w:val="24"/>
          </w:rPr>
          <w:delText>Evolution of gene families in domestic and wild ducks</w:delText>
        </w:r>
      </w:del>
    </w:p>
    <w:p w14:paraId="038F1C8D" w14:textId="1635F508" w:rsidR="009410B2" w:rsidDel="00915C49" w:rsidRDefault="009410B2" w:rsidP="009410B2">
      <w:pPr>
        <w:autoSpaceDE w:val="0"/>
        <w:autoSpaceDN w:val="0"/>
        <w:adjustRightInd w:val="0"/>
        <w:spacing w:line="480" w:lineRule="auto"/>
        <w:rPr>
          <w:del w:id="108" w:author="liu rui" w:date="2018-10-08T15:54:00Z"/>
          <w:rFonts w:ascii="Times New Roman" w:hAnsi="Times New Roman" w:cs="Times New Roman"/>
          <w:sz w:val="24"/>
          <w:szCs w:val="24"/>
        </w:rPr>
      </w:pPr>
      <w:del w:id="109" w:author="liu rui" w:date="2018-10-08T15:50:00Z">
        <w:r w:rsidRPr="00FC1BB0" w:rsidDel="00915C49">
          <w:rPr>
            <w:rFonts w:ascii="Times New Roman" w:hAnsi="Times New Roman" w:cs="Times New Roman"/>
            <w:sz w:val="24"/>
            <w:szCs w:val="24"/>
          </w:rPr>
          <w:delText>W</w:delText>
        </w:r>
        <w:r w:rsidDel="00915C49">
          <w:rPr>
            <w:rFonts w:ascii="Times New Roman" w:hAnsi="Times New Roman" w:cs="Times New Roman" w:hint="eastAsia"/>
            <w:sz w:val="24"/>
            <w:szCs w:val="24"/>
          </w:rPr>
          <w:delText xml:space="preserve">e predicted </w:delText>
        </w:r>
        <w:r w:rsidRPr="009819F8" w:rsidDel="00915C49">
          <w:rPr>
            <w:rFonts w:ascii="Times New Roman" w:hAnsi="Times New Roman" w:cs="Times New Roman" w:hint="eastAsia"/>
            <w:sz w:val="24"/>
            <w:szCs w:val="24"/>
          </w:rPr>
          <w:delText>21,056 and 21,123</w:delText>
        </w:r>
        <w:r w:rsidDel="00915C49">
          <w:rPr>
            <w:rFonts w:ascii="Times New Roman" w:hAnsi="Times New Roman" w:cs="Times New Roman" w:hint="eastAsia"/>
            <w:sz w:val="24"/>
            <w:szCs w:val="24"/>
          </w:rPr>
          <w:delText xml:space="preserve"> protein-coding genes, which constitutes approximate</w:delText>
        </w:r>
        <w:r w:rsidRPr="00057020" w:rsidDel="00915C49">
          <w:rPr>
            <w:rFonts w:ascii="Times New Roman" w:hAnsi="Times New Roman" w:cs="Times New Roman" w:hint="eastAsia"/>
            <w:sz w:val="24"/>
            <w:szCs w:val="24"/>
          </w:rPr>
          <w:delText xml:space="preserve">ly </w:delText>
        </w:r>
        <w:r w:rsidRPr="00057020" w:rsidDel="00915C49">
          <w:rPr>
            <w:rFonts w:ascii="Times New Roman" w:hAnsi="Times New Roman" w:cs="Times New Roman"/>
            <w:sz w:val="24"/>
            <w:szCs w:val="24"/>
          </w:rPr>
          <w:delText>2.21%</w:delText>
        </w:r>
        <w:r w:rsidRPr="00057020" w:rsidDel="00915C49">
          <w:rPr>
            <w:rFonts w:ascii="Times New Roman" w:hAnsi="Times New Roman" w:cs="Times New Roman" w:hint="eastAsia"/>
            <w:sz w:val="24"/>
            <w:szCs w:val="24"/>
          </w:rPr>
          <w:delText xml:space="preserve"> of the mallard genome and </w:delText>
        </w:r>
        <w:r w:rsidRPr="00057020" w:rsidDel="00915C49">
          <w:rPr>
            <w:rFonts w:ascii="Times New Roman" w:hAnsi="Times New Roman" w:cs="Times New Roman"/>
            <w:sz w:val="24"/>
            <w:szCs w:val="24"/>
          </w:rPr>
          <w:delText>2.13%</w:delText>
        </w:r>
        <w:r w:rsidRPr="00057020" w:rsidDel="00915C49">
          <w:rPr>
            <w:rFonts w:ascii="Times New Roman" w:hAnsi="Times New Roman" w:cs="Times New Roman" w:hint="eastAsia"/>
            <w:sz w:val="24"/>
            <w:szCs w:val="24"/>
          </w:rPr>
          <w:delText xml:space="preserve"> of th</w:delText>
        </w:r>
        <w:r w:rsidDel="00915C49">
          <w:rPr>
            <w:rFonts w:ascii="Times New Roman" w:hAnsi="Times New Roman" w:cs="Times New Roman" w:hint="eastAsia"/>
            <w:sz w:val="24"/>
            <w:szCs w:val="24"/>
          </w:rPr>
          <w:delText>e spot-billed genome, using the BGI pipelines</w:delText>
        </w:r>
      </w:del>
      <w:del w:id="110" w:author="liu rui" w:date="2018-10-08T15:31:00Z">
        <w:r w:rsidDel="00D546B8">
          <w:rPr>
            <w:rFonts w:ascii="Times New Roman" w:hAnsi="Times New Roman" w:cs="Times New Roman" w:hint="eastAsia"/>
            <w:sz w:val="24"/>
            <w:szCs w:val="24"/>
          </w:rPr>
          <w:delText xml:space="preserve"> (</w:delText>
        </w:r>
        <w:r w:rsidR="00B4014E" w:rsidDel="00D546B8">
          <w:rPr>
            <w:rFonts w:ascii="Times New Roman" w:hAnsi="Times New Roman" w:cs="Times New Roman"/>
            <w:sz w:val="24"/>
            <w:szCs w:val="24"/>
          </w:rPr>
          <w:delText>SI Appendix</w:delText>
        </w:r>
        <w:r w:rsidR="00B4236B" w:rsidDel="00D546B8">
          <w:rPr>
            <w:rFonts w:ascii="Times New Roman" w:hAnsi="Times New Roman" w:cs="Times New Roman"/>
            <w:sz w:val="24"/>
            <w:szCs w:val="24"/>
          </w:rPr>
          <w:delText xml:space="preserve">; </w:delText>
        </w:r>
        <w:r w:rsidR="00B4014E" w:rsidDel="00D546B8">
          <w:rPr>
            <w:rFonts w:ascii="Times New Roman" w:hAnsi="Times New Roman" w:cs="Times New Roman"/>
            <w:sz w:val="24"/>
            <w:szCs w:val="24"/>
          </w:rPr>
          <w:delText>Table S7</w:delText>
        </w:r>
        <w:r w:rsidDel="00D546B8">
          <w:rPr>
            <w:rFonts w:ascii="Times New Roman" w:hAnsi="Times New Roman" w:cs="Times New Roman" w:hint="eastAsia"/>
            <w:sz w:val="24"/>
            <w:szCs w:val="24"/>
          </w:rPr>
          <w:delText>)</w:delText>
        </w:r>
      </w:del>
      <w:del w:id="111" w:author="liu rui" w:date="2018-10-08T15:50:00Z">
        <w:r w:rsidDel="00915C49">
          <w:rPr>
            <w:rFonts w:ascii="Times New Roman" w:hAnsi="Times New Roman" w:cs="Times New Roman" w:hint="eastAsia"/>
            <w:sz w:val="24"/>
            <w:szCs w:val="24"/>
          </w:rPr>
          <w:delText xml:space="preserve">. </w:delText>
        </w:r>
        <w:r w:rsidDel="00915C49">
          <w:rPr>
            <w:rFonts w:ascii="Times New Roman" w:hAnsi="Times New Roman" w:cs="Times New Roman"/>
            <w:sz w:val="24"/>
            <w:szCs w:val="24"/>
          </w:rPr>
          <w:delText>These numbers are slightly larger than the corresponding in the domestic duck (Beijing duck) genome (20,629 protein-coding genes) (Table 1).</w:delText>
        </w:r>
        <w:r w:rsidDel="00915C49">
          <w:rPr>
            <w:rFonts w:ascii="Times New Roman" w:hAnsi="Times New Roman" w:cs="Times New Roman" w:hint="eastAsia"/>
            <w:sz w:val="24"/>
            <w:szCs w:val="24"/>
          </w:rPr>
          <w:delText xml:space="preserve"> Of the 21,</w:delText>
        </w:r>
        <w:r w:rsidRPr="009819F8" w:rsidDel="00915C49">
          <w:rPr>
            <w:rFonts w:ascii="Times New Roman" w:hAnsi="Times New Roman" w:cs="Times New Roman" w:hint="eastAsia"/>
            <w:sz w:val="24"/>
            <w:szCs w:val="24"/>
          </w:rPr>
          <w:delText>056 mallard</w:delText>
        </w:r>
        <w:r w:rsidDel="00915C49">
          <w:rPr>
            <w:rFonts w:ascii="Times New Roman" w:hAnsi="Times New Roman" w:cs="Times New Roman" w:hint="eastAsia"/>
            <w:sz w:val="24"/>
            <w:szCs w:val="24"/>
          </w:rPr>
          <w:delText xml:space="preserve"> </w:delText>
        </w:r>
        <w:r w:rsidRPr="009819F8" w:rsidDel="00915C49">
          <w:rPr>
            <w:rFonts w:ascii="Times New Roman" w:hAnsi="Times New Roman" w:cs="Times New Roman" w:hint="eastAsia"/>
            <w:sz w:val="24"/>
            <w:szCs w:val="24"/>
          </w:rPr>
          <w:delText xml:space="preserve">genes, </w:delText>
        </w:r>
        <w:r w:rsidRPr="009819F8" w:rsidDel="00915C49">
          <w:rPr>
            <w:rFonts w:ascii="Times New Roman" w:hAnsi="Times New Roman" w:cs="Times New Roman"/>
            <w:sz w:val="24"/>
            <w:szCs w:val="24"/>
          </w:rPr>
          <w:delText>12,817</w:delText>
        </w:r>
        <w:r w:rsidRPr="009819F8" w:rsidDel="00915C49">
          <w:rPr>
            <w:rFonts w:ascii="Times New Roman" w:hAnsi="Times New Roman" w:cs="Times New Roman" w:hint="eastAsia"/>
            <w:sz w:val="24"/>
            <w:szCs w:val="24"/>
          </w:rPr>
          <w:delText xml:space="preserve"> were mapped to categories established by the Gene Ontology (GO) project, </w:delText>
        </w:r>
        <w:r w:rsidRPr="009819F8" w:rsidDel="00915C49">
          <w:rPr>
            <w:rFonts w:ascii="Times New Roman" w:hAnsi="Times New Roman" w:cs="Times New Roman"/>
            <w:sz w:val="24"/>
            <w:szCs w:val="24"/>
          </w:rPr>
          <w:delText>15,878</w:delText>
        </w:r>
        <w:r w:rsidRPr="009819F8" w:rsidDel="00915C49">
          <w:rPr>
            <w:rFonts w:ascii="Times New Roman" w:hAnsi="Times New Roman" w:cs="Times New Roman" w:hint="eastAsia"/>
            <w:sz w:val="24"/>
            <w:szCs w:val="24"/>
          </w:rPr>
          <w:delText xml:space="preserve"> had orthologs in the Kyoto Encyclopedia of Genes and Genomes (KEGG) database, and </w:delText>
        </w:r>
        <w:r w:rsidRPr="009819F8" w:rsidDel="00915C49">
          <w:rPr>
            <w:rFonts w:ascii="Times New Roman" w:hAnsi="Times New Roman" w:cs="Times New Roman"/>
            <w:sz w:val="24"/>
            <w:szCs w:val="24"/>
          </w:rPr>
          <w:delText>14,894</w:delText>
        </w:r>
        <w:r w:rsidRPr="009819F8" w:rsidDel="00915C49">
          <w:rPr>
            <w:rFonts w:ascii="Times New Roman" w:hAnsi="Times New Roman" w:cs="Times New Roman" w:hint="eastAsia"/>
            <w:sz w:val="24"/>
            <w:szCs w:val="24"/>
          </w:rPr>
          <w:delText xml:space="preserve"> were supported by the duck ESTs produced in our </w:delText>
        </w:r>
        <w:r w:rsidDel="00915C49">
          <w:rPr>
            <w:rFonts w:ascii="Times New Roman" w:hAnsi="Times New Roman" w:cs="Times New Roman"/>
            <w:sz w:val="24"/>
            <w:szCs w:val="24"/>
          </w:rPr>
          <w:delText xml:space="preserve">previous </w:delText>
        </w:r>
        <w:r w:rsidRPr="009819F8" w:rsidDel="00915C49">
          <w:rPr>
            <w:rFonts w:ascii="Times New Roman" w:hAnsi="Times New Roman" w:cs="Times New Roman" w:hint="eastAsia"/>
            <w:sz w:val="24"/>
            <w:szCs w:val="24"/>
          </w:rPr>
          <w:delText>duck genome project</w:delText>
        </w:r>
      </w:del>
      <w:del w:id="112" w:author="liu rui" w:date="2018-10-08T15:54:00Z">
        <w:r w:rsidDel="00915C49">
          <w:rPr>
            <w:rFonts w:ascii="Times New Roman" w:hAnsi="Times New Roman" w:cs="Times New Roman" w:hint="eastAsia"/>
            <w:sz w:val="24"/>
            <w:szCs w:val="24"/>
          </w:rPr>
          <w:delText xml:space="preserve"> (</w:delText>
        </w:r>
        <w:r w:rsidR="00B4014E" w:rsidDel="00915C49">
          <w:rPr>
            <w:rFonts w:ascii="Times New Roman" w:hAnsi="Times New Roman" w:cs="Times New Roman"/>
            <w:sz w:val="24"/>
            <w:szCs w:val="24"/>
          </w:rPr>
          <w:delText>Fig. S7</w:delText>
        </w:r>
        <w:r w:rsidDel="00915C49">
          <w:rPr>
            <w:rFonts w:ascii="Times New Roman" w:hAnsi="Times New Roman" w:cs="Times New Roman" w:hint="eastAsia"/>
            <w:sz w:val="24"/>
            <w:szCs w:val="24"/>
          </w:rPr>
          <w:delText>)</w:delText>
        </w:r>
        <w:r w:rsidRPr="009819F8" w:rsidDel="00915C49">
          <w:rPr>
            <w:rFonts w:ascii="Times New Roman" w:hAnsi="Times New Roman" w:cs="Times New Roman" w:hint="eastAsia"/>
            <w:sz w:val="24"/>
            <w:szCs w:val="24"/>
          </w:rPr>
          <w:delText>.</w:delText>
        </w:r>
        <w:r w:rsidRPr="00057020" w:rsidDel="00915C49">
          <w:rPr>
            <w:rFonts w:ascii="Times New Roman" w:hAnsi="Times New Roman" w:cs="Times New Roman" w:hint="eastAsia"/>
            <w:sz w:val="24"/>
            <w:szCs w:val="24"/>
          </w:rPr>
          <w:delText xml:space="preserve"> </w:delText>
        </w:r>
        <w:r w:rsidRPr="009819F8" w:rsidDel="00915C49">
          <w:rPr>
            <w:rFonts w:ascii="Times New Roman" w:hAnsi="Times New Roman" w:cs="Times New Roman" w:hint="eastAsia"/>
            <w:sz w:val="24"/>
            <w:szCs w:val="24"/>
          </w:rPr>
          <w:delText xml:space="preserve">These numbers are similar to </w:delText>
        </w:r>
        <w:r w:rsidDel="00915C49">
          <w:rPr>
            <w:rFonts w:ascii="Times New Roman" w:hAnsi="Times New Roman" w:cs="Times New Roman"/>
            <w:sz w:val="24"/>
            <w:szCs w:val="24"/>
          </w:rPr>
          <w:delText xml:space="preserve">these of </w:delText>
        </w:r>
        <w:r w:rsidRPr="009819F8" w:rsidDel="00915C49">
          <w:rPr>
            <w:rFonts w:ascii="Times New Roman" w:hAnsi="Times New Roman" w:cs="Times New Roman" w:hint="eastAsia"/>
            <w:sz w:val="24"/>
            <w:szCs w:val="24"/>
          </w:rPr>
          <w:delText xml:space="preserve">the spot-billed, where </w:delText>
        </w:r>
        <w:r w:rsidRPr="009819F8" w:rsidDel="00915C49">
          <w:rPr>
            <w:rFonts w:ascii="Times New Roman" w:hAnsi="Times New Roman" w:cs="Times New Roman"/>
            <w:sz w:val="24"/>
            <w:szCs w:val="24"/>
          </w:rPr>
          <w:delText>12,815</w:delText>
        </w:r>
        <w:r w:rsidRPr="009819F8" w:rsidDel="00915C49">
          <w:rPr>
            <w:rFonts w:ascii="Times New Roman" w:hAnsi="Times New Roman" w:cs="Times New Roman" w:hint="eastAsia"/>
            <w:sz w:val="24"/>
            <w:szCs w:val="24"/>
          </w:rPr>
          <w:delText xml:space="preserve"> genes were mapped to GO project, </w:delText>
        </w:r>
        <w:r w:rsidRPr="009819F8" w:rsidDel="00915C49">
          <w:rPr>
            <w:rFonts w:ascii="Times New Roman" w:hAnsi="Times New Roman" w:cs="Times New Roman"/>
            <w:sz w:val="24"/>
            <w:szCs w:val="24"/>
          </w:rPr>
          <w:delText>15,803</w:delText>
        </w:r>
        <w:r w:rsidRPr="009819F8" w:rsidDel="00915C49">
          <w:rPr>
            <w:rFonts w:ascii="Times New Roman" w:hAnsi="Times New Roman" w:cs="Times New Roman" w:hint="eastAsia"/>
            <w:sz w:val="24"/>
            <w:szCs w:val="24"/>
          </w:rPr>
          <w:delText xml:space="preserve"> had orthologs in KEGG database and </w:delText>
        </w:r>
        <w:r w:rsidRPr="009819F8" w:rsidDel="00915C49">
          <w:rPr>
            <w:rFonts w:ascii="Times New Roman" w:hAnsi="Times New Roman" w:cs="Times New Roman"/>
            <w:sz w:val="24"/>
            <w:szCs w:val="24"/>
          </w:rPr>
          <w:delText>14,827</w:delText>
        </w:r>
        <w:r w:rsidRPr="009819F8" w:rsidDel="00915C49">
          <w:rPr>
            <w:rFonts w:ascii="Times New Roman" w:hAnsi="Times New Roman" w:cs="Times New Roman" w:hint="eastAsia"/>
            <w:sz w:val="24"/>
            <w:szCs w:val="24"/>
          </w:rPr>
          <w:delText xml:space="preserve"> were supported by the duck ESTs (</w:delText>
        </w:r>
        <w:r w:rsidR="00B4014E" w:rsidDel="00915C49">
          <w:rPr>
            <w:rFonts w:ascii="Times New Roman" w:hAnsi="Times New Roman" w:cs="Times New Roman"/>
            <w:sz w:val="24"/>
            <w:szCs w:val="24"/>
          </w:rPr>
          <w:delText>Fig. S8</w:delText>
        </w:r>
        <w:r w:rsidRPr="009819F8" w:rsidDel="00915C49">
          <w:rPr>
            <w:rFonts w:ascii="Times New Roman" w:hAnsi="Times New Roman" w:cs="Times New Roman" w:hint="eastAsia"/>
            <w:sz w:val="24"/>
            <w:szCs w:val="24"/>
          </w:rPr>
          <w:delText>)</w:delText>
        </w:r>
        <w:r w:rsidDel="00915C49">
          <w:rPr>
            <w:rFonts w:ascii="Times New Roman" w:hAnsi="Times New Roman" w:cs="Times New Roman" w:hint="eastAsia"/>
            <w:sz w:val="24"/>
            <w:szCs w:val="24"/>
          </w:rPr>
          <w:delText>.</w:delText>
        </w:r>
      </w:del>
      <w:moveToRangeStart w:id="113" w:author="liu rui" w:date="2018-10-08T15:25:00Z" w:name="move526775650"/>
      <w:moveTo w:id="114" w:author="liu rui" w:date="2018-10-08T15:25:00Z">
        <w:del w:id="115" w:author="liu rui" w:date="2018-10-08T15:54:00Z">
          <w:r w:rsidR="007A3CB1" w:rsidDel="00915C49">
            <w:rPr>
              <w:rFonts w:ascii="Times New Roman" w:hAnsi="Times New Roman" w:cs="Times New Roman"/>
              <w:sz w:val="24"/>
              <w:szCs w:val="24"/>
            </w:rPr>
            <w:delText xml:space="preserve">Among </w:delText>
          </w:r>
          <w:r w:rsidR="007A3CB1" w:rsidRPr="00063348" w:rsidDel="00915C49">
            <w:rPr>
              <w:rFonts w:ascii="Times New Roman" w:hAnsi="Times New Roman" w:cs="Times New Roman"/>
              <w:sz w:val="24"/>
              <w:szCs w:val="24"/>
            </w:rPr>
            <w:delText>19,405</w:delText>
          </w:r>
          <w:r w:rsidR="007A3CB1" w:rsidDel="00915C49">
            <w:rPr>
              <w:rFonts w:ascii="Times New Roman" w:hAnsi="Times New Roman" w:cs="Times New Roman"/>
              <w:sz w:val="24"/>
              <w:szCs w:val="24"/>
            </w:rPr>
            <w:delText xml:space="preserve"> gene families detected in the above three duck genomes, </w:delText>
          </w:r>
          <w:r w:rsidR="007A3CB1" w:rsidRPr="00757534" w:rsidDel="00915C49">
            <w:rPr>
              <w:rFonts w:ascii="Times New Roman" w:hAnsi="Times New Roman" w:cs="Times New Roman"/>
              <w:sz w:val="24"/>
              <w:szCs w:val="24"/>
            </w:rPr>
            <w:delText>25 were significantly expanded in wild duck</w:delText>
          </w:r>
          <w:r w:rsidR="007A3CB1" w:rsidDel="00915C49">
            <w:rPr>
              <w:rFonts w:ascii="Times New Roman" w:hAnsi="Times New Roman" w:cs="Times New Roman"/>
              <w:sz w:val="24"/>
              <w:szCs w:val="24"/>
            </w:rPr>
            <w:delText>.</w:delText>
          </w:r>
          <w:moveToRangeStart w:id="116" w:author="liu rui" w:date="2018-10-08T15:25:00Z" w:name="move526775659"/>
          <w:moveToRangeEnd w:id="113"/>
          <w:r w:rsidR="007A3CB1" w:rsidDel="00915C49">
            <w:rPr>
              <w:rFonts w:ascii="Times New Roman" w:hAnsi="Times New Roman" w:cs="Times New Roman"/>
              <w:sz w:val="24"/>
              <w:szCs w:val="24"/>
            </w:rPr>
            <w:delText>(Table S9; Fig</w:delText>
          </w:r>
          <w:r w:rsidR="007A3CB1" w:rsidDel="00915C49">
            <w:rPr>
              <w:rFonts w:ascii="Times New Roman" w:hAnsi="Times New Roman" w:cs="Times New Roman" w:hint="eastAsia"/>
              <w:sz w:val="24"/>
              <w:szCs w:val="24"/>
            </w:rPr>
            <w:delText>.</w:delText>
          </w:r>
          <w:r w:rsidR="007A3CB1" w:rsidDel="00915C49">
            <w:rPr>
              <w:rFonts w:ascii="Times New Roman" w:hAnsi="Times New Roman" w:cs="Times New Roman"/>
              <w:sz w:val="24"/>
              <w:szCs w:val="24"/>
            </w:rPr>
            <w:delText xml:space="preserve"> 1c-d).</w:delText>
          </w:r>
        </w:del>
      </w:moveTo>
      <w:moveToRangeEnd w:id="116"/>
    </w:p>
    <w:p w14:paraId="4DC94771" w14:textId="4C552A17" w:rsidR="009410B2" w:rsidDel="00064AB2" w:rsidRDefault="009410B2" w:rsidP="009410B2">
      <w:pPr>
        <w:autoSpaceDE w:val="0"/>
        <w:autoSpaceDN w:val="0"/>
        <w:adjustRightInd w:val="0"/>
        <w:spacing w:line="480" w:lineRule="auto"/>
        <w:rPr>
          <w:del w:id="117" w:author="liu rui" w:date="2018-10-08T16:21:00Z"/>
          <w:rFonts w:ascii="Times New Roman" w:hAnsi="Times New Roman" w:cs="Times New Roman"/>
          <w:sz w:val="24"/>
          <w:szCs w:val="24"/>
        </w:rPr>
      </w:pPr>
      <w:del w:id="118" w:author="liu rui" w:date="2018-10-08T16:21:00Z">
        <w:r w:rsidDel="00064AB2">
          <w:rPr>
            <w:rFonts w:ascii="Times New Roman" w:hAnsi="Times New Roman" w:cs="Times New Roman" w:hint="eastAsia"/>
            <w:sz w:val="24"/>
            <w:szCs w:val="24"/>
          </w:rPr>
          <w:delText>We</w:delText>
        </w:r>
        <w:r w:rsidDel="00064AB2">
          <w:rPr>
            <w:rFonts w:ascii="Times New Roman" w:hAnsi="Times New Roman" w:cs="Times New Roman"/>
            <w:sz w:val="24"/>
            <w:szCs w:val="24"/>
          </w:rPr>
          <w:delText xml:space="preserve"> then</w:delText>
        </w:r>
        <w:r w:rsidDel="00064AB2">
          <w:rPr>
            <w:rFonts w:ascii="Times New Roman" w:hAnsi="Times New Roman" w:cs="Times New Roman" w:hint="eastAsia"/>
            <w:sz w:val="24"/>
            <w:szCs w:val="24"/>
          </w:rPr>
          <w:delText xml:space="preserve"> constructed </w:delText>
        </w:r>
      </w:del>
      <w:moveFromRangeStart w:id="119" w:author="liu rui" w:date="2018-10-08T15:24:00Z" w:name="move526775603"/>
      <w:moveFrom w:id="120" w:author="liu rui" w:date="2018-10-08T15:24:00Z">
        <w:del w:id="121" w:author="liu rui" w:date="2018-10-08T16:21:00Z">
          <w:r w:rsidDel="00064AB2">
            <w:rPr>
              <w:rFonts w:ascii="Times New Roman" w:hAnsi="Times New Roman" w:cs="Times New Roman" w:hint="eastAsia"/>
              <w:sz w:val="24"/>
              <w:szCs w:val="24"/>
            </w:rPr>
            <w:delText>gene families using the above mallard</w:delText>
          </w:r>
          <w:r w:rsidDel="00064AB2">
            <w:rPr>
              <w:rFonts w:ascii="Times New Roman" w:hAnsi="Times New Roman" w:cs="Times New Roman"/>
              <w:sz w:val="24"/>
              <w:szCs w:val="24"/>
            </w:rPr>
            <w:delText xml:space="preserve"> duck</w:delText>
          </w:r>
          <w:r w:rsidDel="00064AB2">
            <w:rPr>
              <w:rFonts w:ascii="Times New Roman" w:hAnsi="Times New Roman" w:cs="Times New Roman" w:hint="eastAsia"/>
              <w:sz w:val="24"/>
              <w:szCs w:val="24"/>
            </w:rPr>
            <w:delText xml:space="preserve"> and spot-billed reference gene sets, our previous Beijing duck gene set, together with a combined outgroup gene sets from </w:delText>
          </w:r>
          <w:r w:rsidRPr="00752BED" w:rsidDel="00064AB2">
            <w:rPr>
              <w:rFonts w:ascii="Times New Roman" w:hAnsi="Times New Roman" w:cs="Times New Roman"/>
              <w:sz w:val="24"/>
              <w:szCs w:val="24"/>
            </w:rPr>
            <w:delText xml:space="preserve">chicken, turkey, </w:delText>
          </w:r>
          <w:bookmarkStart w:id="122" w:name="OLE_LINK1"/>
          <w:bookmarkStart w:id="123" w:name="OLE_LINK2"/>
          <w:r w:rsidRPr="00752BED" w:rsidDel="00064AB2">
            <w:rPr>
              <w:rFonts w:ascii="Times New Roman" w:hAnsi="Times New Roman" w:cs="Times New Roman"/>
              <w:sz w:val="24"/>
              <w:szCs w:val="24"/>
            </w:rPr>
            <w:delText>flycatcher</w:delText>
          </w:r>
          <w:bookmarkEnd w:id="122"/>
          <w:bookmarkEnd w:id="123"/>
          <w:r w:rsidRPr="00752BED" w:rsidDel="00064AB2">
            <w:rPr>
              <w:rFonts w:ascii="Times New Roman" w:hAnsi="Times New Roman" w:cs="Times New Roman"/>
              <w:sz w:val="24"/>
              <w:szCs w:val="24"/>
            </w:rPr>
            <w:delText>, ostrich</w:delText>
          </w:r>
          <w:r w:rsidDel="00064AB2">
            <w:rPr>
              <w:rFonts w:ascii="Times New Roman" w:hAnsi="Times New Roman" w:cs="Times New Roman"/>
              <w:sz w:val="24"/>
              <w:szCs w:val="24"/>
            </w:rPr>
            <w:delText>,</w:delText>
          </w:r>
          <w:r w:rsidRPr="00752BED" w:rsidDel="00064AB2">
            <w:rPr>
              <w:rFonts w:ascii="Times New Roman" w:hAnsi="Times New Roman" w:cs="Times New Roman" w:hint="eastAsia"/>
              <w:sz w:val="24"/>
              <w:szCs w:val="24"/>
            </w:rPr>
            <w:delText xml:space="preserve"> </w:delText>
          </w:r>
          <w:r w:rsidRPr="00752BED" w:rsidDel="00064AB2">
            <w:rPr>
              <w:rFonts w:ascii="Times New Roman" w:hAnsi="Times New Roman" w:cs="Times New Roman"/>
              <w:sz w:val="24"/>
              <w:szCs w:val="24"/>
            </w:rPr>
            <w:delText>mouse and human (</w:delText>
          </w:r>
          <w:r w:rsidR="00722E43" w:rsidDel="00064AB2">
            <w:rPr>
              <w:rFonts w:ascii="Times New Roman" w:hAnsi="Times New Roman" w:cs="Times New Roman"/>
              <w:sz w:val="24"/>
              <w:szCs w:val="24"/>
            </w:rPr>
            <w:delText>Fig. S9,</w:delText>
          </w:r>
          <w:r w:rsidR="00BD07C9" w:rsidDel="00064AB2">
            <w:rPr>
              <w:rFonts w:ascii="Times New Roman" w:hAnsi="Times New Roman" w:cs="Times New Roman"/>
              <w:sz w:val="24"/>
              <w:szCs w:val="24"/>
            </w:rPr>
            <w:delText xml:space="preserve"> Table S8</w:delText>
          </w:r>
          <w:r w:rsidRPr="00752BED" w:rsidDel="00064AB2">
            <w:rPr>
              <w:rFonts w:ascii="Times New Roman" w:hAnsi="Times New Roman" w:cs="Times New Roman"/>
              <w:sz w:val="24"/>
              <w:szCs w:val="24"/>
            </w:rPr>
            <w:delText>).</w:delText>
          </w:r>
          <w:r w:rsidDel="00064AB2">
            <w:rPr>
              <w:rFonts w:ascii="Times New Roman" w:hAnsi="Times New Roman" w:cs="Times New Roman" w:hint="eastAsia"/>
              <w:sz w:val="24"/>
              <w:szCs w:val="24"/>
            </w:rPr>
            <w:delText xml:space="preserve"> </w:delText>
          </w:r>
        </w:del>
      </w:moveFrom>
      <w:moveFromRangeEnd w:id="119"/>
      <w:del w:id="124" w:author="liu rui" w:date="2018-10-08T16:21:00Z">
        <w:r w:rsidDel="00064AB2">
          <w:rPr>
            <w:rFonts w:ascii="Times New Roman" w:hAnsi="Times New Roman" w:cs="Times New Roman" w:hint="eastAsia"/>
            <w:sz w:val="24"/>
            <w:szCs w:val="24"/>
          </w:rPr>
          <w:delText>Interestingly, two wild ducks were similar and their ancestors were clustered to the domestic (Beijing) duck</w:delText>
        </w:r>
        <w:r w:rsidRPr="00B23500" w:rsidDel="00064AB2">
          <w:rPr>
            <w:rFonts w:ascii="Times New Roman" w:hAnsi="Times New Roman" w:cs="Times New Roman"/>
            <w:sz w:val="24"/>
            <w:szCs w:val="24"/>
          </w:rPr>
          <w:delText xml:space="preserve"> </w:delText>
        </w:r>
        <w:r w:rsidRPr="00844F9D" w:rsidDel="00064AB2">
          <w:rPr>
            <w:rFonts w:ascii="Times New Roman" w:hAnsi="Times New Roman" w:cs="Times New Roman"/>
            <w:sz w:val="24"/>
            <w:szCs w:val="24"/>
          </w:rPr>
          <w:delText xml:space="preserve">(Fig. </w:delText>
        </w:r>
        <w:r w:rsidDel="00064AB2">
          <w:rPr>
            <w:rFonts w:ascii="Times New Roman" w:hAnsi="Times New Roman" w:cs="Times New Roman"/>
            <w:sz w:val="24"/>
            <w:szCs w:val="24"/>
          </w:rPr>
          <w:delText>1b</w:delText>
        </w:r>
        <w:r w:rsidRPr="00721405" w:rsidDel="00064AB2">
          <w:rPr>
            <w:rFonts w:ascii="Times New Roman" w:hAnsi="Times New Roman" w:cs="Times New Roman"/>
            <w:sz w:val="24"/>
            <w:szCs w:val="24"/>
          </w:rPr>
          <w:delText>).</w:delText>
        </w:r>
        <w:r w:rsidDel="00064AB2">
          <w:rPr>
            <w:rFonts w:ascii="Times New Roman" w:hAnsi="Times New Roman" w:cs="Times New Roman" w:hint="eastAsia"/>
            <w:sz w:val="24"/>
            <w:szCs w:val="24"/>
          </w:rPr>
          <w:delText xml:space="preserve"> We </w:delText>
        </w:r>
        <w:r w:rsidDel="00064AB2">
          <w:rPr>
            <w:rFonts w:ascii="Times New Roman" w:hAnsi="Times New Roman" w:cs="Times New Roman"/>
            <w:sz w:val="24"/>
            <w:szCs w:val="24"/>
          </w:rPr>
          <w:delText>further</w:delText>
        </w:r>
        <w:r w:rsidDel="00064AB2">
          <w:rPr>
            <w:rFonts w:ascii="Times New Roman" w:hAnsi="Times New Roman" w:cs="Times New Roman" w:hint="eastAsia"/>
            <w:sz w:val="24"/>
            <w:szCs w:val="24"/>
          </w:rPr>
          <w:delText xml:space="preserve"> examined large-scale differences in gene complements between one domestic duck and two wild ducks. </w:delText>
        </w:r>
        <w:r w:rsidRPr="000758C2" w:rsidDel="00064AB2">
          <w:rPr>
            <w:rFonts w:ascii="Times New Roman" w:hAnsi="Times New Roman" w:cs="Times New Roman" w:hint="eastAsia"/>
            <w:sz w:val="24"/>
            <w:szCs w:val="24"/>
          </w:rPr>
          <w:delText xml:space="preserve">We found </w:delText>
        </w:r>
        <w:r w:rsidRPr="000758C2" w:rsidDel="00064AB2">
          <w:rPr>
            <w:rFonts w:ascii="Times New Roman" w:hAnsi="Times New Roman" w:cs="Times New Roman"/>
            <w:sz w:val="24"/>
            <w:szCs w:val="24"/>
          </w:rPr>
          <w:delText>that 1,305 gene families were specific to wild duck</w:delText>
        </w:r>
        <w:r w:rsidDel="00064AB2">
          <w:rPr>
            <w:rFonts w:ascii="Times New Roman" w:hAnsi="Times New Roman" w:cs="Times New Roman"/>
            <w:sz w:val="24"/>
            <w:szCs w:val="24"/>
          </w:rPr>
          <w:delText xml:space="preserve"> and this number</w:delText>
        </w:r>
        <w:r w:rsidRPr="000758C2" w:rsidDel="00064AB2">
          <w:rPr>
            <w:rFonts w:ascii="Times New Roman" w:hAnsi="Times New Roman" w:cs="Times New Roman"/>
            <w:sz w:val="24"/>
            <w:szCs w:val="24"/>
          </w:rPr>
          <w:delText xml:space="preserve"> was larger than </w:delText>
        </w:r>
        <w:r w:rsidDel="00064AB2">
          <w:rPr>
            <w:rFonts w:ascii="Times New Roman" w:hAnsi="Times New Roman" w:cs="Times New Roman"/>
            <w:sz w:val="24"/>
            <w:szCs w:val="24"/>
          </w:rPr>
          <w:delText xml:space="preserve">the corresponding of </w:delText>
        </w:r>
        <w:r w:rsidRPr="000758C2" w:rsidDel="00064AB2">
          <w:rPr>
            <w:rFonts w:ascii="Times New Roman" w:hAnsi="Times New Roman" w:cs="Times New Roman"/>
            <w:sz w:val="24"/>
            <w:szCs w:val="24"/>
          </w:rPr>
          <w:delText>Beijing duck (497 gene families) (</w:delText>
        </w:r>
        <w:r w:rsidR="008512FD" w:rsidDel="00064AB2">
          <w:rPr>
            <w:rFonts w:ascii="Times New Roman" w:hAnsi="Times New Roman" w:cs="Times New Roman"/>
            <w:sz w:val="24"/>
            <w:szCs w:val="24"/>
          </w:rPr>
          <w:delText>Fig. S10</w:delText>
        </w:r>
        <w:r w:rsidRPr="000758C2" w:rsidDel="00064AB2">
          <w:rPr>
            <w:rFonts w:ascii="Times New Roman" w:hAnsi="Times New Roman" w:cs="Times New Roman"/>
            <w:sz w:val="24"/>
            <w:szCs w:val="24"/>
          </w:rPr>
          <w:delText>).</w:delText>
        </w:r>
        <w:r w:rsidRPr="00757534" w:rsidDel="00064AB2">
          <w:rPr>
            <w:rFonts w:ascii="Times New Roman" w:hAnsi="Times New Roman" w:cs="Times New Roman"/>
            <w:sz w:val="24"/>
            <w:szCs w:val="24"/>
          </w:rPr>
          <w:delText xml:space="preserve"> </w:delText>
        </w:r>
      </w:del>
      <w:moveFromRangeStart w:id="125" w:author="liu rui" w:date="2018-10-08T15:25:00Z" w:name="move526775650"/>
      <w:moveFrom w:id="126" w:author="liu rui" w:date="2018-10-08T15:25:00Z">
        <w:del w:id="127" w:author="liu rui" w:date="2018-10-08T16:21:00Z">
          <w:r w:rsidDel="00064AB2">
            <w:rPr>
              <w:rFonts w:ascii="Times New Roman" w:hAnsi="Times New Roman" w:cs="Times New Roman"/>
              <w:sz w:val="24"/>
              <w:szCs w:val="24"/>
            </w:rPr>
            <w:delText xml:space="preserve">Among </w:delText>
          </w:r>
          <w:r w:rsidRPr="00063348" w:rsidDel="00064AB2">
            <w:rPr>
              <w:rFonts w:ascii="Times New Roman" w:hAnsi="Times New Roman" w:cs="Times New Roman"/>
              <w:sz w:val="24"/>
              <w:szCs w:val="24"/>
            </w:rPr>
            <w:delText>19,405</w:delText>
          </w:r>
          <w:r w:rsidDel="00064AB2">
            <w:rPr>
              <w:rFonts w:ascii="Times New Roman" w:hAnsi="Times New Roman" w:cs="Times New Roman"/>
              <w:sz w:val="24"/>
              <w:szCs w:val="24"/>
            </w:rPr>
            <w:delText xml:space="preserve"> gene families detected in the above three duck genomes, </w:delText>
          </w:r>
          <w:bookmarkStart w:id="128" w:name="_Hlk512256613"/>
          <w:r w:rsidRPr="00757534" w:rsidDel="00064AB2">
            <w:rPr>
              <w:rFonts w:ascii="Times New Roman" w:hAnsi="Times New Roman" w:cs="Times New Roman"/>
              <w:sz w:val="24"/>
              <w:szCs w:val="24"/>
            </w:rPr>
            <w:delText>25 were significantly expanded in wild duck</w:delText>
          </w:r>
          <w:r w:rsidDel="00064AB2">
            <w:rPr>
              <w:rFonts w:ascii="Times New Roman" w:hAnsi="Times New Roman" w:cs="Times New Roman"/>
              <w:sz w:val="24"/>
              <w:szCs w:val="24"/>
            </w:rPr>
            <w:delText xml:space="preserve">. </w:delText>
          </w:r>
        </w:del>
      </w:moveFrom>
      <w:moveFromRangeEnd w:id="125"/>
      <w:del w:id="129" w:author="liu rui" w:date="2018-10-08T16:21:00Z">
        <w:r w:rsidDel="00064AB2">
          <w:rPr>
            <w:rFonts w:ascii="Times New Roman" w:hAnsi="Times New Roman" w:cs="Times New Roman"/>
            <w:sz w:val="24"/>
            <w:szCs w:val="24"/>
          </w:rPr>
          <w:delText>GO enrichment analysis showed that those expanded genes were significantly over represented in biological processes like chromatin</w:delText>
        </w:r>
        <w:r w:rsidRPr="00661308" w:rsidDel="00064AB2">
          <w:rPr>
            <w:rFonts w:ascii="Times New Roman" w:hAnsi="Times New Roman" w:cs="Times New Roman"/>
            <w:sz w:val="24"/>
            <w:szCs w:val="24"/>
          </w:rPr>
          <w:delText xml:space="preserve"> organization</w:delText>
        </w:r>
        <w:r w:rsidDel="00064AB2">
          <w:rPr>
            <w:rFonts w:ascii="Times New Roman" w:hAnsi="Times New Roman" w:cs="Times New Roman"/>
            <w:sz w:val="24"/>
            <w:szCs w:val="24"/>
          </w:rPr>
          <w:delText>, cell-cell adhesion, ATP synthesis and immune response</w:delText>
        </w:r>
        <w:r w:rsidRPr="00757534" w:rsidDel="00064AB2">
          <w:rPr>
            <w:rFonts w:ascii="Times New Roman" w:hAnsi="Times New Roman" w:cs="Times New Roman"/>
            <w:sz w:val="24"/>
            <w:szCs w:val="24"/>
          </w:rPr>
          <w:delText xml:space="preserve">. </w:delText>
        </w:r>
        <w:r w:rsidDel="00064AB2">
          <w:rPr>
            <w:rFonts w:ascii="Times New Roman" w:hAnsi="Times New Roman" w:cs="Times New Roman"/>
            <w:sz w:val="24"/>
            <w:szCs w:val="24"/>
          </w:rPr>
          <w:delText xml:space="preserve">This implies enhanced genome regulation, energy metabolic activity and response to stimulation along with the speciation of the two wild ducks, which might </w:delText>
        </w:r>
        <w:bookmarkEnd w:id="128"/>
        <w:r w:rsidDel="00064AB2">
          <w:rPr>
            <w:rFonts w:ascii="Times New Roman" w:hAnsi="Times New Roman" w:cs="Times New Roman"/>
            <w:sz w:val="24"/>
            <w:szCs w:val="24"/>
          </w:rPr>
          <w:delText xml:space="preserve">be beneficial to their adaption to new environments </w:delText>
        </w:r>
      </w:del>
      <w:moveFromRangeStart w:id="130" w:author="liu rui" w:date="2018-10-08T15:25:00Z" w:name="move526775659"/>
      <w:moveFrom w:id="131" w:author="liu rui" w:date="2018-10-08T15:25:00Z">
        <w:del w:id="132" w:author="liu rui" w:date="2018-10-08T16:21:00Z">
          <w:r w:rsidDel="00064AB2">
            <w:rPr>
              <w:rFonts w:ascii="Times New Roman" w:hAnsi="Times New Roman" w:cs="Times New Roman"/>
              <w:sz w:val="24"/>
              <w:szCs w:val="24"/>
            </w:rPr>
            <w:delText>(</w:delText>
          </w:r>
          <w:r w:rsidR="003A7C4C" w:rsidDel="00064AB2">
            <w:rPr>
              <w:rFonts w:ascii="Times New Roman" w:hAnsi="Times New Roman" w:cs="Times New Roman"/>
              <w:sz w:val="24"/>
              <w:szCs w:val="24"/>
            </w:rPr>
            <w:delText>Table S9</w:delText>
          </w:r>
          <w:r w:rsidR="00D27B74" w:rsidDel="00064AB2">
            <w:rPr>
              <w:rFonts w:ascii="Times New Roman" w:hAnsi="Times New Roman" w:cs="Times New Roman"/>
              <w:sz w:val="24"/>
              <w:szCs w:val="24"/>
            </w:rPr>
            <w:delText xml:space="preserve">; </w:delText>
          </w:r>
          <w:r w:rsidDel="00064AB2">
            <w:rPr>
              <w:rFonts w:ascii="Times New Roman" w:hAnsi="Times New Roman" w:cs="Times New Roman"/>
              <w:sz w:val="24"/>
              <w:szCs w:val="24"/>
            </w:rPr>
            <w:delText>Fig</w:delText>
          </w:r>
          <w:r w:rsidDel="00064AB2">
            <w:rPr>
              <w:rFonts w:ascii="Times New Roman" w:hAnsi="Times New Roman" w:cs="Times New Roman" w:hint="eastAsia"/>
              <w:sz w:val="24"/>
              <w:szCs w:val="24"/>
            </w:rPr>
            <w:delText>.</w:delText>
          </w:r>
          <w:r w:rsidDel="00064AB2">
            <w:rPr>
              <w:rFonts w:ascii="Times New Roman" w:hAnsi="Times New Roman" w:cs="Times New Roman"/>
              <w:sz w:val="24"/>
              <w:szCs w:val="24"/>
            </w:rPr>
            <w:delText xml:space="preserve"> 1c-d).</w:delText>
          </w:r>
        </w:del>
      </w:moveFrom>
      <w:moveFromRangeEnd w:id="130"/>
    </w:p>
    <w:p w14:paraId="2B648357" w14:textId="565A8300" w:rsidR="003463A6" w:rsidDel="000218D4" w:rsidRDefault="00FB0F26" w:rsidP="009410B2">
      <w:pPr>
        <w:autoSpaceDE w:val="0"/>
        <w:autoSpaceDN w:val="0"/>
        <w:adjustRightInd w:val="0"/>
        <w:spacing w:line="480" w:lineRule="auto"/>
        <w:rPr>
          <w:del w:id="133" w:author="liu rui" w:date="2018-10-08T16:59:00Z"/>
          <w:rFonts w:ascii="Times New Roman" w:hAnsi="Times New Roman" w:cs="Times New Roman"/>
          <w:b/>
          <w:sz w:val="24"/>
          <w:szCs w:val="24"/>
        </w:rPr>
      </w:pPr>
      <w:del w:id="134" w:author="liu rui" w:date="2018-10-08T16:59:00Z">
        <w:r w:rsidDel="000218D4">
          <w:rPr>
            <w:rFonts w:ascii="Times New Roman" w:hAnsi="Times New Roman" w:cs="Times New Roman"/>
            <w:b/>
            <w:sz w:val="24"/>
            <w:szCs w:val="24"/>
          </w:rPr>
          <w:delText>D</w:delText>
        </w:r>
        <w:r w:rsidDel="000218D4">
          <w:rPr>
            <w:rFonts w:ascii="Times New Roman" w:hAnsi="Times New Roman" w:cs="Times New Roman" w:hint="eastAsia"/>
            <w:b/>
            <w:sz w:val="24"/>
            <w:szCs w:val="24"/>
          </w:rPr>
          <w:delText xml:space="preserve">omestic duck shared a comparative number of SNPs with </w:delText>
        </w:r>
        <w:r w:rsidR="00644C87" w:rsidDel="000218D4">
          <w:rPr>
            <w:rFonts w:ascii="Times New Roman" w:hAnsi="Times New Roman" w:cs="Times New Roman"/>
            <w:b/>
            <w:sz w:val="24"/>
            <w:szCs w:val="24"/>
          </w:rPr>
          <w:delText xml:space="preserve">the </w:delText>
        </w:r>
        <w:r w:rsidDel="000218D4">
          <w:rPr>
            <w:rFonts w:ascii="Times New Roman" w:hAnsi="Times New Roman" w:cs="Times New Roman" w:hint="eastAsia"/>
            <w:b/>
            <w:sz w:val="24"/>
            <w:szCs w:val="24"/>
          </w:rPr>
          <w:delText xml:space="preserve">mallard </w:delText>
        </w:r>
        <w:r w:rsidR="00283AFF" w:rsidDel="000218D4">
          <w:rPr>
            <w:rFonts w:ascii="Times New Roman" w:hAnsi="Times New Roman" w:cs="Times New Roman"/>
            <w:b/>
            <w:sz w:val="24"/>
            <w:szCs w:val="24"/>
          </w:rPr>
          <w:delText xml:space="preserve">duck </w:delText>
        </w:r>
        <w:r w:rsidDel="000218D4">
          <w:rPr>
            <w:rFonts w:ascii="Times New Roman" w:hAnsi="Times New Roman" w:cs="Times New Roman" w:hint="eastAsia"/>
            <w:b/>
            <w:sz w:val="24"/>
            <w:szCs w:val="24"/>
          </w:rPr>
          <w:delText>and spot-billed duck</w:delText>
        </w:r>
      </w:del>
    </w:p>
    <w:p w14:paraId="4AAEC911" w14:textId="3314787D" w:rsidR="003463A6" w:rsidDel="000218D4" w:rsidRDefault="00FB0F26" w:rsidP="00CB79F4">
      <w:pPr>
        <w:autoSpaceDE w:val="0"/>
        <w:autoSpaceDN w:val="0"/>
        <w:adjustRightInd w:val="0"/>
        <w:spacing w:line="480" w:lineRule="auto"/>
        <w:rPr>
          <w:del w:id="135" w:author="liu rui" w:date="2018-10-08T16:59:00Z"/>
          <w:rFonts w:ascii="Times New Roman" w:hAnsi="Times New Roman" w:cs="Times New Roman"/>
          <w:sz w:val="24"/>
          <w:szCs w:val="24"/>
        </w:rPr>
      </w:pPr>
      <w:del w:id="136" w:author="liu rui" w:date="2018-10-08T16:59:00Z">
        <w:r w:rsidDel="000218D4">
          <w:rPr>
            <w:rFonts w:ascii="Times New Roman" w:hAnsi="Times New Roman" w:cs="Times New Roman" w:hint="eastAsia"/>
            <w:sz w:val="24"/>
            <w:szCs w:val="24"/>
          </w:rPr>
          <w:delText>We performed whole genome sequences of</w:delText>
        </w:r>
      </w:del>
      <w:del w:id="137" w:author="liu rui" w:date="2018-10-08T15:27:00Z">
        <w:r w:rsidDel="00D546B8">
          <w:rPr>
            <w:rFonts w:ascii="Times New Roman" w:hAnsi="Times New Roman" w:cs="Times New Roman" w:hint="eastAsia"/>
            <w:sz w:val="24"/>
            <w:szCs w:val="24"/>
          </w:rPr>
          <w:delText xml:space="preserve"> </w:delText>
        </w:r>
        <w:r w:rsidR="00243DE5" w:rsidDel="00D546B8">
          <w:rPr>
            <w:rFonts w:ascii="Times New Roman" w:hAnsi="Times New Roman" w:cs="Times New Roman"/>
            <w:sz w:val="24"/>
            <w:szCs w:val="24"/>
          </w:rPr>
          <w:delText>114</w:delText>
        </w:r>
        <w:r w:rsidR="002A7EA5" w:rsidDel="00D546B8">
          <w:rPr>
            <w:rFonts w:ascii="Times New Roman" w:hAnsi="Times New Roman" w:cs="Times New Roman" w:hint="eastAsia"/>
            <w:sz w:val="24"/>
            <w:szCs w:val="24"/>
          </w:rPr>
          <w:delText xml:space="preserve"> individuals from </w:delText>
        </w:r>
        <w:r w:rsidR="00272815" w:rsidDel="00D546B8">
          <w:rPr>
            <w:rFonts w:ascii="Times New Roman" w:hAnsi="Times New Roman" w:cs="Times New Roman"/>
            <w:sz w:val="24"/>
            <w:szCs w:val="24"/>
          </w:rPr>
          <w:delText>eight</w:delText>
        </w:r>
        <w:r w:rsidDel="00D546B8">
          <w:rPr>
            <w:rFonts w:ascii="Times New Roman" w:hAnsi="Times New Roman" w:cs="Times New Roman" w:hint="eastAsia"/>
            <w:sz w:val="24"/>
            <w:szCs w:val="24"/>
          </w:rPr>
          <w:delText xml:space="preserve"> </w:delText>
        </w:r>
        <w:r w:rsidDel="00D546B8">
          <w:rPr>
            <w:rFonts w:ascii="Times New Roman" w:hAnsi="Times New Roman" w:cs="Times New Roman"/>
            <w:sz w:val="24"/>
            <w:szCs w:val="24"/>
          </w:rPr>
          <w:delText>domestic</w:delText>
        </w:r>
        <w:r w:rsidDel="00D546B8">
          <w:rPr>
            <w:rFonts w:ascii="Times New Roman" w:hAnsi="Times New Roman" w:cs="Times New Roman" w:hint="eastAsia"/>
            <w:sz w:val="24"/>
            <w:szCs w:val="24"/>
          </w:rPr>
          <w:delText xml:space="preserve"> duck breeds and </w:delText>
        </w:r>
        <w:r w:rsidR="002A7EA5" w:rsidDel="00D546B8">
          <w:rPr>
            <w:rFonts w:ascii="Times New Roman" w:hAnsi="Times New Roman" w:cs="Times New Roman" w:hint="eastAsia"/>
            <w:sz w:val="24"/>
            <w:szCs w:val="24"/>
          </w:rPr>
          <w:delText xml:space="preserve">35 individuals from </w:delText>
        </w:r>
        <w:r w:rsidDel="00D546B8">
          <w:rPr>
            <w:rFonts w:ascii="Times New Roman" w:hAnsi="Times New Roman" w:cs="Times New Roman" w:hint="eastAsia"/>
            <w:sz w:val="24"/>
            <w:szCs w:val="24"/>
          </w:rPr>
          <w:delText>eight wild duck populations (</w:delText>
        </w:r>
        <w:r w:rsidR="00FF665E" w:rsidDel="00D546B8">
          <w:rPr>
            <w:rFonts w:ascii="Times New Roman" w:hAnsi="Times New Roman" w:cs="Times New Roman" w:hint="eastAsia"/>
            <w:sz w:val="24"/>
            <w:szCs w:val="24"/>
          </w:rPr>
          <w:delText>Fig</w:delText>
        </w:r>
        <w:r w:rsidR="00FF665E" w:rsidDel="00D546B8">
          <w:rPr>
            <w:rFonts w:ascii="Times New Roman" w:hAnsi="Times New Roman" w:cs="Times New Roman"/>
            <w:sz w:val="24"/>
            <w:szCs w:val="24"/>
          </w:rPr>
          <w:delText>. S1</w:delText>
        </w:r>
        <w:r w:rsidDel="00D546B8">
          <w:rPr>
            <w:rFonts w:ascii="Times New Roman" w:hAnsi="Times New Roman" w:cs="Times New Roman" w:hint="eastAsia"/>
            <w:sz w:val="24"/>
            <w:szCs w:val="24"/>
          </w:rPr>
          <w:delText>)</w:delText>
        </w:r>
      </w:del>
      <w:del w:id="138" w:author="liu rui" w:date="2018-10-08T16:59:00Z">
        <w:r w:rsidDel="000218D4">
          <w:rPr>
            <w:rFonts w:ascii="Times New Roman" w:hAnsi="Times New Roman" w:cs="Times New Roman" w:hint="eastAsia"/>
            <w:sz w:val="24"/>
            <w:szCs w:val="24"/>
          </w:rPr>
          <w:delText xml:space="preserve">. </w:delText>
        </w:r>
        <w:r w:rsidR="00975E02" w:rsidDel="000218D4">
          <w:rPr>
            <w:rFonts w:ascii="Times New Roman" w:hAnsi="Times New Roman" w:cs="Times New Roman"/>
            <w:sz w:val="24"/>
            <w:szCs w:val="24"/>
          </w:rPr>
          <w:delText>W</w:delText>
        </w:r>
        <w:r w:rsidDel="000218D4">
          <w:rPr>
            <w:rFonts w:ascii="Times New Roman" w:hAnsi="Times New Roman" w:cs="Times New Roman" w:hint="eastAsia"/>
            <w:sz w:val="24"/>
            <w:szCs w:val="24"/>
          </w:rPr>
          <w:delText xml:space="preserve">e generated </w:delText>
        </w:r>
        <w:r w:rsidR="001F311F" w:rsidDel="000218D4">
          <w:rPr>
            <w:rFonts w:ascii="Times New Roman" w:hAnsi="Times New Roman" w:cs="Times New Roman" w:hint="eastAsia"/>
            <w:sz w:val="24"/>
            <w:szCs w:val="24"/>
          </w:rPr>
          <w:delText>828.5</w:delText>
        </w:r>
        <w:r w:rsidDel="000218D4">
          <w:rPr>
            <w:rFonts w:ascii="Times New Roman" w:hAnsi="Times New Roman" w:cs="Times New Roman" w:hint="eastAsia"/>
            <w:sz w:val="24"/>
            <w:szCs w:val="24"/>
          </w:rPr>
          <w:delText xml:space="preserve"> Gb </w:delText>
        </w:r>
        <w:r w:rsidR="001057BE" w:rsidDel="000218D4">
          <w:rPr>
            <w:rFonts w:ascii="Times New Roman" w:hAnsi="Times New Roman" w:cs="Times New Roman" w:hint="eastAsia"/>
            <w:sz w:val="24"/>
            <w:szCs w:val="24"/>
          </w:rPr>
          <w:delText>125</w:delText>
        </w:r>
        <w:r w:rsidDel="000218D4">
          <w:rPr>
            <w:rFonts w:ascii="Times New Roman" w:hAnsi="Times New Roman" w:cs="Times New Roman" w:hint="eastAsia"/>
            <w:sz w:val="24"/>
            <w:szCs w:val="24"/>
          </w:rPr>
          <w:delText xml:space="preserve">-bp paired-end reads for 27 </w:delText>
        </w:r>
        <w:r w:rsidR="00975E02" w:rsidDel="000218D4">
          <w:rPr>
            <w:rFonts w:ascii="Times New Roman" w:hAnsi="Times New Roman" w:cs="Times New Roman"/>
            <w:sz w:val="24"/>
            <w:szCs w:val="24"/>
          </w:rPr>
          <w:delText>B</w:delText>
        </w:r>
        <w:r w:rsidDel="000218D4">
          <w:rPr>
            <w:rFonts w:ascii="Times New Roman" w:hAnsi="Times New Roman" w:cs="Times New Roman" w:hint="eastAsia"/>
            <w:sz w:val="24"/>
            <w:szCs w:val="24"/>
          </w:rPr>
          <w:delText>eijing, 13 spot-billed and 14 mallard ducks, with an average of 1</w:delText>
        </w:r>
        <w:r w:rsidR="001F311F" w:rsidDel="000218D4">
          <w:rPr>
            <w:rFonts w:ascii="Times New Roman" w:hAnsi="Times New Roman" w:cs="Times New Roman" w:hint="eastAsia"/>
            <w:sz w:val="24"/>
            <w:szCs w:val="24"/>
          </w:rPr>
          <w:delText>4</w:delText>
        </w:r>
        <w:r w:rsidDel="000218D4">
          <w:rPr>
            <w:rFonts w:ascii="Times New Roman" w:hAnsi="Times New Roman" w:cs="Times New Roman" w:hint="eastAsia"/>
            <w:sz w:val="24"/>
            <w:szCs w:val="24"/>
          </w:rPr>
          <w:delText xml:space="preserve">-fold genome coverage, and </w:delText>
        </w:r>
        <w:r w:rsidR="001F311F" w:rsidRPr="00676397" w:rsidDel="000218D4">
          <w:rPr>
            <w:rFonts w:ascii="Times New Roman" w:hAnsi="Times New Roman" w:cs="Times New Roman"/>
            <w:sz w:val="24"/>
            <w:szCs w:val="24"/>
          </w:rPr>
          <w:delText>372.4</w:delText>
        </w:r>
        <w:r w:rsidRPr="00676397" w:rsidDel="000218D4">
          <w:rPr>
            <w:rFonts w:ascii="Times New Roman" w:hAnsi="Times New Roman" w:cs="Times New Roman" w:hint="eastAsia"/>
            <w:sz w:val="24"/>
            <w:szCs w:val="24"/>
          </w:rPr>
          <w:delText xml:space="preserve"> G</w:delText>
        </w:r>
        <w:r w:rsidDel="000218D4">
          <w:rPr>
            <w:rFonts w:ascii="Times New Roman" w:hAnsi="Times New Roman" w:cs="Times New Roman" w:hint="eastAsia"/>
            <w:sz w:val="24"/>
            <w:szCs w:val="24"/>
          </w:rPr>
          <w:delText xml:space="preserve">b </w:delText>
        </w:r>
        <w:r w:rsidR="001057BE" w:rsidDel="000218D4">
          <w:rPr>
            <w:rFonts w:ascii="Times New Roman" w:hAnsi="Times New Roman" w:cs="Times New Roman" w:hint="eastAsia"/>
            <w:sz w:val="24"/>
            <w:szCs w:val="24"/>
          </w:rPr>
          <w:delText>10</w:delText>
        </w:r>
        <w:r w:rsidDel="000218D4">
          <w:rPr>
            <w:rFonts w:ascii="Times New Roman" w:hAnsi="Times New Roman" w:cs="Times New Roman" w:hint="eastAsia"/>
            <w:sz w:val="24"/>
            <w:szCs w:val="24"/>
          </w:rPr>
          <w:delText xml:space="preserve">0-bp paired-end reads of six pooled genomic DNA libraries, each </w:delText>
        </w:r>
        <w:r w:rsidDel="000218D4">
          <w:rPr>
            <w:rFonts w:ascii="Times New Roman" w:hAnsi="Times New Roman" w:cs="Times New Roman"/>
            <w:sz w:val="24"/>
            <w:szCs w:val="24"/>
          </w:rPr>
          <w:delText>representing</w:delText>
        </w:r>
        <w:r w:rsidDel="000218D4">
          <w:rPr>
            <w:rFonts w:ascii="Times New Roman" w:hAnsi="Times New Roman" w:cs="Times New Roman" w:hint="eastAsia"/>
            <w:sz w:val="24"/>
            <w:szCs w:val="24"/>
          </w:rPr>
          <w:delText xml:space="preserve"> one breed. </w:delText>
        </w:r>
        <w:r w:rsidR="00003F49" w:rsidDel="000218D4">
          <w:rPr>
            <w:rFonts w:ascii="Times New Roman" w:hAnsi="Times New Roman" w:cs="Times New Roman" w:hint="eastAsia"/>
            <w:sz w:val="24"/>
            <w:szCs w:val="24"/>
          </w:rPr>
          <w:delText xml:space="preserve">We then detected SNPs using these </w:delText>
        </w:r>
        <w:r w:rsidR="00003F49" w:rsidRPr="007F02DC" w:rsidDel="000218D4">
          <w:rPr>
            <w:rFonts w:ascii="Times New Roman" w:hAnsi="Times New Roman" w:cs="Times New Roman"/>
            <w:sz w:val="24"/>
            <w:szCs w:val="24"/>
          </w:rPr>
          <w:delText>1,201</w:delText>
        </w:r>
        <w:r w:rsidR="00003F49" w:rsidDel="000218D4">
          <w:rPr>
            <w:rFonts w:ascii="Times New Roman" w:hAnsi="Times New Roman" w:cs="Times New Roman" w:hint="eastAsia"/>
            <w:sz w:val="24"/>
            <w:szCs w:val="24"/>
          </w:rPr>
          <w:delText xml:space="preserve"> Gb reads together with </w:delText>
        </w:r>
        <w:r w:rsidR="00003F49" w:rsidRPr="007F02DC" w:rsidDel="000218D4">
          <w:rPr>
            <w:rFonts w:ascii="Times New Roman" w:hAnsi="Times New Roman" w:cs="Times New Roman"/>
            <w:sz w:val="24"/>
            <w:szCs w:val="24"/>
          </w:rPr>
          <w:delText>95.1</w:delText>
        </w:r>
        <w:r w:rsidR="00003F49" w:rsidDel="000218D4">
          <w:rPr>
            <w:rFonts w:ascii="Times New Roman" w:hAnsi="Times New Roman" w:cs="Times New Roman" w:hint="eastAsia"/>
            <w:sz w:val="24"/>
            <w:szCs w:val="24"/>
          </w:rPr>
          <w:delText xml:space="preserve"> Gb 100-bp</w:delText>
        </w:r>
        <w:r w:rsidR="00003F49" w:rsidDel="000218D4">
          <w:rPr>
            <w:rFonts w:ascii="Times New Roman" w:hAnsi="Times New Roman" w:cs="Times New Roman"/>
            <w:sz w:val="24"/>
            <w:szCs w:val="24"/>
          </w:rPr>
          <w:delText xml:space="preserve"> </w:delText>
        </w:r>
        <w:r w:rsidR="00003F49" w:rsidDel="000218D4">
          <w:rPr>
            <w:rFonts w:ascii="Times New Roman" w:hAnsi="Times New Roman" w:cs="Times New Roman" w:hint="eastAsia"/>
            <w:sz w:val="24"/>
            <w:szCs w:val="24"/>
          </w:rPr>
          <w:delText xml:space="preserve">paired-end reads of 27 </w:delText>
        </w:r>
        <w:r w:rsidR="00003F49" w:rsidDel="000218D4">
          <w:rPr>
            <w:rFonts w:ascii="Times New Roman" w:hAnsi="Times New Roman" w:cs="Times New Roman"/>
            <w:sz w:val="24"/>
            <w:szCs w:val="24"/>
          </w:rPr>
          <w:delText>S</w:delText>
        </w:r>
        <w:r w:rsidR="00003F49" w:rsidDel="000218D4">
          <w:rPr>
            <w:rFonts w:ascii="Times New Roman" w:hAnsi="Times New Roman" w:cs="Times New Roman" w:hint="eastAsia"/>
            <w:sz w:val="24"/>
            <w:szCs w:val="24"/>
          </w:rPr>
          <w:delText>haoxing ducks</w:delText>
        </w:r>
        <w:r w:rsidR="00EE3DFE" w:rsidDel="000218D4">
          <w:rPr>
            <w:rFonts w:ascii="Times New Roman" w:hAnsi="Times New Roman" w:cs="Times New Roman"/>
            <w:sz w:val="24"/>
            <w:szCs w:val="24"/>
          </w:rPr>
          <w:delText xml:space="preserve"> (unpublished data)</w:delText>
        </w:r>
        <w:r w:rsidR="00003F49" w:rsidDel="000218D4">
          <w:rPr>
            <w:rFonts w:ascii="Times New Roman" w:hAnsi="Times New Roman" w:cs="Times New Roman" w:hint="eastAsia"/>
            <w:sz w:val="24"/>
            <w:szCs w:val="24"/>
          </w:rPr>
          <w:delText>.</w:delText>
        </w:r>
        <w:r w:rsidR="00003F49" w:rsidDel="000218D4">
          <w:rPr>
            <w:rFonts w:ascii="Times New Roman" w:hAnsi="Times New Roman" w:cs="Times New Roman"/>
            <w:sz w:val="24"/>
            <w:szCs w:val="24"/>
          </w:rPr>
          <w:delText xml:space="preserve"> </w:delText>
        </w:r>
        <w:r w:rsidR="00EE3DFE" w:rsidDel="000218D4">
          <w:rPr>
            <w:rFonts w:ascii="Times New Roman" w:hAnsi="Times New Roman" w:cs="Times New Roman"/>
            <w:sz w:val="24"/>
            <w:szCs w:val="24"/>
          </w:rPr>
          <w:delText xml:space="preserve">This effort </w:delText>
        </w:r>
        <w:r w:rsidR="00C4675D" w:rsidDel="000218D4">
          <w:rPr>
            <w:rFonts w:ascii="Times New Roman" w:hAnsi="Times New Roman" w:cs="Times New Roman" w:hint="eastAsia"/>
            <w:sz w:val="24"/>
            <w:szCs w:val="24"/>
          </w:rPr>
          <w:delText>totally detected</w:delText>
        </w:r>
      </w:del>
      <w:del w:id="139" w:author="liu rui" w:date="2018-10-08T16:47:00Z">
        <w:r w:rsidRPr="00CB79F4" w:rsidDel="00A51898">
          <w:rPr>
            <w:rFonts w:ascii="Times New Roman" w:hAnsi="Times New Roman" w:cs="Times New Roman"/>
            <w:color w:val="FF0000"/>
            <w:sz w:val="24"/>
            <w:szCs w:val="24"/>
          </w:rPr>
          <w:delText xml:space="preserve"> </w:delText>
        </w:r>
        <w:r w:rsidR="00A85D76" w:rsidRPr="0055680F" w:rsidDel="00A51898">
          <w:rPr>
            <w:rFonts w:ascii="Times New Roman" w:hAnsi="Times New Roman" w:cs="Times New Roman"/>
            <w:sz w:val="24"/>
            <w:szCs w:val="24"/>
          </w:rPr>
          <w:delText>44,852,612</w:delText>
        </w:r>
        <w:r w:rsidRPr="00CB79F4" w:rsidDel="00A51898">
          <w:rPr>
            <w:rFonts w:ascii="Times New Roman" w:hAnsi="Times New Roman" w:cs="Times New Roman"/>
            <w:color w:val="FF0000"/>
            <w:sz w:val="24"/>
            <w:szCs w:val="24"/>
          </w:rPr>
          <w:delText xml:space="preserve"> </w:delText>
        </w:r>
        <w:r w:rsidRPr="00CB79F4" w:rsidDel="00A51898">
          <w:rPr>
            <w:rFonts w:ascii="Times New Roman" w:hAnsi="Times New Roman" w:cs="Times New Roman"/>
            <w:sz w:val="24"/>
            <w:szCs w:val="24"/>
          </w:rPr>
          <w:delText>single nucleotide polymorphisms (SNPs) in those 10 duck populations (eight domestic duck breeds and two wild duck populations)</w:delText>
        </w:r>
      </w:del>
      <w:del w:id="140" w:author="liu rui" w:date="2018-10-08T16:59:00Z">
        <w:r w:rsidRPr="00CB79F4" w:rsidDel="000218D4">
          <w:rPr>
            <w:rFonts w:ascii="Times New Roman" w:hAnsi="Times New Roman" w:cs="Times New Roman"/>
            <w:sz w:val="24"/>
            <w:szCs w:val="24"/>
          </w:rPr>
          <w:delText xml:space="preserve">. Among them, </w:delText>
        </w:r>
      </w:del>
      <w:del w:id="141" w:author="liu rui" w:date="2018-10-08T16:50:00Z">
        <w:r w:rsidR="00200541" w:rsidRPr="0055680F" w:rsidDel="000405FC">
          <w:rPr>
            <w:rFonts w:ascii="Times New Roman" w:hAnsi="Times New Roman" w:cs="Times New Roman"/>
            <w:sz w:val="24"/>
            <w:szCs w:val="24"/>
          </w:rPr>
          <w:delText>20,676,377</w:delText>
        </w:r>
        <w:r w:rsidR="00200541" w:rsidDel="000405FC">
          <w:rPr>
            <w:rFonts w:ascii="Times New Roman" w:hAnsi="Times New Roman" w:cs="Times New Roman" w:hint="eastAsia"/>
            <w:sz w:val="24"/>
            <w:szCs w:val="24"/>
          </w:rPr>
          <w:delText xml:space="preserve"> </w:delText>
        </w:r>
        <w:r w:rsidR="008E03CB" w:rsidDel="000405FC">
          <w:rPr>
            <w:rFonts w:ascii="Times New Roman" w:hAnsi="Times New Roman" w:cs="Times New Roman" w:hint="eastAsia"/>
            <w:sz w:val="24"/>
            <w:szCs w:val="24"/>
          </w:rPr>
          <w:delText>and</w:delText>
        </w:r>
        <w:r w:rsidR="008E03CB" w:rsidRPr="0055680F" w:rsidDel="000405FC">
          <w:rPr>
            <w:rFonts w:ascii="Times New Roman" w:hAnsi="Times New Roman" w:cs="Times New Roman"/>
            <w:sz w:val="24"/>
            <w:szCs w:val="24"/>
          </w:rPr>
          <w:delText xml:space="preserve"> 4</w:delText>
        </w:r>
        <w:r w:rsidR="00A85D76" w:rsidRPr="0055680F" w:rsidDel="000405FC">
          <w:rPr>
            <w:rFonts w:ascii="Times New Roman" w:hAnsi="Times New Roman" w:cs="Times New Roman"/>
            <w:sz w:val="24"/>
            <w:szCs w:val="24"/>
          </w:rPr>
          <w:delText>2</w:delText>
        </w:r>
        <w:r w:rsidR="008E03CB" w:rsidRPr="0055680F" w:rsidDel="000405FC">
          <w:rPr>
            <w:rFonts w:ascii="Times New Roman" w:hAnsi="Times New Roman" w:cs="Times New Roman"/>
            <w:sz w:val="24"/>
            <w:szCs w:val="24"/>
          </w:rPr>
          <w:delText>,</w:delText>
        </w:r>
        <w:r w:rsidR="00A85D76" w:rsidRPr="0055680F" w:rsidDel="000405FC">
          <w:rPr>
            <w:rFonts w:ascii="Times New Roman" w:hAnsi="Times New Roman" w:cs="Times New Roman"/>
            <w:sz w:val="24"/>
            <w:szCs w:val="24"/>
          </w:rPr>
          <w:delText>0</w:delText>
        </w:r>
        <w:r w:rsidR="008E03CB" w:rsidRPr="0055680F" w:rsidDel="000405FC">
          <w:rPr>
            <w:rFonts w:ascii="Times New Roman" w:hAnsi="Times New Roman" w:cs="Times New Roman"/>
            <w:sz w:val="24"/>
            <w:szCs w:val="24"/>
          </w:rPr>
          <w:delText>1</w:delText>
        </w:r>
        <w:r w:rsidR="00A85D76" w:rsidRPr="0055680F" w:rsidDel="000405FC">
          <w:rPr>
            <w:rFonts w:ascii="Times New Roman" w:hAnsi="Times New Roman" w:cs="Times New Roman"/>
            <w:sz w:val="24"/>
            <w:szCs w:val="24"/>
          </w:rPr>
          <w:delText>2</w:delText>
        </w:r>
        <w:r w:rsidR="008E03CB" w:rsidRPr="0055680F" w:rsidDel="000405FC">
          <w:rPr>
            <w:rFonts w:ascii="Times New Roman" w:hAnsi="Times New Roman" w:cs="Times New Roman"/>
            <w:sz w:val="24"/>
            <w:szCs w:val="24"/>
          </w:rPr>
          <w:delText>,</w:delText>
        </w:r>
        <w:r w:rsidR="00A85D76" w:rsidRPr="0055680F" w:rsidDel="000405FC">
          <w:rPr>
            <w:rFonts w:ascii="Times New Roman" w:hAnsi="Times New Roman" w:cs="Times New Roman"/>
            <w:sz w:val="24"/>
            <w:szCs w:val="24"/>
          </w:rPr>
          <w:delText>846</w:delText>
        </w:r>
        <w:r w:rsidDel="000405FC">
          <w:rPr>
            <w:rFonts w:ascii="Times New Roman" w:hAnsi="Times New Roman" w:cs="Times New Roman" w:hint="eastAsia"/>
            <w:sz w:val="24"/>
            <w:szCs w:val="24"/>
          </w:rPr>
          <w:delText xml:space="preserve"> SNPs were detected in domestic</w:delText>
        </w:r>
        <w:r w:rsidDel="000405FC">
          <w:rPr>
            <w:rFonts w:ascii="Times New Roman" w:hAnsi="Times New Roman" w:cs="Times New Roman"/>
            <w:sz w:val="24"/>
            <w:szCs w:val="24"/>
          </w:rPr>
          <w:delText xml:space="preserve"> </w:delText>
        </w:r>
        <w:r w:rsidDel="000405FC">
          <w:rPr>
            <w:rFonts w:ascii="Times New Roman" w:hAnsi="Times New Roman" w:cs="Times New Roman" w:hint="eastAsia"/>
            <w:sz w:val="24"/>
            <w:szCs w:val="24"/>
          </w:rPr>
          <w:delText>duck</w:delText>
        </w:r>
        <w:r w:rsidR="00A062BA" w:rsidDel="000405FC">
          <w:rPr>
            <w:rFonts w:ascii="Times New Roman" w:hAnsi="Times New Roman" w:cs="Times New Roman"/>
            <w:sz w:val="24"/>
            <w:szCs w:val="24"/>
          </w:rPr>
          <w:delText>s</w:delText>
        </w:r>
        <w:r w:rsidDel="000405FC">
          <w:rPr>
            <w:rFonts w:ascii="Times New Roman" w:hAnsi="Times New Roman" w:cs="Times New Roman" w:hint="eastAsia"/>
            <w:sz w:val="24"/>
            <w:szCs w:val="24"/>
          </w:rPr>
          <w:delText xml:space="preserve"> and </w:delText>
        </w:r>
        <w:r w:rsidR="001C0E7C" w:rsidDel="000405FC">
          <w:rPr>
            <w:rFonts w:ascii="Times New Roman" w:hAnsi="Times New Roman" w:cs="Times New Roman" w:hint="eastAsia"/>
            <w:sz w:val="24"/>
            <w:szCs w:val="24"/>
          </w:rPr>
          <w:delText xml:space="preserve">two </w:delText>
        </w:r>
        <w:r w:rsidDel="000405FC">
          <w:rPr>
            <w:rFonts w:ascii="Times New Roman" w:hAnsi="Times New Roman" w:cs="Times New Roman" w:hint="eastAsia"/>
            <w:sz w:val="24"/>
            <w:szCs w:val="24"/>
          </w:rPr>
          <w:delText>wild duck population</w:delText>
        </w:r>
        <w:r w:rsidR="001C0E7C" w:rsidDel="000405FC">
          <w:rPr>
            <w:rFonts w:ascii="Times New Roman" w:hAnsi="Times New Roman" w:cs="Times New Roman" w:hint="eastAsia"/>
            <w:sz w:val="24"/>
            <w:szCs w:val="24"/>
          </w:rPr>
          <w:delText>s (</w:delText>
        </w:r>
        <w:r w:rsidR="00FA4345" w:rsidDel="000405FC">
          <w:rPr>
            <w:rFonts w:ascii="Times New Roman" w:hAnsi="Times New Roman" w:cs="Times New Roman"/>
            <w:sz w:val="24"/>
            <w:szCs w:val="24"/>
          </w:rPr>
          <w:delText xml:space="preserve">the </w:delText>
        </w:r>
        <w:r w:rsidR="001C0E7C" w:rsidDel="000405FC">
          <w:rPr>
            <w:rFonts w:ascii="Times New Roman" w:hAnsi="Times New Roman" w:cs="Times New Roman" w:hint="eastAsia"/>
            <w:sz w:val="24"/>
            <w:szCs w:val="24"/>
          </w:rPr>
          <w:delText>mallard</w:delText>
        </w:r>
        <w:r w:rsidR="00BE548C" w:rsidDel="000405FC">
          <w:rPr>
            <w:rFonts w:ascii="Times New Roman" w:hAnsi="Times New Roman" w:cs="Times New Roman"/>
            <w:sz w:val="24"/>
            <w:szCs w:val="24"/>
          </w:rPr>
          <w:delText xml:space="preserve"> duck</w:delText>
        </w:r>
        <w:r w:rsidR="001C0E7C" w:rsidDel="000405FC">
          <w:rPr>
            <w:rFonts w:ascii="Times New Roman" w:hAnsi="Times New Roman" w:cs="Times New Roman" w:hint="eastAsia"/>
            <w:sz w:val="24"/>
            <w:szCs w:val="24"/>
          </w:rPr>
          <w:delText xml:space="preserve"> and spot-billed</w:delText>
        </w:r>
        <w:r w:rsidR="00FA4345" w:rsidDel="000405FC">
          <w:rPr>
            <w:rFonts w:ascii="Times New Roman" w:hAnsi="Times New Roman" w:cs="Times New Roman"/>
            <w:sz w:val="24"/>
            <w:szCs w:val="24"/>
          </w:rPr>
          <w:delText xml:space="preserve"> duck</w:delText>
        </w:r>
        <w:r w:rsidR="001C0E7C" w:rsidDel="000405FC">
          <w:rPr>
            <w:rFonts w:ascii="Times New Roman" w:hAnsi="Times New Roman" w:cs="Times New Roman" w:hint="eastAsia"/>
            <w:sz w:val="24"/>
            <w:szCs w:val="24"/>
          </w:rPr>
          <w:delText>)</w:delText>
        </w:r>
        <w:r w:rsidDel="000405FC">
          <w:rPr>
            <w:rFonts w:ascii="Times New Roman" w:hAnsi="Times New Roman" w:cs="Times New Roman" w:hint="eastAsia"/>
            <w:sz w:val="24"/>
            <w:szCs w:val="24"/>
          </w:rPr>
          <w:delText xml:space="preserve">, respectively </w:delText>
        </w:r>
      </w:del>
      <w:del w:id="142" w:author="liu rui" w:date="2018-10-08T16:59:00Z">
        <w:r w:rsidDel="000218D4">
          <w:rPr>
            <w:rFonts w:ascii="Times New Roman" w:hAnsi="Times New Roman" w:cs="Times New Roman" w:hint="eastAsia"/>
            <w:sz w:val="24"/>
            <w:szCs w:val="24"/>
          </w:rPr>
          <w:delText>(</w:delText>
        </w:r>
        <w:r w:rsidR="00C44EFD" w:rsidDel="000218D4">
          <w:rPr>
            <w:rFonts w:ascii="Times New Roman" w:hAnsi="Times New Roman" w:cs="Times New Roman"/>
            <w:sz w:val="24"/>
            <w:szCs w:val="24"/>
          </w:rPr>
          <w:delText>Table S10</w:delText>
        </w:r>
        <w:r w:rsidRPr="0055680F" w:rsidDel="000218D4">
          <w:rPr>
            <w:rFonts w:ascii="Times New Roman" w:hAnsi="Times New Roman" w:cs="Times New Roman" w:hint="eastAsia"/>
            <w:sz w:val="24"/>
            <w:szCs w:val="24"/>
          </w:rPr>
          <w:delText>).</w:delText>
        </w:r>
        <w:r w:rsidDel="000218D4">
          <w:rPr>
            <w:rFonts w:ascii="Times New Roman" w:hAnsi="Times New Roman" w:cs="Times New Roman" w:hint="eastAsia"/>
            <w:sz w:val="24"/>
            <w:szCs w:val="24"/>
          </w:rPr>
          <w:delText xml:space="preserve"> Detailed analyses sugge</w:delText>
        </w:r>
        <w:r w:rsidR="000A0CD7" w:rsidDel="000218D4">
          <w:rPr>
            <w:rFonts w:ascii="Times New Roman" w:hAnsi="Times New Roman" w:cs="Times New Roman" w:hint="eastAsia"/>
            <w:sz w:val="24"/>
            <w:szCs w:val="24"/>
          </w:rPr>
          <w:delText xml:space="preserve">sted that domestic ducks </w:delText>
        </w:r>
      </w:del>
      <w:del w:id="143" w:author="liu rui" w:date="2018-10-08T16:52:00Z">
        <w:r w:rsidR="000A0CD7" w:rsidDel="000218D4">
          <w:rPr>
            <w:rFonts w:ascii="Times New Roman" w:hAnsi="Times New Roman" w:cs="Times New Roman" w:hint="eastAsia"/>
            <w:sz w:val="24"/>
            <w:szCs w:val="24"/>
          </w:rPr>
          <w:delText>shared</w:delText>
        </w:r>
        <w:r w:rsidDel="000218D4">
          <w:rPr>
            <w:rFonts w:ascii="Times New Roman" w:hAnsi="Times New Roman" w:cs="Times New Roman" w:hint="eastAsia"/>
            <w:sz w:val="24"/>
            <w:szCs w:val="24"/>
          </w:rPr>
          <w:delText xml:space="preserve"> large number</w:delText>
        </w:r>
        <w:r w:rsidR="00DA1071" w:rsidDel="000218D4">
          <w:rPr>
            <w:rFonts w:ascii="Times New Roman" w:hAnsi="Times New Roman" w:cs="Times New Roman"/>
            <w:sz w:val="24"/>
            <w:szCs w:val="24"/>
          </w:rPr>
          <w:delText>s of</w:delText>
        </w:r>
        <w:r w:rsidDel="000218D4">
          <w:rPr>
            <w:rFonts w:ascii="Times New Roman" w:hAnsi="Times New Roman" w:cs="Times New Roman" w:hint="eastAsia"/>
            <w:sz w:val="24"/>
            <w:szCs w:val="24"/>
          </w:rPr>
          <w:delText xml:space="preserve"> SNPs (18,093,115) </w:delText>
        </w:r>
      </w:del>
      <w:del w:id="144" w:author="liu rui" w:date="2018-10-08T16:59:00Z">
        <w:r w:rsidDel="000218D4">
          <w:rPr>
            <w:rFonts w:ascii="Times New Roman" w:hAnsi="Times New Roman" w:cs="Times New Roman" w:hint="eastAsia"/>
            <w:sz w:val="24"/>
            <w:szCs w:val="24"/>
          </w:rPr>
          <w:delText>with wild duck</w:delText>
        </w:r>
        <w:r w:rsidR="00DD231A" w:rsidDel="000218D4">
          <w:rPr>
            <w:rFonts w:ascii="Times New Roman" w:hAnsi="Times New Roman" w:cs="Times New Roman"/>
            <w:sz w:val="24"/>
            <w:szCs w:val="24"/>
          </w:rPr>
          <w:delText xml:space="preserve">, </w:delText>
        </w:r>
        <w:r w:rsidDel="000218D4">
          <w:rPr>
            <w:rFonts w:ascii="Times New Roman" w:hAnsi="Times New Roman" w:cs="Times New Roman" w:hint="eastAsia"/>
            <w:sz w:val="24"/>
            <w:szCs w:val="24"/>
          </w:rPr>
          <w:delText>and hold comparative numbers of common SNPs with the ma</w:delText>
        </w:r>
        <w:r w:rsidDel="000218D4">
          <w:rPr>
            <w:rFonts w:ascii="Times New Roman" w:hAnsi="Times New Roman" w:cs="Times New Roman"/>
            <w:sz w:val="24"/>
            <w:szCs w:val="24"/>
          </w:rPr>
          <w:delText>llard (</w:delText>
        </w:r>
        <w:r w:rsidRPr="0055680F" w:rsidDel="000218D4">
          <w:rPr>
            <w:rFonts w:ascii="Times New Roman" w:hAnsi="Times New Roman" w:cs="Times New Roman"/>
            <w:sz w:val="24"/>
            <w:szCs w:val="24"/>
          </w:rPr>
          <w:delText>15,904,435) and spot-billed (16,062,465) du</w:delText>
        </w:r>
        <w:r w:rsidRPr="005E028D" w:rsidDel="000218D4">
          <w:rPr>
            <w:rFonts w:ascii="Times New Roman" w:hAnsi="Times New Roman" w:cs="Times New Roman"/>
            <w:sz w:val="24"/>
            <w:szCs w:val="24"/>
          </w:rPr>
          <w:delText>cks</w:delText>
        </w:r>
        <w:r w:rsidRPr="005E028D" w:rsidDel="000218D4">
          <w:rPr>
            <w:rFonts w:ascii="Times New Roman" w:hAnsi="Times New Roman" w:cs="Times New Roman" w:hint="eastAsia"/>
            <w:sz w:val="24"/>
            <w:szCs w:val="24"/>
          </w:rPr>
          <w:delText>.</w:delText>
        </w:r>
        <w:r w:rsidRPr="005E028D" w:rsidDel="000218D4">
          <w:rPr>
            <w:rFonts w:ascii="Times New Roman" w:hAnsi="Times New Roman" w:cs="Times New Roman"/>
            <w:color w:val="000000" w:themeColor="text1"/>
            <w:sz w:val="24"/>
            <w:szCs w:val="24"/>
          </w:rPr>
          <w:delText xml:space="preserve"> </w:delText>
        </w:r>
        <w:r w:rsidR="00EC4902" w:rsidRPr="005E028D" w:rsidDel="000218D4">
          <w:rPr>
            <w:rFonts w:ascii="Times New Roman" w:hAnsi="Times New Roman" w:cs="Times New Roman"/>
            <w:color w:val="000000" w:themeColor="text1"/>
            <w:sz w:val="24"/>
            <w:szCs w:val="24"/>
          </w:rPr>
          <w:delText>Moreover, we found that the numbers of mallard specific SNPs (</w:delText>
        </w:r>
        <w:r w:rsidR="00EC4902" w:rsidRPr="005E028D" w:rsidDel="000218D4">
          <w:rPr>
            <w:rFonts w:ascii="Times New Roman" w:hAnsi="Times New Roman" w:cs="Times New Roman"/>
            <w:sz w:val="24"/>
            <w:szCs w:val="24"/>
          </w:rPr>
          <w:delText>heterozygous in mallard and homozygous in spot-billed</w:delText>
        </w:r>
        <w:r w:rsidR="00EC4902" w:rsidRPr="005E028D" w:rsidDel="000218D4">
          <w:rPr>
            <w:rFonts w:ascii="Times New Roman" w:hAnsi="Times New Roman" w:cs="Times New Roman"/>
            <w:color w:val="000000" w:themeColor="text1"/>
            <w:sz w:val="24"/>
            <w:szCs w:val="24"/>
          </w:rPr>
          <w:delText>) are comparative to the numbers of spot-billed specific SNPs (</w:delText>
        </w:r>
        <w:r w:rsidR="00EC4902" w:rsidRPr="005E028D" w:rsidDel="000218D4">
          <w:rPr>
            <w:rFonts w:ascii="Times New Roman" w:hAnsi="Times New Roman" w:cs="Times New Roman"/>
            <w:sz w:val="24"/>
            <w:szCs w:val="24"/>
          </w:rPr>
          <w:delText>homozygous in mallard and heterozygous in spot-billed</w:delText>
        </w:r>
        <w:r w:rsidR="00EC4902" w:rsidRPr="005E028D" w:rsidDel="000218D4">
          <w:rPr>
            <w:rFonts w:ascii="Times New Roman" w:hAnsi="Times New Roman" w:cs="Times New Roman"/>
            <w:color w:val="000000" w:themeColor="text1"/>
            <w:sz w:val="24"/>
            <w:szCs w:val="24"/>
          </w:rPr>
          <w:delText xml:space="preserve">) in each </w:delText>
        </w:r>
        <w:r w:rsidR="0033163B" w:rsidRPr="005E028D" w:rsidDel="000218D4">
          <w:rPr>
            <w:rFonts w:ascii="Times New Roman" w:hAnsi="Times New Roman" w:cs="Times New Roman"/>
            <w:color w:val="000000" w:themeColor="text1"/>
            <w:sz w:val="24"/>
            <w:szCs w:val="24"/>
          </w:rPr>
          <w:delText xml:space="preserve">of eight tested </w:delText>
        </w:r>
        <w:r w:rsidR="00EC4902" w:rsidRPr="005E028D" w:rsidDel="000218D4">
          <w:rPr>
            <w:rFonts w:ascii="Times New Roman" w:hAnsi="Times New Roman" w:cs="Times New Roman"/>
            <w:color w:val="000000" w:themeColor="text1"/>
            <w:sz w:val="24"/>
            <w:szCs w:val="24"/>
          </w:rPr>
          <w:delText>domestic duck breeds</w:delText>
        </w:r>
        <w:r w:rsidR="0055680F" w:rsidRPr="005E028D" w:rsidDel="000218D4">
          <w:rPr>
            <w:rFonts w:ascii="Times New Roman" w:hAnsi="Times New Roman" w:cs="Times New Roman" w:hint="eastAsia"/>
            <w:color w:val="000000" w:themeColor="text1"/>
            <w:sz w:val="24"/>
            <w:szCs w:val="24"/>
          </w:rPr>
          <w:delText xml:space="preserve"> </w:delText>
        </w:r>
        <w:r w:rsidR="00EC4902" w:rsidRPr="005E028D" w:rsidDel="000218D4">
          <w:rPr>
            <w:rFonts w:ascii="Times New Roman" w:hAnsi="Times New Roman" w:cs="Times New Roman"/>
            <w:sz w:val="24"/>
            <w:szCs w:val="24"/>
          </w:rPr>
          <w:delText>(</w:delText>
        </w:r>
        <w:r w:rsidR="00C44EFD" w:rsidDel="000218D4">
          <w:rPr>
            <w:rFonts w:ascii="Times New Roman" w:hAnsi="Times New Roman" w:cs="Times New Roman"/>
            <w:sz w:val="24"/>
            <w:szCs w:val="24"/>
          </w:rPr>
          <w:delText>Fig. S11</w:delText>
        </w:r>
        <w:r w:rsidR="00EC4902" w:rsidRPr="005E028D" w:rsidDel="000218D4">
          <w:rPr>
            <w:rFonts w:ascii="Times New Roman" w:hAnsi="Times New Roman" w:cs="Times New Roman"/>
            <w:sz w:val="24"/>
            <w:szCs w:val="24"/>
          </w:rPr>
          <w:delText>)</w:delText>
        </w:r>
        <w:r w:rsidR="00B10CB4" w:rsidRPr="005E028D" w:rsidDel="000218D4">
          <w:rPr>
            <w:rFonts w:ascii="Times New Roman" w:hAnsi="Times New Roman" w:cs="Times New Roman"/>
            <w:sz w:val="24"/>
            <w:szCs w:val="24"/>
          </w:rPr>
          <w:delText>.</w:delText>
        </w:r>
      </w:del>
    </w:p>
    <w:p w14:paraId="2E6464F2" w14:textId="31CB3D56" w:rsidR="003463A6" w:rsidRDefault="00FB0F26">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D</w:t>
      </w:r>
      <w:r>
        <w:rPr>
          <w:rFonts w:ascii="Times New Roman" w:hAnsi="Times New Roman" w:cs="Times New Roman" w:hint="eastAsia"/>
          <w:b/>
          <w:sz w:val="24"/>
          <w:szCs w:val="24"/>
        </w:rPr>
        <w:t>omestic duck origin</w:t>
      </w:r>
      <w:r w:rsidR="00D42037">
        <w:rPr>
          <w:rFonts w:ascii="Times New Roman" w:hAnsi="Times New Roman" w:cs="Times New Roman" w:hint="eastAsia"/>
          <w:b/>
          <w:sz w:val="24"/>
          <w:szCs w:val="24"/>
        </w:rPr>
        <w:t>at</w:t>
      </w:r>
      <w:r>
        <w:rPr>
          <w:rFonts w:ascii="Times New Roman" w:hAnsi="Times New Roman" w:cs="Times New Roman" w:hint="eastAsia"/>
          <w:b/>
          <w:sz w:val="24"/>
          <w:szCs w:val="24"/>
        </w:rPr>
        <w:t>ed</w:t>
      </w:r>
      <w:ins w:id="145" w:author="liu rui" w:date="2018-10-08T18:48:00Z">
        <w:r w:rsidR="008834D1">
          <w:rPr>
            <w:rFonts w:ascii="Times New Roman" w:hAnsi="Times New Roman" w:cs="Times New Roman"/>
            <w:b/>
            <w:sz w:val="24"/>
            <w:szCs w:val="24"/>
          </w:rPr>
          <w:t xml:space="preserve"> in</w:t>
        </w:r>
      </w:ins>
      <w:r>
        <w:rPr>
          <w:rFonts w:ascii="Times New Roman" w:hAnsi="Times New Roman" w:cs="Times New Roman" w:hint="eastAsia"/>
          <w:b/>
          <w:sz w:val="24"/>
          <w:szCs w:val="24"/>
        </w:rPr>
        <w:t xml:space="preserve"> a lineage distinct from the </w:t>
      </w:r>
      <w:r>
        <w:rPr>
          <w:rFonts w:ascii="Times New Roman" w:hAnsi="Times New Roman" w:cs="Times New Roman" w:hint="eastAsia"/>
          <w:b/>
          <w:color w:val="000000" w:themeColor="text1"/>
          <w:sz w:val="24"/>
          <w:szCs w:val="24"/>
        </w:rPr>
        <w:t>mallard</w:t>
      </w:r>
      <w:r w:rsidR="00BE548C">
        <w:rPr>
          <w:rFonts w:ascii="Times New Roman" w:hAnsi="Times New Roman" w:cs="Times New Roman"/>
          <w:b/>
          <w:color w:val="000000" w:themeColor="text1"/>
          <w:sz w:val="24"/>
          <w:szCs w:val="24"/>
        </w:rPr>
        <w:t xml:space="preserve"> duck</w:t>
      </w:r>
      <w:r>
        <w:rPr>
          <w:rFonts w:ascii="Times New Roman" w:hAnsi="Times New Roman" w:cs="Times New Roman" w:hint="eastAsia"/>
          <w:b/>
          <w:color w:val="000000" w:themeColor="text1"/>
          <w:sz w:val="24"/>
          <w:szCs w:val="24"/>
        </w:rPr>
        <w:t xml:space="preserve"> </w:t>
      </w:r>
      <w:r>
        <w:rPr>
          <w:rFonts w:ascii="Times New Roman" w:hAnsi="Times New Roman" w:cs="Times New Roman" w:hint="eastAsia"/>
          <w:b/>
          <w:sz w:val="24"/>
          <w:szCs w:val="24"/>
        </w:rPr>
        <w:t>and spot-</w:t>
      </w:r>
      <w:r>
        <w:rPr>
          <w:rFonts w:ascii="Times New Roman" w:hAnsi="Times New Roman" w:cs="Times New Roman" w:hint="eastAsia"/>
          <w:b/>
          <w:sz w:val="24"/>
          <w:szCs w:val="24"/>
        </w:rPr>
        <w:lastRenderedPageBreak/>
        <w:t>billed duck</w:t>
      </w:r>
    </w:p>
    <w:p w14:paraId="2A308433" w14:textId="4EA583FB" w:rsidR="00CF7A54" w:rsidRDefault="001F1004" w:rsidP="00CB79F4">
      <w:pPr>
        <w:spacing w:line="480" w:lineRule="auto"/>
        <w:rPr>
          <w:rFonts w:ascii="Times New Roman" w:hAnsi="Times New Roman" w:cs="Times New Roman"/>
          <w:sz w:val="24"/>
          <w:szCs w:val="24"/>
        </w:rPr>
      </w:pPr>
      <w:ins w:id="146" w:author="liu rui" w:date="2018-10-08T18:11:00Z">
        <w:r>
          <w:rPr>
            <w:rFonts w:ascii="Times New Roman" w:hAnsi="Times New Roman" w:cs="Times New Roman"/>
            <w:sz w:val="24"/>
            <w:szCs w:val="24"/>
          </w:rPr>
          <w:t>we initially explored the genetic relationships</w:t>
        </w:r>
        <w:r>
          <w:rPr>
            <w:rFonts w:ascii="Times New Roman" w:hAnsi="Times New Roman" w:cs="Times New Roman" w:hint="eastAsia"/>
            <w:sz w:val="24"/>
            <w:szCs w:val="24"/>
          </w:rPr>
          <w:t xml:space="preserve"> </w:t>
        </w:r>
      </w:ins>
      <w:del w:id="147" w:author="liu rui" w:date="2018-10-08T18:12:00Z">
        <w:r w:rsidR="00FB0F26" w:rsidDel="001F1004">
          <w:rPr>
            <w:rFonts w:ascii="Times New Roman" w:hAnsi="Times New Roman" w:cs="Times New Roman" w:hint="eastAsia"/>
            <w:sz w:val="24"/>
            <w:szCs w:val="24"/>
          </w:rPr>
          <w:delText>To investigate the evolutionary relationship between</w:delText>
        </w:r>
      </w:del>
      <w:ins w:id="148" w:author="liu rui" w:date="2018-10-08T18:12:00Z">
        <w:r>
          <w:rPr>
            <w:rFonts w:ascii="Times New Roman" w:hAnsi="Times New Roman" w:cs="Times New Roman"/>
            <w:sz w:val="24"/>
            <w:szCs w:val="24"/>
          </w:rPr>
          <w:t>of</w:t>
        </w:r>
      </w:ins>
      <w:r w:rsidR="00FB0F26">
        <w:rPr>
          <w:rFonts w:ascii="Times New Roman" w:hAnsi="Times New Roman" w:cs="Times New Roman" w:hint="eastAsia"/>
          <w:sz w:val="24"/>
          <w:szCs w:val="24"/>
        </w:rPr>
        <w:t xml:space="preserve"> domestic and wild ducks</w:t>
      </w:r>
      <w:del w:id="149" w:author="liu rui" w:date="2018-10-08T18:12:00Z">
        <w:r w:rsidR="00FB0F26" w:rsidDel="001F1004">
          <w:rPr>
            <w:rFonts w:ascii="Times New Roman" w:hAnsi="Times New Roman" w:cs="Times New Roman" w:hint="eastAsia"/>
            <w:sz w:val="24"/>
            <w:szCs w:val="24"/>
          </w:rPr>
          <w:delText>, we</w:delText>
        </w:r>
      </w:del>
      <w:ins w:id="150" w:author="liu rui" w:date="2018-10-08T18:12:00Z">
        <w:r>
          <w:rPr>
            <w:rFonts w:ascii="Times New Roman" w:hAnsi="Times New Roman" w:cs="Times New Roman"/>
            <w:sz w:val="24"/>
            <w:szCs w:val="24"/>
          </w:rPr>
          <w:t xml:space="preserve"> by</w:t>
        </w:r>
      </w:ins>
      <w:del w:id="151" w:author="liu rui" w:date="2018-10-08T18:12:00Z">
        <w:r w:rsidR="00FB0F26" w:rsidDel="001F1004">
          <w:rPr>
            <w:rFonts w:ascii="Times New Roman" w:hAnsi="Times New Roman" w:cs="Times New Roman" w:hint="eastAsia"/>
            <w:sz w:val="24"/>
            <w:szCs w:val="24"/>
          </w:rPr>
          <w:delText xml:space="preserve"> </w:delText>
        </w:r>
        <w:r w:rsidR="00767052" w:rsidDel="001F1004">
          <w:rPr>
            <w:rFonts w:ascii="Times New Roman" w:hAnsi="Times New Roman" w:cs="Times New Roman"/>
            <w:sz w:val="24"/>
            <w:szCs w:val="24"/>
          </w:rPr>
          <w:delText>first</w:delText>
        </w:r>
      </w:del>
      <w:r w:rsidR="00767052">
        <w:rPr>
          <w:rFonts w:ascii="Times New Roman" w:hAnsi="Times New Roman" w:cs="Times New Roman"/>
          <w:sz w:val="24"/>
          <w:szCs w:val="24"/>
        </w:rPr>
        <w:t xml:space="preserve"> </w:t>
      </w:r>
      <w:r w:rsidR="00FB0F26">
        <w:rPr>
          <w:rFonts w:ascii="Times New Roman" w:hAnsi="Times New Roman" w:cs="Times New Roman" w:hint="eastAsia"/>
          <w:sz w:val="24"/>
          <w:szCs w:val="24"/>
        </w:rPr>
        <w:t xml:space="preserve">performed a principal component analysis (PCA) using genome wide SNPs from 27 </w:t>
      </w:r>
      <w:r w:rsidR="00B456A7">
        <w:rPr>
          <w:rFonts w:ascii="Times New Roman" w:hAnsi="Times New Roman" w:cs="Times New Roman"/>
          <w:sz w:val="24"/>
          <w:szCs w:val="24"/>
        </w:rPr>
        <w:t>S</w:t>
      </w:r>
      <w:r w:rsidR="00FB0F26">
        <w:rPr>
          <w:rFonts w:ascii="Times New Roman" w:hAnsi="Times New Roman" w:cs="Times New Roman" w:hint="eastAsia"/>
          <w:sz w:val="24"/>
          <w:szCs w:val="24"/>
        </w:rPr>
        <w:t xml:space="preserve">haoxing, 27 </w:t>
      </w:r>
      <w:r w:rsidR="00B456A7">
        <w:rPr>
          <w:rFonts w:ascii="Times New Roman" w:hAnsi="Times New Roman" w:cs="Times New Roman"/>
          <w:sz w:val="24"/>
          <w:szCs w:val="24"/>
        </w:rPr>
        <w:t>B</w:t>
      </w:r>
      <w:r w:rsidR="00FB0F26">
        <w:rPr>
          <w:rFonts w:ascii="Times New Roman" w:hAnsi="Times New Roman" w:cs="Times New Roman" w:hint="eastAsia"/>
          <w:sz w:val="24"/>
          <w:szCs w:val="24"/>
        </w:rPr>
        <w:t>eijing ducks representing domestic ducks and 35 wild ducks</w:t>
      </w:r>
      <w:del w:id="152" w:author="liu rui" w:date="2018-10-08T18:13:00Z">
        <w:r w:rsidR="00FB0F26" w:rsidDel="001F1004">
          <w:rPr>
            <w:rFonts w:ascii="Times New Roman" w:hAnsi="Times New Roman" w:cs="Times New Roman" w:hint="eastAsia"/>
            <w:sz w:val="24"/>
            <w:szCs w:val="24"/>
          </w:rPr>
          <w:delText xml:space="preserve"> </w:delText>
        </w:r>
      </w:del>
      <w:del w:id="153" w:author="liu rui" w:date="2018-10-08T18:12:00Z">
        <w:r w:rsidR="00FB0F26" w:rsidDel="001F1004">
          <w:rPr>
            <w:rFonts w:ascii="Times New Roman" w:hAnsi="Times New Roman" w:cs="Times New Roman" w:hint="eastAsia"/>
            <w:sz w:val="24"/>
            <w:szCs w:val="24"/>
          </w:rPr>
          <w:delText>(gadwall</w:delText>
        </w:r>
        <w:r w:rsidR="00767052" w:rsidDel="001F1004">
          <w:rPr>
            <w:rFonts w:ascii="Times New Roman" w:hAnsi="Times New Roman" w:cs="Times New Roman"/>
            <w:sz w:val="24"/>
            <w:szCs w:val="24"/>
          </w:rPr>
          <w:delText xml:space="preserve"> (n=1)</w:delText>
        </w:r>
        <w:r w:rsidR="00FB0F26" w:rsidDel="001F1004">
          <w:rPr>
            <w:rFonts w:ascii="Times New Roman" w:hAnsi="Times New Roman" w:cs="Times New Roman" w:hint="eastAsia"/>
            <w:sz w:val="24"/>
            <w:szCs w:val="24"/>
          </w:rPr>
          <w:delText>, pintail</w:delText>
        </w:r>
        <w:r w:rsidR="00767052" w:rsidDel="001F1004">
          <w:rPr>
            <w:rFonts w:ascii="Times New Roman" w:hAnsi="Times New Roman" w:cs="Times New Roman"/>
            <w:sz w:val="24"/>
            <w:szCs w:val="24"/>
          </w:rPr>
          <w:delText xml:space="preserve"> (n=1)</w:delText>
        </w:r>
        <w:r w:rsidR="00FB0F26" w:rsidDel="001F1004">
          <w:rPr>
            <w:rFonts w:ascii="Times New Roman" w:hAnsi="Times New Roman" w:cs="Times New Roman" w:hint="eastAsia"/>
            <w:sz w:val="24"/>
            <w:szCs w:val="24"/>
          </w:rPr>
          <w:delText xml:space="preserve">, </w:delText>
        </w:r>
        <w:r w:rsidR="00FB0F26" w:rsidDel="001F1004">
          <w:rPr>
            <w:rFonts w:ascii="Times New Roman" w:hAnsi="Times New Roman" w:cs="Times New Roman"/>
            <w:sz w:val="24"/>
            <w:szCs w:val="24"/>
          </w:rPr>
          <w:delText>falcate</w:delText>
        </w:r>
        <w:r w:rsidR="00767052" w:rsidDel="001F1004">
          <w:rPr>
            <w:rFonts w:ascii="Times New Roman" w:hAnsi="Times New Roman" w:cs="Times New Roman"/>
            <w:sz w:val="24"/>
            <w:szCs w:val="24"/>
          </w:rPr>
          <w:delText>d</w:delText>
        </w:r>
        <w:r w:rsidR="00FB0F26" w:rsidDel="001F1004">
          <w:rPr>
            <w:rFonts w:ascii="Times New Roman" w:hAnsi="Times New Roman" w:cs="Times New Roman" w:hint="eastAsia"/>
            <w:sz w:val="24"/>
            <w:szCs w:val="24"/>
          </w:rPr>
          <w:delText xml:space="preserve"> teal</w:delText>
        </w:r>
        <w:r w:rsidR="00767052" w:rsidDel="001F1004">
          <w:rPr>
            <w:rFonts w:ascii="Times New Roman" w:hAnsi="Times New Roman" w:cs="Times New Roman"/>
            <w:sz w:val="24"/>
            <w:szCs w:val="24"/>
          </w:rPr>
          <w:delText xml:space="preserve"> (n=1)</w:delText>
        </w:r>
        <w:r w:rsidR="00FB0F26" w:rsidDel="001F1004">
          <w:rPr>
            <w:rFonts w:ascii="Times New Roman" w:hAnsi="Times New Roman" w:cs="Times New Roman" w:hint="eastAsia"/>
            <w:sz w:val="24"/>
            <w:szCs w:val="24"/>
          </w:rPr>
          <w:delText>,</w:delText>
        </w:r>
        <w:r w:rsidR="0055680F" w:rsidDel="001F1004">
          <w:rPr>
            <w:rFonts w:ascii="Times New Roman" w:hAnsi="Times New Roman" w:cs="Times New Roman" w:hint="eastAsia"/>
            <w:sz w:val="24"/>
            <w:szCs w:val="24"/>
          </w:rPr>
          <w:delText xml:space="preserve"> baikal teal</w:delText>
        </w:r>
        <w:r w:rsidR="00767052" w:rsidDel="001F1004">
          <w:rPr>
            <w:rFonts w:ascii="Times New Roman" w:hAnsi="Times New Roman" w:cs="Times New Roman"/>
            <w:sz w:val="24"/>
            <w:szCs w:val="24"/>
          </w:rPr>
          <w:delText xml:space="preserve"> (n=1)</w:delText>
        </w:r>
        <w:r w:rsidR="0055680F" w:rsidDel="001F1004">
          <w:rPr>
            <w:rFonts w:ascii="Times New Roman" w:hAnsi="Times New Roman" w:cs="Times New Roman" w:hint="eastAsia"/>
            <w:sz w:val="24"/>
            <w:szCs w:val="24"/>
          </w:rPr>
          <w:delText>,</w:delText>
        </w:r>
        <w:r w:rsidR="00FB0F26" w:rsidDel="001F1004">
          <w:rPr>
            <w:rFonts w:ascii="Times New Roman" w:hAnsi="Times New Roman" w:cs="Times New Roman" w:hint="eastAsia"/>
            <w:sz w:val="24"/>
            <w:szCs w:val="24"/>
          </w:rPr>
          <w:delText xml:space="preserve"> common teal</w:delText>
        </w:r>
        <w:r w:rsidR="00767052" w:rsidDel="001F1004">
          <w:rPr>
            <w:rFonts w:ascii="Times New Roman" w:hAnsi="Times New Roman" w:cs="Times New Roman"/>
            <w:sz w:val="24"/>
            <w:szCs w:val="24"/>
          </w:rPr>
          <w:delText xml:space="preserve"> (n=1)</w:delText>
        </w:r>
        <w:r w:rsidR="00FB0F26" w:rsidDel="001F1004">
          <w:rPr>
            <w:rFonts w:ascii="Times New Roman" w:hAnsi="Times New Roman" w:cs="Times New Roman" w:hint="eastAsia"/>
            <w:sz w:val="24"/>
            <w:szCs w:val="24"/>
          </w:rPr>
          <w:delText>, wigeon</w:delText>
        </w:r>
        <w:r w:rsidR="00767052" w:rsidDel="001F1004">
          <w:rPr>
            <w:rFonts w:ascii="Times New Roman" w:hAnsi="Times New Roman" w:cs="Times New Roman"/>
            <w:sz w:val="24"/>
            <w:szCs w:val="24"/>
          </w:rPr>
          <w:delText xml:space="preserve"> (n=3)</w:delText>
        </w:r>
        <w:r w:rsidR="00FB0F26" w:rsidDel="001F1004">
          <w:rPr>
            <w:rFonts w:ascii="Times New Roman" w:hAnsi="Times New Roman" w:cs="Times New Roman" w:hint="eastAsia"/>
            <w:sz w:val="24"/>
            <w:szCs w:val="24"/>
          </w:rPr>
          <w:delText>, spot-billed</w:delText>
        </w:r>
        <w:r w:rsidR="00767052" w:rsidDel="001F1004">
          <w:rPr>
            <w:rFonts w:ascii="Times New Roman" w:hAnsi="Times New Roman" w:cs="Times New Roman"/>
            <w:sz w:val="24"/>
            <w:szCs w:val="24"/>
          </w:rPr>
          <w:delText xml:space="preserve"> duck (n=13)</w:delText>
        </w:r>
        <w:r w:rsidR="00FB0F26" w:rsidDel="001F1004">
          <w:rPr>
            <w:rFonts w:ascii="Times New Roman" w:hAnsi="Times New Roman" w:cs="Times New Roman" w:hint="eastAsia"/>
            <w:sz w:val="24"/>
            <w:szCs w:val="24"/>
          </w:rPr>
          <w:delText xml:space="preserve"> and mallard duck</w:delText>
        </w:r>
        <w:r w:rsidR="00767052" w:rsidDel="001F1004">
          <w:rPr>
            <w:rFonts w:ascii="Times New Roman" w:hAnsi="Times New Roman" w:cs="Times New Roman"/>
            <w:sz w:val="24"/>
            <w:szCs w:val="24"/>
          </w:rPr>
          <w:delText xml:space="preserve"> (n=14)</w:delText>
        </w:r>
        <w:r w:rsidR="00FB0F26" w:rsidDel="001F1004">
          <w:rPr>
            <w:rFonts w:ascii="Times New Roman" w:hAnsi="Times New Roman" w:cs="Times New Roman" w:hint="eastAsia"/>
            <w:sz w:val="24"/>
            <w:szCs w:val="24"/>
          </w:rPr>
          <w:delText>)</w:delText>
        </w:r>
      </w:del>
      <w:r w:rsidR="00FB0F26">
        <w:rPr>
          <w:rFonts w:ascii="Times New Roman" w:hAnsi="Times New Roman" w:cs="Times New Roman" w:hint="eastAsia"/>
          <w:sz w:val="24"/>
          <w:szCs w:val="24"/>
        </w:rPr>
        <w:t>. Expectedly, the domestic ducks (</w:t>
      </w:r>
      <w:r w:rsidR="00B456A7">
        <w:rPr>
          <w:rFonts w:ascii="Times New Roman" w:hAnsi="Times New Roman" w:cs="Times New Roman"/>
          <w:sz w:val="24"/>
          <w:szCs w:val="24"/>
        </w:rPr>
        <w:t>S</w:t>
      </w:r>
      <w:r w:rsidR="00CF3CDE">
        <w:rPr>
          <w:rFonts w:ascii="Times New Roman" w:hAnsi="Times New Roman" w:cs="Times New Roman"/>
          <w:sz w:val="24"/>
          <w:szCs w:val="24"/>
        </w:rPr>
        <w:t xml:space="preserve">haoxing </w:t>
      </w:r>
      <w:r w:rsidR="00FB0F26">
        <w:rPr>
          <w:rFonts w:ascii="Times New Roman" w:hAnsi="Times New Roman" w:cs="Times New Roman" w:hint="eastAsia"/>
          <w:sz w:val="24"/>
          <w:szCs w:val="24"/>
        </w:rPr>
        <w:t xml:space="preserve">and </w:t>
      </w:r>
      <w:r w:rsidR="00B456A7">
        <w:rPr>
          <w:rFonts w:ascii="Times New Roman" w:hAnsi="Times New Roman" w:cs="Times New Roman"/>
          <w:sz w:val="24"/>
          <w:szCs w:val="24"/>
        </w:rPr>
        <w:t>B</w:t>
      </w:r>
      <w:r w:rsidR="00CF3CDE">
        <w:rPr>
          <w:rFonts w:ascii="Times New Roman" w:hAnsi="Times New Roman" w:cs="Times New Roman"/>
          <w:sz w:val="24"/>
          <w:szCs w:val="24"/>
        </w:rPr>
        <w:t xml:space="preserve">eijing </w:t>
      </w:r>
      <w:r w:rsidR="00FB0F26">
        <w:rPr>
          <w:rFonts w:ascii="Times New Roman" w:hAnsi="Times New Roman" w:cs="Times New Roman" w:hint="eastAsia"/>
          <w:sz w:val="24"/>
          <w:szCs w:val="24"/>
        </w:rPr>
        <w:t xml:space="preserve">ducks) clustered to the mallard </w:t>
      </w:r>
      <w:r w:rsidR="00BE548C">
        <w:rPr>
          <w:rFonts w:ascii="Times New Roman" w:hAnsi="Times New Roman" w:cs="Times New Roman"/>
          <w:sz w:val="24"/>
          <w:szCs w:val="24"/>
        </w:rPr>
        <w:t xml:space="preserve">duck </w:t>
      </w:r>
      <w:r w:rsidR="00FB0F26">
        <w:rPr>
          <w:rFonts w:ascii="Times New Roman" w:hAnsi="Times New Roman" w:cs="Times New Roman" w:hint="eastAsia"/>
          <w:sz w:val="24"/>
          <w:szCs w:val="24"/>
        </w:rPr>
        <w:t>and spot-billed ducks, while separated clearly from other wild species (Fig</w:t>
      </w:r>
      <w:r w:rsidR="00054128">
        <w:rPr>
          <w:rFonts w:ascii="Times New Roman" w:hAnsi="Times New Roman" w:cs="Times New Roman" w:hint="eastAsia"/>
          <w:sz w:val="24"/>
          <w:szCs w:val="24"/>
        </w:rPr>
        <w:t>.</w:t>
      </w:r>
      <w:r w:rsidR="00FB0F26">
        <w:rPr>
          <w:rFonts w:ascii="Times New Roman" w:hAnsi="Times New Roman" w:cs="Times New Roman" w:hint="eastAsia"/>
          <w:sz w:val="24"/>
          <w:szCs w:val="24"/>
        </w:rPr>
        <w:t xml:space="preserve"> </w:t>
      </w:r>
      <w:r w:rsidR="00E32772" w:rsidRPr="00063348">
        <w:rPr>
          <w:rFonts w:ascii="Times New Roman" w:hAnsi="Times New Roman" w:cs="Times New Roman"/>
          <w:sz w:val="24"/>
          <w:szCs w:val="24"/>
        </w:rPr>
        <w:t>2</w:t>
      </w:r>
      <w:r w:rsidR="006244D8">
        <w:rPr>
          <w:rFonts w:ascii="Times New Roman" w:hAnsi="Times New Roman" w:cs="Times New Roman"/>
          <w:sz w:val="24"/>
          <w:szCs w:val="24"/>
        </w:rPr>
        <w:t>a</w:t>
      </w:r>
      <w:r w:rsidR="00FB0F26">
        <w:rPr>
          <w:rFonts w:ascii="Times New Roman" w:hAnsi="Times New Roman" w:cs="Times New Roman" w:hint="eastAsia"/>
          <w:sz w:val="24"/>
          <w:szCs w:val="24"/>
        </w:rPr>
        <w:t>)</w:t>
      </w:r>
      <w:r w:rsidR="00FB0F26">
        <w:rPr>
          <w:rFonts w:ascii="Times New Roman" w:hAnsi="Times New Roman" w:cs="Times New Roman"/>
          <w:sz w:val="24"/>
          <w:szCs w:val="24"/>
        </w:rPr>
        <w:t>.</w:t>
      </w:r>
      <w:r w:rsidR="00FB0F26">
        <w:rPr>
          <w:rFonts w:ascii="Times New Roman" w:hAnsi="Times New Roman" w:cs="Times New Roman" w:hint="eastAsia"/>
          <w:sz w:val="24"/>
          <w:szCs w:val="24"/>
        </w:rPr>
        <w:t xml:space="preserve"> </w:t>
      </w:r>
      <w:r w:rsidR="00FB0F26" w:rsidRPr="00F21EF6">
        <w:rPr>
          <w:rFonts w:ascii="Times New Roman" w:hAnsi="Times New Roman" w:cs="Times New Roman" w:hint="eastAsia"/>
          <w:sz w:val="24"/>
          <w:szCs w:val="24"/>
        </w:rPr>
        <w:t xml:space="preserve">Such </w:t>
      </w:r>
      <w:r w:rsidR="001B3790" w:rsidRPr="00F21EF6">
        <w:rPr>
          <w:rFonts w:ascii="Times New Roman" w:hAnsi="Times New Roman" w:cs="Times New Roman" w:hint="eastAsia"/>
          <w:sz w:val="24"/>
          <w:szCs w:val="24"/>
        </w:rPr>
        <w:t>genetic</w:t>
      </w:r>
      <w:r w:rsidR="00FB0F26" w:rsidRPr="00F21EF6">
        <w:rPr>
          <w:rFonts w:ascii="Times New Roman" w:hAnsi="Times New Roman" w:cs="Times New Roman" w:hint="eastAsia"/>
          <w:sz w:val="24"/>
          <w:szCs w:val="24"/>
        </w:rPr>
        <w:t xml:space="preserve"> relationships were also observed when we </w:t>
      </w:r>
      <w:r w:rsidR="00FB0F26" w:rsidRPr="00BC264C">
        <w:rPr>
          <w:rFonts w:ascii="Times New Roman" w:hAnsi="Times New Roman" w:cs="Times New Roman"/>
          <w:sz w:val="24"/>
          <w:szCs w:val="24"/>
        </w:rPr>
        <w:t>performed</w:t>
      </w:r>
      <w:r w:rsidR="00FB0F26" w:rsidRPr="00BC264C">
        <w:rPr>
          <w:rFonts w:ascii="Times New Roman" w:hAnsi="Times New Roman" w:cs="Times New Roman" w:hint="eastAsia"/>
          <w:sz w:val="24"/>
          <w:szCs w:val="24"/>
        </w:rPr>
        <w:t xml:space="preserve"> </w:t>
      </w:r>
      <w:r w:rsidR="00656539">
        <w:rPr>
          <w:rFonts w:ascii="Times New Roman" w:hAnsi="Times New Roman" w:cs="Times New Roman"/>
          <w:sz w:val="24"/>
          <w:szCs w:val="24"/>
        </w:rPr>
        <w:t>the</w:t>
      </w:r>
      <w:r w:rsidR="00FB0F26" w:rsidRPr="00BC264C">
        <w:rPr>
          <w:rFonts w:ascii="Times New Roman" w:hAnsi="Times New Roman" w:cs="Times New Roman" w:hint="eastAsia"/>
          <w:sz w:val="24"/>
          <w:szCs w:val="24"/>
        </w:rPr>
        <w:t xml:space="preserve"> PCA analysis with a genome wide SNPs set from</w:t>
      </w:r>
      <w:r w:rsidR="00F21EF6" w:rsidRPr="00063348">
        <w:rPr>
          <w:rFonts w:ascii="Times New Roman" w:hAnsi="Times New Roman" w:cs="Times New Roman"/>
          <w:sz w:val="24"/>
          <w:szCs w:val="24"/>
        </w:rPr>
        <w:t xml:space="preserve"> </w:t>
      </w:r>
      <w:r w:rsidR="004E2CF5" w:rsidRPr="00F21EF6">
        <w:rPr>
          <w:rFonts w:ascii="Times New Roman" w:hAnsi="Times New Roman" w:cs="Times New Roman" w:hint="eastAsia"/>
          <w:sz w:val="24"/>
          <w:szCs w:val="24"/>
        </w:rPr>
        <w:t xml:space="preserve">eight </w:t>
      </w:r>
      <w:r w:rsidR="00FB0F26" w:rsidRPr="00F21EF6">
        <w:rPr>
          <w:rFonts w:ascii="Times New Roman" w:hAnsi="Times New Roman" w:cs="Times New Roman" w:hint="eastAsia"/>
          <w:sz w:val="24"/>
          <w:szCs w:val="24"/>
        </w:rPr>
        <w:t xml:space="preserve">domestic </w:t>
      </w:r>
      <w:r w:rsidR="00F21EF6" w:rsidRPr="00063348">
        <w:rPr>
          <w:rFonts w:ascii="Times New Roman" w:hAnsi="Times New Roman" w:cs="Times New Roman"/>
          <w:sz w:val="24"/>
          <w:szCs w:val="24"/>
        </w:rPr>
        <w:t xml:space="preserve">duck </w:t>
      </w:r>
      <w:r w:rsidR="00FB0F26" w:rsidRPr="00F21EF6">
        <w:rPr>
          <w:rFonts w:ascii="Times New Roman" w:hAnsi="Times New Roman" w:cs="Times New Roman" w:hint="eastAsia"/>
          <w:sz w:val="24"/>
          <w:szCs w:val="24"/>
        </w:rPr>
        <w:t xml:space="preserve">breeds and </w:t>
      </w:r>
      <w:r w:rsidR="00F21EF6" w:rsidRPr="00063348">
        <w:rPr>
          <w:rFonts w:ascii="Times New Roman" w:hAnsi="Times New Roman" w:cs="Times New Roman"/>
          <w:sz w:val="24"/>
          <w:szCs w:val="24"/>
        </w:rPr>
        <w:t>three</w:t>
      </w:r>
      <w:r w:rsidR="00FB0F26" w:rsidRPr="00F21EF6">
        <w:rPr>
          <w:rFonts w:ascii="Times New Roman" w:hAnsi="Times New Roman" w:cs="Times New Roman" w:hint="eastAsia"/>
          <w:sz w:val="24"/>
          <w:szCs w:val="24"/>
        </w:rPr>
        <w:t xml:space="preserve"> wild duck</w:t>
      </w:r>
      <w:r w:rsidR="00F21EF6" w:rsidRPr="00063348">
        <w:rPr>
          <w:rFonts w:ascii="Times New Roman" w:hAnsi="Times New Roman" w:cs="Times New Roman"/>
          <w:sz w:val="24"/>
          <w:szCs w:val="24"/>
        </w:rPr>
        <w:t xml:space="preserve"> species (mallard, spot-billed and wigeon) having population data,</w:t>
      </w:r>
      <w:r w:rsidR="00FB0F26" w:rsidRPr="00BC264C">
        <w:rPr>
          <w:rFonts w:ascii="Times New Roman" w:hAnsi="Times New Roman" w:cs="Times New Roman" w:hint="eastAsia"/>
          <w:sz w:val="24"/>
          <w:szCs w:val="24"/>
        </w:rPr>
        <w:t xml:space="preserve"> </w:t>
      </w:r>
      <w:r w:rsidR="000A4D19">
        <w:rPr>
          <w:rFonts w:ascii="Times New Roman" w:hAnsi="Times New Roman" w:cs="Times New Roman"/>
          <w:sz w:val="24"/>
          <w:szCs w:val="24"/>
        </w:rPr>
        <w:t xml:space="preserve">together </w:t>
      </w:r>
      <w:r w:rsidR="00FB0F26" w:rsidRPr="00BC264C">
        <w:rPr>
          <w:rFonts w:ascii="Times New Roman" w:hAnsi="Times New Roman" w:cs="Times New Roman" w:hint="eastAsia"/>
          <w:sz w:val="24"/>
          <w:szCs w:val="24"/>
        </w:rPr>
        <w:t xml:space="preserve">with </w:t>
      </w:r>
      <w:proofErr w:type="spellStart"/>
      <w:r w:rsidR="00FB0F26" w:rsidRPr="00BC264C">
        <w:rPr>
          <w:rFonts w:ascii="Times New Roman" w:hAnsi="Times New Roman" w:cs="Times New Roman" w:hint="eastAsia"/>
          <w:sz w:val="24"/>
          <w:szCs w:val="24"/>
        </w:rPr>
        <w:t>muscovy</w:t>
      </w:r>
      <w:proofErr w:type="spellEnd"/>
      <w:r w:rsidR="00FB0F26" w:rsidRPr="00BC264C">
        <w:rPr>
          <w:rFonts w:ascii="Times New Roman" w:hAnsi="Times New Roman" w:cs="Times New Roman" w:hint="eastAsia"/>
          <w:sz w:val="24"/>
          <w:szCs w:val="24"/>
        </w:rPr>
        <w:t xml:space="preserve"> duck</w:t>
      </w:r>
      <w:r w:rsidR="00F21EF6" w:rsidRPr="00063348">
        <w:rPr>
          <w:rFonts w:ascii="Times New Roman" w:hAnsi="Times New Roman" w:cs="Times New Roman"/>
          <w:sz w:val="24"/>
          <w:szCs w:val="24"/>
        </w:rPr>
        <w:t>s</w:t>
      </w:r>
      <w:r w:rsidR="00FB0F26" w:rsidRPr="00F21EF6">
        <w:rPr>
          <w:rFonts w:ascii="Times New Roman" w:hAnsi="Times New Roman" w:cs="Times New Roman" w:hint="eastAsia"/>
          <w:sz w:val="24"/>
          <w:szCs w:val="24"/>
        </w:rPr>
        <w:t xml:space="preserve"> </w:t>
      </w:r>
      <w:r w:rsidR="003F1783" w:rsidRPr="00063348">
        <w:rPr>
          <w:rFonts w:ascii="Times New Roman" w:hAnsi="Times New Roman" w:cs="Times New Roman"/>
          <w:sz w:val="24"/>
          <w:szCs w:val="24"/>
        </w:rPr>
        <w:t>(</w:t>
      </w:r>
      <w:r w:rsidR="00C44EFD">
        <w:rPr>
          <w:rFonts w:ascii="Times New Roman" w:hAnsi="Times New Roman" w:cs="Times New Roman"/>
          <w:sz w:val="24"/>
          <w:szCs w:val="24"/>
        </w:rPr>
        <w:t>Fig. S12</w:t>
      </w:r>
      <w:r w:rsidR="003F1783" w:rsidRPr="00F21EF6">
        <w:rPr>
          <w:rFonts w:ascii="Times New Roman" w:hAnsi="Times New Roman" w:cs="Times New Roman" w:hint="eastAsia"/>
          <w:sz w:val="24"/>
          <w:szCs w:val="24"/>
        </w:rPr>
        <w:t>)</w:t>
      </w:r>
      <w:r w:rsidR="00FB0F26">
        <w:rPr>
          <w:rFonts w:ascii="Times New Roman" w:hAnsi="Times New Roman" w:cs="Times New Roman" w:hint="eastAsia"/>
          <w:sz w:val="24"/>
          <w:szCs w:val="24"/>
        </w:rPr>
        <w:t xml:space="preserve">. </w:t>
      </w:r>
      <w:r w:rsidR="00E90552">
        <w:rPr>
          <w:rFonts w:ascii="Times New Roman" w:hAnsi="Times New Roman" w:cs="Times New Roman" w:hint="eastAsia"/>
          <w:sz w:val="24"/>
          <w:szCs w:val="24"/>
        </w:rPr>
        <w:t xml:space="preserve">Similarly, </w:t>
      </w:r>
      <w:r w:rsidR="00C4153F" w:rsidRPr="00C4153F">
        <w:rPr>
          <w:rFonts w:ascii="Times New Roman" w:hAnsi="Times New Roman" w:cs="Times New Roman"/>
          <w:sz w:val="24"/>
          <w:szCs w:val="24"/>
        </w:rPr>
        <w:t>A neighbor-join</w:t>
      </w:r>
      <w:r w:rsidR="003A5A94">
        <w:rPr>
          <w:rFonts w:ascii="Times New Roman" w:hAnsi="Times New Roman" w:cs="Times New Roman"/>
          <w:sz w:val="24"/>
          <w:szCs w:val="24"/>
        </w:rPr>
        <w:t>ing</w:t>
      </w:r>
      <w:r w:rsidR="00C4153F" w:rsidRPr="00C4153F">
        <w:rPr>
          <w:rFonts w:ascii="Times New Roman" w:hAnsi="Times New Roman" w:cs="Times New Roman"/>
          <w:sz w:val="24"/>
          <w:szCs w:val="24"/>
        </w:rPr>
        <w:t xml:space="preserve"> tree that based on the IBS</w:t>
      </w:r>
      <w:r w:rsidR="00BC3421">
        <w:rPr>
          <w:rFonts w:ascii="Times New Roman" w:hAnsi="Times New Roman" w:cs="Times New Roman" w:hint="eastAsia"/>
          <w:sz w:val="24"/>
          <w:szCs w:val="24"/>
        </w:rPr>
        <w:t xml:space="preserve"> (identical by state)</w:t>
      </w:r>
      <w:r w:rsidR="00C4153F" w:rsidRPr="00C4153F">
        <w:rPr>
          <w:rFonts w:ascii="Times New Roman" w:hAnsi="Times New Roman" w:cs="Times New Roman"/>
          <w:sz w:val="24"/>
          <w:szCs w:val="24"/>
        </w:rPr>
        <w:t xml:space="preserve"> distance of those 89 individuals </w:t>
      </w:r>
      <w:r w:rsidR="00887D8C">
        <w:rPr>
          <w:rFonts w:ascii="Times New Roman" w:hAnsi="Times New Roman" w:cs="Times New Roman"/>
          <w:sz w:val="24"/>
          <w:szCs w:val="24"/>
        </w:rPr>
        <w:t>supported</w:t>
      </w:r>
      <w:r w:rsidR="00C4153F" w:rsidRPr="00C4153F">
        <w:rPr>
          <w:rFonts w:ascii="Times New Roman" w:hAnsi="Times New Roman" w:cs="Times New Roman"/>
          <w:sz w:val="24"/>
          <w:szCs w:val="24"/>
        </w:rPr>
        <w:t xml:space="preserve"> that </w:t>
      </w:r>
      <w:r w:rsidR="00887D8C">
        <w:rPr>
          <w:rFonts w:ascii="Times New Roman" w:hAnsi="Times New Roman" w:cs="Times New Roman"/>
          <w:sz w:val="24"/>
          <w:szCs w:val="24"/>
        </w:rPr>
        <w:t>mallard</w:t>
      </w:r>
      <w:r w:rsidR="00BE548C">
        <w:rPr>
          <w:rFonts w:ascii="Times New Roman" w:hAnsi="Times New Roman" w:cs="Times New Roman"/>
          <w:sz w:val="24"/>
          <w:szCs w:val="24"/>
        </w:rPr>
        <w:t xml:space="preserve"> duck</w:t>
      </w:r>
      <w:r w:rsidR="00887D8C">
        <w:rPr>
          <w:rFonts w:ascii="Times New Roman" w:hAnsi="Times New Roman" w:cs="Times New Roman"/>
          <w:sz w:val="24"/>
          <w:szCs w:val="24"/>
        </w:rPr>
        <w:t xml:space="preserve"> </w:t>
      </w:r>
      <w:r w:rsidR="0041430F">
        <w:rPr>
          <w:rFonts w:ascii="Times New Roman" w:hAnsi="Times New Roman" w:cs="Times New Roman"/>
          <w:sz w:val="24"/>
          <w:szCs w:val="24"/>
        </w:rPr>
        <w:t xml:space="preserve">and </w:t>
      </w:r>
      <w:r w:rsidR="00887D8C">
        <w:rPr>
          <w:rFonts w:ascii="Times New Roman" w:hAnsi="Times New Roman" w:cs="Times New Roman"/>
          <w:sz w:val="24"/>
          <w:szCs w:val="24"/>
        </w:rPr>
        <w:t>spot-billed</w:t>
      </w:r>
      <w:r w:rsidR="00887D8C" w:rsidDel="00887D8C">
        <w:rPr>
          <w:rFonts w:ascii="Times New Roman" w:hAnsi="Times New Roman" w:cs="Times New Roman"/>
          <w:sz w:val="24"/>
          <w:szCs w:val="24"/>
        </w:rPr>
        <w:t xml:space="preserve"> </w:t>
      </w:r>
      <w:r w:rsidR="000E2BD5">
        <w:rPr>
          <w:rFonts w:ascii="Times New Roman" w:hAnsi="Times New Roman" w:cs="Times New Roman"/>
          <w:sz w:val="24"/>
          <w:szCs w:val="24"/>
        </w:rPr>
        <w:t xml:space="preserve">duck </w:t>
      </w:r>
      <w:r w:rsidR="00C4153F" w:rsidRPr="00C4153F">
        <w:rPr>
          <w:rFonts w:ascii="Times New Roman" w:hAnsi="Times New Roman" w:cs="Times New Roman"/>
          <w:sz w:val="24"/>
          <w:szCs w:val="24"/>
        </w:rPr>
        <w:t>ha</w:t>
      </w:r>
      <w:r w:rsidR="00887D8C">
        <w:rPr>
          <w:rFonts w:ascii="Times New Roman" w:hAnsi="Times New Roman" w:cs="Times New Roman"/>
          <w:sz w:val="24"/>
          <w:szCs w:val="24"/>
        </w:rPr>
        <w:t>d</w:t>
      </w:r>
      <w:r w:rsidR="00C4153F" w:rsidRPr="00C4153F">
        <w:rPr>
          <w:rFonts w:ascii="Times New Roman" w:hAnsi="Times New Roman" w:cs="Times New Roman"/>
          <w:sz w:val="24"/>
          <w:szCs w:val="24"/>
        </w:rPr>
        <w:t xml:space="preserve"> a more close</w:t>
      </w:r>
      <w:r w:rsidR="000D457D">
        <w:rPr>
          <w:rFonts w:ascii="Times New Roman" w:hAnsi="Times New Roman" w:cs="Times New Roman"/>
          <w:sz w:val="24"/>
          <w:szCs w:val="24"/>
        </w:rPr>
        <w:t>ly</w:t>
      </w:r>
      <w:r w:rsidR="00321239">
        <w:rPr>
          <w:rFonts w:ascii="Times New Roman" w:hAnsi="Times New Roman" w:cs="Times New Roman"/>
          <w:sz w:val="24"/>
          <w:szCs w:val="24"/>
        </w:rPr>
        <w:t xml:space="preserve"> genetic</w:t>
      </w:r>
      <w:r w:rsidR="00C4153F" w:rsidRPr="00C4153F">
        <w:rPr>
          <w:rFonts w:ascii="Times New Roman" w:hAnsi="Times New Roman" w:cs="Times New Roman"/>
          <w:sz w:val="24"/>
          <w:szCs w:val="24"/>
        </w:rPr>
        <w:t xml:space="preserve"> relationship with domestic populations than other wild species (Fig. </w:t>
      </w:r>
      <w:r w:rsidR="000D457D">
        <w:rPr>
          <w:rFonts w:ascii="Times New Roman" w:hAnsi="Times New Roman" w:cs="Times New Roman"/>
          <w:sz w:val="24"/>
          <w:szCs w:val="24"/>
        </w:rPr>
        <w:t>2</w:t>
      </w:r>
      <w:r w:rsidR="00C4153F" w:rsidRPr="00C4153F">
        <w:rPr>
          <w:rFonts w:ascii="Times New Roman" w:hAnsi="Times New Roman" w:cs="Times New Roman"/>
          <w:sz w:val="24"/>
          <w:szCs w:val="24"/>
        </w:rPr>
        <w:t>b)</w:t>
      </w:r>
      <w:del w:id="154" w:author="liu rui" w:date="2018-10-08T18:17:00Z">
        <w:r w:rsidR="00C4153F" w:rsidRPr="00C4153F" w:rsidDel="00720035">
          <w:rPr>
            <w:rFonts w:ascii="Times New Roman" w:hAnsi="Times New Roman" w:cs="Times New Roman"/>
            <w:sz w:val="24"/>
            <w:szCs w:val="24"/>
          </w:rPr>
          <w:delText xml:space="preserve">. </w:delText>
        </w:r>
        <w:r w:rsidR="00E90552" w:rsidDel="00720035">
          <w:rPr>
            <w:rFonts w:ascii="Times New Roman" w:hAnsi="Times New Roman" w:cs="Times New Roman" w:hint="eastAsia"/>
            <w:sz w:val="24"/>
            <w:szCs w:val="24"/>
          </w:rPr>
          <w:delText>Such phylogenetic relations among the domestic ducks and wild ducks, together with their relationships estimated on PCA analyses and comparisons in SNPs</w:delText>
        </w:r>
        <w:r w:rsidR="00E90552" w:rsidDel="00720035">
          <w:rPr>
            <w:rFonts w:ascii="Times New Roman" w:hAnsi="Times New Roman" w:cs="Times New Roman"/>
            <w:sz w:val="24"/>
            <w:szCs w:val="24"/>
          </w:rPr>
          <w:delText>’</w:delText>
        </w:r>
        <w:r w:rsidR="00E90552" w:rsidDel="00720035">
          <w:rPr>
            <w:rFonts w:ascii="Times New Roman" w:hAnsi="Times New Roman" w:cs="Times New Roman" w:hint="eastAsia"/>
            <w:sz w:val="24"/>
            <w:szCs w:val="24"/>
          </w:rPr>
          <w:delText xml:space="preserve"> </w:delText>
        </w:r>
        <w:r w:rsidR="00E90552" w:rsidDel="00720035">
          <w:rPr>
            <w:rFonts w:ascii="Times New Roman" w:hAnsi="Times New Roman" w:cs="Times New Roman"/>
            <w:sz w:val="24"/>
            <w:szCs w:val="24"/>
          </w:rPr>
          <w:delText>distribution</w:delText>
        </w:r>
        <w:r w:rsidR="00E90552" w:rsidDel="00720035">
          <w:rPr>
            <w:rFonts w:ascii="Times New Roman" w:hAnsi="Times New Roman" w:cs="Times New Roman" w:hint="eastAsia"/>
            <w:sz w:val="24"/>
            <w:szCs w:val="24"/>
          </w:rPr>
          <w:delText xml:space="preserve">, </w:delText>
        </w:r>
        <w:r w:rsidR="00E90552" w:rsidRPr="00331C48" w:rsidDel="00720035">
          <w:rPr>
            <w:rFonts w:ascii="Times New Roman" w:hAnsi="Times New Roman" w:cs="Times New Roman"/>
            <w:sz w:val="24"/>
            <w:szCs w:val="24"/>
          </w:rPr>
          <w:delText>demonstrated that domestic</w:delText>
        </w:r>
        <w:r w:rsidR="007B20AC" w:rsidRPr="00331C48" w:rsidDel="00720035">
          <w:rPr>
            <w:rFonts w:ascii="Times New Roman" w:hAnsi="Times New Roman" w:cs="Times New Roman"/>
            <w:sz w:val="24"/>
            <w:szCs w:val="24"/>
          </w:rPr>
          <w:delText xml:space="preserve"> ducks</w:delText>
        </w:r>
      </w:del>
      <w:del w:id="155" w:author="liu rui" w:date="2018-10-08T14:06:00Z">
        <w:r w:rsidR="007B20AC" w:rsidRPr="00331C48" w:rsidDel="00DA4F8C">
          <w:rPr>
            <w:rFonts w:ascii="Times New Roman" w:hAnsi="Times New Roman" w:cs="Times New Roman"/>
            <w:sz w:val="24"/>
            <w:szCs w:val="24"/>
          </w:rPr>
          <w:delText xml:space="preserve"> aren’t </w:delText>
        </w:r>
      </w:del>
      <w:del w:id="156" w:author="liu rui" w:date="2018-10-08T18:17:00Z">
        <w:r w:rsidR="00CF7A54" w:rsidRPr="00194533" w:rsidDel="00720035">
          <w:rPr>
            <w:rFonts w:ascii="Times New Roman" w:hAnsi="Times New Roman" w:cs="Times New Roman"/>
            <w:sz w:val="24"/>
            <w:szCs w:val="24"/>
          </w:rPr>
          <w:delText>offspring</w:delText>
        </w:r>
        <w:r w:rsidR="00CF7A54" w:rsidRPr="00331C48" w:rsidDel="00720035">
          <w:rPr>
            <w:rFonts w:ascii="Times New Roman" w:hAnsi="Times New Roman" w:cs="Times New Roman"/>
            <w:sz w:val="24"/>
            <w:szCs w:val="24"/>
          </w:rPr>
          <w:delText xml:space="preserve"> </w:delText>
        </w:r>
        <w:r w:rsidR="00CF7A54" w:rsidRPr="00194533" w:rsidDel="00720035">
          <w:rPr>
            <w:rFonts w:ascii="Times New Roman" w:hAnsi="Times New Roman" w:cs="Times New Roman"/>
            <w:sz w:val="24"/>
            <w:szCs w:val="24"/>
          </w:rPr>
          <w:delText>of</w:delText>
        </w:r>
        <w:r w:rsidR="00CF7A54" w:rsidRPr="00331C48" w:rsidDel="00720035">
          <w:rPr>
            <w:rFonts w:ascii="Times New Roman" w:hAnsi="Times New Roman" w:cs="Times New Roman"/>
            <w:sz w:val="24"/>
            <w:szCs w:val="24"/>
          </w:rPr>
          <w:delText xml:space="preserve"> </w:delText>
        </w:r>
        <w:r w:rsidR="007B20AC" w:rsidRPr="00331C48" w:rsidDel="00720035">
          <w:rPr>
            <w:rFonts w:ascii="Times New Roman" w:hAnsi="Times New Roman" w:cs="Times New Roman"/>
            <w:sz w:val="24"/>
            <w:szCs w:val="24"/>
          </w:rPr>
          <w:delText>the mallards</w:delText>
        </w:r>
        <w:r w:rsidR="00CF7A54" w:rsidRPr="00194533" w:rsidDel="00720035">
          <w:rPr>
            <w:rFonts w:ascii="Times New Roman" w:hAnsi="Times New Roman" w:cs="Times New Roman"/>
            <w:sz w:val="24"/>
            <w:szCs w:val="24"/>
          </w:rPr>
          <w:delText xml:space="preserve"> </w:delText>
        </w:r>
      </w:del>
      <w:r w:rsidR="00CF7A54" w:rsidRPr="00194533">
        <w:rPr>
          <w:rFonts w:ascii="Times New Roman" w:hAnsi="Times New Roman" w:cs="Times New Roman"/>
          <w:sz w:val="24"/>
          <w:szCs w:val="24"/>
        </w:rPr>
        <w:t>(</w:t>
      </w:r>
      <w:r w:rsidR="00751AF6">
        <w:rPr>
          <w:rFonts w:ascii="Times New Roman" w:hAnsi="Times New Roman" w:cs="Times New Roman"/>
          <w:sz w:val="24"/>
          <w:szCs w:val="24"/>
        </w:rPr>
        <w:t>SI Appendix</w:t>
      </w:r>
      <w:r w:rsidR="00CF7A54" w:rsidRPr="00194533">
        <w:rPr>
          <w:rFonts w:ascii="Times New Roman" w:hAnsi="Times New Roman" w:cs="Times New Roman"/>
          <w:sz w:val="24"/>
          <w:szCs w:val="24"/>
        </w:rPr>
        <w:t>)</w:t>
      </w:r>
      <w:r w:rsidR="007B20AC" w:rsidRPr="00331C48">
        <w:rPr>
          <w:rFonts w:ascii="Times New Roman" w:hAnsi="Times New Roman" w:cs="Times New Roman"/>
          <w:sz w:val="24"/>
          <w:szCs w:val="24"/>
        </w:rPr>
        <w:t>.</w:t>
      </w:r>
    </w:p>
    <w:p w14:paraId="6D6305DE" w14:textId="3FC0567A" w:rsidR="003463A6" w:rsidRDefault="007B20AC" w:rsidP="00CB79F4">
      <w:pPr>
        <w:spacing w:line="480" w:lineRule="auto"/>
        <w:rPr>
          <w:rFonts w:ascii="Times New Roman" w:hAnsi="Times New Roman" w:cs="Times New Roman"/>
          <w:color w:val="000000" w:themeColor="text1"/>
          <w:sz w:val="24"/>
          <w:szCs w:val="24"/>
        </w:rPr>
      </w:pPr>
      <w:r>
        <w:rPr>
          <w:rFonts w:ascii="Times New Roman" w:hAnsi="Times New Roman" w:cs="Times New Roman"/>
          <w:sz w:val="24"/>
          <w:szCs w:val="24"/>
        </w:rPr>
        <w:t>We then asked whether domestic ducks were</w:t>
      </w:r>
      <w:r>
        <w:rPr>
          <w:rFonts w:ascii="Times New Roman" w:hAnsi="Times New Roman" w:cs="Times New Roman" w:hint="eastAsia"/>
          <w:sz w:val="24"/>
          <w:szCs w:val="24"/>
        </w:rPr>
        <w:t xml:space="preserve"> originated from</w:t>
      </w:r>
      <w:ins w:id="157" w:author="liu rui" w:date="2018-10-08T18:17:00Z">
        <w:r w:rsidR="00720035">
          <w:rPr>
            <w:rFonts w:ascii="Times New Roman" w:hAnsi="Times New Roman" w:cs="Times New Roman"/>
            <w:sz w:val="24"/>
            <w:szCs w:val="24"/>
          </w:rPr>
          <w:t xml:space="preserve"> mallard </w:t>
        </w:r>
      </w:ins>
      <w:ins w:id="158" w:author="liu rui" w:date="2018-10-08T18:18:00Z">
        <w:r w:rsidR="00720035">
          <w:rPr>
            <w:rFonts w:ascii="Times New Roman" w:hAnsi="Times New Roman" w:cs="Times New Roman"/>
            <w:sz w:val="24"/>
            <w:szCs w:val="24"/>
          </w:rPr>
          <w:t xml:space="preserve">duck </w:t>
        </w:r>
      </w:ins>
      <w:ins w:id="159" w:author="liu rui" w:date="2018-10-08T18:17:00Z">
        <w:r w:rsidR="00720035">
          <w:rPr>
            <w:rFonts w:ascii="Times New Roman" w:hAnsi="Times New Roman" w:cs="Times New Roman"/>
            <w:sz w:val="24"/>
            <w:szCs w:val="24"/>
          </w:rPr>
          <w:t>or the</w:t>
        </w:r>
      </w:ins>
      <w:r>
        <w:rPr>
          <w:rFonts w:ascii="Times New Roman" w:hAnsi="Times New Roman" w:cs="Times New Roman" w:hint="eastAsia"/>
          <w:sz w:val="24"/>
          <w:szCs w:val="24"/>
        </w:rPr>
        <w:t xml:space="preserve"> descents of the mallards and spot-billed </w:t>
      </w:r>
      <w:r w:rsidR="00B6484D">
        <w:rPr>
          <w:rFonts w:ascii="Times New Roman" w:hAnsi="Times New Roman" w:cs="Times New Roman" w:hint="eastAsia"/>
          <w:sz w:val="24"/>
          <w:szCs w:val="24"/>
        </w:rPr>
        <w:t>ducks</w:t>
      </w:r>
      <w:r w:rsidR="004A4759">
        <w:rPr>
          <w:rFonts w:ascii="Times New Roman" w:hAnsi="Times New Roman" w:cs="Times New Roman"/>
          <w:sz w:val="24"/>
          <w:szCs w:val="24"/>
        </w:rPr>
        <w:t xml:space="preserve"> </w:t>
      </w:r>
      <w:r w:rsidR="003A420E">
        <w:rPr>
          <w:rFonts w:ascii="Times New Roman" w:hAnsi="Times New Roman" w:cs="Times New Roman"/>
          <w:sz w:val="24"/>
          <w:szCs w:val="24"/>
        </w:rPr>
        <w:fldChar w:fldCharType="begin"/>
      </w:r>
      <w:r w:rsidR="004D577F">
        <w:rPr>
          <w:rFonts w:ascii="Times New Roman" w:hAnsi="Times New Roman" w:cs="Times New Roman"/>
          <w:sz w:val="24"/>
          <w:szCs w:val="24"/>
        </w:rPr>
        <w:instrText xml:space="preserve"> ADDIN EN.CITE &lt;EndNote&gt;&lt;Cite&gt;&lt;Author&gt;Steve&lt;/Author&gt;&lt;Year&gt;1992&lt;/Year&gt;&lt;RecNum&gt;111&lt;/RecNum&gt;&lt;DisplayText&gt;(20)&lt;/DisplayText&gt;&lt;record&gt;&lt;rec-number&gt;111&lt;/rec-number&gt;&lt;foreign-keys&gt;&lt;key app="EN" db-id="zd9vrr9r4sxpvoex0z2x0seo95tx9fexr95t"&gt;111&lt;/key&gt;&lt;/foreign-keys&gt;&lt;ref-type name="Journal Article"&gt;17&lt;/ref-type&gt;&lt;contributors&gt;&lt;authors&gt;&lt;author&gt;Steve, M&lt;/author&gt;&lt;/authors&gt;&lt;/contributors&gt;&lt;titles&gt;&lt;title&gt;Waterfowl: an identification guide to the ducks, geese and swans of the world.&lt;/title&gt;&lt;secondary-title&gt;Houthton mifflin in harcout&lt;/secondary-title&gt;&lt;/titles&gt;&lt;periodical&gt;&lt;full-title&gt;Houthton mifflin in harcout&lt;/full-title&gt;&lt;/periodical&gt;&lt;pages&gt;3&lt;/pages&gt;&lt;section&gt;46726&lt;/section&gt;&lt;dates&gt;&lt;year&gt;1992&lt;/year&gt;&lt;/dates&gt;&lt;isbn&gt;978-0-395&lt;/isbn&gt;&lt;urls&gt;&lt;/urls&gt;&lt;/record&gt;&lt;/Cite&gt;&lt;/EndNote&gt;</w:instrText>
      </w:r>
      <w:r w:rsidR="003A420E">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20" w:tooltip="Steve, 1992 #111" w:history="1">
        <w:r w:rsidR="008834D1">
          <w:rPr>
            <w:rFonts w:ascii="Times New Roman" w:hAnsi="Times New Roman" w:cs="Times New Roman"/>
            <w:noProof/>
            <w:sz w:val="24"/>
            <w:szCs w:val="24"/>
          </w:rPr>
          <w:t>20</w:t>
        </w:r>
      </w:hyperlink>
      <w:r w:rsidR="004D577F">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B6484D">
        <w:rPr>
          <w:rFonts w:ascii="Times New Roman" w:hAnsi="Times New Roman" w:cs="Times New Roman" w:hint="eastAsia"/>
          <w:sz w:val="24"/>
          <w:szCs w:val="24"/>
        </w:rPr>
        <w:t>.</w:t>
      </w:r>
      <w:r w:rsidR="00B6484D">
        <w:rPr>
          <w:rFonts w:ascii="Times New Roman" w:hAnsi="Times New Roman" w:cs="Times New Roman"/>
          <w:sz w:val="24"/>
          <w:szCs w:val="24"/>
        </w:rPr>
        <w:t xml:space="preserve"> </w:t>
      </w:r>
      <w:r w:rsidR="00B6484D">
        <w:rPr>
          <w:rFonts w:ascii="Times New Roman" w:hAnsi="Times New Roman" w:cs="Times New Roman" w:hint="eastAsia"/>
          <w:sz w:val="24"/>
          <w:szCs w:val="24"/>
        </w:rPr>
        <w:t xml:space="preserve">We </w:t>
      </w:r>
      <w:r w:rsidR="00B6484D">
        <w:rPr>
          <w:rFonts w:ascii="Times New Roman" w:hAnsi="Times New Roman" w:cs="Times New Roman"/>
          <w:sz w:val="24"/>
          <w:szCs w:val="24"/>
        </w:rPr>
        <w:t>performed</w:t>
      </w:r>
      <w:r w:rsidR="00B6484D">
        <w:rPr>
          <w:rFonts w:ascii="Times New Roman" w:hAnsi="Times New Roman" w:cs="Times New Roman" w:hint="eastAsia"/>
          <w:sz w:val="24"/>
          <w:szCs w:val="24"/>
        </w:rPr>
        <w:t xml:space="preserve"> a 3-population test </w:t>
      </w:r>
      <w:r w:rsidR="00E90552">
        <w:rPr>
          <w:rFonts w:ascii="Times New Roman" w:hAnsi="Times New Roman" w:cs="Times New Roman" w:hint="eastAsia"/>
          <w:sz w:val="24"/>
          <w:szCs w:val="24"/>
        </w:rPr>
        <w:t>for admixture by taking</w:t>
      </w:r>
      <w:r w:rsidR="00E90552">
        <w:rPr>
          <w:rFonts w:ascii="Times New Roman" w:hAnsi="Times New Roman" w:cs="Times New Roman"/>
          <w:sz w:val="24"/>
          <w:szCs w:val="24"/>
        </w:rPr>
        <w:t xml:space="preserve"> </w:t>
      </w:r>
      <w:r w:rsidR="00CF7A54">
        <w:rPr>
          <w:rFonts w:ascii="Times New Roman" w:hAnsi="Times New Roman" w:cs="Times New Roman"/>
          <w:sz w:val="24"/>
          <w:szCs w:val="24"/>
        </w:rPr>
        <w:t xml:space="preserve">the </w:t>
      </w:r>
      <w:r w:rsidR="00E90552">
        <w:rPr>
          <w:rFonts w:ascii="Times New Roman" w:hAnsi="Times New Roman" w:cs="Times New Roman" w:hint="eastAsia"/>
          <w:sz w:val="24"/>
          <w:szCs w:val="24"/>
        </w:rPr>
        <w:t>mallard</w:t>
      </w:r>
      <w:r w:rsidR="00E90552">
        <w:rPr>
          <w:rFonts w:ascii="Times New Roman" w:hAnsi="Times New Roman" w:cs="Times New Roman"/>
          <w:sz w:val="24"/>
          <w:szCs w:val="24"/>
        </w:rPr>
        <w:t xml:space="preserve"> </w:t>
      </w:r>
      <w:r w:rsidR="00BE548C">
        <w:rPr>
          <w:rFonts w:ascii="Times New Roman" w:hAnsi="Times New Roman" w:cs="Times New Roman"/>
          <w:sz w:val="24"/>
          <w:szCs w:val="24"/>
        </w:rPr>
        <w:t xml:space="preserve">duck </w:t>
      </w:r>
      <w:r w:rsidR="00FB0F26">
        <w:rPr>
          <w:rFonts w:ascii="Times New Roman" w:hAnsi="Times New Roman" w:cs="Times New Roman" w:hint="eastAsia"/>
          <w:sz w:val="24"/>
          <w:szCs w:val="24"/>
        </w:rPr>
        <w:t xml:space="preserve">and spot-billed </w:t>
      </w:r>
      <w:r w:rsidR="00CF7A54">
        <w:rPr>
          <w:rFonts w:ascii="Times New Roman" w:hAnsi="Times New Roman" w:cs="Times New Roman"/>
          <w:sz w:val="24"/>
          <w:szCs w:val="24"/>
        </w:rPr>
        <w:t xml:space="preserve">duck </w:t>
      </w:r>
      <w:r w:rsidR="00FB0F26">
        <w:rPr>
          <w:rFonts w:ascii="Times New Roman" w:hAnsi="Times New Roman" w:cs="Times New Roman" w:hint="eastAsia"/>
          <w:sz w:val="24"/>
          <w:szCs w:val="24"/>
        </w:rPr>
        <w:t xml:space="preserve">as ancestral populations, </w:t>
      </w:r>
      <w:r w:rsidR="00C61379">
        <w:rPr>
          <w:rFonts w:ascii="Times New Roman" w:hAnsi="Times New Roman" w:cs="Times New Roman"/>
          <w:sz w:val="24"/>
          <w:szCs w:val="24"/>
        </w:rPr>
        <w:t xml:space="preserve">Beijing </w:t>
      </w:r>
      <w:r w:rsidR="00FB0F26">
        <w:rPr>
          <w:rFonts w:ascii="Times New Roman" w:hAnsi="Times New Roman" w:cs="Times New Roman" w:hint="eastAsia"/>
          <w:sz w:val="24"/>
          <w:szCs w:val="24"/>
        </w:rPr>
        <w:t xml:space="preserve">and </w:t>
      </w:r>
      <w:r w:rsidR="00C61379">
        <w:rPr>
          <w:rFonts w:ascii="Times New Roman" w:hAnsi="Times New Roman" w:cs="Times New Roman"/>
          <w:sz w:val="24"/>
          <w:szCs w:val="24"/>
        </w:rPr>
        <w:t xml:space="preserve">Shaoxing </w:t>
      </w:r>
      <w:r w:rsidR="00FB0F26">
        <w:rPr>
          <w:rFonts w:ascii="Times New Roman" w:hAnsi="Times New Roman" w:cs="Times New Roman" w:hint="eastAsia"/>
          <w:sz w:val="24"/>
          <w:szCs w:val="24"/>
        </w:rPr>
        <w:t>as target populations</w:t>
      </w:r>
      <w:r w:rsidR="0088126B">
        <w:rPr>
          <w:rFonts w:ascii="Times New Roman" w:hAnsi="Times New Roman" w:cs="Times New Roman"/>
          <w:sz w:val="24"/>
          <w:szCs w:val="24"/>
        </w:rPr>
        <w:t xml:space="preserve"> through</w:t>
      </w:r>
      <w:r w:rsidR="005639E4">
        <w:rPr>
          <w:rFonts w:ascii="Times New Roman" w:hAnsi="Times New Roman" w:cs="Times New Roman" w:hint="eastAsia"/>
          <w:sz w:val="24"/>
          <w:szCs w:val="24"/>
        </w:rPr>
        <w:t xml:space="preserve"> </w:t>
      </w:r>
      <w:r w:rsidR="0088126B">
        <w:rPr>
          <w:rFonts w:ascii="Times New Roman" w:hAnsi="Times New Roman" w:cs="Times New Roman" w:hint="eastAsia"/>
          <w:sz w:val="24"/>
          <w:szCs w:val="24"/>
        </w:rPr>
        <w:t xml:space="preserve">a Block Jackknife analysis </w:t>
      </w:r>
      <w:r w:rsidR="0088126B" w:rsidRPr="00383E82">
        <w:rPr>
          <w:rFonts w:ascii="Times New Roman" w:hAnsi="Times New Roman" w:cs="Times New Roman"/>
          <w:sz w:val="24"/>
          <w:szCs w:val="24"/>
        </w:rPr>
        <w:t>that corrected for linkage disequilibrium among SNPs</w:t>
      </w:r>
      <w:r w:rsidR="004A4759">
        <w:rPr>
          <w:rFonts w:ascii="Times New Roman" w:hAnsi="Times New Roman" w:cs="Times New Roman"/>
          <w:sz w:val="24"/>
          <w:szCs w:val="24"/>
        </w:rPr>
        <w:t xml:space="preserve"> </w:t>
      </w:r>
      <w:r w:rsidR="00766214">
        <w:rPr>
          <w:rFonts w:ascii="Times New Roman" w:hAnsi="Times New Roman" w:cs="Times New Roman"/>
          <w:sz w:val="24"/>
          <w:szCs w:val="24"/>
        </w:rPr>
        <w:fldChar w:fldCharType="begin">
          <w:fldData xml:space="preserve">PEVuZE5vdGU+PENpdGU+PEF1dGhvcj5SZWljaDwvQXV0aG9yPjxZZWFyPjIwMDk8L1llYXI+PFJl
Y051bT4zMjwvUmVjTnVtPjxEaXNwbGF5VGV4dD4oMjEsIDIyKTwvRGlzcGxheVRleHQ+PHJlY29y
ZD48cmVjLW51bWJlcj4zMjwvcmVjLW51bWJlcj48Zm9yZWlnbi1rZXlzPjxrZXkgYXBwPSJFTiIg
ZGItaWQ9InpkOXZycjlyNHN4cHZvZXgwejJ4MHNlbzk1dHg5ZmV4cjk1dCIgdGltZXN0YW1wPSIx
NDg2MjI3ODkyIj4zMjwva2V5PjwvZm9yZWlnbi1rZXlzPjxyZWYtdHlwZSBuYW1lPSJKb3VybmFs
IEFydGljbGUiPjE3PC9yZWYtdHlwZT48Y29udHJpYnV0b3JzPjxhdXRob3JzPjxhdXRob3I+UmVp
Y2gsIEQuPC9hdXRob3I+PGF1dGhvcj5UaGFuZ2FyYWosIEsuPC9hdXRob3I+PGF1dGhvcj5QYXR0
ZXJzb24sIE4uPC9hdXRob3I+PGF1dGhvcj5QcmljZSwgQS4gTC48L2F1dGhvcj48YXV0aG9yPlNp
bmdoLCBMLjwvYXV0aG9yPjwvYXV0aG9ycz48L2NvbnRyaWJ1dG9ycz48YXV0aC1hZGRyZXNzPkRl
cGFydG1lbnQgb2YgR2VuZXRpY3MsIEhhcnZhcmQgTWVkaWNhbCBTY2hvb2wsIEJvc3RvbiwgTWFz
c2FjaHVzZXR0cyAwMjExNSwgVVNBLiByZWljaEBnZW5ldGljcy5tZWQuaGFydmFyZC5lZHU8L2F1
dGgtYWRkcmVzcz48dGl0bGVzPjx0aXRsZT5SZWNvbnN0cnVjdGluZyBJbmRpYW4gcG9wdWxhdGlv
biBoaXN0b3J5PC90aXRsZT48c2Vjb25kYXJ5LXRpdGxlPk5hdHVyZTwvc2Vjb25kYXJ5LXRpdGxl
PjwvdGl0bGVzPjxwZXJpb2RpY2FsPjxmdWxsLXRpdGxlPk5hdHVyZTwvZnVsbC10aXRsZT48L3Bl
cmlvZGljYWw+PHBhZ2VzPjQ4OS05NDwvcGFnZXM+PHZvbHVtZT40NjE8L3ZvbHVtZT48bnVtYmVy
PjcyNjM8L251bWJlcj48a2V5d29yZHM+PGtleXdvcmQ+QXNpYS9ldGhub2xvZ3k8L2tleXdvcmQ+
PGtleXdvcmQ+Q2hyb21vc29tZXMsIEh1bWFuLCBZL2dlbmV0aWNzPC9rZXl3b3JkPjxrZXl3b3Jk
PkNvbnRpbmVudGFsIFBvcHVsYXRpb24gR3JvdXBzL2dlbmV0aWNzPC9rZXl3b3JkPjxrZXl3b3Jk
PkROQSwgTWl0b2Nob25kcmlhbC9nZW5ldGljczwva2V5d29yZD48a2V5d29yZD5FdGhuaWMgR3Jv
dXBzLypnZW5ldGljczwva2V5d29yZD48a2V5d29yZD5FdXJvcGUvZXRobm9sb2d5PC9rZXl3b3Jk
PjxrZXl3b3JkPkZlbWFsZTwva2V5d29yZD48a2V5d29yZD5Gb3VuZGVyIEVmZmVjdDwva2V5d29y
ZD48a2V5d29yZD5HZW5lIEZyZXF1ZW5jeTwva2V5d29yZD48a2V5d29yZD5HZW5lcywgUmVjZXNz
aXZlL2dlbmV0aWNzPC9rZXl3b3JkPjxrZXl3b3JkPkdlbmV0aWMgVmFyaWF0aW9uLypnZW5ldGlj
czwva2V5d29yZD48a2V5d29yZD5HZW5ldGljcywgTWVkaWNhbDwva2V5d29yZD48a2V5d29yZD5H
ZW5ldGljcywgUG9wdWxhdGlvbjwva2V5d29yZD48a2V5d29yZD5HZW5vbWUsIEh1bWFuL2dlbmV0
aWNzPC9rZXl3b3JkPjxrZXl3b3JkPkdlbm9taWNzPC9rZXl3b3JkPjxrZXl3b3JkPkdlbm90eXBl
PC9rZXl3b3JkPjxrZXl3b3JkPkdlb2dyYXBoeTwva2V5d29yZD48a2V5d29yZD5IdW1hbnM8L2tl
eXdvcmQ+PGtleXdvcmQ+SW5kaWE8L2tleXdvcmQ+PGtleXdvcmQ+TGFuZ3VhZ2U8L2tleXdvcmQ+
PGtleXdvcmQ+TGlua2FnZSBEaXNlcXVpbGlicml1bS9nZW5ldGljczwva2V5d29yZD48a2V5d29y
ZD5NYWxlPC9rZXl3b3JkPjxrZXl3b3JkPk1pZGRsZSBFYXN0L2V0aG5vbG9neTwva2V5d29yZD48
a2V5d29yZD4qUGh5bG9nZW55PC9rZXl3b3JkPjxrZXl3b3JkPlBvbHltb3JwaGlzbSwgU2luZ2xl
IE51Y2xlb3RpZGUvZ2VuZXRpY3M8L2tleXdvcmQ+PGtleXdvcmQ+UHJpbmNpcGFsIENvbXBvbmVu
dCBBbmFseXNpczwva2V5d29yZD48L2tleXdvcmRzPjxkYXRlcz48eWVhcj4yMDA5PC95ZWFyPjxw
dWItZGF0ZXM+PGRhdGU+U2VwIDI0PC9kYXRlPjwvcHViLWRhdGVzPjwvZGF0ZXM+PGlzYm4+MTQ3
Ni00Njg3IChFbGVjdHJvbmljKSYjeEQ7MDAyOC0wODM2IChMaW5raW5nKTwvaXNibj48YWNjZXNz
aW9uLW51bT4xOTc3OTQ0NTwvYWNjZXNzaW9uLW51bT48dXJscz48cmVsYXRlZC11cmxzPjx1cmw+
aHR0cHM6Ly93d3cubmNiaS5ubG0ubmloLmdvdi9wdWJtZWQvMTk3Nzk0NDU8L3VybD48L3JlbGF0
ZWQtdXJscz48L3VybHM+PGN1c3RvbTI+UE1DMjg0MjIxMDwvY3VzdG9tMj48ZWxlY3Ryb25pYy1y
ZXNvdXJjZS1udW0+MTAuMTAzOC9uYXR1cmUwODM2NTwvZWxlY3Ryb25pYy1yZXNvdXJjZS1udW0+
PC9yZWNvcmQ+PC9DaXRlPjxDaXRlPjxBdXRob3I+Um9kZ2VyczwvQXV0aG9yPjxZZWFyPjE5OTk8
L1llYXI+PFJlY051bT4zMzwvUmVjTnVtPjxyZWNvcmQ+PHJlYy1udW1iZXI+MzM8L3JlYy1udW1i
ZXI+PGZvcmVpZ24ta2V5cz48a2V5IGFwcD0iRU4iIGRiLWlkPSJ6ZDl2cnI5cjRzeHB2b2V4MHoy
eDBzZW85NXR4OWZleHI5NXQiIHRpbWVzdGFtcD0iMTQ4NjIyODA1NyI+MzM8L2tleT48L2ZvcmVp
Z24ta2V5cz48cmVmLXR5cGUgbmFtZT0iSm91cm5hbCBBcnRpY2xlIj4xNzwvcmVmLXR5cGU+PGNv
bnRyaWJ1dG9ycz48YXV0aG9ycz48YXV0aG9yPlJvZGdlcnMsIEouIEwuPC9hdXRob3I+PC9hdXRo
b3JzPjwvY29udHJpYnV0b3JzPjx0aXRsZXM+PHRpdGxlPlRoZSBCb290c3RyYXAsIHRoZSBKYWNr
a25pZmUsIGFuZCB0aGUgUmFuZG9taXphdGlvbiBUZXN0OiBBIFNhbXBsaW5nIFRheG9ub215PC90
aXRsZT48c2Vjb25kYXJ5LXRpdGxlPk11bHRpdmFyaWF0ZSBCZWhhdiBSZXM8L3NlY29uZGFyeS10
aXRsZT48L3RpdGxlcz48cGVyaW9kaWNhbD48ZnVsbC10aXRsZT5NdWx0aXZhcmlhdGUgQmVoYXYg
UmVzPC9mdWxsLXRpdGxlPjwvcGVyaW9kaWNhbD48cGFnZXM+NDQxLTU2PC9wYWdlcz48dm9sdW1l
PjM0PC92b2x1bWU+PG51bWJlcj40PC9udW1iZXI+PGRhdGVzPjx5ZWFyPjE5OTk8L3llYXI+PHB1
Yi1kYXRlcz48ZGF0ZT5PY3QgMDE8L2RhdGU+PC9wdWItZGF0ZXM+PC9kYXRlcz48aXNibj4wMDI3
LTMxNzEgKFByaW50KSYjeEQ7MDAyNy0zMTcxIChMaW5raW5nKTwvaXNibj48YWNjZXNzaW9uLW51
bT4yNjgwMTYzNTwvYWNjZXNzaW9uLW51bT48dXJscz48cmVsYXRlZC11cmxzPjx1cmw+aHR0cHM6
Ly93d3cubmNiaS5ubG0ubmloLmdvdi9wdWJtZWQvMjY4MDE2MzU8L3VybD48L3JlbGF0ZWQtdXJs
cz48L3VybHM+PGVsZWN0cm9uaWMtcmVzb3VyY2UtbnVtPjEwLjEyMDcvUzE1MzI3OTA2TUJSMzQw
NF8yPC9lbGVjdHJvbmljLXJlc291cmNlLW51bT48L3JlY29yZD48L0NpdGU+PC9FbmROb3RlPgB=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PEVuZE5vdGU+PENpdGU+PEF1dGhvcj5SZWljaDwvQXV0aG9yPjxZZWFyPjIwMDk8L1llYXI+PFJl
Y051bT4zMjwvUmVjTnVtPjxEaXNwbGF5VGV4dD4oMjEsIDIyKTwvRGlzcGxheVRleHQ+PHJlY29y
ZD48cmVjLW51bWJlcj4zMjwvcmVjLW51bWJlcj48Zm9yZWlnbi1rZXlzPjxrZXkgYXBwPSJFTiIg
ZGItaWQ9InpkOXZycjlyNHN4cHZvZXgwejJ4MHNlbzk1dHg5ZmV4cjk1dCIgdGltZXN0YW1wPSIx
NDg2MjI3ODkyIj4zMjwva2V5PjwvZm9yZWlnbi1rZXlzPjxyZWYtdHlwZSBuYW1lPSJKb3VybmFs
IEFydGljbGUiPjE3PC9yZWYtdHlwZT48Y29udHJpYnV0b3JzPjxhdXRob3JzPjxhdXRob3I+UmVp
Y2gsIEQuPC9hdXRob3I+PGF1dGhvcj5UaGFuZ2FyYWosIEsuPC9hdXRob3I+PGF1dGhvcj5QYXR0
ZXJzb24sIE4uPC9hdXRob3I+PGF1dGhvcj5QcmljZSwgQS4gTC48L2F1dGhvcj48YXV0aG9yPlNp
bmdoLCBMLjwvYXV0aG9yPjwvYXV0aG9ycz48L2NvbnRyaWJ1dG9ycz48YXV0aC1hZGRyZXNzPkRl
cGFydG1lbnQgb2YgR2VuZXRpY3MsIEhhcnZhcmQgTWVkaWNhbCBTY2hvb2wsIEJvc3RvbiwgTWFz
c2FjaHVzZXR0cyAwMjExNSwgVVNBLiByZWljaEBnZW5ldGljcy5tZWQuaGFydmFyZC5lZHU8L2F1
dGgtYWRkcmVzcz48dGl0bGVzPjx0aXRsZT5SZWNvbnN0cnVjdGluZyBJbmRpYW4gcG9wdWxhdGlv
biBoaXN0b3J5PC90aXRsZT48c2Vjb25kYXJ5LXRpdGxlPk5hdHVyZTwvc2Vjb25kYXJ5LXRpdGxl
PjwvdGl0bGVzPjxwZXJpb2RpY2FsPjxmdWxsLXRpdGxlPk5hdHVyZTwvZnVsbC10aXRsZT48L3Bl
cmlvZGljYWw+PHBhZ2VzPjQ4OS05NDwvcGFnZXM+PHZvbHVtZT40NjE8L3ZvbHVtZT48bnVtYmVy
PjcyNjM8L251bWJlcj48a2V5d29yZHM+PGtleXdvcmQ+QXNpYS9ldGhub2xvZ3k8L2tleXdvcmQ+
PGtleXdvcmQ+Q2hyb21vc29tZXMsIEh1bWFuLCBZL2dlbmV0aWNzPC9rZXl3b3JkPjxrZXl3b3Jk
PkNvbnRpbmVudGFsIFBvcHVsYXRpb24gR3JvdXBzL2dlbmV0aWNzPC9rZXl3b3JkPjxrZXl3b3Jk
PkROQSwgTWl0b2Nob25kcmlhbC9nZW5ldGljczwva2V5d29yZD48a2V5d29yZD5FdGhuaWMgR3Jv
dXBzLypnZW5ldGljczwva2V5d29yZD48a2V5d29yZD5FdXJvcGUvZXRobm9sb2d5PC9rZXl3b3Jk
PjxrZXl3b3JkPkZlbWFsZTwva2V5d29yZD48a2V5d29yZD5Gb3VuZGVyIEVmZmVjdDwva2V5d29y
ZD48a2V5d29yZD5HZW5lIEZyZXF1ZW5jeTwva2V5d29yZD48a2V5d29yZD5HZW5lcywgUmVjZXNz
aXZlL2dlbmV0aWNzPC9rZXl3b3JkPjxrZXl3b3JkPkdlbmV0aWMgVmFyaWF0aW9uLypnZW5ldGlj
czwva2V5d29yZD48a2V5d29yZD5HZW5ldGljcywgTWVkaWNhbDwva2V5d29yZD48a2V5d29yZD5H
ZW5ldGljcywgUG9wdWxhdGlvbjwva2V5d29yZD48a2V5d29yZD5HZW5vbWUsIEh1bWFuL2dlbmV0
aWNzPC9rZXl3b3JkPjxrZXl3b3JkPkdlbm9taWNzPC9rZXl3b3JkPjxrZXl3b3JkPkdlbm90eXBl
PC9rZXl3b3JkPjxrZXl3b3JkPkdlb2dyYXBoeTwva2V5d29yZD48a2V5d29yZD5IdW1hbnM8L2tl
eXdvcmQ+PGtleXdvcmQ+SW5kaWE8L2tleXdvcmQ+PGtleXdvcmQ+TGFuZ3VhZ2U8L2tleXdvcmQ+
PGtleXdvcmQ+TGlua2FnZSBEaXNlcXVpbGlicml1bS9nZW5ldGljczwva2V5d29yZD48a2V5d29y
ZD5NYWxlPC9rZXl3b3JkPjxrZXl3b3JkPk1pZGRsZSBFYXN0L2V0aG5vbG9neTwva2V5d29yZD48
a2V5d29yZD4qUGh5bG9nZW55PC9rZXl3b3JkPjxrZXl3b3JkPlBvbHltb3JwaGlzbSwgU2luZ2xl
IE51Y2xlb3RpZGUvZ2VuZXRpY3M8L2tleXdvcmQ+PGtleXdvcmQ+UHJpbmNpcGFsIENvbXBvbmVu
dCBBbmFseXNpczwva2V5d29yZD48L2tleXdvcmRzPjxkYXRlcz48eWVhcj4yMDA5PC95ZWFyPjxw
dWItZGF0ZXM+PGRhdGU+U2VwIDI0PC9kYXRlPjwvcHViLWRhdGVzPjwvZGF0ZXM+PGlzYm4+MTQ3
Ni00Njg3IChFbGVjdHJvbmljKSYjeEQ7MDAyOC0wODM2IChMaW5raW5nKTwvaXNibj48YWNjZXNz
aW9uLW51bT4xOTc3OTQ0NTwvYWNjZXNzaW9uLW51bT48dXJscz48cmVsYXRlZC11cmxzPjx1cmw+
aHR0cHM6Ly93d3cubmNiaS5ubG0ubmloLmdvdi9wdWJtZWQvMTk3Nzk0NDU8L3VybD48L3JlbGF0
ZWQtdXJscz48L3VybHM+PGN1c3RvbTI+UE1DMjg0MjIxMDwvY3VzdG9tMj48ZWxlY3Ryb25pYy1y
ZXNvdXJjZS1udW0+MTAuMTAzOC9uYXR1cmUwODM2NTwvZWxlY3Ryb25pYy1yZXNvdXJjZS1udW0+
PC9yZWNvcmQ+PC9DaXRlPjxDaXRlPjxBdXRob3I+Um9kZ2VyczwvQXV0aG9yPjxZZWFyPjE5OTk8
L1llYXI+PFJlY051bT4zMzwvUmVjTnVtPjxyZWNvcmQ+PHJlYy1udW1iZXI+MzM8L3JlYy1udW1i
ZXI+PGZvcmVpZ24ta2V5cz48a2V5IGFwcD0iRU4iIGRiLWlkPSJ6ZDl2cnI5cjRzeHB2b2V4MHoy
eDBzZW85NXR4OWZleHI5NXQiIHRpbWVzdGFtcD0iMTQ4NjIyODA1NyI+MzM8L2tleT48L2ZvcmVp
Z24ta2V5cz48cmVmLXR5cGUgbmFtZT0iSm91cm5hbCBBcnRpY2xlIj4xNzwvcmVmLXR5cGU+PGNv
bnRyaWJ1dG9ycz48YXV0aG9ycz48YXV0aG9yPlJvZGdlcnMsIEouIEwuPC9hdXRob3I+PC9hdXRo
b3JzPjwvY29udHJpYnV0b3JzPjx0aXRsZXM+PHRpdGxlPlRoZSBCb290c3RyYXAsIHRoZSBKYWNr
a25pZmUsIGFuZCB0aGUgUmFuZG9taXphdGlvbiBUZXN0OiBBIFNhbXBsaW5nIFRheG9ub215PC90
aXRsZT48c2Vjb25kYXJ5LXRpdGxlPk11bHRpdmFyaWF0ZSBCZWhhdiBSZXM8L3NlY29uZGFyeS10
aXRsZT48L3RpdGxlcz48cGVyaW9kaWNhbD48ZnVsbC10aXRsZT5NdWx0aXZhcmlhdGUgQmVoYXYg
UmVzPC9mdWxsLXRpdGxlPjwvcGVyaW9kaWNhbD48cGFnZXM+NDQxLTU2PC9wYWdlcz48dm9sdW1l
PjM0PC92b2x1bWU+PG51bWJlcj40PC9udW1iZXI+PGRhdGVzPjx5ZWFyPjE5OTk8L3llYXI+PHB1
Yi1kYXRlcz48ZGF0ZT5PY3QgMDE8L2RhdGU+PC9wdWItZGF0ZXM+PC9kYXRlcz48aXNibj4wMDI3
LTMxNzEgKFByaW50KSYjeEQ7MDAyNy0zMTcxIChMaW5raW5nKTwvaXNibj48YWNjZXNzaW9uLW51
bT4yNjgwMTYzNTwvYWNjZXNzaW9uLW51bT48dXJscz48cmVsYXRlZC11cmxzPjx1cmw+aHR0cHM6
Ly93d3cubmNiaS5ubG0ubmloLmdvdi9wdWJtZWQvMjY4MDE2MzU8L3VybD48L3JlbGF0ZWQtdXJs
cz48L3VybHM+PGVsZWN0cm9uaWMtcmVzb3VyY2UtbnVtPjEwLjEyMDcvUzE1MzI3OTA2TUJSMzQw
NF8yPC9lbGVjdHJvbmljLXJlc291cmNlLW51bT48L3JlY29yZD48L0NpdGU+PC9FbmROb3RlPgB=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766214">
        <w:rPr>
          <w:rFonts w:ascii="Times New Roman" w:hAnsi="Times New Roman" w:cs="Times New Roman"/>
          <w:sz w:val="24"/>
          <w:szCs w:val="24"/>
        </w:rPr>
      </w:r>
      <w:r w:rsidR="00766214">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21" w:tooltip="Reich, 2009 #32" w:history="1">
        <w:r w:rsidR="008834D1">
          <w:rPr>
            <w:rFonts w:ascii="Times New Roman" w:hAnsi="Times New Roman" w:cs="Times New Roman"/>
            <w:noProof/>
            <w:sz w:val="24"/>
            <w:szCs w:val="24"/>
          </w:rPr>
          <w:t>21</w:t>
        </w:r>
      </w:hyperlink>
      <w:r w:rsidR="00F50B80">
        <w:rPr>
          <w:rFonts w:ascii="Times New Roman" w:hAnsi="Times New Roman" w:cs="Times New Roman"/>
          <w:noProof/>
          <w:sz w:val="24"/>
          <w:szCs w:val="24"/>
        </w:rPr>
        <w:t xml:space="preserve">, </w:t>
      </w:r>
      <w:hyperlink w:anchor="_ENREF_22" w:tooltip="Rodgers, 1999 #33" w:history="1">
        <w:r w:rsidR="008834D1">
          <w:rPr>
            <w:rFonts w:ascii="Times New Roman" w:hAnsi="Times New Roman" w:cs="Times New Roman"/>
            <w:noProof/>
            <w:sz w:val="24"/>
            <w:szCs w:val="24"/>
          </w:rPr>
          <w:t>22</w:t>
        </w:r>
      </w:hyperlink>
      <w:r w:rsidR="00F50B80">
        <w:rPr>
          <w:rFonts w:ascii="Times New Roman" w:hAnsi="Times New Roman" w:cs="Times New Roman"/>
          <w:noProof/>
          <w:sz w:val="24"/>
          <w:szCs w:val="24"/>
        </w:rPr>
        <w:t>)</w:t>
      </w:r>
      <w:r w:rsidR="00766214">
        <w:rPr>
          <w:rFonts w:ascii="Times New Roman" w:hAnsi="Times New Roman" w:cs="Times New Roman"/>
          <w:sz w:val="24"/>
          <w:szCs w:val="24"/>
        </w:rPr>
        <w:fldChar w:fldCharType="end"/>
      </w:r>
      <w:r w:rsidR="00FB0F26">
        <w:rPr>
          <w:rFonts w:ascii="Times New Roman" w:hAnsi="Times New Roman" w:cs="Times New Roman" w:hint="eastAsia"/>
          <w:sz w:val="24"/>
          <w:szCs w:val="24"/>
        </w:rPr>
        <w:t>. Surpris</w:t>
      </w:r>
      <w:r w:rsidR="00C61379">
        <w:rPr>
          <w:rFonts w:ascii="Times New Roman" w:hAnsi="Times New Roman" w:cs="Times New Roman"/>
          <w:sz w:val="24"/>
          <w:szCs w:val="24"/>
        </w:rPr>
        <w:t>ing</w:t>
      </w:r>
      <w:r w:rsidR="00FB0F26">
        <w:rPr>
          <w:rFonts w:ascii="Times New Roman" w:hAnsi="Times New Roman" w:cs="Times New Roman" w:hint="eastAsia"/>
          <w:sz w:val="24"/>
          <w:szCs w:val="24"/>
        </w:rPr>
        <w:t xml:space="preserve">ly, this effort obtained significantly </w:t>
      </w:r>
      <w:r w:rsidR="00FB0F26">
        <w:rPr>
          <w:rFonts w:ascii="Times New Roman" w:hAnsi="Times New Roman" w:cs="Times New Roman"/>
          <w:sz w:val="24"/>
          <w:szCs w:val="24"/>
        </w:rPr>
        <w:t>positive</w:t>
      </w:r>
      <w:r w:rsidR="00FB0F26">
        <w:rPr>
          <w:rFonts w:ascii="Times New Roman" w:hAnsi="Times New Roman" w:cs="Times New Roman" w:hint="eastAsia"/>
          <w:sz w:val="24"/>
          <w:szCs w:val="24"/>
        </w:rPr>
        <w:t xml:space="preserve"> scores for these four groups </w:t>
      </w:r>
      <w:r w:rsidR="00FB0F26" w:rsidRPr="0073672D">
        <w:rPr>
          <w:rFonts w:ascii="Times New Roman" w:hAnsi="Times New Roman" w:cs="Times New Roman" w:hint="eastAsia"/>
          <w:sz w:val="24"/>
          <w:szCs w:val="24"/>
        </w:rPr>
        <w:t xml:space="preserve">(f3 = </w:t>
      </w:r>
      <w:r w:rsidR="009976DB" w:rsidRPr="00063348">
        <w:rPr>
          <w:rFonts w:ascii="Times New Roman" w:hAnsi="Times New Roman" w:cs="Times New Roman"/>
          <w:sz w:val="24"/>
          <w:szCs w:val="24"/>
        </w:rPr>
        <w:t>0.007279</w:t>
      </w:r>
      <w:r w:rsidR="00FB0F26" w:rsidRPr="0073672D">
        <w:rPr>
          <w:rFonts w:ascii="Times New Roman" w:hAnsi="Times New Roman" w:cs="Times New Roman" w:hint="eastAsia"/>
          <w:sz w:val="24"/>
          <w:szCs w:val="24"/>
        </w:rPr>
        <w:t xml:space="preserve">, Z score = </w:t>
      </w:r>
      <w:r w:rsidR="009976DB" w:rsidRPr="00063348">
        <w:rPr>
          <w:rFonts w:ascii="Times New Roman" w:hAnsi="Times New Roman" w:cs="Times New Roman"/>
          <w:sz w:val="24"/>
          <w:szCs w:val="24"/>
        </w:rPr>
        <w:t>23.834</w:t>
      </w:r>
      <w:r w:rsidR="006C33EC">
        <w:rPr>
          <w:rFonts w:ascii="Times New Roman" w:hAnsi="Times New Roman" w:cs="Times New Roman"/>
          <w:sz w:val="24"/>
          <w:szCs w:val="24"/>
        </w:rPr>
        <w:t>;</w:t>
      </w:r>
      <w:r w:rsidR="00FB0F26" w:rsidRPr="0073672D">
        <w:rPr>
          <w:rFonts w:ascii="Times New Roman" w:hAnsi="Times New Roman" w:cs="Times New Roman" w:hint="eastAsia"/>
          <w:sz w:val="24"/>
          <w:szCs w:val="24"/>
        </w:rPr>
        <w:t xml:space="preserve"> </w:t>
      </w:r>
      <w:r w:rsidR="006C33EC">
        <w:rPr>
          <w:rFonts w:ascii="Times New Roman" w:hAnsi="Times New Roman" w:cs="Times New Roman"/>
          <w:sz w:val="24"/>
          <w:szCs w:val="24"/>
        </w:rPr>
        <w:t>Table S11</w:t>
      </w:r>
      <w:r w:rsidR="00FB0F26" w:rsidRPr="0073672D">
        <w:rPr>
          <w:rFonts w:ascii="Times New Roman" w:hAnsi="Times New Roman" w:cs="Times New Roman" w:hint="eastAsia"/>
          <w:sz w:val="24"/>
          <w:szCs w:val="24"/>
        </w:rPr>
        <w:t>)</w:t>
      </w:r>
      <w:r w:rsidR="00FB0F26" w:rsidRPr="00C96F1E">
        <w:rPr>
          <w:rFonts w:ascii="Times New Roman" w:hAnsi="Times New Roman" w:cs="Times New Roman" w:hint="eastAsia"/>
          <w:sz w:val="24"/>
          <w:szCs w:val="24"/>
        </w:rPr>
        <w:t xml:space="preserve"> and </w:t>
      </w:r>
      <w:r w:rsidR="00B07F9C">
        <w:rPr>
          <w:rFonts w:ascii="Times New Roman" w:hAnsi="Times New Roman" w:cs="Times New Roman"/>
          <w:sz w:val="24"/>
          <w:szCs w:val="24"/>
        </w:rPr>
        <w:t xml:space="preserve">did not support that </w:t>
      </w:r>
      <w:r w:rsidR="00EE53B6">
        <w:rPr>
          <w:rFonts w:ascii="Times New Roman" w:hAnsi="Times New Roman" w:cs="Times New Roman"/>
          <w:sz w:val="24"/>
          <w:szCs w:val="24"/>
        </w:rPr>
        <w:t xml:space="preserve">domestic ducks were descents of the mallard </w:t>
      </w:r>
      <w:r w:rsidR="00BE548C">
        <w:rPr>
          <w:rFonts w:ascii="Times New Roman" w:hAnsi="Times New Roman" w:cs="Times New Roman"/>
          <w:sz w:val="24"/>
          <w:szCs w:val="24"/>
        </w:rPr>
        <w:t xml:space="preserve">duck </w:t>
      </w:r>
      <w:r w:rsidR="00EE53B6">
        <w:rPr>
          <w:rFonts w:ascii="Times New Roman" w:hAnsi="Times New Roman" w:cs="Times New Roman"/>
          <w:sz w:val="24"/>
          <w:szCs w:val="24"/>
        </w:rPr>
        <w:t>and spot-billed ducks</w:t>
      </w:r>
      <w:r w:rsidR="00FB0F26">
        <w:rPr>
          <w:rFonts w:ascii="Times New Roman" w:hAnsi="Times New Roman" w:cs="Times New Roman" w:hint="eastAsia"/>
          <w:sz w:val="24"/>
          <w:szCs w:val="24"/>
        </w:rPr>
        <w:t>.</w:t>
      </w:r>
    </w:p>
    <w:p w14:paraId="0AE51242" w14:textId="004A5312" w:rsidR="003463A6" w:rsidRDefault="00FB0F26" w:rsidP="00CB79F4">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w:t>
      </w:r>
      <w:r>
        <w:rPr>
          <w:rFonts w:ascii="Times New Roman" w:hAnsi="Times New Roman" w:cs="Times New Roman" w:hint="eastAsia"/>
          <w:color w:val="000000" w:themeColor="text1"/>
          <w:sz w:val="24"/>
          <w:szCs w:val="24"/>
        </w:rPr>
        <w:t xml:space="preserve">e further performed genetic structure analysis </w:t>
      </w:r>
      <w:r>
        <w:rPr>
          <w:rFonts w:ascii="Times New Roman" w:hAnsi="Times New Roman" w:cs="Times New Roman" w:hint="eastAsia"/>
          <w:sz w:val="24"/>
          <w:szCs w:val="24"/>
        </w:rPr>
        <w:t xml:space="preserve">using the ADMIXTURE to estimate ancestry among individuals of the four populations (Beijing, Shaoxing, the mallard </w:t>
      </w:r>
      <w:r w:rsidR="00BE548C">
        <w:rPr>
          <w:rFonts w:ascii="Times New Roman" w:hAnsi="Times New Roman" w:cs="Times New Roman"/>
          <w:sz w:val="24"/>
          <w:szCs w:val="24"/>
        </w:rPr>
        <w:lastRenderedPageBreak/>
        <w:t xml:space="preserve">duck </w:t>
      </w:r>
      <w:r>
        <w:rPr>
          <w:rFonts w:ascii="Times New Roman" w:hAnsi="Times New Roman" w:cs="Times New Roman" w:hint="eastAsia"/>
          <w:sz w:val="24"/>
          <w:szCs w:val="24"/>
        </w:rPr>
        <w:t xml:space="preserve">and spot-billed duck) with </w:t>
      </w:r>
      <w:r w:rsidRPr="00CB79F4">
        <w:rPr>
          <w:rFonts w:ascii="Times New Roman" w:hAnsi="Times New Roman" w:cs="Times New Roman"/>
          <w:i/>
          <w:sz w:val="24"/>
          <w:szCs w:val="24"/>
        </w:rPr>
        <w:t>K</w:t>
      </w:r>
      <w:r w:rsidR="00795A21">
        <w:rPr>
          <w:rFonts w:ascii="Times New Roman" w:hAnsi="Times New Roman" w:cs="Times New Roman"/>
          <w:i/>
          <w:sz w:val="24"/>
          <w:szCs w:val="24"/>
        </w:rPr>
        <w:t xml:space="preserve"> </w:t>
      </w:r>
      <w:r w:rsidR="00795A21" w:rsidRPr="00795A21">
        <w:rPr>
          <w:rFonts w:ascii="Times New Roman" w:hAnsi="Times New Roman" w:cs="Times New Roman"/>
          <w:sz w:val="24"/>
          <w:szCs w:val="24"/>
        </w:rPr>
        <w:t>(</w:t>
      </w:r>
      <w:r w:rsidR="00795A21">
        <w:rPr>
          <w:rFonts w:ascii="Times New Roman" w:hAnsi="Times New Roman" w:cs="Times New Roman" w:hint="eastAsia"/>
          <w:sz w:val="24"/>
          <w:szCs w:val="24"/>
        </w:rPr>
        <w:t>the number of ancestry components</w:t>
      </w:r>
      <w:r w:rsidR="00795A21" w:rsidRPr="00795A21">
        <w:rPr>
          <w:rFonts w:ascii="Times New Roman" w:hAnsi="Times New Roman" w:cs="Times New Roman"/>
          <w:sz w:val="24"/>
          <w:szCs w:val="24"/>
        </w:rPr>
        <w:t>)</w:t>
      </w:r>
      <w:r w:rsidR="00BF7FE6">
        <w:rPr>
          <w:rFonts w:ascii="Times New Roman" w:hAnsi="Times New Roman" w:cs="Times New Roman" w:hint="eastAsia"/>
          <w:sz w:val="24"/>
          <w:szCs w:val="24"/>
        </w:rPr>
        <w:t xml:space="preserve"> ranging from two to seven</w:t>
      </w:r>
      <w:r w:rsidR="003A420E">
        <w:rPr>
          <w:rFonts w:ascii="Times New Roman" w:hAnsi="Times New Roman" w:cs="Times New Roman"/>
          <w:sz w:val="24"/>
          <w:szCs w:val="24"/>
        </w:rPr>
        <w:fldChar w:fldCharType="begin"/>
      </w:r>
      <w:r w:rsidR="00F50B80">
        <w:rPr>
          <w:rFonts w:ascii="Times New Roman" w:hAnsi="Times New Roman" w:cs="Times New Roman"/>
          <w:sz w:val="24"/>
          <w:szCs w:val="24"/>
        </w:rPr>
        <w:instrText xml:space="preserve"> ADDIN EN.CITE &lt;EndNote&gt;&lt;Cite&gt;&lt;Author&gt;Alexander&lt;/Author&gt;&lt;Year&gt;2009&lt;/Year&gt;&lt;RecNum&gt;4&lt;/RecNum&gt;&lt;DisplayText&gt;(23)&lt;/DisplayText&gt;&lt;record&gt;&lt;rec-number&gt;4&lt;/rec-number&gt;&lt;foreign-keys&gt;&lt;key app="EN" db-id="zd9vrr9r4sxpvoex0z2x0seo95tx9fexr95t" timestamp="1486216251"&gt;4&lt;/key&gt;&lt;/foreign-keys&gt;&lt;ref-type name="Journal Article"&gt;17&lt;/ref-type&gt;&lt;contributors&gt;&lt;authors&gt;&lt;author&gt;Alexander, D. H.&lt;/author&gt;&lt;author&gt;Novembre, J.&lt;/author&gt;&lt;author&gt;Lange, K.&lt;/author&gt;&lt;/authors&gt;&lt;/contributors&gt;&lt;auth-address&gt;Department of Biomathematics, University of California at Los Angeles, Los Angeles, California 90095, USA. dalexander@ucla.edu&lt;/auth-address&gt;&lt;titles&gt;&lt;title&gt;Fast model-based estimation of ancestry in unrelated individuals&lt;/title&gt;&lt;secondary-title&gt;Genome Res&lt;/secondary-title&gt;&lt;/titles&gt;&lt;periodical&gt;&lt;full-title&gt;Genome Res&lt;/full-title&gt;&lt;/periodical&gt;&lt;pages&gt;1655-64&lt;/pages&gt;&lt;volume&gt;19&lt;/volume&gt;&lt;number&gt;9&lt;/number&gt;&lt;keywords&gt;&lt;keyword&gt;*Algorithms&lt;/keyword&gt;&lt;keyword&gt;Computational Biology&lt;/keyword&gt;&lt;keyword&gt;Europe/ethnology&lt;/keyword&gt;&lt;keyword&gt;Gene Frequency&lt;/keyword&gt;&lt;keyword&gt;Genetic Association Studies&lt;/keyword&gt;&lt;keyword&gt;*Genetics, Population&lt;/keyword&gt;&lt;keyword&gt;Genotype&lt;/keyword&gt;&lt;keyword&gt;Humans&lt;/keyword&gt;&lt;keyword&gt;Inflammatory Bowel Diseases/ethnology/genetics&lt;/keyword&gt;&lt;keyword&gt;Jews/ethnology&lt;/keyword&gt;&lt;keyword&gt;Likelihood Functions&lt;/keyword&gt;&lt;keyword&gt;Models, Genetic&lt;/keyword&gt;&lt;keyword&gt;Polymorphism, Single Nucleotide&lt;/keyword&gt;&lt;keyword&gt;*Software&lt;/keyword&gt;&lt;keyword&gt;Time Factors&lt;/keyword&gt;&lt;/keywords&gt;&lt;dates&gt;&lt;year&gt;2009&lt;/year&gt;&lt;pub-dates&gt;&lt;date&gt;Sep&lt;/date&gt;&lt;/pub-dates&gt;&lt;/dates&gt;&lt;isbn&gt;1549-5469 (Electronic)&amp;#xD;1088-9051 (Linking)&lt;/isbn&gt;&lt;accession-num&gt;19648217&lt;/accession-num&gt;&lt;urls&gt;&lt;related-urls&gt;&lt;url&gt;https://www.ncbi.nlm.nih.gov/pubmed/19648217&lt;/url&gt;&lt;/related-urls&gt;&lt;/urls&gt;&lt;custom2&gt;PMC2752134&lt;/custom2&gt;&lt;electronic-resource-num&gt;10.1101/gr.094052.109&lt;/electronic-resource-num&gt;&lt;/record&gt;&lt;/Cite&gt;&lt;/EndNote&gt;</w:instrText>
      </w:r>
      <w:r w:rsidR="003A420E">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23" w:tooltip="Alexander, 2009 #4" w:history="1">
        <w:r w:rsidR="008834D1">
          <w:rPr>
            <w:rFonts w:ascii="Times New Roman" w:hAnsi="Times New Roman" w:cs="Times New Roman"/>
            <w:noProof/>
            <w:sz w:val="24"/>
            <w:szCs w:val="24"/>
          </w:rPr>
          <w:t>23</w:t>
        </w:r>
      </w:hyperlink>
      <w:r w:rsidR="00F50B80">
        <w:rPr>
          <w:rFonts w:ascii="Times New Roman" w:hAnsi="Times New Roman" w:cs="Times New Roman"/>
          <w:noProof/>
          <w:sz w:val="24"/>
          <w:szCs w:val="24"/>
        </w:rPr>
        <w:t>)</w:t>
      </w:r>
      <w:r w:rsidR="003A420E">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NE.Ref.{526C6FA3-06C2-403D-9D3C-08F281A19F82}</w:instrText>
      </w:r>
      <w:r>
        <w:rPr>
          <w:rFonts w:ascii="Times New Roman" w:hAnsi="Times New Roman" w:cs="Times New Roman"/>
          <w:sz w:val="24"/>
          <w:szCs w:val="24"/>
        </w:rPr>
        <w:fldChar w:fldCharType="end"/>
      </w:r>
      <w:r>
        <w:rPr>
          <w:rFonts w:ascii="Times New Roman" w:hAnsi="Times New Roman" w:cs="Times New Roman" w:hint="eastAsia"/>
          <w:sz w:val="24"/>
          <w:szCs w:val="24"/>
        </w:rPr>
        <w:t xml:space="preserve">. This analysis indicated that domestic ducks had a homogeneous genetic background </w:t>
      </w:r>
      <w:ins w:id="160" w:author="liu rui" w:date="2018-10-08T18:37:00Z">
        <w:r w:rsidR="00C95208">
          <w:rPr>
            <w:rFonts w:ascii="Times New Roman" w:hAnsi="Times New Roman" w:cs="Times New Roman"/>
            <w:sz w:val="24"/>
            <w:szCs w:val="24"/>
          </w:rPr>
          <w:t xml:space="preserve">whereas </w:t>
        </w:r>
      </w:ins>
      <w:ins w:id="161" w:author="liu rui" w:date="2018-10-08T18:38:00Z">
        <w:r w:rsidR="00C95208">
          <w:rPr>
            <w:rFonts w:ascii="Times New Roman" w:hAnsi="Times New Roman" w:cs="Times New Roman" w:hint="eastAsia"/>
            <w:sz w:val="24"/>
            <w:szCs w:val="24"/>
          </w:rPr>
          <w:t>the wild ducks showed a</w:t>
        </w:r>
        <w:r w:rsidR="00C95208">
          <w:rPr>
            <w:rFonts w:ascii="Times New Roman" w:hAnsi="Times New Roman" w:cs="Times New Roman"/>
            <w:sz w:val="24"/>
            <w:szCs w:val="24"/>
          </w:rPr>
          <w:t xml:space="preserve"> heterogeneous genetic background</w:t>
        </w:r>
        <w:r w:rsidR="00C95208">
          <w:rPr>
            <w:rFonts w:ascii="Times New Roman" w:hAnsi="Times New Roman" w:cs="Times New Roman" w:hint="eastAsia"/>
            <w:sz w:val="24"/>
            <w:szCs w:val="24"/>
          </w:rPr>
          <w:t xml:space="preserve"> </w:t>
        </w:r>
        <w:r w:rsidR="00C95208">
          <w:rPr>
            <w:rFonts w:ascii="Times New Roman" w:hAnsi="Times New Roman" w:cs="Times New Roman"/>
            <w:sz w:val="24"/>
            <w:szCs w:val="24"/>
          </w:rPr>
          <w:t xml:space="preserve">which is </w:t>
        </w:r>
        <w:r w:rsidR="00C95208">
          <w:rPr>
            <w:rFonts w:ascii="Times New Roman" w:hAnsi="Times New Roman" w:cs="Times New Roman"/>
            <w:sz w:val="24"/>
            <w:szCs w:val="24"/>
          </w:rPr>
          <w:t>consistent with PCA</w:t>
        </w:r>
        <w:r w:rsidR="00C95208">
          <w:rPr>
            <w:rFonts w:ascii="Times New Roman" w:hAnsi="Times New Roman" w:cs="Times New Roman"/>
            <w:sz w:val="24"/>
            <w:szCs w:val="24"/>
          </w:rPr>
          <w:t>.</w:t>
        </w:r>
      </w:ins>
      <w:ins w:id="162" w:author="liu rui" w:date="2018-10-08T18:39:00Z">
        <w:r w:rsidR="00C95208">
          <w:rPr>
            <w:rFonts w:ascii="Times New Roman" w:hAnsi="Times New Roman" w:cs="Times New Roman"/>
            <w:sz w:val="24"/>
            <w:szCs w:val="24"/>
          </w:rPr>
          <w:t xml:space="preserve"> However,</w:t>
        </w:r>
      </w:ins>
      <w:ins w:id="163" w:author="liu rui" w:date="2018-10-08T18:38:00Z">
        <w:r w:rsidR="00C95208">
          <w:rPr>
            <w:rFonts w:ascii="Times New Roman" w:hAnsi="Times New Roman" w:cs="Times New Roman"/>
            <w:sz w:val="24"/>
            <w:szCs w:val="24"/>
          </w:rPr>
          <w:t xml:space="preserve"> </w:t>
        </w:r>
      </w:ins>
      <w:ins w:id="164" w:author="liu rui" w:date="2018-10-08T18:40:00Z">
        <w:r w:rsidR="00C95208">
          <w:rPr>
            <w:rFonts w:ascii="Times New Roman" w:hAnsi="Times New Roman" w:cs="Times New Roman"/>
            <w:sz w:val="24"/>
            <w:szCs w:val="24"/>
          </w:rPr>
          <w:t xml:space="preserve">the wild duck </w:t>
        </w:r>
        <w:r w:rsidR="00C95208">
          <w:rPr>
            <w:rFonts w:ascii="Times New Roman" w:hAnsi="Times New Roman" w:cs="Times New Roman" w:hint="eastAsia"/>
            <w:sz w:val="24"/>
            <w:szCs w:val="24"/>
          </w:rPr>
          <w:t xml:space="preserve">started to divide into the mallard and spot-billed when </w:t>
        </w:r>
        <w:r w:rsidR="00C95208">
          <w:rPr>
            <w:rFonts w:ascii="Times New Roman" w:hAnsi="Times New Roman" w:cs="Times New Roman" w:hint="eastAsia"/>
            <w:i/>
            <w:sz w:val="24"/>
            <w:szCs w:val="24"/>
          </w:rPr>
          <w:t>K</w:t>
        </w:r>
        <w:r w:rsidR="00C95208">
          <w:rPr>
            <w:rFonts w:ascii="Times New Roman" w:hAnsi="Times New Roman" w:cs="Times New Roman" w:hint="eastAsia"/>
            <w:sz w:val="24"/>
            <w:szCs w:val="24"/>
          </w:rPr>
          <w:t xml:space="preserve"> were increased to four</w:t>
        </w:r>
        <w:r w:rsidR="00C95208">
          <w:rPr>
            <w:rFonts w:ascii="Times New Roman" w:hAnsi="Times New Roman" w:cs="Times New Roman" w:hint="eastAsia"/>
            <w:sz w:val="24"/>
            <w:szCs w:val="24"/>
          </w:rPr>
          <w:t xml:space="preserve"> </w:t>
        </w:r>
      </w:ins>
      <w:del w:id="165" w:author="liu rui" w:date="2018-10-08T18:40:00Z">
        <w:r w:rsidDel="00C95208">
          <w:rPr>
            <w:rFonts w:ascii="Times New Roman" w:hAnsi="Times New Roman" w:cs="Times New Roman" w:hint="eastAsia"/>
            <w:sz w:val="24"/>
            <w:szCs w:val="24"/>
          </w:rPr>
          <w:delText xml:space="preserve">and </w:delText>
        </w:r>
      </w:del>
      <w:ins w:id="166" w:author="liu rui" w:date="2018-10-08T18:40:00Z">
        <w:r w:rsidR="00C95208">
          <w:rPr>
            <w:rFonts w:ascii="Times New Roman" w:hAnsi="Times New Roman" w:cs="Times New Roman"/>
            <w:sz w:val="24"/>
            <w:szCs w:val="24"/>
          </w:rPr>
          <w:t>that</w:t>
        </w:r>
        <w:r w:rsidR="00C95208">
          <w:rPr>
            <w:rFonts w:ascii="Times New Roman" w:hAnsi="Times New Roman" w:cs="Times New Roman" w:hint="eastAsia"/>
            <w:sz w:val="24"/>
            <w:szCs w:val="24"/>
          </w:rPr>
          <w:t xml:space="preserve"> </w:t>
        </w:r>
      </w:ins>
      <w:del w:id="167" w:author="liu rui" w:date="2018-10-08T18:41:00Z">
        <w:r w:rsidDel="00C95208">
          <w:rPr>
            <w:rFonts w:ascii="Times New Roman" w:hAnsi="Times New Roman" w:cs="Times New Roman" w:hint="eastAsia"/>
            <w:sz w:val="24"/>
            <w:szCs w:val="24"/>
          </w:rPr>
          <w:delText>were subdivided into two populations</w:delText>
        </w:r>
      </w:del>
      <w:ins w:id="168" w:author="liu rui" w:date="2018-10-08T18:41:00Z">
        <w:r w:rsidR="00C95208">
          <w:rPr>
            <w:rFonts w:ascii="Times New Roman" w:hAnsi="Times New Roman" w:cs="Times New Roman"/>
            <w:sz w:val="24"/>
            <w:szCs w:val="24"/>
          </w:rPr>
          <w:t>is</w:t>
        </w:r>
      </w:ins>
      <w:r>
        <w:rPr>
          <w:rFonts w:ascii="Times New Roman" w:hAnsi="Times New Roman" w:cs="Times New Roman" w:hint="eastAsia"/>
          <w:sz w:val="24"/>
          <w:szCs w:val="24"/>
        </w:rPr>
        <w:t xml:space="preserve"> </w:t>
      </w:r>
      <w:del w:id="169" w:author="liu rui" w:date="2018-10-08T18:43:00Z">
        <w:r w:rsidDel="00C95208">
          <w:rPr>
            <w:rFonts w:ascii="Times New Roman" w:hAnsi="Times New Roman" w:cs="Times New Roman" w:hint="eastAsia"/>
            <w:sz w:val="24"/>
            <w:szCs w:val="24"/>
          </w:rPr>
          <w:delText>(</w:delText>
        </w:r>
        <w:r w:rsidR="00E671D5" w:rsidDel="00C95208">
          <w:rPr>
            <w:rFonts w:ascii="Times New Roman" w:hAnsi="Times New Roman" w:cs="Times New Roman"/>
            <w:sz w:val="24"/>
            <w:szCs w:val="24"/>
          </w:rPr>
          <w:delText xml:space="preserve">Beijing </w:delText>
        </w:r>
        <w:r w:rsidDel="00C95208">
          <w:rPr>
            <w:rFonts w:ascii="Times New Roman" w:hAnsi="Times New Roman" w:cs="Times New Roman" w:hint="eastAsia"/>
            <w:sz w:val="24"/>
            <w:szCs w:val="24"/>
          </w:rPr>
          <w:delText xml:space="preserve">and </w:delText>
        </w:r>
        <w:r w:rsidR="00E671D5" w:rsidDel="00C95208">
          <w:rPr>
            <w:rFonts w:ascii="Times New Roman" w:hAnsi="Times New Roman" w:cs="Times New Roman"/>
            <w:sz w:val="24"/>
            <w:szCs w:val="24"/>
          </w:rPr>
          <w:delText>Shaoxing</w:delText>
        </w:r>
        <w:r w:rsidDel="00C95208">
          <w:rPr>
            <w:rFonts w:ascii="Times New Roman" w:hAnsi="Times New Roman" w:cs="Times New Roman" w:hint="eastAsia"/>
            <w:sz w:val="24"/>
            <w:szCs w:val="24"/>
          </w:rPr>
          <w:delText xml:space="preserve">, </w:delText>
        </w:r>
        <w:r w:rsidRPr="00CB79F4" w:rsidDel="00C95208">
          <w:rPr>
            <w:rFonts w:ascii="Times New Roman" w:hAnsi="Times New Roman" w:cs="Times New Roman"/>
            <w:i/>
            <w:sz w:val="24"/>
            <w:szCs w:val="24"/>
          </w:rPr>
          <w:delText>K</w:delText>
        </w:r>
        <w:r w:rsidDel="00C95208">
          <w:rPr>
            <w:rFonts w:ascii="Times New Roman" w:hAnsi="Times New Roman" w:cs="Times New Roman" w:hint="eastAsia"/>
            <w:i/>
            <w:sz w:val="24"/>
            <w:szCs w:val="24"/>
          </w:rPr>
          <w:delText xml:space="preserve"> </w:delText>
        </w:r>
        <w:r w:rsidDel="00C95208">
          <w:rPr>
            <w:rFonts w:ascii="Times New Roman" w:hAnsi="Times New Roman" w:cs="Times New Roman" w:hint="eastAsia"/>
            <w:sz w:val="24"/>
            <w:szCs w:val="24"/>
          </w:rPr>
          <w:delText xml:space="preserve">= 3) </w:delText>
        </w:r>
      </w:del>
      <w:r>
        <w:rPr>
          <w:rFonts w:ascii="Times New Roman" w:hAnsi="Times New Roman" w:cs="Times New Roman" w:hint="eastAsia"/>
          <w:sz w:val="24"/>
          <w:szCs w:val="24"/>
        </w:rPr>
        <w:t xml:space="preserve">following </w:t>
      </w:r>
      <w:del w:id="170" w:author="liu rui" w:date="2018-10-08T18:41:00Z">
        <w:r w:rsidDel="00C95208">
          <w:rPr>
            <w:rFonts w:ascii="Times New Roman" w:hAnsi="Times New Roman" w:cs="Times New Roman" w:hint="eastAsia"/>
            <w:sz w:val="24"/>
            <w:szCs w:val="24"/>
          </w:rPr>
          <w:delText xml:space="preserve">they </w:delText>
        </w:r>
      </w:del>
      <w:ins w:id="171" w:author="liu rui" w:date="2018-10-08T18:41:00Z">
        <w:r w:rsidR="00C95208">
          <w:rPr>
            <w:rFonts w:ascii="Times New Roman" w:hAnsi="Times New Roman" w:cs="Times New Roman"/>
            <w:sz w:val="24"/>
            <w:szCs w:val="24"/>
          </w:rPr>
          <w:t>the</w:t>
        </w:r>
        <w:r w:rsidR="00C95208">
          <w:rPr>
            <w:rFonts w:ascii="Times New Roman" w:hAnsi="Times New Roman" w:cs="Times New Roman" w:hint="eastAsia"/>
            <w:sz w:val="24"/>
            <w:szCs w:val="24"/>
          </w:rPr>
          <w:t xml:space="preserve"> </w:t>
        </w:r>
      </w:ins>
      <w:r>
        <w:rPr>
          <w:rFonts w:ascii="Times New Roman" w:hAnsi="Times New Roman" w:cs="Times New Roman" w:hint="eastAsia"/>
          <w:sz w:val="24"/>
          <w:szCs w:val="24"/>
        </w:rPr>
        <w:t>separat</w:t>
      </w:r>
      <w:ins w:id="172" w:author="liu rui" w:date="2018-10-08T18:42:00Z">
        <w:r w:rsidR="00C95208">
          <w:rPr>
            <w:rFonts w:ascii="Times New Roman" w:hAnsi="Times New Roman" w:cs="Times New Roman"/>
            <w:sz w:val="24"/>
            <w:szCs w:val="24"/>
          </w:rPr>
          <w:t xml:space="preserve">ion between </w:t>
        </w:r>
      </w:ins>
      <w:del w:id="173" w:author="liu rui" w:date="2018-10-08T18:42:00Z">
        <w:r w:rsidDel="00C95208">
          <w:rPr>
            <w:rFonts w:ascii="Times New Roman" w:hAnsi="Times New Roman" w:cs="Times New Roman" w:hint="eastAsia"/>
            <w:sz w:val="24"/>
            <w:szCs w:val="24"/>
          </w:rPr>
          <w:delText xml:space="preserve">ed from </w:delText>
        </w:r>
      </w:del>
      <w:r>
        <w:rPr>
          <w:rFonts w:ascii="Times New Roman" w:hAnsi="Times New Roman" w:cs="Times New Roman" w:hint="eastAsia"/>
          <w:sz w:val="24"/>
          <w:szCs w:val="24"/>
        </w:rPr>
        <w:t xml:space="preserve">the wild ducks </w:t>
      </w:r>
      <w:ins w:id="174" w:author="liu rui" w:date="2018-10-08T18:43:00Z">
        <w:r w:rsidR="00C95208">
          <w:rPr>
            <w:rFonts w:ascii="Times New Roman" w:hAnsi="Times New Roman" w:cs="Times New Roman"/>
            <w:sz w:val="24"/>
            <w:szCs w:val="24"/>
          </w:rPr>
          <w:t>and domestic ducks</w:t>
        </w:r>
      </w:ins>
      <w:del w:id="175" w:author="liu rui" w:date="2018-10-08T18:43:00Z">
        <w:r w:rsidDel="00C95208">
          <w:rPr>
            <w:rFonts w:ascii="Times New Roman" w:hAnsi="Times New Roman" w:cs="Times New Roman" w:hint="eastAsia"/>
            <w:sz w:val="24"/>
            <w:szCs w:val="24"/>
          </w:rPr>
          <w:delText>(</w:delText>
        </w:r>
      </w:del>
      <w:del w:id="176" w:author="liu rui" w:date="2018-10-08T18:23:00Z">
        <w:r w:rsidDel="00720035">
          <w:rPr>
            <w:rFonts w:ascii="Times New Roman" w:hAnsi="Times New Roman" w:cs="Times New Roman" w:hint="eastAsia"/>
            <w:sz w:val="24"/>
            <w:szCs w:val="24"/>
          </w:rPr>
          <w:delText xml:space="preserve">the </w:delText>
        </w:r>
      </w:del>
      <w:del w:id="177" w:author="liu rui" w:date="2018-10-08T18:43:00Z">
        <w:r w:rsidDel="00C95208">
          <w:rPr>
            <w:rFonts w:ascii="Times New Roman" w:hAnsi="Times New Roman" w:cs="Times New Roman" w:hint="eastAsia"/>
            <w:sz w:val="24"/>
            <w:szCs w:val="24"/>
          </w:rPr>
          <w:delText xml:space="preserve">mallard </w:delText>
        </w:r>
      </w:del>
      <w:del w:id="178" w:author="liu rui" w:date="2018-10-08T18:23:00Z">
        <w:r w:rsidR="00BE548C" w:rsidDel="00720035">
          <w:rPr>
            <w:rFonts w:ascii="Times New Roman" w:hAnsi="Times New Roman" w:cs="Times New Roman"/>
            <w:sz w:val="24"/>
            <w:szCs w:val="24"/>
          </w:rPr>
          <w:delText xml:space="preserve">duck </w:delText>
        </w:r>
      </w:del>
      <w:del w:id="179" w:author="liu rui" w:date="2018-10-08T18:43:00Z">
        <w:r w:rsidDel="00C95208">
          <w:rPr>
            <w:rFonts w:ascii="Times New Roman" w:hAnsi="Times New Roman" w:cs="Times New Roman" w:hint="eastAsia"/>
            <w:sz w:val="24"/>
            <w:szCs w:val="24"/>
          </w:rPr>
          <w:delText>and spot-billed</w:delText>
        </w:r>
        <w:r w:rsidR="00C007DE" w:rsidDel="00C95208">
          <w:rPr>
            <w:rFonts w:ascii="Times New Roman" w:hAnsi="Times New Roman" w:cs="Times New Roman"/>
            <w:sz w:val="24"/>
            <w:szCs w:val="24"/>
          </w:rPr>
          <w:delText xml:space="preserve"> duck</w:delText>
        </w:r>
        <w:r w:rsidDel="00C95208">
          <w:rPr>
            <w:rFonts w:ascii="Times New Roman" w:hAnsi="Times New Roman" w:cs="Times New Roman" w:hint="eastAsia"/>
            <w:sz w:val="24"/>
            <w:szCs w:val="24"/>
          </w:rPr>
          <w:delText>)</w:delText>
        </w:r>
      </w:del>
      <w:r>
        <w:rPr>
          <w:rFonts w:ascii="Times New Roman" w:hAnsi="Times New Roman" w:cs="Times New Roman" w:hint="eastAsia"/>
          <w:sz w:val="24"/>
          <w:szCs w:val="24"/>
        </w:rPr>
        <w:t xml:space="preserve"> with</w:t>
      </w:r>
      <w:ins w:id="180" w:author="liu rui" w:date="2018-10-08T18:43:00Z">
        <w:r w:rsidR="00C95208">
          <w:rPr>
            <w:rFonts w:ascii="Times New Roman" w:hAnsi="Times New Roman" w:cs="Times New Roman"/>
            <w:sz w:val="24"/>
            <w:szCs w:val="24"/>
          </w:rPr>
          <w:t xml:space="preserve"> when </w:t>
        </w:r>
        <w:r w:rsidR="00C95208" w:rsidRPr="00CB79F4">
          <w:rPr>
            <w:rFonts w:ascii="Times New Roman" w:hAnsi="Times New Roman" w:cs="Times New Roman"/>
            <w:i/>
            <w:sz w:val="24"/>
            <w:szCs w:val="24"/>
          </w:rPr>
          <w:t>K</w:t>
        </w:r>
        <w:r w:rsidR="00C95208">
          <w:rPr>
            <w:rFonts w:ascii="Times New Roman" w:hAnsi="Times New Roman" w:cs="Times New Roman" w:hint="eastAsia"/>
            <w:sz w:val="24"/>
            <w:szCs w:val="24"/>
          </w:rPr>
          <w:t xml:space="preserve"> = 2</w:t>
        </w:r>
      </w:ins>
      <w:ins w:id="181" w:author="liu rui" w:date="2018-10-08T18:44:00Z">
        <w:r w:rsidR="00C95208">
          <w:rPr>
            <w:rFonts w:ascii="Times New Roman" w:hAnsi="Times New Roman" w:cs="Times New Roman"/>
            <w:sz w:val="24"/>
            <w:szCs w:val="24"/>
          </w:rPr>
          <w:t xml:space="preserve"> which have</w:t>
        </w:r>
      </w:ins>
      <w:r>
        <w:rPr>
          <w:rFonts w:ascii="Times New Roman" w:hAnsi="Times New Roman" w:cs="Times New Roman" w:hint="eastAsia"/>
          <w:sz w:val="24"/>
          <w:szCs w:val="24"/>
        </w:rPr>
        <w:t xml:space="preserve"> low</w:t>
      </w:r>
      <w:ins w:id="182" w:author="liu rui" w:date="2018-10-08T18:44:00Z">
        <w:r w:rsidR="00C95208">
          <w:rPr>
            <w:rFonts w:ascii="Times New Roman" w:hAnsi="Times New Roman" w:cs="Times New Roman"/>
            <w:sz w:val="24"/>
            <w:szCs w:val="24"/>
          </w:rPr>
          <w:t>est</w:t>
        </w:r>
      </w:ins>
      <w:r>
        <w:rPr>
          <w:rFonts w:ascii="Times New Roman" w:hAnsi="Times New Roman" w:cs="Times New Roman" w:hint="eastAsia"/>
          <w:sz w:val="24"/>
          <w:szCs w:val="24"/>
        </w:rPr>
        <w:t xml:space="preserve"> cross-validation error</w:t>
      </w:r>
      <w:del w:id="183" w:author="liu rui" w:date="2018-10-08T18:43:00Z">
        <w:r w:rsidDel="00C95208">
          <w:rPr>
            <w:rFonts w:ascii="Times New Roman" w:hAnsi="Times New Roman" w:cs="Times New Roman" w:hint="eastAsia"/>
            <w:sz w:val="24"/>
            <w:szCs w:val="24"/>
          </w:rPr>
          <w:delText xml:space="preserve"> (</w:delText>
        </w:r>
        <w:r w:rsidRPr="00CB79F4" w:rsidDel="00C95208">
          <w:rPr>
            <w:rFonts w:ascii="Times New Roman" w:hAnsi="Times New Roman" w:cs="Times New Roman"/>
            <w:i/>
            <w:sz w:val="24"/>
            <w:szCs w:val="24"/>
          </w:rPr>
          <w:delText>K</w:delText>
        </w:r>
        <w:r w:rsidDel="00C95208">
          <w:rPr>
            <w:rFonts w:ascii="Times New Roman" w:hAnsi="Times New Roman" w:cs="Times New Roman" w:hint="eastAsia"/>
            <w:sz w:val="24"/>
            <w:szCs w:val="24"/>
          </w:rPr>
          <w:delText xml:space="preserve"> = 2)</w:delText>
        </w:r>
      </w:del>
      <w:del w:id="184" w:author="liu rui" w:date="2018-10-08T18:44:00Z">
        <w:r w:rsidDel="00C95208">
          <w:rPr>
            <w:rFonts w:ascii="Times New Roman" w:hAnsi="Times New Roman" w:cs="Times New Roman" w:hint="eastAsia"/>
            <w:sz w:val="24"/>
            <w:szCs w:val="24"/>
          </w:rPr>
          <w:delText xml:space="preserve">. In contrast, </w:delText>
        </w:r>
      </w:del>
      <w:del w:id="185" w:author="liu rui" w:date="2018-10-08T18:38:00Z">
        <w:r w:rsidDel="00C95208">
          <w:rPr>
            <w:rFonts w:ascii="Times New Roman" w:hAnsi="Times New Roman" w:cs="Times New Roman" w:hint="eastAsia"/>
            <w:sz w:val="24"/>
            <w:szCs w:val="24"/>
          </w:rPr>
          <w:delText>the wild ducks showed a</w:delText>
        </w:r>
        <w:r w:rsidDel="00C95208">
          <w:rPr>
            <w:rFonts w:ascii="Times New Roman" w:hAnsi="Times New Roman" w:cs="Times New Roman"/>
            <w:sz w:val="24"/>
            <w:szCs w:val="24"/>
          </w:rPr>
          <w:delText xml:space="preserve"> heterogeneous genetic background</w:delText>
        </w:r>
        <w:r w:rsidR="00C007DE" w:rsidDel="00C95208">
          <w:rPr>
            <w:rFonts w:ascii="Times New Roman" w:hAnsi="Times New Roman" w:cs="Times New Roman"/>
            <w:sz w:val="24"/>
            <w:szCs w:val="24"/>
          </w:rPr>
          <w:delText xml:space="preserve"> </w:delText>
        </w:r>
      </w:del>
      <w:del w:id="186" w:author="liu rui" w:date="2018-10-08T18:44:00Z">
        <w:r w:rsidR="00CF7A54" w:rsidDel="00C95208">
          <w:rPr>
            <w:rFonts w:ascii="Times New Roman" w:hAnsi="Times New Roman" w:cs="Times New Roman"/>
            <w:sz w:val="24"/>
            <w:szCs w:val="24"/>
          </w:rPr>
          <w:delText>being</w:delText>
        </w:r>
        <w:r w:rsidR="00C007DE" w:rsidDel="00C95208">
          <w:rPr>
            <w:rFonts w:ascii="Times New Roman" w:hAnsi="Times New Roman" w:cs="Times New Roman"/>
            <w:sz w:val="24"/>
            <w:szCs w:val="24"/>
          </w:rPr>
          <w:delText xml:space="preserve"> </w:delText>
        </w:r>
      </w:del>
      <w:del w:id="187" w:author="liu rui" w:date="2018-10-08T18:38:00Z">
        <w:r w:rsidR="00C007DE" w:rsidDel="00C95208">
          <w:rPr>
            <w:rFonts w:ascii="Times New Roman" w:hAnsi="Times New Roman" w:cs="Times New Roman"/>
            <w:sz w:val="24"/>
            <w:szCs w:val="24"/>
          </w:rPr>
          <w:delText>consistent with PCA</w:delText>
        </w:r>
        <w:r w:rsidR="00CF7A54" w:rsidDel="00C95208">
          <w:rPr>
            <w:rFonts w:ascii="Times New Roman" w:hAnsi="Times New Roman" w:cs="Times New Roman"/>
            <w:sz w:val="24"/>
            <w:szCs w:val="24"/>
          </w:rPr>
          <w:delText xml:space="preserve"> </w:delText>
        </w:r>
      </w:del>
      <w:del w:id="188" w:author="liu rui" w:date="2018-10-08T18:44:00Z">
        <w:r w:rsidR="00CF7A54" w:rsidDel="00C95208">
          <w:rPr>
            <w:rFonts w:ascii="Times New Roman" w:hAnsi="Times New Roman" w:cs="Times New Roman"/>
            <w:sz w:val="24"/>
            <w:szCs w:val="24"/>
          </w:rPr>
          <w:delText>results</w:delText>
        </w:r>
        <w:r w:rsidR="00795A21" w:rsidDel="00C95208">
          <w:rPr>
            <w:rFonts w:ascii="Times New Roman" w:hAnsi="Times New Roman" w:cs="Times New Roman"/>
            <w:sz w:val="24"/>
            <w:szCs w:val="24"/>
          </w:rPr>
          <w:delText>,</w:delText>
        </w:r>
        <w:r w:rsidDel="00C95208">
          <w:rPr>
            <w:rFonts w:ascii="Times New Roman" w:hAnsi="Times New Roman" w:cs="Times New Roman" w:hint="eastAsia"/>
            <w:sz w:val="24"/>
            <w:szCs w:val="24"/>
          </w:rPr>
          <w:delText xml:space="preserve"> </w:delText>
        </w:r>
      </w:del>
      <w:del w:id="189" w:author="liu rui" w:date="2018-10-08T18:40:00Z">
        <w:r w:rsidR="00A06F3B" w:rsidDel="00C95208">
          <w:rPr>
            <w:rFonts w:ascii="Times New Roman" w:hAnsi="Times New Roman" w:cs="Times New Roman" w:hint="eastAsia"/>
            <w:sz w:val="24"/>
            <w:szCs w:val="24"/>
          </w:rPr>
          <w:delText xml:space="preserve">started to divide into the mallard </w:delText>
        </w:r>
      </w:del>
      <w:del w:id="190" w:author="liu rui" w:date="2018-10-08T18:29:00Z">
        <w:r w:rsidR="00BE548C" w:rsidDel="00332FA1">
          <w:rPr>
            <w:rFonts w:ascii="Times New Roman" w:hAnsi="Times New Roman" w:cs="Times New Roman"/>
            <w:sz w:val="24"/>
            <w:szCs w:val="24"/>
          </w:rPr>
          <w:delText xml:space="preserve">duck </w:delText>
        </w:r>
      </w:del>
      <w:del w:id="191" w:author="liu rui" w:date="2018-10-08T18:40:00Z">
        <w:r w:rsidR="00A06F3B" w:rsidDel="00C95208">
          <w:rPr>
            <w:rFonts w:ascii="Times New Roman" w:hAnsi="Times New Roman" w:cs="Times New Roman" w:hint="eastAsia"/>
            <w:sz w:val="24"/>
            <w:szCs w:val="24"/>
          </w:rPr>
          <w:delText xml:space="preserve">and spot-billed when </w:delText>
        </w:r>
        <w:r w:rsidR="00B41BAE" w:rsidDel="00C95208">
          <w:rPr>
            <w:rFonts w:ascii="Times New Roman" w:hAnsi="Times New Roman" w:cs="Times New Roman" w:hint="eastAsia"/>
            <w:i/>
            <w:sz w:val="24"/>
            <w:szCs w:val="24"/>
          </w:rPr>
          <w:delText>K</w:delText>
        </w:r>
        <w:r w:rsidR="00B41BAE" w:rsidDel="00C95208">
          <w:rPr>
            <w:rFonts w:ascii="Times New Roman" w:hAnsi="Times New Roman" w:cs="Times New Roman" w:hint="eastAsia"/>
            <w:sz w:val="24"/>
            <w:szCs w:val="24"/>
          </w:rPr>
          <w:delText xml:space="preserve"> </w:delText>
        </w:r>
        <w:r w:rsidR="00A06F3B" w:rsidDel="00C95208">
          <w:rPr>
            <w:rFonts w:ascii="Times New Roman" w:hAnsi="Times New Roman" w:cs="Times New Roman" w:hint="eastAsia"/>
            <w:sz w:val="24"/>
            <w:szCs w:val="24"/>
          </w:rPr>
          <w:delText>were increased to four</w:delText>
        </w:r>
      </w:del>
      <w:del w:id="192" w:author="liu rui" w:date="2018-10-08T18:44:00Z">
        <w:r w:rsidR="00761DB2" w:rsidDel="00C95208">
          <w:rPr>
            <w:rFonts w:ascii="Times New Roman" w:hAnsi="Times New Roman" w:cs="Times New Roman"/>
            <w:sz w:val="24"/>
            <w:szCs w:val="24"/>
          </w:rPr>
          <w:delText>,</w:delText>
        </w:r>
        <w:r w:rsidDel="00C95208">
          <w:rPr>
            <w:rFonts w:ascii="Times New Roman" w:hAnsi="Times New Roman" w:cs="Times New Roman" w:hint="eastAsia"/>
            <w:sz w:val="24"/>
            <w:szCs w:val="24"/>
          </w:rPr>
          <w:delText xml:space="preserve"> </w:delText>
        </w:r>
        <w:r w:rsidR="00761DB2" w:rsidDel="00C95208">
          <w:rPr>
            <w:rFonts w:ascii="Times New Roman" w:hAnsi="Times New Roman" w:cs="Times New Roman"/>
            <w:sz w:val="24"/>
            <w:szCs w:val="24"/>
          </w:rPr>
          <w:delText>and</w:delText>
        </w:r>
        <w:r w:rsidDel="00C95208">
          <w:rPr>
            <w:rFonts w:ascii="Times New Roman" w:hAnsi="Times New Roman" w:cs="Times New Roman" w:hint="eastAsia"/>
            <w:sz w:val="24"/>
            <w:szCs w:val="24"/>
          </w:rPr>
          <w:delText xml:space="preserve"> distinguish</w:delText>
        </w:r>
        <w:r w:rsidR="00E612A3" w:rsidDel="00C95208">
          <w:rPr>
            <w:rFonts w:ascii="Times New Roman" w:hAnsi="Times New Roman" w:cs="Times New Roman"/>
            <w:sz w:val="24"/>
            <w:szCs w:val="24"/>
          </w:rPr>
          <w:delText>ed</w:delText>
        </w:r>
        <w:r w:rsidDel="00C95208">
          <w:rPr>
            <w:rFonts w:ascii="Times New Roman" w:hAnsi="Times New Roman" w:cs="Times New Roman" w:hint="eastAsia"/>
            <w:sz w:val="24"/>
            <w:szCs w:val="24"/>
          </w:rPr>
          <w:delText xml:space="preserve"> </w:delText>
        </w:r>
        <w:r w:rsidR="009B3D08" w:rsidDel="00C95208">
          <w:rPr>
            <w:rFonts w:ascii="Times New Roman" w:hAnsi="Times New Roman" w:cs="Times New Roman"/>
            <w:sz w:val="24"/>
            <w:szCs w:val="24"/>
          </w:rPr>
          <w:delText xml:space="preserve">each other </w:delText>
        </w:r>
        <w:r w:rsidDel="00C95208">
          <w:rPr>
            <w:rFonts w:ascii="Times New Roman" w:hAnsi="Times New Roman" w:cs="Times New Roman" w:hint="eastAsia"/>
            <w:sz w:val="24"/>
            <w:szCs w:val="24"/>
          </w:rPr>
          <w:delText xml:space="preserve">clearly until </w:delText>
        </w:r>
        <w:r w:rsidR="00761DB2" w:rsidRPr="00CB79F4" w:rsidDel="00C95208">
          <w:rPr>
            <w:rFonts w:ascii="Times New Roman" w:hAnsi="Times New Roman" w:cs="Times New Roman"/>
            <w:i/>
            <w:sz w:val="24"/>
            <w:szCs w:val="24"/>
          </w:rPr>
          <w:delText>K</w:delText>
        </w:r>
        <w:r w:rsidR="00761DB2" w:rsidDel="00C95208">
          <w:rPr>
            <w:rFonts w:ascii="Times New Roman" w:hAnsi="Times New Roman" w:cs="Times New Roman" w:hint="eastAsia"/>
            <w:sz w:val="24"/>
            <w:szCs w:val="24"/>
          </w:rPr>
          <w:delText xml:space="preserve"> </w:delText>
        </w:r>
        <w:r w:rsidR="009B3D08" w:rsidDel="00C95208">
          <w:rPr>
            <w:rFonts w:ascii="Times New Roman" w:hAnsi="Times New Roman" w:cs="Times New Roman" w:hint="eastAsia"/>
            <w:sz w:val="24"/>
            <w:szCs w:val="24"/>
          </w:rPr>
          <w:delText>were increased to seven</w:delText>
        </w:r>
        <w:r w:rsidR="009B3D08" w:rsidDel="00C95208">
          <w:rPr>
            <w:rFonts w:ascii="Times New Roman" w:hAnsi="Times New Roman" w:cs="Times New Roman"/>
            <w:sz w:val="24"/>
            <w:szCs w:val="24"/>
          </w:rPr>
          <w:delText xml:space="preserve"> </w:delText>
        </w:r>
      </w:del>
      <w:r>
        <w:rPr>
          <w:rFonts w:ascii="Times New Roman" w:hAnsi="Times New Roman" w:cs="Times New Roman" w:hint="eastAsia"/>
          <w:sz w:val="24"/>
          <w:szCs w:val="24"/>
        </w:rPr>
        <w:t>(</w:t>
      </w:r>
      <w:r w:rsidRPr="00063348">
        <w:rPr>
          <w:rFonts w:ascii="Times New Roman" w:hAnsi="Times New Roman" w:cs="Times New Roman"/>
          <w:sz w:val="24"/>
          <w:szCs w:val="24"/>
        </w:rPr>
        <w:t>Fig. 2</w:t>
      </w:r>
      <w:r w:rsidR="004E02EC">
        <w:rPr>
          <w:rFonts w:ascii="Times New Roman" w:hAnsi="Times New Roman" w:cs="Times New Roman"/>
          <w:sz w:val="24"/>
          <w:szCs w:val="24"/>
        </w:rPr>
        <w:t>d</w:t>
      </w:r>
      <w:r w:rsidR="001211AD">
        <w:rPr>
          <w:rFonts w:ascii="Times New Roman" w:hAnsi="Times New Roman" w:cs="Times New Roman"/>
          <w:sz w:val="24"/>
          <w:szCs w:val="24"/>
        </w:rPr>
        <w:t>;</w:t>
      </w:r>
      <w:r w:rsidR="00AC5AA7">
        <w:rPr>
          <w:rFonts w:ascii="Times New Roman" w:hAnsi="Times New Roman" w:cs="Times New Roman"/>
          <w:sz w:val="24"/>
          <w:szCs w:val="24"/>
        </w:rPr>
        <w:t xml:space="preserve"> </w:t>
      </w:r>
      <w:r w:rsidR="00CF3C26">
        <w:rPr>
          <w:rFonts w:ascii="Times New Roman" w:hAnsi="Times New Roman" w:cs="Times New Roman"/>
          <w:sz w:val="24"/>
          <w:szCs w:val="24"/>
        </w:rPr>
        <w:t>SI Appendix</w:t>
      </w:r>
      <w:r w:rsidR="001211AD">
        <w:rPr>
          <w:rFonts w:ascii="Times New Roman" w:hAnsi="Times New Roman" w:cs="Times New Roman"/>
          <w:sz w:val="24"/>
          <w:szCs w:val="24"/>
        </w:rPr>
        <w:t xml:space="preserve">; </w:t>
      </w:r>
      <w:r w:rsidR="00CF3C26">
        <w:rPr>
          <w:rFonts w:ascii="Times New Roman" w:hAnsi="Times New Roman" w:cs="Times New Roman"/>
          <w:sz w:val="24"/>
          <w:szCs w:val="24"/>
        </w:rPr>
        <w:t>Fig. S14</w:t>
      </w:r>
      <w:r>
        <w:rPr>
          <w:rFonts w:ascii="Times New Roman" w:hAnsi="Times New Roman" w:cs="Times New Roman" w:hint="eastAsia"/>
          <w:sz w:val="24"/>
          <w:szCs w:val="24"/>
        </w:rPr>
        <w:t>).</w:t>
      </w:r>
      <w:del w:id="193" w:author="liu rui" w:date="2018-10-08T18:24:00Z">
        <w:r w:rsidDel="001A23DD">
          <w:rPr>
            <w:rFonts w:ascii="Times New Roman" w:hAnsi="Times New Roman" w:cs="Times New Roman" w:hint="eastAsia"/>
            <w:sz w:val="24"/>
            <w:szCs w:val="24"/>
          </w:rPr>
          <w:delText xml:space="preserve"> </w:delText>
        </w:r>
        <w:r w:rsidR="00D028D3" w:rsidDel="001A23DD">
          <w:rPr>
            <w:rFonts w:ascii="Times New Roman" w:hAnsi="Times New Roman" w:cs="Times New Roman"/>
            <w:sz w:val="24"/>
            <w:szCs w:val="24"/>
          </w:rPr>
          <w:delText>T</w:delText>
        </w:r>
        <w:r w:rsidDel="001A23DD">
          <w:rPr>
            <w:rFonts w:ascii="Times New Roman" w:hAnsi="Times New Roman" w:cs="Times New Roman" w:hint="eastAsia"/>
            <w:sz w:val="24"/>
            <w:szCs w:val="24"/>
          </w:rPr>
          <w:delText xml:space="preserve">he difference in allele frequencies between the wild lineage and </w:delText>
        </w:r>
        <w:r w:rsidR="00CF7A54" w:rsidDel="001A23DD">
          <w:rPr>
            <w:rFonts w:ascii="Times New Roman" w:hAnsi="Times New Roman" w:cs="Times New Roman"/>
            <w:sz w:val="24"/>
            <w:szCs w:val="24"/>
          </w:rPr>
          <w:delText xml:space="preserve">the </w:delText>
        </w:r>
        <w:r w:rsidDel="001A23DD">
          <w:rPr>
            <w:rFonts w:ascii="Times New Roman" w:hAnsi="Times New Roman" w:cs="Times New Roman" w:hint="eastAsia"/>
            <w:sz w:val="24"/>
            <w:szCs w:val="24"/>
          </w:rPr>
          <w:delText xml:space="preserve">domestic lineage was larger than the corresponding between two wild duck </w:delText>
        </w:r>
        <w:r w:rsidR="0027009C" w:rsidDel="001A23DD">
          <w:rPr>
            <w:rFonts w:ascii="Times New Roman" w:hAnsi="Times New Roman" w:cs="Times New Roman"/>
            <w:sz w:val="24"/>
            <w:szCs w:val="24"/>
          </w:rPr>
          <w:delText>species</w:delText>
        </w:r>
      </w:del>
      <w:del w:id="194" w:author="liu rui" w:date="2018-10-08T18:23:00Z">
        <w:r w:rsidDel="00720035">
          <w:rPr>
            <w:rFonts w:ascii="Times New Roman" w:hAnsi="Times New Roman" w:cs="Times New Roman" w:hint="eastAsia"/>
            <w:sz w:val="24"/>
            <w:szCs w:val="24"/>
          </w:rPr>
          <w:delText xml:space="preserve"> (the mallard </w:delText>
        </w:r>
        <w:r w:rsidR="00BE548C" w:rsidDel="00720035">
          <w:rPr>
            <w:rFonts w:ascii="Times New Roman" w:hAnsi="Times New Roman" w:cs="Times New Roman"/>
            <w:sz w:val="24"/>
            <w:szCs w:val="24"/>
          </w:rPr>
          <w:delText xml:space="preserve">duck </w:delText>
        </w:r>
        <w:r w:rsidDel="00720035">
          <w:rPr>
            <w:rFonts w:ascii="Times New Roman" w:hAnsi="Times New Roman" w:cs="Times New Roman" w:hint="eastAsia"/>
            <w:sz w:val="24"/>
            <w:szCs w:val="24"/>
          </w:rPr>
          <w:delText>and spot-billed duck)</w:delText>
        </w:r>
      </w:del>
      <w:del w:id="195" w:author="liu rui" w:date="2018-10-08T18:24:00Z">
        <w:r w:rsidDel="001A23DD">
          <w:rPr>
            <w:rFonts w:ascii="Times New Roman" w:hAnsi="Times New Roman" w:cs="Times New Roman" w:hint="eastAsia"/>
            <w:sz w:val="24"/>
            <w:szCs w:val="24"/>
          </w:rPr>
          <w:delText>.</w:delText>
        </w:r>
      </w:del>
      <w:r w:rsidR="00D028D3">
        <w:rPr>
          <w:rFonts w:ascii="Times New Roman" w:hAnsi="Times New Roman" w:cs="Times New Roman"/>
          <w:sz w:val="24"/>
          <w:szCs w:val="24"/>
        </w:rPr>
        <w:t xml:space="preserve"> These observations </w:t>
      </w:r>
      <w:r w:rsidR="00CD5187">
        <w:rPr>
          <w:rFonts w:ascii="Times New Roman" w:hAnsi="Times New Roman" w:cs="Times New Roman"/>
          <w:sz w:val="24"/>
          <w:szCs w:val="24"/>
        </w:rPr>
        <w:t>neither</w:t>
      </w:r>
      <w:r w:rsidR="00D028D3">
        <w:rPr>
          <w:rFonts w:ascii="Times New Roman" w:hAnsi="Times New Roman" w:cs="Times New Roman"/>
          <w:sz w:val="24"/>
          <w:szCs w:val="24"/>
        </w:rPr>
        <w:t xml:space="preserve"> support domestic ducks were offspring of the mallard and spot-billed duck</w:t>
      </w:r>
      <w:ins w:id="196" w:author="liu rui" w:date="2018-10-08T14:08:00Z">
        <w:r w:rsidR="00DA4F8C">
          <w:rPr>
            <w:rFonts w:ascii="Times New Roman" w:hAnsi="Times New Roman" w:cs="Times New Roman"/>
            <w:sz w:val="24"/>
            <w:szCs w:val="24"/>
          </w:rPr>
          <w:t xml:space="preserve"> which means that traditional domestication hypoth</w:t>
        </w:r>
      </w:ins>
      <w:ins w:id="197" w:author="liu rui" w:date="2018-10-08T14:09:00Z">
        <w:r w:rsidR="00DA4F8C">
          <w:rPr>
            <w:rFonts w:ascii="Times New Roman" w:hAnsi="Times New Roman" w:cs="Times New Roman"/>
            <w:sz w:val="24"/>
            <w:szCs w:val="24"/>
          </w:rPr>
          <w:t xml:space="preserve">esis may </w:t>
        </w:r>
      </w:ins>
      <w:ins w:id="198" w:author="liu rui" w:date="2018-10-08T14:18:00Z">
        <w:r w:rsidR="00A75E46">
          <w:rPr>
            <w:rFonts w:ascii="Times New Roman" w:hAnsi="Times New Roman" w:cs="Times New Roman"/>
            <w:sz w:val="24"/>
            <w:szCs w:val="24"/>
          </w:rPr>
          <w:t>not fit to genetic data</w:t>
        </w:r>
      </w:ins>
      <w:ins w:id="199" w:author="liu rui" w:date="2018-10-08T14:19:00Z">
        <w:r w:rsidR="00A75E46">
          <w:rPr>
            <w:rFonts w:ascii="Times New Roman" w:hAnsi="Times New Roman" w:cs="Times New Roman"/>
            <w:sz w:val="24"/>
            <w:szCs w:val="24"/>
          </w:rPr>
          <w:t xml:space="preserve"> (Fig. 2e)</w:t>
        </w:r>
      </w:ins>
      <w:r w:rsidR="00D028D3">
        <w:rPr>
          <w:rFonts w:ascii="Times New Roman" w:hAnsi="Times New Roman" w:cs="Times New Roman"/>
          <w:sz w:val="24"/>
          <w:szCs w:val="24"/>
        </w:rPr>
        <w:t>.</w:t>
      </w:r>
      <w:del w:id="200" w:author="liu rui" w:date="2018-10-08T18:26:00Z">
        <w:r w:rsidDel="001A23DD">
          <w:rPr>
            <w:rFonts w:ascii="Times New Roman" w:hAnsi="Times New Roman" w:cs="Times New Roman" w:hint="eastAsia"/>
            <w:sz w:val="24"/>
            <w:szCs w:val="24"/>
          </w:rPr>
          <w:delText xml:space="preserve"> </w:delText>
        </w:r>
      </w:del>
    </w:p>
    <w:p w14:paraId="5EC49EDA" w14:textId="6E888B60" w:rsidR="00970CB8" w:rsidRDefault="00827821" w:rsidP="00970CB8">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To elim</w:t>
      </w:r>
      <w:r w:rsidR="004C14E3">
        <w:rPr>
          <w:rFonts w:ascii="Times New Roman" w:hAnsi="Times New Roman" w:cs="Times New Roman"/>
          <w:sz w:val="24"/>
          <w:szCs w:val="24"/>
        </w:rPr>
        <w:t>inate the</w:t>
      </w:r>
      <w:r w:rsidR="00E5267A">
        <w:rPr>
          <w:rFonts w:ascii="Times New Roman" w:hAnsi="Times New Roman" w:cs="Times New Roman"/>
          <w:sz w:val="24"/>
          <w:szCs w:val="24"/>
        </w:rPr>
        <w:t xml:space="preserve"> effect of</w:t>
      </w:r>
      <w:r w:rsidR="004C14E3">
        <w:rPr>
          <w:rFonts w:ascii="Times New Roman" w:hAnsi="Times New Roman" w:cs="Times New Roman"/>
          <w:sz w:val="24"/>
          <w:szCs w:val="24"/>
        </w:rPr>
        <w:t xml:space="preserve"> population </w:t>
      </w:r>
      <w:r w:rsidR="00E5267A">
        <w:rPr>
          <w:rFonts w:ascii="Times New Roman" w:hAnsi="Times New Roman" w:cs="Times New Roman"/>
          <w:sz w:val="24"/>
          <w:szCs w:val="24"/>
        </w:rPr>
        <w:t>drift within each domestic population</w:t>
      </w:r>
      <w:r w:rsidR="007A2A83">
        <w:rPr>
          <w:rFonts w:ascii="Times New Roman" w:hAnsi="Times New Roman" w:cs="Times New Roman"/>
          <w:sz w:val="24"/>
          <w:szCs w:val="24"/>
        </w:rPr>
        <w:t xml:space="preserve"> </w:t>
      </w:r>
      <w:r w:rsidR="00A32CC8">
        <w:rPr>
          <w:rFonts w:ascii="Times New Roman" w:hAnsi="Times New Roman" w:cs="Times New Roman"/>
          <w:sz w:val="24"/>
          <w:szCs w:val="24"/>
        </w:rPr>
        <w:t xml:space="preserve">which may also </w:t>
      </w:r>
      <w:r w:rsidR="007A2A83">
        <w:rPr>
          <w:rFonts w:ascii="Times New Roman" w:hAnsi="Times New Roman" w:cs="Times New Roman"/>
          <w:sz w:val="24"/>
          <w:szCs w:val="24"/>
        </w:rPr>
        <w:t xml:space="preserve">lead the </w:t>
      </w:r>
      <w:r w:rsidR="0067222F">
        <w:rPr>
          <w:rFonts w:ascii="Times New Roman" w:hAnsi="Times New Roman" w:cs="Times New Roman"/>
          <w:sz w:val="24"/>
          <w:szCs w:val="24"/>
        </w:rPr>
        <w:t>separation</w:t>
      </w:r>
      <w:r w:rsidR="007A2A83">
        <w:rPr>
          <w:rFonts w:ascii="Times New Roman" w:hAnsi="Times New Roman" w:cs="Times New Roman"/>
          <w:sz w:val="24"/>
          <w:szCs w:val="24"/>
        </w:rPr>
        <w:t xml:space="preserve"> between domestic and wild ducks </w:t>
      </w:r>
      <w:r w:rsidR="0067222F">
        <w:rPr>
          <w:rFonts w:ascii="Times New Roman" w:hAnsi="Times New Roman" w:cs="Times New Roman"/>
          <w:sz w:val="24"/>
          <w:szCs w:val="24"/>
        </w:rPr>
        <w:t>previous than</w:t>
      </w:r>
      <w:r w:rsidR="007A2A83">
        <w:rPr>
          <w:rFonts w:ascii="Times New Roman" w:hAnsi="Times New Roman" w:cs="Times New Roman"/>
          <w:sz w:val="24"/>
          <w:szCs w:val="24"/>
        </w:rPr>
        <w:t xml:space="preserve"> the two wild ducks</w:t>
      </w:r>
      <w:r w:rsidR="0067222F">
        <w:rPr>
          <w:rFonts w:ascii="Times New Roman" w:hAnsi="Times New Roman" w:cs="Times New Roman"/>
          <w:sz w:val="24"/>
          <w:szCs w:val="24"/>
        </w:rPr>
        <w:t>’</w:t>
      </w:r>
      <w:r w:rsidR="007A2A83">
        <w:rPr>
          <w:rFonts w:ascii="Times New Roman" w:hAnsi="Times New Roman" w:cs="Times New Roman"/>
          <w:sz w:val="24"/>
          <w:szCs w:val="24"/>
        </w:rPr>
        <w:t xml:space="preserve"> split</w:t>
      </w:r>
      <w:r w:rsidR="0067222F">
        <w:rPr>
          <w:rFonts w:ascii="Times New Roman" w:hAnsi="Times New Roman" w:cs="Times New Roman"/>
          <w:sz w:val="24"/>
          <w:szCs w:val="24"/>
        </w:rPr>
        <w:t xml:space="preserve"> in genetic structure analysis</w:t>
      </w:r>
      <w:r w:rsidR="00E5267A">
        <w:rPr>
          <w:rFonts w:ascii="Times New Roman" w:hAnsi="Times New Roman" w:cs="Times New Roman"/>
          <w:sz w:val="24"/>
          <w:szCs w:val="24"/>
        </w:rPr>
        <w:t xml:space="preserve">, and further confirm the tree topology </w:t>
      </w:r>
      <w:r w:rsidR="00193D7E">
        <w:rPr>
          <w:rFonts w:ascii="Times New Roman" w:hAnsi="Times New Roman" w:cs="Times New Roman"/>
          <w:sz w:val="24"/>
          <w:szCs w:val="24"/>
        </w:rPr>
        <w:t>of domestic duck and the two wild ducks</w:t>
      </w:r>
      <w:r w:rsidR="00D028D3">
        <w:rPr>
          <w:rFonts w:ascii="Times New Roman" w:hAnsi="Times New Roman" w:cs="Times New Roman"/>
          <w:sz w:val="24"/>
          <w:szCs w:val="24"/>
        </w:rPr>
        <w:t>,</w:t>
      </w:r>
      <w:r w:rsidR="00E5267A">
        <w:rPr>
          <w:rFonts w:ascii="Times New Roman" w:hAnsi="Times New Roman" w:cs="Times New Roman"/>
          <w:sz w:val="24"/>
          <w:szCs w:val="24"/>
        </w:rPr>
        <w:t xml:space="preserve"> </w:t>
      </w:r>
      <w:r w:rsidR="00D028D3">
        <w:rPr>
          <w:rFonts w:ascii="Times New Roman" w:hAnsi="Times New Roman" w:cs="Times New Roman"/>
          <w:sz w:val="24"/>
          <w:szCs w:val="24"/>
        </w:rPr>
        <w:t>w</w:t>
      </w:r>
      <w:r w:rsidR="00193D7E">
        <w:rPr>
          <w:rFonts w:ascii="Times New Roman" w:hAnsi="Times New Roman" w:cs="Times New Roman"/>
          <w:sz w:val="24"/>
          <w:szCs w:val="24"/>
        </w:rPr>
        <w:t>e random</w:t>
      </w:r>
      <w:r w:rsidR="00492031">
        <w:rPr>
          <w:rFonts w:ascii="Times New Roman" w:hAnsi="Times New Roman" w:cs="Times New Roman"/>
          <w:sz w:val="24"/>
          <w:szCs w:val="24"/>
        </w:rPr>
        <w:t>ly</w:t>
      </w:r>
      <w:r w:rsidR="00193D7E">
        <w:rPr>
          <w:rFonts w:ascii="Times New Roman" w:hAnsi="Times New Roman" w:cs="Times New Roman"/>
          <w:sz w:val="24"/>
          <w:szCs w:val="24"/>
        </w:rPr>
        <w:t xml:space="preserve"> select</w:t>
      </w:r>
      <w:r w:rsidR="00492031">
        <w:rPr>
          <w:rFonts w:ascii="Times New Roman" w:hAnsi="Times New Roman" w:cs="Times New Roman"/>
          <w:sz w:val="24"/>
          <w:szCs w:val="24"/>
        </w:rPr>
        <w:t>ed</w:t>
      </w:r>
      <w:r w:rsidR="00193D7E">
        <w:rPr>
          <w:rFonts w:ascii="Times New Roman" w:hAnsi="Times New Roman" w:cs="Times New Roman"/>
          <w:sz w:val="24"/>
          <w:szCs w:val="24"/>
        </w:rPr>
        <w:t xml:space="preserve"> and </w:t>
      </w:r>
      <w:r w:rsidR="00FB0F26">
        <w:rPr>
          <w:rFonts w:ascii="Times New Roman" w:hAnsi="Times New Roman" w:cs="Times New Roman" w:hint="eastAsia"/>
          <w:sz w:val="24"/>
          <w:szCs w:val="24"/>
        </w:rPr>
        <w:t xml:space="preserve">polarized </w:t>
      </w:r>
      <w:r w:rsidR="00193D7E">
        <w:rPr>
          <w:rFonts w:ascii="Times New Roman" w:hAnsi="Times New Roman" w:cs="Times New Roman"/>
          <w:sz w:val="24"/>
          <w:szCs w:val="24"/>
        </w:rPr>
        <w:t>20</w:t>
      </w:r>
      <w:r w:rsidR="00BC6F06" w:rsidRPr="00116CFE">
        <w:rPr>
          <w:rFonts w:ascii="Times New Roman" w:hAnsi="Times New Roman" w:cs="Times New Roman"/>
          <w:sz w:val="24"/>
          <w:szCs w:val="24"/>
        </w:rPr>
        <w:t>,</w:t>
      </w:r>
      <w:r w:rsidR="00193D7E">
        <w:rPr>
          <w:rFonts w:ascii="Times New Roman" w:hAnsi="Times New Roman" w:cs="Times New Roman"/>
          <w:sz w:val="24"/>
          <w:szCs w:val="24"/>
        </w:rPr>
        <w:t>333</w:t>
      </w:r>
      <w:r w:rsidR="00193D7E">
        <w:rPr>
          <w:rFonts w:ascii="Times New Roman" w:hAnsi="Times New Roman" w:cs="Times New Roman" w:hint="eastAsia"/>
          <w:sz w:val="24"/>
          <w:szCs w:val="24"/>
        </w:rPr>
        <w:t xml:space="preserve"> </w:t>
      </w:r>
      <w:r w:rsidR="00193D7E">
        <w:rPr>
          <w:rFonts w:ascii="Times New Roman" w:hAnsi="Times New Roman" w:cs="Times New Roman"/>
          <w:sz w:val="24"/>
          <w:szCs w:val="24"/>
        </w:rPr>
        <w:t xml:space="preserve">unlinked </w:t>
      </w:r>
      <w:r w:rsidR="00FB0F26">
        <w:rPr>
          <w:rFonts w:ascii="Times New Roman" w:hAnsi="Times New Roman" w:cs="Times New Roman" w:hint="eastAsia"/>
          <w:sz w:val="24"/>
          <w:szCs w:val="24"/>
        </w:rPr>
        <w:t xml:space="preserve">SNPs from </w:t>
      </w:r>
      <w:r w:rsidR="00721151">
        <w:rPr>
          <w:rFonts w:ascii="Times New Roman" w:hAnsi="Times New Roman" w:cs="Times New Roman" w:hint="eastAsia"/>
          <w:sz w:val="24"/>
          <w:szCs w:val="24"/>
        </w:rPr>
        <w:t>these 10 duck populations</w:t>
      </w:r>
      <w:r w:rsidR="00FB0F26">
        <w:rPr>
          <w:rFonts w:ascii="Times New Roman" w:hAnsi="Times New Roman" w:cs="Times New Roman" w:hint="eastAsia"/>
          <w:sz w:val="24"/>
          <w:szCs w:val="24"/>
        </w:rPr>
        <w:t xml:space="preserve"> with two outgroup</w:t>
      </w:r>
      <w:r w:rsidR="00C53879">
        <w:rPr>
          <w:rFonts w:ascii="Times New Roman" w:hAnsi="Times New Roman" w:cs="Times New Roman"/>
          <w:sz w:val="24"/>
          <w:szCs w:val="24"/>
        </w:rPr>
        <w:t>s</w:t>
      </w:r>
      <w:r w:rsidR="00FB0F26">
        <w:rPr>
          <w:rFonts w:ascii="Times New Roman" w:hAnsi="Times New Roman" w:cs="Times New Roman" w:hint="eastAsia"/>
          <w:sz w:val="24"/>
          <w:szCs w:val="24"/>
        </w:rPr>
        <w:t xml:space="preserve"> (</w:t>
      </w:r>
      <w:r w:rsidR="00D26D54">
        <w:rPr>
          <w:rFonts w:ascii="Times New Roman" w:hAnsi="Times New Roman" w:cs="Times New Roman"/>
          <w:sz w:val="24"/>
          <w:szCs w:val="24"/>
        </w:rPr>
        <w:t>M</w:t>
      </w:r>
      <w:r w:rsidR="00D26D54">
        <w:rPr>
          <w:rFonts w:ascii="Times New Roman" w:hAnsi="Times New Roman" w:cs="Times New Roman" w:hint="eastAsia"/>
          <w:sz w:val="24"/>
          <w:szCs w:val="24"/>
        </w:rPr>
        <w:t xml:space="preserve">uscovy </w:t>
      </w:r>
      <w:r w:rsidR="00FB0F26">
        <w:rPr>
          <w:rFonts w:ascii="Times New Roman" w:hAnsi="Times New Roman" w:cs="Times New Roman" w:hint="eastAsia"/>
          <w:sz w:val="24"/>
          <w:szCs w:val="24"/>
        </w:rPr>
        <w:t xml:space="preserve">ducks) </w:t>
      </w:r>
      <w:r w:rsidR="00193D7E">
        <w:rPr>
          <w:rFonts w:ascii="Times New Roman" w:hAnsi="Times New Roman" w:cs="Times New Roman"/>
          <w:sz w:val="24"/>
          <w:szCs w:val="24"/>
        </w:rPr>
        <w:t xml:space="preserve">for a </w:t>
      </w:r>
      <w:r w:rsidR="00193D7E" w:rsidRPr="00116CFE">
        <w:rPr>
          <w:rFonts w:ascii="Times New Roman" w:hAnsi="Times New Roman" w:cs="Times New Roman"/>
          <w:sz w:val="24"/>
          <w:szCs w:val="24"/>
        </w:rPr>
        <w:t>diffusion approach</w:t>
      </w:r>
      <w:r w:rsidR="00193D7E">
        <w:rPr>
          <w:rFonts w:ascii="Times New Roman" w:hAnsi="Times New Roman" w:cs="Times New Roman"/>
          <w:sz w:val="24"/>
          <w:szCs w:val="24"/>
        </w:rPr>
        <w:t xml:space="preserve"> demographic simulation </w:t>
      </w:r>
      <w:r w:rsidR="00193D7E" w:rsidRPr="00116CFE">
        <w:rPr>
          <w:rFonts w:ascii="Times New Roman" w:hAnsi="Times New Roman" w:cs="Times New Roman"/>
          <w:sz w:val="24"/>
          <w:szCs w:val="24"/>
        </w:rPr>
        <w:t>(</w:t>
      </w:r>
      <m:oMath>
        <m:r>
          <m:rPr>
            <m:sty m:val="p"/>
          </m:rPr>
          <w:rPr>
            <w:rFonts w:ascii="Cambria Math" w:hAnsi="Cambria Math" w:cs="Times New Roman"/>
            <w:sz w:val="24"/>
            <w:szCs w:val="24"/>
          </w:rPr>
          <m:t>∂</m:t>
        </m:r>
      </m:oMath>
      <w:r w:rsidR="00193D7E" w:rsidRPr="00194533">
        <w:rPr>
          <w:rFonts w:ascii="Times New Roman" w:hAnsi="Times New Roman" w:cs="Times New Roman"/>
          <w:sz w:val="24"/>
          <w:szCs w:val="24"/>
        </w:rPr>
        <w:t>a</w:t>
      </w:r>
      <m:oMath>
        <m:r>
          <m:rPr>
            <m:sty m:val="p"/>
          </m:rPr>
          <w:rPr>
            <w:rFonts w:ascii="Cambria Math" w:hAnsi="Cambria Math" w:cs="Times New Roman"/>
            <w:sz w:val="24"/>
            <w:szCs w:val="24"/>
          </w:rPr>
          <m:t>∂</m:t>
        </m:r>
      </m:oMath>
      <w:r w:rsidR="00193D7E" w:rsidRPr="00194533">
        <w:rPr>
          <w:rFonts w:ascii="Times New Roman" w:hAnsi="Times New Roman" w:cs="Times New Roman"/>
          <w:sz w:val="24"/>
          <w:szCs w:val="24"/>
        </w:rPr>
        <w:t>i</w:t>
      </w:r>
      <w:r w:rsidR="00193D7E" w:rsidRPr="00116CFE">
        <w:rPr>
          <w:rFonts w:ascii="Times New Roman" w:hAnsi="Times New Roman" w:cs="Times New Roman"/>
          <w:sz w:val="24"/>
          <w:szCs w:val="24"/>
        </w:rPr>
        <w:t>)</w:t>
      </w:r>
      <w:r w:rsidR="00FB0F26">
        <w:rPr>
          <w:rFonts w:ascii="Times New Roman" w:hAnsi="Times New Roman" w:cs="Times New Roman" w:hint="eastAsia"/>
          <w:sz w:val="24"/>
          <w:szCs w:val="24"/>
        </w:rPr>
        <w:t>(Materials and Methods)</w:t>
      </w:r>
      <w:r w:rsidR="003A420E">
        <w:rPr>
          <w:rFonts w:ascii="Times New Roman" w:hAnsi="Times New Roman" w:cs="Times New Roman"/>
          <w:sz w:val="24"/>
          <w:szCs w:val="24"/>
        </w:rPr>
        <w:fldChar w:fldCharType="begin"/>
      </w:r>
      <w:r w:rsidR="00F50B80">
        <w:rPr>
          <w:rFonts w:ascii="Times New Roman" w:hAnsi="Times New Roman" w:cs="Times New Roman"/>
          <w:sz w:val="24"/>
          <w:szCs w:val="24"/>
        </w:rPr>
        <w:instrText xml:space="preserve"> ADDIN EN.CITE &lt;EndNote&gt;&lt;Cite&gt;&lt;Author&gt;Gutenkunst&lt;/Author&gt;&lt;Year&gt;2009&lt;/Year&gt;&lt;RecNum&gt;18&lt;/RecNum&gt;&lt;DisplayText&gt;(24)&lt;/DisplayText&gt;&lt;record&gt;&lt;rec-number&gt;18&lt;/rec-number&gt;&lt;foreign-keys&gt;&lt;key app="EN" db-id="zd9vrr9r4sxpvoex0z2x0seo95tx9fexr95t" timestamp="1486223843"&gt;18&lt;/key&gt;&lt;/foreign-keys&gt;&lt;ref-type name="Journal Article"&gt;17&lt;/ref-type&gt;&lt;contributors&gt;&lt;authors&gt;&lt;author&gt;Gutenkunst, R. N.&lt;/author&gt;&lt;author&gt;Hernandez, R. D.&lt;/author&gt;&lt;author&gt;Williamson, S. H.&lt;/author&gt;&lt;author&gt;Bustamante, C. D.&lt;/author&gt;&lt;/authors&gt;&lt;/contributors&gt;&lt;auth-address&gt;Theoretical Biology and Biophysics and Center for Nonlinear Studies, Los Alamos National Laboratory, Los Alamos, New Mexico, USA. ryang@lanl.gov&lt;/auth-address&gt;&lt;titles&gt;&lt;title&gt;Inferring the joint demographic history of multiple populations from multidimensional SNP frequency data&lt;/title&gt;&lt;secondary-title&gt;PLoS Genet&lt;/secondary-title&gt;&lt;/titles&gt;&lt;periodical&gt;&lt;full-title&gt;PLoS Genet&lt;/full-title&gt;&lt;/periodical&gt;&lt;pages&gt;e1000695&lt;/pages&gt;&lt;volume&gt;5&lt;/volume&gt;&lt;number&gt;10&lt;/number&gt;&lt;keywords&gt;&lt;keyword&gt;Africa&lt;/keyword&gt;&lt;keyword&gt;Asia&lt;/keyword&gt;&lt;keyword&gt;Continental Population Groups/*genetics/*history&lt;/keyword&gt;&lt;keyword&gt;Demography&lt;/keyword&gt;&lt;keyword&gt;Europe&lt;/keyword&gt;&lt;keyword&gt;*Evolution, Molecular&lt;/keyword&gt;&lt;keyword&gt;*Gene Frequency&lt;/keyword&gt;&lt;keyword&gt;History, Ancient&lt;/keyword&gt;&lt;keyword&gt;Humans&lt;/keyword&gt;&lt;keyword&gt;Models, Genetic&lt;/keyword&gt;&lt;keyword&gt;*Polymorphism, Single Nucleotide&lt;/keyword&gt;&lt;/keywords&gt;&lt;dates&gt;&lt;year&gt;2009&lt;/year&gt;&lt;pub-dates&gt;&lt;date&gt;Oct&lt;/date&gt;&lt;/pub-dates&gt;&lt;/dates&gt;&lt;isbn&gt;1553-7404 (Electronic)&amp;#xD;1553-7390 (Linking)&lt;/isbn&gt;&lt;accession-num&gt;19851460&lt;/accession-num&gt;&lt;urls&gt;&lt;related-urls&gt;&lt;url&gt;https://www.ncbi.nlm.nih.gov/pubmed/19851460&lt;/url&gt;&lt;/related-urls&gt;&lt;/urls&gt;&lt;custom2&gt;PMC2760211&lt;/custom2&gt;&lt;electronic-resource-num&gt;10.1371/journal.pgen.1000695&lt;/electronic-resource-num&gt;&lt;/record&gt;&lt;/Cite&gt;&lt;/EndNote&gt;</w:instrText>
      </w:r>
      <w:r w:rsidR="003A420E">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24" w:tooltip="Gutenkunst, 2009 #18" w:history="1">
        <w:r w:rsidR="008834D1">
          <w:rPr>
            <w:rFonts w:ascii="Times New Roman" w:hAnsi="Times New Roman" w:cs="Times New Roman"/>
            <w:noProof/>
            <w:sz w:val="24"/>
            <w:szCs w:val="24"/>
          </w:rPr>
          <w:t>24</w:t>
        </w:r>
      </w:hyperlink>
      <w:r w:rsidR="00F50B80">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FB0F26">
        <w:rPr>
          <w:rFonts w:ascii="Times New Roman" w:hAnsi="Times New Roman" w:cs="Times New Roman" w:hint="eastAsia"/>
          <w:sz w:val="24"/>
          <w:szCs w:val="24"/>
        </w:rPr>
        <w:t xml:space="preserve">. </w:t>
      </w:r>
      <w:r w:rsidR="00FD76F2">
        <w:rPr>
          <w:rFonts w:ascii="Times New Roman" w:hAnsi="Times New Roman" w:cs="Times New Roman" w:hint="eastAsia"/>
          <w:sz w:val="24"/>
          <w:szCs w:val="24"/>
        </w:rPr>
        <w:t>We estimated the divergent time of the domestic ducks (q</w:t>
      </w:r>
      <w:r w:rsidR="00FD76F2">
        <w:rPr>
          <w:rFonts w:ascii="Times New Roman" w:hAnsi="Times New Roman" w:cs="Times New Roman"/>
          <w:sz w:val="24"/>
          <w:szCs w:val="24"/>
        </w:rPr>
        <w:t>uantize</w:t>
      </w:r>
      <w:r w:rsidR="00FD76F2">
        <w:rPr>
          <w:rFonts w:ascii="Times New Roman" w:hAnsi="Times New Roman" w:cs="Times New Roman" w:hint="eastAsia"/>
          <w:sz w:val="24"/>
          <w:szCs w:val="24"/>
        </w:rPr>
        <w:t xml:space="preserve"> all </w:t>
      </w:r>
      <w:r w:rsidR="00FD76F2">
        <w:rPr>
          <w:rFonts w:ascii="Times New Roman" w:hAnsi="Times New Roman" w:cs="Times New Roman"/>
          <w:sz w:val="24"/>
          <w:szCs w:val="24"/>
        </w:rPr>
        <w:t>eight</w:t>
      </w:r>
      <w:r w:rsidR="00FD76F2">
        <w:rPr>
          <w:rFonts w:ascii="Times New Roman" w:hAnsi="Times New Roman" w:cs="Times New Roman" w:hint="eastAsia"/>
          <w:sz w:val="24"/>
          <w:szCs w:val="24"/>
        </w:rPr>
        <w:t xml:space="preserve"> domestic </w:t>
      </w:r>
      <w:r w:rsidR="00FD76F2">
        <w:rPr>
          <w:rFonts w:ascii="Times New Roman" w:hAnsi="Times New Roman" w:cs="Times New Roman"/>
          <w:sz w:val="24"/>
          <w:szCs w:val="24"/>
        </w:rPr>
        <w:t>breeds</w:t>
      </w:r>
      <w:r w:rsidR="00FD76F2">
        <w:rPr>
          <w:rFonts w:ascii="Times New Roman" w:hAnsi="Times New Roman" w:cs="Times New Roman" w:hint="eastAsia"/>
          <w:sz w:val="24"/>
          <w:szCs w:val="24"/>
        </w:rPr>
        <w:t xml:space="preserve"> into one population) and two wild duck populations (the mallard </w:t>
      </w:r>
      <w:r w:rsidR="00BE548C">
        <w:rPr>
          <w:rFonts w:ascii="Times New Roman" w:hAnsi="Times New Roman" w:cs="Times New Roman"/>
          <w:sz w:val="24"/>
          <w:szCs w:val="24"/>
        </w:rPr>
        <w:t xml:space="preserve">duck </w:t>
      </w:r>
      <w:r w:rsidR="00FD76F2">
        <w:rPr>
          <w:rFonts w:ascii="Times New Roman" w:hAnsi="Times New Roman" w:cs="Times New Roman" w:hint="eastAsia"/>
          <w:sz w:val="24"/>
          <w:szCs w:val="24"/>
        </w:rPr>
        <w:t>and spot-billed duck)</w:t>
      </w:r>
      <w:r w:rsidR="00F72CA5">
        <w:rPr>
          <w:rFonts w:ascii="Times New Roman" w:hAnsi="Times New Roman" w:cs="Times New Roman"/>
          <w:sz w:val="24"/>
          <w:szCs w:val="24"/>
        </w:rPr>
        <w:t xml:space="preserve"> using </w:t>
      </w:r>
      <w:r w:rsidR="00552283">
        <w:rPr>
          <w:rFonts w:ascii="Times New Roman" w:hAnsi="Times New Roman" w:cs="Times New Roman"/>
          <w:sz w:val="24"/>
          <w:szCs w:val="24"/>
        </w:rPr>
        <w:t>two simple but informative models, which one t</w:t>
      </w:r>
      <w:r w:rsidR="00607AB0">
        <w:rPr>
          <w:rFonts w:ascii="Times New Roman" w:hAnsi="Times New Roman" w:cs="Times New Roman"/>
          <w:sz w:val="24"/>
          <w:szCs w:val="24"/>
        </w:rPr>
        <w:t>oo</w:t>
      </w:r>
      <w:r w:rsidR="00552283">
        <w:rPr>
          <w:rFonts w:ascii="Times New Roman" w:hAnsi="Times New Roman" w:cs="Times New Roman"/>
          <w:sz w:val="24"/>
          <w:szCs w:val="24"/>
        </w:rPr>
        <w:t>k</w:t>
      </w:r>
      <w:r w:rsidR="00607AB0">
        <w:rPr>
          <w:rFonts w:ascii="Times New Roman" w:hAnsi="Times New Roman" w:cs="Times New Roman"/>
          <w:sz w:val="24"/>
          <w:szCs w:val="24"/>
        </w:rPr>
        <w:t xml:space="preserve"> and the other did not </w:t>
      </w:r>
      <w:r w:rsidR="00591DD8">
        <w:rPr>
          <w:rFonts w:ascii="Times New Roman" w:hAnsi="Times New Roman" w:cs="Times New Roman"/>
          <w:sz w:val="24"/>
          <w:szCs w:val="24"/>
        </w:rPr>
        <w:t>take</w:t>
      </w:r>
      <w:r w:rsidR="00552283">
        <w:rPr>
          <w:rFonts w:ascii="Times New Roman" w:hAnsi="Times New Roman" w:cs="Times New Roman"/>
          <w:sz w:val="24"/>
          <w:szCs w:val="24"/>
        </w:rPr>
        <w:t xml:space="preserve"> migration into account</w:t>
      </w:r>
      <w:r w:rsidR="0028047B">
        <w:rPr>
          <w:rFonts w:ascii="Times New Roman" w:hAnsi="Times New Roman" w:cs="Times New Roman"/>
          <w:sz w:val="24"/>
          <w:szCs w:val="24"/>
        </w:rPr>
        <w:t xml:space="preserve"> </w:t>
      </w:r>
      <w:r w:rsidR="00DD2612">
        <w:rPr>
          <w:rFonts w:ascii="Times New Roman" w:hAnsi="Times New Roman" w:cs="Times New Roman"/>
          <w:sz w:val="24"/>
          <w:szCs w:val="24"/>
        </w:rPr>
        <w:t>(</w:t>
      </w:r>
      <w:r w:rsidR="00DD2612">
        <w:rPr>
          <w:rFonts w:ascii="Times New Roman" w:hAnsi="Times New Roman" w:cs="Times New Roman" w:hint="eastAsia"/>
          <w:sz w:val="24"/>
          <w:szCs w:val="24"/>
        </w:rPr>
        <w:t>Materials and Methods</w:t>
      </w:r>
      <w:r w:rsidR="008E3A29">
        <w:rPr>
          <w:rFonts w:ascii="Times New Roman" w:hAnsi="Times New Roman" w:cs="Times New Roman"/>
          <w:sz w:val="24"/>
          <w:szCs w:val="24"/>
        </w:rPr>
        <w:t xml:space="preserve">, </w:t>
      </w:r>
      <w:r w:rsidR="00FD76F2" w:rsidRPr="00063348">
        <w:rPr>
          <w:rFonts w:ascii="Times New Roman" w:hAnsi="Times New Roman" w:cs="Times New Roman"/>
          <w:sz w:val="24"/>
          <w:szCs w:val="24"/>
        </w:rPr>
        <w:t>Fig. 3</w:t>
      </w:r>
      <w:r w:rsidR="00045A30">
        <w:rPr>
          <w:rFonts w:ascii="Times New Roman" w:hAnsi="Times New Roman" w:cs="Times New Roman"/>
          <w:sz w:val="24"/>
          <w:szCs w:val="24"/>
        </w:rPr>
        <w:t>a</w:t>
      </w:r>
      <w:r w:rsidR="00FD76F2">
        <w:rPr>
          <w:rFonts w:ascii="Times New Roman" w:hAnsi="Times New Roman" w:cs="Times New Roman" w:hint="eastAsia"/>
          <w:sz w:val="24"/>
          <w:szCs w:val="24"/>
        </w:rPr>
        <w:t xml:space="preserve">). </w:t>
      </w:r>
      <w:r w:rsidR="008E3A29">
        <w:rPr>
          <w:rFonts w:ascii="Times New Roman" w:hAnsi="Times New Roman" w:cs="Times New Roman"/>
          <w:sz w:val="24"/>
          <w:szCs w:val="24"/>
        </w:rPr>
        <w:t xml:space="preserve">One hundred </w:t>
      </w:r>
      <w:r w:rsidR="00F578F6">
        <w:rPr>
          <w:rFonts w:ascii="Times New Roman" w:hAnsi="Times New Roman" w:cs="Times New Roman"/>
          <w:sz w:val="24"/>
          <w:szCs w:val="24"/>
        </w:rPr>
        <w:t>bootstrap simulations of the t</w:t>
      </w:r>
      <w:r w:rsidR="00591DD8">
        <w:rPr>
          <w:rFonts w:ascii="Times New Roman" w:hAnsi="Times New Roman" w:cs="Times New Roman"/>
          <w:sz w:val="24"/>
          <w:szCs w:val="24"/>
        </w:rPr>
        <w:t>wo</w:t>
      </w:r>
      <w:r w:rsidR="00552283">
        <w:rPr>
          <w:rFonts w:ascii="Times New Roman" w:hAnsi="Times New Roman" w:cs="Times New Roman"/>
          <w:sz w:val="24"/>
          <w:szCs w:val="24"/>
        </w:rPr>
        <w:t xml:space="preserve"> models support </w:t>
      </w:r>
      <w:r w:rsidR="00FD76F2">
        <w:rPr>
          <w:rFonts w:ascii="Times New Roman" w:hAnsi="Times New Roman" w:cs="Times New Roman" w:hint="eastAsia"/>
          <w:sz w:val="24"/>
          <w:szCs w:val="24"/>
        </w:rPr>
        <w:t xml:space="preserve">that both </w:t>
      </w:r>
      <w:r w:rsidR="00DD2612">
        <w:rPr>
          <w:rFonts w:ascii="Times New Roman" w:hAnsi="Times New Roman" w:cs="Times New Roman"/>
          <w:sz w:val="24"/>
          <w:szCs w:val="24"/>
        </w:rPr>
        <w:t>the</w:t>
      </w:r>
      <w:r w:rsidR="00552283" w:rsidRPr="00552283">
        <w:rPr>
          <w:rFonts w:ascii="Times New Roman" w:hAnsi="Times New Roman" w:cs="Times New Roman"/>
          <w:sz w:val="24"/>
          <w:szCs w:val="24"/>
        </w:rPr>
        <w:t xml:space="preserve"> </w:t>
      </w:r>
      <w:r w:rsidR="00552283">
        <w:rPr>
          <w:rFonts w:ascii="Times New Roman" w:hAnsi="Times New Roman" w:cs="Times New Roman" w:hint="eastAsia"/>
          <w:sz w:val="24"/>
          <w:szCs w:val="24"/>
        </w:rPr>
        <w:t>divergent time</w:t>
      </w:r>
      <w:r w:rsidR="0023142A">
        <w:rPr>
          <w:rFonts w:ascii="Times New Roman" w:hAnsi="Times New Roman" w:cs="Times New Roman"/>
          <w:sz w:val="24"/>
          <w:szCs w:val="24"/>
        </w:rPr>
        <w:t>s</w:t>
      </w:r>
      <w:r w:rsidR="00DD2612">
        <w:rPr>
          <w:rFonts w:ascii="Times New Roman" w:hAnsi="Times New Roman" w:cs="Times New Roman"/>
          <w:sz w:val="24"/>
          <w:szCs w:val="24"/>
        </w:rPr>
        <w:t xml:space="preserve"> </w:t>
      </w:r>
      <w:r w:rsidR="00552283">
        <w:rPr>
          <w:rFonts w:ascii="Times New Roman" w:hAnsi="Times New Roman" w:cs="Times New Roman"/>
          <w:sz w:val="24"/>
          <w:szCs w:val="24"/>
        </w:rPr>
        <w:t xml:space="preserve">between </w:t>
      </w:r>
      <w:r w:rsidR="00FD76F2">
        <w:rPr>
          <w:rFonts w:ascii="Times New Roman" w:hAnsi="Times New Roman" w:cs="Times New Roman" w:hint="eastAsia"/>
          <w:sz w:val="24"/>
          <w:szCs w:val="24"/>
        </w:rPr>
        <w:t xml:space="preserve">two </w:t>
      </w:r>
      <w:r w:rsidR="00970CB8">
        <w:rPr>
          <w:rFonts w:ascii="Times New Roman" w:hAnsi="Times New Roman" w:cs="Times New Roman" w:hint="eastAsia"/>
          <w:sz w:val="24"/>
          <w:szCs w:val="24"/>
        </w:rPr>
        <w:t>wild duck</w:t>
      </w:r>
      <w:r w:rsidR="0023142A">
        <w:rPr>
          <w:rFonts w:ascii="Times New Roman" w:hAnsi="Times New Roman" w:cs="Times New Roman"/>
          <w:sz w:val="24"/>
          <w:szCs w:val="24"/>
        </w:rPr>
        <w:t xml:space="preserve"> </w:t>
      </w:r>
      <w:r w:rsidR="001B523B">
        <w:rPr>
          <w:rFonts w:ascii="Times New Roman" w:hAnsi="Times New Roman" w:cs="Times New Roman"/>
          <w:sz w:val="24"/>
          <w:szCs w:val="24"/>
        </w:rPr>
        <w:t xml:space="preserve">populations and domestic duck </w:t>
      </w:r>
      <w:r w:rsidR="0023142A">
        <w:rPr>
          <w:rFonts w:ascii="Times New Roman" w:hAnsi="Times New Roman" w:cs="Times New Roman"/>
          <w:sz w:val="24"/>
          <w:szCs w:val="24"/>
        </w:rPr>
        <w:t>were almost equal (100~300</w:t>
      </w:r>
      <w:r w:rsidR="0022688B">
        <w:rPr>
          <w:rFonts w:ascii="Times New Roman" w:hAnsi="Times New Roman" w:cs="Times New Roman"/>
          <w:sz w:val="24"/>
          <w:szCs w:val="24"/>
        </w:rPr>
        <w:t xml:space="preserve"> </w:t>
      </w:r>
      <w:proofErr w:type="spellStart"/>
      <w:r w:rsidR="0023142A">
        <w:rPr>
          <w:rFonts w:ascii="Times New Roman" w:hAnsi="Times New Roman" w:cs="Times New Roman"/>
          <w:sz w:val="24"/>
          <w:szCs w:val="24"/>
        </w:rPr>
        <w:t>Kyr</w:t>
      </w:r>
      <w:proofErr w:type="spellEnd"/>
      <w:r w:rsidR="0023142A">
        <w:rPr>
          <w:rFonts w:ascii="Times New Roman" w:hAnsi="Times New Roman" w:cs="Times New Roman"/>
          <w:sz w:val="24"/>
          <w:szCs w:val="24"/>
        </w:rPr>
        <w:t xml:space="preserve">) and </w:t>
      </w:r>
      <w:r w:rsidR="0023142A">
        <w:rPr>
          <w:rFonts w:ascii="Times New Roman" w:hAnsi="Times New Roman" w:cs="Times New Roman"/>
          <w:sz w:val="24"/>
          <w:szCs w:val="24"/>
        </w:rPr>
        <w:lastRenderedPageBreak/>
        <w:t xml:space="preserve">longer than the corresponding one between </w:t>
      </w:r>
      <w:r w:rsidR="0023142A">
        <w:rPr>
          <w:rFonts w:ascii="Times New Roman" w:hAnsi="Times New Roman" w:cs="Times New Roman" w:hint="eastAsia"/>
          <w:sz w:val="24"/>
          <w:szCs w:val="24"/>
        </w:rPr>
        <w:t xml:space="preserve">the </w:t>
      </w:r>
      <w:r w:rsidR="004E2A24">
        <w:rPr>
          <w:rFonts w:ascii="Times New Roman" w:hAnsi="Times New Roman" w:cs="Times New Roman" w:hint="eastAsia"/>
          <w:sz w:val="24"/>
          <w:szCs w:val="24"/>
        </w:rPr>
        <w:t>mallard duck and spot-billed</w:t>
      </w:r>
      <w:r w:rsidR="0023142A">
        <w:rPr>
          <w:rFonts w:ascii="Times New Roman" w:hAnsi="Times New Roman" w:cs="Times New Roman" w:hint="eastAsia"/>
          <w:sz w:val="24"/>
          <w:szCs w:val="24"/>
        </w:rPr>
        <w:t xml:space="preserve"> duck</w:t>
      </w:r>
      <w:r w:rsidR="0023142A">
        <w:rPr>
          <w:rFonts w:ascii="Times New Roman" w:hAnsi="Times New Roman" w:cs="Times New Roman"/>
          <w:sz w:val="24"/>
          <w:szCs w:val="24"/>
        </w:rPr>
        <w:t xml:space="preserve"> (~</w:t>
      </w:r>
      <w:r w:rsidR="00B50388">
        <w:rPr>
          <w:rFonts w:ascii="Times New Roman" w:hAnsi="Times New Roman" w:cs="Times New Roman"/>
          <w:sz w:val="24"/>
          <w:szCs w:val="24"/>
        </w:rPr>
        <w:t>70</w:t>
      </w:r>
      <w:r w:rsidR="0022688B">
        <w:rPr>
          <w:rFonts w:ascii="Times New Roman" w:hAnsi="Times New Roman" w:cs="Times New Roman"/>
          <w:sz w:val="24"/>
          <w:szCs w:val="24"/>
        </w:rPr>
        <w:t xml:space="preserve"> </w:t>
      </w:r>
      <w:proofErr w:type="spellStart"/>
      <w:r w:rsidR="0023142A">
        <w:rPr>
          <w:rFonts w:ascii="Times New Roman" w:hAnsi="Times New Roman" w:cs="Times New Roman"/>
          <w:sz w:val="24"/>
          <w:szCs w:val="24"/>
        </w:rPr>
        <w:t>Kyr</w:t>
      </w:r>
      <w:proofErr w:type="spellEnd"/>
      <w:r w:rsidR="008E3A29">
        <w:rPr>
          <w:rFonts w:ascii="Times New Roman" w:hAnsi="Times New Roman" w:cs="Times New Roman"/>
          <w:sz w:val="24"/>
          <w:szCs w:val="24"/>
        </w:rPr>
        <w:t xml:space="preserve">, </w:t>
      </w:r>
      <w:r w:rsidR="0023142A">
        <w:rPr>
          <w:rFonts w:ascii="Times New Roman" w:hAnsi="Times New Roman" w:cs="Times New Roman"/>
          <w:sz w:val="24"/>
          <w:szCs w:val="24"/>
        </w:rPr>
        <w:t>Fig. 3b-c</w:t>
      </w:r>
      <w:r w:rsidR="006E6FE2">
        <w:rPr>
          <w:rFonts w:ascii="Times New Roman" w:hAnsi="Times New Roman" w:cs="Times New Roman"/>
          <w:sz w:val="24"/>
          <w:szCs w:val="24"/>
        </w:rPr>
        <w:t>;</w:t>
      </w:r>
      <w:r w:rsidR="00173A57">
        <w:rPr>
          <w:rFonts w:ascii="Times New Roman" w:hAnsi="Times New Roman" w:cs="Times New Roman"/>
          <w:sz w:val="24"/>
          <w:szCs w:val="24"/>
        </w:rPr>
        <w:t xml:space="preserve"> </w:t>
      </w:r>
      <w:r w:rsidR="008719DE">
        <w:rPr>
          <w:rFonts w:ascii="Times New Roman" w:hAnsi="Times New Roman" w:cs="Times New Roman"/>
          <w:sz w:val="24"/>
          <w:szCs w:val="24"/>
        </w:rPr>
        <w:t>SI Appendix</w:t>
      </w:r>
      <w:r w:rsidR="001211AD">
        <w:rPr>
          <w:rFonts w:ascii="Times New Roman" w:hAnsi="Times New Roman" w:cs="Times New Roman"/>
          <w:sz w:val="24"/>
          <w:szCs w:val="24"/>
        </w:rPr>
        <w:t xml:space="preserve">; </w:t>
      </w:r>
      <w:r w:rsidR="006C33EC">
        <w:rPr>
          <w:rFonts w:ascii="Times New Roman" w:hAnsi="Times New Roman" w:cs="Times New Roman"/>
          <w:sz w:val="24"/>
          <w:szCs w:val="24"/>
        </w:rPr>
        <w:t>Table S12, Fig. S15-16</w:t>
      </w:r>
      <w:r w:rsidR="0023142A">
        <w:rPr>
          <w:rFonts w:ascii="Times New Roman" w:hAnsi="Times New Roman" w:cs="Times New Roman"/>
          <w:sz w:val="24"/>
          <w:szCs w:val="24"/>
        </w:rPr>
        <w:t xml:space="preserve">). These results </w:t>
      </w:r>
      <w:r w:rsidR="00970CB8">
        <w:rPr>
          <w:rFonts w:ascii="Times New Roman" w:hAnsi="Times New Roman" w:cs="Times New Roman" w:hint="eastAsia"/>
          <w:sz w:val="24"/>
          <w:szCs w:val="24"/>
        </w:rPr>
        <w:t xml:space="preserve">further supported that the </w:t>
      </w:r>
      <w:r w:rsidR="00067DF4">
        <w:rPr>
          <w:rFonts w:ascii="Times New Roman" w:hAnsi="Times New Roman" w:cs="Times New Roman"/>
          <w:sz w:val="24"/>
          <w:szCs w:val="24"/>
        </w:rPr>
        <w:t xml:space="preserve">ancestor of </w:t>
      </w:r>
      <w:r w:rsidR="00970CB8">
        <w:rPr>
          <w:rFonts w:ascii="Times New Roman" w:hAnsi="Times New Roman" w:cs="Times New Roman" w:hint="eastAsia"/>
          <w:sz w:val="24"/>
          <w:szCs w:val="24"/>
        </w:rPr>
        <w:t xml:space="preserve">domestic duck </w:t>
      </w:r>
      <w:r w:rsidR="00067DF4">
        <w:rPr>
          <w:rFonts w:ascii="Times New Roman" w:hAnsi="Times New Roman" w:cs="Times New Roman"/>
          <w:sz w:val="24"/>
          <w:szCs w:val="24"/>
        </w:rPr>
        <w:t xml:space="preserve">split from the ancestor of </w:t>
      </w:r>
      <w:r w:rsidR="004E2A24">
        <w:rPr>
          <w:rFonts w:ascii="Times New Roman" w:hAnsi="Times New Roman" w:cs="Times New Roman" w:hint="eastAsia"/>
          <w:color w:val="000000" w:themeColor="text1"/>
          <w:sz w:val="24"/>
          <w:szCs w:val="24"/>
        </w:rPr>
        <w:t>mallard duck and spot-billed</w:t>
      </w:r>
      <w:r w:rsidR="00067DF4">
        <w:rPr>
          <w:rFonts w:ascii="Times New Roman" w:hAnsi="Times New Roman" w:cs="Times New Roman" w:hint="eastAsia"/>
          <w:color w:val="000000" w:themeColor="text1"/>
          <w:sz w:val="24"/>
          <w:szCs w:val="24"/>
        </w:rPr>
        <w:t xml:space="preserve"> </w:t>
      </w:r>
      <w:r w:rsidR="00067DF4">
        <w:rPr>
          <w:rFonts w:ascii="Times New Roman" w:hAnsi="Times New Roman" w:cs="Times New Roman"/>
          <w:color w:val="000000" w:themeColor="text1"/>
          <w:sz w:val="24"/>
          <w:szCs w:val="24"/>
        </w:rPr>
        <w:t>duck before the two wild ducks</w:t>
      </w:r>
      <w:r w:rsidR="0084622D">
        <w:rPr>
          <w:rFonts w:ascii="Times New Roman" w:hAnsi="Times New Roman" w:cs="Times New Roman"/>
          <w:color w:val="000000" w:themeColor="text1"/>
          <w:sz w:val="24"/>
          <w:szCs w:val="24"/>
        </w:rPr>
        <w:t>’</w:t>
      </w:r>
      <w:r w:rsidR="00067DF4">
        <w:rPr>
          <w:rFonts w:ascii="Times New Roman" w:hAnsi="Times New Roman" w:cs="Times New Roman"/>
          <w:color w:val="000000" w:themeColor="text1"/>
          <w:sz w:val="24"/>
          <w:szCs w:val="24"/>
        </w:rPr>
        <w:t xml:space="preserve"> divergence</w:t>
      </w:r>
      <w:r w:rsidR="00970CB8">
        <w:rPr>
          <w:rFonts w:ascii="Times New Roman" w:hAnsi="Times New Roman" w:cs="Times New Roman" w:hint="eastAsia"/>
          <w:sz w:val="24"/>
          <w:szCs w:val="24"/>
        </w:rPr>
        <w:t>.</w:t>
      </w:r>
    </w:p>
    <w:p w14:paraId="6749AC28" w14:textId="3280647A" w:rsidR="003463A6" w:rsidRDefault="00970CB8" w:rsidP="00CB79F4">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Moreover, we performed a haploid pairwise sequential Markovian coalescent (PSMC) analysis to reconstruct the demographic history and estimate</w:t>
      </w:r>
      <w:r>
        <w:rPr>
          <w:rFonts w:ascii="Times New Roman" w:hAnsi="Times New Roman" w:cs="Times New Roman"/>
          <w:sz w:val="24"/>
          <w:szCs w:val="24"/>
        </w:rPr>
        <w:t>d</w:t>
      </w:r>
      <w:r>
        <w:rPr>
          <w:rFonts w:ascii="Times New Roman" w:hAnsi="Times New Roman" w:cs="Times New Roman" w:hint="eastAsia"/>
          <w:sz w:val="24"/>
          <w:szCs w:val="24"/>
        </w:rPr>
        <w:t xml:space="preserve"> the </w:t>
      </w:r>
      <w:r w:rsidR="00FB0F26">
        <w:rPr>
          <w:rFonts w:ascii="Times New Roman" w:hAnsi="Times New Roman" w:cs="Times New Roman" w:hint="eastAsia"/>
          <w:sz w:val="24"/>
          <w:szCs w:val="24"/>
        </w:rPr>
        <w:t>effective population size (</w:t>
      </w:r>
      <w:r w:rsidR="00FB0F26" w:rsidRPr="00CB79F4">
        <w:rPr>
          <w:rFonts w:ascii="Times New Roman" w:hAnsi="Times New Roman" w:cs="Times New Roman"/>
          <w:i/>
          <w:sz w:val="24"/>
          <w:szCs w:val="24"/>
        </w:rPr>
        <w:t>N</w:t>
      </w:r>
      <w:r w:rsidR="00FB0F26" w:rsidRPr="00CB79F4">
        <w:rPr>
          <w:rFonts w:ascii="Times New Roman" w:hAnsi="Times New Roman" w:cs="Times New Roman"/>
          <w:i/>
          <w:sz w:val="24"/>
          <w:szCs w:val="24"/>
          <w:vertAlign w:val="subscript"/>
        </w:rPr>
        <w:t>e</w:t>
      </w:r>
      <w:r w:rsidR="00FB0F26">
        <w:rPr>
          <w:rFonts w:ascii="Times New Roman" w:hAnsi="Times New Roman" w:cs="Times New Roman" w:hint="eastAsia"/>
          <w:sz w:val="24"/>
          <w:szCs w:val="24"/>
        </w:rPr>
        <w:t>)</w:t>
      </w:r>
      <w:r w:rsidR="002612B9">
        <w:rPr>
          <w:rFonts w:ascii="Times New Roman" w:hAnsi="Times New Roman" w:cs="Times New Roman"/>
          <w:sz w:val="24"/>
          <w:szCs w:val="24"/>
        </w:rPr>
        <w:t xml:space="preserve"> change along time</w:t>
      </w:r>
      <w:r w:rsidR="00FB0F26">
        <w:rPr>
          <w:rFonts w:ascii="Times New Roman" w:hAnsi="Times New Roman" w:cs="Times New Roman" w:hint="eastAsia"/>
          <w:sz w:val="24"/>
          <w:szCs w:val="24"/>
        </w:rPr>
        <w:t xml:space="preserve"> among the mallard, spot-billed, </w:t>
      </w:r>
      <w:r w:rsidR="00BC6F06">
        <w:rPr>
          <w:rFonts w:ascii="Times New Roman" w:hAnsi="Times New Roman" w:cs="Times New Roman"/>
          <w:sz w:val="24"/>
          <w:szCs w:val="24"/>
        </w:rPr>
        <w:t>B</w:t>
      </w:r>
      <w:r w:rsidR="005376A1">
        <w:rPr>
          <w:rFonts w:ascii="Times New Roman" w:hAnsi="Times New Roman" w:cs="Times New Roman" w:hint="eastAsia"/>
          <w:sz w:val="24"/>
          <w:szCs w:val="24"/>
        </w:rPr>
        <w:t xml:space="preserve">eijing </w:t>
      </w:r>
      <w:r w:rsidR="00FB0F26">
        <w:rPr>
          <w:rFonts w:ascii="Times New Roman" w:hAnsi="Times New Roman" w:cs="Times New Roman" w:hint="eastAsia"/>
          <w:sz w:val="24"/>
          <w:szCs w:val="24"/>
        </w:rPr>
        <w:t xml:space="preserve">and </w:t>
      </w:r>
      <w:r w:rsidR="00BC6F06">
        <w:rPr>
          <w:rFonts w:ascii="Times New Roman" w:hAnsi="Times New Roman" w:cs="Times New Roman"/>
          <w:sz w:val="24"/>
          <w:szCs w:val="24"/>
        </w:rPr>
        <w:t>S</w:t>
      </w:r>
      <w:r w:rsidR="005376A1">
        <w:rPr>
          <w:rFonts w:ascii="Times New Roman" w:hAnsi="Times New Roman" w:cs="Times New Roman" w:hint="eastAsia"/>
          <w:sz w:val="24"/>
          <w:szCs w:val="24"/>
        </w:rPr>
        <w:t>haoxing</w:t>
      </w:r>
      <w:r w:rsidR="001322AB">
        <w:rPr>
          <w:rFonts w:ascii="Times New Roman" w:hAnsi="Times New Roman" w:cs="Times New Roman"/>
          <w:sz w:val="24"/>
          <w:szCs w:val="24"/>
        </w:rPr>
        <w:t xml:space="preserve"> duck</w:t>
      </w:r>
      <w:r w:rsidR="00FB0F26">
        <w:rPr>
          <w:rFonts w:ascii="Times New Roman" w:hAnsi="Times New Roman" w:cs="Times New Roman" w:hint="eastAsia"/>
          <w:sz w:val="24"/>
          <w:szCs w:val="24"/>
        </w:rPr>
        <w:t xml:space="preserve">. This analysis suggested that ancestors of these four populations hold a comparative </w:t>
      </w:r>
      <w:r w:rsidR="00FB0F26">
        <w:rPr>
          <w:rFonts w:ascii="Times New Roman" w:hAnsi="Times New Roman" w:cs="Times New Roman"/>
          <w:sz w:val="24"/>
          <w:szCs w:val="24"/>
        </w:rPr>
        <w:t xml:space="preserve">level in </w:t>
      </w:r>
      <w:r w:rsidR="00FB0F26">
        <w:rPr>
          <w:rFonts w:ascii="Times New Roman" w:hAnsi="Times New Roman" w:cs="Times New Roman" w:hint="eastAsia"/>
          <w:sz w:val="24"/>
          <w:szCs w:val="24"/>
        </w:rPr>
        <w:t xml:space="preserve">effective population size before </w:t>
      </w:r>
      <w:r w:rsidR="00553192" w:rsidRPr="00063348">
        <w:rPr>
          <w:rFonts w:ascii="Times New Roman" w:hAnsi="Times New Roman" w:cs="Times New Roman"/>
          <w:sz w:val="24"/>
          <w:szCs w:val="24"/>
        </w:rPr>
        <w:t xml:space="preserve">110 </w:t>
      </w:r>
      <w:proofErr w:type="spellStart"/>
      <w:r w:rsidR="00553192" w:rsidRPr="00063348">
        <w:rPr>
          <w:rFonts w:ascii="Times New Roman" w:hAnsi="Times New Roman" w:cs="Times New Roman"/>
          <w:sz w:val="24"/>
          <w:szCs w:val="24"/>
        </w:rPr>
        <w:t>Kyr</w:t>
      </w:r>
      <w:proofErr w:type="spellEnd"/>
      <w:r w:rsidR="00FB0F26">
        <w:rPr>
          <w:rFonts w:ascii="Times New Roman" w:hAnsi="Times New Roman" w:cs="Times New Roman" w:hint="eastAsia"/>
          <w:sz w:val="24"/>
          <w:szCs w:val="24"/>
        </w:rPr>
        <w:t xml:space="preserve"> ago (beginning of LGP). However, ancestors of the wild ducks and domestic ducks seemed to be under differently demographic histories </w:t>
      </w:r>
      <w:r w:rsidR="00BF6924">
        <w:rPr>
          <w:rFonts w:ascii="Times New Roman" w:hAnsi="Times New Roman" w:cs="Times New Roman" w:hint="eastAsia"/>
          <w:sz w:val="24"/>
          <w:szCs w:val="24"/>
        </w:rPr>
        <w:t>after</w:t>
      </w:r>
      <w:r w:rsidR="00FB0F26">
        <w:rPr>
          <w:rFonts w:ascii="Times New Roman" w:hAnsi="Times New Roman" w:cs="Times New Roman" w:hint="eastAsia"/>
          <w:sz w:val="24"/>
          <w:szCs w:val="24"/>
        </w:rPr>
        <w:t xml:space="preserve"> LGP. During </w:t>
      </w:r>
      <w:r w:rsidR="005A4D24">
        <w:rPr>
          <w:rFonts w:ascii="Times New Roman" w:hAnsi="Times New Roman" w:cs="Times New Roman" w:hint="eastAsia"/>
          <w:sz w:val="24"/>
          <w:szCs w:val="24"/>
        </w:rPr>
        <w:t>th</w:t>
      </w:r>
      <w:r w:rsidR="005A4D24">
        <w:rPr>
          <w:rFonts w:ascii="Times New Roman" w:hAnsi="Times New Roman" w:cs="Times New Roman"/>
          <w:sz w:val="24"/>
          <w:szCs w:val="24"/>
        </w:rPr>
        <w:t>is</w:t>
      </w:r>
      <w:r w:rsidR="005A4D24" w:rsidRPr="00CB79F4">
        <w:rPr>
          <w:rFonts w:ascii="Times New Roman" w:hAnsi="Times New Roman" w:cs="Times New Roman"/>
          <w:sz w:val="24"/>
          <w:szCs w:val="24"/>
        </w:rPr>
        <w:t xml:space="preserve"> </w:t>
      </w:r>
      <w:r w:rsidR="00B74316" w:rsidRPr="000D089B">
        <w:rPr>
          <w:rFonts w:ascii="Times New Roman" w:hAnsi="Times New Roman" w:cs="Times New Roman"/>
          <w:sz w:val="24"/>
          <w:szCs w:val="24"/>
        </w:rPr>
        <w:t>period</w:t>
      </w:r>
      <w:r w:rsidR="00FB0F26" w:rsidRPr="009966DD">
        <w:rPr>
          <w:rFonts w:ascii="Times New Roman" w:hAnsi="Times New Roman" w:cs="Times New Roman" w:hint="eastAsia"/>
          <w:sz w:val="24"/>
          <w:szCs w:val="24"/>
        </w:rPr>
        <w:t xml:space="preserve">, </w:t>
      </w:r>
      <w:r w:rsidR="00681590">
        <w:rPr>
          <w:rFonts w:ascii="Times New Roman" w:hAnsi="Times New Roman" w:cs="Times New Roman"/>
          <w:sz w:val="24"/>
          <w:szCs w:val="24"/>
        </w:rPr>
        <w:t xml:space="preserve">the effective populations of </w:t>
      </w:r>
      <w:r w:rsidR="009966DD" w:rsidRPr="000D089B">
        <w:rPr>
          <w:rFonts w:ascii="Times New Roman" w:hAnsi="Times New Roman" w:cs="Times New Roman"/>
          <w:sz w:val="24"/>
          <w:szCs w:val="24"/>
        </w:rPr>
        <w:t>B</w:t>
      </w:r>
      <w:r w:rsidR="005376A1" w:rsidRPr="000D089B">
        <w:rPr>
          <w:rFonts w:ascii="Times New Roman" w:hAnsi="Times New Roman" w:cs="Times New Roman"/>
          <w:sz w:val="24"/>
          <w:szCs w:val="24"/>
        </w:rPr>
        <w:t xml:space="preserve">eijing </w:t>
      </w:r>
      <w:r w:rsidR="004B1C6C" w:rsidRPr="000D089B">
        <w:rPr>
          <w:rFonts w:ascii="Times New Roman" w:hAnsi="Times New Roman" w:cs="Times New Roman"/>
          <w:sz w:val="24"/>
          <w:szCs w:val="24"/>
        </w:rPr>
        <w:t xml:space="preserve">and </w:t>
      </w:r>
      <w:r w:rsidR="009966DD" w:rsidRPr="000D089B">
        <w:rPr>
          <w:rFonts w:ascii="Times New Roman" w:hAnsi="Times New Roman" w:cs="Times New Roman"/>
          <w:sz w:val="24"/>
          <w:szCs w:val="24"/>
        </w:rPr>
        <w:t>S</w:t>
      </w:r>
      <w:r w:rsidR="005376A1" w:rsidRPr="000D089B">
        <w:rPr>
          <w:rFonts w:ascii="Times New Roman" w:hAnsi="Times New Roman" w:cs="Times New Roman"/>
          <w:sz w:val="24"/>
          <w:szCs w:val="24"/>
        </w:rPr>
        <w:t xml:space="preserve">haoxing </w:t>
      </w:r>
      <w:r w:rsidR="004B1C6C" w:rsidRPr="000D089B">
        <w:rPr>
          <w:rFonts w:ascii="Times New Roman" w:hAnsi="Times New Roman" w:cs="Times New Roman"/>
          <w:sz w:val="24"/>
          <w:szCs w:val="24"/>
        </w:rPr>
        <w:t xml:space="preserve">duck ancestors </w:t>
      </w:r>
      <w:r w:rsidR="00681590">
        <w:rPr>
          <w:rFonts w:ascii="Times New Roman" w:hAnsi="Times New Roman" w:cs="Times New Roman"/>
          <w:sz w:val="24"/>
          <w:szCs w:val="24"/>
        </w:rPr>
        <w:t>decreased</w:t>
      </w:r>
      <w:r w:rsidR="00681590" w:rsidRPr="000D089B">
        <w:rPr>
          <w:rFonts w:ascii="Times New Roman" w:hAnsi="Times New Roman" w:cs="Times New Roman"/>
          <w:sz w:val="24"/>
          <w:szCs w:val="24"/>
        </w:rPr>
        <w:t xml:space="preserve"> </w:t>
      </w:r>
      <w:r w:rsidR="004B1C6C" w:rsidRPr="000D089B">
        <w:rPr>
          <w:rFonts w:ascii="Times New Roman" w:hAnsi="Times New Roman" w:cs="Times New Roman"/>
          <w:sz w:val="24"/>
          <w:szCs w:val="24"/>
        </w:rPr>
        <w:t>dramatic</w:t>
      </w:r>
      <w:r w:rsidR="005A4D24">
        <w:rPr>
          <w:rFonts w:ascii="Times New Roman" w:hAnsi="Times New Roman" w:cs="Times New Roman"/>
          <w:sz w:val="24"/>
          <w:szCs w:val="24"/>
        </w:rPr>
        <w:t>a</w:t>
      </w:r>
      <w:r w:rsidR="00681590">
        <w:rPr>
          <w:rFonts w:ascii="Times New Roman" w:hAnsi="Times New Roman" w:cs="Times New Roman"/>
          <w:sz w:val="24"/>
          <w:szCs w:val="24"/>
        </w:rPr>
        <w:t>l</w:t>
      </w:r>
      <w:r w:rsidR="005A4D24">
        <w:rPr>
          <w:rFonts w:ascii="Times New Roman" w:hAnsi="Times New Roman" w:cs="Times New Roman"/>
          <w:sz w:val="24"/>
          <w:szCs w:val="24"/>
        </w:rPr>
        <w:t>l</w:t>
      </w:r>
      <w:r w:rsidR="00681590">
        <w:rPr>
          <w:rFonts w:ascii="Times New Roman" w:hAnsi="Times New Roman" w:cs="Times New Roman"/>
          <w:sz w:val="24"/>
          <w:szCs w:val="24"/>
        </w:rPr>
        <w:t>y</w:t>
      </w:r>
      <w:r w:rsidR="004B1C6C" w:rsidRPr="000D089B">
        <w:rPr>
          <w:rFonts w:ascii="Times New Roman" w:hAnsi="Times New Roman" w:cs="Times New Roman"/>
          <w:sz w:val="24"/>
          <w:szCs w:val="24"/>
        </w:rPr>
        <w:t xml:space="preserve"> and continually</w:t>
      </w:r>
      <w:r w:rsidR="000954B4">
        <w:rPr>
          <w:rFonts w:ascii="Times New Roman" w:hAnsi="Times New Roman" w:cs="Times New Roman" w:hint="eastAsia"/>
          <w:sz w:val="24"/>
          <w:szCs w:val="24"/>
        </w:rPr>
        <w:t xml:space="preserve">. </w:t>
      </w:r>
      <w:r w:rsidR="0035522F">
        <w:rPr>
          <w:rFonts w:ascii="Times New Roman" w:hAnsi="Times New Roman" w:cs="Times New Roman"/>
          <w:sz w:val="24"/>
          <w:szCs w:val="24"/>
        </w:rPr>
        <w:t>It is</w:t>
      </w:r>
      <w:r w:rsidR="00FB0F26">
        <w:rPr>
          <w:rFonts w:ascii="Times New Roman" w:hAnsi="Times New Roman" w:cs="Times New Roman" w:hint="eastAsia"/>
          <w:sz w:val="24"/>
          <w:szCs w:val="24"/>
        </w:rPr>
        <w:t xml:space="preserve"> contrast to the case in </w:t>
      </w:r>
      <w:r w:rsidR="00B47E57">
        <w:rPr>
          <w:rFonts w:ascii="Times New Roman" w:hAnsi="Times New Roman" w:cs="Times New Roman"/>
          <w:sz w:val="24"/>
          <w:szCs w:val="24"/>
        </w:rPr>
        <w:t xml:space="preserve">the </w:t>
      </w:r>
      <w:r w:rsidR="004B1C6C" w:rsidRPr="000D089B">
        <w:rPr>
          <w:rFonts w:ascii="Times New Roman" w:hAnsi="Times New Roman" w:cs="Times New Roman"/>
          <w:sz w:val="24"/>
          <w:szCs w:val="24"/>
        </w:rPr>
        <w:t xml:space="preserve">mallard and spot-billed </w:t>
      </w:r>
      <w:r w:rsidR="00FB0F26" w:rsidRPr="000D089B">
        <w:rPr>
          <w:rFonts w:ascii="Times New Roman" w:hAnsi="Times New Roman" w:cs="Times New Roman"/>
          <w:sz w:val="24"/>
          <w:szCs w:val="24"/>
        </w:rPr>
        <w:t xml:space="preserve">duck ancestors, where </w:t>
      </w:r>
      <w:r w:rsidR="004B1C6C" w:rsidRPr="000D089B">
        <w:rPr>
          <w:rFonts w:ascii="Times New Roman" w:hAnsi="Times New Roman" w:cs="Times New Roman"/>
          <w:sz w:val="24"/>
          <w:szCs w:val="24"/>
        </w:rPr>
        <w:t>the</w:t>
      </w:r>
      <w:r w:rsidR="00681590" w:rsidRPr="000D089B">
        <w:rPr>
          <w:rFonts w:ascii="Times New Roman" w:hAnsi="Times New Roman" w:cs="Times New Roman"/>
          <w:sz w:val="24"/>
          <w:szCs w:val="24"/>
        </w:rPr>
        <w:t>ir effective popu</w:t>
      </w:r>
      <w:r w:rsidR="00CE04DD">
        <w:rPr>
          <w:rFonts w:ascii="Times New Roman" w:hAnsi="Times New Roman" w:cs="Times New Roman"/>
          <w:sz w:val="24"/>
          <w:szCs w:val="24"/>
        </w:rPr>
        <w:t>l</w:t>
      </w:r>
      <w:r w:rsidR="00681590" w:rsidRPr="000D089B">
        <w:rPr>
          <w:rFonts w:ascii="Times New Roman" w:hAnsi="Times New Roman" w:cs="Times New Roman"/>
          <w:sz w:val="24"/>
          <w:szCs w:val="24"/>
        </w:rPr>
        <w:t>ations</w:t>
      </w:r>
      <w:r w:rsidR="004B1C6C" w:rsidRPr="000D089B">
        <w:rPr>
          <w:rFonts w:ascii="Times New Roman" w:hAnsi="Times New Roman" w:cs="Times New Roman"/>
          <w:sz w:val="24"/>
          <w:szCs w:val="24"/>
        </w:rPr>
        <w:t xml:space="preserve"> didn’t </w:t>
      </w:r>
      <w:r w:rsidR="00681590" w:rsidRPr="000D089B">
        <w:rPr>
          <w:rFonts w:ascii="Times New Roman" w:hAnsi="Times New Roman" w:cs="Times New Roman"/>
          <w:sz w:val="24"/>
          <w:szCs w:val="24"/>
        </w:rPr>
        <w:t xml:space="preserve">decrease </w:t>
      </w:r>
      <w:r w:rsidR="004B1C6C" w:rsidRPr="000D089B">
        <w:rPr>
          <w:rFonts w:ascii="Times New Roman" w:hAnsi="Times New Roman" w:cs="Times New Roman"/>
          <w:sz w:val="24"/>
          <w:szCs w:val="24"/>
        </w:rPr>
        <w:t xml:space="preserve">or even experienced once or twice times of </w:t>
      </w:r>
      <w:r w:rsidR="00F819EF" w:rsidRPr="000D089B">
        <w:rPr>
          <w:rFonts w:ascii="Times New Roman" w:hAnsi="Times New Roman" w:cs="Times New Roman"/>
          <w:sz w:val="24"/>
          <w:szCs w:val="24"/>
        </w:rPr>
        <w:t xml:space="preserve">dramatic increasing </w:t>
      </w:r>
      <w:r w:rsidR="00FB0F26" w:rsidRPr="000D089B">
        <w:rPr>
          <w:rFonts w:ascii="Times New Roman" w:hAnsi="Times New Roman" w:cs="Times New Roman"/>
          <w:sz w:val="24"/>
          <w:szCs w:val="24"/>
        </w:rPr>
        <w:t>(</w:t>
      </w:r>
      <w:r w:rsidR="0049399B" w:rsidRPr="000D089B">
        <w:rPr>
          <w:rFonts w:ascii="Times New Roman" w:hAnsi="Times New Roman" w:cs="Times New Roman"/>
          <w:sz w:val="24"/>
          <w:szCs w:val="24"/>
        </w:rPr>
        <w:t>Fig. 3</w:t>
      </w:r>
      <w:r w:rsidR="00F757D9">
        <w:rPr>
          <w:rFonts w:ascii="Times New Roman" w:hAnsi="Times New Roman" w:cs="Times New Roman"/>
          <w:sz w:val="24"/>
          <w:szCs w:val="24"/>
        </w:rPr>
        <w:t>d</w:t>
      </w:r>
      <w:r w:rsidR="0049399B" w:rsidRPr="000D089B">
        <w:rPr>
          <w:rFonts w:ascii="Times New Roman" w:hAnsi="Times New Roman" w:cs="Times New Roman"/>
          <w:sz w:val="24"/>
          <w:szCs w:val="24"/>
        </w:rPr>
        <w:t>;</w:t>
      </w:r>
      <w:r w:rsidR="00681590">
        <w:rPr>
          <w:rFonts w:ascii="Times New Roman" w:hAnsi="Times New Roman" w:cs="Times New Roman"/>
          <w:sz w:val="24"/>
          <w:szCs w:val="24"/>
        </w:rPr>
        <w:t xml:space="preserve"> </w:t>
      </w:r>
      <w:r w:rsidR="001325F5">
        <w:rPr>
          <w:rFonts w:ascii="Times New Roman" w:hAnsi="Times New Roman" w:cs="Times New Roman"/>
          <w:sz w:val="24"/>
          <w:szCs w:val="24"/>
        </w:rPr>
        <w:t>SI Appendix</w:t>
      </w:r>
      <w:r w:rsidR="00692C9C">
        <w:rPr>
          <w:rFonts w:ascii="Times New Roman" w:hAnsi="Times New Roman" w:cs="Times New Roman"/>
          <w:sz w:val="24"/>
          <w:szCs w:val="24"/>
        </w:rPr>
        <w:t xml:space="preserve">; </w:t>
      </w:r>
      <w:r w:rsidR="001325F5">
        <w:rPr>
          <w:rFonts w:ascii="Times New Roman" w:hAnsi="Times New Roman" w:cs="Times New Roman"/>
          <w:sz w:val="24"/>
          <w:szCs w:val="24"/>
        </w:rPr>
        <w:t>Fig. S17</w:t>
      </w:r>
      <w:r w:rsidR="00FB0F26" w:rsidRPr="00063348">
        <w:rPr>
          <w:rFonts w:ascii="Times New Roman" w:hAnsi="Times New Roman" w:cs="Times New Roman"/>
          <w:sz w:val="24"/>
          <w:szCs w:val="24"/>
        </w:rPr>
        <w:t>)</w:t>
      </w:r>
      <w:r w:rsidR="00FB0F26">
        <w:rPr>
          <w:rFonts w:ascii="Times New Roman" w:hAnsi="Times New Roman" w:cs="Times New Roman" w:hint="eastAsia"/>
          <w:sz w:val="24"/>
          <w:szCs w:val="24"/>
        </w:rPr>
        <w:t>.</w:t>
      </w:r>
      <w:r w:rsidR="009A0E87">
        <w:rPr>
          <w:rFonts w:ascii="Times New Roman" w:hAnsi="Times New Roman" w:cs="Times New Roman" w:hint="eastAsia"/>
          <w:sz w:val="24"/>
          <w:szCs w:val="24"/>
        </w:rPr>
        <w:t xml:space="preserve"> PSMC</w:t>
      </w:r>
      <w:r w:rsidR="000A72B6">
        <w:rPr>
          <w:rFonts w:ascii="Times New Roman" w:hAnsi="Times New Roman" w:cs="Times New Roman" w:hint="eastAsia"/>
          <w:sz w:val="24"/>
          <w:szCs w:val="24"/>
        </w:rPr>
        <w:t xml:space="preserve"> can </w:t>
      </w:r>
      <w:r w:rsidR="009A0E87">
        <w:rPr>
          <w:rFonts w:ascii="Times New Roman" w:hAnsi="Times New Roman" w:cs="Times New Roman" w:hint="eastAsia"/>
          <w:sz w:val="24"/>
          <w:szCs w:val="24"/>
        </w:rPr>
        <w:t xml:space="preserve">also </w:t>
      </w:r>
      <w:r w:rsidR="000A72B6">
        <w:rPr>
          <w:rFonts w:ascii="Times New Roman" w:hAnsi="Times New Roman" w:cs="Times New Roman" w:hint="eastAsia"/>
          <w:sz w:val="24"/>
          <w:szCs w:val="24"/>
        </w:rPr>
        <w:t>be inf</w:t>
      </w:r>
      <w:r w:rsidR="00671804">
        <w:rPr>
          <w:rFonts w:ascii="Times New Roman" w:hAnsi="Times New Roman" w:cs="Times New Roman" w:hint="eastAsia"/>
          <w:sz w:val="24"/>
          <w:szCs w:val="24"/>
        </w:rPr>
        <w:t>ormally used to infer divergen</w:t>
      </w:r>
      <w:r w:rsidR="00671804">
        <w:rPr>
          <w:rFonts w:ascii="Times New Roman" w:hAnsi="Times New Roman" w:cs="Times New Roman"/>
          <w:sz w:val="24"/>
          <w:szCs w:val="24"/>
        </w:rPr>
        <w:t>t</w:t>
      </w:r>
      <w:r w:rsidR="000A72B6">
        <w:rPr>
          <w:rFonts w:ascii="Times New Roman" w:hAnsi="Times New Roman" w:cs="Times New Roman" w:hint="eastAsia"/>
          <w:sz w:val="24"/>
          <w:szCs w:val="24"/>
        </w:rPr>
        <w:t xml:space="preserve"> times when </w:t>
      </w:r>
      <w:r w:rsidR="000A72B6" w:rsidRPr="00DE6892">
        <w:rPr>
          <w:rFonts w:ascii="Times New Roman" w:hAnsi="Times New Roman" w:cs="Times New Roman" w:hint="eastAsia"/>
          <w:i/>
          <w:sz w:val="24"/>
          <w:szCs w:val="24"/>
        </w:rPr>
        <w:t>N</w:t>
      </w:r>
      <w:r w:rsidR="000A72B6" w:rsidRPr="00DE6892">
        <w:rPr>
          <w:rFonts w:ascii="Times New Roman" w:hAnsi="Times New Roman" w:cs="Times New Roman"/>
          <w:i/>
          <w:sz w:val="24"/>
          <w:szCs w:val="24"/>
          <w:vertAlign w:val="subscript"/>
        </w:rPr>
        <w:t>e</w:t>
      </w:r>
      <w:r w:rsidR="000A72B6" w:rsidRPr="00DE6892">
        <w:rPr>
          <w:rFonts w:ascii="Times New Roman" w:hAnsi="Times New Roman" w:cs="Times New Roman"/>
          <w:i/>
          <w:sz w:val="24"/>
          <w:szCs w:val="24"/>
        </w:rPr>
        <w:t xml:space="preserve"> </w:t>
      </w:r>
      <w:r w:rsidR="000A72B6" w:rsidRPr="00CB79F4">
        <w:rPr>
          <w:rFonts w:ascii="Times New Roman" w:hAnsi="Times New Roman" w:cs="Times New Roman"/>
          <w:sz w:val="24"/>
          <w:szCs w:val="24"/>
        </w:rPr>
        <w:t>traject</w:t>
      </w:r>
      <w:r w:rsidR="000A72B6">
        <w:rPr>
          <w:rFonts w:ascii="Times New Roman" w:hAnsi="Times New Roman" w:cs="Times New Roman"/>
          <w:sz w:val="24"/>
          <w:szCs w:val="24"/>
        </w:rPr>
        <w:t>ories that are overlapping dive</w:t>
      </w:r>
      <w:r w:rsidR="000A72B6">
        <w:rPr>
          <w:rFonts w:ascii="Times New Roman" w:hAnsi="Times New Roman" w:cs="Times New Roman" w:hint="eastAsia"/>
          <w:sz w:val="24"/>
          <w:szCs w:val="24"/>
        </w:rPr>
        <w:t>rg</w:t>
      </w:r>
      <w:r w:rsidR="000A72B6" w:rsidRPr="00CB79F4">
        <w:rPr>
          <w:rFonts w:ascii="Times New Roman" w:hAnsi="Times New Roman" w:cs="Times New Roman"/>
          <w:sz w:val="24"/>
          <w:szCs w:val="24"/>
        </w:rPr>
        <w:t>e</w:t>
      </w:r>
      <w:r w:rsidR="000A72B6">
        <w:rPr>
          <w:rFonts w:ascii="Times New Roman" w:hAnsi="Times New Roman" w:cs="Times New Roman" w:hint="eastAsia"/>
          <w:sz w:val="24"/>
          <w:szCs w:val="24"/>
        </w:rPr>
        <w:t xml:space="preserve"> moving</w:t>
      </w:r>
      <w:r w:rsidR="00097EAA">
        <w:rPr>
          <w:rFonts w:ascii="Times New Roman" w:hAnsi="Times New Roman" w:cs="Times New Roman" w:hint="eastAsia"/>
          <w:sz w:val="24"/>
          <w:szCs w:val="24"/>
        </w:rPr>
        <w:t xml:space="preserve"> forward in time towards the present</w:t>
      </w:r>
      <w:r w:rsidR="004A4759">
        <w:rPr>
          <w:rFonts w:ascii="Times New Roman" w:hAnsi="Times New Roman" w:cs="Times New Roman"/>
          <w:sz w:val="24"/>
          <w:szCs w:val="24"/>
        </w:rPr>
        <w:t xml:space="preserve"> </w:t>
      </w:r>
      <w:r w:rsidR="00C57910">
        <w:rPr>
          <w:rFonts w:ascii="Times New Roman" w:hAnsi="Times New Roman" w:cs="Times New Roman"/>
          <w:sz w:val="24"/>
          <w:szCs w:val="24"/>
        </w:rPr>
        <w:fldChar w:fldCharType="begin">
          <w:fldData xml:space="preserve">PEVuZE5vdGU+PENpdGU+PEF1dGhvcj5GcmVlZG1hbjwvQXV0aG9yPjxZZWFyPjIwMTQ8L1llYXI+
PFJlY051bT42NTwvUmVjTnVtPjxEaXNwbGF5VGV4dD4oMjUsIDI2KTwvRGlzcGxheVRleHQ+PHJl
Y29yZD48cmVjLW51bWJlcj42NTwvcmVjLW51bWJlcj48Zm9yZWlnbi1rZXlzPjxrZXkgYXBwPSJF
TiIgZGItaWQ9InpkOXZycjlyNHN4cHZvZXgwejJ4MHNlbzk1dHg5ZmV4cjk1dCIgdGltZXN0YW1w
PSIxNDkxMTIwOTgyIj42NTwva2V5PjwvZm9yZWlnbi1rZXlzPjxyZWYtdHlwZSBuYW1lPSJKb3Vy
bmFsIEFydGljbGUiPjE3PC9yZWYtdHlwZT48Y29udHJpYnV0b3JzPjxhdXRob3JzPjxhdXRob3I+
RnJlZWRtYW4sIEEuIEguPC9hdXRob3I+PGF1dGhvcj5Hcm9uYXUsIEkuPC9hdXRob3I+PGF1dGhv
cj5TY2h3ZWl6ZXIsIFIuIE0uPC9hdXRob3I+PGF1dGhvcj5PcnRlZ2EtRGVsIFZlY2NoeW8sIEQu
PC9hdXRob3I+PGF1dGhvcj5IYW4sIEUuPC9hdXRob3I+PGF1dGhvcj5TaWx2YSwgUC4gTS48L2F1
dGhvcj48YXV0aG9yPkdhbGF2ZXJuaSwgTS48L2F1dGhvcj48YXV0aG9yPkZhbiwgWi48L2F1dGhv
cj48YXV0aG9yPk1hcngsIFAuPC9hdXRob3I+PGF1dGhvcj5Mb3JlbnRlLUdhbGRvcywgQi48L2F1
dGhvcj48YXV0aG9yPkJlYWxlLCBILjwvYXV0aG9yPjxhdXRob3I+UmFtaXJleiwgTy48L2F1dGhv
cj48YXV0aG9yPkhvcm1vemRpYXJpLCBGLjwvYXV0aG9yPjxhdXRob3I+QWxrYW4sIEMuPC9hdXRo
b3I+PGF1dGhvcj5WaWxhLCBDLjwvYXV0aG9yPjxhdXRob3I+U3F1aXJlLCBLLjwvYXV0aG9yPjxh
dXRob3I+R2VmZmVuLCBFLjwvYXV0aG9yPjxhdXRob3I+S3VzYWssIEouPC9hdXRob3I+PGF1dGhv
cj5Cb3lrbywgQS4gUi48L2F1dGhvcj48YXV0aG9yPlBhcmtlciwgSC4gRy48L2F1dGhvcj48YXV0
aG9yPkxlZSwgQy48L2F1dGhvcj48YXV0aG9yPlRhZGlnb3RsYSwgVi48L2F1dGhvcj48YXV0aG9y
PldpbHRvbiwgQS48L2F1dGhvcj48YXV0aG9yPlNpZXBlbCwgQS48L2F1dGhvcj48YXV0aG9yPkJ1
c3RhbWFudGUsIEMuIEQuPC9hdXRob3I+PGF1dGhvcj5IYXJraW5zLCBULiBULjwvYXV0aG9yPjxh
dXRob3I+TmVsc29uLCBTLiBGLjwvYXV0aG9yPjxhdXRob3I+T3N0cmFuZGVyLCBFLiBBLjwvYXV0
aG9yPjxhdXRob3I+TWFycXVlcy1Cb25ldCwgVC48L2F1dGhvcj48YXV0aG9yPldheW5lLCBSLiBL
LjwvYXV0aG9yPjxhdXRob3I+Tm92ZW1icmUsIEouPC9hdXRob3I+PC9hdXRob3JzPjwvY29udHJp
YnV0b3JzPjxhdXRoLWFkZHJlc3M+RGVwYXJ0bWVudCBvZiBFY29sb2d5IGFuZCBFdm9sdXRpb25h
cnkgQmlvbG9neSwgVW5pdmVyc2l0eSBvZiBDYWxpZm9ybmlhLCBMb3MgQW5nZWxlcywgTG9zIEFu
Z2VsZXMsIENhbGlmb3JuaWEsIFVuaXRlZCBTdGF0ZXMgb2YgQW1lcmljYS4mI3hEO0RlcGFydG1l
bnQgb2YgQmlvbG9naWNhbCBTdGF0aXN0aWNzIGFuZCBDb21wdXRhdGlvbmFsIEJpb2xvZ3ksIENv
cm5lbGwgVW5pdmVyc2l0eSwgSXRoYWNhLCBOZXcgWW9yaywgVW5pdGVkIFN0YXRlcyBvZiBBbWVy
aWNhLiYjeEQ7Q0lCSU8tVVAsIFVuaXZlcnNpdHkgb2YgUG9ydG8sIFZhaXJhbywgUG9ydHVnYWwu
JiN4RDtJU1BSQSwgT3p6YW5vIGRlbGwmYXBvcztFbWlsaWEsIEl0YWx5LiYjeEQ7S2V5IExhYm9y
YXRvcnkgb2YgQmlvcmVzb3VyY2VzIGFuZCBFY29lbnZpcm9ubWVudCwgU2ljaHVhbiBVbml2ZXJz
aXR5LCBDaGVuZ2R1LCBDaGluYS4mI3hEO0RlcGFydG1lbnQgb2YgTWVhc3VyZW1lbnQgYW5kIElu
Zm9ybWF0aW9uIFN5c3RlbXMsIEJ1ZGFwZXN0IFVuaXZlcnNpdHkgb2YgVGVjaG5vbG9neSBhbmQg
RWNvbm9taWNzLCBCdWRhcGVzdCwgSHVuZ2FyeS4mI3hEO0luc3RpdHV0IGRlIEJpb2xvZ2lhIEV2
b2x1dGl2YSAoQ1NJQy1Vbml2IFBvbXBldSBGYWJyYSksIEJhcmNlbG9uYSwgU3BhaW4uJiN4RDtO
YXRpb25hbCBJbnN0aXR1dGVzIG9mIEhlYWx0aC9OSEdSSSwgQmV0aGVzZGEsIE1hcnlsYW5kLCBV
bml0ZWQgU3RhdGVzIG9mIEFtZXJpY2EuJiN4RDtEZXBhcnRtZW50IG9mIENvbXB1dGVyIFNjaWVu
Y2UsIFVuaXZlcnNpdHkgb2YgQ2FsaWZvcm5pYSwgTG9zIEFuZ2VsZXMsIExvcyBBbmdlbGVzLCBD
YWxpZm9ybmlhLCBVbml0ZWQgU3RhdGVzIG9mIEFtZXJpY2EuJiN4RDtCaWxrZW50IFVuaXZlcnNp
dHksIEFua2FyYSwgVHVya2V5LiYjeEQ7RXN0YWNpb24gQmlvbG9naWEgZGUgRG9uYW5hIEVCRC1D
U0lDLCBTZXZpbGxhLCBTcGFpbi4mI3hEO0RlcGFydG1lbnQgb2YgSHVtYW4gR2VuZXRpY3MsIFVu
aXZlcnNpdHkgb2YgQ2FsaWZvcm5pYSwgTG9zIEFuZ2VsZXMsIExvcyBBbmdlbGVzLCBDYWxpZm9y
bmlhLCBVbml0ZWQgU3RhdGVzIG9mIEFtZXJpY2EuJiN4RDtEZXBhcnRtZW50IG9mIFpvb2xvZ3ks
IFRlbCBBdml2IFVuaXZlcnNpdHksIFRlbCBBdml2LCBJc3JhZWwuJiN4RDtVbml2ZXJzaXR5IG9m
IFphZ3JlYiwgWmFncmViLCBDcm9hdGlhLiYjeEQ7RGVwYXJ0bWVudCBvZiBWZXRlcmluYXJ5IE1l
ZGljaW5lLCBDb3JuZWxsIFVuaXZlcnNpdHksIEl0aGFjYSwgTmV3IFlvcmssIFVuaXRlZCBTdGF0
ZXMgb2YgQW1lcmljYS4mI3hEO0xpZmUgVGVjaG5vbG9naWVzLCBGb3N0ZXIgQ2l0eSwgQ2FsaWZv
cm5pYSwgVW5pdGVkIFN0YXRlcyBvZiBBbWVyaWNhLiYjeEQ7U3RhbmZvcmQgU2Nob29sIG9mIE1l
ZGljaW5lLCBTdGFuZm9yZCwgQ2FsaWZvcm5pYSwgVW5pdGVkIFN0YXRlcyBvZiBBbWVyaWNhLiYj
eEQ7SW5zdGl0dXQgZGUgQmlvbG9naWEgRXZvbHV0aXZhIChDU0lDLVVuaXYgUG9tcGV1IEZhYnJh
KSwgQmFyY2Vsb25hLCBTcGFpbiA7IEluc3RpdHVjaW8gQ2F0YWxhbmEgZGUgUmVjZXJjYSBpIEVz
dHVkaXMgQXZhbmNhdHMgKElDUkVBKS4gMDgwMTAsIEJhcmNlbG9uYSwgU3BhaW4uPC9hdXRoLWFk
ZHJlc3M+PHRpdGxlcz48dGl0bGU+R2Vub21lIHNlcXVlbmNpbmcgaGlnaGxpZ2h0cyB0aGUgZHlu
YW1pYyBlYXJseSBoaXN0b3J5IG9mIGRvZ3M8L3RpdGxlPjxzZWNvbmRhcnktdGl0bGU+UExvUyBH
ZW5ldDwvc2Vjb25kYXJ5LXRpdGxlPjwvdGl0bGVzPjxwZXJpb2RpY2FsPjxmdWxsLXRpdGxlPlBM
b1MgR2VuZXQ8L2Z1bGwtdGl0bGU+PC9wZXJpb2RpY2FsPjxwYWdlcz5lMTAwNDAxNjwvcGFnZXM+
PHZvbHVtZT4xMDwvdm9sdW1lPjxudW1iZXI+MTwvbnVtYmVyPjxrZXl3b3Jkcz48a2V5d29yZD5B
bXlsYXNlcy8qZ2VuZXRpY3M8L2tleXdvcmQ+PGtleXdvcmQ+QW5pbWFsczwva2V5d29yZD48a2V5
d29yZD5BbmltYWxzLCBEb21lc3RpYy8qZ2VuZXRpY3M8L2tleXdvcmQ+PGtleXdvcmQ+RE5BIENv
cHkgTnVtYmVyIFZhcmlhdGlvbnMvKmdlbmV0aWNzPC9rZXl3b3JkPjxrZXl3b3JkPkROQSwgTWl0
b2Nob25kcmlhbC9nZW5ldGljczwva2V5d29yZD48a2V5d29yZD5EaWV0PC9rZXl3b3JkPjxrZXl3
b3JkPkRvZ3M8L2tleXdvcmQ+PGtleXdvcmQ+KkV2b2x1dGlvbiwgTW9sZWN1bGFyPC9rZXl3b3Jk
PjxrZXl3b3JkPkdlbmV0aWMgVmFyaWF0aW9uPC9rZXl3b3JkPjxrZXl3b3JkPlBoeWxvZ2VueTwv
a2V5d29yZD48a2V5d29yZD5Qb3B1bGF0aW9uIERlbnNpdHk8L2tleXdvcmQ+PGtleXdvcmQ+V29s
dmVzL2NsYXNzaWZpY2F0aW9uL2dlbmV0aWNzPC9rZXl3b3JkPjwva2V5d29yZHM+PGRhdGVzPjx5
ZWFyPjIwMTQ8L3llYXI+PHB1Yi1kYXRlcz48ZGF0ZT5KYW48L2RhdGU+PC9wdWItZGF0ZXM+PC9k
YXRlcz48aXNibj4xNTUzLTc0MDQgKEVsZWN0cm9uaWMpJiN4RDsxNTUzLTczOTAgKExpbmtpbmcp
PC9pc2JuPjxhY2Nlc3Npb24tbnVtPjI0NDUzOTgyPC9hY2Nlc3Npb24tbnVtPjx1cmxzPjxyZWxh
dGVkLXVybHM+PHVybD5odHRwczovL3d3dy5uY2JpLm5sbS5uaWguZ292L3B1Ym1lZC8yNDQ1Mzk4
MjwvdXJsPjwvcmVsYXRlZC11cmxzPjwvdXJscz48Y3VzdG9tMj5QTUMzODk0MTcwPC9jdXN0b20y
PjxlbGVjdHJvbmljLXJlc291cmNlLW51bT4xMC4xMzcxL2pvdXJuYWwucGdlbi4xMDA0MDE2PC9l
bGVjdHJvbmljLXJlc291cmNlLW51bT48L3JlY29yZD48L0NpdGU+PENpdGU+PEF1dGhvcj5XYW5n
PC9BdXRob3I+PFllYXI+MjAxNjwvWWVhcj48UmVjTnVtPjY2PC9SZWNOdW0+PHJlY29yZD48cmVj
LW51bWJlcj42NjwvcmVjLW51bWJlcj48Zm9yZWlnbi1rZXlzPjxrZXkgYXBwPSJFTiIgZGItaWQ9
InpkOXZycjlyNHN4cHZvZXgwejJ4MHNlbzk1dHg5ZmV4cjk1dCIgdGltZXN0YW1wPSIxNDkxMTIx
MTIzIj42Njwva2V5PjwvZm9yZWlnbi1rZXlzPjxyZWYtdHlwZSBuYW1lPSJKb3VybmFsIEFydGlj
bGUiPjE3PC9yZWYtdHlwZT48Y29udHJpYnV0b3JzPjxhdXRob3JzPjxhdXRob3I+V2FuZywgRy4g
RC48L2F1dGhvcj48YXV0aG9yPlpoYWksIFcuPC9hdXRob3I+PGF1dGhvcj5ZYW5nLCBILiBDLjwv
YXV0aG9yPjxhdXRob3I+V2FuZywgTC48L2F1dGhvcj48YXV0aG9yPlpob25nLCBMLjwvYXV0aG9y
PjxhdXRob3I+TGl1LCBZLiBILjwvYXV0aG9yPjxhdXRob3I+RmFuLCBSLiBYLjwvYXV0aG9yPjxh
dXRob3I+WWluLCBULiBULjwvYXV0aG9yPjxhdXRob3I+Wmh1LCBDLiBMLjwvYXV0aG9yPjxhdXRo
b3I+UG95YXJrb3YsIEEuIEQuPC9hdXRob3I+PGF1dGhvcj5JcndpbiwgRC4gTS48L2F1dGhvcj48
YXV0aG9yPkh5dG9uZW4sIE0uIEsuPC9hdXRob3I+PGF1dGhvcj5Mb2hpLCBILjwvYXV0aG9yPjxh
dXRob3I+V3UsIEMuIEkuPC9hdXRob3I+PGF1dGhvcj5TYXZvbGFpbmVuLCBQLjwvYXV0aG9yPjxh
dXRob3I+WmhhbmcsIFkuIFAuPC9hdXRob3I+PC9hdXRob3JzPjwvY29udHJpYnV0b3JzPjxhdXRo
LWFkZHJlc3M+U3RhdGUgS2V5IExhYm9yYXRvcnkgb2YgR2VuZXRpYyBSZXNvdXJjZXMgYW5kIEV2
b2x1dGlvbiwgYW5kIFl1bm5hbiBMYWJvcmF0b3J5IG9mIE1vbGVjdWxhciBCaW9sb2d5IG9mIERv
bWVzdGljIEFuaW1hbHMsIEt1bm1pbmcgSW5zdGl0dXRlIG9mIFpvb2xvZ3ksIENoaW5lc2UgQWNh
ZGVteSBvZiBTY2llbmNlcywgS3VubWluZyA2NTAyMjMsIENoaW5hLiYjeEQ7SHVtYW4gR2VuZXRp
Y3MsIEdlbm9tZSBJbnN0aXR1dGUgb2YgU2luZ2Fwb3JlLCBBKlNUQVIsIDYwIEJpb3BvbGlzIFN0
cmVldCwgR2Vub21lICMwMi0wMSwgU2luZ2Fwb3JlIDEzODY3MiwgU2luZ2Fwb3JlLiYjeEQ7RGVw
YXJ0bWVudCBvZiBNb2xlY3VsYXIgYW5kIENlbGwgQmlvbG9neSwgU2Nob29sIG9mIExpZmUgU2Np
ZW5jZXMsIFVuaXZlcnNpdHkgb2YgU2NpZW5jZSBhbmQgVGVjaG5vbG9neSBvZiBDaGluYSwgSGVm
ZWkgMjMwMDI2LCBDaGluYS4mI3hEO0xhYm9yYXRvcnkgZm9yIENvbnNlcnZhdGlvbiBhbmQgVXRp
bGl6YXRpb24gb2YgQmlvLXJlc291cmNlICZhbXA7IEtleSBMYWJvcmF0b3J5IGZvciBNaWNyb2Jp
YWwgUmVzb3VyY2VzIG9mIHRoZSBNaW5pc3RyeSBvZiBFZHVjYXRpb24sIFl1bm5hbiBVbml2ZXJz
aXR5LCBLdW5taW5nIDY1MDA5MSwgQ2hpbmEuJiN4RDtVbml2ZXJzaXR5IG9mIENoaW5lc2UgQWNh
ZGVteSBvZiBTY2llbmNlcywgQmVpamluZyAxMDAwNDksIENoaW5hLiYjeEQ7S3VubWluZyBDb2xs
ZWdlIG9mIExpZmUgU2NpZW5jZSwgVW5pdmVyc2l0eSBvZiBDaGluZXNlIEFjYWRlbXkgb2YgU2Np
ZW5jZXMsIEt1bm1pbmcgNjUwMjIzLCBDaGluYS4mI3hEO1NldmVydHNvdiBJbnN0aXR1dGUgb2Yg
RWNvbG9neSBhbmQgRXZvbHV0aW9uLCBSdXNzaWFuIEFjYWRlbXkgb2YgU2NpZW5jZSwgMzMgTGVu
aW5za2l5IFByb3NwZWN0LCBNb3Njb3cgMTE5MDcxLCBSdXNzaWEuJiN4RDtMYWJvcmF0b3J5IE1l
ZGljaW5lICZhbXA7IFBhdGhvYmlvbG9neSwgVW5pdmVyc2l0eSBvZiBUb3JvbnRvLCAxIEtpbmcm
YXBvcztzIENvbGxlZ2UgQ2lyY2xlLCBSbSA2MjExLCBUb3JvbnRvLCBPTiwgQ2FuYWRhIE01UyAx
QTguJiN4RDtSZXNlYXJjaCBQcm9ncmFtcyBVbml0LCBNb2xlY3VsYXIgTmV1cm9sb2d5IGFuZCBE
ZXBhcnRtZW50IG9mIFZldGVyaW5hcnkgQmlvc2NpZW5jZXMsIFVuaXZlcnNpdHkgb2YgSGVsc2lu
a2kgYW5kIEZvbGtoYWxzYW4gUmVzZWFyY2ggQ2VudGVyLCBIZWxzaW5raSwgRmlubGFuZC4mI3hE
O0RlcGFydG1lbnQgb2YgRWNvbG9neSBhbmQgRXZvbHV0aW9uLCBVbml2ZXJzaXR5IG9mIENoaWNh
Z28sIDU4MDEgUyBFbGxpcyBBdmUsIENoaWNhZ28sIElMIDYwNjM3LCBVU0EuJiN4RDtEZXBhcnRt
ZW50IG9mIEdlbmUgVGVjaG5vbG9neSwgS1RILVJveWFsIEluc3RpdHV0ZSBvZiBUZWNobm9sb2d5
LCBTY2llbmNlIGZvciBMaWZlIExhYm9yYXRvcnksIFRvbXRlYm9kYXZhZ2VuIDIzQSwgMTcxNjUg
U29sbmEsIFN3ZWRlbi48L2F1dGgtYWRkcmVzcz48dGl0bGVzPjx0aXRsZT5PdXQgb2Ygc291dGhl
cm4gRWFzdCBBc2lhOiB0aGUgbmF0dXJhbCBoaXN0b3J5IG9mIGRvbWVzdGljIGRvZ3MgYWNyb3Nz
IHRoZSB3b3JsZDwvdGl0bGU+PHNlY29uZGFyeS10aXRsZT5DZWxsIFJlczwvc2Vjb25kYXJ5LXRp
dGxlPjwvdGl0bGVzPjxwZXJpb2RpY2FsPjxmdWxsLXRpdGxlPkNlbGwgUmVzPC9mdWxsLXRpdGxl
PjwvcGVyaW9kaWNhbD48cGFnZXM+MjEtMzM8L3BhZ2VzPjx2b2x1bWU+MjY8L3ZvbHVtZT48bnVt
YmVyPjE8L251bWJlcj48a2V5d29yZHM+PGtleXdvcmQ+QWZyaWNhPC9rZXl3b3JkPjxrZXl3b3Jk
PkFuaW1hbCBNaWdyYXRpb248L2tleXdvcmQ+PGtleXdvcmQ+QW5pbWFsczwva2V5d29yZD48a2V5
d29yZD5BbmltYWxzLCBEb21lc3RpYy8qZ2VuZXRpY3M8L2tleXdvcmQ+PGtleXdvcmQ+QXNpYSwg
U291dGhlYXN0ZXJuPC9rZXl3b3JkPjxrZXl3b3JkPkJpb2xvZ2ljYWwgRXZvbHV0aW9uPC9rZXl3
b3JkPjxrZXl3b3JkPkNoaW5hPC9rZXl3b3JkPjxrZXl3b3JkPkRvZ3MvKmdlbmV0aWNzPC9rZXl3
b3JkPjxrZXl3b3JkPkV1cm9wZTwva2V5d29yZD48a2V5d29yZD5HZW5lIEZsb3c8L2tleXdvcmQ+
PGtleXdvcmQ+R2VuZXRpYyBWYXJpYXRpb248L2tleXdvcmQ+PGtleXdvcmQ+R2Vub21lPC9rZXl3
b3JkPjxrZXl3b3JkPk1pZGRsZSBFYXN0PC9rZXl3b3JkPjxrZXl3b3JkPlBoeWxvZ2VueTwva2V5
d29yZD48a2V5d29yZD5Xb2x2ZXMvZ2VuZXRpY3M8L2tleXdvcmQ+PC9rZXl3b3Jkcz48ZGF0ZXM+
PHllYXI+MjAxNjwveWVhcj48cHViLWRhdGVzPjxkYXRlPkphbjwvZGF0ZT48L3B1Yi1kYXRlcz48
L2RhdGVzPjxpc2JuPjE3NDgtNzgzOCAoRWxlY3Ryb25pYykmI3hEOzEwMDEtMDYwMiAoTGlua2lu
Zyk8L2lzYm4+PGFjY2Vzc2lvbi1udW0+MjY2NjczODU8L2FjY2Vzc2lvbi1udW0+PHVybHM+PHJl
bGF0ZWQtdXJscz48dXJsPmh0dHBzOi8vd3d3Lm5jYmkubmxtLm5paC5nb3YvcHVibWVkLzI2NjY3
Mzg1PC91cmw+PC9yZWxhdGVkLXVybHM+PC91cmxzPjxjdXN0b20yPlBNQzQ4MTYxMzU8L2N1c3Rv
bTI+PGVsZWN0cm9uaWMtcmVzb3VyY2UtbnVtPjEwLjEwMzgvY3IuMjAxNS4xNDc8L2VsZWN0cm9u
aWMtcmVzb3VyY2UtbnVtPjwvcmVjb3JkPjwvQ2l0ZT48L0VuZE5vdGU+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PEVuZE5vdGU+PENpdGU+PEF1dGhvcj5GcmVlZG1hbjwvQXV0aG9yPjxZZWFyPjIwMTQ8L1llYXI+
PFJlY051bT42NTwvUmVjTnVtPjxEaXNwbGF5VGV4dD4oMjUsIDI2KTwvRGlzcGxheVRleHQ+PHJl
Y29yZD48cmVjLW51bWJlcj42NTwvcmVjLW51bWJlcj48Zm9yZWlnbi1rZXlzPjxrZXkgYXBwPSJF
TiIgZGItaWQ9InpkOXZycjlyNHN4cHZvZXgwejJ4MHNlbzk1dHg5ZmV4cjk1dCIgdGltZXN0YW1w
PSIxNDkxMTIwOTgyIj42NTwva2V5PjwvZm9yZWlnbi1rZXlzPjxyZWYtdHlwZSBuYW1lPSJKb3Vy
bmFsIEFydGljbGUiPjE3PC9yZWYtdHlwZT48Y29udHJpYnV0b3JzPjxhdXRob3JzPjxhdXRob3I+
RnJlZWRtYW4sIEEuIEguPC9hdXRob3I+PGF1dGhvcj5Hcm9uYXUsIEkuPC9hdXRob3I+PGF1dGhv
cj5TY2h3ZWl6ZXIsIFIuIE0uPC9hdXRob3I+PGF1dGhvcj5PcnRlZ2EtRGVsIFZlY2NoeW8sIEQu
PC9hdXRob3I+PGF1dGhvcj5IYW4sIEUuPC9hdXRob3I+PGF1dGhvcj5TaWx2YSwgUC4gTS48L2F1
dGhvcj48YXV0aG9yPkdhbGF2ZXJuaSwgTS48L2F1dGhvcj48YXV0aG9yPkZhbiwgWi48L2F1dGhv
cj48YXV0aG9yPk1hcngsIFAuPC9hdXRob3I+PGF1dGhvcj5Mb3JlbnRlLUdhbGRvcywgQi48L2F1
dGhvcj48YXV0aG9yPkJlYWxlLCBILjwvYXV0aG9yPjxhdXRob3I+UmFtaXJleiwgTy48L2F1dGhv
cj48YXV0aG9yPkhvcm1vemRpYXJpLCBGLjwvYXV0aG9yPjxhdXRob3I+QWxrYW4sIEMuPC9hdXRo
b3I+PGF1dGhvcj5WaWxhLCBDLjwvYXV0aG9yPjxhdXRob3I+U3F1aXJlLCBLLjwvYXV0aG9yPjxh
dXRob3I+R2VmZmVuLCBFLjwvYXV0aG9yPjxhdXRob3I+S3VzYWssIEouPC9hdXRob3I+PGF1dGhv
cj5Cb3lrbywgQS4gUi48L2F1dGhvcj48YXV0aG9yPlBhcmtlciwgSC4gRy48L2F1dGhvcj48YXV0
aG9yPkxlZSwgQy48L2F1dGhvcj48YXV0aG9yPlRhZGlnb3RsYSwgVi48L2F1dGhvcj48YXV0aG9y
PldpbHRvbiwgQS48L2F1dGhvcj48YXV0aG9yPlNpZXBlbCwgQS48L2F1dGhvcj48YXV0aG9yPkJ1
c3RhbWFudGUsIEMuIEQuPC9hdXRob3I+PGF1dGhvcj5IYXJraW5zLCBULiBULjwvYXV0aG9yPjxh
dXRob3I+TmVsc29uLCBTLiBGLjwvYXV0aG9yPjxhdXRob3I+T3N0cmFuZGVyLCBFLiBBLjwvYXV0
aG9yPjxhdXRob3I+TWFycXVlcy1Cb25ldCwgVC48L2F1dGhvcj48YXV0aG9yPldheW5lLCBSLiBL
LjwvYXV0aG9yPjxhdXRob3I+Tm92ZW1icmUsIEouPC9hdXRob3I+PC9hdXRob3JzPjwvY29udHJp
YnV0b3JzPjxhdXRoLWFkZHJlc3M+RGVwYXJ0bWVudCBvZiBFY29sb2d5IGFuZCBFdm9sdXRpb25h
cnkgQmlvbG9neSwgVW5pdmVyc2l0eSBvZiBDYWxpZm9ybmlhLCBMb3MgQW5nZWxlcywgTG9zIEFu
Z2VsZXMsIENhbGlmb3JuaWEsIFVuaXRlZCBTdGF0ZXMgb2YgQW1lcmljYS4mI3hEO0RlcGFydG1l
bnQgb2YgQmlvbG9naWNhbCBTdGF0aXN0aWNzIGFuZCBDb21wdXRhdGlvbmFsIEJpb2xvZ3ksIENv
cm5lbGwgVW5pdmVyc2l0eSwgSXRoYWNhLCBOZXcgWW9yaywgVW5pdGVkIFN0YXRlcyBvZiBBbWVy
aWNhLiYjeEQ7Q0lCSU8tVVAsIFVuaXZlcnNpdHkgb2YgUG9ydG8sIFZhaXJhbywgUG9ydHVnYWwu
JiN4RDtJU1BSQSwgT3p6YW5vIGRlbGwmYXBvcztFbWlsaWEsIEl0YWx5LiYjeEQ7S2V5IExhYm9y
YXRvcnkgb2YgQmlvcmVzb3VyY2VzIGFuZCBFY29lbnZpcm9ubWVudCwgU2ljaHVhbiBVbml2ZXJz
aXR5LCBDaGVuZ2R1LCBDaGluYS4mI3hEO0RlcGFydG1lbnQgb2YgTWVhc3VyZW1lbnQgYW5kIElu
Zm9ybWF0aW9uIFN5c3RlbXMsIEJ1ZGFwZXN0IFVuaXZlcnNpdHkgb2YgVGVjaG5vbG9neSBhbmQg
RWNvbm9taWNzLCBCdWRhcGVzdCwgSHVuZ2FyeS4mI3hEO0luc3RpdHV0IGRlIEJpb2xvZ2lhIEV2
b2x1dGl2YSAoQ1NJQy1Vbml2IFBvbXBldSBGYWJyYSksIEJhcmNlbG9uYSwgU3BhaW4uJiN4RDtO
YXRpb25hbCBJbnN0aXR1dGVzIG9mIEhlYWx0aC9OSEdSSSwgQmV0aGVzZGEsIE1hcnlsYW5kLCBV
bml0ZWQgU3RhdGVzIG9mIEFtZXJpY2EuJiN4RDtEZXBhcnRtZW50IG9mIENvbXB1dGVyIFNjaWVu
Y2UsIFVuaXZlcnNpdHkgb2YgQ2FsaWZvcm5pYSwgTG9zIEFuZ2VsZXMsIExvcyBBbmdlbGVzLCBD
YWxpZm9ybmlhLCBVbml0ZWQgU3RhdGVzIG9mIEFtZXJpY2EuJiN4RDtCaWxrZW50IFVuaXZlcnNp
dHksIEFua2FyYSwgVHVya2V5LiYjeEQ7RXN0YWNpb24gQmlvbG9naWEgZGUgRG9uYW5hIEVCRC1D
U0lDLCBTZXZpbGxhLCBTcGFpbi4mI3hEO0RlcGFydG1lbnQgb2YgSHVtYW4gR2VuZXRpY3MsIFVu
aXZlcnNpdHkgb2YgQ2FsaWZvcm5pYSwgTG9zIEFuZ2VsZXMsIExvcyBBbmdlbGVzLCBDYWxpZm9y
bmlhLCBVbml0ZWQgU3RhdGVzIG9mIEFtZXJpY2EuJiN4RDtEZXBhcnRtZW50IG9mIFpvb2xvZ3ks
IFRlbCBBdml2IFVuaXZlcnNpdHksIFRlbCBBdml2LCBJc3JhZWwuJiN4RDtVbml2ZXJzaXR5IG9m
IFphZ3JlYiwgWmFncmViLCBDcm9hdGlhLiYjeEQ7RGVwYXJ0bWVudCBvZiBWZXRlcmluYXJ5IE1l
ZGljaW5lLCBDb3JuZWxsIFVuaXZlcnNpdHksIEl0aGFjYSwgTmV3IFlvcmssIFVuaXRlZCBTdGF0
ZXMgb2YgQW1lcmljYS4mI3hEO0xpZmUgVGVjaG5vbG9naWVzLCBGb3N0ZXIgQ2l0eSwgQ2FsaWZv
cm5pYSwgVW5pdGVkIFN0YXRlcyBvZiBBbWVyaWNhLiYjeEQ7U3RhbmZvcmQgU2Nob29sIG9mIE1l
ZGljaW5lLCBTdGFuZm9yZCwgQ2FsaWZvcm5pYSwgVW5pdGVkIFN0YXRlcyBvZiBBbWVyaWNhLiYj
eEQ7SW5zdGl0dXQgZGUgQmlvbG9naWEgRXZvbHV0aXZhIChDU0lDLVVuaXYgUG9tcGV1IEZhYnJh
KSwgQmFyY2Vsb25hLCBTcGFpbiA7IEluc3RpdHVjaW8gQ2F0YWxhbmEgZGUgUmVjZXJjYSBpIEVz
dHVkaXMgQXZhbmNhdHMgKElDUkVBKS4gMDgwMTAsIEJhcmNlbG9uYSwgU3BhaW4uPC9hdXRoLWFk
ZHJlc3M+PHRpdGxlcz48dGl0bGU+R2Vub21lIHNlcXVlbmNpbmcgaGlnaGxpZ2h0cyB0aGUgZHlu
YW1pYyBlYXJseSBoaXN0b3J5IG9mIGRvZ3M8L3RpdGxlPjxzZWNvbmRhcnktdGl0bGU+UExvUyBH
ZW5ldDwvc2Vjb25kYXJ5LXRpdGxlPjwvdGl0bGVzPjxwZXJpb2RpY2FsPjxmdWxsLXRpdGxlPlBM
b1MgR2VuZXQ8L2Z1bGwtdGl0bGU+PC9wZXJpb2RpY2FsPjxwYWdlcz5lMTAwNDAxNjwvcGFnZXM+
PHZvbHVtZT4xMDwvdm9sdW1lPjxudW1iZXI+MTwvbnVtYmVyPjxrZXl3b3Jkcz48a2V5d29yZD5B
bXlsYXNlcy8qZ2VuZXRpY3M8L2tleXdvcmQ+PGtleXdvcmQ+QW5pbWFsczwva2V5d29yZD48a2V5
d29yZD5BbmltYWxzLCBEb21lc3RpYy8qZ2VuZXRpY3M8L2tleXdvcmQ+PGtleXdvcmQ+RE5BIENv
cHkgTnVtYmVyIFZhcmlhdGlvbnMvKmdlbmV0aWNzPC9rZXl3b3JkPjxrZXl3b3JkPkROQSwgTWl0
b2Nob25kcmlhbC9nZW5ldGljczwva2V5d29yZD48a2V5d29yZD5EaWV0PC9rZXl3b3JkPjxrZXl3
b3JkPkRvZ3M8L2tleXdvcmQ+PGtleXdvcmQ+KkV2b2x1dGlvbiwgTW9sZWN1bGFyPC9rZXl3b3Jk
PjxrZXl3b3JkPkdlbmV0aWMgVmFyaWF0aW9uPC9rZXl3b3JkPjxrZXl3b3JkPlBoeWxvZ2VueTwv
a2V5d29yZD48a2V5d29yZD5Qb3B1bGF0aW9uIERlbnNpdHk8L2tleXdvcmQ+PGtleXdvcmQ+V29s
dmVzL2NsYXNzaWZpY2F0aW9uL2dlbmV0aWNzPC9rZXl3b3JkPjwva2V5d29yZHM+PGRhdGVzPjx5
ZWFyPjIwMTQ8L3llYXI+PHB1Yi1kYXRlcz48ZGF0ZT5KYW48L2RhdGU+PC9wdWItZGF0ZXM+PC9k
YXRlcz48aXNibj4xNTUzLTc0MDQgKEVsZWN0cm9uaWMpJiN4RDsxNTUzLTczOTAgKExpbmtpbmcp
PC9pc2JuPjxhY2Nlc3Npb24tbnVtPjI0NDUzOTgyPC9hY2Nlc3Npb24tbnVtPjx1cmxzPjxyZWxh
dGVkLXVybHM+PHVybD5odHRwczovL3d3dy5uY2JpLm5sbS5uaWguZ292L3B1Ym1lZC8yNDQ1Mzk4
MjwvdXJsPjwvcmVsYXRlZC11cmxzPjwvdXJscz48Y3VzdG9tMj5QTUMzODk0MTcwPC9jdXN0b20y
PjxlbGVjdHJvbmljLXJlc291cmNlLW51bT4xMC4xMzcxL2pvdXJuYWwucGdlbi4xMDA0MDE2PC9l
bGVjdHJvbmljLXJlc291cmNlLW51bT48L3JlY29yZD48L0NpdGU+PENpdGU+PEF1dGhvcj5XYW5n
PC9BdXRob3I+PFllYXI+MjAxNjwvWWVhcj48UmVjTnVtPjY2PC9SZWNOdW0+PHJlY29yZD48cmVj
LW51bWJlcj42NjwvcmVjLW51bWJlcj48Zm9yZWlnbi1rZXlzPjxrZXkgYXBwPSJFTiIgZGItaWQ9
InpkOXZycjlyNHN4cHZvZXgwejJ4MHNlbzk1dHg5ZmV4cjk1dCIgdGltZXN0YW1wPSIxNDkxMTIx
MTIzIj42Njwva2V5PjwvZm9yZWlnbi1rZXlzPjxyZWYtdHlwZSBuYW1lPSJKb3VybmFsIEFydGlj
bGUiPjE3PC9yZWYtdHlwZT48Y29udHJpYnV0b3JzPjxhdXRob3JzPjxhdXRob3I+V2FuZywgRy4g
RC48L2F1dGhvcj48YXV0aG9yPlpoYWksIFcuPC9hdXRob3I+PGF1dGhvcj5ZYW5nLCBILiBDLjwv
YXV0aG9yPjxhdXRob3I+V2FuZywgTC48L2F1dGhvcj48YXV0aG9yPlpob25nLCBMLjwvYXV0aG9y
PjxhdXRob3I+TGl1LCBZLiBILjwvYXV0aG9yPjxhdXRob3I+RmFuLCBSLiBYLjwvYXV0aG9yPjxh
dXRob3I+WWluLCBULiBULjwvYXV0aG9yPjxhdXRob3I+Wmh1LCBDLiBMLjwvYXV0aG9yPjxhdXRo
b3I+UG95YXJrb3YsIEEuIEQuPC9hdXRob3I+PGF1dGhvcj5JcndpbiwgRC4gTS48L2F1dGhvcj48
YXV0aG9yPkh5dG9uZW4sIE0uIEsuPC9hdXRob3I+PGF1dGhvcj5Mb2hpLCBILjwvYXV0aG9yPjxh
dXRob3I+V3UsIEMuIEkuPC9hdXRob3I+PGF1dGhvcj5TYXZvbGFpbmVuLCBQLjwvYXV0aG9yPjxh
dXRob3I+WmhhbmcsIFkuIFAuPC9hdXRob3I+PC9hdXRob3JzPjwvY29udHJpYnV0b3JzPjxhdXRo
LWFkZHJlc3M+U3RhdGUgS2V5IExhYm9yYXRvcnkgb2YgR2VuZXRpYyBSZXNvdXJjZXMgYW5kIEV2
b2x1dGlvbiwgYW5kIFl1bm5hbiBMYWJvcmF0b3J5IG9mIE1vbGVjdWxhciBCaW9sb2d5IG9mIERv
bWVzdGljIEFuaW1hbHMsIEt1bm1pbmcgSW5zdGl0dXRlIG9mIFpvb2xvZ3ksIENoaW5lc2UgQWNh
ZGVteSBvZiBTY2llbmNlcywgS3VubWluZyA2NTAyMjMsIENoaW5hLiYjeEQ7SHVtYW4gR2VuZXRp
Y3MsIEdlbm9tZSBJbnN0aXR1dGUgb2YgU2luZ2Fwb3JlLCBBKlNUQVIsIDYwIEJpb3BvbGlzIFN0
cmVldCwgR2Vub21lICMwMi0wMSwgU2luZ2Fwb3JlIDEzODY3MiwgU2luZ2Fwb3JlLiYjeEQ7RGVw
YXJ0bWVudCBvZiBNb2xlY3VsYXIgYW5kIENlbGwgQmlvbG9neSwgU2Nob29sIG9mIExpZmUgU2Np
ZW5jZXMsIFVuaXZlcnNpdHkgb2YgU2NpZW5jZSBhbmQgVGVjaG5vbG9neSBvZiBDaGluYSwgSGVm
ZWkgMjMwMDI2LCBDaGluYS4mI3hEO0xhYm9yYXRvcnkgZm9yIENvbnNlcnZhdGlvbiBhbmQgVXRp
bGl6YXRpb24gb2YgQmlvLXJlc291cmNlICZhbXA7IEtleSBMYWJvcmF0b3J5IGZvciBNaWNyb2Jp
YWwgUmVzb3VyY2VzIG9mIHRoZSBNaW5pc3RyeSBvZiBFZHVjYXRpb24sIFl1bm5hbiBVbml2ZXJz
aXR5LCBLdW5taW5nIDY1MDA5MSwgQ2hpbmEuJiN4RDtVbml2ZXJzaXR5IG9mIENoaW5lc2UgQWNh
ZGVteSBvZiBTY2llbmNlcywgQmVpamluZyAxMDAwNDksIENoaW5hLiYjeEQ7S3VubWluZyBDb2xs
ZWdlIG9mIExpZmUgU2NpZW5jZSwgVW5pdmVyc2l0eSBvZiBDaGluZXNlIEFjYWRlbXkgb2YgU2Np
ZW5jZXMsIEt1bm1pbmcgNjUwMjIzLCBDaGluYS4mI3hEO1NldmVydHNvdiBJbnN0aXR1dGUgb2Yg
RWNvbG9neSBhbmQgRXZvbHV0aW9uLCBSdXNzaWFuIEFjYWRlbXkgb2YgU2NpZW5jZSwgMzMgTGVu
aW5za2l5IFByb3NwZWN0LCBNb3Njb3cgMTE5MDcxLCBSdXNzaWEuJiN4RDtMYWJvcmF0b3J5IE1l
ZGljaW5lICZhbXA7IFBhdGhvYmlvbG9neSwgVW5pdmVyc2l0eSBvZiBUb3JvbnRvLCAxIEtpbmcm
YXBvcztzIENvbGxlZ2UgQ2lyY2xlLCBSbSA2MjExLCBUb3JvbnRvLCBPTiwgQ2FuYWRhIE01UyAx
QTguJiN4RDtSZXNlYXJjaCBQcm9ncmFtcyBVbml0LCBNb2xlY3VsYXIgTmV1cm9sb2d5IGFuZCBE
ZXBhcnRtZW50IG9mIFZldGVyaW5hcnkgQmlvc2NpZW5jZXMsIFVuaXZlcnNpdHkgb2YgSGVsc2lu
a2kgYW5kIEZvbGtoYWxzYW4gUmVzZWFyY2ggQ2VudGVyLCBIZWxzaW5raSwgRmlubGFuZC4mI3hE
O0RlcGFydG1lbnQgb2YgRWNvbG9neSBhbmQgRXZvbHV0aW9uLCBVbml2ZXJzaXR5IG9mIENoaWNh
Z28sIDU4MDEgUyBFbGxpcyBBdmUsIENoaWNhZ28sIElMIDYwNjM3LCBVU0EuJiN4RDtEZXBhcnRt
ZW50IG9mIEdlbmUgVGVjaG5vbG9neSwgS1RILVJveWFsIEluc3RpdHV0ZSBvZiBUZWNobm9sb2d5
LCBTY2llbmNlIGZvciBMaWZlIExhYm9yYXRvcnksIFRvbXRlYm9kYXZhZ2VuIDIzQSwgMTcxNjUg
U29sbmEsIFN3ZWRlbi48L2F1dGgtYWRkcmVzcz48dGl0bGVzPjx0aXRsZT5PdXQgb2Ygc291dGhl
cm4gRWFzdCBBc2lhOiB0aGUgbmF0dXJhbCBoaXN0b3J5IG9mIGRvbWVzdGljIGRvZ3MgYWNyb3Nz
IHRoZSB3b3JsZDwvdGl0bGU+PHNlY29uZGFyeS10aXRsZT5DZWxsIFJlczwvc2Vjb25kYXJ5LXRp
dGxlPjwvdGl0bGVzPjxwZXJpb2RpY2FsPjxmdWxsLXRpdGxlPkNlbGwgUmVzPC9mdWxsLXRpdGxl
PjwvcGVyaW9kaWNhbD48cGFnZXM+MjEtMzM8L3BhZ2VzPjx2b2x1bWU+MjY8L3ZvbHVtZT48bnVt
YmVyPjE8L251bWJlcj48a2V5d29yZHM+PGtleXdvcmQ+QWZyaWNhPC9rZXl3b3JkPjxrZXl3b3Jk
PkFuaW1hbCBNaWdyYXRpb248L2tleXdvcmQ+PGtleXdvcmQ+QW5pbWFsczwva2V5d29yZD48a2V5
d29yZD5BbmltYWxzLCBEb21lc3RpYy8qZ2VuZXRpY3M8L2tleXdvcmQ+PGtleXdvcmQ+QXNpYSwg
U291dGhlYXN0ZXJuPC9rZXl3b3JkPjxrZXl3b3JkPkJpb2xvZ2ljYWwgRXZvbHV0aW9uPC9rZXl3
b3JkPjxrZXl3b3JkPkNoaW5hPC9rZXl3b3JkPjxrZXl3b3JkPkRvZ3MvKmdlbmV0aWNzPC9rZXl3
b3JkPjxrZXl3b3JkPkV1cm9wZTwva2V5d29yZD48a2V5d29yZD5HZW5lIEZsb3c8L2tleXdvcmQ+
PGtleXdvcmQ+R2VuZXRpYyBWYXJpYXRpb248L2tleXdvcmQ+PGtleXdvcmQ+R2Vub21lPC9rZXl3
b3JkPjxrZXl3b3JkPk1pZGRsZSBFYXN0PC9rZXl3b3JkPjxrZXl3b3JkPlBoeWxvZ2VueTwva2V5
d29yZD48a2V5d29yZD5Xb2x2ZXMvZ2VuZXRpY3M8L2tleXdvcmQ+PC9rZXl3b3Jkcz48ZGF0ZXM+
PHllYXI+MjAxNjwveWVhcj48cHViLWRhdGVzPjxkYXRlPkphbjwvZGF0ZT48L3B1Yi1kYXRlcz48
L2RhdGVzPjxpc2JuPjE3NDgtNzgzOCAoRWxlY3Ryb25pYykmI3hEOzEwMDEtMDYwMiAoTGlua2lu
Zyk8L2lzYm4+PGFjY2Vzc2lvbi1udW0+MjY2NjczODU8L2FjY2Vzc2lvbi1udW0+PHVybHM+PHJl
bGF0ZWQtdXJscz48dXJsPmh0dHBzOi8vd3d3Lm5jYmkubmxtLm5paC5nb3YvcHVibWVkLzI2NjY3
Mzg1PC91cmw+PC9yZWxhdGVkLXVybHM+PC91cmxzPjxjdXN0b20yPlBNQzQ4MTYxMzU8L2N1c3Rv
bTI+PGVsZWN0cm9uaWMtcmVzb3VyY2UtbnVtPjEwLjEwMzgvY3IuMjAxNS4xNDc8L2VsZWN0cm9u
aWMtcmVzb3VyY2UtbnVtPjwvcmVjb3JkPjwvQ2l0ZT48L0VuZE5vdGU+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C57910">
        <w:rPr>
          <w:rFonts w:ascii="Times New Roman" w:hAnsi="Times New Roman" w:cs="Times New Roman"/>
          <w:sz w:val="24"/>
          <w:szCs w:val="24"/>
        </w:rPr>
      </w:r>
      <w:r w:rsidR="00C57910">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25" w:tooltip="Freedman, 2014 #65" w:history="1">
        <w:r w:rsidR="008834D1">
          <w:rPr>
            <w:rFonts w:ascii="Times New Roman" w:hAnsi="Times New Roman" w:cs="Times New Roman"/>
            <w:noProof/>
            <w:sz w:val="24"/>
            <w:szCs w:val="24"/>
          </w:rPr>
          <w:t>25</w:t>
        </w:r>
      </w:hyperlink>
      <w:r w:rsidR="00F50B80">
        <w:rPr>
          <w:rFonts w:ascii="Times New Roman" w:hAnsi="Times New Roman" w:cs="Times New Roman"/>
          <w:noProof/>
          <w:sz w:val="24"/>
          <w:szCs w:val="24"/>
        </w:rPr>
        <w:t xml:space="preserve">, </w:t>
      </w:r>
      <w:hyperlink w:anchor="_ENREF_26" w:tooltip="Wang, 2016 #66" w:history="1">
        <w:r w:rsidR="008834D1">
          <w:rPr>
            <w:rFonts w:ascii="Times New Roman" w:hAnsi="Times New Roman" w:cs="Times New Roman"/>
            <w:noProof/>
            <w:sz w:val="24"/>
            <w:szCs w:val="24"/>
          </w:rPr>
          <w:t>26</w:t>
        </w:r>
      </w:hyperlink>
      <w:r w:rsidR="00F50B80">
        <w:rPr>
          <w:rFonts w:ascii="Times New Roman" w:hAnsi="Times New Roman" w:cs="Times New Roman"/>
          <w:noProof/>
          <w:sz w:val="24"/>
          <w:szCs w:val="24"/>
        </w:rPr>
        <w:t>)</w:t>
      </w:r>
      <w:r w:rsidR="00C57910">
        <w:rPr>
          <w:rFonts w:ascii="Times New Roman" w:hAnsi="Times New Roman" w:cs="Times New Roman"/>
          <w:sz w:val="24"/>
          <w:szCs w:val="24"/>
        </w:rPr>
        <w:fldChar w:fldCharType="end"/>
      </w:r>
      <w:r w:rsidR="00097EAA">
        <w:rPr>
          <w:rFonts w:ascii="Times New Roman" w:hAnsi="Times New Roman" w:cs="Times New Roman" w:hint="eastAsia"/>
          <w:sz w:val="24"/>
          <w:szCs w:val="24"/>
        </w:rPr>
        <w:t>.</w:t>
      </w:r>
      <w:r w:rsidR="000A72B6" w:rsidRPr="00CB79F4">
        <w:rPr>
          <w:rFonts w:ascii="Times New Roman" w:hAnsi="Times New Roman" w:cs="Times New Roman"/>
          <w:sz w:val="24"/>
          <w:szCs w:val="24"/>
        </w:rPr>
        <w:t xml:space="preserve"> </w:t>
      </w:r>
      <w:r w:rsidR="009A0E87">
        <w:rPr>
          <w:rFonts w:ascii="Times New Roman" w:hAnsi="Times New Roman" w:cs="Times New Roman" w:hint="eastAsia"/>
          <w:sz w:val="24"/>
          <w:szCs w:val="24"/>
        </w:rPr>
        <w:t>Interestingly, the divergent time</w:t>
      </w:r>
      <w:r w:rsidR="00FB0F26">
        <w:rPr>
          <w:rFonts w:ascii="Times New Roman" w:hAnsi="Times New Roman" w:cs="Times New Roman" w:hint="eastAsia"/>
          <w:sz w:val="24"/>
          <w:szCs w:val="24"/>
        </w:rPr>
        <w:t xml:space="preserve"> was</w:t>
      </w:r>
      <w:r w:rsidR="009A0E87">
        <w:rPr>
          <w:rFonts w:ascii="Times New Roman" w:hAnsi="Times New Roman" w:cs="Times New Roman" w:hint="eastAsia"/>
          <w:sz w:val="24"/>
          <w:szCs w:val="24"/>
        </w:rPr>
        <w:t xml:space="preserve"> roughly</w:t>
      </w:r>
      <w:r w:rsidR="00FB0F26">
        <w:rPr>
          <w:rFonts w:ascii="Times New Roman" w:hAnsi="Times New Roman" w:cs="Times New Roman" w:hint="eastAsia"/>
          <w:sz w:val="24"/>
          <w:szCs w:val="24"/>
        </w:rPr>
        <w:t xml:space="preserve"> coincident with </w:t>
      </w:r>
      <w:r w:rsidR="009A0E87">
        <w:rPr>
          <w:rFonts w:ascii="Times New Roman" w:hAnsi="Times New Roman" w:cs="Times New Roman" w:hint="eastAsia"/>
          <w:sz w:val="24"/>
          <w:szCs w:val="24"/>
        </w:rPr>
        <w:t xml:space="preserve">the one inferred from </w:t>
      </w:r>
      <m:oMath>
        <m:r>
          <m:rPr>
            <m:sty m:val="p"/>
          </m:rPr>
          <w:rPr>
            <w:rFonts w:ascii="Cambria Math" w:hAnsi="Cambria Math" w:cs="Times New Roman"/>
            <w:sz w:val="24"/>
            <w:szCs w:val="24"/>
          </w:rPr>
          <m:t>∂</m:t>
        </m:r>
      </m:oMath>
      <w:r w:rsidR="009A0E87" w:rsidRPr="00C331D7">
        <w:rPr>
          <w:rFonts w:ascii="Times New Roman" w:hAnsi="Times New Roman" w:cs="Times New Roman"/>
          <w:iCs/>
          <w:color w:val="000000" w:themeColor="text1"/>
          <w:kern w:val="0"/>
          <w:sz w:val="24"/>
          <w:szCs w:val="24"/>
        </w:rPr>
        <w:t>a</w:t>
      </w:r>
      <m:oMath>
        <m:r>
          <m:rPr>
            <m:sty m:val="p"/>
          </m:rPr>
          <w:rPr>
            <w:rFonts w:ascii="Cambria Math" w:hAnsi="Cambria Math" w:cs="Times New Roman"/>
            <w:sz w:val="24"/>
            <w:szCs w:val="24"/>
          </w:rPr>
          <m:t>∂</m:t>
        </m:r>
      </m:oMath>
      <w:r w:rsidR="009A0E87" w:rsidRPr="00C331D7">
        <w:rPr>
          <w:rFonts w:ascii="Times New Roman" w:hAnsi="Times New Roman" w:cs="Times New Roman"/>
          <w:iCs/>
          <w:color w:val="000000" w:themeColor="text1"/>
          <w:kern w:val="0"/>
          <w:sz w:val="24"/>
          <w:szCs w:val="24"/>
        </w:rPr>
        <w:t>i</w:t>
      </w:r>
      <w:r w:rsidR="00FB0F26">
        <w:rPr>
          <w:rFonts w:ascii="Times New Roman" w:hAnsi="Times New Roman" w:cs="Times New Roman" w:hint="eastAsia"/>
          <w:sz w:val="24"/>
          <w:szCs w:val="24"/>
        </w:rPr>
        <w:t>. Such consistency further encouraged us to infer that the</w:t>
      </w:r>
      <w:r w:rsidR="009A0E87">
        <w:rPr>
          <w:rFonts w:ascii="Times New Roman" w:hAnsi="Times New Roman" w:cs="Times New Roman" w:hint="eastAsia"/>
          <w:sz w:val="24"/>
          <w:szCs w:val="24"/>
        </w:rPr>
        <w:t xml:space="preserve"> ancestor of</w:t>
      </w:r>
      <w:r w:rsidR="00FB0F26">
        <w:rPr>
          <w:rFonts w:ascii="Times New Roman" w:hAnsi="Times New Roman" w:cs="Times New Roman" w:hint="eastAsia"/>
          <w:sz w:val="24"/>
          <w:szCs w:val="24"/>
        </w:rPr>
        <w:t xml:space="preserve"> domestic duck diverged from the</w:t>
      </w:r>
      <w:r w:rsidR="009A0E87">
        <w:rPr>
          <w:rFonts w:ascii="Times New Roman" w:hAnsi="Times New Roman" w:cs="Times New Roman" w:hint="eastAsia"/>
          <w:sz w:val="24"/>
          <w:szCs w:val="24"/>
        </w:rPr>
        <w:t xml:space="preserve"> ancestor of</w:t>
      </w:r>
      <w:r w:rsidR="00FB0F26">
        <w:rPr>
          <w:rFonts w:ascii="Times New Roman" w:hAnsi="Times New Roman" w:cs="Times New Roman" w:hint="eastAsia"/>
          <w:sz w:val="24"/>
          <w:szCs w:val="24"/>
        </w:rPr>
        <w:t xml:space="preserve"> </w:t>
      </w:r>
      <w:r w:rsidR="004E2A24">
        <w:rPr>
          <w:rFonts w:ascii="Times New Roman" w:hAnsi="Times New Roman" w:cs="Times New Roman" w:hint="eastAsia"/>
          <w:sz w:val="24"/>
          <w:szCs w:val="24"/>
        </w:rPr>
        <w:t>mallard duck and spot-billed</w:t>
      </w:r>
      <w:r w:rsidR="00FB0F26">
        <w:rPr>
          <w:rFonts w:ascii="Times New Roman" w:hAnsi="Times New Roman" w:cs="Times New Roman" w:hint="eastAsia"/>
          <w:sz w:val="24"/>
          <w:szCs w:val="24"/>
        </w:rPr>
        <w:t xml:space="preserve"> </w:t>
      </w:r>
      <w:r w:rsidR="0041430F">
        <w:rPr>
          <w:rFonts w:ascii="Times New Roman" w:hAnsi="Times New Roman" w:cs="Times New Roman"/>
          <w:sz w:val="24"/>
          <w:szCs w:val="24"/>
        </w:rPr>
        <w:t xml:space="preserve">duck </w:t>
      </w:r>
      <w:r w:rsidR="00FB0F26">
        <w:rPr>
          <w:rFonts w:ascii="Times New Roman" w:hAnsi="Times New Roman" w:cs="Times New Roman" w:hint="eastAsia"/>
          <w:sz w:val="24"/>
          <w:szCs w:val="24"/>
        </w:rPr>
        <w:t>at about the beginning of the LGP.</w:t>
      </w:r>
      <w:r w:rsidR="00BB04F6">
        <w:rPr>
          <w:rFonts w:ascii="Times New Roman" w:hAnsi="Times New Roman" w:cs="Times New Roman"/>
          <w:sz w:val="24"/>
          <w:szCs w:val="24"/>
        </w:rPr>
        <w:t xml:space="preserve"> </w:t>
      </w:r>
      <w:r w:rsidR="00E346CC">
        <w:rPr>
          <w:rFonts w:ascii="Times New Roman" w:hAnsi="Times New Roman" w:cs="Times New Roman"/>
          <w:sz w:val="24"/>
          <w:szCs w:val="24"/>
        </w:rPr>
        <w:t xml:space="preserve">Similar to </w:t>
      </w:r>
      <w:r w:rsidR="00E346CC" w:rsidRPr="00DE6892">
        <w:rPr>
          <w:rFonts w:ascii="Times New Roman" w:hAnsi="Times New Roman" w:cs="Times New Roman" w:hint="eastAsia"/>
          <w:i/>
          <w:sz w:val="24"/>
          <w:szCs w:val="24"/>
        </w:rPr>
        <w:t>N</w:t>
      </w:r>
      <w:r w:rsidR="00E346CC" w:rsidRPr="00DE6892">
        <w:rPr>
          <w:rFonts w:ascii="Times New Roman" w:hAnsi="Times New Roman" w:cs="Times New Roman"/>
          <w:i/>
          <w:sz w:val="24"/>
          <w:szCs w:val="24"/>
          <w:vertAlign w:val="subscript"/>
        </w:rPr>
        <w:t>e</w:t>
      </w:r>
      <w:r w:rsidR="00E346CC" w:rsidRPr="00DE6892">
        <w:rPr>
          <w:rFonts w:ascii="Times New Roman" w:hAnsi="Times New Roman" w:cs="Times New Roman"/>
          <w:i/>
          <w:sz w:val="24"/>
          <w:szCs w:val="24"/>
        </w:rPr>
        <w:t xml:space="preserve"> </w:t>
      </w:r>
      <w:r w:rsidR="00E346CC">
        <w:rPr>
          <w:rFonts w:ascii="Times New Roman" w:hAnsi="Times New Roman" w:cs="Times New Roman"/>
          <w:sz w:val="24"/>
          <w:szCs w:val="24"/>
        </w:rPr>
        <w:t xml:space="preserve">estimated by the PSMC analysis, we found that populations size of domestic population decreased whereas these of both the two wild duck species increased </w:t>
      </w:r>
      <w:r w:rsidR="006F417C">
        <w:rPr>
          <w:rFonts w:ascii="Times New Roman" w:hAnsi="Times New Roman" w:cs="Times New Roman"/>
          <w:sz w:val="24"/>
          <w:szCs w:val="24"/>
        </w:rPr>
        <w:t>after split</w:t>
      </w:r>
      <w:r w:rsidR="00A71C90">
        <w:rPr>
          <w:rFonts w:ascii="Times New Roman" w:hAnsi="Times New Roman" w:cs="Times New Roman"/>
          <w:sz w:val="24"/>
          <w:szCs w:val="24"/>
        </w:rPr>
        <w:t xml:space="preserve"> between wild</w:t>
      </w:r>
      <w:r w:rsidR="006F417C">
        <w:rPr>
          <w:rFonts w:ascii="Times New Roman" w:hAnsi="Times New Roman" w:cs="Times New Roman"/>
          <w:sz w:val="24"/>
          <w:szCs w:val="24"/>
        </w:rPr>
        <w:t xml:space="preserve"> </w:t>
      </w:r>
      <w:r w:rsidR="00A71C90">
        <w:rPr>
          <w:rFonts w:ascii="Times New Roman" w:hAnsi="Times New Roman" w:cs="Times New Roman"/>
          <w:sz w:val="24"/>
          <w:szCs w:val="24"/>
        </w:rPr>
        <w:t>and</w:t>
      </w:r>
      <w:r w:rsidR="006F417C">
        <w:rPr>
          <w:rFonts w:ascii="Times New Roman" w:hAnsi="Times New Roman" w:cs="Times New Roman"/>
          <w:sz w:val="24"/>
          <w:szCs w:val="24"/>
        </w:rPr>
        <w:t xml:space="preserve"> </w:t>
      </w:r>
      <w:r w:rsidR="006F417C">
        <w:rPr>
          <w:rFonts w:ascii="Times New Roman" w:hAnsi="Times New Roman" w:cs="Times New Roman"/>
          <w:sz w:val="24"/>
          <w:szCs w:val="24"/>
        </w:rPr>
        <w:lastRenderedPageBreak/>
        <w:t>domestic</w:t>
      </w:r>
      <w:r w:rsidR="00A71C90">
        <w:rPr>
          <w:rFonts w:ascii="Times New Roman" w:hAnsi="Times New Roman" w:cs="Times New Roman"/>
          <w:sz w:val="24"/>
          <w:szCs w:val="24"/>
        </w:rPr>
        <w:t xml:space="preserve"> population </w:t>
      </w:r>
      <w:r w:rsidR="00BB04F6">
        <w:rPr>
          <w:rFonts w:ascii="Times New Roman" w:hAnsi="Times New Roman" w:cs="Times New Roman"/>
          <w:sz w:val="24"/>
          <w:szCs w:val="24"/>
        </w:rPr>
        <w:t xml:space="preserve">when using </w:t>
      </w:r>
      <w:bookmarkStart w:id="201" w:name="_Hlk505333581"/>
      <m:oMath>
        <m:r>
          <m:rPr>
            <m:sty m:val="p"/>
          </m:rPr>
          <w:rPr>
            <w:rFonts w:ascii="Cambria Math" w:hAnsi="Cambria Math" w:cs="Times New Roman"/>
            <w:sz w:val="24"/>
            <w:szCs w:val="24"/>
          </w:rPr>
          <m:t>∂</m:t>
        </m:r>
      </m:oMath>
      <w:r w:rsidR="00BB04F6" w:rsidRPr="00311E79">
        <w:rPr>
          <w:rFonts w:ascii="Times New Roman" w:hAnsi="Times New Roman" w:cs="Times New Roman"/>
          <w:sz w:val="24"/>
          <w:szCs w:val="24"/>
        </w:rPr>
        <w:t>a</w:t>
      </w:r>
      <m:oMath>
        <m:r>
          <m:rPr>
            <m:sty m:val="p"/>
          </m:rPr>
          <w:rPr>
            <w:rFonts w:ascii="Cambria Math" w:hAnsi="Cambria Math" w:cs="Times New Roman"/>
            <w:sz w:val="24"/>
            <w:szCs w:val="24"/>
          </w:rPr>
          <m:t>∂</m:t>
        </m:r>
      </m:oMath>
      <w:bookmarkEnd w:id="201"/>
      <w:r w:rsidR="00BB04F6">
        <w:rPr>
          <w:rFonts w:ascii="Times New Roman" w:hAnsi="Times New Roman" w:cs="Times New Roman"/>
          <w:sz w:val="24"/>
          <w:szCs w:val="24"/>
        </w:rPr>
        <w:t>i to simulated a more complex model</w:t>
      </w:r>
      <w:r w:rsidR="001D051B">
        <w:rPr>
          <w:rFonts w:ascii="Times New Roman" w:hAnsi="Times New Roman" w:cs="Times New Roman"/>
          <w:sz w:val="24"/>
          <w:szCs w:val="24"/>
        </w:rPr>
        <w:t xml:space="preserve"> (</w:t>
      </w:r>
      <w:r w:rsidR="00A71C90">
        <w:rPr>
          <w:rFonts w:ascii="Times New Roman" w:hAnsi="Times New Roman" w:cs="Times New Roman"/>
          <w:sz w:val="24"/>
          <w:szCs w:val="24"/>
        </w:rPr>
        <w:t>i.e. populations’ size change exponentially after split</w:t>
      </w:r>
      <w:r w:rsidR="001D051B">
        <w:rPr>
          <w:rFonts w:ascii="Times New Roman" w:hAnsi="Times New Roman" w:cs="Times New Roman"/>
          <w:sz w:val="24"/>
          <w:szCs w:val="24"/>
        </w:rPr>
        <w:t>)</w:t>
      </w:r>
      <w:r w:rsidR="00BB04F6">
        <w:rPr>
          <w:rFonts w:ascii="Times New Roman" w:hAnsi="Times New Roman" w:cs="Times New Roman"/>
          <w:sz w:val="24"/>
          <w:szCs w:val="24"/>
        </w:rPr>
        <w:t xml:space="preserve"> of divergence between populations</w:t>
      </w:r>
      <w:r w:rsidR="00A71C90" w:rsidRPr="00A71C90">
        <w:rPr>
          <w:rFonts w:ascii="Times New Roman" w:hAnsi="Times New Roman" w:cs="Times New Roman"/>
          <w:sz w:val="24"/>
          <w:szCs w:val="24"/>
        </w:rPr>
        <w:t xml:space="preserve"> </w:t>
      </w:r>
      <w:r w:rsidR="00A71C90">
        <w:rPr>
          <w:rFonts w:ascii="Times New Roman" w:hAnsi="Times New Roman" w:cs="Times New Roman"/>
          <w:sz w:val="24"/>
          <w:szCs w:val="24"/>
        </w:rPr>
        <w:t>(</w:t>
      </w:r>
      <w:r w:rsidR="008765E4">
        <w:rPr>
          <w:rFonts w:ascii="Times New Roman" w:hAnsi="Times New Roman" w:cs="Times New Roman"/>
          <w:sz w:val="24"/>
          <w:szCs w:val="24"/>
        </w:rPr>
        <w:t>SI Appendix).</w:t>
      </w:r>
    </w:p>
    <w:p w14:paraId="105E5905" w14:textId="11A55258" w:rsidR="003463A6" w:rsidRDefault="00FB0F26">
      <w:pPr>
        <w:autoSpaceDE w:val="0"/>
        <w:autoSpaceDN w:val="0"/>
        <w:adjustRightInd w:val="0"/>
        <w:spacing w:line="480" w:lineRule="auto"/>
        <w:rPr>
          <w:rFonts w:ascii="Times New Roman" w:hAnsi="Times New Roman" w:cs="Times New Roman"/>
          <w:b/>
          <w:sz w:val="24"/>
          <w:szCs w:val="24"/>
        </w:rPr>
      </w:pPr>
      <w:r w:rsidRPr="00685F88">
        <w:rPr>
          <w:rFonts w:ascii="Times New Roman" w:hAnsi="Times New Roman" w:cs="Times New Roman" w:hint="eastAsia"/>
          <w:b/>
          <w:sz w:val="24"/>
          <w:szCs w:val="24"/>
        </w:rPr>
        <w:t xml:space="preserve">The early mallard </w:t>
      </w:r>
      <w:r w:rsidR="00BE548C">
        <w:rPr>
          <w:rFonts w:ascii="Times New Roman" w:hAnsi="Times New Roman" w:cs="Times New Roman"/>
          <w:b/>
          <w:sz w:val="24"/>
          <w:szCs w:val="24"/>
        </w:rPr>
        <w:t xml:space="preserve">duck </w:t>
      </w:r>
      <w:r w:rsidRPr="00685F88">
        <w:rPr>
          <w:rFonts w:ascii="Times New Roman" w:hAnsi="Times New Roman" w:cs="Times New Roman" w:hint="eastAsia"/>
          <w:b/>
          <w:sz w:val="24"/>
          <w:szCs w:val="24"/>
        </w:rPr>
        <w:t>and spot-bill</w:t>
      </w:r>
      <w:r w:rsidR="005413C8" w:rsidRPr="00685F88">
        <w:rPr>
          <w:rFonts w:ascii="Times New Roman" w:hAnsi="Times New Roman" w:cs="Times New Roman" w:hint="eastAsia"/>
          <w:b/>
          <w:sz w:val="24"/>
          <w:szCs w:val="24"/>
        </w:rPr>
        <w:t>ed</w:t>
      </w:r>
      <w:r w:rsidRPr="00685F88">
        <w:rPr>
          <w:rFonts w:ascii="Times New Roman" w:hAnsi="Times New Roman" w:cs="Times New Roman" w:hint="eastAsia"/>
          <w:b/>
          <w:sz w:val="24"/>
          <w:szCs w:val="24"/>
        </w:rPr>
        <w:t xml:space="preserve"> </w:t>
      </w:r>
      <w:r w:rsidR="00714B9D">
        <w:rPr>
          <w:rFonts w:ascii="Times New Roman" w:hAnsi="Times New Roman" w:cs="Times New Roman"/>
          <w:b/>
          <w:sz w:val="24"/>
          <w:szCs w:val="24"/>
        </w:rPr>
        <w:t xml:space="preserve">duck </w:t>
      </w:r>
      <w:r w:rsidRPr="00685F88">
        <w:rPr>
          <w:rFonts w:ascii="Times New Roman" w:hAnsi="Times New Roman" w:cs="Times New Roman" w:hint="eastAsia"/>
          <w:b/>
          <w:sz w:val="24"/>
          <w:szCs w:val="24"/>
        </w:rPr>
        <w:t>ancestors might benefit from adaptive selections</w:t>
      </w:r>
    </w:p>
    <w:p w14:paraId="0E89CA2B" w14:textId="7869F435" w:rsidR="003463A6" w:rsidRDefault="007E77C8">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It is interesting that different tendency of population size change occurred after divergence between wild lineage and domestic lineage during </w:t>
      </w:r>
      <w:r w:rsidR="00FC26F3">
        <w:rPr>
          <w:rFonts w:ascii="Times New Roman" w:hAnsi="Times New Roman" w:cs="Times New Roman"/>
          <w:sz w:val="24"/>
          <w:szCs w:val="24"/>
        </w:rPr>
        <w:t xml:space="preserve">LGP. One possibility </w:t>
      </w:r>
      <w:r w:rsidR="00444E7F">
        <w:rPr>
          <w:rFonts w:ascii="Times New Roman" w:hAnsi="Times New Roman" w:cs="Times New Roman"/>
          <w:sz w:val="24"/>
          <w:szCs w:val="24"/>
        </w:rPr>
        <w:t>might</w:t>
      </w:r>
      <w:r w:rsidR="00337BF4">
        <w:rPr>
          <w:rFonts w:ascii="Times New Roman" w:hAnsi="Times New Roman" w:cs="Times New Roman"/>
          <w:sz w:val="24"/>
          <w:szCs w:val="24"/>
        </w:rPr>
        <w:t xml:space="preserve"> </w:t>
      </w:r>
      <w:r w:rsidR="00FC26F3">
        <w:rPr>
          <w:rFonts w:ascii="Times New Roman" w:hAnsi="Times New Roman" w:cs="Times New Roman"/>
          <w:sz w:val="24"/>
          <w:szCs w:val="24"/>
        </w:rPr>
        <w:t>be</w:t>
      </w:r>
      <w:r w:rsidR="00337BF4">
        <w:rPr>
          <w:rFonts w:ascii="Times New Roman" w:hAnsi="Times New Roman" w:cs="Times New Roman"/>
          <w:sz w:val="24"/>
          <w:szCs w:val="24"/>
        </w:rPr>
        <w:t xml:space="preserve"> that</w:t>
      </w:r>
      <w:r w:rsidR="00FC26F3">
        <w:rPr>
          <w:rFonts w:ascii="Times New Roman" w:hAnsi="Times New Roman" w:cs="Times New Roman"/>
          <w:sz w:val="24"/>
          <w:szCs w:val="24"/>
        </w:rPr>
        <w:t xml:space="preserve"> </w:t>
      </w:r>
      <w:r w:rsidR="005778E0">
        <w:rPr>
          <w:rFonts w:ascii="Times New Roman" w:hAnsi="Times New Roman" w:cs="Times New Roman"/>
          <w:sz w:val="24"/>
          <w:szCs w:val="24"/>
        </w:rPr>
        <w:t>nature selection grant</w:t>
      </w:r>
      <w:r w:rsidR="00444E7F">
        <w:rPr>
          <w:rFonts w:ascii="Times New Roman" w:hAnsi="Times New Roman" w:cs="Times New Roman"/>
          <w:sz w:val="24"/>
          <w:szCs w:val="24"/>
        </w:rPr>
        <w:t>ed the</w:t>
      </w:r>
      <w:r w:rsidR="00337BF4">
        <w:rPr>
          <w:rFonts w:ascii="Times New Roman" w:hAnsi="Times New Roman" w:cs="Times New Roman"/>
          <w:sz w:val="24"/>
          <w:szCs w:val="24"/>
        </w:rPr>
        <w:t xml:space="preserve"> </w:t>
      </w:r>
      <w:r w:rsidR="004E2A24">
        <w:rPr>
          <w:rFonts w:ascii="Times New Roman" w:hAnsi="Times New Roman" w:cs="Times New Roman" w:hint="eastAsia"/>
          <w:sz w:val="24"/>
          <w:szCs w:val="24"/>
        </w:rPr>
        <w:t>mallard duck and spot-billed</w:t>
      </w:r>
      <w:r w:rsidR="00337BF4">
        <w:rPr>
          <w:rFonts w:ascii="Times New Roman" w:hAnsi="Times New Roman" w:cs="Times New Roman" w:hint="eastAsia"/>
          <w:sz w:val="24"/>
          <w:szCs w:val="24"/>
        </w:rPr>
        <w:t xml:space="preserve"> </w:t>
      </w:r>
      <w:r w:rsidR="00F26CE2">
        <w:rPr>
          <w:rFonts w:ascii="Times New Roman" w:hAnsi="Times New Roman" w:cs="Times New Roman"/>
          <w:sz w:val="24"/>
          <w:szCs w:val="24"/>
        </w:rPr>
        <w:t xml:space="preserve">duck </w:t>
      </w:r>
      <w:r w:rsidR="00337BF4">
        <w:rPr>
          <w:rFonts w:ascii="Times New Roman" w:hAnsi="Times New Roman" w:cs="Times New Roman" w:hint="eastAsia"/>
          <w:sz w:val="24"/>
          <w:szCs w:val="24"/>
        </w:rPr>
        <w:t>ancestors</w:t>
      </w:r>
      <w:ins w:id="202" w:author="liu rui" w:date="2018-10-08T14:21:00Z">
        <w:r w:rsidR="004A2489">
          <w:rPr>
            <w:rFonts w:ascii="Times New Roman" w:hAnsi="Times New Roman" w:cs="Times New Roman"/>
            <w:sz w:val="24"/>
            <w:szCs w:val="24"/>
          </w:rPr>
          <w:t xml:space="preserve">, </w:t>
        </w:r>
      </w:ins>
      <w:del w:id="203" w:author="liu rui" w:date="2018-10-08T14:21:00Z">
        <w:r w:rsidR="00F26CE2" w:rsidDel="004A2489">
          <w:rPr>
            <w:rFonts w:ascii="Times New Roman" w:hAnsi="Times New Roman" w:cs="Times New Roman"/>
            <w:sz w:val="24"/>
            <w:szCs w:val="24"/>
          </w:rPr>
          <w:delText xml:space="preserve"> </w:delText>
        </w:r>
      </w:del>
      <w:r w:rsidR="00F26CE2">
        <w:rPr>
          <w:rFonts w:ascii="Times New Roman" w:hAnsi="Times New Roman" w:cs="Times New Roman"/>
          <w:sz w:val="24"/>
          <w:szCs w:val="24"/>
        </w:rPr>
        <w:t>but not domestic duck ancestors</w:t>
      </w:r>
      <w:ins w:id="204" w:author="liu rui" w:date="2018-10-08T14:21:00Z">
        <w:r w:rsidR="004A2489">
          <w:rPr>
            <w:rFonts w:ascii="Times New Roman" w:hAnsi="Times New Roman" w:cs="Times New Roman"/>
            <w:sz w:val="24"/>
            <w:szCs w:val="24"/>
          </w:rPr>
          <w:t>,</w:t>
        </w:r>
      </w:ins>
      <w:r w:rsidR="00337BF4">
        <w:rPr>
          <w:rFonts w:ascii="Times New Roman" w:hAnsi="Times New Roman" w:cs="Times New Roman"/>
          <w:sz w:val="24"/>
          <w:szCs w:val="24"/>
        </w:rPr>
        <w:t xml:space="preserve"> new advantage traits</w:t>
      </w:r>
      <w:r w:rsidR="00FB0F26">
        <w:rPr>
          <w:rFonts w:ascii="Times New Roman" w:hAnsi="Times New Roman" w:cs="Times New Roman" w:hint="eastAsia"/>
          <w:sz w:val="24"/>
          <w:szCs w:val="24"/>
        </w:rPr>
        <w:t xml:space="preserve"> to </w:t>
      </w:r>
      <w:r w:rsidR="00FB0F26">
        <w:rPr>
          <w:rFonts w:ascii="Times New Roman" w:hAnsi="Times New Roman" w:cs="Times New Roman"/>
          <w:sz w:val="24"/>
          <w:szCs w:val="24"/>
        </w:rPr>
        <w:t>environment</w:t>
      </w:r>
      <w:r w:rsidR="00FB0F26">
        <w:rPr>
          <w:rFonts w:ascii="Times New Roman" w:hAnsi="Times New Roman" w:cs="Times New Roman" w:hint="eastAsia"/>
          <w:sz w:val="24"/>
          <w:szCs w:val="24"/>
        </w:rPr>
        <w:t xml:space="preserve"> </w:t>
      </w:r>
      <w:r w:rsidR="00480AE3">
        <w:rPr>
          <w:rFonts w:ascii="Times New Roman" w:hAnsi="Times New Roman" w:cs="Times New Roman"/>
          <w:sz w:val="24"/>
          <w:szCs w:val="24"/>
        </w:rPr>
        <w:t xml:space="preserve">change </w:t>
      </w:r>
      <w:r w:rsidR="00337BF4">
        <w:rPr>
          <w:rFonts w:ascii="Times New Roman" w:hAnsi="Times New Roman" w:cs="Times New Roman"/>
          <w:sz w:val="24"/>
          <w:szCs w:val="24"/>
        </w:rPr>
        <w:t>after their split</w:t>
      </w:r>
      <w:r w:rsidR="00480AE3">
        <w:rPr>
          <w:rFonts w:ascii="Times New Roman" w:hAnsi="Times New Roman" w:cs="Times New Roman"/>
          <w:sz w:val="24"/>
          <w:szCs w:val="24"/>
        </w:rPr>
        <w:t>. Consequently,</w:t>
      </w:r>
      <w:r w:rsidR="003E17E7">
        <w:rPr>
          <w:rFonts w:ascii="Times New Roman" w:hAnsi="Times New Roman" w:cs="Times New Roman"/>
          <w:sz w:val="24"/>
          <w:szCs w:val="24"/>
        </w:rPr>
        <w:t xml:space="preserve"> environment changes lead the domestic ancestor population size decreased, whereas wild ancestor population</w:t>
      </w:r>
      <w:r w:rsidR="00331C48">
        <w:rPr>
          <w:rFonts w:ascii="Times New Roman" w:hAnsi="Times New Roman" w:cs="Times New Roman"/>
          <w:sz w:val="24"/>
          <w:szCs w:val="24"/>
        </w:rPr>
        <w:t xml:space="preserve"> size</w:t>
      </w:r>
      <w:r w:rsidR="003E17E7">
        <w:rPr>
          <w:rFonts w:ascii="Times New Roman" w:hAnsi="Times New Roman" w:cs="Times New Roman"/>
          <w:sz w:val="24"/>
          <w:szCs w:val="24"/>
        </w:rPr>
        <w:t xml:space="preserve"> even increased</w:t>
      </w:r>
      <w:r w:rsidR="003B51D4">
        <w:rPr>
          <w:rFonts w:ascii="Times New Roman" w:hAnsi="Times New Roman" w:cs="Times New Roman"/>
          <w:sz w:val="24"/>
          <w:szCs w:val="24"/>
        </w:rPr>
        <w:t xml:space="preserve"> </w:t>
      </w:r>
      <w:r w:rsidR="00A10849" w:rsidRPr="005B47D3">
        <w:rPr>
          <w:rFonts w:ascii="Times New Roman" w:hAnsi="Times New Roman" w:cs="Times New Roman" w:hint="eastAsia"/>
          <w:sz w:val="24"/>
          <w:szCs w:val="24"/>
        </w:rPr>
        <w:t>(</w:t>
      </w:r>
      <w:r w:rsidR="0049399B" w:rsidRPr="005B47D3">
        <w:rPr>
          <w:rFonts w:ascii="Times New Roman" w:hAnsi="Times New Roman" w:cs="Times New Roman" w:hint="eastAsia"/>
          <w:sz w:val="24"/>
          <w:szCs w:val="24"/>
        </w:rPr>
        <w:t xml:space="preserve">Fig. </w:t>
      </w:r>
      <w:r w:rsidR="00914C53" w:rsidRPr="005B47D3">
        <w:rPr>
          <w:rFonts w:ascii="Times New Roman" w:hAnsi="Times New Roman" w:cs="Times New Roman"/>
          <w:sz w:val="24"/>
          <w:szCs w:val="24"/>
        </w:rPr>
        <w:t>3</w:t>
      </w:r>
      <w:r w:rsidR="00F757D9" w:rsidRPr="005B47D3">
        <w:rPr>
          <w:rFonts w:ascii="Times New Roman" w:hAnsi="Times New Roman" w:cs="Times New Roman"/>
          <w:sz w:val="24"/>
          <w:szCs w:val="24"/>
        </w:rPr>
        <w:t>d</w:t>
      </w:r>
      <w:r w:rsidR="0049399B" w:rsidRPr="005B47D3">
        <w:rPr>
          <w:rFonts w:ascii="Times New Roman" w:hAnsi="Times New Roman" w:cs="Times New Roman" w:hint="eastAsia"/>
          <w:sz w:val="24"/>
          <w:szCs w:val="24"/>
        </w:rPr>
        <w:t>;</w:t>
      </w:r>
      <w:r w:rsidR="0049399B" w:rsidRPr="005B47D3">
        <w:rPr>
          <w:rFonts w:ascii="Times New Roman" w:hAnsi="Times New Roman" w:cs="Times New Roman"/>
          <w:sz w:val="24"/>
          <w:szCs w:val="24"/>
        </w:rPr>
        <w:t xml:space="preserve"> </w:t>
      </w:r>
      <w:r w:rsidR="005740E9">
        <w:rPr>
          <w:rFonts w:ascii="Times New Roman" w:hAnsi="Times New Roman" w:cs="Times New Roman"/>
          <w:sz w:val="24"/>
          <w:szCs w:val="24"/>
        </w:rPr>
        <w:t>SI Appendix</w:t>
      </w:r>
      <w:r w:rsidR="001211AD">
        <w:rPr>
          <w:rFonts w:ascii="Times New Roman" w:hAnsi="Times New Roman" w:cs="Times New Roman"/>
          <w:sz w:val="24"/>
          <w:szCs w:val="24"/>
        </w:rPr>
        <w:t>;</w:t>
      </w:r>
      <w:r w:rsidR="005740E9">
        <w:rPr>
          <w:rFonts w:ascii="Times New Roman" w:hAnsi="Times New Roman" w:cs="Times New Roman"/>
          <w:sz w:val="24"/>
          <w:szCs w:val="24"/>
        </w:rPr>
        <w:t xml:space="preserve"> Fig. S17</w:t>
      </w:r>
      <w:r w:rsidR="00A10849" w:rsidRPr="005B47D3">
        <w:rPr>
          <w:rFonts w:ascii="Times New Roman" w:hAnsi="Times New Roman" w:cs="Times New Roman" w:hint="eastAsia"/>
          <w:sz w:val="24"/>
          <w:szCs w:val="24"/>
        </w:rPr>
        <w:t>)</w:t>
      </w:r>
      <w:r w:rsidR="00FB0F26">
        <w:rPr>
          <w:rFonts w:ascii="Times New Roman" w:hAnsi="Times New Roman" w:cs="Times New Roman" w:hint="eastAsia"/>
          <w:sz w:val="24"/>
          <w:szCs w:val="24"/>
        </w:rPr>
        <w:t>.</w:t>
      </w:r>
      <w:r w:rsidR="00187EEB">
        <w:rPr>
          <w:rFonts w:ascii="Times New Roman" w:hAnsi="Times New Roman" w:cs="Times New Roman"/>
          <w:sz w:val="24"/>
          <w:szCs w:val="24"/>
        </w:rPr>
        <w:t xml:space="preserve">We </w:t>
      </w:r>
      <w:r w:rsidR="00FB0F26">
        <w:rPr>
          <w:rFonts w:ascii="Times New Roman" w:hAnsi="Times New Roman" w:cs="Times New Roman" w:hint="eastAsia"/>
          <w:sz w:val="24"/>
          <w:szCs w:val="24"/>
        </w:rPr>
        <w:t>detected positive selections in the early ancestors of these two wild populations</w:t>
      </w:r>
      <w:ins w:id="205" w:author="liu rui" w:date="2018-10-08T14:21:00Z">
        <w:r w:rsidR="004A2489">
          <w:rPr>
            <w:rFonts w:ascii="Times New Roman" w:hAnsi="Times New Roman" w:cs="Times New Roman"/>
            <w:sz w:val="24"/>
            <w:szCs w:val="24"/>
          </w:rPr>
          <w:t xml:space="preserve"> after their divergence with domestic lineage,</w:t>
        </w:r>
      </w:ins>
      <w:r w:rsidR="00FB0F26">
        <w:rPr>
          <w:rFonts w:ascii="Times New Roman" w:hAnsi="Times New Roman" w:cs="Times New Roman" w:hint="eastAsia"/>
          <w:sz w:val="24"/>
          <w:szCs w:val="24"/>
        </w:rPr>
        <w:t xml:space="preserve"> </w:t>
      </w:r>
      <w:r w:rsidR="00BD4456">
        <w:rPr>
          <w:rFonts w:ascii="Times New Roman" w:hAnsi="Times New Roman" w:cs="Times New Roman"/>
          <w:sz w:val="24"/>
          <w:szCs w:val="24"/>
        </w:rPr>
        <w:t>and</w:t>
      </w:r>
      <w:r w:rsidR="00FB0F26">
        <w:rPr>
          <w:rFonts w:ascii="Times New Roman" w:hAnsi="Times New Roman" w:cs="Times New Roman" w:hint="eastAsia"/>
          <w:sz w:val="24"/>
          <w:szCs w:val="24"/>
        </w:rPr>
        <w:t xml:space="preserve"> identified a total of </w:t>
      </w:r>
      <w:r w:rsidR="00E734F0" w:rsidRPr="00607BAF">
        <w:rPr>
          <w:rFonts w:ascii="Times New Roman" w:hAnsi="Times New Roman" w:cs="Times New Roman"/>
          <w:sz w:val="24"/>
          <w:szCs w:val="24"/>
        </w:rPr>
        <w:t>625</w:t>
      </w:r>
      <w:r w:rsidR="00555041">
        <w:rPr>
          <w:rFonts w:ascii="Times New Roman" w:hAnsi="Times New Roman" w:cs="Times New Roman" w:hint="eastAsia"/>
          <w:sz w:val="24"/>
          <w:szCs w:val="24"/>
        </w:rPr>
        <w:t xml:space="preserve"> </w:t>
      </w:r>
      <w:r w:rsidR="00FB0F26">
        <w:rPr>
          <w:rFonts w:ascii="Times New Roman" w:hAnsi="Times New Roman" w:cs="Times New Roman" w:hint="eastAsia"/>
          <w:sz w:val="24"/>
          <w:szCs w:val="24"/>
        </w:rPr>
        <w:t xml:space="preserve">putative selective sweep regions, with an average size of </w:t>
      </w:r>
      <w:r w:rsidR="00E734F0" w:rsidRPr="00607BAF">
        <w:rPr>
          <w:rFonts w:ascii="Times New Roman" w:hAnsi="Times New Roman" w:cs="Times New Roman"/>
          <w:sz w:val="24"/>
          <w:szCs w:val="24"/>
        </w:rPr>
        <w:t>25</w:t>
      </w:r>
      <w:r w:rsidR="00C636A9" w:rsidRPr="00607BAF">
        <w:rPr>
          <w:rFonts w:ascii="Times New Roman" w:hAnsi="Times New Roman" w:cs="Times New Roman"/>
          <w:sz w:val="24"/>
          <w:szCs w:val="24"/>
        </w:rPr>
        <w:t>,</w:t>
      </w:r>
      <w:r w:rsidR="00E734F0" w:rsidRPr="00607BAF">
        <w:rPr>
          <w:rFonts w:ascii="Times New Roman" w:hAnsi="Times New Roman" w:cs="Times New Roman"/>
          <w:sz w:val="24"/>
          <w:szCs w:val="24"/>
        </w:rPr>
        <w:t>888</w:t>
      </w:r>
      <w:r w:rsidR="00783AD8">
        <w:rPr>
          <w:rFonts w:ascii="Times New Roman" w:hAnsi="Times New Roman" w:cs="Times New Roman" w:hint="eastAsia"/>
          <w:sz w:val="24"/>
          <w:szCs w:val="24"/>
        </w:rPr>
        <w:t xml:space="preserve"> bp</w:t>
      </w:r>
      <w:r w:rsidR="00FB0F26">
        <w:rPr>
          <w:rFonts w:ascii="Times New Roman" w:hAnsi="Times New Roman" w:cs="Times New Roman" w:hint="eastAsia"/>
          <w:sz w:val="24"/>
          <w:szCs w:val="24"/>
        </w:rPr>
        <w:t xml:space="preserve">, using </w:t>
      </w:r>
      <w:r w:rsidR="00783AD8" w:rsidRPr="00063348">
        <w:rPr>
          <w:rFonts w:ascii="Times New Roman" w:hAnsi="Times New Roman" w:cs="Times New Roman"/>
          <w:sz w:val="24"/>
          <w:szCs w:val="24"/>
        </w:rPr>
        <w:t>thresholds</w:t>
      </w:r>
      <w:r w:rsidR="00783AD8">
        <w:rPr>
          <w:rFonts w:ascii="Times New Roman" w:hAnsi="Times New Roman" w:cs="Times New Roman"/>
          <w:sz w:val="24"/>
          <w:szCs w:val="24"/>
        </w:rPr>
        <w:t xml:space="preserve"> of</w:t>
      </w:r>
      <w:r w:rsidR="00783AD8" w:rsidRPr="00063348">
        <w:rPr>
          <w:rFonts w:ascii="Times New Roman" w:hAnsi="Times New Roman" w:cs="Times New Roman"/>
          <w:sz w:val="24"/>
          <w:szCs w:val="24"/>
        </w:rPr>
        <w:t xml:space="preserve"> </w:t>
      </w:r>
      <w:r w:rsidR="00FB0F26" w:rsidRPr="00063348">
        <w:rPr>
          <w:rFonts w:ascii="Times New Roman" w:hAnsi="Times New Roman" w:cs="Times New Roman"/>
          <w:sz w:val="24"/>
          <w:szCs w:val="24"/>
        </w:rPr>
        <w:t>4</w:t>
      </w:r>
      <w:r w:rsidR="00555041" w:rsidRPr="00063348">
        <w:rPr>
          <w:rFonts w:ascii="Times New Roman" w:hAnsi="Times New Roman" w:cs="Times New Roman"/>
          <w:sz w:val="24"/>
          <w:szCs w:val="24"/>
        </w:rPr>
        <w:t xml:space="preserve"> and </w:t>
      </w:r>
      <w:r w:rsidR="00E734F0" w:rsidRPr="00063348">
        <w:rPr>
          <w:rFonts w:ascii="Times New Roman" w:hAnsi="Times New Roman" w:cs="Times New Roman"/>
          <w:sz w:val="24"/>
          <w:szCs w:val="24"/>
        </w:rPr>
        <w:t>1.5</w:t>
      </w:r>
      <w:r w:rsidR="00FB0F26" w:rsidRPr="00063348">
        <w:rPr>
          <w:rFonts w:ascii="Times New Roman" w:hAnsi="Times New Roman" w:cs="Times New Roman"/>
          <w:sz w:val="24"/>
          <w:szCs w:val="24"/>
        </w:rPr>
        <w:t xml:space="preserve"> standard deviations away from the mean </w:t>
      </w:r>
      <w:r w:rsidR="00555041">
        <w:rPr>
          <w:rFonts w:ascii="Times New Roman" w:hAnsi="Times New Roman" w:cs="Times New Roman" w:hint="eastAsia"/>
          <w:sz w:val="24"/>
          <w:szCs w:val="24"/>
        </w:rPr>
        <w:t>for autosomes and sex-chromosome</w:t>
      </w:r>
      <w:r w:rsidR="003612F2">
        <w:rPr>
          <w:rFonts w:ascii="Times New Roman" w:hAnsi="Times New Roman" w:cs="Times New Roman"/>
          <w:sz w:val="24"/>
          <w:szCs w:val="24"/>
        </w:rPr>
        <w:t>,</w:t>
      </w:r>
      <w:r w:rsidR="00555041">
        <w:rPr>
          <w:rFonts w:ascii="Times New Roman" w:hAnsi="Times New Roman" w:cs="Times New Roman" w:hint="eastAsia"/>
          <w:sz w:val="24"/>
          <w:szCs w:val="24"/>
        </w:rPr>
        <w:t xml:space="preserve"> </w:t>
      </w:r>
      <w:r w:rsidR="003612F2">
        <w:rPr>
          <w:rFonts w:ascii="Times New Roman" w:hAnsi="Times New Roman" w:cs="Times New Roman"/>
          <w:sz w:val="24"/>
          <w:szCs w:val="24"/>
        </w:rPr>
        <w:t>respectively</w:t>
      </w:r>
      <w:r w:rsidR="003612F2">
        <w:rPr>
          <w:rFonts w:ascii="Times New Roman" w:hAnsi="Times New Roman" w:cs="Times New Roman" w:hint="eastAsia"/>
          <w:sz w:val="24"/>
          <w:szCs w:val="24"/>
        </w:rPr>
        <w:t xml:space="preserve"> </w:t>
      </w:r>
      <w:r w:rsidR="00555041">
        <w:rPr>
          <w:rFonts w:ascii="Times New Roman" w:hAnsi="Times New Roman" w:cs="Times New Roman" w:hint="eastAsia"/>
          <w:sz w:val="24"/>
          <w:szCs w:val="24"/>
        </w:rPr>
        <w:t>(</w:t>
      </w:r>
      <w:r w:rsidR="0049399B">
        <w:rPr>
          <w:rFonts w:ascii="Times New Roman" w:hAnsi="Times New Roman" w:cs="Times New Roman"/>
          <w:sz w:val="24"/>
          <w:szCs w:val="24"/>
        </w:rPr>
        <w:t>Fig</w:t>
      </w:r>
      <w:r w:rsidR="0049399B">
        <w:rPr>
          <w:rFonts w:ascii="Times New Roman" w:hAnsi="Times New Roman" w:cs="Times New Roman" w:hint="eastAsia"/>
          <w:sz w:val="24"/>
          <w:szCs w:val="24"/>
        </w:rPr>
        <w:t>. 4</w:t>
      </w:r>
      <w:r w:rsidR="00F757D9">
        <w:rPr>
          <w:rFonts w:ascii="Times New Roman" w:hAnsi="Times New Roman" w:cs="Times New Roman"/>
          <w:sz w:val="24"/>
          <w:szCs w:val="24"/>
        </w:rPr>
        <w:t>a-b</w:t>
      </w:r>
      <w:r w:rsidR="0049399B">
        <w:rPr>
          <w:rFonts w:ascii="Times New Roman" w:hAnsi="Times New Roman" w:cs="Times New Roman" w:hint="eastAsia"/>
          <w:sz w:val="24"/>
          <w:szCs w:val="24"/>
        </w:rPr>
        <w:t>;</w:t>
      </w:r>
      <w:r w:rsidR="0049399B" w:rsidRPr="004F701B">
        <w:rPr>
          <w:rFonts w:ascii="Times New Roman" w:hAnsi="Times New Roman" w:cs="Times New Roman"/>
          <w:sz w:val="24"/>
          <w:szCs w:val="24"/>
        </w:rPr>
        <w:t xml:space="preserve"> </w:t>
      </w:r>
      <w:r w:rsidR="005740E9">
        <w:rPr>
          <w:rFonts w:ascii="Times New Roman" w:hAnsi="Times New Roman" w:cs="Times New Roman"/>
          <w:sz w:val="24"/>
          <w:szCs w:val="24"/>
        </w:rPr>
        <w:t>Fig. S18</w:t>
      </w:r>
      <w:r w:rsidR="003B51D4">
        <w:rPr>
          <w:rFonts w:ascii="Times New Roman" w:hAnsi="Times New Roman" w:cs="Times New Roman" w:hint="eastAsia"/>
          <w:sz w:val="24"/>
          <w:szCs w:val="24"/>
        </w:rPr>
        <w:t>；</w:t>
      </w:r>
      <w:r w:rsidR="000228CB">
        <w:rPr>
          <w:rFonts w:ascii="Times New Roman" w:hAnsi="Times New Roman" w:cs="Times New Roman"/>
          <w:sz w:val="24"/>
          <w:szCs w:val="24"/>
        </w:rPr>
        <w:t>Materials and Methods)</w:t>
      </w:r>
      <w:r w:rsidR="000228CB">
        <w:rPr>
          <w:rFonts w:ascii="Times New Roman" w:hAnsi="Times New Roman" w:cs="Times New Roman"/>
          <w:sz w:val="24"/>
          <w:szCs w:val="24"/>
        </w:rPr>
        <w:fldChar w:fldCharType="begin">
          <w:fldData xml:space="preserve">PEVuZE5vdGU+PENpdGU+PEF1dGhvcj5Hcm9lbmVuPC9BdXRob3I+PFllYXI+MjAxMjwvWWVhcj48
UmVjTnVtPjE3PC9SZWNOdW0+PERpc3BsYXlUZXh0PigyNywgMjgpPC9EaXNwbGF5VGV4dD48cmVj
b3JkPjxyZWMtbnVtYmVyPjE3PC9yZWMtbnVtYmVyPjxmb3JlaWduLWtleXM+PGtleSBhcHA9IkVO
IiBkYi1pZD0iemQ5dnJyOXI0c3hwdm9leDB6Mngwc2VvOTV0eDlmZXhyOTV0IiB0aW1lc3RhbXA9
IjE0ODYyMjM3NDAiPjE3PC9rZXk+PC9mb3JlaWduLWtleXM+PHJlZi10eXBlIG5hbWU9IkpvdXJu
YWwgQXJ0aWNsZSI+MTc8L3JlZi10eXBlPjxjb250cmlidXRvcnM+PGF1dGhvcnM+PGF1dGhvcj5H
cm9lbmVuLCBNYXJ0aWVuIEFNPC9hdXRob3I+PGF1dGhvcj5BcmNoaWJhbGQsIEFsYW4gTDwvYXV0
aG9yPjxhdXRob3I+VWVuaXNoaSwgSGlyb2hpZGU8L2F1dGhvcj48YXV0aG9yPlR1Z2dsZSwgQ2hy
aXN0b3BoZXIgSzwvYXV0aG9yPjxhdXRob3I+VGFrZXVjaGksIFlhc3VoaXJvPC9hdXRob3I+PGF1
dGhvcj5Sb3Roc2NoaWxkLCBNYXggRjwvYXV0aG9yPjxhdXRob3I+Um9nZWwtR2FpbGxhcmQsIENs
YWlyZTwvYXV0aG9yPjxhdXRob3I+UGFyaywgQ2hhbmt5dTwvYXV0aG9yPjxhdXRob3I+TWlsYW4s
IERlbmlzPC9hdXRob3I+PGF1dGhvcj5NZWdlbnMsIEhlbmRyaWstSmFuPC9hdXRob3I+PC9hdXRo
b3JzPjwvY29udHJpYnV0b3JzPjx0aXRsZXM+PHRpdGxlPkFuYWx5c2VzIG9mIHBpZyBnZW5vbWVz
IHByb3ZpZGUgaW5zaWdodCBpbnRvIHBvcmNpbmUgZGVtb2dyYXBoeSBhbmQgZXZvbHV0aW9uPC90
aXRsZT48c2Vjb25kYXJ5LXRpdGxlPk5hdHVyZTwvc2Vjb25kYXJ5LXRpdGxlPjwvdGl0bGVzPjxw
ZXJpb2RpY2FsPjxmdWxsLXRpdGxlPk5hdHVyZTwvZnVsbC10aXRsZT48L3BlcmlvZGljYWw+PHBh
Z2VzPjM5My0zOTg8L3BhZ2VzPjx2b2x1bWU+NDkxPC92b2x1bWU+PG51bWJlcj43NDI0PC9udW1i
ZXI+PGRhdGVzPjx5ZWFyPjIwMTI8L3llYXI+PC9kYXRlcz48aXNibj4wMDI4LTA4MzY8L2lzYm4+
PHVybHM+PC91cmxzPjwvcmVjb3JkPjwvQ2l0ZT48Q2l0ZT48QXV0aG9yPkdyZWVuPC9BdXRob3I+
PFllYXI+MjAxMDwvWWVhcj48UmVjTnVtPjE2PC9SZWNOdW0+PHJlY29yZD48cmVjLW51bWJlcj4x
NjwvcmVjLW51bWJlcj48Zm9yZWlnbi1rZXlzPjxrZXkgYXBwPSJFTiIgZGItaWQ9InpkOXZycjly
NHN4cHZvZXgwejJ4MHNlbzk1dHg5ZmV4cjk1dCIgdGltZXN0YW1wPSIxNDg2MjIxNzk0Ij4xNjwv
a2V5PjwvZm9yZWlnbi1rZXlzPjxyZWYtdHlwZSBuYW1lPSJKb3VybmFsIEFydGljbGUiPjE3PC9y
ZWYtdHlwZT48Y29udHJpYnV0b3JzPjxhdXRob3JzPjxhdXRob3I+R3JlZW4sIFIuIEUuPC9hdXRo
b3I+PGF1dGhvcj5LcmF1c2UsIEouPC9hdXRob3I+PGF1dGhvcj5CcmlnZ3MsIEEuIFcuPC9hdXRo
b3I+PGF1dGhvcj5NYXJpY2ljLCBULjwvYXV0aG9yPjxhdXRob3I+U3RlbnplbCwgVS48L2F1dGhv
cj48YXV0aG9yPktpcmNoZXIsIE0uPC9hdXRob3I+PGF1dGhvcj5QYXR0ZXJzb24sIE4uPC9hdXRo
b3I+PGF1dGhvcj5MaSwgSC48L2F1dGhvcj48YXV0aG9yPlpoYWksIFcuPC9hdXRob3I+PGF1dGhv
cj5Gcml0eiwgTS4gSC48L2F1dGhvcj48YXV0aG9yPkhhbnNlbiwgTi4gRi48L2F1dGhvcj48YXV0
aG9yPkR1cmFuZCwgRS4gWS48L2F1dGhvcj48YXV0aG9yPk1hbGFzcGluYXMsIEEuIFMuPC9hdXRo
b3I+PGF1dGhvcj5KZW5zZW4sIEouIEQuPC9hdXRob3I+PGF1dGhvcj5NYXJxdWVzLUJvbmV0LCBU
LjwvYXV0aG9yPjxhdXRob3I+QWxrYW4sIEMuPC9hdXRob3I+PGF1dGhvcj5QcnVmZXIsIEsuPC9h
dXRob3I+PGF1dGhvcj5NZXllciwgTS48L2F1dGhvcj48YXV0aG9yPkJ1cmJhbm8sIEguIEEuPC9h
dXRob3I+PGF1dGhvcj5Hb29kLCBKLiBNLjwvYXV0aG9yPjxhdXRob3I+U2NodWx0eiwgUi48L2F1
dGhvcj48YXV0aG9yPkF4aW11LVBldHJpLCBBLjwvYXV0aG9yPjxhdXRob3I+QnV0dGhvZiwgQS48
L2F1dGhvcj48YXV0aG9yPkhvYmVyLCBCLjwvYXV0aG9yPjxhdXRob3I+SG9mZm5lciwgQi48L2F1
dGhvcj48YXV0aG9yPlNpZWdlbXVuZCwgTS48L2F1dGhvcj48YXV0aG9yPldlaWhtYW5uLCBBLjwv
YXV0aG9yPjxhdXRob3I+TnVzYmF1bSwgQy48L2F1dGhvcj48YXV0aG9yPkxhbmRlciwgRS4gUy48
L2F1dGhvcj48YXV0aG9yPlJ1c3MsIEMuPC9hdXRob3I+PGF1dGhvcj5Ob3ZvZCwgTi48L2F1dGhv
cj48YXV0aG9yPkFmZm91cnRpdCwgSi48L2F1dGhvcj48YXV0aG9yPkVnaG9sbSwgTS48L2F1dGhv
cj48YXV0aG9yPlZlcm5hLCBDLjwvYXV0aG9yPjxhdXRob3I+UnVkYW4sIFAuPC9hdXRob3I+PGF1
dGhvcj5CcmFqa292aWMsIEQuPC9hdXRob3I+PGF1dGhvcj5LdWNhbiwgWi48L2F1dGhvcj48YXV0
aG9yPkd1c2ljLCBJLjwvYXV0aG9yPjxhdXRob3I+RG9yb25pY2hldiwgVi4gQi48L2F1dGhvcj48
YXV0aG9yPkdvbG92YW5vdmEsIEwuIFYuPC9hdXRob3I+PGF1dGhvcj5MYWx1ZXphLUZveCwgQy48
L2F1dGhvcj48YXV0aG9yPmRlIGxhIFJhc2lsbGEsIE0uPC9hdXRob3I+PGF1dGhvcj5Gb3J0ZWEs
IEouPC9hdXRob3I+PGF1dGhvcj5Sb3NhcywgQS48L2F1dGhvcj48YXV0aG9yPlNjaG1pdHosIFIu
IFcuPC9hdXRob3I+PGF1dGhvcj5Kb2huc29uLCBQLiBMLjwvYXV0aG9yPjxhdXRob3I+RWljaGxl
ciwgRS4gRS48L2F1dGhvcj48YXV0aG9yPkZhbHVzaCwgRC48L2F1dGhvcj48YXV0aG9yPkJpcm5l
eSwgRS48L2F1dGhvcj48YXV0aG9yPk11bGxpa2luLCBKLiBDLjwvYXV0aG9yPjxhdXRob3I+U2xh
dGtpbiwgTS48L2F1dGhvcj48YXV0aG9yPk5pZWxzZW4sIFIuPC9hdXRob3I+PGF1dGhvcj5LZWxz
bywgSi48L2F1dGhvcj48YXV0aG9yPkxhY2htYW5uLCBNLjwvYXV0aG9yPjxhdXRob3I+UmVpY2gs
IEQuPC9hdXRob3I+PGF1dGhvcj5QYWFibywgUy48L2F1dGhvcj48L2F1dGhvcnM+PC9jb250cmli
dXRvcnM+PGF1dGgtYWRkcmVzcz5EZXBhcnRtZW50IG9mIEV2b2x1dGlvbmFyeSBHZW5ldGljcywg
TWF4LVBsYW5jayBJbnN0aXR1dGUgZm9yIEV2b2x1dGlvbmFyeSBBbnRocm9wb2xvZ3ksIEQtMDQx
MDMgTGVpcHppZywgR2VybWFueS4gZ3JlZW5AZXZhLm1wZy5kZTwvYXV0aC1hZGRyZXNzPjx0aXRs
ZXM+PHRpdGxlPkEgZHJhZnQgc2VxdWVuY2Ugb2YgdGhlIE5lYW5kZXJ0YWwgZ2Vub21lPC90aXRs
ZT48c2Vjb25kYXJ5LXRpdGxlPlNjaWVuY2U8L3NlY29uZGFyeS10aXRsZT48L3RpdGxlcz48cGVy
aW9kaWNhbD48ZnVsbC10aXRsZT5TY2llbmNlPC9mdWxsLXRpdGxlPjwvcGVyaW9kaWNhbD48cGFn
ZXM+NzEwLTIyPC9wYWdlcz48dm9sdW1lPjMyODwvdm9sdW1lPjxudW1iZXI+NTk3OTwvbnVtYmVy
PjxrZXl3b3Jkcz48a2V5d29yZD5BZnJpY2FuIENvbnRpbmVudGFsIEFuY2VzdHJ5IEdyb3VwL2dl
bmV0aWNzPC9rZXl3b3JkPjxrZXl3b3JkPkFuaW1hbHM8L2tleXdvcmQ+PGtleXdvcmQ+QXNpYW4g
Q29udGluZW50YWwgQW5jZXN0cnkgR3JvdXAvZ2VuZXRpY3M8L2tleXdvcmQ+PGtleXdvcmQ+QmFz
ZSBTZXF1ZW5jZTwva2V5d29yZD48a2V5d29yZD5Cb25lIGFuZCBCb25lczwva2V5d29yZD48a2V5
d29yZD5ETkEsIE1pdG9jaG9uZHJpYWwvZ2VuZXRpY3M8L2tleXdvcmQ+PGtleXdvcmQ+RXVyb3Bl
YW4gQ29udGluZW50YWwgQW5jZXN0cnkgR3JvdXAvZ2VuZXRpY3M8L2tleXdvcmQ+PGtleXdvcmQ+
RXZvbHV0aW9uLCBNb2xlY3VsYXI8L2tleXdvcmQ+PGtleXdvcmQ+RXh0aW5jdGlvbiwgQmlvbG9n
aWNhbDwva2V5d29yZD48a2V5d29yZD5GZW1hbGU8L2tleXdvcmQ+PGtleXdvcmQ+KkZvc3NpbHM8
L2tleXdvcmQ+PGtleXdvcmQ+R2VuZSBEb3NhZ2U8L2tleXdvcmQ+PGtleXdvcmQ+R2VuZSBGbG93
PC9rZXl3b3JkPjxrZXl3b3JkPkdlbmV0aWMgVmFyaWF0aW9uPC9rZXl3b3JkPjxrZXl3b3JkPipH
ZW5vbWU8L2tleXdvcmQ+PGtleXdvcmQ+Kkdlbm9tZSwgSHVtYW48L2tleXdvcmQ+PGtleXdvcmQ+
SGFwbG90eXBlczwva2V5d29yZD48a2V5d29yZD5Ib21pbmlkYWUvKmdlbmV0aWNzPC9rZXl3b3Jk
PjxrZXl3b3JkPkh1bWFuczwva2V5d29yZD48a2V5d29yZD5QYW4gdHJvZ2xvZHl0ZXMvZ2VuZXRp
Y3M8L2tleXdvcmQ+PGtleXdvcmQ+UG9seW1vcnBoaXNtLCBTaW5nbGUgTnVjbGVvdGlkZTwva2V5
d29yZD48a2V5d29yZD5TZWxlY3Rpb24sIEdlbmV0aWM8L2tleXdvcmQ+PGtleXdvcmQ+U2VxdWVu
Y2UgQWxpZ25tZW50PC9rZXl3b3JkPjxrZXl3b3JkPipTZXF1ZW5jZSBBbmFseXNpcywgRE5BPC9r
ZXl3b3JkPjxrZXl3b3JkPlRpbWU8L2tleXdvcmQ+PC9rZXl3b3Jkcz48ZGF0ZXM+PHllYXI+MjAx
MDwveWVhcj48cHViLWRhdGVzPjxkYXRlPk1heSAwNzwvZGF0ZT48L3B1Yi1kYXRlcz48L2RhdGVz
Pjxpc2JuPjEwOTUtOTIwMyAoRWxlY3Ryb25pYykmI3hEOzAwMzYtODA3NSAoTGlua2luZyk8L2lz
Ym4+PGFjY2Vzc2lvbi1udW0+MjA0NDgxNzg8L2FjY2Vzc2lvbi1udW0+PHVybHM+PHJlbGF0ZWQt
dXJscz48dXJsPmh0dHBzOi8vd3d3Lm5jYmkubmxtLm5paC5nb3YvcHVibWVkLzIwNDQ4MTc4PC91
cmw+PC9yZWxhdGVkLXVybHM+PC91cmxzPjxjdXN0b20yPlBNQzUxMDA3NDU8L2N1c3RvbTI+PGVs
ZWN0cm9uaWMtcmVzb3VyY2UtbnVtPjEwLjExMjYvc2NpZW5jZS4xMTg4MDIxPC9lbGVjdHJvbmlj
LXJlc291cmNlLW51bT48L3JlY29yZD48L0NpdGU+PC9FbmROb3RlPn==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PEVuZE5vdGU+PENpdGU+PEF1dGhvcj5Hcm9lbmVuPC9BdXRob3I+PFllYXI+MjAxMjwvWWVhcj48
UmVjTnVtPjE3PC9SZWNOdW0+PERpc3BsYXlUZXh0PigyNywgMjgpPC9EaXNwbGF5VGV4dD48cmVj
b3JkPjxyZWMtbnVtYmVyPjE3PC9yZWMtbnVtYmVyPjxmb3JlaWduLWtleXM+PGtleSBhcHA9IkVO
IiBkYi1pZD0iemQ5dnJyOXI0c3hwdm9leDB6Mngwc2VvOTV0eDlmZXhyOTV0IiB0aW1lc3RhbXA9
IjE0ODYyMjM3NDAiPjE3PC9rZXk+PC9mb3JlaWduLWtleXM+PHJlZi10eXBlIG5hbWU9IkpvdXJu
YWwgQXJ0aWNsZSI+MTc8L3JlZi10eXBlPjxjb250cmlidXRvcnM+PGF1dGhvcnM+PGF1dGhvcj5H
cm9lbmVuLCBNYXJ0aWVuIEFNPC9hdXRob3I+PGF1dGhvcj5BcmNoaWJhbGQsIEFsYW4gTDwvYXV0
aG9yPjxhdXRob3I+VWVuaXNoaSwgSGlyb2hpZGU8L2F1dGhvcj48YXV0aG9yPlR1Z2dsZSwgQ2hy
aXN0b3BoZXIgSzwvYXV0aG9yPjxhdXRob3I+VGFrZXVjaGksIFlhc3VoaXJvPC9hdXRob3I+PGF1
dGhvcj5Sb3Roc2NoaWxkLCBNYXggRjwvYXV0aG9yPjxhdXRob3I+Um9nZWwtR2FpbGxhcmQsIENs
YWlyZTwvYXV0aG9yPjxhdXRob3I+UGFyaywgQ2hhbmt5dTwvYXV0aG9yPjxhdXRob3I+TWlsYW4s
IERlbmlzPC9hdXRob3I+PGF1dGhvcj5NZWdlbnMsIEhlbmRyaWstSmFuPC9hdXRob3I+PC9hdXRo
b3JzPjwvY29udHJpYnV0b3JzPjx0aXRsZXM+PHRpdGxlPkFuYWx5c2VzIG9mIHBpZyBnZW5vbWVz
IHByb3ZpZGUgaW5zaWdodCBpbnRvIHBvcmNpbmUgZGVtb2dyYXBoeSBhbmQgZXZvbHV0aW9uPC90
aXRsZT48c2Vjb25kYXJ5LXRpdGxlPk5hdHVyZTwvc2Vjb25kYXJ5LXRpdGxlPjwvdGl0bGVzPjxw
ZXJpb2RpY2FsPjxmdWxsLXRpdGxlPk5hdHVyZTwvZnVsbC10aXRsZT48L3BlcmlvZGljYWw+PHBh
Z2VzPjM5My0zOTg8L3BhZ2VzPjx2b2x1bWU+NDkxPC92b2x1bWU+PG51bWJlcj43NDI0PC9udW1i
ZXI+PGRhdGVzPjx5ZWFyPjIwMTI8L3llYXI+PC9kYXRlcz48aXNibj4wMDI4LTA4MzY8L2lzYm4+
PHVybHM+PC91cmxzPjwvcmVjb3JkPjwvQ2l0ZT48Q2l0ZT48QXV0aG9yPkdyZWVuPC9BdXRob3I+
PFllYXI+MjAxMDwvWWVhcj48UmVjTnVtPjE2PC9SZWNOdW0+PHJlY29yZD48cmVjLW51bWJlcj4x
NjwvcmVjLW51bWJlcj48Zm9yZWlnbi1rZXlzPjxrZXkgYXBwPSJFTiIgZGItaWQ9InpkOXZycjly
NHN4cHZvZXgwejJ4MHNlbzk1dHg5ZmV4cjk1dCIgdGltZXN0YW1wPSIxNDg2MjIxNzk0Ij4xNjwv
a2V5PjwvZm9yZWlnbi1rZXlzPjxyZWYtdHlwZSBuYW1lPSJKb3VybmFsIEFydGljbGUiPjE3PC9y
ZWYtdHlwZT48Y29udHJpYnV0b3JzPjxhdXRob3JzPjxhdXRob3I+R3JlZW4sIFIuIEUuPC9hdXRo
b3I+PGF1dGhvcj5LcmF1c2UsIEouPC9hdXRob3I+PGF1dGhvcj5CcmlnZ3MsIEEuIFcuPC9hdXRo
b3I+PGF1dGhvcj5NYXJpY2ljLCBULjwvYXV0aG9yPjxhdXRob3I+U3RlbnplbCwgVS48L2F1dGhv
cj48YXV0aG9yPktpcmNoZXIsIE0uPC9hdXRob3I+PGF1dGhvcj5QYXR0ZXJzb24sIE4uPC9hdXRo
b3I+PGF1dGhvcj5MaSwgSC48L2F1dGhvcj48YXV0aG9yPlpoYWksIFcuPC9hdXRob3I+PGF1dGhv
cj5Gcml0eiwgTS4gSC48L2F1dGhvcj48YXV0aG9yPkhhbnNlbiwgTi4gRi48L2F1dGhvcj48YXV0
aG9yPkR1cmFuZCwgRS4gWS48L2F1dGhvcj48YXV0aG9yPk1hbGFzcGluYXMsIEEuIFMuPC9hdXRo
b3I+PGF1dGhvcj5KZW5zZW4sIEouIEQuPC9hdXRob3I+PGF1dGhvcj5NYXJxdWVzLUJvbmV0LCBU
LjwvYXV0aG9yPjxhdXRob3I+QWxrYW4sIEMuPC9hdXRob3I+PGF1dGhvcj5QcnVmZXIsIEsuPC9h
dXRob3I+PGF1dGhvcj5NZXllciwgTS48L2F1dGhvcj48YXV0aG9yPkJ1cmJhbm8sIEguIEEuPC9h
dXRob3I+PGF1dGhvcj5Hb29kLCBKLiBNLjwvYXV0aG9yPjxhdXRob3I+U2NodWx0eiwgUi48L2F1
dGhvcj48YXV0aG9yPkF4aW11LVBldHJpLCBBLjwvYXV0aG9yPjxhdXRob3I+QnV0dGhvZiwgQS48
L2F1dGhvcj48YXV0aG9yPkhvYmVyLCBCLjwvYXV0aG9yPjxhdXRob3I+SG9mZm5lciwgQi48L2F1
dGhvcj48YXV0aG9yPlNpZWdlbXVuZCwgTS48L2F1dGhvcj48YXV0aG9yPldlaWhtYW5uLCBBLjwv
YXV0aG9yPjxhdXRob3I+TnVzYmF1bSwgQy48L2F1dGhvcj48YXV0aG9yPkxhbmRlciwgRS4gUy48
L2F1dGhvcj48YXV0aG9yPlJ1c3MsIEMuPC9hdXRob3I+PGF1dGhvcj5Ob3ZvZCwgTi48L2F1dGhv
cj48YXV0aG9yPkFmZm91cnRpdCwgSi48L2F1dGhvcj48YXV0aG9yPkVnaG9sbSwgTS48L2F1dGhv
cj48YXV0aG9yPlZlcm5hLCBDLjwvYXV0aG9yPjxhdXRob3I+UnVkYW4sIFAuPC9hdXRob3I+PGF1
dGhvcj5CcmFqa292aWMsIEQuPC9hdXRob3I+PGF1dGhvcj5LdWNhbiwgWi48L2F1dGhvcj48YXV0
aG9yPkd1c2ljLCBJLjwvYXV0aG9yPjxhdXRob3I+RG9yb25pY2hldiwgVi4gQi48L2F1dGhvcj48
YXV0aG9yPkdvbG92YW5vdmEsIEwuIFYuPC9hdXRob3I+PGF1dGhvcj5MYWx1ZXphLUZveCwgQy48
L2F1dGhvcj48YXV0aG9yPmRlIGxhIFJhc2lsbGEsIE0uPC9hdXRob3I+PGF1dGhvcj5Gb3J0ZWEs
IEouPC9hdXRob3I+PGF1dGhvcj5Sb3NhcywgQS48L2F1dGhvcj48YXV0aG9yPlNjaG1pdHosIFIu
IFcuPC9hdXRob3I+PGF1dGhvcj5Kb2huc29uLCBQLiBMLjwvYXV0aG9yPjxhdXRob3I+RWljaGxl
ciwgRS4gRS48L2F1dGhvcj48YXV0aG9yPkZhbHVzaCwgRC48L2F1dGhvcj48YXV0aG9yPkJpcm5l
eSwgRS48L2F1dGhvcj48YXV0aG9yPk11bGxpa2luLCBKLiBDLjwvYXV0aG9yPjxhdXRob3I+U2xh
dGtpbiwgTS48L2F1dGhvcj48YXV0aG9yPk5pZWxzZW4sIFIuPC9hdXRob3I+PGF1dGhvcj5LZWxz
bywgSi48L2F1dGhvcj48YXV0aG9yPkxhY2htYW5uLCBNLjwvYXV0aG9yPjxhdXRob3I+UmVpY2gs
IEQuPC9hdXRob3I+PGF1dGhvcj5QYWFibywgUy48L2F1dGhvcj48L2F1dGhvcnM+PC9jb250cmli
dXRvcnM+PGF1dGgtYWRkcmVzcz5EZXBhcnRtZW50IG9mIEV2b2x1dGlvbmFyeSBHZW5ldGljcywg
TWF4LVBsYW5jayBJbnN0aXR1dGUgZm9yIEV2b2x1dGlvbmFyeSBBbnRocm9wb2xvZ3ksIEQtMDQx
MDMgTGVpcHppZywgR2VybWFueS4gZ3JlZW5AZXZhLm1wZy5kZTwvYXV0aC1hZGRyZXNzPjx0aXRs
ZXM+PHRpdGxlPkEgZHJhZnQgc2VxdWVuY2Ugb2YgdGhlIE5lYW5kZXJ0YWwgZ2Vub21lPC90aXRs
ZT48c2Vjb25kYXJ5LXRpdGxlPlNjaWVuY2U8L3NlY29uZGFyeS10aXRsZT48L3RpdGxlcz48cGVy
aW9kaWNhbD48ZnVsbC10aXRsZT5TY2llbmNlPC9mdWxsLXRpdGxlPjwvcGVyaW9kaWNhbD48cGFn
ZXM+NzEwLTIyPC9wYWdlcz48dm9sdW1lPjMyODwvdm9sdW1lPjxudW1iZXI+NTk3OTwvbnVtYmVy
PjxrZXl3b3Jkcz48a2V5d29yZD5BZnJpY2FuIENvbnRpbmVudGFsIEFuY2VzdHJ5IEdyb3VwL2dl
bmV0aWNzPC9rZXl3b3JkPjxrZXl3b3JkPkFuaW1hbHM8L2tleXdvcmQ+PGtleXdvcmQ+QXNpYW4g
Q29udGluZW50YWwgQW5jZXN0cnkgR3JvdXAvZ2VuZXRpY3M8L2tleXdvcmQ+PGtleXdvcmQ+QmFz
ZSBTZXF1ZW5jZTwva2V5d29yZD48a2V5d29yZD5Cb25lIGFuZCBCb25lczwva2V5d29yZD48a2V5
d29yZD5ETkEsIE1pdG9jaG9uZHJpYWwvZ2VuZXRpY3M8L2tleXdvcmQ+PGtleXdvcmQ+RXVyb3Bl
YW4gQ29udGluZW50YWwgQW5jZXN0cnkgR3JvdXAvZ2VuZXRpY3M8L2tleXdvcmQ+PGtleXdvcmQ+
RXZvbHV0aW9uLCBNb2xlY3VsYXI8L2tleXdvcmQ+PGtleXdvcmQ+RXh0aW5jdGlvbiwgQmlvbG9n
aWNhbDwva2V5d29yZD48a2V5d29yZD5GZW1hbGU8L2tleXdvcmQ+PGtleXdvcmQ+KkZvc3NpbHM8
L2tleXdvcmQ+PGtleXdvcmQ+R2VuZSBEb3NhZ2U8L2tleXdvcmQ+PGtleXdvcmQ+R2VuZSBGbG93
PC9rZXl3b3JkPjxrZXl3b3JkPkdlbmV0aWMgVmFyaWF0aW9uPC9rZXl3b3JkPjxrZXl3b3JkPipH
ZW5vbWU8L2tleXdvcmQ+PGtleXdvcmQ+Kkdlbm9tZSwgSHVtYW48L2tleXdvcmQ+PGtleXdvcmQ+
SGFwbG90eXBlczwva2V5d29yZD48a2V5d29yZD5Ib21pbmlkYWUvKmdlbmV0aWNzPC9rZXl3b3Jk
PjxrZXl3b3JkPkh1bWFuczwva2V5d29yZD48a2V5d29yZD5QYW4gdHJvZ2xvZHl0ZXMvZ2VuZXRp
Y3M8L2tleXdvcmQ+PGtleXdvcmQ+UG9seW1vcnBoaXNtLCBTaW5nbGUgTnVjbGVvdGlkZTwva2V5
d29yZD48a2V5d29yZD5TZWxlY3Rpb24sIEdlbmV0aWM8L2tleXdvcmQ+PGtleXdvcmQ+U2VxdWVu
Y2UgQWxpZ25tZW50PC9rZXl3b3JkPjxrZXl3b3JkPipTZXF1ZW5jZSBBbmFseXNpcywgRE5BPC9r
ZXl3b3JkPjxrZXl3b3JkPlRpbWU8L2tleXdvcmQ+PC9rZXl3b3Jkcz48ZGF0ZXM+PHllYXI+MjAx
MDwveWVhcj48cHViLWRhdGVzPjxkYXRlPk1heSAwNzwvZGF0ZT48L3B1Yi1kYXRlcz48L2RhdGVz
Pjxpc2JuPjEwOTUtOTIwMyAoRWxlY3Ryb25pYykmI3hEOzAwMzYtODA3NSAoTGlua2luZyk8L2lz
Ym4+PGFjY2Vzc2lvbi1udW0+MjA0NDgxNzg8L2FjY2Vzc2lvbi1udW0+PHVybHM+PHJlbGF0ZWQt
dXJscz48dXJsPmh0dHBzOi8vd3d3Lm5jYmkubmxtLm5paC5nb3YvcHVibWVkLzIwNDQ4MTc4PC91
cmw+PC9yZWxhdGVkLXVybHM+PC91cmxzPjxjdXN0b20yPlBNQzUxMDA3NDU8L2N1c3RvbTI+PGVs
ZWN0cm9uaWMtcmVzb3VyY2UtbnVtPjEwLjExMjYvc2NpZW5jZS4xMTg4MDIxPC9lbGVjdHJvbmlj
LXJlc291cmNlLW51bT48L3JlY29yZD48L0NpdGU+PC9FbmROb3RlPn==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0228CB">
        <w:rPr>
          <w:rFonts w:ascii="Times New Roman" w:hAnsi="Times New Roman" w:cs="Times New Roman"/>
          <w:sz w:val="24"/>
          <w:szCs w:val="24"/>
        </w:rPr>
      </w:r>
      <w:r w:rsidR="000228CB">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27" w:tooltip="Groenen, 2012 #17" w:history="1">
        <w:r w:rsidR="008834D1">
          <w:rPr>
            <w:rFonts w:ascii="Times New Roman" w:hAnsi="Times New Roman" w:cs="Times New Roman"/>
            <w:noProof/>
            <w:sz w:val="24"/>
            <w:szCs w:val="24"/>
          </w:rPr>
          <w:t>27</w:t>
        </w:r>
      </w:hyperlink>
      <w:r w:rsidR="00F50B80">
        <w:rPr>
          <w:rFonts w:ascii="Times New Roman" w:hAnsi="Times New Roman" w:cs="Times New Roman"/>
          <w:noProof/>
          <w:sz w:val="24"/>
          <w:szCs w:val="24"/>
        </w:rPr>
        <w:t xml:space="preserve">, </w:t>
      </w:r>
      <w:hyperlink w:anchor="_ENREF_28" w:tooltip="Green, 2010 #16" w:history="1">
        <w:r w:rsidR="008834D1">
          <w:rPr>
            <w:rFonts w:ascii="Times New Roman" w:hAnsi="Times New Roman" w:cs="Times New Roman"/>
            <w:noProof/>
            <w:sz w:val="24"/>
            <w:szCs w:val="24"/>
          </w:rPr>
          <w:t>28</w:t>
        </w:r>
      </w:hyperlink>
      <w:r w:rsidR="00F50B80">
        <w:rPr>
          <w:rFonts w:ascii="Times New Roman" w:hAnsi="Times New Roman" w:cs="Times New Roman"/>
          <w:noProof/>
          <w:sz w:val="24"/>
          <w:szCs w:val="24"/>
        </w:rPr>
        <w:t>)</w:t>
      </w:r>
      <w:r w:rsidR="000228CB">
        <w:rPr>
          <w:rFonts w:ascii="Times New Roman" w:hAnsi="Times New Roman" w:cs="Times New Roman"/>
          <w:sz w:val="24"/>
          <w:szCs w:val="24"/>
        </w:rPr>
        <w:fldChar w:fldCharType="end"/>
      </w:r>
      <w:r w:rsidR="00FB0F26">
        <w:rPr>
          <w:rFonts w:ascii="Times New Roman" w:hAnsi="Times New Roman" w:cs="Times New Roman" w:hint="eastAsia"/>
          <w:sz w:val="24"/>
          <w:szCs w:val="24"/>
        </w:rPr>
        <w:t xml:space="preserve">. Among them, </w:t>
      </w:r>
      <w:r w:rsidR="00AD49B0" w:rsidRPr="00063348">
        <w:rPr>
          <w:rFonts w:ascii="Times New Roman" w:hAnsi="Times New Roman" w:cs="Times New Roman"/>
          <w:sz w:val="24"/>
          <w:szCs w:val="24"/>
        </w:rPr>
        <w:t>246</w:t>
      </w:r>
      <w:r w:rsidR="00FB0F26">
        <w:rPr>
          <w:rFonts w:ascii="Times New Roman" w:hAnsi="Times New Roman" w:cs="Times New Roman" w:hint="eastAsia"/>
          <w:sz w:val="24"/>
          <w:szCs w:val="24"/>
        </w:rPr>
        <w:t xml:space="preserve"> </w:t>
      </w:r>
      <w:r w:rsidR="00286EBC">
        <w:rPr>
          <w:rFonts w:ascii="Times New Roman" w:hAnsi="Times New Roman" w:cs="Times New Roman" w:hint="eastAsia"/>
          <w:sz w:val="24"/>
          <w:szCs w:val="24"/>
        </w:rPr>
        <w:t xml:space="preserve">selective sweeps </w:t>
      </w:r>
      <w:r w:rsidR="00286EBC">
        <w:rPr>
          <w:rFonts w:ascii="Times New Roman" w:hAnsi="Times New Roman" w:cs="Times New Roman"/>
          <w:sz w:val="24"/>
          <w:szCs w:val="24"/>
        </w:rPr>
        <w:t>harbored</w:t>
      </w:r>
      <w:r w:rsidR="00286EBC">
        <w:rPr>
          <w:rFonts w:ascii="Times New Roman" w:hAnsi="Times New Roman" w:cs="Times New Roman" w:hint="eastAsia"/>
          <w:sz w:val="24"/>
          <w:szCs w:val="24"/>
        </w:rPr>
        <w:t xml:space="preserve"> </w:t>
      </w:r>
      <w:r w:rsidR="00286EBC" w:rsidRPr="00063348">
        <w:rPr>
          <w:rFonts w:ascii="Times New Roman" w:hAnsi="Times New Roman" w:cs="Times New Roman"/>
          <w:sz w:val="24"/>
          <w:szCs w:val="24"/>
        </w:rPr>
        <w:t>336</w:t>
      </w:r>
      <w:r w:rsidR="00286EBC">
        <w:rPr>
          <w:rFonts w:ascii="Times New Roman" w:hAnsi="Times New Roman" w:cs="Times New Roman" w:hint="eastAsia"/>
          <w:sz w:val="24"/>
          <w:szCs w:val="24"/>
        </w:rPr>
        <w:t xml:space="preserve"> protein coding genes, while the remained ones don</w:t>
      </w:r>
      <w:r w:rsidR="00286EBC">
        <w:rPr>
          <w:rFonts w:ascii="Times New Roman" w:hAnsi="Times New Roman" w:cs="Times New Roman"/>
          <w:sz w:val="24"/>
          <w:szCs w:val="24"/>
        </w:rPr>
        <w:t>’</w:t>
      </w:r>
      <w:r w:rsidR="00286EBC">
        <w:rPr>
          <w:rFonts w:ascii="Times New Roman" w:hAnsi="Times New Roman" w:cs="Times New Roman" w:hint="eastAsia"/>
          <w:sz w:val="24"/>
          <w:szCs w:val="24"/>
        </w:rPr>
        <w:t xml:space="preserve">t contain annotated </w:t>
      </w:r>
      <w:r w:rsidR="00286EBC" w:rsidRPr="00063348">
        <w:rPr>
          <w:rFonts w:ascii="Times New Roman" w:hAnsi="Times New Roman" w:cs="Times New Roman"/>
          <w:sz w:val="24"/>
          <w:szCs w:val="24"/>
        </w:rPr>
        <w:t>protein coding genes</w:t>
      </w:r>
      <w:r w:rsidR="00286EBC" w:rsidRPr="003612F2">
        <w:rPr>
          <w:rFonts w:ascii="Times New Roman" w:hAnsi="Times New Roman" w:cs="Times New Roman" w:hint="eastAsia"/>
          <w:sz w:val="24"/>
          <w:szCs w:val="24"/>
        </w:rPr>
        <w:t xml:space="preserve"> (</w:t>
      </w:r>
      <w:r w:rsidR="005740E9">
        <w:rPr>
          <w:rFonts w:ascii="Times New Roman" w:hAnsi="Times New Roman" w:cs="Times New Roman"/>
          <w:sz w:val="24"/>
          <w:szCs w:val="24"/>
        </w:rPr>
        <w:t>SI Appendix;</w:t>
      </w:r>
      <w:r w:rsidR="00901019">
        <w:rPr>
          <w:rFonts w:ascii="Times New Roman" w:hAnsi="Times New Roman" w:cs="Times New Roman"/>
          <w:sz w:val="24"/>
          <w:szCs w:val="24"/>
        </w:rPr>
        <w:t xml:space="preserve"> </w:t>
      </w:r>
      <w:r w:rsidR="00E725C5">
        <w:rPr>
          <w:rFonts w:ascii="Times New Roman" w:hAnsi="Times New Roman" w:cs="Times New Roman"/>
          <w:sz w:val="24"/>
          <w:szCs w:val="24"/>
        </w:rPr>
        <w:t>Table S13</w:t>
      </w:r>
      <w:r w:rsidR="00286EBC">
        <w:rPr>
          <w:rFonts w:ascii="Times New Roman" w:hAnsi="Times New Roman" w:cs="Times New Roman" w:hint="eastAsia"/>
          <w:sz w:val="24"/>
          <w:szCs w:val="24"/>
        </w:rPr>
        <w:t xml:space="preserve">). </w:t>
      </w:r>
      <w:r w:rsidR="00286EBC">
        <w:rPr>
          <w:rFonts w:ascii="Times New Roman" w:hAnsi="Times New Roman" w:cs="Times New Roman"/>
          <w:sz w:val="24"/>
          <w:szCs w:val="24"/>
        </w:rPr>
        <w:t xml:space="preserve">Recent studies indicated that positive selections in </w:t>
      </w:r>
      <w:r w:rsidR="00286EBC" w:rsidRPr="00C57910">
        <w:rPr>
          <w:rFonts w:ascii="Times New Roman" w:hAnsi="Times New Roman" w:cs="Times New Roman"/>
          <w:sz w:val="24"/>
          <w:szCs w:val="24"/>
        </w:rPr>
        <w:t>intergenic</w:t>
      </w:r>
      <w:r w:rsidR="00286EBC">
        <w:rPr>
          <w:rFonts w:ascii="Times New Roman" w:hAnsi="Times New Roman" w:cs="Times New Roman"/>
          <w:sz w:val="24"/>
          <w:szCs w:val="24"/>
        </w:rPr>
        <w:t xml:space="preserve"> </w:t>
      </w:r>
      <w:r w:rsidR="00286EBC" w:rsidRPr="00C57910">
        <w:rPr>
          <w:rFonts w:ascii="Times New Roman" w:hAnsi="Times New Roman" w:cs="Times New Roman"/>
          <w:sz w:val="24"/>
          <w:szCs w:val="24"/>
        </w:rPr>
        <w:t>and int</w:t>
      </w:r>
      <w:r w:rsidR="00286EBC" w:rsidRPr="00C57910">
        <w:rPr>
          <w:rFonts w:ascii="Times New Roman" w:hAnsi="Times New Roman" w:cs="Times New Roman" w:hint="eastAsia"/>
          <w:sz w:val="24"/>
          <w:szCs w:val="24"/>
        </w:rPr>
        <w:t>ra</w:t>
      </w:r>
      <w:r w:rsidR="00286EBC" w:rsidRPr="00C57910">
        <w:rPr>
          <w:rFonts w:ascii="Times New Roman" w:hAnsi="Times New Roman" w:cs="Times New Roman"/>
          <w:sz w:val="24"/>
          <w:szCs w:val="24"/>
        </w:rPr>
        <w:t>genic</w:t>
      </w:r>
      <w:r w:rsidR="00286EBC">
        <w:rPr>
          <w:rFonts w:ascii="Times New Roman" w:hAnsi="Times New Roman" w:cs="Times New Roman"/>
          <w:sz w:val="24"/>
          <w:szCs w:val="24"/>
        </w:rPr>
        <w:t xml:space="preserve"> regions </w:t>
      </w:r>
      <w:r w:rsidR="00286EBC">
        <w:rPr>
          <w:rFonts w:ascii="Times New Roman" w:hAnsi="Times New Roman" w:cs="Times New Roman" w:hint="eastAsia"/>
          <w:sz w:val="24"/>
          <w:szCs w:val="24"/>
        </w:rPr>
        <w:t>were</w:t>
      </w:r>
      <w:r w:rsidR="00286EBC">
        <w:rPr>
          <w:rFonts w:ascii="Times New Roman" w:hAnsi="Times New Roman" w:cs="Times New Roman"/>
          <w:sz w:val="24"/>
          <w:szCs w:val="24"/>
        </w:rPr>
        <w:t xml:space="preserve"> associated with </w:t>
      </w:r>
      <w:r w:rsidR="00957DDA">
        <w:rPr>
          <w:rFonts w:ascii="Times New Roman" w:hAnsi="Times New Roman" w:cs="Times New Roman"/>
          <w:sz w:val="24"/>
          <w:szCs w:val="24"/>
        </w:rPr>
        <w:t>phenotypic variation</w:t>
      </w:r>
      <w:r w:rsidR="004A4759">
        <w:rPr>
          <w:rFonts w:ascii="Times New Roman" w:hAnsi="Times New Roman" w:cs="Times New Roman"/>
          <w:sz w:val="24"/>
          <w:szCs w:val="24"/>
        </w:rPr>
        <w:t xml:space="preserve"> </w:t>
      </w:r>
      <w:r w:rsidR="00297799">
        <w:rPr>
          <w:rFonts w:ascii="Times New Roman" w:hAnsi="Times New Roman" w:cs="Times New Roman"/>
          <w:sz w:val="24"/>
          <w:szCs w:val="24"/>
        </w:rPr>
        <w:fldChar w:fldCharType="begin">
          <w:fldData xml:space="preserve">PEVuZE5vdGU+PENpdGU+PEF1dGhvcj5Hcm9lbmVuPC9BdXRob3I+PFllYXI+MjAxMjwvWWVhcj48
UmVjTnVtPjE3PC9SZWNOdW0+PERpc3BsYXlUZXh0Pig0LCA3LCAyNyk8L0Rpc3BsYXlUZXh0Pjxy
ZWNvcmQ+PHJlYy1udW1iZXI+MTc8L3JlYy1udW1iZXI+PGZvcmVpZ24ta2V5cz48a2V5IGFwcD0i
RU4iIGRiLWlkPSJ6ZDl2cnI5cjRzeHB2b2V4MHoyeDBzZW85NXR4OWZleHI5NXQiIHRpbWVzdGFt
cD0iMTQ4NjIyMzc0MCI+MTc8L2tleT48L2ZvcmVpZ24ta2V5cz48cmVmLXR5cGUgbmFtZT0iSm91
cm5hbCBBcnRpY2xlIj4xNzwvcmVmLXR5cGU+PGNvbnRyaWJ1dG9ycz48YXV0aG9ycz48YXV0aG9y
Pkdyb2VuZW4sIE1hcnRpZW4gQU08L2F1dGhvcj48YXV0aG9yPkFyY2hpYmFsZCwgQWxhbiBMPC9h
dXRob3I+PGF1dGhvcj5VZW5pc2hpLCBIaXJvaGlkZTwvYXV0aG9yPjxhdXRob3I+VHVnZ2xlLCBD
aHJpc3RvcGhlciBLPC9hdXRob3I+PGF1dGhvcj5UYWtldWNoaSwgWWFzdWhpcm88L2F1dGhvcj48
YXV0aG9yPlJvdGhzY2hpbGQsIE1heCBGPC9hdXRob3I+PGF1dGhvcj5Sb2dlbC1HYWlsbGFyZCwg
Q2xhaXJlPC9hdXRob3I+PGF1dGhvcj5QYXJrLCBDaGFua3l1PC9hdXRob3I+PGF1dGhvcj5NaWxh
biwgRGVuaXM8L2F1dGhvcj48YXV0aG9yPk1lZ2VucywgSGVuZHJpay1KYW48L2F1dGhvcj48L2F1
dGhvcnM+PC9jb250cmlidXRvcnM+PHRpdGxlcz48dGl0bGU+QW5hbHlzZXMgb2YgcGlnIGdlbm9t
ZXMgcHJvdmlkZSBpbnNpZ2h0IGludG8gcG9yY2luZSBkZW1vZ3JhcGh5IGFuZCBldm9sdXRpb248
L3RpdGxlPjxzZWNvbmRhcnktdGl0bGU+TmF0dXJlPC9zZWNvbmRhcnktdGl0bGU+PC90aXRsZXM+
PHBlcmlvZGljYWw+PGZ1bGwtdGl0bGU+TmF0dXJlPC9mdWxsLXRpdGxlPjwvcGVyaW9kaWNhbD48
cGFnZXM+MzkzLTM5ODwvcGFnZXM+PHZvbHVtZT40OTE8L3ZvbHVtZT48bnVtYmVyPjc0MjQ8L251
bWJlcj48ZGF0ZXM+PHllYXI+MjAxMjwveWVhcj48L2RhdGVzPjxpc2JuPjAwMjgtMDgzNjwvaXNi
bj48dXJscz48L3VybHM+PC9yZWNvcmQ+PC9DaXRlPjxDaXRlPjxBdXRob3I+UnViaW48L0F1dGhv
cj48WWVhcj4yMDEwPC9ZZWFyPjxSZWNOdW0+MzQ8L1JlY051bT48cmVjb3JkPjxyZWMtbnVtYmVy
PjM0PC9yZWMtbnVtYmVyPjxmb3JlaWduLWtleXM+PGtleSBhcHA9IkVOIiBkYi1pZD0iemQ5dnJy
OXI0c3hwdm9leDB6Mngwc2VvOTV0eDlmZXhyOTV0IiB0aW1lc3RhbXA9IjE0ODYyMjgyMDIiPjM0
PC9rZXk+PC9mb3JlaWduLWtleXM+PHJlZi10eXBlIG5hbWU9IkpvdXJuYWwgQXJ0aWNsZSI+MTc8
L3JlZi10eXBlPjxjb250cmlidXRvcnM+PGF1dGhvcnM+PGF1dGhvcj5SdWJpbiwgQy4gSi48L2F1
dGhvcj48YXV0aG9yPlpvZHksIE0uIEMuPC9hdXRob3I+PGF1dGhvcj5Fcmlrc3NvbiwgSi48L2F1
dGhvcj48YXV0aG9yPk1lYWRvd3MsIEouIFIuPC9hdXRob3I+PGF1dGhvcj5TaGVyd29vZCwgRS48
L2F1dGhvcj48YXV0aG9yPldlYnN0ZXIsIE0uIFQuPC9hdXRob3I+PGF1dGhvcj5KaWFuZywgTC48
L2F1dGhvcj48YXV0aG9yPkluZ21hbiwgTS48L2F1dGhvcj48YXV0aG9yPlNoYXJwZSwgVC48L2F1
dGhvcj48YXV0aG9yPkthLCBTLjwvYXV0aG9yPjxhdXRob3I+SGFsbGJvb2ssIEYuPC9hdXRob3I+
PGF1dGhvcj5CZXNuaWVyLCBGLjwvYXV0aG9yPjxhdXRob3I+Q2FybGJvcmcsIE8uPC9hdXRob3I+
PGF1dGhvcj5CZWQmYXBvcztob20sIEIuPC9hdXRob3I+PGF1dGhvcj5UaXhpZXItQm9pY2hhcmQs
IE0uPC9hdXRob3I+PGF1dGhvcj5KZW5zZW4sIFAuPC9hdXRob3I+PGF1dGhvcj5TaWVnZWwsIFAu
PC9hdXRob3I+PGF1dGhvcj5MaW5kYmxhZC1Ub2gsIEsuPC9hdXRob3I+PGF1dGhvcj5BbmRlcnNz
b24sIEwuPC9hdXRob3I+PC9hdXRob3JzPjwvY29udHJpYnV0b3JzPjxhdXRoLWFkZHJlc3M+RGVw
YXJ0bWVudCBvZiBNZWRpY2FsIEJpb2NoZW1pc3RyeSBhbmQgTWljcm9iaW9sb2d5LCBVcHBzYWxh
IFVuaXZlcnNpdHksIEJveCA1ODIsIFNFLTc1MTIzIFVwcHNhbGEsIFN3ZWRlbi48L2F1dGgtYWRk
cmVzcz48dGl0bGVzPjx0aXRsZT5XaG9sZS1nZW5vbWUgcmVzZXF1ZW5jaW5nIHJldmVhbHMgbG9j
aSB1bmRlciBzZWxlY3Rpb24gZHVyaW5nIGNoaWNrZW4gZG9tZXN0aWNhdGlvbjwvdGl0bGU+PHNl
Y29uZGFyeS10aXRsZT5OYXR1cmU8L3NlY29uZGFyeS10aXRsZT48L3RpdGxlcz48cGVyaW9kaWNh
bD48ZnVsbC10aXRsZT5OYXR1cmU8L2Z1bGwtdGl0bGU+PC9wZXJpb2RpY2FsPjxwYWdlcz41ODct
OTE8L3BhZ2VzPjx2b2x1bWU+NDY0PC92b2x1bWU+PG51bWJlcj43Mjg4PC9udW1iZXI+PGtleXdv
cmRzPjxrZXl3b3JkPkFtaW5vIEFjaWQgU2VxdWVuY2U8L2tleXdvcmQ+PGtleXdvcmQ+QW5pbWFs
czwva2V5d29yZD48a2V5d29yZD5CaW9sb2dpY2FsIEV2b2x1dGlvbjwva2V5d29yZD48a2V5d29y
ZD5DaGlja2Vucy8qZ2VuZXRpY3M8L2tleXdvcmQ+PGtleXdvcmQ+RmVtYWxlPC9rZXl3b3JkPjxr
ZXl3b3JkPkdlbmV0aWMgTG9jaS8qZ2VuZXRpY3M8L2tleXdvcmQ+PGtleXdvcmQ+R2Vub21lLypn
ZW5ldGljczwva2V5d29yZD48a2V5d29yZD5NYWxlPC9rZXl3b3JkPjxrZXl3b3JkPk1vbGVjdWxh
ciBTZXF1ZW5jZSBEYXRhPC9rZXl3b3JkPjxrZXl3b3JkPlBvbHltb3JwaGlzbSwgU2luZ2xlIE51
Y2xlb3RpZGU8L2tleXdvcmQ+PGtleXdvcmQ+U2VsZWN0aW9uLCBHZW5ldGljLypnZW5ldGljczwv
a2V5d29yZD48a2V5d29yZD5TZXF1ZW5jZSBBbGlnbm1lbnQ8L2tleXdvcmQ+PGtleXdvcmQ+U2Vx
dWVuY2UgQW5hbHlzaXMsIEROQTwva2V5d29yZD48a2V5d29yZD5TZXF1ZW5jZSBEZWxldGlvbjwv
a2V5d29yZD48L2tleXdvcmRzPjxkYXRlcz48eWVhcj4yMDEwPC95ZWFyPjxwdWItZGF0ZXM+PGRh
dGU+TWFyIDI1PC9kYXRlPjwvcHViLWRhdGVzPjwvZGF0ZXM+PGlzYm4+MTQ3Ni00Njg3IChFbGVj
dHJvbmljKSYjeEQ7MDAyOC0wODM2IChMaW5raW5nKTwvaXNibj48YWNjZXNzaW9uLW51bT4yMDIy
MDc1NTwvYWNjZXNzaW9uLW51bT48dXJscz48cmVsYXRlZC11cmxzPjx1cmw+aHR0cHM6Ly93d3cu
bmNiaS5ubG0ubmloLmdvdi9wdWJtZWQvMjAyMjA3NTU8L3VybD48L3JlbGF0ZWQtdXJscz48L3Vy
bHM+PGVsZWN0cm9uaWMtcmVzb3VyY2UtbnVtPjEwLjEwMzgvbmF0dXJlMDg4MzI8L2VsZWN0cm9u
aWMtcmVzb3VyY2UtbnVtPjwvcmVjb3JkPjwvQ2l0ZT48Q2l0ZT48QXV0aG9yPkNhcm5laXJvPC9B
dXRob3I+PFllYXI+MjAxNDwvWWVhcj48UmVjTnVtPjEzPC9SZWNOdW0+PHJlY29yZD48cmVjLW51
bWJlcj4xMzwvcmVjLW51bWJlcj48Zm9yZWlnbi1rZXlzPjxrZXkgYXBwPSJFTiIgZGItaWQ9Inpk
OXZycjlyNHN4cHZvZXgwejJ4MHNlbzk1dHg5ZmV4cjk1dCIgdGltZXN0YW1wPSIxNDg2MjIwNDY5
Ij4xMzwva2V5PjwvZm9yZWlnbi1rZXlzPjxyZWYtdHlwZSBuYW1lPSJKb3VybmFsIEFydGljbGUi
PjE3PC9yZWYtdHlwZT48Y29udHJpYnV0b3JzPjxhdXRob3JzPjxhdXRob3I+Q2FybmVpcm8sIE0u
PC9hdXRob3I+PGF1dGhvcj5SdWJpbiwgQy4gSi48L2F1dGhvcj48YXV0aG9yPkRpIFBhbG1hLCBG
LjwvYXV0aG9yPjxhdXRob3I+QWxiZXJ0LCBGLiBXLjwvYXV0aG9yPjxhdXRob3I+QWxmb2xkaSwg
Si48L2F1dGhvcj48YXV0aG9yPkJhcnJpbywgQS4gTS48L2F1dGhvcj48YXV0aG9yPlBpZWxiZXJn
LCBHLjwvYXV0aG9yPjxhdXRob3I+UmFmYXRpLCBOLjwvYXV0aG9yPjxhdXRob3I+U2F5eWFiLCBT
LjwvYXV0aG9yPjxhdXRob3I+VHVybmVyLU1haWVyLCBKLjwvYXV0aG9yPjxhdXRob3I+WW91bmlz
LCBTLjwvYXV0aG9yPjxhdXRob3I+QWZvbnNvLCBTLjwvYXV0aG9yPjxhdXRob3I+QWtlbiwgQi48
L2F1dGhvcj48YXV0aG9yPkFsdmVzLCBKLiBNLjwvYXV0aG9yPjxhdXRob3I+QmFycmVsbCwgRC48
L2F1dGhvcj48YXV0aG9yPkJvbGV0LCBHLjwvYXV0aG9yPjxhdXRob3I+Qm91Y2hlciwgUy48L2F1
dGhvcj48YXV0aG9yPkJ1cmJhbm8sIEguIEEuPC9hdXRob3I+PGF1dGhvcj5DYW1wb3MsIFIuPC9h
dXRob3I+PGF1dGhvcj5DaGFuZywgSi4gTC48L2F1dGhvcj48YXV0aG9yPkR1cmFudGhvbiwgVi48
L2F1dGhvcj48YXV0aG9yPkZvbnRhbmVzaSwgTC48L2F1dGhvcj48YXV0aG9yPkdhcnJlYXUsIEgu
PC9hdXRob3I+PGF1dGhvcj5IZWltYW4sIEQuPC9hdXRob3I+PGF1dGhvcj5Kb2huc29uLCBKLjwv
YXV0aG9yPjxhdXRob3I+TWFnZSwgUi4gRy48L2F1dGhvcj48YXV0aG9yPlBlbmcsIFouPC9hdXRo
b3I+PGF1dGhvcj5RdWVuZXksIEcuPC9hdXRob3I+PGF1dGhvcj5Sb2dlbC1HYWlsbGFyZCwgQy48
L2F1dGhvcj48YXV0aG9yPlJ1ZmZpZXIsIE0uPC9hdXRob3I+PGF1dGhvcj5TZWFybGUsIFMuPC9h
dXRob3I+PGF1dGhvcj5WaWxsYWZ1ZXJ0ZSwgUi48L2F1dGhvcj48YXV0aG9yPlhpb25nLCBBLjwv
YXV0aG9yPjxhdXRob3I+WW91bmcsIFMuPC9hdXRob3I+PGF1dGhvcj5Gb3JzYmVyZy1OaWxzc29u
LCBLLjwvYXV0aG9yPjxhdXRob3I+R29vZCwgSi4gTS48L2F1dGhvcj48YXV0aG9yPkxhbmRlciwg
RS4gUy48L2F1dGhvcj48YXV0aG9yPkZlcnJhbmQsIE4uPC9hdXRob3I+PGF1dGhvcj5MaW5kYmxh
ZC1Ub2gsIEsuPC9hdXRob3I+PGF1dGhvcj5BbmRlcnNzb24sIEwuPC9hdXRob3I+PC9hdXRob3Jz
PjwvY29udHJpYnV0b3JzPjxhdXRoLWFkZHJlc3M+Q0lCSU8vSW5CSU8sIENlbnRybyBkZSBJbnZl
c3RpZ2FjYW8gZW0gQmlvZGl2ZXJzaWRhZGUgZSBSZWN1cnNvcyBHZW5ldGljb3MsIENhbXB1cyBB
Z3JhcmlvIGRlIFZhaXJhbywgVW5pdmVyc2lkYWRlIGRvIFBvcnRvLCA0NDg1LTY2MSwgVmFpcmFv
LCBQb3J0dWdhbC4mI3hEO1NjaWVuY2UgZm9yIExpZmUgTGFib3JhdG9yeSBVcHBzYWxhLCBEZXBh
cnRtZW50IG9mIE1lZGljYWwgQmlvY2hlbWlzdHJ5IGFuZCBNaWNyb2Jpb2xvZ3ksIFVwcHNhbGEg
VW5pdmVyc2l0eSwgVXBwc2FsYSwgU3dlZGVuLiYjeEQ7QnJvYWQgSW5zdGl0dXRlIG9mIEhhcnZh
cmQgYW5kIE1hc3NhY2h1c2V0dHMgSW5zdGl0dXRlIG9mIFRlY2hub2xvZ3ksIDcgQ2FtYnJpZGdl
IENlbnRlciwgQ2FtYnJpZGdlLCBNQSAwMjE0MiwgVVNBLiBWZXJ0ZWJyYXRlIGFuZCBIZWFsdGgg
R2Vub21pY3MsIFRoZSBHZW5vbWUgQW5hbHlzaXMgQ2VudHJlLCBOb3J3aWNoLCBVSy4mI3hEO0Rl
cGFydG1lbnQgb2YgRXZvbHV0aW9uYXJ5IEdlbmV0aWNzLCBNYXggUGxhbmNrIEluc3RpdHV0ZSBm
b3IgRXZvbHV0aW9uYXJ5IEFudGhyb3BvbG9neSwgTGVpcHppZywgR2VybWFueS4mI3hEO0Jyb2Fk
IEluc3RpdHV0ZSBvZiBIYXJ2YXJkIGFuZCBNYXNzYWNodXNldHRzIEluc3RpdHV0ZSBvZiBUZWNo
bm9sb2d5LCA3IENhbWJyaWRnZSBDZW50ZXIsIENhbWJyaWRnZSwgTUEgMDIxNDIsIFVTQS4mI3hE
O0RlcGFydG1lbnQgb2YgQW5pbWFsIEJyZWVkaW5nIGFuZCBHZW5ldGljcywgU3dlZGlzaCBVbml2
ZXJzaXR5IG9mIEFncmljdWx0dXJhbCBTY2llbmNlcywgVXBwc2FsYSwgU3dlZGVuLiYjeEQ7U2Np
ZW5jZSBmb3IgTGlmZSBMYWJvcmF0b3J5IFVwcHNhbGEsIERlcGFydG1lbnQgb2YgTWVkaWNhbCBC
aW9jaGVtaXN0cnkgYW5kIE1pY3JvYmlvbG9neSwgVXBwc2FsYSBVbml2ZXJzaXR5LCBVcHBzYWxh
LCBTd2VkZW4uIERlcGFydG1lbnQgb2YgQW5pbWFsIFByb2R1Y3Rpb24sIEFpbiBTaGFtcyBVbml2
ZXJzaXR5LCBTaG91YnJhIEVsLUtoZWltYSwgQ2Fpcm8sIEVneXB0LiYjeEQ7V2VsbGNvbWUgVHJ1
c3QgU2FuZ2VyIEluc3RpdHV0ZSwgSGlueHRvbiwgVUsuIEV1cm9wZWFuIE1vbGVjdWxhciBCaW9s
b2d5IExhYm9yYXRvcnksIEV1cm9wZWFuIEJpb2luZm9ybWF0aWNzIEluc3RpdHV0ZSwgV2VsbGNv
bWUgVHJ1c3QgR2Vub21lIENhbXB1cywgSGlueHRvbiwgQ2FtYnJpZGdlIENCMTAgMVNELCBVSy4m
I3hEO0NJQklPL0luQklPLCBDZW50cm8gZGUgSW52ZXN0aWdhY2FvIGVtIEJpb2RpdmVyc2lkYWRl
IGUgUmVjdXJzb3MgR2VuZXRpY29zLCBDYW1wdXMgQWdyYXJpbyBkZSBWYWlyYW8sIFVuaXZlcnNp
ZGFkZSBkbyBQb3J0bywgNDQ4NS02NjEsIFZhaXJhbywgUG9ydHVnYWwuIERlcGFydG1lbnQgb2Yg
R2VuZXRpY3MsIFVuaXZlcnNpdHkgb2YgQ2FtYnJpZGdlLCBDYW1icmlkZ2UgQ0IyIDNFSCwgVUsu
JiN4RDtJbnN0aXR1dCBOYXRpb25hbCBkZSBsYSBSZWNoZXJjaGUgQWdyb25vbWlxdWUgKElOUkEp
LCBVTVIxMzg4IEdlbmV0aXF1ZSwgUGh5c2lvbG9naWUgZXQgU3lzdGVtZXMgZCZhcG9zO0VsZXZh
Z2UsIEYtMzEzMjYgQ2FzdGFuZXQtVG9sb3NhbiwgRnJhbmNlLiYjeEQ7TGFib3ZldCBDb25zZWls
LCBCUDUzOSwgODU1MDUgTGVzIEhlcmJpZXJzIENlZGV4LCBGcmFuY2UuJiN4RDtJTlJBLCBVTVIx
MTk4IEJpb2xvZ2llIGR1IERldmVsb3BwZW1lbnQgZXQgUmVwcm9kdWN0aW9uLCBGLTc4MzUwIEpv
dXktZW4tSm9zYXMsIEZyYW5jZS4mI3hEO0RlcGFydG1lbnQgb2YgQWdyaWN1bHR1cmFsIGFuZCBG
b29kIFNjaWVuY2VzLCBEaXZpc2lvbiBvZiBBbmltYWwgU2NpZW5jZXMsIFVuaXZlcnNpdHkgb2Yg
Qm9sb2duYSwgNDAxMjcgQm9sb2duYSwgSXRhbHkuJiN4RDtMYWJvcmF0b3J5IG9mIEltbXVub2xv
Z3ksIE5hdGlvbmFsIEluc3RpdHV0ZSBvZiBBbGxlcmd5IGFuZCBJbmZlY3Rpb3VzIERpc2Vhc2Vz
IChOSUFJRCksIE5hdGlvbmFsIEluc3RpdHV0ZXMgb2YgSGVhbHRoLCBCZXRoZXNkYSwgTUQgMjA4
OTIsIFVTQS4mI3hEO1UuUy4gRGVwYXJ0bWVudCBvZiBFbmVyZ3kgSm9pbnQgR2Vub21lIEluc3Rp
dHV0ZSwgTGF3cmVuY2UgQmVya2VsZXkgTmF0aW9uYWwgTGFib3JhdG9yeSwgMjgwMCBNaXRjaGVs
bCBEcml2ZSwgV2FsbnV0IENyZWVrLCBDQSA5NDU5OCwgVVNBLiYjeEQ7QU5UQUdFTkUsIEFuaW1h
bCBHZW5vbWljcyBMYWJvcmF0b3J5LCBMeW9uLCBGcmFuY2UuJiN4RDtJTlJBLCBVTVIxMzEzIEdl
bmV0aXF1ZSBBbmltYWxlIGV0IEJpb2xvZ2llIEludGVncmF0aXZlLCBGLSA3ODM1MCwgSm91eS1l
bi1Kb3NhcywgRnJhbmNlLiYjeEQ7V2VsbGNvbWUgVHJ1c3QgU2FuZ2VyIEluc3RpdHV0ZSwgSGlu
eHRvbiwgVUsuJiN4RDtJbnN0aXR1dG8gZGUgRXN0dWRpb3MgU29jaWFsZXMgQXZhbnphZG9zLCAo
SUVTQS1DU0lDKSBDYW1wbyBTYW50byBkZSBsb3MgTWFydGlyZXMgNywgQ29yZG9iYSwgU3BhaW4u
JiN4RDtTY2llbmNlIGZvciBMaWZlIExhYm9yYXRvcnksIERlcGFydG1lbnQgb2YgSW1tdW5vbG9n
eSwgR2VuZXRpY3MgYW5kIFBhdGhvbG9neSwgVXBwc2FsYSBVbml2ZXJzaXR5LCBVcHBzYWxhLCBT
d2VkZW4uJiN4RDtEZXBhcnRtZW50IG9mIEV2b2x1dGlvbmFyeSBHZW5ldGljcywgTWF4IFBsYW5j
ayBJbnN0aXR1dGUgZm9yIEV2b2x1dGlvbmFyeSBBbnRocm9wb2xvZ3ksIExlaXB6aWcsIEdlcm1h
bnkuIERpdmlzaW9uIG9mIEJpb2xvZ2ljYWwgU2NpZW5jZXMsIFRoZSBVbml2ZXJzaXR5IG9mIE1v
bnRhbmEsIE1pc3NvdWxhLCBNVCA1OTgxMiwgVVNBLiYjeEQ7Q0lCSU8vSW5CSU8sIENlbnRybyBk
ZSBJbnZlc3RpZ2FjYW8gZW0gQmlvZGl2ZXJzaWRhZGUgZSBSZWN1cnNvcyBHZW5ldGljb3MsIENh
bXB1cyBBZ3JhcmlvIGRlIFZhaXJhbywgVW5pdmVyc2lkYWRlIGRvIFBvcnRvLCA0NDg1LTY2MSwg
VmFpcmFvLCBQb3J0dWdhbC4gRGVwYXJ0YW1lbnRvIGRlIEJpb2xvZ2lhLCBGYWN1bGRhZGUgZGUg
Q2llbmNpYXMsIFVuaXZlcnNpZGFkZSBkbyBQb3J0bywgUnVhIGRvIENhbXBvIEFsZWdyZSBzbi4g
NDE2OS0wMDcgUG9ydG8sIFBvcnR1Z2FsLiYjeEQ7U2NpZW5jZSBmb3IgTGlmZSBMYWJvcmF0b3J5
IFVwcHNhbGEsIERlcGFydG1lbnQgb2YgTWVkaWNhbCBCaW9jaGVtaXN0cnkgYW5kIE1pY3JvYmlv
bG9neSwgVXBwc2FsYSBVbml2ZXJzaXR5LCBVcHBzYWxhLCBTd2VkZW4uIEJyb2FkIEluc3RpdHV0
ZSBvZiBIYXJ2YXJkIGFuZCBNYXNzYWNodXNldHRzIEluc3RpdHV0ZSBvZiBUZWNobm9sb2d5LCA3
IENhbWJyaWRnZSBDZW50ZXIsIENhbWJyaWRnZSwgTUEgMDIxNDIsIFVTQS4ga2Vyc2xpQGJyb2Fk
aW5zdGl0dXRlLm9yZyBsZWlmLmFuZGVyc3NvbkBpbWJpbS51dS5zZS4mI3hEO1NjaWVuY2UgZm9y
IExpZmUgTGFib3JhdG9yeSBVcHBzYWxhLCBEZXBhcnRtZW50IG9mIE1lZGljYWwgQmlvY2hlbWlz
dHJ5IGFuZCBNaWNyb2Jpb2xvZ3ksIFVwcHNhbGEgVW5pdmVyc2l0eSwgVXBwc2FsYSwgU3dlZGVu
LiBEZXBhcnRtZW50IG9mIEFuaW1hbCBCcmVlZGluZyBhbmQgR2VuZXRpY3MsIFN3ZWRpc2ggVW5p
dmVyc2l0eSBvZiBBZ3JpY3VsdHVyYWwgU2NpZW5jZXMsIFVwcHNhbGEsIFN3ZWRlbi4gRGVwYXJ0
bWVudCBvZiBWZXRlcmluYXJ5IEludGVncmF0aXZlIEJpb3NjaWVuY2VzLCBDb2xsZWdlIG9mIFZl
dGVyaW5hcnkgTWVkaWNpbmUgYW5kIEJpb21lZGljYWwgU2NpZW5jZXMsIFRleGFzIEEmYW1wO00g
VW5pdmVyc2l0eSwgQ29sbGVnZSBTdGF0aW9uLCBUWCA3Nzg0My00NDU4LCBVU0EuIGtlcnNsaUBi
cm9hZGluc3RpdHV0ZS5vcmcgbGVpZi5hbmRlcnNzb25AaW1iaW0udXUuc2UuPC9hdXRoLWFkZHJl
c3M+PHRpdGxlcz48dGl0bGU+UmFiYml0IGdlbm9tZSBhbmFseXNpcyByZXZlYWxzIGEgcG9seWdl
bmljIGJhc2lzIGZvciBwaGVub3R5cGljIGNoYW5nZSBkdXJpbmcgZG9tZXN0aWNhdGlvbjwvdGl0
bGU+PHNlY29uZGFyeS10aXRsZT5TY2llbmNlPC9zZWNvbmRhcnktdGl0bGU+PC90aXRsZXM+PHBl
cmlvZGljYWw+PGZ1bGwtdGl0bGU+U2NpZW5jZTwvZnVsbC10aXRsZT48L3BlcmlvZGljYWw+PHBh
Z2VzPjEwNzQtOTwvcGFnZXM+PHZvbHVtZT4zNDU8L3ZvbHVtZT48bnVtYmVyPjYyMDA8L251bWJl
cj48a2V5d29yZHM+PGtleXdvcmQ+QW5pbWFsczwva2V5d29yZD48a2V5d29yZD5BbmltYWxzLCBE
b21lc3RpYy9hbmF0b215ICZhbXA7IGhpc3RvbG9neS8qZ2VuZXRpY3MvcHN5Y2hvbG9neTwva2V5
d29yZD48a2V5d29yZD5BbmltYWxzLCBXaWxkL2FuYXRvbXkgJmFtcDsgaGlzdG9sb2d5LypnZW5l
dGljcy9wc3ljaG9sb2d5PC9rZXl3b3JkPjxrZXl3b3JkPkJhc2UgU2VxdWVuY2U8L2tleXdvcmQ+
PGtleXdvcmQ+QmVoYXZpb3IsIEFuaW1hbDwva2V5d29yZD48a2V5d29yZD5CcmVlZGluZzwva2V5
d29yZD48a2V5d29yZD5Fdm9sdXRpb24sIE1vbGVjdWxhcjwva2V5d29yZD48a2V5d29yZD5HZW5l
IEZyZXF1ZW5jeTwva2V5d29yZD48a2V5d29yZD5HZW5ldGljIExvY2k8L2tleXdvcmQ+PGtleXdv
cmQ+R2Vub21lL2dlbmV0aWNzPC9rZXl3b3JkPjxrZXl3b3JkPk1vbGVjdWxhciBTZXF1ZW5jZSBE
YXRhPC9rZXl3b3JkPjxrZXl3b3JkPlBoZW5vdHlwZTwva2V5d29yZD48a2V5d29yZD5Qb2x5bW9y
cGhpc20sIFNpbmdsZSBOdWNsZW90aWRlPC9rZXl3b3JkPjxrZXl3b3JkPlJhYmJpdHMvYW5hdG9t
eSAmYW1wOyBoaXN0b2xvZ3kvKmdlbmV0aWNzL3BzeWNob2xvZ3k8L2tleXdvcmQ+PGtleXdvcmQ+
U2VsZWN0aW9uLCBHZW5ldGljPC9rZXl3b3JkPjxrZXl3b3JkPlNlcXVlbmNlIEFuYWx5c2lzLCBE
TkE8L2tleXdvcmQ+PC9rZXl3b3Jkcz48ZGF0ZXM+PHllYXI+MjAxNDwveWVhcj48cHViLWRhdGVz
PjxkYXRlPkF1ZyAyOTwvZGF0ZT48L3B1Yi1kYXRlcz48L2RhdGVzPjxpc2JuPjEwOTUtOTIwMyAo
RWxlY3Ryb25pYykmI3hEOzAwMzYtODA3NSAoTGlua2luZyk8L2lzYm4+PGFjY2Vzc2lvbi1udW0+
MjUxNzAxNTc8L2FjY2Vzc2lvbi1udW0+PHVybHM+PHJlbGF0ZWQtdXJscz48dXJsPmh0dHBzOi8v
d3d3Lm5jYmkubmxtLm5paC5nb3YvcHVibWVkLzI1MTcwMTU3PC91cmw+PC9yZWxhdGVkLXVybHM+
PC91cmxzPjxlbGVjdHJvbmljLXJlc291cmNlLW51bT4xMC4xMTI2L3NjaWVuY2UuMTI1MzcxNDwv
ZWxlY3Ryb25pYy1yZXNvdXJjZS1udW0+PC9yZWNvcmQ+PC9DaXRlPjwvRW5kTm90ZT4A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PEVuZE5vdGU+PENpdGU+PEF1dGhvcj5Hcm9lbmVuPC9BdXRob3I+PFllYXI+MjAxMjwvWWVhcj48
UmVjTnVtPjE3PC9SZWNOdW0+PERpc3BsYXlUZXh0Pig0LCA3LCAyNyk8L0Rpc3BsYXlUZXh0Pjxy
ZWNvcmQ+PHJlYy1udW1iZXI+MTc8L3JlYy1udW1iZXI+PGZvcmVpZ24ta2V5cz48a2V5IGFwcD0i
RU4iIGRiLWlkPSJ6ZDl2cnI5cjRzeHB2b2V4MHoyeDBzZW85NXR4OWZleHI5NXQiIHRpbWVzdGFt
cD0iMTQ4NjIyMzc0MCI+MTc8L2tleT48L2ZvcmVpZ24ta2V5cz48cmVmLXR5cGUgbmFtZT0iSm91
cm5hbCBBcnRpY2xlIj4xNzwvcmVmLXR5cGU+PGNvbnRyaWJ1dG9ycz48YXV0aG9ycz48YXV0aG9y
Pkdyb2VuZW4sIE1hcnRpZW4gQU08L2F1dGhvcj48YXV0aG9yPkFyY2hpYmFsZCwgQWxhbiBMPC9h
dXRob3I+PGF1dGhvcj5VZW5pc2hpLCBIaXJvaGlkZTwvYXV0aG9yPjxhdXRob3I+VHVnZ2xlLCBD
aHJpc3RvcGhlciBLPC9hdXRob3I+PGF1dGhvcj5UYWtldWNoaSwgWWFzdWhpcm88L2F1dGhvcj48
YXV0aG9yPlJvdGhzY2hpbGQsIE1heCBGPC9hdXRob3I+PGF1dGhvcj5Sb2dlbC1HYWlsbGFyZCwg
Q2xhaXJlPC9hdXRob3I+PGF1dGhvcj5QYXJrLCBDaGFua3l1PC9hdXRob3I+PGF1dGhvcj5NaWxh
biwgRGVuaXM8L2F1dGhvcj48YXV0aG9yPk1lZ2VucywgSGVuZHJpay1KYW48L2F1dGhvcj48L2F1
dGhvcnM+PC9jb250cmlidXRvcnM+PHRpdGxlcz48dGl0bGU+QW5hbHlzZXMgb2YgcGlnIGdlbm9t
ZXMgcHJvdmlkZSBpbnNpZ2h0IGludG8gcG9yY2luZSBkZW1vZ3JhcGh5IGFuZCBldm9sdXRpb248
L3RpdGxlPjxzZWNvbmRhcnktdGl0bGU+TmF0dXJlPC9zZWNvbmRhcnktdGl0bGU+PC90aXRsZXM+
PHBlcmlvZGljYWw+PGZ1bGwtdGl0bGU+TmF0dXJlPC9mdWxsLXRpdGxlPjwvcGVyaW9kaWNhbD48
cGFnZXM+MzkzLTM5ODwvcGFnZXM+PHZvbHVtZT40OTE8L3ZvbHVtZT48bnVtYmVyPjc0MjQ8L251
bWJlcj48ZGF0ZXM+PHllYXI+MjAxMjwveWVhcj48L2RhdGVzPjxpc2JuPjAwMjgtMDgzNjwvaXNi
bj48dXJscz48L3VybHM+PC9yZWNvcmQ+PC9DaXRlPjxDaXRlPjxBdXRob3I+UnViaW48L0F1dGhv
cj48WWVhcj4yMDEwPC9ZZWFyPjxSZWNOdW0+MzQ8L1JlY051bT48cmVjb3JkPjxyZWMtbnVtYmVy
PjM0PC9yZWMtbnVtYmVyPjxmb3JlaWduLWtleXM+PGtleSBhcHA9IkVOIiBkYi1pZD0iemQ5dnJy
OXI0c3hwdm9leDB6Mngwc2VvOTV0eDlmZXhyOTV0IiB0aW1lc3RhbXA9IjE0ODYyMjgyMDIiPjM0
PC9rZXk+PC9mb3JlaWduLWtleXM+PHJlZi10eXBlIG5hbWU9IkpvdXJuYWwgQXJ0aWNsZSI+MTc8
L3JlZi10eXBlPjxjb250cmlidXRvcnM+PGF1dGhvcnM+PGF1dGhvcj5SdWJpbiwgQy4gSi48L2F1
dGhvcj48YXV0aG9yPlpvZHksIE0uIEMuPC9hdXRob3I+PGF1dGhvcj5Fcmlrc3NvbiwgSi48L2F1
dGhvcj48YXV0aG9yPk1lYWRvd3MsIEouIFIuPC9hdXRob3I+PGF1dGhvcj5TaGVyd29vZCwgRS48
L2F1dGhvcj48YXV0aG9yPldlYnN0ZXIsIE0uIFQuPC9hdXRob3I+PGF1dGhvcj5KaWFuZywgTC48
L2F1dGhvcj48YXV0aG9yPkluZ21hbiwgTS48L2F1dGhvcj48YXV0aG9yPlNoYXJwZSwgVC48L2F1
dGhvcj48YXV0aG9yPkthLCBTLjwvYXV0aG9yPjxhdXRob3I+SGFsbGJvb2ssIEYuPC9hdXRob3I+
PGF1dGhvcj5CZXNuaWVyLCBGLjwvYXV0aG9yPjxhdXRob3I+Q2FybGJvcmcsIE8uPC9hdXRob3I+
PGF1dGhvcj5CZWQmYXBvcztob20sIEIuPC9hdXRob3I+PGF1dGhvcj5UaXhpZXItQm9pY2hhcmQs
IE0uPC9hdXRob3I+PGF1dGhvcj5KZW5zZW4sIFAuPC9hdXRob3I+PGF1dGhvcj5TaWVnZWwsIFAu
PC9hdXRob3I+PGF1dGhvcj5MaW5kYmxhZC1Ub2gsIEsuPC9hdXRob3I+PGF1dGhvcj5BbmRlcnNz
b24sIEwuPC9hdXRob3I+PC9hdXRob3JzPjwvY29udHJpYnV0b3JzPjxhdXRoLWFkZHJlc3M+RGVw
YXJ0bWVudCBvZiBNZWRpY2FsIEJpb2NoZW1pc3RyeSBhbmQgTWljcm9iaW9sb2d5LCBVcHBzYWxh
IFVuaXZlcnNpdHksIEJveCA1ODIsIFNFLTc1MTIzIFVwcHNhbGEsIFN3ZWRlbi48L2F1dGgtYWRk
cmVzcz48dGl0bGVzPjx0aXRsZT5XaG9sZS1nZW5vbWUgcmVzZXF1ZW5jaW5nIHJldmVhbHMgbG9j
aSB1bmRlciBzZWxlY3Rpb24gZHVyaW5nIGNoaWNrZW4gZG9tZXN0aWNhdGlvbjwvdGl0bGU+PHNl
Y29uZGFyeS10aXRsZT5OYXR1cmU8L3NlY29uZGFyeS10aXRsZT48L3RpdGxlcz48cGVyaW9kaWNh
bD48ZnVsbC10aXRsZT5OYXR1cmU8L2Z1bGwtdGl0bGU+PC9wZXJpb2RpY2FsPjxwYWdlcz41ODct
OTE8L3BhZ2VzPjx2b2x1bWU+NDY0PC92b2x1bWU+PG51bWJlcj43Mjg4PC9udW1iZXI+PGtleXdv
cmRzPjxrZXl3b3JkPkFtaW5vIEFjaWQgU2VxdWVuY2U8L2tleXdvcmQ+PGtleXdvcmQ+QW5pbWFs
czwva2V5d29yZD48a2V5d29yZD5CaW9sb2dpY2FsIEV2b2x1dGlvbjwva2V5d29yZD48a2V5d29y
ZD5DaGlja2Vucy8qZ2VuZXRpY3M8L2tleXdvcmQ+PGtleXdvcmQ+RmVtYWxlPC9rZXl3b3JkPjxr
ZXl3b3JkPkdlbmV0aWMgTG9jaS8qZ2VuZXRpY3M8L2tleXdvcmQ+PGtleXdvcmQ+R2Vub21lLypn
ZW5ldGljczwva2V5d29yZD48a2V5d29yZD5NYWxlPC9rZXl3b3JkPjxrZXl3b3JkPk1vbGVjdWxh
ciBTZXF1ZW5jZSBEYXRhPC9rZXl3b3JkPjxrZXl3b3JkPlBvbHltb3JwaGlzbSwgU2luZ2xlIE51
Y2xlb3RpZGU8L2tleXdvcmQ+PGtleXdvcmQ+U2VsZWN0aW9uLCBHZW5ldGljLypnZW5ldGljczwv
a2V5d29yZD48a2V5d29yZD5TZXF1ZW5jZSBBbGlnbm1lbnQ8L2tleXdvcmQ+PGtleXdvcmQ+U2Vx
dWVuY2UgQW5hbHlzaXMsIEROQTwva2V5d29yZD48a2V5d29yZD5TZXF1ZW5jZSBEZWxldGlvbjwv
a2V5d29yZD48L2tleXdvcmRzPjxkYXRlcz48eWVhcj4yMDEwPC95ZWFyPjxwdWItZGF0ZXM+PGRh
dGU+TWFyIDI1PC9kYXRlPjwvcHViLWRhdGVzPjwvZGF0ZXM+PGlzYm4+MTQ3Ni00Njg3IChFbGVj
dHJvbmljKSYjeEQ7MDAyOC0wODM2IChMaW5raW5nKTwvaXNibj48YWNjZXNzaW9uLW51bT4yMDIy
MDc1NTwvYWNjZXNzaW9uLW51bT48dXJscz48cmVsYXRlZC11cmxzPjx1cmw+aHR0cHM6Ly93d3cu
bmNiaS5ubG0ubmloLmdvdi9wdWJtZWQvMjAyMjA3NTU8L3VybD48L3JlbGF0ZWQtdXJscz48L3Vy
bHM+PGVsZWN0cm9uaWMtcmVzb3VyY2UtbnVtPjEwLjEwMzgvbmF0dXJlMDg4MzI8L2VsZWN0cm9u
aWMtcmVzb3VyY2UtbnVtPjwvcmVjb3JkPjwvQ2l0ZT48Q2l0ZT48QXV0aG9yPkNhcm5laXJvPC9B
dXRob3I+PFllYXI+MjAxNDwvWWVhcj48UmVjTnVtPjEzPC9SZWNOdW0+PHJlY29yZD48cmVjLW51
bWJlcj4xMzwvcmVjLW51bWJlcj48Zm9yZWlnbi1rZXlzPjxrZXkgYXBwPSJFTiIgZGItaWQ9Inpk
OXZycjlyNHN4cHZvZXgwejJ4MHNlbzk1dHg5ZmV4cjk1dCIgdGltZXN0YW1wPSIxNDg2MjIwNDY5
Ij4xMzwva2V5PjwvZm9yZWlnbi1rZXlzPjxyZWYtdHlwZSBuYW1lPSJKb3VybmFsIEFydGljbGUi
PjE3PC9yZWYtdHlwZT48Y29udHJpYnV0b3JzPjxhdXRob3JzPjxhdXRob3I+Q2FybmVpcm8sIE0u
PC9hdXRob3I+PGF1dGhvcj5SdWJpbiwgQy4gSi48L2F1dGhvcj48YXV0aG9yPkRpIFBhbG1hLCBG
LjwvYXV0aG9yPjxhdXRob3I+QWxiZXJ0LCBGLiBXLjwvYXV0aG9yPjxhdXRob3I+QWxmb2xkaSwg
Si48L2F1dGhvcj48YXV0aG9yPkJhcnJpbywgQS4gTS48L2F1dGhvcj48YXV0aG9yPlBpZWxiZXJn
LCBHLjwvYXV0aG9yPjxhdXRob3I+UmFmYXRpLCBOLjwvYXV0aG9yPjxhdXRob3I+U2F5eWFiLCBT
LjwvYXV0aG9yPjxhdXRob3I+VHVybmVyLU1haWVyLCBKLjwvYXV0aG9yPjxhdXRob3I+WW91bmlz
LCBTLjwvYXV0aG9yPjxhdXRob3I+QWZvbnNvLCBTLjwvYXV0aG9yPjxhdXRob3I+QWtlbiwgQi48
L2F1dGhvcj48YXV0aG9yPkFsdmVzLCBKLiBNLjwvYXV0aG9yPjxhdXRob3I+QmFycmVsbCwgRC48
L2F1dGhvcj48YXV0aG9yPkJvbGV0LCBHLjwvYXV0aG9yPjxhdXRob3I+Qm91Y2hlciwgUy48L2F1
dGhvcj48YXV0aG9yPkJ1cmJhbm8sIEguIEEuPC9hdXRob3I+PGF1dGhvcj5DYW1wb3MsIFIuPC9h
dXRob3I+PGF1dGhvcj5DaGFuZywgSi4gTC48L2F1dGhvcj48YXV0aG9yPkR1cmFudGhvbiwgVi48
L2F1dGhvcj48YXV0aG9yPkZvbnRhbmVzaSwgTC48L2F1dGhvcj48YXV0aG9yPkdhcnJlYXUsIEgu
PC9hdXRob3I+PGF1dGhvcj5IZWltYW4sIEQuPC9hdXRob3I+PGF1dGhvcj5Kb2huc29uLCBKLjwv
YXV0aG9yPjxhdXRob3I+TWFnZSwgUi4gRy48L2F1dGhvcj48YXV0aG9yPlBlbmcsIFouPC9hdXRo
b3I+PGF1dGhvcj5RdWVuZXksIEcuPC9hdXRob3I+PGF1dGhvcj5Sb2dlbC1HYWlsbGFyZCwgQy48
L2F1dGhvcj48YXV0aG9yPlJ1ZmZpZXIsIE0uPC9hdXRob3I+PGF1dGhvcj5TZWFybGUsIFMuPC9h
dXRob3I+PGF1dGhvcj5WaWxsYWZ1ZXJ0ZSwgUi48L2F1dGhvcj48YXV0aG9yPlhpb25nLCBBLjwv
YXV0aG9yPjxhdXRob3I+WW91bmcsIFMuPC9hdXRob3I+PGF1dGhvcj5Gb3JzYmVyZy1OaWxzc29u
LCBLLjwvYXV0aG9yPjxhdXRob3I+R29vZCwgSi4gTS48L2F1dGhvcj48YXV0aG9yPkxhbmRlciwg
RS4gUy48L2F1dGhvcj48YXV0aG9yPkZlcnJhbmQsIE4uPC9hdXRob3I+PGF1dGhvcj5MaW5kYmxh
ZC1Ub2gsIEsuPC9hdXRob3I+PGF1dGhvcj5BbmRlcnNzb24sIEwuPC9hdXRob3I+PC9hdXRob3Jz
PjwvY29udHJpYnV0b3JzPjxhdXRoLWFkZHJlc3M+Q0lCSU8vSW5CSU8sIENlbnRybyBkZSBJbnZl
c3RpZ2FjYW8gZW0gQmlvZGl2ZXJzaWRhZGUgZSBSZWN1cnNvcyBHZW5ldGljb3MsIENhbXB1cyBB
Z3JhcmlvIGRlIFZhaXJhbywgVW5pdmVyc2lkYWRlIGRvIFBvcnRvLCA0NDg1LTY2MSwgVmFpcmFv
LCBQb3J0dWdhbC4mI3hEO1NjaWVuY2UgZm9yIExpZmUgTGFib3JhdG9yeSBVcHBzYWxhLCBEZXBh
cnRtZW50IG9mIE1lZGljYWwgQmlvY2hlbWlzdHJ5IGFuZCBNaWNyb2Jpb2xvZ3ksIFVwcHNhbGEg
VW5pdmVyc2l0eSwgVXBwc2FsYSwgU3dlZGVuLiYjeEQ7QnJvYWQgSW5zdGl0dXRlIG9mIEhhcnZh
cmQgYW5kIE1hc3NhY2h1c2V0dHMgSW5zdGl0dXRlIG9mIFRlY2hub2xvZ3ksIDcgQ2FtYnJpZGdl
IENlbnRlciwgQ2FtYnJpZGdlLCBNQSAwMjE0MiwgVVNBLiBWZXJ0ZWJyYXRlIGFuZCBIZWFsdGgg
R2Vub21pY3MsIFRoZSBHZW5vbWUgQW5hbHlzaXMgQ2VudHJlLCBOb3J3aWNoLCBVSy4mI3hEO0Rl
cGFydG1lbnQgb2YgRXZvbHV0aW9uYXJ5IEdlbmV0aWNzLCBNYXggUGxhbmNrIEluc3RpdHV0ZSBm
b3IgRXZvbHV0aW9uYXJ5IEFudGhyb3BvbG9neSwgTGVpcHppZywgR2VybWFueS4mI3hEO0Jyb2Fk
IEluc3RpdHV0ZSBvZiBIYXJ2YXJkIGFuZCBNYXNzYWNodXNldHRzIEluc3RpdHV0ZSBvZiBUZWNo
bm9sb2d5LCA3IENhbWJyaWRnZSBDZW50ZXIsIENhbWJyaWRnZSwgTUEgMDIxNDIsIFVTQS4mI3hE
O0RlcGFydG1lbnQgb2YgQW5pbWFsIEJyZWVkaW5nIGFuZCBHZW5ldGljcywgU3dlZGlzaCBVbml2
ZXJzaXR5IG9mIEFncmljdWx0dXJhbCBTY2llbmNlcywgVXBwc2FsYSwgU3dlZGVuLiYjeEQ7U2Np
ZW5jZSBmb3IgTGlmZSBMYWJvcmF0b3J5IFVwcHNhbGEsIERlcGFydG1lbnQgb2YgTWVkaWNhbCBC
aW9jaGVtaXN0cnkgYW5kIE1pY3JvYmlvbG9neSwgVXBwc2FsYSBVbml2ZXJzaXR5LCBVcHBzYWxh
LCBTd2VkZW4uIERlcGFydG1lbnQgb2YgQW5pbWFsIFByb2R1Y3Rpb24sIEFpbiBTaGFtcyBVbml2
ZXJzaXR5LCBTaG91YnJhIEVsLUtoZWltYSwgQ2Fpcm8sIEVneXB0LiYjeEQ7V2VsbGNvbWUgVHJ1
c3QgU2FuZ2VyIEluc3RpdHV0ZSwgSGlueHRvbiwgVUsuIEV1cm9wZWFuIE1vbGVjdWxhciBCaW9s
b2d5IExhYm9yYXRvcnksIEV1cm9wZWFuIEJpb2luZm9ybWF0aWNzIEluc3RpdHV0ZSwgV2VsbGNv
bWUgVHJ1c3QgR2Vub21lIENhbXB1cywgSGlueHRvbiwgQ2FtYnJpZGdlIENCMTAgMVNELCBVSy4m
I3hEO0NJQklPL0luQklPLCBDZW50cm8gZGUgSW52ZXN0aWdhY2FvIGVtIEJpb2RpdmVyc2lkYWRl
IGUgUmVjdXJzb3MgR2VuZXRpY29zLCBDYW1wdXMgQWdyYXJpbyBkZSBWYWlyYW8sIFVuaXZlcnNp
ZGFkZSBkbyBQb3J0bywgNDQ4NS02NjEsIFZhaXJhbywgUG9ydHVnYWwuIERlcGFydG1lbnQgb2Yg
R2VuZXRpY3MsIFVuaXZlcnNpdHkgb2YgQ2FtYnJpZGdlLCBDYW1icmlkZ2UgQ0IyIDNFSCwgVUsu
JiN4RDtJbnN0aXR1dCBOYXRpb25hbCBkZSBsYSBSZWNoZXJjaGUgQWdyb25vbWlxdWUgKElOUkEp
LCBVTVIxMzg4IEdlbmV0aXF1ZSwgUGh5c2lvbG9naWUgZXQgU3lzdGVtZXMgZCZhcG9zO0VsZXZh
Z2UsIEYtMzEzMjYgQ2FzdGFuZXQtVG9sb3NhbiwgRnJhbmNlLiYjeEQ7TGFib3ZldCBDb25zZWls
LCBCUDUzOSwgODU1MDUgTGVzIEhlcmJpZXJzIENlZGV4LCBGcmFuY2UuJiN4RDtJTlJBLCBVTVIx
MTk4IEJpb2xvZ2llIGR1IERldmVsb3BwZW1lbnQgZXQgUmVwcm9kdWN0aW9uLCBGLTc4MzUwIEpv
dXktZW4tSm9zYXMsIEZyYW5jZS4mI3hEO0RlcGFydG1lbnQgb2YgQWdyaWN1bHR1cmFsIGFuZCBG
b29kIFNjaWVuY2VzLCBEaXZpc2lvbiBvZiBBbmltYWwgU2NpZW5jZXMsIFVuaXZlcnNpdHkgb2Yg
Qm9sb2duYSwgNDAxMjcgQm9sb2duYSwgSXRhbHkuJiN4RDtMYWJvcmF0b3J5IG9mIEltbXVub2xv
Z3ksIE5hdGlvbmFsIEluc3RpdHV0ZSBvZiBBbGxlcmd5IGFuZCBJbmZlY3Rpb3VzIERpc2Vhc2Vz
IChOSUFJRCksIE5hdGlvbmFsIEluc3RpdHV0ZXMgb2YgSGVhbHRoLCBCZXRoZXNkYSwgTUQgMjA4
OTIsIFVTQS4mI3hEO1UuUy4gRGVwYXJ0bWVudCBvZiBFbmVyZ3kgSm9pbnQgR2Vub21lIEluc3Rp
dHV0ZSwgTGF3cmVuY2UgQmVya2VsZXkgTmF0aW9uYWwgTGFib3JhdG9yeSwgMjgwMCBNaXRjaGVs
bCBEcml2ZSwgV2FsbnV0IENyZWVrLCBDQSA5NDU5OCwgVVNBLiYjeEQ7QU5UQUdFTkUsIEFuaW1h
bCBHZW5vbWljcyBMYWJvcmF0b3J5LCBMeW9uLCBGcmFuY2UuJiN4RDtJTlJBLCBVTVIxMzEzIEdl
bmV0aXF1ZSBBbmltYWxlIGV0IEJpb2xvZ2llIEludGVncmF0aXZlLCBGLSA3ODM1MCwgSm91eS1l
bi1Kb3NhcywgRnJhbmNlLiYjeEQ7V2VsbGNvbWUgVHJ1c3QgU2FuZ2VyIEluc3RpdHV0ZSwgSGlu
eHRvbiwgVUsuJiN4RDtJbnN0aXR1dG8gZGUgRXN0dWRpb3MgU29jaWFsZXMgQXZhbnphZG9zLCAo
SUVTQS1DU0lDKSBDYW1wbyBTYW50byBkZSBsb3MgTWFydGlyZXMgNywgQ29yZG9iYSwgU3BhaW4u
JiN4RDtTY2llbmNlIGZvciBMaWZlIExhYm9yYXRvcnksIERlcGFydG1lbnQgb2YgSW1tdW5vbG9n
eSwgR2VuZXRpY3MgYW5kIFBhdGhvbG9neSwgVXBwc2FsYSBVbml2ZXJzaXR5LCBVcHBzYWxhLCBT
d2VkZW4uJiN4RDtEZXBhcnRtZW50IG9mIEV2b2x1dGlvbmFyeSBHZW5ldGljcywgTWF4IFBsYW5j
ayBJbnN0aXR1dGUgZm9yIEV2b2x1dGlvbmFyeSBBbnRocm9wb2xvZ3ksIExlaXB6aWcsIEdlcm1h
bnkuIERpdmlzaW9uIG9mIEJpb2xvZ2ljYWwgU2NpZW5jZXMsIFRoZSBVbml2ZXJzaXR5IG9mIE1v
bnRhbmEsIE1pc3NvdWxhLCBNVCA1OTgxMiwgVVNBLiYjeEQ7Q0lCSU8vSW5CSU8sIENlbnRybyBk
ZSBJbnZlc3RpZ2FjYW8gZW0gQmlvZGl2ZXJzaWRhZGUgZSBSZWN1cnNvcyBHZW5ldGljb3MsIENh
bXB1cyBBZ3JhcmlvIGRlIFZhaXJhbywgVW5pdmVyc2lkYWRlIGRvIFBvcnRvLCA0NDg1LTY2MSwg
VmFpcmFvLCBQb3J0dWdhbC4gRGVwYXJ0YW1lbnRvIGRlIEJpb2xvZ2lhLCBGYWN1bGRhZGUgZGUg
Q2llbmNpYXMsIFVuaXZlcnNpZGFkZSBkbyBQb3J0bywgUnVhIGRvIENhbXBvIEFsZWdyZSBzbi4g
NDE2OS0wMDcgUG9ydG8sIFBvcnR1Z2FsLiYjeEQ7U2NpZW5jZSBmb3IgTGlmZSBMYWJvcmF0b3J5
IFVwcHNhbGEsIERlcGFydG1lbnQgb2YgTWVkaWNhbCBCaW9jaGVtaXN0cnkgYW5kIE1pY3JvYmlv
bG9neSwgVXBwc2FsYSBVbml2ZXJzaXR5LCBVcHBzYWxhLCBTd2VkZW4uIEJyb2FkIEluc3RpdHV0
ZSBvZiBIYXJ2YXJkIGFuZCBNYXNzYWNodXNldHRzIEluc3RpdHV0ZSBvZiBUZWNobm9sb2d5LCA3
IENhbWJyaWRnZSBDZW50ZXIsIENhbWJyaWRnZSwgTUEgMDIxNDIsIFVTQS4ga2Vyc2xpQGJyb2Fk
aW5zdGl0dXRlLm9yZyBsZWlmLmFuZGVyc3NvbkBpbWJpbS51dS5zZS4mI3hEO1NjaWVuY2UgZm9y
IExpZmUgTGFib3JhdG9yeSBVcHBzYWxhLCBEZXBhcnRtZW50IG9mIE1lZGljYWwgQmlvY2hlbWlz
dHJ5IGFuZCBNaWNyb2Jpb2xvZ3ksIFVwcHNhbGEgVW5pdmVyc2l0eSwgVXBwc2FsYSwgU3dlZGVu
LiBEZXBhcnRtZW50IG9mIEFuaW1hbCBCcmVlZGluZyBhbmQgR2VuZXRpY3MsIFN3ZWRpc2ggVW5p
dmVyc2l0eSBvZiBBZ3JpY3VsdHVyYWwgU2NpZW5jZXMsIFVwcHNhbGEsIFN3ZWRlbi4gRGVwYXJ0
bWVudCBvZiBWZXRlcmluYXJ5IEludGVncmF0aXZlIEJpb3NjaWVuY2VzLCBDb2xsZWdlIG9mIFZl
dGVyaW5hcnkgTWVkaWNpbmUgYW5kIEJpb21lZGljYWwgU2NpZW5jZXMsIFRleGFzIEEmYW1wO00g
VW5pdmVyc2l0eSwgQ29sbGVnZSBTdGF0aW9uLCBUWCA3Nzg0My00NDU4LCBVU0EuIGtlcnNsaUBi
cm9hZGluc3RpdHV0ZS5vcmcgbGVpZi5hbmRlcnNzb25AaW1iaW0udXUuc2UuPC9hdXRoLWFkZHJl
c3M+PHRpdGxlcz48dGl0bGU+UmFiYml0IGdlbm9tZSBhbmFseXNpcyByZXZlYWxzIGEgcG9seWdl
bmljIGJhc2lzIGZvciBwaGVub3R5cGljIGNoYW5nZSBkdXJpbmcgZG9tZXN0aWNhdGlvbjwvdGl0
bGU+PHNlY29uZGFyeS10aXRsZT5TY2llbmNlPC9zZWNvbmRhcnktdGl0bGU+PC90aXRsZXM+PHBl
cmlvZGljYWw+PGZ1bGwtdGl0bGU+U2NpZW5jZTwvZnVsbC10aXRsZT48L3BlcmlvZGljYWw+PHBh
Z2VzPjEwNzQtOTwvcGFnZXM+PHZvbHVtZT4zNDU8L3ZvbHVtZT48bnVtYmVyPjYyMDA8L251bWJl
cj48a2V5d29yZHM+PGtleXdvcmQ+QW5pbWFsczwva2V5d29yZD48a2V5d29yZD5BbmltYWxzLCBE
b21lc3RpYy9hbmF0b215ICZhbXA7IGhpc3RvbG9neS8qZ2VuZXRpY3MvcHN5Y2hvbG9neTwva2V5
d29yZD48a2V5d29yZD5BbmltYWxzLCBXaWxkL2FuYXRvbXkgJmFtcDsgaGlzdG9sb2d5LypnZW5l
dGljcy9wc3ljaG9sb2d5PC9rZXl3b3JkPjxrZXl3b3JkPkJhc2UgU2VxdWVuY2U8L2tleXdvcmQ+
PGtleXdvcmQ+QmVoYXZpb3IsIEFuaW1hbDwva2V5d29yZD48a2V5d29yZD5CcmVlZGluZzwva2V5
d29yZD48a2V5d29yZD5Fdm9sdXRpb24sIE1vbGVjdWxhcjwva2V5d29yZD48a2V5d29yZD5HZW5l
IEZyZXF1ZW5jeTwva2V5d29yZD48a2V5d29yZD5HZW5ldGljIExvY2k8L2tleXdvcmQ+PGtleXdv
cmQ+R2Vub21lL2dlbmV0aWNzPC9rZXl3b3JkPjxrZXl3b3JkPk1vbGVjdWxhciBTZXF1ZW5jZSBE
YXRhPC9rZXl3b3JkPjxrZXl3b3JkPlBoZW5vdHlwZTwva2V5d29yZD48a2V5d29yZD5Qb2x5bW9y
cGhpc20sIFNpbmdsZSBOdWNsZW90aWRlPC9rZXl3b3JkPjxrZXl3b3JkPlJhYmJpdHMvYW5hdG9t
eSAmYW1wOyBoaXN0b2xvZ3kvKmdlbmV0aWNzL3BzeWNob2xvZ3k8L2tleXdvcmQ+PGtleXdvcmQ+
U2VsZWN0aW9uLCBHZW5ldGljPC9rZXl3b3JkPjxrZXl3b3JkPlNlcXVlbmNlIEFuYWx5c2lzLCBE
TkE8L2tleXdvcmQ+PC9rZXl3b3Jkcz48ZGF0ZXM+PHllYXI+MjAxNDwveWVhcj48cHViLWRhdGVz
PjxkYXRlPkF1ZyAyOTwvZGF0ZT48L3B1Yi1kYXRlcz48L2RhdGVzPjxpc2JuPjEwOTUtOTIwMyAo
RWxlY3Ryb25pYykmI3hEOzAwMzYtODA3NSAoTGlua2luZyk8L2lzYm4+PGFjY2Vzc2lvbi1udW0+
MjUxNzAxNTc8L2FjY2Vzc2lvbi1udW0+PHVybHM+PHJlbGF0ZWQtdXJscz48dXJsPmh0dHBzOi8v
d3d3Lm5jYmkubmxtLm5paC5nb3YvcHVibWVkLzI1MTcwMTU3PC91cmw+PC9yZWxhdGVkLXVybHM+
PC91cmxzPjxlbGVjdHJvbmljLXJlc291cmNlLW51bT4xMC4xMTI2L3NjaWVuY2UuMTI1MzcxNDwv
ZWxlY3Ryb25pYy1yZXNvdXJjZS1udW0+PC9yZWNvcmQ+PC9DaXRlPjwvRW5kTm90ZT4A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297799">
        <w:rPr>
          <w:rFonts w:ascii="Times New Roman" w:hAnsi="Times New Roman" w:cs="Times New Roman"/>
          <w:sz w:val="24"/>
          <w:szCs w:val="24"/>
        </w:rPr>
      </w:r>
      <w:r w:rsidR="00297799">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4" w:tooltip="Rubin, 2010 #34" w:history="1">
        <w:r w:rsidR="008834D1">
          <w:rPr>
            <w:rFonts w:ascii="Times New Roman" w:hAnsi="Times New Roman" w:cs="Times New Roman"/>
            <w:noProof/>
            <w:sz w:val="24"/>
            <w:szCs w:val="24"/>
          </w:rPr>
          <w:t>4</w:t>
        </w:r>
      </w:hyperlink>
      <w:r w:rsidR="00F50B80">
        <w:rPr>
          <w:rFonts w:ascii="Times New Roman" w:hAnsi="Times New Roman" w:cs="Times New Roman"/>
          <w:noProof/>
          <w:sz w:val="24"/>
          <w:szCs w:val="24"/>
        </w:rPr>
        <w:t xml:space="preserve">, </w:t>
      </w:r>
      <w:hyperlink w:anchor="_ENREF_7" w:tooltip="Carneiro, 2014 #13" w:history="1">
        <w:r w:rsidR="008834D1">
          <w:rPr>
            <w:rFonts w:ascii="Times New Roman" w:hAnsi="Times New Roman" w:cs="Times New Roman"/>
            <w:noProof/>
            <w:sz w:val="24"/>
            <w:szCs w:val="24"/>
          </w:rPr>
          <w:t>7</w:t>
        </w:r>
      </w:hyperlink>
      <w:r w:rsidR="00F50B80">
        <w:rPr>
          <w:rFonts w:ascii="Times New Roman" w:hAnsi="Times New Roman" w:cs="Times New Roman"/>
          <w:noProof/>
          <w:sz w:val="24"/>
          <w:szCs w:val="24"/>
        </w:rPr>
        <w:t xml:space="preserve">, </w:t>
      </w:r>
      <w:hyperlink w:anchor="_ENREF_27" w:tooltip="Groenen, 2012 #17" w:history="1">
        <w:r w:rsidR="008834D1">
          <w:rPr>
            <w:rFonts w:ascii="Times New Roman" w:hAnsi="Times New Roman" w:cs="Times New Roman"/>
            <w:noProof/>
            <w:sz w:val="24"/>
            <w:szCs w:val="24"/>
          </w:rPr>
          <w:t>27</w:t>
        </w:r>
      </w:hyperlink>
      <w:r w:rsidR="00F50B80">
        <w:rPr>
          <w:rFonts w:ascii="Times New Roman" w:hAnsi="Times New Roman" w:cs="Times New Roman"/>
          <w:noProof/>
          <w:sz w:val="24"/>
          <w:szCs w:val="24"/>
        </w:rPr>
        <w:t>)</w:t>
      </w:r>
      <w:r w:rsidR="00297799">
        <w:rPr>
          <w:rFonts w:ascii="Times New Roman" w:hAnsi="Times New Roman" w:cs="Times New Roman"/>
          <w:sz w:val="24"/>
          <w:szCs w:val="24"/>
        </w:rPr>
        <w:fldChar w:fldCharType="end"/>
      </w:r>
      <w:r w:rsidR="00957DDA">
        <w:rPr>
          <w:rFonts w:ascii="Times New Roman" w:hAnsi="Times New Roman" w:cs="Times New Roman"/>
          <w:sz w:val="24"/>
          <w:szCs w:val="24"/>
        </w:rPr>
        <w:t xml:space="preserve">. We then </w:t>
      </w:r>
      <w:r w:rsidR="00957DDA">
        <w:rPr>
          <w:rFonts w:ascii="Times New Roman" w:hAnsi="Times New Roman" w:cs="Times New Roman" w:hint="eastAsia"/>
          <w:sz w:val="24"/>
          <w:szCs w:val="24"/>
        </w:rPr>
        <w:t xml:space="preserve">extended 180 kb in both upstream and downstream of the above </w:t>
      </w:r>
      <w:r w:rsidR="00957DDA" w:rsidRPr="00063348">
        <w:rPr>
          <w:rFonts w:ascii="Times New Roman" w:hAnsi="Times New Roman" w:cs="Times New Roman"/>
          <w:sz w:val="24"/>
          <w:szCs w:val="24"/>
        </w:rPr>
        <w:t>379</w:t>
      </w:r>
      <w:r w:rsidR="00957DDA">
        <w:rPr>
          <w:rFonts w:ascii="Times New Roman" w:hAnsi="Times New Roman" w:cs="Times New Roman" w:hint="eastAsia"/>
          <w:sz w:val="24"/>
          <w:szCs w:val="24"/>
        </w:rPr>
        <w:t xml:space="preserve"> regions containing no annotated genes. This effort identified </w:t>
      </w:r>
      <w:r w:rsidR="00957DDA" w:rsidRPr="00063348">
        <w:rPr>
          <w:rFonts w:ascii="Times New Roman" w:hAnsi="Times New Roman" w:cs="Times New Roman"/>
          <w:sz w:val="24"/>
          <w:szCs w:val="24"/>
        </w:rPr>
        <w:t>309</w:t>
      </w:r>
      <w:r w:rsidR="00957DDA" w:rsidRPr="003C1F1B">
        <w:rPr>
          <w:rFonts w:ascii="Times New Roman" w:hAnsi="Times New Roman" w:cs="Times New Roman" w:hint="eastAsia"/>
          <w:sz w:val="24"/>
          <w:szCs w:val="24"/>
        </w:rPr>
        <w:t xml:space="preserve"> closest genes in </w:t>
      </w:r>
      <w:r w:rsidR="00957DDA" w:rsidRPr="00063348">
        <w:rPr>
          <w:rFonts w:ascii="Times New Roman" w:hAnsi="Times New Roman" w:cs="Times New Roman"/>
          <w:sz w:val="24"/>
          <w:szCs w:val="24"/>
        </w:rPr>
        <w:t>228</w:t>
      </w:r>
      <w:r w:rsidR="00957DDA">
        <w:rPr>
          <w:rFonts w:ascii="Times New Roman" w:hAnsi="Times New Roman" w:cs="Times New Roman" w:hint="eastAsia"/>
          <w:sz w:val="24"/>
          <w:szCs w:val="24"/>
        </w:rPr>
        <w:t xml:space="preserve"> of these extended regions</w:t>
      </w:r>
      <w:r w:rsidR="007B5D58">
        <w:rPr>
          <w:rFonts w:ascii="Times New Roman" w:hAnsi="Times New Roman" w:cs="Times New Roman"/>
          <w:sz w:val="24"/>
          <w:szCs w:val="24"/>
        </w:rPr>
        <w:t xml:space="preserve"> </w:t>
      </w:r>
      <w:r w:rsidR="003A41A5">
        <w:rPr>
          <w:rFonts w:ascii="Times New Roman" w:hAnsi="Times New Roman" w:cs="Times New Roman" w:hint="eastAsia"/>
          <w:sz w:val="24"/>
          <w:szCs w:val="24"/>
        </w:rPr>
        <w:t>(</w:t>
      </w:r>
      <w:r w:rsidR="004F5F90">
        <w:rPr>
          <w:rFonts w:ascii="Times New Roman" w:hAnsi="Times New Roman" w:cs="Times New Roman"/>
          <w:sz w:val="24"/>
          <w:szCs w:val="24"/>
        </w:rPr>
        <w:t>Table S13</w:t>
      </w:r>
      <w:r w:rsidR="003A41A5">
        <w:rPr>
          <w:rFonts w:ascii="Times New Roman" w:hAnsi="Times New Roman" w:cs="Times New Roman" w:hint="eastAsia"/>
          <w:sz w:val="24"/>
          <w:szCs w:val="24"/>
        </w:rPr>
        <w:t>)</w:t>
      </w:r>
      <w:r w:rsidR="00FB0F26">
        <w:rPr>
          <w:rFonts w:ascii="Times New Roman" w:hAnsi="Times New Roman" w:cs="Times New Roman"/>
          <w:sz w:val="24"/>
          <w:szCs w:val="24"/>
        </w:rPr>
        <w:t>.</w:t>
      </w:r>
    </w:p>
    <w:p w14:paraId="210064B2" w14:textId="2BBE23F1" w:rsidR="0037786F" w:rsidRPr="00FE4B33" w:rsidRDefault="00FB0F2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lastRenderedPageBreak/>
        <w:t xml:space="preserve">After that, we performed gene ontology (GO) analysis of </w:t>
      </w:r>
      <w:r w:rsidR="00717861" w:rsidRPr="00063348">
        <w:rPr>
          <w:rFonts w:ascii="Times New Roman" w:hAnsi="Times New Roman" w:cs="Times New Roman"/>
          <w:sz w:val="24"/>
          <w:szCs w:val="24"/>
        </w:rPr>
        <w:t>4</w:t>
      </w:r>
      <w:r w:rsidR="00682062" w:rsidRPr="00063348">
        <w:rPr>
          <w:rFonts w:ascii="Times New Roman" w:hAnsi="Times New Roman" w:cs="Times New Roman"/>
          <w:sz w:val="24"/>
          <w:szCs w:val="24"/>
        </w:rPr>
        <w:t>41</w:t>
      </w:r>
      <w:r>
        <w:rPr>
          <w:rFonts w:ascii="Times New Roman" w:hAnsi="Times New Roman" w:cs="Times New Roman" w:hint="eastAsia"/>
          <w:sz w:val="24"/>
          <w:szCs w:val="24"/>
        </w:rPr>
        <w:t xml:space="preserve"> genes </w:t>
      </w:r>
      <w:r w:rsidR="003E34CA">
        <w:rPr>
          <w:rFonts w:ascii="Times New Roman" w:hAnsi="Times New Roman" w:cs="Times New Roman" w:hint="eastAsia"/>
          <w:sz w:val="24"/>
          <w:szCs w:val="24"/>
        </w:rPr>
        <w:t xml:space="preserve">(48 of </w:t>
      </w:r>
      <w:r w:rsidR="00B94ED3">
        <w:rPr>
          <w:rFonts w:ascii="Times New Roman" w:hAnsi="Times New Roman" w:cs="Times New Roman" w:hint="eastAsia"/>
          <w:sz w:val="24"/>
          <w:szCs w:val="24"/>
        </w:rPr>
        <w:t>the</w:t>
      </w:r>
      <w:r w:rsidR="00B94ED3">
        <w:rPr>
          <w:rFonts w:ascii="Times New Roman" w:hAnsi="Times New Roman" w:cs="Times New Roman"/>
          <w:sz w:val="24"/>
          <w:szCs w:val="24"/>
        </w:rPr>
        <w:t>m</w:t>
      </w:r>
      <w:r w:rsidR="00B94ED3">
        <w:rPr>
          <w:rFonts w:ascii="Times New Roman" w:hAnsi="Times New Roman" w:cs="Times New Roman" w:hint="eastAsia"/>
          <w:sz w:val="24"/>
          <w:szCs w:val="24"/>
        </w:rPr>
        <w:t xml:space="preserve"> </w:t>
      </w:r>
      <w:r w:rsidR="003E34CA">
        <w:rPr>
          <w:rFonts w:ascii="Times New Roman" w:hAnsi="Times New Roman" w:cs="Times New Roman" w:hint="eastAsia"/>
          <w:sz w:val="24"/>
          <w:szCs w:val="24"/>
        </w:rPr>
        <w:t>detected in domestic selection were removed</w:t>
      </w:r>
      <w:r w:rsidR="00FB215A">
        <w:rPr>
          <w:rFonts w:ascii="Times New Roman" w:hAnsi="Times New Roman" w:cs="Times New Roman"/>
          <w:sz w:val="24"/>
          <w:szCs w:val="24"/>
        </w:rPr>
        <w:t>,</w:t>
      </w:r>
      <w:r w:rsidR="00FB215A">
        <w:rPr>
          <w:rFonts w:ascii="Times New Roman" w:hAnsi="Times New Roman" w:cs="Times New Roman" w:hint="eastAsia"/>
          <w:sz w:val="24"/>
          <w:szCs w:val="24"/>
        </w:rPr>
        <w:t xml:space="preserve"> </w:t>
      </w:r>
      <w:r w:rsidR="001D02AD">
        <w:rPr>
          <w:rFonts w:ascii="Times New Roman" w:hAnsi="Times New Roman" w:cs="Times New Roman" w:hint="eastAsia"/>
          <w:sz w:val="24"/>
          <w:szCs w:val="24"/>
        </w:rPr>
        <w:t>Materials and Methods</w:t>
      </w:r>
      <w:r w:rsidR="003E34CA">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in or closest </w:t>
      </w:r>
      <w:r w:rsidR="00FD5715">
        <w:rPr>
          <w:rFonts w:ascii="Times New Roman" w:hAnsi="Times New Roman" w:cs="Times New Roman"/>
          <w:sz w:val="24"/>
          <w:szCs w:val="24"/>
        </w:rPr>
        <w:t xml:space="preserve">(extended 180 kb in both upstream and downstream) </w:t>
      </w:r>
      <w:r>
        <w:rPr>
          <w:rFonts w:ascii="Times New Roman" w:hAnsi="Times New Roman" w:cs="Times New Roman" w:hint="eastAsia"/>
          <w:sz w:val="24"/>
          <w:szCs w:val="24"/>
        </w:rPr>
        <w:t>to selective sweeps regions</w:t>
      </w:r>
      <w:r w:rsidR="003F1762">
        <w:rPr>
          <w:rFonts w:ascii="Times New Roman" w:hAnsi="Times New Roman" w:cs="Times New Roman" w:hint="eastAsia"/>
          <w:sz w:val="24"/>
          <w:szCs w:val="24"/>
        </w:rPr>
        <w:t xml:space="preserve"> </w:t>
      </w:r>
      <w:r w:rsidR="00E770DC" w:rsidRPr="00063348">
        <w:rPr>
          <w:rFonts w:ascii="Times New Roman" w:hAnsi="Times New Roman" w:cs="Times New Roman"/>
          <w:sz w:val="24"/>
          <w:szCs w:val="24"/>
        </w:rPr>
        <w:t>(</w:t>
      </w:r>
      <w:r w:rsidR="000179B2">
        <w:rPr>
          <w:rFonts w:ascii="Times New Roman" w:hAnsi="Times New Roman" w:cs="Times New Roman"/>
          <w:sz w:val="24"/>
          <w:szCs w:val="24"/>
        </w:rPr>
        <w:t>SI Appendix</w:t>
      </w:r>
      <w:r w:rsidR="00027A9D" w:rsidRPr="00063348">
        <w:rPr>
          <w:rFonts w:ascii="Times New Roman" w:hAnsi="Times New Roman" w:cs="Times New Roman"/>
          <w:sz w:val="24"/>
          <w:szCs w:val="24"/>
        </w:rPr>
        <w:t>)</w:t>
      </w:r>
      <w:r w:rsidR="00027A9D" w:rsidRPr="003C1F1B">
        <w:rPr>
          <w:rFonts w:ascii="Times New Roman" w:hAnsi="Times New Roman" w:cs="Times New Roman"/>
          <w:sz w:val="24"/>
          <w:szCs w:val="24"/>
        </w:rPr>
        <w:t xml:space="preserve"> </w:t>
      </w:r>
      <w:r w:rsidRPr="003C1F1B">
        <w:rPr>
          <w:rFonts w:ascii="Times New Roman" w:hAnsi="Times New Roman" w:cs="Times New Roman" w:hint="eastAsia"/>
          <w:sz w:val="24"/>
          <w:szCs w:val="24"/>
        </w:rPr>
        <w:t xml:space="preserve">and </w:t>
      </w:r>
      <w:r w:rsidRPr="00E85F67">
        <w:rPr>
          <w:rFonts w:ascii="Times New Roman" w:hAnsi="Times New Roman" w:cs="Times New Roman"/>
          <w:sz w:val="24"/>
          <w:szCs w:val="24"/>
        </w:rPr>
        <w:t>highlighted</w:t>
      </w:r>
      <w:r w:rsidRPr="00E85F67">
        <w:rPr>
          <w:rFonts w:ascii="Times New Roman" w:hAnsi="Times New Roman" w:cs="Times New Roman" w:hint="eastAsia"/>
          <w:sz w:val="24"/>
          <w:szCs w:val="24"/>
        </w:rPr>
        <w:t xml:space="preserve"> </w:t>
      </w:r>
      <w:r w:rsidR="002D6A2E" w:rsidRPr="00063348">
        <w:rPr>
          <w:rFonts w:ascii="Times New Roman" w:hAnsi="Times New Roman" w:cs="Times New Roman"/>
          <w:sz w:val="24"/>
          <w:szCs w:val="24"/>
        </w:rPr>
        <w:t>288</w:t>
      </w:r>
      <w:r>
        <w:rPr>
          <w:rFonts w:ascii="Times New Roman" w:hAnsi="Times New Roman" w:cs="Times New Roman" w:hint="eastAsia"/>
          <w:sz w:val="24"/>
          <w:szCs w:val="24"/>
        </w:rPr>
        <w:t xml:space="preserve"> enriched categories related to </w:t>
      </w:r>
      <w:r w:rsidR="003A41A5">
        <w:rPr>
          <w:rFonts w:ascii="Times New Roman" w:hAnsi="Times New Roman" w:cs="Times New Roman" w:hint="eastAsia"/>
          <w:sz w:val="24"/>
          <w:szCs w:val="24"/>
        </w:rPr>
        <w:t xml:space="preserve">211 </w:t>
      </w:r>
      <w:r>
        <w:rPr>
          <w:rFonts w:ascii="Times New Roman" w:hAnsi="Times New Roman" w:cs="Times New Roman" w:hint="eastAsia"/>
          <w:sz w:val="24"/>
          <w:szCs w:val="24"/>
        </w:rPr>
        <w:t>biological processes</w:t>
      </w:r>
      <w:r w:rsidR="003E141C">
        <w:rPr>
          <w:rFonts w:ascii="Times New Roman" w:hAnsi="Times New Roman" w:cs="Times New Roman" w:hint="eastAsia"/>
          <w:sz w:val="24"/>
          <w:szCs w:val="24"/>
        </w:rPr>
        <w:t xml:space="preserve"> </w:t>
      </w:r>
      <w:r>
        <w:rPr>
          <w:rFonts w:ascii="Times New Roman" w:hAnsi="Times New Roman" w:cs="Times New Roman" w:hint="eastAsia"/>
          <w:sz w:val="24"/>
          <w:szCs w:val="24"/>
        </w:rPr>
        <w:t>(</w:t>
      </w:r>
      <w:r w:rsidR="000179B2">
        <w:rPr>
          <w:rFonts w:ascii="Times New Roman" w:hAnsi="Times New Roman" w:cs="Times New Roman"/>
          <w:sz w:val="24"/>
          <w:szCs w:val="24"/>
        </w:rPr>
        <w:t>Table S14</w:t>
      </w:r>
      <w:r w:rsidR="004656ED">
        <w:rPr>
          <w:rFonts w:ascii="Times New Roman" w:hAnsi="Times New Roman" w:cs="Times New Roman"/>
          <w:sz w:val="24"/>
          <w:szCs w:val="24"/>
        </w:rPr>
        <w:t xml:space="preserve">, </w:t>
      </w:r>
      <w:r w:rsidR="000179B2">
        <w:rPr>
          <w:rFonts w:ascii="Times New Roman" w:hAnsi="Times New Roman" w:cs="Times New Roman"/>
          <w:sz w:val="24"/>
          <w:szCs w:val="24"/>
        </w:rPr>
        <w:t>S15</w:t>
      </w:r>
      <w:r>
        <w:rPr>
          <w:rFonts w:ascii="Times New Roman" w:hAnsi="Times New Roman" w:cs="Times New Roman" w:hint="eastAsia"/>
          <w:sz w:val="24"/>
          <w:szCs w:val="24"/>
        </w:rPr>
        <w:t xml:space="preserve">). </w:t>
      </w:r>
      <w:r w:rsidR="000536A3">
        <w:rPr>
          <w:rFonts w:ascii="Times New Roman" w:hAnsi="Times New Roman" w:cs="Times New Roman"/>
          <w:sz w:val="24"/>
          <w:szCs w:val="24"/>
        </w:rPr>
        <w:t xml:space="preserve">Interestingly, </w:t>
      </w:r>
      <w:r w:rsidR="00E9656F" w:rsidRPr="00063348">
        <w:rPr>
          <w:rFonts w:ascii="Times New Roman" w:hAnsi="Times New Roman" w:cs="Times New Roman"/>
          <w:sz w:val="24"/>
          <w:szCs w:val="24"/>
        </w:rPr>
        <w:t xml:space="preserve">the </w:t>
      </w:r>
      <w:r w:rsidRPr="00063348">
        <w:rPr>
          <w:rFonts w:ascii="Times New Roman" w:hAnsi="Times New Roman" w:cs="Times New Roman"/>
          <w:sz w:val="24"/>
          <w:szCs w:val="24"/>
        </w:rPr>
        <w:t xml:space="preserve">most </w:t>
      </w:r>
      <w:r w:rsidR="00391077" w:rsidRPr="00063348">
        <w:rPr>
          <w:rFonts w:ascii="Times New Roman" w:hAnsi="Times New Roman" w:cs="Times New Roman"/>
          <w:sz w:val="24"/>
          <w:szCs w:val="24"/>
        </w:rPr>
        <w:t xml:space="preserve">remarked </w:t>
      </w:r>
      <w:r w:rsidR="0089473E" w:rsidRPr="00063348">
        <w:rPr>
          <w:rFonts w:ascii="Times New Roman" w:hAnsi="Times New Roman" w:cs="Times New Roman"/>
          <w:sz w:val="24"/>
          <w:szCs w:val="24"/>
        </w:rPr>
        <w:t>categories</w:t>
      </w:r>
      <w:r w:rsidRPr="00063348">
        <w:rPr>
          <w:rFonts w:ascii="Times New Roman" w:hAnsi="Times New Roman" w:cs="Times New Roman"/>
          <w:sz w:val="24"/>
          <w:szCs w:val="24"/>
        </w:rPr>
        <w:t xml:space="preserve"> </w:t>
      </w:r>
      <w:r w:rsidR="008E2DED" w:rsidRPr="00063348">
        <w:rPr>
          <w:rFonts w:ascii="Times New Roman" w:hAnsi="Times New Roman" w:cs="Times New Roman"/>
          <w:sz w:val="24"/>
          <w:szCs w:val="24"/>
        </w:rPr>
        <w:t xml:space="preserve">were </w:t>
      </w:r>
      <w:r w:rsidRPr="00063348">
        <w:rPr>
          <w:rFonts w:ascii="Times New Roman" w:hAnsi="Times New Roman" w:cs="Times New Roman"/>
          <w:sz w:val="24"/>
          <w:szCs w:val="24"/>
        </w:rPr>
        <w:t>relate</w:t>
      </w:r>
      <w:r w:rsidR="008E2DED" w:rsidRPr="00063348">
        <w:rPr>
          <w:rFonts w:ascii="Times New Roman" w:hAnsi="Times New Roman" w:cs="Times New Roman"/>
          <w:sz w:val="24"/>
          <w:szCs w:val="24"/>
        </w:rPr>
        <w:t>d</w:t>
      </w:r>
      <w:r w:rsidRPr="00063348">
        <w:rPr>
          <w:rFonts w:ascii="Times New Roman" w:hAnsi="Times New Roman" w:cs="Times New Roman"/>
          <w:sz w:val="24"/>
          <w:szCs w:val="24"/>
        </w:rPr>
        <w:t xml:space="preserve"> to a series of organs and system</w:t>
      </w:r>
      <w:r w:rsidR="002A5F50">
        <w:rPr>
          <w:rFonts w:ascii="Times New Roman" w:hAnsi="Times New Roman" w:cs="Times New Roman"/>
          <w:sz w:val="24"/>
          <w:szCs w:val="24"/>
        </w:rPr>
        <w:t xml:space="preserve">, such as </w:t>
      </w:r>
      <w:r w:rsidR="00BE1FB2" w:rsidRPr="00063348">
        <w:rPr>
          <w:rFonts w:ascii="Times New Roman" w:hAnsi="Times New Roman" w:cs="Times New Roman"/>
          <w:sz w:val="24"/>
          <w:szCs w:val="24"/>
        </w:rPr>
        <w:t>morphogenesis and development</w:t>
      </w:r>
      <w:r w:rsidR="00BE1FB2">
        <w:rPr>
          <w:rFonts w:ascii="Times New Roman" w:hAnsi="Times New Roman" w:cs="Times New Roman"/>
          <w:sz w:val="24"/>
          <w:szCs w:val="24"/>
        </w:rPr>
        <w:t xml:space="preserve"> of </w:t>
      </w:r>
      <w:r w:rsidRPr="00063348">
        <w:rPr>
          <w:rFonts w:ascii="Times New Roman" w:hAnsi="Times New Roman" w:cs="Times New Roman"/>
          <w:sz w:val="24"/>
          <w:szCs w:val="24"/>
        </w:rPr>
        <w:t>lung,</w:t>
      </w:r>
      <w:r w:rsidRPr="00063348">
        <w:rPr>
          <w:rFonts w:ascii="Times New Roman" w:hAnsi="Times New Roman" w:cs="Times New Roman"/>
        </w:rPr>
        <w:t xml:space="preserve"> </w:t>
      </w:r>
      <w:r w:rsidR="002D6A2E" w:rsidRPr="00063348">
        <w:rPr>
          <w:rFonts w:ascii="Times New Roman" w:hAnsi="Times New Roman" w:cs="Times New Roman"/>
          <w:sz w:val="24"/>
          <w:szCs w:val="24"/>
        </w:rPr>
        <w:t>heart</w:t>
      </w:r>
      <w:r w:rsidRPr="00063348">
        <w:rPr>
          <w:rFonts w:ascii="Times New Roman" w:hAnsi="Times New Roman" w:cs="Times New Roman"/>
          <w:sz w:val="24"/>
          <w:szCs w:val="24"/>
        </w:rPr>
        <w:t>,</w:t>
      </w:r>
      <w:r w:rsidRPr="00063348">
        <w:t xml:space="preserve"> </w:t>
      </w:r>
      <w:r w:rsidR="001E11D4" w:rsidRPr="00063348">
        <w:rPr>
          <w:rFonts w:ascii="Times New Roman" w:hAnsi="Times New Roman" w:cs="Times New Roman"/>
          <w:sz w:val="24"/>
          <w:szCs w:val="24"/>
        </w:rPr>
        <w:t>metanephros</w:t>
      </w:r>
      <w:r w:rsidR="001E11D4" w:rsidRPr="00E85F67">
        <w:rPr>
          <w:rFonts w:ascii="Times New Roman" w:hAnsi="Times New Roman" w:cs="Times New Roman" w:hint="eastAsia"/>
          <w:sz w:val="24"/>
          <w:szCs w:val="24"/>
        </w:rPr>
        <w:t xml:space="preserve">, </w:t>
      </w:r>
      <w:r w:rsidR="00B958C0" w:rsidRPr="00E85F67">
        <w:rPr>
          <w:rFonts w:ascii="Times New Roman" w:hAnsi="Times New Roman" w:cs="Times New Roman"/>
          <w:sz w:val="24"/>
          <w:szCs w:val="24"/>
        </w:rPr>
        <w:t xml:space="preserve">aortic </w:t>
      </w:r>
      <w:r w:rsidR="00B958C0" w:rsidRPr="00B462F2">
        <w:rPr>
          <w:rFonts w:ascii="Times New Roman" w:hAnsi="Times New Roman" w:cs="Times New Roman" w:hint="eastAsia"/>
          <w:sz w:val="24"/>
          <w:szCs w:val="24"/>
        </w:rPr>
        <w:t>and</w:t>
      </w:r>
      <w:r w:rsidR="00B958C0" w:rsidRPr="00063348">
        <w:rPr>
          <w:rFonts w:ascii="Times New Roman" w:hAnsi="Times New Roman" w:cs="Times New Roman"/>
          <w:sz w:val="24"/>
          <w:szCs w:val="24"/>
        </w:rPr>
        <w:t xml:space="preserve"> </w:t>
      </w:r>
      <w:r w:rsidR="00B958C0" w:rsidRPr="00E4317B">
        <w:rPr>
          <w:rFonts w:ascii="Times New Roman" w:hAnsi="Times New Roman" w:cs="Times New Roman"/>
          <w:sz w:val="24"/>
          <w:szCs w:val="24"/>
        </w:rPr>
        <w:t>cardiac muscle</w:t>
      </w:r>
      <w:r w:rsidR="00BE1FB2">
        <w:rPr>
          <w:rFonts w:ascii="Times New Roman" w:hAnsi="Times New Roman" w:cs="Times New Roman"/>
          <w:sz w:val="24"/>
          <w:szCs w:val="24"/>
        </w:rPr>
        <w:t>, and functions of</w:t>
      </w:r>
      <w:r w:rsidR="002A5F50" w:rsidRPr="00063348">
        <w:rPr>
          <w:rFonts w:ascii="Times New Roman" w:hAnsi="Times New Roman" w:cs="Times New Roman"/>
          <w:sz w:val="24"/>
          <w:szCs w:val="24"/>
        </w:rPr>
        <w:t xml:space="preserve"> </w:t>
      </w:r>
      <w:r w:rsidR="00A524C7" w:rsidRPr="00063348">
        <w:rPr>
          <w:rFonts w:ascii="Times New Roman" w:hAnsi="Times New Roman" w:cs="Times New Roman"/>
          <w:sz w:val="24"/>
          <w:szCs w:val="24"/>
        </w:rPr>
        <w:t xml:space="preserve">blood circulatory system, </w:t>
      </w:r>
      <w:r w:rsidRPr="00063348">
        <w:rPr>
          <w:rFonts w:ascii="Times New Roman" w:hAnsi="Times New Roman" w:cs="Times New Roman"/>
          <w:sz w:val="24"/>
          <w:szCs w:val="24"/>
        </w:rPr>
        <w:t>respiratory system</w:t>
      </w:r>
      <w:r w:rsidR="005C278F" w:rsidRPr="00063348">
        <w:rPr>
          <w:rFonts w:ascii="Times New Roman" w:hAnsi="Times New Roman" w:cs="Times New Roman"/>
          <w:sz w:val="24"/>
          <w:szCs w:val="24"/>
        </w:rPr>
        <w:t>,</w:t>
      </w:r>
      <w:r w:rsidRPr="00063348">
        <w:rPr>
          <w:rFonts w:ascii="Times New Roman" w:hAnsi="Times New Roman" w:cs="Times New Roman"/>
          <w:sz w:val="24"/>
          <w:szCs w:val="24"/>
        </w:rPr>
        <w:t xml:space="preserve"> </w:t>
      </w:r>
      <w:r w:rsidR="00B958C0" w:rsidRPr="00B462F2">
        <w:rPr>
          <w:rFonts w:ascii="Times New Roman" w:hAnsi="Times New Roman" w:cs="Times New Roman"/>
          <w:sz w:val="24"/>
          <w:szCs w:val="24"/>
        </w:rPr>
        <w:t>peripheral nervous system</w:t>
      </w:r>
      <w:r w:rsidR="004D5151" w:rsidRPr="00063348">
        <w:rPr>
          <w:rFonts w:ascii="Times New Roman" w:hAnsi="Times New Roman" w:cs="Times New Roman"/>
          <w:sz w:val="24"/>
          <w:szCs w:val="24"/>
        </w:rPr>
        <w:t xml:space="preserve"> and </w:t>
      </w:r>
      <w:r w:rsidR="004D5151" w:rsidRPr="00B462F2">
        <w:rPr>
          <w:rFonts w:ascii="Times New Roman" w:hAnsi="Times New Roman" w:cs="Times New Roman"/>
          <w:sz w:val="24"/>
          <w:szCs w:val="24"/>
        </w:rPr>
        <w:t>ventricular system</w:t>
      </w:r>
      <w:r w:rsidR="004D5151" w:rsidRPr="00063348">
        <w:rPr>
          <w:rFonts w:ascii="Times New Roman" w:hAnsi="Times New Roman" w:cs="Times New Roman"/>
          <w:sz w:val="24"/>
          <w:szCs w:val="24"/>
        </w:rPr>
        <w:t xml:space="preserve"> </w:t>
      </w:r>
      <w:r w:rsidRPr="00063348">
        <w:rPr>
          <w:rFonts w:ascii="Times New Roman" w:hAnsi="Times New Roman" w:cs="Times New Roman"/>
          <w:sz w:val="24"/>
          <w:szCs w:val="24"/>
        </w:rPr>
        <w:t>development</w:t>
      </w:r>
      <w:r w:rsidR="00725615" w:rsidRPr="00063348">
        <w:rPr>
          <w:rFonts w:ascii="Times New Roman" w:hAnsi="Times New Roman" w:cs="Times New Roman"/>
          <w:sz w:val="24"/>
          <w:szCs w:val="24"/>
        </w:rPr>
        <w:t>, rhythmic excitation</w:t>
      </w:r>
      <w:r w:rsidR="002A5F50" w:rsidRPr="00063348">
        <w:rPr>
          <w:rFonts w:ascii="Times New Roman" w:hAnsi="Times New Roman" w:cs="Times New Roman"/>
          <w:sz w:val="24"/>
          <w:szCs w:val="24"/>
        </w:rPr>
        <w:t xml:space="preserve"> (</w:t>
      </w:r>
      <w:r w:rsidR="002A5F50" w:rsidRPr="00B462F2">
        <w:rPr>
          <w:rFonts w:ascii="Times New Roman" w:hAnsi="Times New Roman" w:cs="Times New Roman" w:hint="eastAsia"/>
          <w:sz w:val="24"/>
          <w:szCs w:val="24"/>
        </w:rPr>
        <w:t>Table</w:t>
      </w:r>
      <w:r w:rsidR="002A5F50">
        <w:rPr>
          <w:rFonts w:ascii="Times New Roman" w:hAnsi="Times New Roman" w:cs="Times New Roman"/>
          <w:sz w:val="24"/>
          <w:szCs w:val="24"/>
        </w:rPr>
        <w:t xml:space="preserve"> 2</w:t>
      </w:r>
      <w:r w:rsidR="007D6D0B">
        <w:rPr>
          <w:rFonts w:ascii="Times New Roman" w:hAnsi="Times New Roman" w:cs="Times New Roman"/>
          <w:sz w:val="24"/>
          <w:szCs w:val="24"/>
        </w:rPr>
        <w:t>)</w:t>
      </w:r>
      <w:r w:rsidR="00F04E72">
        <w:rPr>
          <w:rFonts w:ascii="Times New Roman" w:hAnsi="Times New Roman" w:cs="Times New Roman"/>
          <w:sz w:val="24"/>
          <w:szCs w:val="24"/>
        </w:rPr>
        <w:t>.</w:t>
      </w:r>
      <w:r w:rsidRPr="00063348">
        <w:rPr>
          <w:rFonts w:ascii="Times New Roman" w:hAnsi="Times New Roman" w:cs="Times New Roman"/>
          <w:sz w:val="24"/>
          <w:szCs w:val="24"/>
        </w:rPr>
        <w:t xml:space="preserve"> </w:t>
      </w:r>
      <w:r w:rsidR="00BF1F7B">
        <w:rPr>
          <w:rFonts w:ascii="Times New Roman" w:hAnsi="Times New Roman" w:cs="Times New Roman"/>
          <w:sz w:val="24"/>
          <w:szCs w:val="24"/>
        </w:rPr>
        <w:t xml:space="preserve">Moreover, </w:t>
      </w:r>
      <w:r w:rsidR="00E47EEE">
        <w:rPr>
          <w:rFonts w:ascii="Times New Roman" w:hAnsi="Times New Roman" w:cs="Times New Roman"/>
          <w:sz w:val="24"/>
          <w:szCs w:val="24"/>
        </w:rPr>
        <w:t>an</w:t>
      </w:r>
      <w:r w:rsidR="00E47EEE" w:rsidRPr="007920A8">
        <w:rPr>
          <w:rFonts w:ascii="Times New Roman" w:hAnsi="Times New Roman" w:cs="Times New Roman"/>
          <w:sz w:val="24"/>
          <w:szCs w:val="24"/>
        </w:rPr>
        <w:t xml:space="preserve"> overrepresented term </w:t>
      </w:r>
      <w:r w:rsidR="00E47EEE">
        <w:rPr>
          <w:rFonts w:ascii="Times New Roman" w:hAnsi="Times New Roman" w:cs="Times New Roman"/>
          <w:sz w:val="24"/>
          <w:szCs w:val="24"/>
        </w:rPr>
        <w:t xml:space="preserve">of positive selection related to </w:t>
      </w:r>
      <w:r w:rsidR="00E47EEE" w:rsidRPr="007920A8">
        <w:rPr>
          <w:rFonts w:ascii="Times New Roman" w:hAnsi="Times New Roman" w:cs="Times New Roman"/>
          <w:sz w:val="24"/>
          <w:szCs w:val="24"/>
        </w:rPr>
        <w:t>dorsal/ventral pattern formation</w:t>
      </w:r>
      <w:r w:rsidR="00E47EEE">
        <w:rPr>
          <w:rFonts w:ascii="Times New Roman" w:hAnsi="Times New Roman" w:cs="Times New Roman"/>
          <w:sz w:val="24"/>
          <w:szCs w:val="24"/>
        </w:rPr>
        <w:t xml:space="preserve"> was detected. </w:t>
      </w:r>
      <w:r w:rsidR="004C6233">
        <w:rPr>
          <w:rFonts w:ascii="Times New Roman" w:hAnsi="Times New Roman" w:cs="Times New Roman"/>
          <w:sz w:val="24"/>
          <w:szCs w:val="24"/>
        </w:rPr>
        <w:t>Since long distance flight ne</w:t>
      </w:r>
      <w:r w:rsidR="00E47EEE">
        <w:rPr>
          <w:rFonts w:ascii="Times New Roman" w:hAnsi="Times New Roman" w:cs="Times New Roman"/>
          <w:sz w:val="24"/>
          <w:szCs w:val="24"/>
        </w:rPr>
        <w:t xml:space="preserve">ed adaptive changes in body shape, energy metabolism and spatial navigation, we </w:t>
      </w:r>
      <w:r w:rsidR="004656ED">
        <w:rPr>
          <w:rFonts w:ascii="Times New Roman" w:hAnsi="Times New Roman" w:cs="Times New Roman"/>
          <w:sz w:val="24"/>
          <w:szCs w:val="24"/>
        </w:rPr>
        <w:t>proposed</w:t>
      </w:r>
      <w:r w:rsidR="00E47EEE">
        <w:rPr>
          <w:rFonts w:ascii="Times New Roman" w:hAnsi="Times New Roman" w:cs="Times New Roman"/>
          <w:sz w:val="24"/>
          <w:szCs w:val="24"/>
        </w:rPr>
        <w:t xml:space="preserve"> </w:t>
      </w:r>
      <w:r w:rsidR="00EC61CC">
        <w:rPr>
          <w:rFonts w:ascii="Times New Roman" w:hAnsi="Times New Roman" w:cs="Times New Roman"/>
          <w:sz w:val="24"/>
          <w:szCs w:val="24"/>
        </w:rPr>
        <w:t xml:space="preserve">that selection on those genes associated with above functions </w:t>
      </w:r>
      <w:r w:rsidR="006A3078">
        <w:rPr>
          <w:rFonts w:ascii="Times New Roman" w:hAnsi="Times New Roman" w:cs="Times New Roman"/>
          <w:sz w:val="24"/>
          <w:szCs w:val="24"/>
        </w:rPr>
        <w:t xml:space="preserve">might </w:t>
      </w:r>
      <w:r w:rsidR="00EC61CC">
        <w:rPr>
          <w:rFonts w:ascii="Times New Roman" w:hAnsi="Times New Roman" w:cs="Times New Roman"/>
          <w:sz w:val="24"/>
          <w:szCs w:val="24"/>
        </w:rPr>
        <w:t>enhance</w:t>
      </w:r>
      <w:r w:rsidR="006A3078">
        <w:rPr>
          <w:rFonts w:ascii="Times New Roman" w:hAnsi="Times New Roman" w:cs="Times New Roman"/>
          <w:sz w:val="24"/>
          <w:szCs w:val="24"/>
        </w:rPr>
        <w:t xml:space="preserve"> the ability</w:t>
      </w:r>
      <w:r w:rsidR="00344FBC">
        <w:rPr>
          <w:rFonts w:ascii="Times New Roman" w:hAnsi="Times New Roman" w:cs="Times New Roman"/>
          <w:sz w:val="24"/>
          <w:szCs w:val="24"/>
        </w:rPr>
        <w:t xml:space="preserve"> </w:t>
      </w:r>
      <w:r w:rsidR="006A3078">
        <w:rPr>
          <w:rFonts w:ascii="Times New Roman" w:hAnsi="Times New Roman" w:cs="Times New Roman"/>
          <w:sz w:val="24"/>
          <w:szCs w:val="24"/>
        </w:rPr>
        <w:t>to fly</w:t>
      </w:r>
      <w:r w:rsidR="00EC61CC">
        <w:rPr>
          <w:rFonts w:ascii="Times New Roman" w:hAnsi="Times New Roman" w:cs="Times New Roman"/>
          <w:sz w:val="24"/>
          <w:szCs w:val="24"/>
        </w:rPr>
        <w:t xml:space="preserve"> long </w:t>
      </w:r>
      <w:r w:rsidR="006A3078">
        <w:rPr>
          <w:rFonts w:ascii="Times New Roman" w:hAnsi="Times New Roman" w:cs="Times New Roman"/>
          <w:sz w:val="24"/>
          <w:szCs w:val="24"/>
        </w:rPr>
        <w:t>distance</w:t>
      </w:r>
      <w:r w:rsidR="00344FBC">
        <w:rPr>
          <w:rFonts w:ascii="Times New Roman" w:hAnsi="Times New Roman" w:cs="Times New Roman"/>
          <w:sz w:val="24"/>
          <w:szCs w:val="24"/>
        </w:rPr>
        <w:t xml:space="preserve"> in the ancestor of the mallard duck and spot-billed duck</w:t>
      </w:r>
      <w:r w:rsidR="00EC61CC">
        <w:rPr>
          <w:rFonts w:ascii="Times New Roman" w:hAnsi="Times New Roman" w:cs="Times New Roman"/>
          <w:sz w:val="24"/>
          <w:szCs w:val="24"/>
        </w:rPr>
        <w:t>.</w:t>
      </w:r>
    </w:p>
    <w:p w14:paraId="050509B9" w14:textId="44023624" w:rsidR="00D56C03" w:rsidRDefault="003C1FE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We further investigate</w:t>
      </w:r>
      <w:r w:rsidR="00D5426E">
        <w:rPr>
          <w:rFonts w:ascii="Times New Roman" w:hAnsi="Times New Roman" w:cs="Times New Roman"/>
          <w:sz w:val="24"/>
          <w:szCs w:val="24"/>
        </w:rPr>
        <w:t>d</w:t>
      </w:r>
      <w:r>
        <w:rPr>
          <w:rFonts w:ascii="Times New Roman" w:hAnsi="Times New Roman" w:cs="Times New Roman"/>
          <w:sz w:val="24"/>
          <w:szCs w:val="24"/>
        </w:rPr>
        <w:t xml:space="preserve"> functions of genes in </w:t>
      </w:r>
      <w:r>
        <w:rPr>
          <w:rFonts w:ascii="Times New Roman" w:hAnsi="Times New Roman" w:cs="Times New Roman" w:hint="eastAsia"/>
          <w:sz w:val="24"/>
          <w:szCs w:val="24"/>
        </w:rPr>
        <w:t xml:space="preserve">putative selective sweep regions </w:t>
      </w:r>
      <w:r w:rsidR="001F68BD">
        <w:rPr>
          <w:rFonts w:ascii="Times New Roman" w:hAnsi="Times New Roman" w:cs="Times New Roman"/>
          <w:sz w:val="24"/>
          <w:szCs w:val="24"/>
        </w:rPr>
        <w:t>by surveying published literature</w:t>
      </w:r>
      <w:r w:rsidR="00D5426E">
        <w:rPr>
          <w:rFonts w:ascii="Times New Roman" w:hAnsi="Times New Roman" w:cs="Times New Roman"/>
          <w:sz w:val="24"/>
          <w:szCs w:val="24"/>
        </w:rPr>
        <w:t xml:space="preserve"> and listed </w:t>
      </w:r>
      <w:r w:rsidR="00865324">
        <w:rPr>
          <w:rFonts w:ascii="Times New Roman" w:hAnsi="Times New Roman" w:cs="Times New Roman"/>
          <w:sz w:val="24"/>
          <w:szCs w:val="24"/>
        </w:rPr>
        <w:t xml:space="preserve">several genes </w:t>
      </w:r>
      <w:r w:rsidR="00D5426E">
        <w:rPr>
          <w:rFonts w:ascii="Times New Roman" w:hAnsi="Times New Roman" w:cs="Times New Roman"/>
          <w:sz w:val="24"/>
          <w:szCs w:val="24"/>
        </w:rPr>
        <w:t>might be related to the flight activity</w:t>
      </w:r>
      <w:r w:rsidR="00865324">
        <w:rPr>
          <w:rFonts w:ascii="Times New Roman" w:hAnsi="Times New Roman" w:cs="Times New Roman"/>
          <w:sz w:val="24"/>
          <w:szCs w:val="24"/>
        </w:rPr>
        <w:t xml:space="preserve">. For example, </w:t>
      </w:r>
      <w:r w:rsidR="00EC61CC">
        <w:rPr>
          <w:rFonts w:ascii="Times New Roman" w:hAnsi="Times New Roman" w:cs="Times New Roman"/>
          <w:sz w:val="24"/>
          <w:szCs w:val="24"/>
        </w:rPr>
        <w:t xml:space="preserve">Kinase Insert Domain Receptor </w:t>
      </w:r>
      <w:r w:rsidR="006F213D">
        <w:rPr>
          <w:rFonts w:ascii="Times New Roman" w:hAnsi="Times New Roman" w:cs="Times New Roman"/>
          <w:sz w:val="24"/>
          <w:szCs w:val="24"/>
        </w:rPr>
        <w:t>(</w:t>
      </w:r>
      <w:r w:rsidR="00865324">
        <w:rPr>
          <w:rFonts w:ascii="Times New Roman" w:hAnsi="Times New Roman" w:cs="Times New Roman"/>
          <w:sz w:val="24"/>
          <w:szCs w:val="24"/>
        </w:rPr>
        <w:t>KDR</w:t>
      </w:r>
      <w:r w:rsidR="006F213D">
        <w:rPr>
          <w:rFonts w:ascii="Times New Roman" w:hAnsi="Times New Roman" w:cs="Times New Roman"/>
          <w:sz w:val="24"/>
          <w:szCs w:val="24"/>
        </w:rPr>
        <w:t>)</w:t>
      </w:r>
      <w:r w:rsidR="00865324">
        <w:rPr>
          <w:rFonts w:ascii="Times New Roman" w:hAnsi="Times New Roman" w:cs="Times New Roman"/>
          <w:sz w:val="24"/>
          <w:szCs w:val="24"/>
        </w:rPr>
        <w:t xml:space="preserve"> gene associated with lymph vessel development were required for lung inflation at birth</w:t>
      </w:r>
      <w:r w:rsidR="00D5426E">
        <w:rPr>
          <w:rFonts w:ascii="Times New Roman" w:hAnsi="Times New Roman" w:cs="Times New Roman"/>
          <w:sz w:val="24"/>
          <w:szCs w:val="24"/>
        </w:rPr>
        <w:t xml:space="preserve"> and</w:t>
      </w:r>
      <w:r w:rsidR="00865324">
        <w:rPr>
          <w:rFonts w:ascii="Times New Roman" w:hAnsi="Times New Roman" w:cs="Times New Roman"/>
          <w:sz w:val="24"/>
          <w:szCs w:val="24"/>
        </w:rPr>
        <w:t xml:space="preserve"> enhance</w:t>
      </w:r>
      <w:r w:rsidR="00D5426E">
        <w:rPr>
          <w:rFonts w:ascii="Times New Roman" w:hAnsi="Times New Roman" w:cs="Times New Roman"/>
          <w:sz w:val="24"/>
          <w:szCs w:val="24"/>
        </w:rPr>
        <w:t xml:space="preserve"> the</w:t>
      </w:r>
      <w:r w:rsidR="00865324">
        <w:rPr>
          <w:rFonts w:ascii="Times New Roman" w:hAnsi="Times New Roman" w:cs="Times New Roman"/>
          <w:sz w:val="24"/>
          <w:szCs w:val="24"/>
        </w:rPr>
        <w:t xml:space="preserve"> function of respiratory system</w:t>
      </w:r>
      <w:r w:rsidR="00865324">
        <w:rPr>
          <w:rFonts w:ascii="Times New Roman" w:hAnsi="Times New Roman" w:cs="Times New Roman"/>
          <w:sz w:val="24"/>
          <w:szCs w:val="24"/>
        </w:rPr>
        <w:fldChar w:fldCharType="begin">
          <w:fldData xml:space="preserve">PEVuZE5vdGU+PENpdGU+PEF1dGhvcj5KYWt1czwvQXV0aG9yPjxZZWFyPjIwMTQ8L1llYXI+PFJl
Y051bT42MjwvUmVjTnVtPjxEaXNwbGF5VGV4dD4oMjkpPC9EaXNwbGF5VGV4dD48cmVjb3JkPjxy
ZWMtbnVtYmVyPjYyPC9yZWMtbnVtYmVyPjxmb3JlaWduLWtleXM+PGtleSBhcHA9IkVOIiBkYi1p
ZD0iemQ5dnJyOXI0c3hwdm9leDB6Mngwc2VvOTV0eDlmZXhyOTV0IiB0aW1lc3RhbXA9IjE0OTA3
NzA5MDYiPjYyPC9rZXk+PC9mb3JlaWduLWtleXM+PHJlZi10eXBlIG5hbWU9IkpvdXJuYWwgQXJ0
aWNsZSI+MTc8L3JlZi10eXBlPjxjb250cmlidXRvcnM+PGF1dGhvcnM+PGF1dGhvcj5KYWt1cywg
Wi48L2F1dGhvcj48YXV0aG9yPkdsZWdob3JuLCBKLiBQLjwvYXV0aG9yPjxhdXRob3I+RW5pcywg
RC4gUi48L2F1dGhvcj48YXV0aG9yPlNlbiwgQS48L2F1dGhvcj48YXV0aG9yPkNoaWEsIFMuPC9h
dXRob3I+PGF1dGhvcj5MaXUsIFguPC9hdXRob3I+PGF1dGhvcj5SYXduc2xleSwgRC4gUi48L2F1
dGhvcj48YXV0aG9yPllhbmcsIFkuIFEuPC9hdXRob3I+PGF1dGhvcj5IZXNzLCBQLiBSLjwvYXV0
aG9yPjxhdXRob3I+Wm91LCBaLiBZLjwvYXV0aG9yPjxhdXRob3I+WWFuZywgSi4gUy48L2F1dGhv
cj48YXV0aG9yPkd1dHRlbnRhZywgUy4gSC48L2F1dGhvcj48YXV0aG9yPk5lbHNvbiwgQy4gTS48
L2F1dGhvcj48YXV0aG9yPkthaG4sIE0uIEwuPC9hdXRob3I+PC9hdXRob3JzPjwvY29udHJpYnV0
b3JzPjxhdXRoLWFkZHJlc3M+VW5pdiBQZW5uLCBEZXB0IE1lZCwgUGhpbGFkZWxwaGlhLCBQQSAx
OTEwNCBVU0EmI3hEO1VuaXYgUGVubiwgQ2FyZGlvdmFzYyBJbnN0LCBQaGlsYWRlbHBoaWEsIFBB
IDE5MTA0IFVTQSYjeEQ7VW5pdiBQZW5uLCBEZXB0IERlcm1hdG9sLCBQaGlsYWRlbHBoaWEsIFBB
IDE5MTA0IFVTQSYjeEQ7UHJpbmNldG9uIFVuaXYsIERlcHQgQ2hlbSAmYW1wOyBCaW9sIEVuZ24s
IFByaW5jZXRvbiwgTkogMDg1NDQgVVNBJiN4RDtGb3VydGggTWlsIE1lZCBVbml2LCBYaWFuIDcx
MDAzMiwgUGVvcGxlcyBSIENoaW5hJiN4RDtDaGlsZHJlbnMgSG9zcCBQaGlsYWRlbHBoaWEsIERl
cHQgTmVvbmF0b2wsIFBoaWxhZGVscGhpYSwgUEEgMTkxMDQgVVNBPC9hdXRoLWFkZHJlc3M+PHRp
dGxlcz48dGl0bGU+THltcGhhdGljIGZ1bmN0aW9uIGlzIHJlcXVpcmVkIHByZW5hdGFsbHkgZm9y
IGx1bmcgaW5mbGF0aW9uIGF0IGJpcnRoPC90aXRsZT48c2Vjb25kYXJ5LXRpdGxlPkpvdXJuYWwg
b2YgRXhwZXJpbWVudGFsIE1lZGljaW5lPC9zZWNvbmRhcnktdGl0bGU+PGFsdC10aXRsZT5KIEV4
cCBNZWQ8L2FsdC10aXRsZT48L3RpdGxlcz48cGVyaW9kaWNhbD48ZnVsbC10aXRsZT5Kb3VybmFs
IG9mIEV4cGVyaW1lbnRhbCBNZWRpY2luZTwvZnVsbC10aXRsZT48YWJici0xPkogRXhwIE1lZDwv
YWJici0xPjwvcGVyaW9kaWNhbD48YWx0LXBlcmlvZGljYWw+PGZ1bGwtdGl0bGU+Sm91cm5hbCBv
ZiBFeHBlcmltZW50YWwgTWVkaWNpbmU8L2Z1bGwtdGl0bGU+PGFiYnItMT5KIEV4cCBNZWQ8L2Fi
YnItMT48L2FsdC1wZXJpb2RpY2FsPjxwYWdlcz44MTUtODI2PC9wYWdlcz48dm9sdW1lPjIxMTwv
dm9sdW1lPjxudW1iZXI+NTwvbnVtYmVyPjxrZXl3b3Jkcz48a2V5d29yZD5oeWFsaW5lLW1lbWJy
YW5lIGRpc2Vhc2U8L2tleXdvcmQ+PGtleXdvcmQ+ZmV0YWwgYnJlYXRoaW5nIG1vdmVtZW50czwv
a2V5d29yZD48a2V5d29yZD5ncm93dGgtZmFjdG9yLWM8L2tleXdvcmQ+PGtleXdvcmQ+c3VyZmFj
ZSBwcm9wZXJ0aWVzPC9rZXl3b3JkPjxrZXl3b3JkPnB1bG1vbmFyeSBlZGVtYTwva2V5d29yZD48
a2V5d29yZD5wcmV0ZXJtIGluZmFudHM8L2tleXdvcmQ+PGtleXdvcmQ+ZGVmaWNpZW50IG1pY2U8
L2tleXdvcmQ+PGtleXdvcmQ+Z2VuZTwva2V5d29yZD48a2V5d29yZD5seW1waGFuZ2lvZ2VuZXNp
czwva2V5d29yZD48a2V5d29yZD5seW1waGFuZ2llY3Rhc2lzPC9rZXl3b3JkPjwva2V5d29yZHM+
PGRhdGVzPjx5ZWFyPjIwMTQ8L3llYXI+PHB1Yi1kYXRlcz48ZGF0ZT5NYXkgNTwvZGF0ZT48L3B1
Yi1kYXRlcz48L2RhdGVzPjxpc2JuPjAwMjItMTAwNzwvaXNibj48YWNjZXNzaW9uLW51bT5XT1M6
MDAwMzM1OTA5MTAwMDEyPC9hY2Nlc3Npb24tbnVtPjx1cmxzPjxyZWxhdGVkLXVybHM+PHVybD4m
bHQ7R28gdG8gSVNJJmd0OzovL1dPUzowMDAzMzU5MDkxMDAwMTI8L3VybD48L3JlbGF0ZWQtdXJs
cz48L3VybHM+PGVsZWN0cm9uaWMtcmVzb3VyY2UtbnVtPjEwLjEwODQvamVtLjIwMTMyMzA4PC9l
bGVjdHJvbmljLXJlc291cmNlLW51bT48bGFuZ3VhZ2U+RW5nbGlzaDwvbGFuZ3VhZ2U+PC9yZWNv
cmQ+PC9DaXRlPjwvRW5kTm90ZT4A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PEVuZE5vdGU+PENpdGU+PEF1dGhvcj5KYWt1czwvQXV0aG9yPjxZZWFyPjIwMTQ8L1llYXI+PFJl
Y051bT42MjwvUmVjTnVtPjxEaXNwbGF5VGV4dD4oMjkpPC9EaXNwbGF5VGV4dD48cmVjb3JkPjxy
ZWMtbnVtYmVyPjYyPC9yZWMtbnVtYmVyPjxmb3JlaWduLWtleXM+PGtleSBhcHA9IkVOIiBkYi1p
ZD0iemQ5dnJyOXI0c3hwdm9leDB6Mngwc2VvOTV0eDlmZXhyOTV0IiB0aW1lc3RhbXA9IjE0OTA3
NzA5MDYiPjYyPC9rZXk+PC9mb3JlaWduLWtleXM+PHJlZi10eXBlIG5hbWU9IkpvdXJuYWwgQXJ0
aWNsZSI+MTc8L3JlZi10eXBlPjxjb250cmlidXRvcnM+PGF1dGhvcnM+PGF1dGhvcj5KYWt1cywg
Wi48L2F1dGhvcj48YXV0aG9yPkdsZWdob3JuLCBKLiBQLjwvYXV0aG9yPjxhdXRob3I+RW5pcywg
RC4gUi48L2F1dGhvcj48YXV0aG9yPlNlbiwgQS48L2F1dGhvcj48YXV0aG9yPkNoaWEsIFMuPC9h
dXRob3I+PGF1dGhvcj5MaXUsIFguPC9hdXRob3I+PGF1dGhvcj5SYXduc2xleSwgRC4gUi48L2F1
dGhvcj48YXV0aG9yPllhbmcsIFkuIFEuPC9hdXRob3I+PGF1dGhvcj5IZXNzLCBQLiBSLjwvYXV0
aG9yPjxhdXRob3I+Wm91LCBaLiBZLjwvYXV0aG9yPjxhdXRob3I+WWFuZywgSi4gUy48L2F1dGhv
cj48YXV0aG9yPkd1dHRlbnRhZywgUy4gSC48L2F1dGhvcj48YXV0aG9yPk5lbHNvbiwgQy4gTS48
L2F1dGhvcj48YXV0aG9yPkthaG4sIE0uIEwuPC9hdXRob3I+PC9hdXRob3JzPjwvY29udHJpYnV0
b3JzPjxhdXRoLWFkZHJlc3M+VW5pdiBQZW5uLCBEZXB0IE1lZCwgUGhpbGFkZWxwaGlhLCBQQSAx
OTEwNCBVU0EmI3hEO1VuaXYgUGVubiwgQ2FyZGlvdmFzYyBJbnN0LCBQaGlsYWRlbHBoaWEsIFBB
IDE5MTA0IFVTQSYjeEQ7VW5pdiBQZW5uLCBEZXB0IERlcm1hdG9sLCBQaGlsYWRlbHBoaWEsIFBB
IDE5MTA0IFVTQSYjeEQ7UHJpbmNldG9uIFVuaXYsIERlcHQgQ2hlbSAmYW1wOyBCaW9sIEVuZ24s
IFByaW5jZXRvbiwgTkogMDg1NDQgVVNBJiN4RDtGb3VydGggTWlsIE1lZCBVbml2LCBYaWFuIDcx
MDAzMiwgUGVvcGxlcyBSIENoaW5hJiN4RDtDaGlsZHJlbnMgSG9zcCBQaGlsYWRlbHBoaWEsIERl
cHQgTmVvbmF0b2wsIFBoaWxhZGVscGhpYSwgUEEgMTkxMDQgVVNBPC9hdXRoLWFkZHJlc3M+PHRp
dGxlcz48dGl0bGU+THltcGhhdGljIGZ1bmN0aW9uIGlzIHJlcXVpcmVkIHByZW5hdGFsbHkgZm9y
IGx1bmcgaW5mbGF0aW9uIGF0IGJpcnRoPC90aXRsZT48c2Vjb25kYXJ5LXRpdGxlPkpvdXJuYWwg
b2YgRXhwZXJpbWVudGFsIE1lZGljaW5lPC9zZWNvbmRhcnktdGl0bGU+PGFsdC10aXRsZT5KIEV4
cCBNZWQ8L2FsdC10aXRsZT48L3RpdGxlcz48cGVyaW9kaWNhbD48ZnVsbC10aXRsZT5Kb3VybmFs
IG9mIEV4cGVyaW1lbnRhbCBNZWRpY2luZTwvZnVsbC10aXRsZT48YWJici0xPkogRXhwIE1lZDwv
YWJici0xPjwvcGVyaW9kaWNhbD48YWx0LXBlcmlvZGljYWw+PGZ1bGwtdGl0bGU+Sm91cm5hbCBv
ZiBFeHBlcmltZW50YWwgTWVkaWNpbmU8L2Z1bGwtdGl0bGU+PGFiYnItMT5KIEV4cCBNZWQ8L2Fi
YnItMT48L2FsdC1wZXJpb2RpY2FsPjxwYWdlcz44MTUtODI2PC9wYWdlcz48dm9sdW1lPjIxMTwv
dm9sdW1lPjxudW1iZXI+NTwvbnVtYmVyPjxrZXl3b3Jkcz48a2V5d29yZD5oeWFsaW5lLW1lbWJy
YW5lIGRpc2Vhc2U8L2tleXdvcmQ+PGtleXdvcmQ+ZmV0YWwgYnJlYXRoaW5nIG1vdmVtZW50czwv
a2V5d29yZD48a2V5d29yZD5ncm93dGgtZmFjdG9yLWM8L2tleXdvcmQ+PGtleXdvcmQ+c3VyZmFj
ZSBwcm9wZXJ0aWVzPC9rZXl3b3JkPjxrZXl3b3JkPnB1bG1vbmFyeSBlZGVtYTwva2V5d29yZD48
a2V5d29yZD5wcmV0ZXJtIGluZmFudHM8L2tleXdvcmQ+PGtleXdvcmQ+ZGVmaWNpZW50IG1pY2U8
L2tleXdvcmQ+PGtleXdvcmQ+Z2VuZTwva2V5d29yZD48a2V5d29yZD5seW1waGFuZ2lvZ2VuZXNp
czwva2V5d29yZD48a2V5d29yZD5seW1waGFuZ2llY3Rhc2lzPC9rZXl3b3JkPjwva2V5d29yZHM+
PGRhdGVzPjx5ZWFyPjIwMTQ8L3llYXI+PHB1Yi1kYXRlcz48ZGF0ZT5NYXkgNTwvZGF0ZT48L3B1
Yi1kYXRlcz48L2RhdGVzPjxpc2JuPjAwMjItMTAwNzwvaXNibj48YWNjZXNzaW9uLW51bT5XT1M6
MDAwMzM1OTA5MTAwMDEyPC9hY2Nlc3Npb24tbnVtPjx1cmxzPjxyZWxhdGVkLXVybHM+PHVybD4m
bHQ7R28gdG8gSVNJJmd0OzovL1dPUzowMDAzMzU5MDkxMDAwMTI8L3VybD48L3JlbGF0ZWQtdXJs
cz48L3VybHM+PGVsZWN0cm9uaWMtcmVzb3VyY2UtbnVtPjEwLjEwODQvamVtLjIwMTMyMzA4PC9l
bGVjdHJvbmljLXJlc291cmNlLW51bT48bGFuZ3VhZ2U+RW5nbGlzaDwvbGFuZ3VhZ2U+PC9yZWNv
cmQ+PC9DaXRlPjwvRW5kTm90ZT4A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865324">
        <w:rPr>
          <w:rFonts w:ascii="Times New Roman" w:hAnsi="Times New Roman" w:cs="Times New Roman"/>
          <w:sz w:val="24"/>
          <w:szCs w:val="24"/>
        </w:rPr>
      </w:r>
      <w:r w:rsidR="00865324">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29" w:tooltip="Jakus, 2014 #62" w:history="1">
        <w:r w:rsidR="008834D1">
          <w:rPr>
            <w:rFonts w:ascii="Times New Roman" w:hAnsi="Times New Roman" w:cs="Times New Roman"/>
            <w:noProof/>
            <w:sz w:val="24"/>
            <w:szCs w:val="24"/>
          </w:rPr>
          <w:t>29</w:t>
        </w:r>
      </w:hyperlink>
      <w:r w:rsidR="00F50B80">
        <w:rPr>
          <w:rFonts w:ascii="Times New Roman" w:hAnsi="Times New Roman" w:cs="Times New Roman"/>
          <w:noProof/>
          <w:sz w:val="24"/>
          <w:szCs w:val="24"/>
        </w:rPr>
        <w:t>)</w:t>
      </w:r>
      <w:r w:rsidR="00865324">
        <w:rPr>
          <w:rFonts w:ascii="Times New Roman" w:hAnsi="Times New Roman" w:cs="Times New Roman"/>
          <w:sz w:val="24"/>
          <w:szCs w:val="24"/>
        </w:rPr>
        <w:fldChar w:fldCharType="end"/>
      </w:r>
      <w:r w:rsidR="00593E2E">
        <w:rPr>
          <w:rFonts w:ascii="Times New Roman" w:hAnsi="Times New Roman" w:cs="Times New Roman" w:hint="eastAsia"/>
          <w:sz w:val="24"/>
          <w:szCs w:val="24"/>
        </w:rPr>
        <w:t xml:space="preserve">. </w:t>
      </w:r>
      <w:r w:rsidR="00432DDB">
        <w:rPr>
          <w:rFonts w:ascii="Times New Roman" w:hAnsi="Times New Roman" w:cs="Times New Roman"/>
          <w:sz w:val="24"/>
          <w:szCs w:val="24"/>
        </w:rPr>
        <w:t xml:space="preserve">Selection of two genes including </w:t>
      </w:r>
      <w:r w:rsidR="00326999" w:rsidRPr="00971146">
        <w:rPr>
          <w:rFonts w:ascii="Times New Roman" w:hAnsi="Times New Roman" w:cs="Times New Roman"/>
          <w:i/>
          <w:kern w:val="0"/>
          <w:sz w:val="24"/>
          <w:szCs w:val="24"/>
        </w:rPr>
        <w:t>DNAJA1</w:t>
      </w:r>
      <w:r w:rsidR="00326999" w:rsidRPr="00063348">
        <w:rPr>
          <w:rFonts w:ascii="Times New Roman" w:hAnsi="Times New Roman" w:cs="Times New Roman"/>
          <w:kern w:val="0"/>
          <w:sz w:val="24"/>
          <w:szCs w:val="24"/>
        </w:rPr>
        <w:t xml:space="preserve"> stimulates ATP hydrolysis</w:t>
      </w:r>
      <w:r w:rsidR="00326999">
        <w:rPr>
          <w:rFonts w:ascii="Times New Roman" w:hAnsi="Times New Roman" w:cs="Times New Roman"/>
          <w:kern w:val="0"/>
          <w:sz w:val="24"/>
          <w:szCs w:val="24"/>
        </w:rPr>
        <w:fldChar w:fldCharType="begin"/>
      </w:r>
      <w:r w:rsidR="00F50B80">
        <w:rPr>
          <w:rFonts w:ascii="Times New Roman" w:hAnsi="Times New Roman" w:cs="Times New Roman"/>
          <w:kern w:val="0"/>
          <w:sz w:val="24"/>
          <w:szCs w:val="24"/>
        </w:rPr>
        <w:instrText xml:space="preserve"> ADDIN EN.CITE &lt;EndNote&gt;&lt;Cite&gt;&lt;Author&gt;Baaklini&lt;/Author&gt;&lt;Year&gt;2012&lt;/Year&gt;&lt;RecNum&gt;113&lt;/RecNum&gt;&lt;DisplayText&gt;(30)&lt;/DisplayText&gt;&lt;record&gt;&lt;rec-number&gt;113&lt;/rec-number&gt;&lt;foreign-keys&gt;&lt;key app="EN" db-id="zd9vrr9r4sxpvoex0z2x0seo95tx9fexr95t"&gt;113&lt;/key&gt;&lt;/foreign-keys&gt;&lt;ref-type name="Journal Article"&gt;17&lt;/ref-type&gt;&lt;contributors&gt;&lt;authors&gt;&lt;author&gt;Baaklini, I.&lt;/author&gt;&lt;author&gt;Wong, M. J.&lt;/author&gt;&lt;author&gt;Hantouche, C.&lt;/author&gt;&lt;author&gt;Patel, Y.&lt;/author&gt;&lt;author&gt;Shrier, A.&lt;/author&gt;&lt;author&gt;Young, J. C.&lt;/author&gt;&lt;/authors&gt;&lt;/contributors&gt;&lt;auth-address&gt;Department of Biochemistry, McGill University and Groupe de Recherche Axe sur la Structure des Proteines, Montreal, Quebec H3G 0B1, Canada.&lt;/auth-address&gt;&lt;titles&gt;&lt;title&gt;The DNAJA2 substrate release mechanism is essential for chaperone-mediated folding&lt;/title&gt;&lt;secondary-title&gt;J Biol Chem&lt;/secondary-title&gt;&lt;alt-title&gt;The Journal of biological chemistry&lt;/alt-title&gt;&lt;/titles&gt;&lt;periodical&gt;&lt;full-title&gt;J Biol Chem&lt;/full-title&gt;&lt;/periodical&gt;&lt;pages&gt;41939-54&lt;/pages&gt;&lt;volume&gt;287&lt;/volume&gt;&lt;number&gt;50&lt;/number&gt;&lt;keywords&gt;&lt;keyword&gt;ERG1 Potassium Channel&lt;/keyword&gt;&lt;keyword&gt;Ether-A-Go-Go Potassium Channels/genetics/*metabolism&lt;/keyword&gt;&lt;keyword&gt;HEK293 Cells&lt;/keyword&gt;&lt;keyword&gt;HSC70 Heat-Shock Proteins/genetics/metabolism&lt;/keyword&gt;&lt;keyword&gt;HSP40 Heat-Shock Proteins/genetics/*metabolism&lt;/keyword&gt;&lt;keyword&gt;HeLa Cells&lt;/keyword&gt;&lt;keyword&gt;Humans&lt;/keyword&gt;&lt;keyword&gt;Mutation&lt;/keyword&gt;&lt;keyword&gt;*Protein Folding&lt;/keyword&gt;&lt;keyword&gt;Protein Transport/physiology&lt;/keyword&gt;&lt;keyword&gt;Proteolysis&lt;/keyword&gt;&lt;keyword&gt;Zinc Fingers/physiology&lt;/keyword&gt;&lt;/keywords&gt;&lt;dates&gt;&lt;year&gt;2012&lt;/year&gt;&lt;pub-dates&gt;&lt;date&gt;Dec 07&lt;/date&gt;&lt;/pub-dates&gt;&lt;/dates&gt;&lt;isbn&gt;1083-351X (Electronic)&amp;#xD;0021-9258 (Linking)&lt;/isbn&gt;&lt;accession-num&gt;23091061&lt;/accession-num&gt;&lt;urls&gt;&lt;related-urls&gt;&lt;url&gt;http://www.ncbi.nlm.nih.gov/pubmed/23091061&lt;/url&gt;&lt;/related-urls&gt;&lt;/urls&gt;&lt;custom2&gt;3516741&lt;/custom2&gt;&lt;electronic-resource-num&gt;10.1074/jbc.M112.413278&lt;/electronic-resource-num&gt;&lt;/record&gt;&lt;/Cite&gt;&lt;/EndNote&gt;</w:instrText>
      </w:r>
      <w:r w:rsidR="00326999">
        <w:rPr>
          <w:rFonts w:ascii="Times New Roman" w:hAnsi="Times New Roman" w:cs="Times New Roman"/>
          <w:kern w:val="0"/>
          <w:sz w:val="24"/>
          <w:szCs w:val="24"/>
        </w:rPr>
        <w:fldChar w:fldCharType="separate"/>
      </w:r>
      <w:r w:rsidR="00F50B80">
        <w:rPr>
          <w:rFonts w:ascii="Times New Roman" w:hAnsi="Times New Roman" w:cs="Times New Roman"/>
          <w:noProof/>
          <w:kern w:val="0"/>
          <w:sz w:val="24"/>
          <w:szCs w:val="24"/>
        </w:rPr>
        <w:t>(</w:t>
      </w:r>
      <w:hyperlink w:anchor="_ENREF_30" w:tooltip="Baaklini, 2012 #113" w:history="1">
        <w:r w:rsidR="008834D1">
          <w:rPr>
            <w:rFonts w:ascii="Times New Roman" w:hAnsi="Times New Roman" w:cs="Times New Roman"/>
            <w:noProof/>
            <w:kern w:val="0"/>
            <w:sz w:val="24"/>
            <w:szCs w:val="24"/>
          </w:rPr>
          <w:t>30</w:t>
        </w:r>
      </w:hyperlink>
      <w:r w:rsidR="00F50B80">
        <w:rPr>
          <w:rFonts w:ascii="Times New Roman" w:hAnsi="Times New Roman" w:cs="Times New Roman"/>
          <w:noProof/>
          <w:kern w:val="0"/>
          <w:sz w:val="24"/>
          <w:szCs w:val="24"/>
        </w:rPr>
        <w:t>)</w:t>
      </w:r>
      <w:r w:rsidR="00326999">
        <w:rPr>
          <w:rFonts w:ascii="Times New Roman" w:hAnsi="Times New Roman" w:cs="Times New Roman"/>
          <w:kern w:val="0"/>
          <w:sz w:val="24"/>
          <w:szCs w:val="24"/>
        </w:rPr>
        <w:fldChar w:fldCharType="end"/>
      </w:r>
      <w:r w:rsidR="00432DDB">
        <w:rPr>
          <w:rFonts w:ascii="Times New Roman" w:hAnsi="Times New Roman" w:cs="Times New Roman"/>
          <w:kern w:val="0"/>
          <w:sz w:val="24"/>
          <w:szCs w:val="24"/>
        </w:rPr>
        <w:t xml:space="preserve"> and</w:t>
      </w:r>
      <w:r w:rsidR="00326999" w:rsidRPr="00063348">
        <w:rPr>
          <w:rFonts w:ascii="Times New Roman" w:hAnsi="Times New Roman" w:cs="Times New Roman"/>
          <w:kern w:val="0"/>
          <w:sz w:val="24"/>
          <w:szCs w:val="24"/>
        </w:rPr>
        <w:t xml:space="preserve"> </w:t>
      </w:r>
      <w:r w:rsidR="00326999" w:rsidRPr="00971146">
        <w:rPr>
          <w:rFonts w:ascii="Times New Roman" w:hAnsi="Times New Roman" w:cs="Times New Roman"/>
          <w:i/>
          <w:kern w:val="0"/>
          <w:sz w:val="24"/>
          <w:szCs w:val="24"/>
        </w:rPr>
        <w:t>MRPS27</w:t>
      </w:r>
      <w:r w:rsidR="00326999" w:rsidRPr="00063348">
        <w:rPr>
          <w:rFonts w:ascii="Times New Roman" w:hAnsi="Times New Roman" w:cs="Times New Roman"/>
          <w:kern w:val="0"/>
          <w:sz w:val="24"/>
          <w:szCs w:val="24"/>
        </w:rPr>
        <w:t xml:space="preserve"> help in protein synthesis within the mitochondrion</w:t>
      </w:r>
      <w:r w:rsidR="00326999">
        <w:rPr>
          <w:rFonts w:ascii="Times New Roman" w:hAnsi="Times New Roman" w:cs="Times New Roman"/>
          <w:kern w:val="0"/>
          <w:sz w:val="24"/>
          <w:szCs w:val="24"/>
        </w:rPr>
        <w:fldChar w:fldCharType="begin"/>
      </w:r>
      <w:r w:rsidR="00F50B80">
        <w:rPr>
          <w:rFonts w:ascii="Times New Roman" w:hAnsi="Times New Roman" w:cs="Times New Roman"/>
          <w:kern w:val="0"/>
          <w:sz w:val="24"/>
          <w:szCs w:val="24"/>
        </w:rPr>
        <w:instrText xml:space="preserve"> ADDIN EN.CITE &lt;EndNote&gt;&lt;Cite&gt;&lt;Author&gt;Davies&lt;/Author&gt;&lt;Year&gt;2012&lt;/Year&gt;&lt;RecNum&gt;14&lt;/RecNum&gt;&lt;DisplayText&gt;(31)&lt;/DisplayText&gt;&lt;record&gt;&lt;rec-number&gt;14&lt;/rec-number&gt;&lt;foreign-keys&gt;&lt;key app="EN" db-id="zd9vrr9r4sxpvoex0z2x0seo95tx9fexr95t" timestamp="1486221220"&gt;14&lt;/key&gt;&lt;/foreign-keys&gt;&lt;ref-type name="Journal Article"&gt;17&lt;/ref-type&gt;&lt;contributors&gt;&lt;authors&gt;&lt;author&gt;Davies, Stefan MK&lt;/author&gt;&lt;author&gt;Lopez Sanchez, Maria IG&lt;/author&gt;&lt;author&gt;Narsai, Reena&lt;/author&gt;&lt;author&gt;Shearwood, Anne-Marie J&lt;/author&gt;&lt;author&gt;Razif, Muhammad FM&lt;/author&gt;&lt;author&gt;Small, Ian D&lt;/author&gt;&lt;author&gt;Whelan, James&lt;/author&gt;&lt;author&gt;Rackham, Oliver&lt;/author&gt;&lt;author&gt;Filipovska, Aleksandra&lt;/author&gt;&lt;/authors&gt;&lt;/contributors&gt;&lt;titles&gt;&lt;title&gt;MRPS27 is a pentatricopeptide repeat domain protein required for the translation of mitochondrially encoded proteins&lt;/title&gt;&lt;secondary-title&gt;FEBS letters&lt;/secondary-title&gt;&lt;/titles&gt;&lt;periodical&gt;&lt;full-title&gt;FEBS letters&lt;/full-title&gt;&lt;/periodical&gt;&lt;pages&gt;3555-3561&lt;/pages&gt;&lt;volume&gt;586&lt;/volume&gt;&lt;number&gt;20&lt;/number&gt;&lt;dates&gt;&lt;year&gt;2012&lt;/year&gt;&lt;/dates&gt;&lt;isbn&gt;1873-3468&lt;/isbn&gt;&lt;urls&gt;&lt;/urls&gt;&lt;/record&gt;&lt;/Cite&gt;&lt;/EndNote&gt;</w:instrText>
      </w:r>
      <w:r w:rsidR="00326999">
        <w:rPr>
          <w:rFonts w:ascii="Times New Roman" w:hAnsi="Times New Roman" w:cs="Times New Roman"/>
          <w:kern w:val="0"/>
          <w:sz w:val="24"/>
          <w:szCs w:val="24"/>
        </w:rPr>
        <w:fldChar w:fldCharType="separate"/>
      </w:r>
      <w:r w:rsidR="00F50B80">
        <w:rPr>
          <w:rFonts w:ascii="Times New Roman" w:hAnsi="Times New Roman" w:cs="Times New Roman"/>
          <w:noProof/>
          <w:kern w:val="0"/>
          <w:sz w:val="24"/>
          <w:szCs w:val="24"/>
        </w:rPr>
        <w:t>(</w:t>
      </w:r>
      <w:hyperlink w:anchor="_ENREF_31" w:tooltip="Davies, 2012 #14" w:history="1">
        <w:r w:rsidR="008834D1">
          <w:rPr>
            <w:rFonts w:ascii="Times New Roman" w:hAnsi="Times New Roman" w:cs="Times New Roman"/>
            <w:noProof/>
            <w:kern w:val="0"/>
            <w:sz w:val="24"/>
            <w:szCs w:val="24"/>
          </w:rPr>
          <w:t>31</w:t>
        </w:r>
      </w:hyperlink>
      <w:r w:rsidR="00F50B80">
        <w:rPr>
          <w:rFonts w:ascii="Times New Roman" w:hAnsi="Times New Roman" w:cs="Times New Roman"/>
          <w:noProof/>
          <w:kern w:val="0"/>
          <w:sz w:val="24"/>
          <w:szCs w:val="24"/>
        </w:rPr>
        <w:t>)</w:t>
      </w:r>
      <w:r w:rsidR="00326999">
        <w:rPr>
          <w:rFonts w:ascii="Times New Roman" w:hAnsi="Times New Roman" w:cs="Times New Roman"/>
          <w:kern w:val="0"/>
          <w:sz w:val="24"/>
          <w:szCs w:val="24"/>
        </w:rPr>
        <w:fldChar w:fldCharType="end"/>
      </w:r>
      <w:r w:rsidR="00432DDB">
        <w:rPr>
          <w:rFonts w:ascii="Times New Roman" w:hAnsi="Times New Roman" w:cs="Times New Roman"/>
          <w:kern w:val="0"/>
          <w:sz w:val="24"/>
          <w:szCs w:val="24"/>
        </w:rPr>
        <w:t xml:space="preserve"> might contribute to supply high energy for sustained flight</w:t>
      </w:r>
      <w:r w:rsidR="00326999" w:rsidRPr="00063348">
        <w:rPr>
          <w:rFonts w:ascii="Times New Roman" w:hAnsi="Times New Roman" w:cs="Times New Roman"/>
          <w:kern w:val="0"/>
          <w:sz w:val="24"/>
          <w:szCs w:val="24"/>
        </w:rPr>
        <w:t xml:space="preserve">. </w:t>
      </w:r>
      <w:r w:rsidR="00326999" w:rsidRPr="00850D05">
        <w:rPr>
          <w:rFonts w:ascii="Times New Roman" w:hAnsi="Times New Roman" w:cs="Times New Roman"/>
          <w:kern w:val="0"/>
          <w:sz w:val="24"/>
          <w:szCs w:val="24"/>
        </w:rPr>
        <w:t xml:space="preserve">We also noted that </w:t>
      </w:r>
      <w:r w:rsidR="00326999" w:rsidRPr="00850D05">
        <w:rPr>
          <w:rFonts w:ascii="Times New Roman" w:hAnsi="Times New Roman" w:cs="Times New Roman"/>
          <w:i/>
          <w:sz w:val="24"/>
          <w:szCs w:val="24"/>
        </w:rPr>
        <w:t>PARK2</w:t>
      </w:r>
      <w:r w:rsidR="00326999" w:rsidRPr="00063348">
        <w:rPr>
          <w:rFonts w:ascii="Times New Roman" w:hAnsi="Times New Roman" w:cs="Times New Roman"/>
          <w:sz w:val="24"/>
          <w:szCs w:val="24"/>
        </w:rPr>
        <w:t xml:space="preserve"> were under selection when use a lower threshold</w:t>
      </w:r>
      <w:r w:rsidR="00326999">
        <w:rPr>
          <w:rFonts w:ascii="Times New Roman" w:hAnsi="Times New Roman" w:cs="Times New Roman"/>
          <w:sz w:val="24"/>
          <w:szCs w:val="24"/>
        </w:rPr>
        <w:t xml:space="preserve"> </w:t>
      </w:r>
      <w:r w:rsidR="00326999" w:rsidRPr="00850D05">
        <w:rPr>
          <w:rFonts w:ascii="Times New Roman" w:hAnsi="Times New Roman" w:cs="Times New Roman"/>
          <w:sz w:val="24"/>
          <w:szCs w:val="24"/>
        </w:rPr>
        <w:t>(S=-3)</w:t>
      </w:r>
      <w:r w:rsidR="00326999" w:rsidRPr="00063348">
        <w:rPr>
          <w:rFonts w:ascii="Times New Roman" w:hAnsi="Times New Roman" w:cs="Times New Roman"/>
          <w:sz w:val="24"/>
          <w:szCs w:val="24"/>
        </w:rPr>
        <w:t xml:space="preserve">. </w:t>
      </w:r>
      <w:r w:rsidR="00326999" w:rsidRPr="00971146">
        <w:rPr>
          <w:rFonts w:ascii="Times New Roman" w:hAnsi="Times New Roman" w:cs="Times New Roman"/>
          <w:i/>
          <w:sz w:val="24"/>
          <w:szCs w:val="24"/>
        </w:rPr>
        <w:t>PARK2</w:t>
      </w:r>
      <w:r w:rsidR="00326999" w:rsidRPr="00063348">
        <w:rPr>
          <w:rFonts w:ascii="Times New Roman" w:hAnsi="Times New Roman" w:cs="Times New Roman"/>
          <w:sz w:val="24"/>
          <w:szCs w:val="24"/>
        </w:rPr>
        <w:t xml:space="preserve"> promotes the autophagic degradation of dysfunctional depolarized mitochondria which </w:t>
      </w:r>
      <w:r w:rsidR="00326999" w:rsidRPr="00063348">
        <w:rPr>
          <w:rFonts w:ascii="Times New Roman" w:hAnsi="Times New Roman" w:cs="Times New Roman"/>
          <w:sz w:val="24"/>
          <w:szCs w:val="24"/>
        </w:rPr>
        <w:lastRenderedPageBreak/>
        <w:t>might suggest an adaptation to facilitate degradation of damaged mitochondria caused by products of elevated metabolic rate</w:t>
      </w:r>
      <w:del w:id="206" w:author="yh huang" w:date="2018-02-27T11:12:00Z">
        <w:r w:rsidR="00326999" w:rsidDel="00432DDB">
          <w:rPr>
            <w:rFonts w:ascii="Times New Roman" w:hAnsi="Times New Roman" w:cs="Times New Roman"/>
            <w:sz w:val="24"/>
            <w:szCs w:val="24"/>
          </w:rPr>
          <w:fldChar w:fldCharType="begin">
            <w:fldData xml:space="preserve">PEVuZE5vdGU+PENpdGU+PEF1dGhvcj5NYXRzdWRhPC9BdXRob3I+PFllYXI+MjAxMDwvWWVhcj48
UmVjTnVtPjEwNTwvUmVjTnVtPjxEaXNwbGF5VGV4dD4oMzMpPC9EaXNwbGF5VGV4dD48cmVjb3Jk
PjxyZWMtbnVtYmVyPjEwNTwvcmVjLW51bWJlcj48Zm9yZWlnbi1rZXlzPjxrZXkgYXBwPSJFTiIg
ZGItaWQ9InpkOXZycjlyNHN4cHZvZXgwejJ4MHNlbzk1dHg5ZmV4cjk1dCIgdGltZXN0YW1wPSIx
NDk2NTkyMTgyIj4xMDU8L2tleT48L2ZvcmVpZ24ta2V5cz48cmVmLXR5cGUgbmFtZT0iSm91cm5h
bCBBcnRpY2xlIj4xNzwvcmVmLXR5cGU+PGNvbnRyaWJ1dG9ycz48YXV0aG9ycz48YXV0aG9yPk1h
dHN1ZGEsIE4uPC9hdXRob3I+PGF1dGhvcj5TYXRvLCBTLjwvYXV0aG9yPjxhdXRob3I+U2hpYmEs
IEsuPC9hdXRob3I+PGF1dGhvcj5Pa2F0c3UsIEsuPC9hdXRob3I+PGF1dGhvcj5TYWlzaG8sIEsu
PC9hdXRob3I+PGF1dGhvcj5HYXV0aWVyLCBDLiBBLjwvYXV0aG9yPjxhdXRob3I+U291LCBZLiBT
LjwvYXV0aG9yPjxhdXRob3I+U2Fpa2ksIFMuPC9hdXRob3I+PGF1dGhvcj5LYXdhamlyaSwgUy48
L2F1dGhvcj48YXV0aG9yPlNhdG8sIEYuPC9hdXRob3I+PGF1dGhvcj5LaW11cmEsIE0uPC9hdXRo
b3I+PGF1dGhvcj5Lb21hdHN1LCBNLjwvYXV0aG9yPjxhdXRob3I+SGF0dG9yaSwgTi48L2F1dGhv
cj48YXV0aG9yPlRhbmFrYSwgSy48L2F1dGhvcj48L2F1dGhvcnM+PC9jb250cmlidXRvcnM+PGF1
dGgtYWRkcmVzcz5MYWJvcmF0b3J5IG9mIEZyb250aWVyIFNjaWVuY2UsIFRva3lvIE1ldHJvcG9s
aXRhbiBJbnN0aXR1dGUgb2YgTWVkaWNhbCBTY2llbmNlLCBTZXRhZ2F5YS1rdSwgVG9reW8gMTU2
LTg1MDYsIEphcGFuLiBtYXRzdWRhLW5yQGlnYWt1a2VuLm9yLmpwPC9hdXRoLWFkZHJlc3M+PHRp
dGxlcz48dGl0bGU+UElOSzEgc3RhYmlsaXplZCBieSBtaXRvY2hvbmRyaWFsIGRlcG9sYXJpemF0
aW9uIHJlY3J1aXRzIFBhcmtpbiB0byBkYW1hZ2VkIG1pdG9jaG9uZHJpYSBhbmQgYWN0aXZhdGVz
IGxhdGVudCBQYXJraW4gZm9yIG1pdG9waGFneTwvdGl0bGU+PHNlY29uZGFyeS10aXRsZT5KIENl
bGwgQmlvbDwvc2Vjb25kYXJ5LXRpdGxlPjwvdGl0bGVzPjxwZXJpb2RpY2FsPjxmdWxsLXRpdGxl
PkogQ2VsbCBCaW9sPC9mdWxsLXRpdGxlPjwvcGVyaW9kaWNhbD48cGFnZXM+MjExLTIxPC9wYWdl
cz48dm9sdW1lPjE4OTwvdm9sdW1lPjxudW1iZXI+MjwvbnVtYmVyPjxrZXl3b3Jkcz48a2V5d29y
ZD5BbmltYWxzPC9rZXl3b3JkPjxrZXl3b3JkPkJpb21hcmtlcnMvbWV0YWJvbGlzbTwva2V5d29y
ZD48a2V5d29yZD5DYXJib255bCBDeWFuaWRlIG0tQ2hsb3JvcGhlbnlsIEh5ZHJhem9uZS9waGFy
bWFjb2xvZ3k8L2tleXdvcmQ+PGtleXdvcmQ+RGltZXRoeWwgU3VsZm94aWRlL3BoYXJtYWNvbG9n
eTwva2V5d29yZD48a2V5d29yZD5GaWJyb2JsYXN0cy9jeXRvbG9neS9tZXRhYm9saXNtPC9rZXl3
b3JkPjxrZXl3b3JkPkZsdW9yZXNjZW50IER5ZXMvbWV0YWJvbGlzbTwva2V5d29yZD48a2V5d29y
ZD5IZUxhIENlbGxzPC9rZXl3b3JkPjxrZXl3b3JkPkh1bWFuczwva2V5d29yZD48a2V5d29yZD5N
ZW1icmFuZSBQb3RlbnRpYWwsIE1pdG9jaG9uZHJpYWwvKnBoeXNpb2xvZ3k8L2tleXdvcmQ+PGtl
eXdvcmQ+TWljZTwva2V5d29yZD48a2V5d29yZD5NaWNlLCBLbm9ja291dDwva2V5d29yZD48a2V5
d29yZD5NaXRvY2hvbmRyaWEvZHJ1ZyBlZmZlY3RzLypwYXRob2xvZ3kvKnBoeXNpb2xvZ3k8L2tl
eXdvcmQ+PGtleXdvcmQ+TWl0b2Nob25kcmlhbCBQcm90ZWlucy9nZW5ldGljcy9tZXRhYm9saXNt
PC9rZXl3b3JkPjxrZXl3b3JkPlBhcmtpbnNvbiBEaXNlYXNlL21ldGFib2xpc20vcGF0aG9sb2d5
PC9rZXl3b3JkPjxrZXl3b3JkPlByb3RlaW4gS2luYXNlcy9nZW5ldGljcy8qbWV0YWJvbGlzbTwv
a2V5d29yZD48a2V5d29yZD5SZWNlcHRvcnMsIEN5dG9wbGFzbWljIGFuZCBOdWNsZWFyL2dlbmV0
aWNzL21ldGFib2xpc208L2tleXdvcmQ+PGtleXdvcmQ+UmVjb21iaW5hbnQgRnVzaW9uIFByb3Rl
aW5zL2dlbmV0aWNzL21ldGFib2xpc208L2tleXdvcmQ+PGtleXdvcmQ+U29sdmVudHMvcGhhcm1h
Y29sb2d5PC9rZXl3b3JkPjxrZXl3b3JkPlViaXF1aXRpbi1Qcm90ZWluIExpZ2FzZXMvZ2VuZXRp
Y3MvKm1ldGFib2xpc208L2tleXdvcmQ+PGtleXdvcmQ+VW5jb3VwbGluZyBBZ2VudHMvcGhhcm1h
Y29sb2d5PC9rZXl3b3JkPjwva2V5d29yZHM+PGRhdGVzPjx5ZWFyPjIwMTA8L3llYXI+PHB1Yi1k
YXRlcz48ZGF0ZT5BcHIgMTk8L2RhdGU+PC9wdWItZGF0ZXM+PC9kYXRlcz48aXNibj4xNTQwLTgx
NDAgKEVsZWN0cm9uaWMpJiN4RDswMDIxLTk1MjUgKExpbmtpbmcpPC9pc2JuPjxhY2Nlc3Npb24t
bnVtPjIwNDA0MTA3PC9hY2Nlc3Npb24tbnVtPjx1cmxzPjxyZWxhdGVkLXVybHM+PHVybD5odHRw
czovL3d3dy5uY2JpLm5sbS5uaWguZ292L3B1Ym1lZC8yMDQwNDEwNzwvdXJsPjwvcmVsYXRlZC11
cmxzPjwvdXJscz48Y3VzdG9tMj5QTUMyODU2OTEyPC9jdXN0b20yPjxlbGVjdHJvbmljLXJlc291
cmNlLW51bT4xMC4xMDgzL2pjYi4yMDA5MTAxNDA8L2VsZWN0cm9uaWMtcmVzb3VyY2UtbnVtPjwv
cmVjb3JkPjwvQ2l0ZT48L0VuZE5vdGU+
</w:fldData>
          </w:fldChar>
        </w:r>
      </w:del>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PEVuZE5vdGU+PENpdGU+PEF1dGhvcj5NYXRzdWRhPC9BdXRob3I+PFllYXI+MjAxMDwvWWVhcj48
UmVjTnVtPjEwNTwvUmVjTnVtPjxEaXNwbGF5VGV4dD4oMzMpPC9EaXNwbGF5VGV4dD48cmVjb3Jk
PjxyZWMtbnVtYmVyPjEwNTwvcmVjLW51bWJlcj48Zm9yZWlnbi1rZXlzPjxrZXkgYXBwPSJFTiIg
ZGItaWQ9InpkOXZycjlyNHN4cHZvZXgwejJ4MHNlbzk1dHg5ZmV4cjk1dCIgdGltZXN0YW1wPSIx
NDk2NTkyMTgyIj4xMDU8L2tleT48L2ZvcmVpZ24ta2V5cz48cmVmLXR5cGUgbmFtZT0iSm91cm5h
bCBBcnRpY2xlIj4xNzwvcmVmLXR5cGU+PGNvbnRyaWJ1dG9ycz48YXV0aG9ycz48YXV0aG9yPk1h
dHN1ZGEsIE4uPC9hdXRob3I+PGF1dGhvcj5TYXRvLCBTLjwvYXV0aG9yPjxhdXRob3I+U2hpYmEs
IEsuPC9hdXRob3I+PGF1dGhvcj5Pa2F0c3UsIEsuPC9hdXRob3I+PGF1dGhvcj5TYWlzaG8sIEsu
PC9hdXRob3I+PGF1dGhvcj5HYXV0aWVyLCBDLiBBLjwvYXV0aG9yPjxhdXRob3I+U291LCBZLiBT
LjwvYXV0aG9yPjxhdXRob3I+U2Fpa2ksIFMuPC9hdXRob3I+PGF1dGhvcj5LYXdhamlyaSwgUy48
L2F1dGhvcj48YXV0aG9yPlNhdG8sIEYuPC9hdXRob3I+PGF1dGhvcj5LaW11cmEsIE0uPC9hdXRo
b3I+PGF1dGhvcj5Lb21hdHN1LCBNLjwvYXV0aG9yPjxhdXRob3I+SGF0dG9yaSwgTi48L2F1dGhv
cj48YXV0aG9yPlRhbmFrYSwgSy48L2F1dGhvcj48L2F1dGhvcnM+PC9jb250cmlidXRvcnM+PGF1
dGgtYWRkcmVzcz5MYWJvcmF0b3J5IG9mIEZyb250aWVyIFNjaWVuY2UsIFRva3lvIE1ldHJvcG9s
aXRhbiBJbnN0aXR1dGUgb2YgTWVkaWNhbCBTY2llbmNlLCBTZXRhZ2F5YS1rdSwgVG9reW8gMTU2
LTg1MDYsIEphcGFuLiBtYXRzdWRhLW5yQGlnYWt1a2VuLm9yLmpwPC9hdXRoLWFkZHJlc3M+PHRp
dGxlcz48dGl0bGU+UElOSzEgc3RhYmlsaXplZCBieSBtaXRvY2hvbmRyaWFsIGRlcG9sYXJpemF0
aW9uIHJlY3J1aXRzIFBhcmtpbiB0byBkYW1hZ2VkIG1pdG9jaG9uZHJpYSBhbmQgYWN0aXZhdGVz
IGxhdGVudCBQYXJraW4gZm9yIG1pdG9waGFneTwvdGl0bGU+PHNlY29uZGFyeS10aXRsZT5KIENl
bGwgQmlvbDwvc2Vjb25kYXJ5LXRpdGxlPjwvdGl0bGVzPjxwZXJpb2RpY2FsPjxmdWxsLXRpdGxl
PkogQ2VsbCBCaW9sPC9mdWxsLXRpdGxlPjwvcGVyaW9kaWNhbD48cGFnZXM+MjExLTIxPC9wYWdl
cz48dm9sdW1lPjE4OTwvdm9sdW1lPjxudW1iZXI+MjwvbnVtYmVyPjxrZXl3b3Jkcz48a2V5d29y
ZD5BbmltYWxzPC9rZXl3b3JkPjxrZXl3b3JkPkJpb21hcmtlcnMvbWV0YWJvbGlzbTwva2V5d29y
ZD48a2V5d29yZD5DYXJib255bCBDeWFuaWRlIG0tQ2hsb3JvcGhlbnlsIEh5ZHJhem9uZS9waGFy
bWFjb2xvZ3k8L2tleXdvcmQ+PGtleXdvcmQ+RGltZXRoeWwgU3VsZm94aWRlL3BoYXJtYWNvbG9n
eTwva2V5d29yZD48a2V5d29yZD5GaWJyb2JsYXN0cy9jeXRvbG9neS9tZXRhYm9saXNtPC9rZXl3
b3JkPjxrZXl3b3JkPkZsdW9yZXNjZW50IER5ZXMvbWV0YWJvbGlzbTwva2V5d29yZD48a2V5d29y
ZD5IZUxhIENlbGxzPC9rZXl3b3JkPjxrZXl3b3JkPkh1bWFuczwva2V5d29yZD48a2V5d29yZD5N
ZW1icmFuZSBQb3RlbnRpYWwsIE1pdG9jaG9uZHJpYWwvKnBoeXNpb2xvZ3k8L2tleXdvcmQ+PGtl
eXdvcmQ+TWljZTwva2V5d29yZD48a2V5d29yZD5NaWNlLCBLbm9ja291dDwva2V5d29yZD48a2V5
d29yZD5NaXRvY2hvbmRyaWEvZHJ1ZyBlZmZlY3RzLypwYXRob2xvZ3kvKnBoeXNpb2xvZ3k8L2tl
eXdvcmQ+PGtleXdvcmQ+TWl0b2Nob25kcmlhbCBQcm90ZWlucy9nZW5ldGljcy9tZXRhYm9saXNt
PC9rZXl3b3JkPjxrZXl3b3JkPlBhcmtpbnNvbiBEaXNlYXNlL21ldGFib2xpc20vcGF0aG9sb2d5
PC9rZXl3b3JkPjxrZXl3b3JkPlByb3RlaW4gS2luYXNlcy9nZW5ldGljcy8qbWV0YWJvbGlzbTwv
a2V5d29yZD48a2V5d29yZD5SZWNlcHRvcnMsIEN5dG9wbGFzbWljIGFuZCBOdWNsZWFyL2dlbmV0
aWNzL21ldGFib2xpc208L2tleXdvcmQ+PGtleXdvcmQ+UmVjb21iaW5hbnQgRnVzaW9uIFByb3Rl
aW5zL2dlbmV0aWNzL21ldGFib2xpc208L2tleXdvcmQ+PGtleXdvcmQ+U29sdmVudHMvcGhhcm1h
Y29sb2d5PC9rZXl3b3JkPjxrZXl3b3JkPlViaXF1aXRpbi1Qcm90ZWluIExpZ2FzZXMvZ2VuZXRp
Y3MvKm1ldGFib2xpc208L2tleXdvcmQ+PGtleXdvcmQ+VW5jb3VwbGluZyBBZ2VudHMvcGhhcm1h
Y29sb2d5PC9rZXl3b3JkPjwva2V5d29yZHM+PGRhdGVzPjx5ZWFyPjIwMTA8L3llYXI+PHB1Yi1k
YXRlcz48ZGF0ZT5BcHIgMTk8L2RhdGU+PC9wdWItZGF0ZXM+PC9kYXRlcz48aXNibj4xNTQwLTgx
NDAgKEVsZWN0cm9uaWMpJiN4RDswMDIxLTk1MjUgKExpbmtpbmcpPC9pc2JuPjxhY2Nlc3Npb24t
bnVtPjIwNDA0MTA3PC9hY2Nlc3Npb24tbnVtPjx1cmxzPjxyZWxhdGVkLXVybHM+PHVybD5odHRw
czovL3d3dy5uY2JpLm5sbS5uaWguZ292L3B1Ym1lZC8yMDQwNDEwNzwvdXJsPjwvcmVsYXRlZC11
cmxzPjwvdXJscz48Y3VzdG9tMj5QTUMyODU2OTEyPC9jdXN0b20yPjxlbGVjdHJvbmljLXJlc291
cmNlLW51bT4xMC4xMDgzL2pjYi4yMDA5MTAxNDA8L2VsZWN0cm9uaWMtcmVzb3VyY2UtbnVtPjwv
cmVjb3JkPjwvQ2l0ZT48L0VuZE5vdGU+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del w:id="207" w:author="yh huang" w:date="2018-02-27T11:12:00Z">
        <w:r w:rsidR="00326999" w:rsidDel="00432DDB">
          <w:rPr>
            <w:rFonts w:ascii="Times New Roman" w:hAnsi="Times New Roman" w:cs="Times New Roman"/>
            <w:sz w:val="24"/>
            <w:szCs w:val="24"/>
          </w:rPr>
        </w:r>
        <w:r w:rsidR="00326999" w:rsidDel="00432DDB">
          <w:rPr>
            <w:rFonts w:ascii="Times New Roman" w:hAnsi="Times New Roman" w:cs="Times New Roman"/>
            <w:sz w:val="24"/>
            <w:szCs w:val="24"/>
          </w:rPr>
          <w:fldChar w:fldCharType="separate"/>
        </w:r>
      </w:del>
      <w:r w:rsidR="007819CE">
        <w:rPr>
          <w:rFonts w:ascii="Times New Roman" w:hAnsi="Times New Roman" w:cs="Times New Roman"/>
          <w:noProof/>
          <w:sz w:val="24"/>
          <w:szCs w:val="24"/>
        </w:rPr>
        <w:t>(</w:t>
      </w:r>
      <w:hyperlink w:anchor="_ENREF_33" w:tooltip="Matsuda, 2010 #105" w:history="1">
        <w:r w:rsidR="007819CE">
          <w:rPr>
            <w:rFonts w:ascii="Times New Roman" w:hAnsi="Times New Roman" w:cs="Times New Roman"/>
            <w:noProof/>
            <w:sz w:val="24"/>
            <w:szCs w:val="24"/>
          </w:rPr>
          <w:t>33</w:t>
        </w:r>
      </w:hyperlink>
      <w:r w:rsidR="007819CE">
        <w:rPr>
          <w:rFonts w:ascii="Times New Roman" w:hAnsi="Times New Roman" w:cs="Times New Roman"/>
          <w:noProof/>
          <w:sz w:val="24"/>
          <w:szCs w:val="24"/>
        </w:rPr>
        <w:t>)</w:t>
      </w:r>
      <w:del w:id="208" w:author="yh huang" w:date="2018-02-27T11:12:00Z">
        <w:r w:rsidR="00326999" w:rsidDel="00432DDB">
          <w:rPr>
            <w:rFonts w:ascii="Times New Roman" w:hAnsi="Times New Roman" w:cs="Times New Roman"/>
            <w:sz w:val="24"/>
            <w:szCs w:val="24"/>
          </w:rPr>
          <w:fldChar w:fldCharType="end"/>
        </w:r>
      </w:del>
      <w:r w:rsidR="00326999" w:rsidRPr="00063348">
        <w:rPr>
          <w:rFonts w:ascii="Times New Roman" w:hAnsi="Times New Roman" w:cs="Times New Roman"/>
          <w:sz w:val="24"/>
          <w:szCs w:val="24"/>
        </w:rPr>
        <w:t>.</w:t>
      </w:r>
      <w:r w:rsidR="003160C0">
        <w:rPr>
          <w:rFonts w:ascii="Times New Roman" w:hAnsi="Times New Roman" w:cs="Times New Roman"/>
          <w:sz w:val="24"/>
          <w:szCs w:val="24"/>
        </w:rPr>
        <w:t xml:space="preserve"> </w:t>
      </w:r>
      <w:r w:rsidR="00416264" w:rsidRPr="00063348">
        <w:rPr>
          <w:rFonts w:ascii="Times New Roman" w:hAnsi="Times New Roman" w:cs="Times New Roman"/>
          <w:sz w:val="24"/>
          <w:szCs w:val="24"/>
        </w:rPr>
        <w:t xml:space="preserve">Previous studies </w:t>
      </w:r>
      <w:r w:rsidR="00990A91" w:rsidRPr="00063348">
        <w:rPr>
          <w:rFonts w:ascii="Times New Roman" w:hAnsi="Times New Roman" w:cs="Times New Roman"/>
          <w:sz w:val="24"/>
          <w:szCs w:val="24"/>
        </w:rPr>
        <w:t>found some genes play important role</w:t>
      </w:r>
      <w:r w:rsidR="00837665" w:rsidRPr="00063348">
        <w:rPr>
          <w:rFonts w:ascii="Times New Roman" w:hAnsi="Times New Roman" w:cs="Times New Roman"/>
          <w:sz w:val="24"/>
          <w:szCs w:val="24"/>
        </w:rPr>
        <w:t>s</w:t>
      </w:r>
      <w:r w:rsidR="00990A91" w:rsidRPr="00063348">
        <w:rPr>
          <w:rFonts w:ascii="Times New Roman" w:hAnsi="Times New Roman" w:cs="Times New Roman"/>
          <w:sz w:val="24"/>
          <w:szCs w:val="24"/>
        </w:rPr>
        <w:t xml:space="preserve"> in energic metabolism</w:t>
      </w:r>
      <w:r w:rsidR="00490BF7" w:rsidRPr="00063348">
        <w:rPr>
          <w:rFonts w:ascii="Times New Roman" w:hAnsi="Times New Roman" w:cs="Times New Roman"/>
          <w:sz w:val="24"/>
          <w:szCs w:val="24"/>
        </w:rPr>
        <w:t xml:space="preserve"> as a </w:t>
      </w:r>
      <w:r w:rsidR="00ED1DB5">
        <w:rPr>
          <w:rFonts w:ascii="Times New Roman" w:hAnsi="Times New Roman" w:cs="Times New Roman"/>
          <w:sz w:val="24"/>
          <w:szCs w:val="24"/>
        </w:rPr>
        <w:t>ferrous iron</w:t>
      </w:r>
      <w:r w:rsidR="00ED1DB5" w:rsidRPr="00063348">
        <w:rPr>
          <w:rFonts w:ascii="Times New Roman" w:hAnsi="Times New Roman" w:cs="Times New Roman"/>
          <w:sz w:val="24"/>
          <w:szCs w:val="24"/>
        </w:rPr>
        <w:t xml:space="preserve"> </w:t>
      </w:r>
      <w:r w:rsidR="00490BF7" w:rsidRPr="00063348">
        <w:rPr>
          <w:rFonts w:ascii="Times New Roman" w:hAnsi="Times New Roman" w:cs="Times New Roman"/>
          <w:sz w:val="24"/>
          <w:szCs w:val="24"/>
        </w:rPr>
        <w:t>transporter (</w:t>
      </w:r>
      <w:proofErr w:type="spellStart"/>
      <w:r w:rsidR="00490BF7" w:rsidRPr="00063348">
        <w:rPr>
          <w:rFonts w:ascii="Times New Roman" w:hAnsi="Times New Roman" w:cs="Times New Roman"/>
          <w:sz w:val="24"/>
          <w:szCs w:val="24"/>
        </w:rPr>
        <w:t>i.e</w:t>
      </w:r>
      <w:proofErr w:type="spellEnd"/>
      <w:r w:rsidR="00490BF7" w:rsidRPr="00063348">
        <w:rPr>
          <w:rFonts w:ascii="Times New Roman" w:hAnsi="Times New Roman" w:cs="Times New Roman"/>
          <w:sz w:val="24"/>
          <w:szCs w:val="24"/>
        </w:rPr>
        <w:t xml:space="preserve"> </w:t>
      </w:r>
      <w:r w:rsidR="00416264" w:rsidRPr="00971146">
        <w:rPr>
          <w:rFonts w:ascii="Times New Roman" w:hAnsi="Times New Roman" w:cs="Times New Roman"/>
          <w:i/>
          <w:sz w:val="24"/>
          <w:szCs w:val="24"/>
        </w:rPr>
        <w:t>SLC39A14</w:t>
      </w:r>
      <w:r w:rsidR="00490BF7" w:rsidRPr="00063348">
        <w:rPr>
          <w:rFonts w:ascii="Times New Roman" w:hAnsi="Times New Roman" w:cs="Times New Roman"/>
          <w:sz w:val="24"/>
          <w:szCs w:val="24"/>
        </w:rPr>
        <w:t>) or positive regulation of fever generation (i.e</w:t>
      </w:r>
      <w:r w:rsidR="00B462F2">
        <w:rPr>
          <w:rFonts w:ascii="Times New Roman" w:hAnsi="Times New Roman" w:cs="Times New Roman"/>
          <w:sz w:val="24"/>
          <w:szCs w:val="24"/>
        </w:rPr>
        <w:t>.</w:t>
      </w:r>
      <w:r w:rsidR="00490BF7" w:rsidRPr="00063348">
        <w:rPr>
          <w:rFonts w:ascii="Times New Roman" w:hAnsi="Times New Roman" w:cs="Times New Roman"/>
          <w:sz w:val="24"/>
          <w:szCs w:val="24"/>
        </w:rPr>
        <w:t xml:space="preserve"> </w:t>
      </w:r>
      <w:r w:rsidR="00490BF7" w:rsidRPr="00971146">
        <w:rPr>
          <w:rFonts w:ascii="Times New Roman" w:hAnsi="Times New Roman" w:cs="Times New Roman"/>
          <w:i/>
          <w:sz w:val="24"/>
          <w:szCs w:val="24"/>
        </w:rPr>
        <w:t>PTGS2</w:t>
      </w:r>
      <w:r w:rsidR="00490BF7" w:rsidRPr="00063348">
        <w:rPr>
          <w:rFonts w:ascii="Times New Roman" w:hAnsi="Times New Roman" w:cs="Times New Roman"/>
          <w:sz w:val="24"/>
          <w:szCs w:val="24"/>
        </w:rPr>
        <w:t>)</w:t>
      </w:r>
      <w:r w:rsidR="00342F85">
        <w:rPr>
          <w:rFonts w:ascii="Times New Roman" w:hAnsi="Times New Roman" w:cs="Times New Roman"/>
          <w:sz w:val="24"/>
          <w:szCs w:val="24"/>
        </w:rPr>
        <w:fldChar w:fldCharType="begin">
          <w:fldData xml:space="preserve">PEVuZE5vdGU+PENpdGU+PEF1dGhvcj5NY0NhcnRoeTwvQXV0aG9yPjxZZWFyPjIwMTU8L1llYXI+
PFJlY051bT4xMDA8L1JlY051bT48RGlzcGxheVRleHQ+KDMyLCAzMyk8L0Rpc3BsYXlUZXh0Pjxy
ZWNvcmQ+PHJlYy1udW1iZXI+MTAwPC9yZWMtbnVtYmVyPjxmb3JlaWduLWtleXM+PGtleSBhcHA9
IkVOIiBkYi1pZD0iemQ5dnJyOXI0c3hwdm9leDB6Mngwc2VvOTV0eDlmZXhyOTV0IiB0aW1lc3Rh
bXA9IjE0OTY1ODQ2MjQiPjEwMDwva2V5PjwvZm9yZWlnbi1rZXlzPjxyZWYtdHlwZSBuYW1lPSJK
b3VybmFsIEFydGljbGUiPjE3PC9yZWYtdHlwZT48Y29udHJpYnV0b3JzPjxhdXRob3JzPjxhdXRo
b3I+TWNDYXJ0aHksIFJ5YW4gQzwvYXV0aG9yPjxhdXRob3I+S29zbWFuLCBEYW5pZWwgSjwvYXV0
aG9yPjwvYXV0aG9ycz48L2NvbnRyaWJ1dG9ycz48dGl0bGVzPjx0aXRsZT5Jcm9uIHRyYW5zcG9y
dCBhY3Jvc3MgdGhlIGJsb29k4oCTYnJhaW4gYmFycmllcjogZGV2ZWxvcG1lbnQsIG5ldXJvdmFz
Y3VsYXIgcmVndWxhdGlvbiBhbmQgY2VyZWJyYWwgYW15bG9pZCBhbmdpb3BhdGh5PC90aXRsZT48
c2Vjb25kYXJ5LXRpdGxlPkNlbGx1bGFyIGFuZCBtb2xlY3VsYXIgbGlmZSBzY2llbmNlczwvc2Vj
b25kYXJ5LXRpdGxlPjwvdGl0bGVzPjxwZXJpb2RpY2FsPjxmdWxsLXRpdGxlPkNlbGx1bGFyIGFu
ZCBtb2xlY3VsYXIgbGlmZSBzY2llbmNlczwvZnVsbC10aXRsZT48L3BlcmlvZGljYWw+PHBhZ2Vz
PjcwOS03Mjc8L3BhZ2VzPjx2b2x1bWU+NzI8L3ZvbHVtZT48bnVtYmVyPjQ8L251bWJlcj48ZGF0
ZXM+PHllYXI+MjAxNTwveWVhcj48L2RhdGVzPjxpc2JuPjE0MjAtNjgyWDwvaXNibj48dXJscz48
L3VybHM+PC9yZWNvcmQ+PC9DaXRlPjxDaXRlPjxBdXRob3I+TGl1enppPC9BdXRob3I+PFllYXI+
MjAwNjwvWWVhcj48UmVjTnVtPjEwMTwvUmVjTnVtPjxyZWNvcmQ+PHJlYy1udW1iZXI+MTAxPC9y
ZWMtbnVtYmVyPjxmb3JlaWduLWtleXM+PGtleSBhcHA9IkVOIiBkYi1pZD0iemQ5dnJyOXI0c3hw
dm9leDB6Mngwc2VvOTV0eDlmZXhyOTV0IiB0aW1lc3RhbXA9IjE0OTY1ODg2MDMiPjEwMTwva2V5
PjwvZm9yZWlnbi1rZXlzPjxyZWYtdHlwZSBuYW1lPSJKb3VybmFsIEFydGljbGUiPjE3PC9yZWYt
dHlwZT48Y29udHJpYnV0b3JzPjxhdXRob3JzPjxhdXRob3I+TGl1enppLCBKLiBQLjwvYXV0aG9y
PjxhdXRob3I+QXlkZW1pciwgRi48L2F1dGhvcj48YXV0aG9yPk5hbSwgSC48L2F1dGhvcj48YXV0
aG9yPktudXRzb24sIE0uIEQuPC9hdXRob3I+PGF1dGhvcj5Db3VzaW5zLCBSLiBKLjwvYXV0aG9y
PjwvYXV0aG9ycz48L2NvbnRyaWJ1dG9ycz48YXV0aC1hZGRyZXNzPk51dHJpdGlvbmFsIEdlbm9t
aWNzIExhYm9yYXRvcnksIEZvb2QgU2NpZW5jZSBhbmQgSHVtYW4gTnV0cml0aW9uIERlcGFydG1l
bnQsIENlbnRlciBmb3IgTnV0cml0aW9uYWwgU2NpZW5jZXMsIFVuaXZlcnNpdHkgb2YgRmxvcmlk
YSwgR2FpbmVzdmlsbGUsIEZMIDMyNjExLTAzNzAsIFVTQS48L2F1dGgtYWRkcmVzcz48dGl0bGVz
Pjx0aXRsZT5aaXAxNCAoU2xjMzlhMTQpIG1lZGlhdGVzIG5vbi10cmFuc2ZlcnJpbi1ib3VuZCBp
cm9uIHVwdGFrZSBpbnRvIGNlbGxzPC90aXRsZT48c2Vjb25kYXJ5LXRpdGxlPlByb2MgTmF0bCBB
Y2FkIFNjaSBVIFMgQTwvc2Vjb25kYXJ5LXRpdGxlPjwvdGl0bGVzPjxwZXJpb2RpY2FsPjxmdWxs
LXRpdGxlPlByb2MgTmF0bCBBY2FkIFNjaSBVIFMgQTwvZnVsbC10aXRsZT48L3BlcmlvZGljYWw+
PHBhZ2VzPjEzNjEyLTc8L3BhZ2VzPjx2b2x1bWU+MTAzPC92b2x1bWU+PG51bWJlcj4zNzwvbnVt
YmVyPjxrZXl3b3Jkcz48a2V5d29yZD5BbmltYWxzPC9rZXl3b3JkPjxrZXl3b3JkPkJpb2xvZ2lj
YWwgVHJhbnNwb3J0PC9rZXl3b3JkPjxrZXl3b3JkPkNhdGlvbiBUcmFuc3BvcnQgUHJvdGVpbnMv
YW5hbHlzaXMvZ2VuZXRpY3MvKm1ldGFib2xpc208L2tleXdvcmQ+PGtleXdvcmQ+Q2VsbCBNZW1i
cmFuZS9jaGVtaXN0cnk8L2tleXdvcmQ+PGtleXdvcmQ+Q2VsbHMsIEN1bHR1cmVkPC9rZXl3b3Jk
PjxrZXl3b3JkPkhlcGF0b2N5dGVzL2RydWcgZWZmZWN0cy8qbWV0YWJvbGlzbTwva2V5d29yZD48
a2V5d29yZD5IdW1hbnM8L2tleXdvcmQ+PGtleXdvcmQ+SXJvbi8qbWV0YWJvbGlzbTwva2V5d29y
ZD48a2V5d29yZD5NZXRhbGxvdGhpb25laW4vZ2VuZXRpY3MvbWV0YWJvbGlzbTwva2V5d29yZD48
a2V5d29yZD5NaWNlPC9rZXl3b3JkPjxrZXl3b3JkPlJOQSwgTWVzc2VuZ2VyL2FuYWx5c2lzL21l
dGFib2xpc208L2tleXdvcmQ+PGtleXdvcmQ+Uk5BLCBTbWFsbCBJbnRlcmZlcmluZy9nZW5ldGlj
cy9waGFybWFjb2xvZ3k8L2tleXdvcmQ+PGtleXdvcmQ+VGlzc3VlIERpc3RyaWJ1dGlvbjwva2V5
d29yZD48a2V5d29yZD5UcmFuc2ZlcnJpbi9tZXRhYm9saXNtPC9rZXl3b3JkPjxrZXl3b3JkPlpp
bmMvbWV0YWJvbGlzbTwva2V5d29yZD48L2tleXdvcmRzPjxkYXRlcz48eWVhcj4yMDA2PC95ZWFy
PjxwdWItZGF0ZXM+PGRhdGU+U2VwIDEyPC9kYXRlPjwvcHViLWRhdGVzPjwvZGF0ZXM+PGlzYm4+
MDAyNy04NDI0IChQcmludCkmI3hEOzAwMjctODQyNCAoTGlua2luZyk8L2lzYm4+PGFjY2Vzc2lv
bi1udW0+MTY5NTA4Njk8L2FjY2Vzc2lvbi1udW0+PHVybHM+PHJlbGF0ZWQtdXJscz48dXJsPmh0
dHBzOi8vd3d3Lm5jYmkubmxtLm5paC5nb3YvcHVibWVkLzE2OTUwODY5PC91cmw+PC9yZWxhdGVk
LXVybHM+PC91cmxzPjxjdXN0b20yPlBNQzE1NjQyMzU8L2N1c3RvbTI+PGVsZWN0cm9uaWMtcmVz
b3VyY2UtbnVtPjEwLjEwNzMvcG5hcy4wNjA2NDI0MTAzPC9lbGVjdHJvbmljLXJlc291cmNlLW51
bT48L3JlY29yZD48L0NpdGU+PC9FbmROb3RlPn==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PEVuZE5vdGU+PENpdGU+PEF1dGhvcj5NY0NhcnRoeTwvQXV0aG9yPjxZZWFyPjIwMTU8L1llYXI+
PFJlY051bT4xMDA8L1JlY051bT48RGlzcGxheVRleHQ+KDMyLCAzMyk8L0Rpc3BsYXlUZXh0Pjxy
ZWNvcmQ+PHJlYy1udW1iZXI+MTAwPC9yZWMtbnVtYmVyPjxmb3JlaWduLWtleXM+PGtleSBhcHA9
IkVOIiBkYi1pZD0iemQ5dnJyOXI0c3hwdm9leDB6Mngwc2VvOTV0eDlmZXhyOTV0IiB0aW1lc3Rh
bXA9IjE0OTY1ODQ2MjQiPjEwMDwva2V5PjwvZm9yZWlnbi1rZXlzPjxyZWYtdHlwZSBuYW1lPSJK
b3VybmFsIEFydGljbGUiPjE3PC9yZWYtdHlwZT48Y29udHJpYnV0b3JzPjxhdXRob3JzPjxhdXRo
b3I+TWNDYXJ0aHksIFJ5YW4gQzwvYXV0aG9yPjxhdXRob3I+S29zbWFuLCBEYW5pZWwgSjwvYXV0
aG9yPjwvYXV0aG9ycz48L2NvbnRyaWJ1dG9ycz48dGl0bGVzPjx0aXRsZT5Jcm9uIHRyYW5zcG9y
dCBhY3Jvc3MgdGhlIGJsb29k4oCTYnJhaW4gYmFycmllcjogZGV2ZWxvcG1lbnQsIG5ldXJvdmFz
Y3VsYXIgcmVndWxhdGlvbiBhbmQgY2VyZWJyYWwgYW15bG9pZCBhbmdpb3BhdGh5PC90aXRsZT48
c2Vjb25kYXJ5LXRpdGxlPkNlbGx1bGFyIGFuZCBtb2xlY3VsYXIgbGlmZSBzY2llbmNlczwvc2Vj
b25kYXJ5LXRpdGxlPjwvdGl0bGVzPjxwZXJpb2RpY2FsPjxmdWxsLXRpdGxlPkNlbGx1bGFyIGFu
ZCBtb2xlY3VsYXIgbGlmZSBzY2llbmNlczwvZnVsbC10aXRsZT48L3BlcmlvZGljYWw+PHBhZ2Vz
PjcwOS03Mjc8L3BhZ2VzPjx2b2x1bWU+NzI8L3ZvbHVtZT48bnVtYmVyPjQ8L251bWJlcj48ZGF0
ZXM+PHllYXI+MjAxNTwveWVhcj48L2RhdGVzPjxpc2JuPjE0MjAtNjgyWDwvaXNibj48dXJscz48
L3VybHM+PC9yZWNvcmQ+PC9DaXRlPjxDaXRlPjxBdXRob3I+TGl1enppPC9BdXRob3I+PFllYXI+
MjAwNjwvWWVhcj48UmVjTnVtPjEwMTwvUmVjTnVtPjxyZWNvcmQ+PHJlYy1udW1iZXI+MTAxPC9y
ZWMtbnVtYmVyPjxmb3JlaWduLWtleXM+PGtleSBhcHA9IkVOIiBkYi1pZD0iemQ5dnJyOXI0c3hw
dm9leDB6Mngwc2VvOTV0eDlmZXhyOTV0IiB0aW1lc3RhbXA9IjE0OTY1ODg2MDMiPjEwMTwva2V5
PjwvZm9yZWlnbi1rZXlzPjxyZWYtdHlwZSBuYW1lPSJKb3VybmFsIEFydGljbGUiPjE3PC9yZWYt
dHlwZT48Y29udHJpYnV0b3JzPjxhdXRob3JzPjxhdXRob3I+TGl1enppLCBKLiBQLjwvYXV0aG9y
PjxhdXRob3I+QXlkZW1pciwgRi48L2F1dGhvcj48YXV0aG9yPk5hbSwgSC48L2F1dGhvcj48YXV0
aG9yPktudXRzb24sIE0uIEQuPC9hdXRob3I+PGF1dGhvcj5Db3VzaW5zLCBSLiBKLjwvYXV0aG9y
PjwvYXV0aG9ycz48L2NvbnRyaWJ1dG9ycz48YXV0aC1hZGRyZXNzPk51dHJpdGlvbmFsIEdlbm9t
aWNzIExhYm9yYXRvcnksIEZvb2QgU2NpZW5jZSBhbmQgSHVtYW4gTnV0cml0aW9uIERlcGFydG1l
bnQsIENlbnRlciBmb3IgTnV0cml0aW9uYWwgU2NpZW5jZXMsIFVuaXZlcnNpdHkgb2YgRmxvcmlk
YSwgR2FpbmVzdmlsbGUsIEZMIDMyNjExLTAzNzAsIFVTQS48L2F1dGgtYWRkcmVzcz48dGl0bGVz
Pjx0aXRsZT5aaXAxNCAoU2xjMzlhMTQpIG1lZGlhdGVzIG5vbi10cmFuc2ZlcnJpbi1ib3VuZCBp
cm9uIHVwdGFrZSBpbnRvIGNlbGxzPC90aXRsZT48c2Vjb25kYXJ5LXRpdGxlPlByb2MgTmF0bCBB
Y2FkIFNjaSBVIFMgQTwvc2Vjb25kYXJ5LXRpdGxlPjwvdGl0bGVzPjxwZXJpb2RpY2FsPjxmdWxs
LXRpdGxlPlByb2MgTmF0bCBBY2FkIFNjaSBVIFMgQTwvZnVsbC10aXRsZT48L3BlcmlvZGljYWw+
PHBhZ2VzPjEzNjEyLTc8L3BhZ2VzPjx2b2x1bWU+MTAzPC92b2x1bWU+PG51bWJlcj4zNzwvbnVt
YmVyPjxrZXl3b3Jkcz48a2V5d29yZD5BbmltYWxzPC9rZXl3b3JkPjxrZXl3b3JkPkJpb2xvZ2lj
YWwgVHJhbnNwb3J0PC9rZXl3b3JkPjxrZXl3b3JkPkNhdGlvbiBUcmFuc3BvcnQgUHJvdGVpbnMv
YW5hbHlzaXMvZ2VuZXRpY3MvKm1ldGFib2xpc208L2tleXdvcmQ+PGtleXdvcmQ+Q2VsbCBNZW1i
cmFuZS9jaGVtaXN0cnk8L2tleXdvcmQ+PGtleXdvcmQ+Q2VsbHMsIEN1bHR1cmVkPC9rZXl3b3Jk
PjxrZXl3b3JkPkhlcGF0b2N5dGVzL2RydWcgZWZmZWN0cy8qbWV0YWJvbGlzbTwva2V5d29yZD48
a2V5d29yZD5IdW1hbnM8L2tleXdvcmQ+PGtleXdvcmQ+SXJvbi8qbWV0YWJvbGlzbTwva2V5d29y
ZD48a2V5d29yZD5NZXRhbGxvdGhpb25laW4vZ2VuZXRpY3MvbWV0YWJvbGlzbTwva2V5d29yZD48
a2V5d29yZD5NaWNlPC9rZXl3b3JkPjxrZXl3b3JkPlJOQSwgTWVzc2VuZ2VyL2FuYWx5c2lzL21l
dGFib2xpc208L2tleXdvcmQ+PGtleXdvcmQ+Uk5BLCBTbWFsbCBJbnRlcmZlcmluZy9nZW5ldGlj
cy9waGFybWFjb2xvZ3k8L2tleXdvcmQ+PGtleXdvcmQ+VGlzc3VlIERpc3RyaWJ1dGlvbjwva2V5
d29yZD48a2V5d29yZD5UcmFuc2ZlcnJpbi9tZXRhYm9saXNtPC9rZXl3b3JkPjxrZXl3b3JkPlpp
bmMvbWV0YWJvbGlzbTwva2V5d29yZD48L2tleXdvcmRzPjxkYXRlcz48eWVhcj4yMDA2PC95ZWFy
PjxwdWItZGF0ZXM+PGRhdGU+U2VwIDEyPC9kYXRlPjwvcHViLWRhdGVzPjwvZGF0ZXM+PGlzYm4+
MDAyNy04NDI0IChQcmludCkmI3hEOzAwMjctODQyNCAoTGlua2luZyk8L2lzYm4+PGFjY2Vzc2lv
bi1udW0+MTY5NTA4Njk8L2FjY2Vzc2lvbi1udW0+PHVybHM+PHJlbGF0ZWQtdXJscz48dXJsPmh0
dHBzOi8vd3d3Lm5jYmkubmxtLm5paC5nb3YvcHVibWVkLzE2OTUwODY5PC91cmw+PC9yZWxhdGVk
LXVybHM+PC91cmxzPjxjdXN0b20yPlBNQzE1NjQyMzU8L2N1c3RvbTI+PGVsZWN0cm9uaWMtcmVz
b3VyY2UtbnVtPjEwLjEwNzMvcG5hcy4wNjA2NDI0MTAzPC9lbGVjdHJvbmljLXJlc291cmNlLW51
bT48L3JlY29yZD48L0NpdGU+PC9FbmROb3RlPn==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342F85">
        <w:rPr>
          <w:rFonts w:ascii="Times New Roman" w:hAnsi="Times New Roman" w:cs="Times New Roman"/>
          <w:sz w:val="24"/>
          <w:szCs w:val="24"/>
        </w:rPr>
      </w:r>
      <w:r w:rsidR="00342F85">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32" w:tooltip="McCarthy, 2015 #100" w:history="1">
        <w:r w:rsidR="008834D1">
          <w:rPr>
            <w:rFonts w:ascii="Times New Roman" w:hAnsi="Times New Roman" w:cs="Times New Roman"/>
            <w:noProof/>
            <w:sz w:val="24"/>
            <w:szCs w:val="24"/>
          </w:rPr>
          <w:t>32</w:t>
        </w:r>
      </w:hyperlink>
      <w:r w:rsidR="00F50B80">
        <w:rPr>
          <w:rFonts w:ascii="Times New Roman" w:hAnsi="Times New Roman" w:cs="Times New Roman"/>
          <w:noProof/>
          <w:sz w:val="24"/>
          <w:szCs w:val="24"/>
        </w:rPr>
        <w:t xml:space="preserve">, </w:t>
      </w:r>
      <w:hyperlink w:anchor="_ENREF_33" w:tooltip="Liuzzi, 2006 #101" w:history="1">
        <w:r w:rsidR="008834D1">
          <w:rPr>
            <w:rFonts w:ascii="Times New Roman" w:hAnsi="Times New Roman" w:cs="Times New Roman"/>
            <w:noProof/>
            <w:sz w:val="24"/>
            <w:szCs w:val="24"/>
          </w:rPr>
          <w:t>33</w:t>
        </w:r>
      </w:hyperlink>
      <w:r w:rsidR="00F50B80">
        <w:rPr>
          <w:rFonts w:ascii="Times New Roman" w:hAnsi="Times New Roman" w:cs="Times New Roman"/>
          <w:noProof/>
          <w:sz w:val="24"/>
          <w:szCs w:val="24"/>
        </w:rPr>
        <w:t>)</w:t>
      </w:r>
      <w:r w:rsidR="00342F85">
        <w:rPr>
          <w:rFonts w:ascii="Times New Roman" w:hAnsi="Times New Roman" w:cs="Times New Roman"/>
          <w:sz w:val="24"/>
          <w:szCs w:val="24"/>
        </w:rPr>
        <w:fldChar w:fldCharType="end"/>
      </w:r>
      <w:r w:rsidR="00490BF7">
        <w:rPr>
          <w:rFonts w:ascii="Times New Roman" w:hAnsi="Times New Roman" w:cs="Times New Roman"/>
          <w:sz w:val="24"/>
          <w:szCs w:val="24"/>
        </w:rPr>
        <w:t>.</w:t>
      </w:r>
      <w:r w:rsidR="00390F57">
        <w:rPr>
          <w:rFonts w:ascii="Times New Roman" w:hAnsi="Times New Roman" w:cs="Times New Roman"/>
          <w:sz w:val="24"/>
          <w:szCs w:val="24"/>
        </w:rPr>
        <w:t xml:space="preserve"> </w:t>
      </w:r>
      <w:r w:rsidR="003160C0">
        <w:rPr>
          <w:rFonts w:ascii="Times New Roman" w:hAnsi="Times New Roman" w:cs="Times New Roman"/>
          <w:sz w:val="24"/>
          <w:szCs w:val="24"/>
        </w:rPr>
        <w:t xml:space="preserve">Positive </w:t>
      </w:r>
      <w:r w:rsidR="00281AA2">
        <w:rPr>
          <w:rFonts w:ascii="Times New Roman" w:hAnsi="Times New Roman" w:cs="Times New Roman"/>
          <w:sz w:val="24"/>
          <w:szCs w:val="24"/>
        </w:rPr>
        <w:t>selecti</w:t>
      </w:r>
      <w:r w:rsidR="00563773">
        <w:rPr>
          <w:rFonts w:ascii="Times New Roman" w:hAnsi="Times New Roman" w:cs="Times New Roman"/>
          <w:sz w:val="24"/>
          <w:szCs w:val="24"/>
        </w:rPr>
        <w:t>o</w:t>
      </w:r>
      <w:r w:rsidR="00281AA2">
        <w:rPr>
          <w:rFonts w:ascii="Times New Roman" w:hAnsi="Times New Roman" w:cs="Times New Roman"/>
          <w:sz w:val="24"/>
          <w:szCs w:val="24"/>
        </w:rPr>
        <w:t xml:space="preserve">n </w:t>
      </w:r>
      <w:r w:rsidR="003160C0">
        <w:rPr>
          <w:rFonts w:ascii="Times New Roman" w:hAnsi="Times New Roman" w:cs="Times New Roman"/>
          <w:sz w:val="24"/>
          <w:szCs w:val="24"/>
        </w:rPr>
        <w:t>on</w:t>
      </w:r>
      <w:r w:rsidR="00281AA2">
        <w:rPr>
          <w:rFonts w:ascii="Times New Roman" w:hAnsi="Times New Roman" w:cs="Times New Roman"/>
          <w:sz w:val="24"/>
          <w:szCs w:val="24"/>
        </w:rPr>
        <w:t xml:space="preserve"> these genes </w:t>
      </w:r>
      <w:r w:rsidR="0071491F">
        <w:rPr>
          <w:rFonts w:ascii="Times New Roman" w:hAnsi="Times New Roman" w:cs="Times New Roman"/>
          <w:sz w:val="24"/>
          <w:szCs w:val="24"/>
        </w:rPr>
        <w:t xml:space="preserve">in the early </w:t>
      </w:r>
      <w:r w:rsidR="004E2A24">
        <w:rPr>
          <w:rFonts w:ascii="Times New Roman" w:hAnsi="Times New Roman" w:cs="Times New Roman"/>
          <w:sz w:val="24"/>
          <w:szCs w:val="24"/>
        </w:rPr>
        <w:t>mallard duck and spot-billed</w:t>
      </w:r>
      <w:r w:rsidR="003160C0">
        <w:rPr>
          <w:rFonts w:ascii="Times New Roman" w:hAnsi="Times New Roman" w:cs="Times New Roman"/>
          <w:sz w:val="24"/>
          <w:szCs w:val="24"/>
        </w:rPr>
        <w:t xml:space="preserve"> duck</w:t>
      </w:r>
      <w:r w:rsidR="0071491F">
        <w:rPr>
          <w:rFonts w:ascii="Times New Roman" w:hAnsi="Times New Roman" w:cs="Times New Roman"/>
          <w:sz w:val="24"/>
          <w:szCs w:val="24"/>
        </w:rPr>
        <w:t xml:space="preserve"> ancestor </w:t>
      </w:r>
      <w:r w:rsidR="00281AA2">
        <w:rPr>
          <w:rFonts w:ascii="Times New Roman" w:hAnsi="Times New Roman" w:cs="Times New Roman"/>
          <w:sz w:val="24"/>
          <w:szCs w:val="24"/>
        </w:rPr>
        <w:t>might</w:t>
      </w:r>
      <w:r w:rsidR="00390F57">
        <w:rPr>
          <w:rFonts w:ascii="Times New Roman" w:hAnsi="Times New Roman" w:cs="Times New Roman"/>
          <w:sz w:val="24"/>
          <w:szCs w:val="24"/>
        </w:rPr>
        <w:t xml:space="preserve"> </w:t>
      </w:r>
      <w:r w:rsidR="000C4E95" w:rsidRPr="00063348">
        <w:rPr>
          <w:rFonts w:ascii="Times New Roman" w:hAnsi="Times New Roman" w:cs="Times New Roman"/>
          <w:sz w:val="24"/>
          <w:szCs w:val="24"/>
        </w:rPr>
        <w:t xml:space="preserve">enhance </w:t>
      </w:r>
      <w:r w:rsidR="0071491F" w:rsidRPr="00063348">
        <w:rPr>
          <w:rFonts w:ascii="Times New Roman" w:hAnsi="Times New Roman" w:cs="Times New Roman"/>
          <w:sz w:val="24"/>
          <w:szCs w:val="24"/>
        </w:rPr>
        <w:t xml:space="preserve">their ability to transport oxygen in blood and </w:t>
      </w:r>
      <w:r w:rsidR="000C4E95" w:rsidRPr="00063348">
        <w:rPr>
          <w:rFonts w:ascii="Times New Roman" w:hAnsi="Times New Roman" w:cs="Times New Roman"/>
          <w:sz w:val="24"/>
          <w:szCs w:val="24"/>
        </w:rPr>
        <w:t>adapt to cold and hypoxic environments</w:t>
      </w:r>
      <w:r w:rsidR="00BA2E8A" w:rsidRPr="00063348">
        <w:rPr>
          <w:rFonts w:ascii="Times New Roman" w:hAnsi="Times New Roman" w:cs="Times New Roman"/>
          <w:sz w:val="24"/>
          <w:szCs w:val="24"/>
        </w:rPr>
        <w:t xml:space="preserve"> </w:t>
      </w:r>
      <w:r w:rsidR="0071491F" w:rsidRPr="00063348">
        <w:rPr>
          <w:rFonts w:ascii="Times New Roman" w:hAnsi="Times New Roman" w:cs="Times New Roman"/>
          <w:sz w:val="24"/>
          <w:szCs w:val="24"/>
        </w:rPr>
        <w:t>of the high altitude during flying</w:t>
      </w:r>
      <w:r w:rsidR="00BA2E8A" w:rsidRPr="00063348">
        <w:rPr>
          <w:rFonts w:ascii="Times New Roman" w:hAnsi="Times New Roman" w:cs="Times New Roman"/>
          <w:sz w:val="24"/>
          <w:szCs w:val="24"/>
        </w:rPr>
        <w:t>.</w:t>
      </w:r>
      <w:r w:rsidR="000C4E95" w:rsidRPr="00063348">
        <w:rPr>
          <w:rFonts w:ascii="Times New Roman" w:hAnsi="Times New Roman" w:cs="Times New Roman"/>
          <w:sz w:val="24"/>
          <w:szCs w:val="24"/>
        </w:rPr>
        <w:t xml:space="preserve"> </w:t>
      </w:r>
      <w:r w:rsidR="00432DDB">
        <w:rPr>
          <w:rFonts w:ascii="Times New Roman" w:hAnsi="Times New Roman" w:cs="Times New Roman"/>
          <w:sz w:val="24"/>
          <w:szCs w:val="24"/>
        </w:rPr>
        <w:t>S</w:t>
      </w:r>
      <w:r w:rsidR="00D56C03" w:rsidRPr="00063348">
        <w:rPr>
          <w:rFonts w:ascii="Times New Roman" w:hAnsi="Times New Roman" w:cs="Times New Roman"/>
          <w:sz w:val="24"/>
          <w:szCs w:val="24"/>
        </w:rPr>
        <w:t xml:space="preserve">ome cryptochrome-containing cells within the retina are active at night when the birds </w:t>
      </w:r>
      <w:r w:rsidR="006C1FBE" w:rsidRPr="00063348">
        <w:rPr>
          <w:rFonts w:ascii="Times New Roman" w:hAnsi="Times New Roman" w:cs="Times New Roman"/>
          <w:sz w:val="24"/>
          <w:szCs w:val="24"/>
        </w:rPr>
        <w:t>perform magnetic orientation. In some migratory birds, a distinct part of the forebrain, where primarily processes input from the eye, is highly active at night</w:t>
      </w:r>
      <w:r w:rsidR="003A420E">
        <w:rPr>
          <w:rFonts w:ascii="Times New Roman" w:hAnsi="Times New Roman" w:cs="Times New Roman"/>
          <w:sz w:val="24"/>
          <w:szCs w:val="24"/>
        </w:rPr>
        <w:fldChar w:fldCharType="begin"/>
      </w:r>
      <w:r w:rsidR="00F50B80">
        <w:rPr>
          <w:rFonts w:ascii="Times New Roman" w:hAnsi="Times New Roman" w:cs="Times New Roman"/>
          <w:sz w:val="24"/>
          <w:szCs w:val="24"/>
        </w:rPr>
        <w:instrText xml:space="preserve"> ADDIN EN.CITE &lt;EndNote&gt;&lt;Cite&gt;&lt;Author&gt;Liedvogel&lt;/Author&gt;&lt;Year&gt;2007&lt;/Year&gt;&lt;RecNum&gt;91&lt;/RecNum&gt;&lt;DisplayText&gt;(34)&lt;/DisplayText&gt;&lt;record&gt;&lt;rec-number&gt;91&lt;/rec-number&gt;&lt;foreign-keys&gt;&lt;key app="EN" db-id="zd9vrr9r4sxpvoex0z2x0seo95tx9fexr95t" timestamp="1494937429"&gt;91&lt;/key&gt;&lt;/foreign-keys&gt;&lt;ref-type name="Journal Article"&gt;17&lt;/ref-type&gt;&lt;contributors&gt;&lt;authors&gt;&lt;author&gt;Liedvogel, M.&lt;/author&gt;&lt;author&gt;Maeda, K.&lt;/author&gt;&lt;author&gt;Henbest, K.&lt;/author&gt;&lt;author&gt;Schleicher, E.&lt;/author&gt;&lt;author&gt;Simon, T.&lt;/author&gt;&lt;author&gt;Timmel, C. R.&lt;/author&gt;&lt;author&gt;Hore, P. J.&lt;/author&gt;&lt;author&gt;Mouritsen, H.&lt;/author&gt;&lt;/authors&gt;&lt;/contributors&gt;&lt;auth-address&gt;Carl von Ossietzky Univ Oldenburg, IBU, VW Nachswuchgrp Anim Nav, D-2900 Oldenburg, Germany&amp;#xD;Univ Oxford, Dept Zool, Edward Grey Inst, Oxford OX1 3PS, England&amp;#xD;Univ Oxford, Inorgan Chem Lab, Oxford OX1 3PS, England&amp;#xD;Univ Oxford, Phys &amp;amp; Theoret Chem Lab, Oxford OX1 3PS, England&amp;#xD;Free Univ Berlin, Inst Expt Phys, Berlin, Germany&amp;#xD;DIARECT AG, Freiburg, Germany&lt;/auth-address&gt;&lt;titles&gt;&lt;title&gt;Chemical Magnetoreception: Bird Cryptochrome 1a Is Excited by Blue Light and Forms Long-Lived Radical-Pairs&lt;/title&gt;&lt;secondary-title&gt;Plos One&lt;/secondary-title&gt;&lt;alt-title&gt;Plos One&lt;/alt-title&gt;&lt;/titles&gt;&lt;periodical&gt;&lt;full-title&gt;PLoS One&lt;/full-title&gt;&lt;/periodical&gt;&lt;alt-periodical&gt;&lt;full-title&gt;PLoS One&lt;/full-title&gt;&lt;/alt-periodical&gt;&lt;volume&gt;2&lt;/volume&gt;&lt;number&gt;10&lt;/number&gt;&lt;dates&gt;&lt;year&gt;2007&lt;/year&gt;&lt;pub-dates&gt;&lt;date&gt;Oct 31&lt;/date&gt;&lt;/pub-dates&gt;&lt;/dates&gt;&lt;isbn&gt;1932-6203&lt;/isbn&gt;&lt;accession-num&gt;WOS:000207458700023&lt;/accession-num&gt;&lt;urls&gt;&lt;related-urls&gt;&lt;url&gt;&amp;lt;Go to ISI&amp;gt;://WOS:000207458700023&lt;/url&gt;&lt;/related-urls&gt;&lt;/urls&gt;&lt;electronic-resource-num&gt;ARTN e1106&amp;#xD;10.1371/journal.pone.0001106&lt;/electronic-resource-num&gt;&lt;language&gt;English&lt;/language&gt;&lt;/record&gt;&lt;/Cite&gt;&lt;/EndNote&gt;</w:instrText>
      </w:r>
      <w:r w:rsidR="003A420E">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34" w:tooltip="Liedvogel, 2007 #91" w:history="1">
        <w:r w:rsidR="008834D1">
          <w:rPr>
            <w:rFonts w:ascii="Times New Roman" w:hAnsi="Times New Roman" w:cs="Times New Roman"/>
            <w:noProof/>
            <w:sz w:val="24"/>
            <w:szCs w:val="24"/>
          </w:rPr>
          <w:t>34</w:t>
        </w:r>
      </w:hyperlink>
      <w:r w:rsidR="00F50B80">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6C1FBE" w:rsidRPr="00063348">
        <w:rPr>
          <w:rFonts w:ascii="Times New Roman" w:hAnsi="Times New Roman" w:cs="Times New Roman"/>
          <w:sz w:val="24"/>
          <w:szCs w:val="24"/>
        </w:rPr>
        <w:t xml:space="preserve">. </w:t>
      </w:r>
      <w:r w:rsidR="003913B8">
        <w:rPr>
          <w:rFonts w:ascii="Times New Roman" w:hAnsi="Times New Roman" w:cs="Times New Roman"/>
          <w:sz w:val="24"/>
          <w:szCs w:val="24"/>
        </w:rPr>
        <w:t>W</w:t>
      </w:r>
      <w:r w:rsidR="006C1FBE" w:rsidRPr="00EC1DFA">
        <w:rPr>
          <w:rFonts w:ascii="Times New Roman" w:hAnsi="Times New Roman" w:cs="Times New Roman"/>
          <w:sz w:val="24"/>
          <w:szCs w:val="24"/>
        </w:rPr>
        <w:t>e</w:t>
      </w:r>
      <w:r w:rsidR="003913B8">
        <w:rPr>
          <w:rFonts w:ascii="Times New Roman" w:hAnsi="Times New Roman" w:cs="Times New Roman"/>
          <w:sz w:val="24"/>
          <w:szCs w:val="24"/>
        </w:rPr>
        <w:t xml:space="preserve"> also</w:t>
      </w:r>
      <w:r w:rsidR="006C1FBE" w:rsidRPr="00EC1DFA">
        <w:rPr>
          <w:rFonts w:ascii="Times New Roman" w:hAnsi="Times New Roman" w:cs="Times New Roman"/>
          <w:sz w:val="24"/>
          <w:szCs w:val="24"/>
        </w:rPr>
        <w:t xml:space="preserve"> found three genes associated with retinal ganglion cell axon guidance (</w:t>
      </w:r>
      <w:r w:rsidR="006C1FBE" w:rsidRPr="00EC1DFA">
        <w:rPr>
          <w:rFonts w:ascii="Times New Roman" w:hAnsi="Times New Roman" w:cs="Times New Roman"/>
          <w:i/>
          <w:sz w:val="24"/>
          <w:szCs w:val="24"/>
        </w:rPr>
        <w:t>EFNA5</w:t>
      </w:r>
      <w:r w:rsidR="006C1FBE" w:rsidRPr="00EC1DFA">
        <w:rPr>
          <w:rFonts w:ascii="Times New Roman" w:hAnsi="Times New Roman" w:cs="Times New Roman"/>
          <w:sz w:val="24"/>
          <w:szCs w:val="24"/>
        </w:rPr>
        <w:t xml:space="preserve">, </w:t>
      </w:r>
      <w:r w:rsidR="006C1FBE" w:rsidRPr="00EC1DFA">
        <w:rPr>
          <w:rFonts w:ascii="Times New Roman" w:hAnsi="Times New Roman" w:cs="Times New Roman"/>
          <w:i/>
          <w:sz w:val="24"/>
          <w:szCs w:val="24"/>
        </w:rPr>
        <w:t>ISL1</w:t>
      </w:r>
      <w:r w:rsidR="006C1FBE" w:rsidRPr="00EC1DFA">
        <w:t xml:space="preserve"> </w:t>
      </w:r>
      <w:r w:rsidR="006C1FBE" w:rsidRPr="00EC1DFA">
        <w:rPr>
          <w:rFonts w:ascii="Times New Roman" w:hAnsi="Times New Roman" w:cs="Times New Roman"/>
          <w:sz w:val="24"/>
          <w:szCs w:val="24"/>
        </w:rPr>
        <w:t xml:space="preserve">and </w:t>
      </w:r>
      <w:r w:rsidR="006C1FBE" w:rsidRPr="00EC1DFA">
        <w:rPr>
          <w:rFonts w:ascii="Times New Roman" w:hAnsi="Times New Roman" w:cs="Times New Roman"/>
          <w:i/>
          <w:sz w:val="24"/>
          <w:szCs w:val="24"/>
        </w:rPr>
        <w:t>EPHA7</w:t>
      </w:r>
      <w:r w:rsidR="003160C0">
        <w:rPr>
          <w:rFonts w:ascii="Times New Roman" w:hAnsi="Times New Roman" w:cs="Times New Roman"/>
          <w:i/>
          <w:sz w:val="24"/>
          <w:szCs w:val="24"/>
        </w:rPr>
        <w:t xml:space="preserve"> </w:t>
      </w:r>
      <w:r w:rsidR="003160C0" w:rsidRPr="00194533">
        <w:rPr>
          <w:rFonts w:ascii="Times New Roman" w:hAnsi="Times New Roman" w:cs="Times New Roman"/>
          <w:sz w:val="24"/>
          <w:szCs w:val="24"/>
        </w:rPr>
        <w:t>(S=-3)</w:t>
      </w:r>
      <w:r w:rsidR="006C1FBE" w:rsidRPr="003160C0">
        <w:rPr>
          <w:rFonts w:ascii="Times New Roman" w:hAnsi="Times New Roman" w:cs="Times New Roman"/>
          <w:sz w:val="24"/>
          <w:szCs w:val="24"/>
        </w:rPr>
        <w:t>)</w:t>
      </w:r>
      <w:r w:rsidR="006C1FBE" w:rsidRPr="00EC1DFA">
        <w:rPr>
          <w:rFonts w:ascii="Times New Roman" w:hAnsi="Times New Roman" w:cs="Times New Roman"/>
          <w:sz w:val="24"/>
          <w:szCs w:val="24"/>
        </w:rPr>
        <w:t xml:space="preserve"> and two genes (</w:t>
      </w:r>
      <w:r w:rsidR="006C1FBE" w:rsidRPr="00EC1DFA">
        <w:rPr>
          <w:rFonts w:ascii="Times New Roman" w:hAnsi="Times New Roman" w:cs="Times New Roman"/>
          <w:i/>
          <w:sz w:val="24"/>
          <w:szCs w:val="24"/>
        </w:rPr>
        <w:t>CHRD</w:t>
      </w:r>
      <w:r w:rsidR="006C1FBE" w:rsidRPr="00EC1DFA">
        <w:rPr>
          <w:rFonts w:ascii="Times New Roman" w:hAnsi="Times New Roman" w:cs="Times New Roman"/>
          <w:sz w:val="24"/>
          <w:szCs w:val="24"/>
        </w:rPr>
        <w:t xml:space="preserve"> and </w:t>
      </w:r>
      <w:r w:rsidR="006C1FBE" w:rsidRPr="00EC1DFA">
        <w:rPr>
          <w:rFonts w:ascii="Times New Roman" w:hAnsi="Times New Roman" w:cs="Times New Roman"/>
          <w:i/>
          <w:sz w:val="24"/>
          <w:szCs w:val="24"/>
        </w:rPr>
        <w:t>WNT7B</w:t>
      </w:r>
      <w:r w:rsidR="006C1FBE" w:rsidRPr="00EC1DFA">
        <w:rPr>
          <w:rFonts w:ascii="Times New Roman" w:hAnsi="Times New Roman" w:cs="Times New Roman"/>
          <w:sz w:val="24"/>
          <w:szCs w:val="24"/>
        </w:rPr>
        <w:t xml:space="preserve">) related to forebrain </w:t>
      </w:r>
      <w:r w:rsidR="006A1379" w:rsidRPr="00EC1DFA">
        <w:rPr>
          <w:rFonts w:ascii="Times New Roman" w:hAnsi="Times New Roman" w:cs="Times New Roman"/>
          <w:sz w:val="24"/>
          <w:szCs w:val="24"/>
        </w:rPr>
        <w:t>regionalization or development</w:t>
      </w:r>
      <w:r w:rsidR="00D56C03" w:rsidRPr="00EC1DFA">
        <w:rPr>
          <w:rFonts w:ascii="Times New Roman" w:hAnsi="Times New Roman" w:cs="Times New Roman"/>
          <w:sz w:val="24"/>
          <w:szCs w:val="24"/>
        </w:rPr>
        <w:t xml:space="preserve"> </w:t>
      </w:r>
      <w:r w:rsidR="006A1379" w:rsidRPr="00EC1DFA">
        <w:rPr>
          <w:rFonts w:ascii="Times New Roman" w:hAnsi="Times New Roman" w:cs="Times New Roman"/>
          <w:sz w:val="24"/>
          <w:szCs w:val="24"/>
        </w:rPr>
        <w:t xml:space="preserve">were </w:t>
      </w:r>
      <w:r w:rsidR="00D56C03" w:rsidRPr="00EC1DFA">
        <w:rPr>
          <w:rFonts w:ascii="Times New Roman" w:hAnsi="Times New Roman" w:cs="Times New Roman"/>
          <w:sz w:val="24"/>
          <w:szCs w:val="24"/>
        </w:rPr>
        <w:t xml:space="preserve">under selection </w:t>
      </w:r>
      <w:r w:rsidR="006A1379" w:rsidRPr="00EC1DFA">
        <w:rPr>
          <w:rFonts w:ascii="Times New Roman" w:hAnsi="Times New Roman" w:cs="Times New Roman"/>
          <w:sz w:val="24"/>
          <w:szCs w:val="24"/>
        </w:rPr>
        <w:t xml:space="preserve">in the early </w:t>
      </w:r>
      <w:r w:rsidR="004E2A24">
        <w:rPr>
          <w:rFonts w:ascii="Times New Roman" w:hAnsi="Times New Roman" w:cs="Times New Roman"/>
          <w:sz w:val="24"/>
          <w:szCs w:val="24"/>
        </w:rPr>
        <w:t>mallard duck and spot-billed</w:t>
      </w:r>
      <w:r w:rsidR="006A1379" w:rsidRPr="00EC1DFA">
        <w:rPr>
          <w:rFonts w:ascii="Times New Roman" w:hAnsi="Times New Roman" w:cs="Times New Roman"/>
          <w:sz w:val="24"/>
          <w:szCs w:val="24"/>
        </w:rPr>
        <w:t xml:space="preserve"> </w:t>
      </w:r>
      <w:r w:rsidR="003160C0">
        <w:rPr>
          <w:rFonts w:ascii="Times New Roman" w:hAnsi="Times New Roman" w:cs="Times New Roman"/>
          <w:sz w:val="24"/>
          <w:szCs w:val="24"/>
        </w:rPr>
        <w:t xml:space="preserve">duck </w:t>
      </w:r>
      <w:r w:rsidR="006A1379" w:rsidRPr="00EC1DFA">
        <w:rPr>
          <w:rFonts w:ascii="Times New Roman" w:hAnsi="Times New Roman" w:cs="Times New Roman"/>
          <w:sz w:val="24"/>
          <w:szCs w:val="24"/>
        </w:rPr>
        <w:t xml:space="preserve">ancestor </w:t>
      </w:r>
      <w:r w:rsidR="00C224EE" w:rsidRPr="00EC1DFA">
        <w:rPr>
          <w:rFonts w:ascii="Times New Roman" w:hAnsi="Times New Roman" w:cs="Times New Roman"/>
          <w:sz w:val="24"/>
          <w:szCs w:val="24"/>
        </w:rPr>
        <w:t>(Fig</w:t>
      </w:r>
      <w:r w:rsidR="00864E41" w:rsidRPr="00EC1DFA">
        <w:rPr>
          <w:rFonts w:ascii="Times New Roman" w:hAnsi="Times New Roman" w:cs="Times New Roman" w:hint="eastAsia"/>
          <w:sz w:val="24"/>
          <w:szCs w:val="24"/>
        </w:rPr>
        <w:t>.</w:t>
      </w:r>
      <w:r w:rsidR="00C224EE" w:rsidRPr="00EC1DFA">
        <w:rPr>
          <w:rFonts w:ascii="Times New Roman" w:hAnsi="Times New Roman" w:cs="Times New Roman"/>
          <w:sz w:val="24"/>
          <w:szCs w:val="24"/>
        </w:rPr>
        <w:t xml:space="preserve"> </w:t>
      </w:r>
      <w:r w:rsidR="00BF78A0" w:rsidRPr="00EC1DFA">
        <w:rPr>
          <w:rFonts w:ascii="Times New Roman" w:hAnsi="Times New Roman" w:cs="Times New Roman"/>
          <w:sz w:val="24"/>
          <w:szCs w:val="24"/>
        </w:rPr>
        <w:t>4</w:t>
      </w:r>
      <w:r w:rsidR="00BF78A0">
        <w:rPr>
          <w:rFonts w:ascii="Times New Roman" w:hAnsi="Times New Roman" w:cs="Times New Roman"/>
          <w:sz w:val="24"/>
          <w:szCs w:val="24"/>
        </w:rPr>
        <w:t>d</w:t>
      </w:r>
      <w:r w:rsidR="00864E41" w:rsidRPr="00EC1DFA">
        <w:rPr>
          <w:rFonts w:ascii="Times New Roman" w:hAnsi="Times New Roman" w:cs="Times New Roman" w:hint="eastAsia"/>
          <w:sz w:val="24"/>
          <w:szCs w:val="24"/>
        </w:rPr>
        <w:t xml:space="preserve">; </w:t>
      </w:r>
      <w:r w:rsidR="00AD3E29">
        <w:rPr>
          <w:rFonts w:ascii="Times New Roman" w:hAnsi="Times New Roman" w:cs="Times New Roman"/>
          <w:sz w:val="24"/>
          <w:szCs w:val="24"/>
        </w:rPr>
        <w:t>Fig. S19</w:t>
      </w:r>
      <w:r w:rsidR="00C224EE" w:rsidRPr="00EC1DFA">
        <w:rPr>
          <w:rFonts w:ascii="Times New Roman" w:hAnsi="Times New Roman" w:cs="Times New Roman"/>
          <w:sz w:val="24"/>
          <w:szCs w:val="24"/>
        </w:rPr>
        <w:t>)</w:t>
      </w:r>
      <w:r w:rsidR="001D4AFB" w:rsidRPr="00EC1DFA">
        <w:rPr>
          <w:rFonts w:ascii="Times New Roman" w:hAnsi="Times New Roman" w:cs="Times New Roman"/>
          <w:sz w:val="24"/>
          <w:szCs w:val="24"/>
        </w:rPr>
        <w:fldChar w:fldCharType="begin">
          <w:fldData xml:space="preserve">PEVuZE5vdGU+PENpdGU+PEF1dGhvcj5BbmRlcnNvbjwvQXV0aG9yPjxZZWFyPjIwMDI8L1llYXI+
PFJlY051bT42MTwvUmVjTnVtPjxEaXNwbGF5VGV4dD4oMzUsIDM2KTwvRGlzcGxheVRleHQ+PHJl
Y29yZD48cmVjLW51bWJlcj42MTwvcmVjLW51bWJlcj48Zm9yZWlnbi1rZXlzPjxrZXkgYXBwPSJF
TiIgZGItaWQ9InpkOXZycjlyNHN4cHZvZXgwejJ4MHNlbzk1dHg5ZmV4cjk1dCIgdGltZXN0YW1w
PSIxNDkwNzU1NzYyIj42MTwva2V5PjwvZm9yZWlnbi1rZXlzPjxyZWYtdHlwZSBuYW1lPSJKb3Vy
bmFsIEFydGljbGUiPjE3PC9yZWYtdHlwZT48Y29udHJpYnV0b3JzPjxhdXRob3JzPjxhdXRob3I+
QW5kZXJzb24sIFIuIE0uPC9hdXRob3I+PGF1dGhvcj5MYXdyZW5jZSwgQS4gUi48L2F1dGhvcj48
YXV0aG9yPlN0b3R0bWFubiwgUi4gVy48L2F1dGhvcj48YXV0aG9yPkJhY2hpbGxlciwgRC48L2F1
dGhvcj48YXV0aG9yPktsaW5nZW5zbWl0aCwgSi48L2F1dGhvcj48L2F1dGhvcnM+PC9jb250cmli
dXRvcnM+PGF1dGgtYWRkcmVzcz5EZXBhcnRtZW50IG9mIENlbGwgQmlvbG9neSwgRHVrZSBVbml2
ZXJzaXR5IE1lZGljYWwgQ2VudGVyLCBEdXJoYW0sIE5DIDI3NzEwLTM3MDksIFVTQS48L2F1dGgt
YWRkcmVzcz48dGl0bGVzPjx0aXRsZT5DaG9yZGluIGFuZCBub2dnaW4gcHJvbW90ZSBvcmdhbml6
aW5nIGNlbnRlcnMgb2YgZm9yZWJyYWluIGRldmVsb3BtZW50IGluIHRoZSBtb3VzZTwvdGl0bGU+
PHNlY29uZGFyeS10aXRsZT5EZXZlbG9wbWVudDwvc2Vjb25kYXJ5LXRpdGxlPjwvdGl0bGVzPjxw
ZXJpb2RpY2FsPjxmdWxsLXRpdGxlPkRldmVsb3BtZW50PC9mdWxsLXRpdGxlPjwvcGVyaW9kaWNh
bD48cGFnZXM+NDk3NS04NzwvcGFnZXM+PHZvbHVtZT4xMjk8L3ZvbHVtZT48bnVtYmVyPjIxPC9u
dW1iZXI+PGtleXdvcmRzPjxrZXl3b3JkPkFuaW1hbHM8L2tleXdvcmQ+PGtleXdvcmQ+QXBvcHRv
c2lzL2dlbmV0aWNzPC9rZXl3b3JkPjxrZXl3b3JkPkJvZHkgUGF0dGVybmluZy9nZW5ldGljcy9w
aHlzaW9sb2d5PC9rZXl3b3JkPjxrZXl3b3JkPkJvbmUgTW9ycGhvZ2VuZXRpYyBQcm90ZWlucy9h
bnRhZ29uaXN0cyAmYW1wOyBpbmhpYml0b3JzPC9rZXl3b3JkPjxrZXl3b3JkPkNhcnJpZXIgUHJv
dGVpbnM8L2tleXdvcmQ+PGtleXdvcmQ+Q2VsbCBEaXZpc2lvbi9nZW5ldGljczwva2V5d29yZD48
a2V5d29yZD5DcmFuaW9mYWNpYWwgQWJub3JtYWxpdGllcy9nZW5ldGljczwva2V5d29yZD48a2V5
d29yZD5DdWx0dXJlIFRlY2huaXF1ZXM8L2tleXdvcmQ+PGtleXdvcmQ+Rmlicm9ibGFzdCBHcm93
dGggRmFjdG9yIDg8L2tleXdvcmQ+PGtleXdvcmQ+Rmlicm9ibGFzdCBHcm93dGggRmFjdG9ycy9n
ZW5ldGljcy9waHlzaW9sb2d5PC9rZXl3b3JkPjxrZXl3b3JkPkdlbmUgRXhwcmVzc2lvbiBSZWd1
bGF0aW9uLCBEZXZlbG9wbWVudGFsPC9rZXl3b3JkPjxrZXl3b3JkPipHbHljb3Byb3RlaW5zPC9r
ZXl3b3JkPjxrZXl3b3JkPkhvbG9wcm9zZW5jZXBoYWx5L2V0aW9sb2d5L2dlbmV0aWNzPC9rZXl3
b3JkPjxrZXl3b3JkPkh1bWFuczwva2V5d29yZD48a2V5d29yZD4qSW50ZXJjZWxsdWxhciBTaWdu
YWxpbmcgUGVwdGlkZXMgYW5kIFByb3RlaW5zPC9rZXl3b3JkPjxrZXl3b3JkPk1pY2U8L2tleXdv
cmQ+PGtleXdvcmQ+TWljZSwgS25vY2tvdXQ8L2tleXdvcmQ+PGtleXdvcmQ+T3JnYW5pemVycywg
RW1icnlvbmljL2VtYnJ5b2xvZ3k8L2tleXdvcmQ+PGtleXdvcmQ+UHJvc2VuY2VwaGFsb24vKmVt
YnJ5b2xvZ3k8L2tleXdvcmQ+PGtleXdvcmQ+UHJvdGVpbnMvZ2VuZXRpY3MvKnBoeXNpb2xvZ3k8
L2tleXdvcmQ+PGtleXdvcmQ+U2lnbmFsIFRyYW5zZHVjdGlvbjwva2V5d29yZD48L2tleXdvcmRz
PjxkYXRlcz48eWVhcj4yMDAyPC95ZWFyPjxwdWItZGF0ZXM+PGRhdGU+Tm92PC9kYXRlPjwvcHVi
LWRhdGVzPjwvZGF0ZXM+PGlzYm4+MDk1MC0xOTkxIChQcmludCkmI3hEOzA5NTAtMTk5MSAoTGlu
a2luZyk8L2lzYm4+PGFjY2Vzc2lvbi1udW0+MTIzOTcxMDY8L2FjY2Vzc2lvbi1udW0+PHVybHM+
PHJlbGF0ZWQtdXJscz48dXJsPmh0dHBzOi8vd3d3Lm5jYmkubmxtLm5paC5nb3YvcHVibWVkLzEy
Mzk3MTA2PC91cmw+PC9yZWxhdGVkLXVybHM+PC91cmxzPjwvcmVjb3JkPjwvQ2l0ZT48Q2l0ZT48
QXV0aG9yPld1PC9BdXRob3I+PFllYXI+MjAxNTwvWWVhcj48UmVjTnVtPjQ1PC9SZWNOdW0+PHJl
Y29yZD48cmVjLW51bWJlcj40NTwvcmVjLW51bWJlcj48Zm9yZWlnbi1rZXlzPjxrZXkgYXBwPSJF
TiIgZGItaWQ9InpkOXZycjlyNHN4cHZvZXgwejJ4MHNlbzk1dHg5ZmV4cjk1dCIgdGltZXN0YW1w
PSIxNDg2MjU4MjExIj40NTwva2V5PjwvZm9yZWlnbi1rZXlzPjxyZWYtdHlwZSBuYW1lPSJKb3Vy
bmFsIEFydGljbGUiPjE3PC9yZWYtdHlwZT48Y29udHJpYnV0b3JzPjxhdXRob3JzPjxhdXRob3I+
V3UsIEYuPC9hdXRob3I+PGF1dGhvcj5LYWN6eW5za2ksIFQuIEouPC9hdXRob3I+PGF1dGhvcj5T
ZXRodXJhbWFudWphbSwgUy48L2F1dGhvcj48YXV0aG9yPkxpLCBSLjwvYXV0aG9yPjxhdXRob3I+
SmFpbiwgVi48L2F1dGhvcj48YXV0aG9yPlNsYXVnaHRlciwgTS48L2F1dGhvcj48YXV0aG9yPk11
LCBYLjwvYXV0aG9yPjwvYXV0aG9ycz48L2NvbnRyaWJ1dG9ycz48YXV0aC1hZGRyZXNzPkRlcGFy
dG1lbnQgb2YgT3BodGhhbG1vbG9neS9Sb3NzIEV5ZSBJbnN0aXR1dGUsIERldmVsb3BtZW50YWwg
R2Vub21pY3MgR3JvdXAsIE5ldyBZb3JrIFN0YXRlIENlbnRlciBvZiBFeGNlbGxlbmNlIGluIEJp
b2luZm9ybWF0aWNzIGFuZCBMaWZlIFNjaWVuY2VzLCBTdGF0ZSBVbml2ZXJzaXR5IG9mIE5ldyBZ
b3JrIEV5ZSBJbnN0aXR1dGUuJiN4RDtEZXBhcnRtZW50IG9mIE9waHRoYWxtb2xvZ3kvUm9zcyBF
eWUgSW5zdGl0dXRlLCBEZXZlbG9wbWVudGFsIEdlbm9taWNzIEdyb3VwLCBOZXcgWW9yayBTdGF0
ZSBDZW50ZXIgb2YgRXhjZWxsZW5jZSBpbiBCaW9pbmZvcm1hdGljcyBhbmQgTGlmZSBTY2llbmNl
cywgU3RhdGUgVW5pdmVyc2l0eSBvZiBOZXcgWW9yayBFeWUgSW5zdGl0dXRlLCBOZXVyb3NjaWVu
Y2UgR3JhZHVhdGUgUHJvZ3JhbSwgYW5kLiYjeEQ7TmV1cm9zY2llbmNlIEdyYWR1YXRlIFByb2dy
YW0sIGFuZCBEZXBhcnRtZW50IG9mIFBoeXNpb2xvZ3kgYW5kIEJpb3BoeXNpY3MsIFVuaXZlcnNp
dHkgYXQgQnVmZmFsbywgQnVmZmFsbywgTlkgMTQyMDM7IGFuZC4mI3hEO1N0YXRlIFVuaXZlcnNp
dHkgb2YgTmV3IFlvcmsgRXllIEluc3RpdHV0ZSwgTmV1cm9zY2llbmNlIEdyYWR1YXRlIFByb2dy
YW0sIGFuZCBEZXBhcnRtZW50IG9mIFBoeXNpb2xvZ3kgYW5kIEJpb3BoeXNpY3MsIFVuaXZlcnNp
dHkgYXQgQnVmZmFsbywgQnVmZmFsbywgTlkgMTQyMDM7IGFuZC4mI3hEO0RlcGFydG1lbnQgb2Yg
T3BodGhhbG1vbG9neS9Sb3NzIEV5ZSBJbnN0aXR1dGUsIERldmVsb3BtZW50YWwgR2Vub21pY3Mg
R3JvdXAsIE5ldyBZb3JrIFN0YXRlIENlbnRlciBvZiBFeGNlbGxlbmNlIGluIEJpb2luZm9ybWF0
aWNzIGFuZCBMaWZlIFNjaWVuY2VzLCBTdGF0ZSBVbml2ZXJzaXR5IG9mIE5ldyBZb3JrIEV5ZSBJ
bnN0aXR1dGUsIE5ldXJvc2NpZW5jZSBHcmFkdWF0ZSBQcm9ncmFtLCBhbmQgQ2FuY2VyIENlbnRl
ciBTdXBwb3J0IEdyYW50IENhbmNlciBHZW5ldGljcyBQcm9ncmFtLCBSb3N3ZWxsIFBhcmsgQ2Fu
Y2VyIEluc3RpdHV0ZSwgQnVmZmFsbywgTlkgMTQyNjMgeG11QGJ1ZmZhbG8uZWR1LjwvYXV0aC1h
ZGRyZXNzPjx0aXRsZXM+PHRpdGxlPlR3byB0cmFuc2NyaXB0aW9uIGZhY3RvcnMsIFBvdTRmMiBh
bmQgSXNsMSwgYXJlIHN1ZmZpY2llbnQgdG8gc3BlY2lmeSB0aGUgcmV0aW5hbCBnYW5nbGlvbiBj
ZWxsIGZhdGU8L3RpdGxlPjxzZWNvbmRhcnktdGl0bGU+UHJvYyBOYXRsIEFjYWQgU2NpIFUgUyBB
PC9zZWNvbmRhcnktdGl0bGU+PC90aXRsZXM+PHBlcmlvZGljYWw+PGZ1bGwtdGl0bGU+UHJvYyBO
YXRsIEFjYWQgU2NpIFUgUyBBPC9mdWxsLXRpdGxlPjwvcGVyaW9kaWNhbD48cGFnZXM+RTE1NTkt
Njg8L3BhZ2VzPjx2b2x1bWU+MTEyPC92b2x1bWU+PG51bWJlcj4xMzwvbnVtYmVyPjxrZXl3b3Jk
cz48a2V5d29yZD5BbGxlbGVzPC9rZXl3b3JkPjxrZXl3b3JkPkFuaW1hbHM8L2tleXdvcmQ+PGtl
eXdvcmQ+QmFzaWMgSGVsaXgtTG9vcC1IZWxpeCBUcmFuc2NyaXB0aW9uIEZhY3RvcnMvZ2VuZXRp
Y3MvbWV0YWJvbGlzbTwva2V5d29yZD48a2V5d29yZD5DZWxsIEN5Y2xlPC9rZXl3b3JkPjxrZXl3
b3JkPkNlbGwgRGlmZmVyZW50aWF0aW9uPC9rZXl3b3JkPjxrZXl3b3JkPipDZWxsIExpbmVhZ2U8
L2tleXdvcmQ+PGtleXdvcmQ+Q2VudHJhbCBOZXJ2b3VzIFN5c3RlbS9tZXRhYm9saXNtPC9rZXl3
b3JkPjxrZXl3b3JkPkVsZWN0cm9waHlzaW9sb2d5PC9rZXl3b3JkPjxrZXl3b3JkPkZlbWFsZTwv
a2V5d29yZD48a2V5d29yZD4qR2VuZSBFeHByZXNzaW9uIFJlZ3VsYXRpb24sIERldmVsb3BtZW50
YWw8L2tleXdvcmQ+PGtleXdvcmQ+SG9tZW9kb21haW4gUHJvdGVpbnMvKm1ldGFib2xpc208L2tl
eXdvcmQ+PGtleXdvcmQ+SW4gU2l0dSBIeWJyaWRpemF0aW9uPC9rZXl3b3JkPjxrZXl3b3JkPkxJ
TS1Ib21lb2RvbWFpbiBQcm90ZWlucy8qbWV0YWJvbGlzbTwva2V5d29yZD48a2V5d29yZD5NYWxl
PC9rZXl3b3JkPjxrZXl3b3JkPk1pY2U8L2tleXdvcmQ+PGtleXdvcmQ+TWljZSwgSW5icmVkIEM1
N0JMPC9rZXl3b3JkPjxrZXl3b3JkPk1pY2UsIFRyYW5zZ2VuaWM8L2tleXdvcmQ+PGtleXdvcmQ+
TWljcm9zY29weSwgRmx1b3Jlc2NlbmNlPC9rZXl3b3JkPjxrZXl3b3JkPk5lcnZlIFRpc3N1ZSBQ
cm90ZWlucy9nZW5ldGljcy9tZXRhYm9saXNtPC9rZXl3b3JkPjxrZXl3b3JkPlJldGluYS9lbWJy
eW9sb2d5L21ldGFib2xpc208L2tleXdvcmQ+PGtleXdvcmQ+UmV0aW5hbCBHYW5nbGlvbiBDZWxs
cy8qbWV0YWJvbGlzbTwva2V5d29yZD48a2V5d29yZD5TdGVtIENlbGxzL2N5dG9sb2d5PC9rZXl3
b3JkPjxrZXl3b3JkPlRyYW5zY3JpcHRpb24gRmFjdG9yIEJybi0zQi8qbWV0YWJvbGlzbTwva2V5
d29yZD48a2V5d29yZD5UcmFuc2NyaXB0aW9uIEZhY3RvcnMvKm1ldGFib2xpc208L2tleXdvcmQ+
PGtleXdvcmQ+Y2VsbCBmYXRlIHNwZWNpZmljYXRpb248L2tleXdvcmQ+PGtleXdvcmQ+Z2VuZSBy
ZWd1bGF0aW9uPC9rZXl3b3JkPjxrZXl3b3JkPm5ldXJhbCBkZXZlbG9wbWVudDwva2V5d29yZD48
a2V5d29yZD5yZXRpbmFsIGRldmVsb3BtZW50PC9rZXl3b3JkPjxrZXl3b3JkPnRyYW5zY3JpcHRp
b24gZmFjdG9yczwva2V5d29yZD48L2tleXdvcmRzPjxkYXRlcz48eWVhcj4yMDE1PC95ZWFyPjxw
dWItZGF0ZXM+PGRhdGU+TWFyIDMxPC9kYXRlPjwvcHViLWRhdGVzPjwvZGF0ZXM+PGlzYm4+MTA5
MS02NDkwIChFbGVjdHJvbmljKSYjeEQ7MDAyNy04NDI0IChMaW5raW5nKTwvaXNibj48YWNjZXNz
aW9uLW51bT4yNTc3NTU4NzwvYWNjZXNzaW9uLW51bT48dXJscz48cmVsYXRlZC11cmxzPjx1cmw+
aHR0cHM6Ly93d3cubmNiaS5ubG0ubmloLmdvdi9wdWJtZWQvMjU3NzU1ODc8L3VybD48L3JlbGF0
ZWQtdXJscz48L3VybHM+PGN1c3RvbTI+UE1DNDM4NjMzNTwvY3VzdG9tMj48ZWxlY3Ryb25pYy1y
ZXNvdXJjZS1udW0+MTAuMTA3My9wbmFzLjE0MjE1MzUxMTI8L2VsZWN0cm9uaWMtcmVzb3VyY2Ut
bnVtPjwvcmVjb3JkPjwvQ2l0ZT48L0VuZE5vdGU+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PEVuZE5vdGU+PENpdGU+PEF1dGhvcj5BbmRlcnNvbjwvQXV0aG9yPjxZZWFyPjIwMDI8L1llYXI+
PFJlY051bT42MTwvUmVjTnVtPjxEaXNwbGF5VGV4dD4oMzUsIDM2KTwvRGlzcGxheVRleHQ+PHJl
Y29yZD48cmVjLW51bWJlcj42MTwvcmVjLW51bWJlcj48Zm9yZWlnbi1rZXlzPjxrZXkgYXBwPSJF
TiIgZGItaWQ9InpkOXZycjlyNHN4cHZvZXgwejJ4MHNlbzk1dHg5ZmV4cjk1dCIgdGltZXN0YW1w
PSIxNDkwNzU1NzYyIj42MTwva2V5PjwvZm9yZWlnbi1rZXlzPjxyZWYtdHlwZSBuYW1lPSJKb3Vy
bmFsIEFydGljbGUiPjE3PC9yZWYtdHlwZT48Y29udHJpYnV0b3JzPjxhdXRob3JzPjxhdXRob3I+
QW5kZXJzb24sIFIuIE0uPC9hdXRob3I+PGF1dGhvcj5MYXdyZW5jZSwgQS4gUi48L2F1dGhvcj48
YXV0aG9yPlN0b3R0bWFubiwgUi4gVy48L2F1dGhvcj48YXV0aG9yPkJhY2hpbGxlciwgRC48L2F1
dGhvcj48YXV0aG9yPktsaW5nZW5zbWl0aCwgSi48L2F1dGhvcj48L2F1dGhvcnM+PC9jb250cmli
dXRvcnM+PGF1dGgtYWRkcmVzcz5EZXBhcnRtZW50IG9mIENlbGwgQmlvbG9neSwgRHVrZSBVbml2
ZXJzaXR5IE1lZGljYWwgQ2VudGVyLCBEdXJoYW0sIE5DIDI3NzEwLTM3MDksIFVTQS48L2F1dGgt
YWRkcmVzcz48dGl0bGVzPjx0aXRsZT5DaG9yZGluIGFuZCBub2dnaW4gcHJvbW90ZSBvcmdhbml6
aW5nIGNlbnRlcnMgb2YgZm9yZWJyYWluIGRldmVsb3BtZW50IGluIHRoZSBtb3VzZTwvdGl0bGU+
PHNlY29uZGFyeS10aXRsZT5EZXZlbG9wbWVudDwvc2Vjb25kYXJ5LXRpdGxlPjwvdGl0bGVzPjxw
ZXJpb2RpY2FsPjxmdWxsLXRpdGxlPkRldmVsb3BtZW50PC9mdWxsLXRpdGxlPjwvcGVyaW9kaWNh
bD48cGFnZXM+NDk3NS04NzwvcGFnZXM+PHZvbHVtZT4xMjk8L3ZvbHVtZT48bnVtYmVyPjIxPC9u
dW1iZXI+PGtleXdvcmRzPjxrZXl3b3JkPkFuaW1hbHM8L2tleXdvcmQ+PGtleXdvcmQ+QXBvcHRv
c2lzL2dlbmV0aWNzPC9rZXl3b3JkPjxrZXl3b3JkPkJvZHkgUGF0dGVybmluZy9nZW5ldGljcy9w
aHlzaW9sb2d5PC9rZXl3b3JkPjxrZXl3b3JkPkJvbmUgTW9ycGhvZ2VuZXRpYyBQcm90ZWlucy9h
bnRhZ29uaXN0cyAmYW1wOyBpbmhpYml0b3JzPC9rZXl3b3JkPjxrZXl3b3JkPkNhcnJpZXIgUHJv
dGVpbnM8L2tleXdvcmQ+PGtleXdvcmQ+Q2VsbCBEaXZpc2lvbi9nZW5ldGljczwva2V5d29yZD48
a2V5d29yZD5DcmFuaW9mYWNpYWwgQWJub3JtYWxpdGllcy9nZW5ldGljczwva2V5d29yZD48a2V5
d29yZD5DdWx0dXJlIFRlY2huaXF1ZXM8L2tleXdvcmQ+PGtleXdvcmQ+Rmlicm9ibGFzdCBHcm93
dGggRmFjdG9yIDg8L2tleXdvcmQ+PGtleXdvcmQ+Rmlicm9ibGFzdCBHcm93dGggRmFjdG9ycy9n
ZW5ldGljcy9waHlzaW9sb2d5PC9rZXl3b3JkPjxrZXl3b3JkPkdlbmUgRXhwcmVzc2lvbiBSZWd1
bGF0aW9uLCBEZXZlbG9wbWVudGFsPC9rZXl3b3JkPjxrZXl3b3JkPipHbHljb3Byb3RlaW5zPC9r
ZXl3b3JkPjxrZXl3b3JkPkhvbG9wcm9zZW5jZXBoYWx5L2V0aW9sb2d5L2dlbmV0aWNzPC9rZXl3
b3JkPjxrZXl3b3JkPkh1bWFuczwva2V5d29yZD48a2V5d29yZD4qSW50ZXJjZWxsdWxhciBTaWdu
YWxpbmcgUGVwdGlkZXMgYW5kIFByb3RlaW5zPC9rZXl3b3JkPjxrZXl3b3JkPk1pY2U8L2tleXdv
cmQ+PGtleXdvcmQ+TWljZSwgS25vY2tvdXQ8L2tleXdvcmQ+PGtleXdvcmQ+T3JnYW5pemVycywg
RW1icnlvbmljL2VtYnJ5b2xvZ3k8L2tleXdvcmQ+PGtleXdvcmQ+UHJvc2VuY2VwaGFsb24vKmVt
YnJ5b2xvZ3k8L2tleXdvcmQ+PGtleXdvcmQ+UHJvdGVpbnMvZ2VuZXRpY3MvKnBoeXNpb2xvZ3k8
L2tleXdvcmQ+PGtleXdvcmQ+U2lnbmFsIFRyYW5zZHVjdGlvbjwva2V5d29yZD48L2tleXdvcmRz
PjxkYXRlcz48eWVhcj4yMDAyPC95ZWFyPjxwdWItZGF0ZXM+PGRhdGU+Tm92PC9kYXRlPjwvcHVi
LWRhdGVzPjwvZGF0ZXM+PGlzYm4+MDk1MC0xOTkxIChQcmludCkmI3hEOzA5NTAtMTk5MSAoTGlu
a2luZyk8L2lzYm4+PGFjY2Vzc2lvbi1udW0+MTIzOTcxMDY8L2FjY2Vzc2lvbi1udW0+PHVybHM+
PHJlbGF0ZWQtdXJscz48dXJsPmh0dHBzOi8vd3d3Lm5jYmkubmxtLm5paC5nb3YvcHVibWVkLzEy
Mzk3MTA2PC91cmw+PC9yZWxhdGVkLXVybHM+PC91cmxzPjwvcmVjb3JkPjwvQ2l0ZT48Q2l0ZT48
QXV0aG9yPld1PC9BdXRob3I+PFllYXI+MjAxNTwvWWVhcj48UmVjTnVtPjQ1PC9SZWNOdW0+PHJl
Y29yZD48cmVjLW51bWJlcj40NTwvcmVjLW51bWJlcj48Zm9yZWlnbi1rZXlzPjxrZXkgYXBwPSJF
TiIgZGItaWQ9InpkOXZycjlyNHN4cHZvZXgwejJ4MHNlbzk1dHg5ZmV4cjk1dCIgdGltZXN0YW1w
PSIxNDg2MjU4MjExIj40NTwva2V5PjwvZm9yZWlnbi1rZXlzPjxyZWYtdHlwZSBuYW1lPSJKb3Vy
bmFsIEFydGljbGUiPjE3PC9yZWYtdHlwZT48Y29udHJpYnV0b3JzPjxhdXRob3JzPjxhdXRob3I+
V3UsIEYuPC9hdXRob3I+PGF1dGhvcj5LYWN6eW5za2ksIFQuIEouPC9hdXRob3I+PGF1dGhvcj5T
ZXRodXJhbWFudWphbSwgUy48L2F1dGhvcj48YXV0aG9yPkxpLCBSLjwvYXV0aG9yPjxhdXRob3I+
SmFpbiwgVi48L2F1dGhvcj48YXV0aG9yPlNsYXVnaHRlciwgTS48L2F1dGhvcj48YXV0aG9yPk11
LCBYLjwvYXV0aG9yPjwvYXV0aG9ycz48L2NvbnRyaWJ1dG9ycz48YXV0aC1hZGRyZXNzPkRlcGFy
dG1lbnQgb2YgT3BodGhhbG1vbG9neS9Sb3NzIEV5ZSBJbnN0aXR1dGUsIERldmVsb3BtZW50YWwg
R2Vub21pY3MgR3JvdXAsIE5ldyBZb3JrIFN0YXRlIENlbnRlciBvZiBFeGNlbGxlbmNlIGluIEJp
b2luZm9ybWF0aWNzIGFuZCBMaWZlIFNjaWVuY2VzLCBTdGF0ZSBVbml2ZXJzaXR5IG9mIE5ldyBZ
b3JrIEV5ZSBJbnN0aXR1dGUuJiN4RDtEZXBhcnRtZW50IG9mIE9waHRoYWxtb2xvZ3kvUm9zcyBF
eWUgSW5zdGl0dXRlLCBEZXZlbG9wbWVudGFsIEdlbm9taWNzIEdyb3VwLCBOZXcgWW9yayBTdGF0
ZSBDZW50ZXIgb2YgRXhjZWxsZW5jZSBpbiBCaW9pbmZvcm1hdGljcyBhbmQgTGlmZSBTY2llbmNl
cywgU3RhdGUgVW5pdmVyc2l0eSBvZiBOZXcgWW9yayBFeWUgSW5zdGl0dXRlLCBOZXVyb3NjaWVu
Y2UgR3JhZHVhdGUgUHJvZ3JhbSwgYW5kLiYjeEQ7TmV1cm9zY2llbmNlIEdyYWR1YXRlIFByb2dy
YW0sIGFuZCBEZXBhcnRtZW50IG9mIFBoeXNpb2xvZ3kgYW5kIEJpb3BoeXNpY3MsIFVuaXZlcnNp
dHkgYXQgQnVmZmFsbywgQnVmZmFsbywgTlkgMTQyMDM7IGFuZC4mI3hEO1N0YXRlIFVuaXZlcnNp
dHkgb2YgTmV3IFlvcmsgRXllIEluc3RpdHV0ZSwgTmV1cm9zY2llbmNlIEdyYWR1YXRlIFByb2dy
YW0sIGFuZCBEZXBhcnRtZW50IG9mIFBoeXNpb2xvZ3kgYW5kIEJpb3BoeXNpY3MsIFVuaXZlcnNp
dHkgYXQgQnVmZmFsbywgQnVmZmFsbywgTlkgMTQyMDM7IGFuZC4mI3hEO0RlcGFydG1lbnQgb2Yg
T3BodGhhbG1vbG9neS9Sb3NzIEV5ZSBJbnN0aXR1dGUsIERldmVsb3BtZW50YWwgR2Vub21pY3Mg
R3JvdXAsIE5ldyBZb3JrIFN0YXRlIENlbnRlciBvZiBFeGNlbGxlbmNlIGluIEJpb2luZm9ybWF0
aWNzIGFuZCBMaWZlIFNjaWVuY2VzLCBTdGF0ZSBVbml2ZXJzaXR5IG9mIE5ldyBZb3JrIEV5ZSBJ
bnN0aXR1dGUsIE5ldXJvc2NpZW5jZSBHcmFkdWF0ZSBQcm9ncmFtLCBhbmQgQ2FuY2VyIENlbnRl
ciBTdXBwb3J0IEdyYW50IENhbmNlciBHZW5ldGljcyBQcm9ncmFtLCBSb3N3ZWxsIFBhcmsgQ2Fu
Y2VyIEluc3RpdHV0ZSwgQnVmZmFsbywgTlkgMTQyNjMgeG11QGJ1ZmZhbG8uZWR1LjwvYXV0aC1h
ZGRyZXNzPjx0aXRsZXM+PHRpdGxlPlR3byB0cmFuc2NyaXB0aW9uIGZhY3RvcnMsIFBvdTRmMiBh
bmQgSXNsMSwgYXJlIHN1ZmZpY2llbnQgdG8gc3BlY2lmeSB0aGUgcmV0aW5hbCBnYW5nbGlvbiBj
ZWxsIGZhdGU8L3RpdGxlPjxzZWNvbmRhcnktdGl0bGU+UHJvYyBOYXRsIEFjYWQgU2NpIFUgUyBB
PC9zZWNvbmRhcnktdGl0bGU+PC90aXRsZXM+PHBlcmlvZGljYWw+PGZ1bGwtdGl0bGU+UHJvYyBO
YXRsIEFjYWQgU2NpIFUgUyBBPC9mdWxsLXRpdGxlPjwvcGVyaW9kaWNhbD48cGFnZXM+RTE1NTkt
Njg8L3BhZ2VzPjx2b2x1bWU+MTEyPC92b2x1bWU+PG51bWJlcj4xMzwvbnVtYmVyPjxrZXl3b3Jk
cz48a2V5d29yZD5BbGxlbGVzPC9rZXl3b3JkPjxrZXl3b3JkPkFuaW1hbHM8L2tleXdvcmQ+PGtl
eXdvcmQ+QmFzaWMgSGVsaXgtTG9vcC1IZWxpeCBUcmFuc2NyaXB0aW9uIEZhY3RvcnMvZ2VuZXRp
Y3MvbWV0YWJvbGlzbTwva2V5d29yZD48a2V5d29yZD5DZWxsIEN5Y2xlPC9rZXl3b3JkPjxrZXl3
b3JkPkNlbGwgRGlmZmVyZW50aWF0aW9uPC9rZXl3b3JkPjxrZXl3b3JkPipDZWxsIExpbmVhZ2U8
L2tleXdvcmQ+PGtleXdvcmQ+Q2VudHJhbCBOZXJ2b3VzIFN5c3RlbS9tZXRhYm9saXNtPC9rZXl3
b3JkPjxrZXl3b3JkPkVsZWN0cm9waHlzaW9sb2d5PC9rZXl3b3JkPjxrZXl3b3JkPkZlbWFsZTwv
a2V5d29yZD48a2V5d29yZD4qR2VuZSBFeHByZXNzaW9uIFJlZ3VsYXRpb24sIERldmVsb3BtZW50
YWw8L2tleXdvcmQ+PGtleXdvcmQ+SG9tZW9kb21haW4gUHJvdGVpbnMvKm1ldGFib2xpc208L2tl
eXdvcmQ+PGtleXdvcmQ+SW4gU2l0dSBIeWJyaWRpemF0aW9uPC9rZXl3b3JkPjxrZXl3b3JkPkxJ
TS1Ib21lb2RvbWFpbiBQcm90ZWlucy8qbWV0YWJvbGlzbTwva2V5d29yZD48a2V5d29yZD5NYWxl
PC9rZXl3b3JkPjxrZXl3b3JkPk1pY2U8L2tleXdvcmQ+PGtleXdvcmQ+TWljZSwgSW5icmVkIEM1
N0JMPC9rZXl3b3JkPjxrZXl3b3JkPk1pY2UsIFRyYW5zZ2VuaWM8L2tleXdvcmQ+PGtleXdvcmQ+
TWljcm9zY29weSwgRmx1b3Jlc2NlbmNlPC9rZXl3b3JkPjxrZXl3b3JkPk5lcnZlIFRpc3N1ZSBQ
cm90ZWlucy9nZW5ldGljcy9tZXRhYm9saXNtPC9rZXl3b3JkPjxrZXl3b3JkPlJldGluYS9lbWJy
eW9sb2d5L21ldGFib2xpc208L2tleXdvcmQ+PGtleXdvcmQ+UmV0aW5hbCBHYW5nbGlvbiBDZWxs
cy8qbWV0YWJvbGlzbTwva2V5d29yZD48a2V5d29yZD5TdGVtIENlbGxzL2N5dG9sb2d5PC9rZXl3
b3JkPjxrZXl3b3JkPlRyYW5zY3JpcHRpb24gRmFjdG9yIEJybi0zQi8qbWV0YWJvbGlzbTwva2V5
d29yZD48a2V5d29yZD5UcmFuc2NyaXB0aW9uIEZhY3RvcnMvKm1ldGFib2xpc208L2tleXdvcmQ+
PGtleXdvcmQ+Y2VsbCBmYXRlIHNwZWNpZmljYXRpb248L2tleXdvcmQ+PGtleXdvcmQ+Z2VuZSBy
ZWd1bGF0aW9uPC9rZXl3b3JkPjxrZXl3b3JkPm5ldXJhbCBkZXZlbG9wbWVudDwva2V5d29yZD48
a2V5d29yZD5yZXRpbmFsIGRldmVsb3BtZW50PC9rZXl3b3JkPjxrZXl3b3JkPnRyYW5zY3JpcHRp
b24gZmFjdG9yczwva2V5d29yZD48L2tleXdvcmRzPjxkYXRlcz48eWVhcj4yMDE1PC95ZWFyPjxw
dWItZGF0ZXM+PGRhdGU+TWFyIDMxPC9kYXRlPjwvcHViLWRhdGVzPjwvZGF0ZXM+PGlzYm4+MTA5
MS02NDkwIChFbGVjdHJvbmljKSYjeEQ7MDAyNy04NDI0IChMaW5raW5nKTwvaXNibj48YWNjZXNz
aW9uLW51bT4yNTc3NTU4NzwvYWNjZXNzaW9uLW51bT48dXJscz48cmVsYXRlZC11cmxzPjx1cmw+
aHR0cHM6Ly93d3cubmNiaS5ubG0ubmloLmdvdi9wdWJtZWQvMjU3NzU1ODc8L3VybD48L3JlbGF0
ZWQtdXJscz48L3VybHM+PGN1c3RvbTI+UE1DNDM4NjMzNTwvY3VzdG9tMj48ZWxlY3Ryb25pYy1y
ZXNvdXJjZS1udW0+MTAuMTA3My9wbmFzLjE0MjE1MzUxMTI8L2VsZWN0cm9uaWMtcmVzb3VyY2Ut
bnVtPjwvcmVjb3JkPjwvQ2l0ZT48L0VuZE5vdGU+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1D4AFB" w:rsidRPr="00EC1DFA">
        <w:rPr>
          <w:rFonts w:ascii="Times New Roman" w:hAnsi="Times New Roman" w:cs="Times New Roman"/>
          <w:sz w:val="24"/>
          <w:szCs w:val="24"/>
        </w:rPr>
      </w:r>
      <w:r w:rsidR="001D4AFB" w:rsidRPr="00EC1DFA">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35" w:tooltip="Anderson, 2002 #61" w:history="1">
        <w:r w:rsidR="008834D1">
          <w:rPr>
            <w:rFonts w:ascii="Times New Roman" w:hAnsi="Times New Roman" w:cs="Times New Roman"/>
            <w:noProof/>
            <w:sz w:val="24"/>
            <w:szCs w:val="24"/>
          </w:rPr>
          <w:t>35</w:t>
        </w:r>
      </w:hyperlink>
      <w:r w:rsidR="00F50B80">
        <w:rPr>
          <w:rFonts w:ascii="Times New Roman" w:hAnsi="Times New Roman" w:cs="Times New Roman"/>
          <w:noProof/>
          <w:sz w:val="24"/>
          <w:szCs w:val="24"/>
        </w:rPr>
        <w:t xml:space="preserve">, </w:t>
      </w:r>
      <w:hyperlink w:anchor="_ENREF_36" w:tooltip="Wu, 2015 #45" w:history="1">
        <w:r w:rsidR="008834D1">
          <w:rPr>
            <w:rFonts w:ascii="Times New Roman" w:hAnsi="Times New Roman" w:cs="Times New Roman"/>
            <w:noProof/>
            <w:sz w:val="24"/>
            <w:szCs w:val="24"/>
          </w:rPr>
          <w:t>36</w:t>
        </w:r>
      </w:hyperlink>
      <w:r w:rsidR="00F50B80">
        <w:rPr>
          <w:rFonts w:ascii="Times New Roman" w:hAnsi="Times New Roman" w:cs="Times New Roman"/>
          <w:noProof/>
          <w:sz w:val="24"/>
          <w:szCs w:val="24"/>
        </w:rPr>
        <w:t>)</w:t>
      </w:r>
      <w:r w:rsidR="001D4AFB" w:rsidRPr="00EC1DFA">
        <w:rPr>
          <w:rFonts w:ascii="Times New Roman" w:hAnsi="Times New Roman" w:cs="Times New Roman"/>
          <w:sz w:val="24"/>
          <w:szCs w:val="24"/>
        </w:rPr>
        <w:fldChar w:fldCharType="end"/>
      </w:r>
      <w:r w:rsidR="00D56C03" w:rsidRPr="00EC1DFA">
        <w:rPr>
          <w:rFonts w:ascii="Times New Roman" w:hAnsi="Times New Roman" w:cs="Times New Roman"/>
          <w:sz w:val="24"/>
          <w:szCs w:val="24"/>
        </w:rPr>
        <w:t>.</w:t>
      </w:r>
      <w:r w:rsidR="00BF78A0">
        <w:rPr>
          <w:rFonts w:ascii="Times New Roman" w:hAnsi="Times New Roman" w:cs="Times New Roman"/>
          <w:sz w:val="24"/>
          <w:szCs w:val="24"/>
        </w:rPr>
        <w:t xml:space="preserve"> Gene family that function on short wavelength-sensitive opsin (Cryptochrome</w:t>
      </w:r>
      <w:r w:rsidR="00941EBA">
        <w:rPr>
          <w:rFonts w:ascii="Times New Roman" w:hAnsi="Times New Roman" w:cs="Times New Roman"/>
          <w:sz w:val="24"/>
          <w:szCs w:val="24"/>
        </w:rPr>
        <w:t>s,</w:t>
      </w:r>
      <w:r w:rsidR="00BF78A0">
        <w:rPr>
          <w:rFonts w:ascii="Times New Roman" w:hAnsi="Times New Roman" w:cs="Times New Roman"/>
          <w:sz w:val="24"/>
          <w:szCs w:val="24"/>
        </w:rPr>
        <w:t xml:space="preserve"> </w:t>
      </w:r>
      <w:r w:rsidR="00941EBA">
        <w:rPr>
          <w:rFonts w:ascii="Times New Roman" w:hAnsi="Times New Roman" w:cs="Times New Roman"/>
          <w:sz w:val="24"/>
          <w:szCs w:val="24"/>
        </w:rPr>
        <w:t xml:space="preserve">which have been suggested to form the basis of light-dependent magnetic compass in birds, </w:t>
      </w:r>
      <w:r w:rsidR="00BF78A0">
        <w:rPr>
          <w:rFonts w:ascii="Times New Roman" w:hAnsi="Times New Roman" w:cs="Times New Roman"/>
          <w:sz w:val="24"/>
          <w:szCs w:val="24"/>
        </w:rPr>
        <w:t>is excited by blue</w:t>
      </w:r>
      <w:r w:rsidR="00941EBA">
        <w:rPr>
          <w:rFonts w:ascii="Times New Roman" w:hAnsi="Times New Roman" w:cs="Times New Roman"/>
          <w:sz w:val="24"/>
          <w:szCs w:val="24"/>
        </w:rPr>
        <w:t xml:space="preserve"> (short wavelength) light</w:t>
      </w:r>
      <w:r w:rsidR="00BF78A0">
        <w:rPr>
          <w:rFonts w:ascii="Times New Roman" w:hAnsi="Times New Roman" w:cs="Times New Roman"/>
          <w:sz w:val="24"/>
          <w:szCs w:val="24"/>
        </w:rPr>
        <w:t>) expanded in wild ducks may also indicated an enhancement in magnetic navigation ability</w:t>
      </w:r>
      <w:r w:rsidR="00D738DE">
        <w:rPr>
          <w:rFonts w:ascii="Times New Roman" w:hAnsi="Times New Roman" w:cs="Times New Roman"/>
          <w:sz w:val="24"/>
          <w:szCs w:val="24"/>
        </w:rPr>
        <w:t xml:space="preserve"> (</w:t>
      </w:r>
      <w:r w:rsidR="00CF23CB">
        <w:rPr>
          <w:rFonts w:ascii="Times New Roman" w:hAnsi="Times New Roman" w:cs="Times New Roman" w:hint="eastAsia"/>
          <w:sz w:val="24"/>
          <w:szCs w:val="24"/>
        </w:rPr>
        <w:t>Table</w:t>
      </w:r>
      <w:r w:rsidR="00CF23CB">
        <w:rPr>
          <w:rFonts w:ascii="Times New Roman" w:hAnsi="Times New Roman" w:cs="Times New Roman"/>
          <w:sz w:val="24"/>
          <w:szCs w:val="24"/>
        </w:rPr>
        <w:t xml:space="preserve"> </w:t>
      </w:r>
      <w:r w:rsidR="00CF23CB">
        <w:rPr>
          <w:rFonts w:ascii="Times New Roman" w:hAnsi="Times New Roman" w:cs="Times New Roman" w:hint="eastAsia"/>
          <w:sz w:val="24"/>
          <w:szCs w:val="24"/>
        </w:rPr>
        <w:t>S</w:t>
      </w:r>
      <w:r w:rsidR="00CF23CB">
        <w:rPr>
          <w:rFonts w:ascii="Times New Roman" w:hAnsi="Times New Roman" w:cs="Times New Roman"/>
          <w:sz w:val="24"/>
          <w:szCs w:val="24"/>
        </w:rPr>
        <w:t>9</w:t>
      </w:r>
      <w:r w:rsidR="00D738DE">
        <w:rPr>
          <w:rFonts w:ascii="Times New Roman" w:hAnsi="Times New Roman" w:cs="Times New Roman"/>
          <w:sz w:val="24"/>
          <w:szCs w:val="24"/>
        </w:rPr>
        <w:t>)</w:t>
      </w:r>
      <w:r w:rsidR="00941EBA">
        <w:rPr>
          <w:rFonts w:ascii="Times New Roman" w:hAnsi="Times New Roman" w:cs="Times New Roman"/>
          <w:sz w:val="24"/>
          <w:szCs w:val="24"/>
        </w:rPr>
        <w:fldChar w:fldCharType="begin"/>
      </w:r>
      <w:r w:rsidR="00F50B80">
        <w:rPr>
          <w:rFonts w:ascii="Times New Roman" w:hAnsi="Times New Roman" w:cs="Times New Roman"/>
          <w:sz w:val="24"/>
          <w:szCs w:val="24"/>
        </w:rPr>
        <w:instrText xml:space="preserve"> ADDIN EN.CITE &lt;EndNote&gt;&lt;Cite&gt;&lt;Author&gt;Liedvogel&lt;/Author&gt;&lt;Year&gt;2007&lt;/Year&gt;&lt;RecNum&gt;91&lt;/RecNum&gt;&lt;DisplayText&gt;(34)&lt;/DisplayText&gt;&lt;record&gt;&lt;rec-number&gt;91&lt;/rec-number&gt;&lt;foreign-keys&gt;&lt;key app="EN" db-id="zd9vrr9r4sxpvoex0z2x0seo95tx9fexr95t" timestamp="1494937429"&gt;91&lt;/key&gt;&lt;/foreign-keys&gt;&lt;ref-type name="Journal Article"&gt;17&lt;/ref-type&gt;&lt;contributors&gt;&lt;authors&gt;&lt;author&gt;Liedvogel, M.&lt;/author&gt;&lt;author&gt;Maeda, K.&lt;/author&gt;&lt;author&gt;Henbest, K.&lt;/author&gt;&lt;author&gt;Schleicher, E.&lt;/author&gt;&lt;author&gt;Simon, T.&lt;/author&gt;&lt;author&gt;Timmel, C. R.&lt;/author&gt;&lt;author&gt;Hore, P. J.&lt;/author&gt;&lt;author&gt;Mouritsen, H.&lt;/author&gt;&lt;/authors&gt;&lt;/contributors&gt;&lt;auth-address&gt;Carl von Ossietzky Univ Oldenburg, IBU, VW Nachswuchgrp Anim Nav, D-2900 Oldenburg, Germany&amp;#xD;Univ Oxford, Dept Zool, Edward Grey Inst, Oxford OX1 3PS, England&amp;#xD;Univ Oxford, Inorgan Chem Lab, Oxford OX1 3PS, England&amp;#xD;Univ Oxford, Phys &amp;amp; Theoret Chem Lab, Oxford OX1 3PS, England&amp;#xD;Free Univ Berlin, Inst Expt Phys, Berlin, Germany&amp;#xD;DIARECT AG, Freiburg, Germany&lt;/auth-address&gt;&lt;titles&gt;&lt;title&gt;Chemical Magnetoreception: Bird Cryptochrome 1a Is Excited by Blue Light and Forms Long-Lived Radical-Pairs&lt;/title&gt;&lt;secondary-title&gt;Plos One&lt;/secondary-title&gt;&lt;alt-title&gt;Plos One&lt;/alt-title&gt;&lt;/titles&gt;&lt;periodical&gt;&lt;full-title&gt;PLoS One&lt;/full-title&gt;&lt;/periodical&gt;&lt;alt-periodical&gt;&lt;full-title&gt;PLoS One&lt;/full-title&gt;&lt;/alt-periodical&gt;&lt;volume&gt;2&lt;/volume&gt;&lt;number&gt;10&lt;/number&gt;&lt;dates&gt;&lt;year&gt;2007&lt;/year&gt;&lt;pub-dates&gt;&lt;date&gt;Oct 31&lt;/date&gt;&lt;/pub-dates&gt;&lt;/dates&gt;&lt;isbn&gt;1932-6203&lt;/isbn&gt;&lt;accession-num&gt;WOS:000207458700023&lt;/accession-num&gt;&lt;urls&gt;&lt;related-urls&gt;&lt;url&gt;&amp;lt;Go to ISI&amp;gt;://WOS:000207458700023&lt;/url&gt;&lt;/related-urls&gt;&lt;/urls&gt;&lt;electronic-resource-num&gt;ARTN e1106&amp;#xD;10.1371/journal.pone.0001106&lt;/electronic-resource-num&gt;&lt;language&gt;English&lt;/language&gt;&lt;/record&gt;&lt;/Cite&gt;&lt;/EndNote&gt;</w:instrText>
      </w:r>
      <w:r w:rsidR="00941EBA">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34" w:tooltip="Liedvogel, 2007 #91" w:history="1">
        <w:r w:rsidR="008834D1">
          <w:rPr>
            <w:rFonts w:ascii="Times New Roman" w:hAnsi="Times New Roman" w:cs="Times New Roman"/>
            <w:noProof/>
            <w:sz w:val="24"/>
            <w:szCs w:val="24"/>
          </w:rPr>
          <w:t>34</w:t>
        </w:r>
      </w:hyperlink>
      <w:r w:rsidR="00F50B80">
        <w:rPr>
          <w:rFonts w:ascii="Times New Roman" w:hAnsi="Times New Roman" w:cs="Times New Roman"/>
          <w:noProof/>
          <w:sz w:val="24"/>
          <w:szCs w:val="24"/>
        </w:rPr>
        <w:t>)</w:t>
      </w:r>
      <w:r w:rsidR="00941EBA">
        <w:rPr>
          <w:rFonts w:ascii="Times New Roman" w:hAnsi="Times New Roman" w:cs="Times New Roman"/>
          <w:sz w:val="24"/>
          <w:szCs w:val="24"/>
        </w:rPr>
        <w:fldChar w:fldCharType="end"/>
      </w:r>
      <w:r w:rsidR="00BF78A0">
        <w:rPr>
          <w:rFonts w:ascii="Times New Roman" w:hAnsi="Times New Roman" w:cs="Times New Roman"/>
          <w:sz w:val="24"/>
          <w:szCs w:val="24"/>
        </w:rPr>
        <w:t>.</w:t>
      </w:r>
    </w:p>
    <w:p w14:paraId="6604B2CF" w14:textId="3ED98004" w:rsidR="00EC61CC" w:rsidRPr="00194533" w:rsidRDefault="000C5670" w:rsidP="00EC61CC">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In addition</w:t>
      </w:r>
      <w:r w:rsidR="00FB0F26">
        <w:rPr>
          <w:rFonts w:ascii="Times New Roman" w:hAnsi="Times New Roman" w:cs="Times New Roman" w:hint="eastAsia"/>
          <w:sz w:val="24"/>
          <w:szCs w:val="24"/>
        </w:rPr>
        <w:t xml:space="preserve">, we found that at least </w:t>
      </w:r>
      <w:r w:rsidR="00C44359">
        <w:rPr>
          <w:rFonts w:ascii="Times New Roman" w:hAnsi="Times New Roman" w:cs="Times New Roman" w:hint="eastAsia"/>
          <w:sz w:val="24"/>
          <w:szCs w:val="24"/>
        </w:rPr>
        <w:t>32</w:t>
      </w:r>
      <w:r w:rsidR="00FB0F26">
        <w:rPr>
          <w:rFonts w:ascii="Times New Roman" w:hAnsi="Times New Roman" w:cs="Times New Roman" w:hint="eastAsia"/>
          <w:sz w:val="24"/>
          <w:szCs w:val="24"/>
        </w:rPr>
        <w:t xml:space="preserve"> genes (</w:t>
      </w:r>
      <w:r w:rsidR="001011AF">
        <w:rPr>
          <w:rFonts w:ascii="Times New Roman" w:hAnsi="Times New Roman" w:cs="Times New Roman" w:hint="eastAsia"/>
          <w:sz w:val="24"/>
          <w:szCs w:val="24"/>
        </w:rPr>
        <w:t xml:space="preserve">e.g. </w:t>
      </w:r>
      <w:r w:rsidR="00C44359" w:rsidRPr="00971146">
        <w:rPr>
          <w:rFonts w:ascii="Times New Roman" w:hAnsi="Times New Roman" w:cs="Times New Roman"/>
          <w:i/>
          <w:sz w:val="24"/>
          <w:szCs w:val="24"/>
        </w:rPr>
        <w:t>IL11RA</w:t>
      </w:r>
      <w:r w:rsidR="00FB0F26" w:rsidRPr="00063348">
        <w:rPr>
          <w:rFonts w:ascii="Times New Roman" w:hAnsi="Times New Roman" w:cs="Times New Roman"/>
          <w:sz w:val="24"/>
          <w:szCs w:val="24"/>
        </w:rPr>
        <w:t xml:space="preserve">, </w:t>
      </w:r>
      <w:r w:rsidR="00C44359" w:rsidRPr="00971146">
        <w:rPr>
          <w:rFonts w:ascii="Times New Roman" w:hAnsi="Times New Roman" w:cs="Times New Roman"/>
          <w:i/>
          <w:sz w:val="24"/>
          <w:szCs w:val="24"/>
        </w:rPr>
        <w:t>PRKAA1</w:t>
      </w:r>
      <w:r w:rsidR="00FB0F26" w:rsidRPr="00971146">
        <w:rPr>
          <w:rFonts w:ascii="Times New Roman" w:hAnsi="Times New Roman" w:cs="Times New Roman"/>
          <w:i/>
          <w:sz w:val="24"/>
          <w:szCs w:val="24"/>
        </w:rPr>
        <w:t xml:space="preserve">, </w:t>
      </w:r>
      <w:r w:rsidR="001011AF" w:rsidRPr="00971146">
        <w:rPr>
          <w:rFonts w:ascii="Times New Roman" w:hAnsi="Times New Roman" w:cs="Times New Roman"/>
          <w:i/>
          <w:sz w:val="24"/>
          <w:szCs w:val="24"/>
        </w:rPr>
        <w:t>LPAR1</w:t>
      </w:r>
      <w:r w:rsidR="00FB0F26" w:rsidRPr="00971146">
        <w:rPr>
          <w:rFonts w:ascii="Times New Roman" w:hAnsi="Times New Roman" w:cs="Times New Roman"/>
          <w:i/>
          <w:sz w:val="24"/>
          <w:szCs w:val="24"/>
        </w:rPr>
        <w:t>,</w:t>
      </w:r>
      <w:r w:rsidR="00FB0F26" w:rsidRPr="00063348">
        <w:rPr>
          <w:rFonts w:ascii="Times New Roman" w:hAnsi="Times New Roman" w:cs="Times New Roman"/>
          <w:sz w:val="24"/>
          <w:szCs w:val="24"/>
        </w:rPr>
        <w:t xml:space="preserve"> </w:t>
      </w:r>
      <w:r w:rsidR="00FB0F26">
        <w:rPr>
          <w:rFonts w:ascii="Times New Roman" w:hAnsi="Times New Roman" w:cs="Times New Roman" w:hint="eastAsia"/>
          <w:sz w:val="24"/>
          <w:szCs w:val="24"/>
        </w:rPr>
        <w:t xml:space="preserve">and </w:t>
      </w:r>
      <w:r w:rsidR="001011AF" w:rsidRPr="00971146">
        <w:rPr>
          <w:rFonts w:ascii="Times New Roman" w:hAnsi="Times New Roman" w:cs="Times New Roman"/>
          <w:i/>
          <w:sz w:val="24"/>
          <w:szCs w:val="24"/>
        </w:rPr>
        <w:t>NS1BP</w:t>
      </w:r>
      <w:r w:rsidR="00FB0F26">
        <w:rPr>
          <w:rFonts w:ascii="Times New Roman" w:hAnsi="Times New Roman" w:cs="Times New Roman" w:hint="eastAsia"/>
          <w:sz w:val="24"/>
          <w:szCs w:val="24"/>
        </w:rPr>
        <w:t xml:space="preserve">) involved into immune response to infections and </w:t>
      </w:r>
      <w:r w:rsidR="004D6C87">
        <w:rPr>
          <w:rFonts w:ascii="Times New Roman" w:hAnsi="Times New Roman" w:cs="Times New Roman"/>
          <w:sz w:val="24"/>
          <w:szCs w:val="24"/>
        </w:rPr>
        <w:t>three</w:t>
      </w:r>
      <w:r w:rsidR="00FB0F26">
        <w:rPr>
          <w:rFonts w:ascii="Times New Roman" w:hAnsi="Times New Roman" w:cs="Times New Roman" w:hint="eastAsia"/>
          <w:sz w:val="24"/>
          <w:szCs w:val="24"/>
        </w:rPr>
        <w:t xml:space="preserve"> of them (</w:t>
      </w:r>
      <w:proofErr w:type="spellStart"/>
      <w:r w:rsidR="008A7A5A">
        <w:rPr>
          <w:rFonts w:ascii="Times New Roman" w:hAnsi="Times New Roman" w:cs="Times New Roman"/>
          <w:sz w:val="24"/>
          <w:szCs w:val="24"/>
        </w:rPr>
        <w:t>i.e</w:t>
      </w:r>
      <w:proofErr w:type="spellEnd"/>
      <w:r w:rsidR="008A7A5A">
        <w:rPr>
          <w:rFonts w:ascii="Times New Roman" w:hAnsi="Times New Roman" w:cs="Times New Roman"/>
          <w:sz w:val="24"/>
          <w:szCs w:val="24"/>
        </w:rPr>
        <w:t xml:space="preserve">, </w:t>
      </w:r>
      <w:r w:rsidR="009E1533">
        <w:rPr>
          <w:rFonts w:ascii="Times New Roman" w:hAnsi="Times New Roman" w:cs="Times New Roman"/>
          <w:i/>
          <w:sz w:val="24"/>
          <w:szCs w:val="24"/>
        </w:rPr>
        <w:t>ADAP</w:t>
      </w:r>
      <w:r w:rsidR="00FB0F26" w:rsidRPr="00971146">
        <w:rPr>
          <w:rFonts w:ascii="Times New Roman" w:hAnsi="Times New Roman" w:cs="Times New Roman"/>
          <w:i/>
          <w:sz w:val="24"/>
          <w:szCs w:val="24"/>
        </w:rPr>
        <w:t xml:space="preserve">, </w:t>
      </w:r>
      <w:r w:rsidR="00B44C58" w:rsidRPr="00971146">
        <w:rPr>
          <w:rFonts w:ascii="Times New Roman" w:hAnsi="Times New Roman" w:cs="Times New Roman"/>
          <w:i/>
          <w:sz w:val="24"/>
          <w:szCs w:val="24"/>
        </w:rPr>
        <w:t>RIG-I</w:t>
      </w:r>
      <w:r w:rsidR="00B44C58" w:rsidRPr="00063348">
        <w:rPr>
          <w:rFonts w:ascii="Times New Roman" w:hAnsi="Times New Roman" w:cs="Times New Roman"/>
          <w:sz w:val="24"/>
          <w:szCs w:val="24"/>
        </w:rPr>
        <w:t xml:space="preserve"> </w:t>
      </w:r>
      <w:r w:rsidR="00FB0F26">
        <w:rPr>
          <w:rFonts w:ascii="Times New Roman" w:hAnsi="Times New Roman" w:cs="Times New Roman" w:hint="eastAsia"/>
          <w:sz w:val="24"/>
          <w:szCs w:val="24"/>
        </w:rPr>
        <w:t xml:space="preserve">and </w:t>
      </w:r>
      <w:r w:rsidR="001011AF" w:rsidRPr="00971146">
        <w:rPr>
          <w:rFonts w:ascii="Times New Roman" w:hAnsi="Times New Roman" w:cs="Times New Roman"/>
          <w:i/>
          <w:sz w:val="24"/>
          <w:szCs w:val="24"/>
        </w:rPr>
        <w:t>CX3CR1</w:t>
      </w:r>
      <w:r w:rsidR="00FB0F26">
        <w:rPr>
          <w:rFonts w:ascii="Times New Roman" w:hAnsi="Times New Roman" w:cs="Times New Roman" w:hint="eastAsia"/>
          <w:sz w:val="24"/>
          <w:szCs w:val="24"/>
        </w:rPr>
        <w:t>) played critical roles against influenza A virus infections (</w:t>
      </w:r>
      <w:r w:rsidR="00C66196">
        <w:rPr>
          <w:rFonts w:ascii="Times New Roman" w:hAnsi="Times New Roman" w:cs="Times New Roman"/>
          <w:sz w:val="24"/>
          <w:szCs w:val="24"/>
        </w:rPr>
        <w:t>Table S15; Fig.</w:t>
      </w:r>
      <w:r w:rsidR="0066747F">
        <w:rPr>
          <w:rFonts w:ascii="Times New Roman" w:hAnsi="Times New Roman" w:cs="Times New Roman"/>
          <w:sz w:val="24"/>
          <w:szCs w:val="24"/>
        </w:rPr>
        <w:t xml:space="preserve"> </w:t>
      </w:r>
      <w:r w:rsidR="00C66196">
        <w:rPr>
          <w:rFonts w:ascii="Times New Roman" w:hAnsi="Times New Roman" w:cs="Times New Roman"/>
          <w:sz w:val="24"/>
          <w:szCs w:val="24"/>
        </w:rPr>
        <w:t>S20</w:t>
      </w:r>
      <w:r w:rsidR="00FB0F26">
        <w:rPr>
          <w:rFonts w:ascii="Times New Roman" w:hAnsi="Times New Roman" w:cs="Times New Roman" w:hint="eastAsia"/>
          <w:sz w:val="24"/>
          <w:szCs w:val="24"/>
        </w:rPr>
        <w:t>)</w:t>
      </w:r>
      <w:r w:rsidR="009E1533">
        <w:rPr>
          <w:rFonts w:ascii="Times New Roman" w:hAnsi="Times New Roman" w:cs="Times New Roman"/>
          <w:sz w:val="24"/>
          <w:szCs w:val="24"/>
        </w:rPr>
        <w:fldChar w:fldCharType="begin">
          <w:fldData xml:space="preserve">PEVuZE5vdGU+PENpdGU+PEF1dGhvcj5MaTwvQXV0aG9yPjxZZWFyPjIwMTU8L1llYXI+PFJlY051
bT4yNDwvUmVjTnVtPjxEaXNwbGF5VGV4dD4oMzcsIDM4KTwvRGlzcGxheVRleHQ+PHJlY29yZD48
cmVjLW51bWJlcj4yNDwvcmVjLW51bWJlcj48Zm9yZWlnbi1rZXlzPjxrZXkgYXBwPSJFTiIgZGIt
aWQ9InpkOXZycjlyNHN4cHZvZXgwejJ4MHNlbzk1dHg5ZmV4cjk1dCIgdGltZXN0YW1wPSIxNDg2
MjI2MTA0Ij4yNDwva2V5PjwvZm9yZWlnbi1rZXlzPjxyZWYtdHlwZSBuYW1lPSJKb3VybmFsIEFy
dGljbGUiPjE3PC9yZWYtdHlwZT48Y29udHJpYnV0b3JzPjxhdXRob3JzPjxhdXRob3I+TGksIEMu
PC9hdXRob3I+PGF1dGhvcj5KaWFvLCBTLjwvYXV0aG9yPjxhdXRob3I+V2FuZywgRy48L2F1dGhv
cj48YXV0aG9yPkdhbywgWS48L2F1dGhvcj48YXV0aG9yPkxpdSwgQy48L2F1dGhvcj48YXV0aG9y
PkhlLCBYLjwvYXV0aG9yPjxhdXRob3I+WmhhbmcsIEMuPC9hdXRob3I+PGF1dGhvcj5YaWFvLCBK
LjwvYXV0aG9yPjxhdXRob3I+TGksIFcuPC9hdXRob3I+PGF1dGhvcj5aaGFuZywgRy48L2F1dGhv
cj48YXV0aG9yPldlaSwgQi48L2F1dGhvcj48YXV0aG9yPkNoZW4sIEguPC9hdXRob3I+PGF1dGhv
cj5XYW5nLCBILjwvYXV0aG9yPjwvYXV0aG9ycz48L2NvbnRyaWJ1dG9ycz48YXV0aC1hZGRyZXNz
PktleSBMYWJvcmF0b3J5IG9mIFN5c3RlbXMgQmlvbG9neSwgSW5ub3ZhdGlvbiBDZW50ZXIgZm9y
IENlbGwgU2lnbmFsaW5nIE5ldHdvcmssIEluc3RpdHV0ZSBvZiBCaW9jaGVtaXN0cnkgYW5kIENl
bGwgQmlvbG9neSwgU2hhbmdoYWkgSW5zdGl0dXRlcyBmb3IgQmlvbG9naWNhbCBTY2llbmNlcywg
Q2hpbmVzZSBBY2FkZW15IG9mIFNjaWVuY2VzLCBTaGFuZ2hhaSwgQ2hpbmEuJiN4RDtTdGF0ZSBL
ZXkgTGFib3JhdG9yeSBvZiBWZXRlcmluYXJ5IEJpb3RlY2hub2xvZ3ksIEhhcmJpbiBWZXRlcmlu
YXJ5IFJlc2VhcmNoIEluc3RpdHV0ZSwgQ2hpbmVzZSBBY2FkZW15IG9mIEFncmljdWx0dXJhbCBT
Y2llbmNlLCBIYXJiaW4sIENoaW5hLiYjeEQ7U3RhdGUgS2V5IExhYm9yYXRvcnkgb2YgVmlyb2xv
Z3ksIFd1aGFuIEluc3RpdHV0ZSBvZiBWaXJvbG9neSwgQ2hpbmVzZSBBY2FkZW15IG9mIFNjaWVu
Y2VzLCBXdWhhbiwgQ2hpbmEuPC9hdXRoLWFkZHJlc3M+PHRpdGxlcz48dGl0bGU+VGhlIEltbXVu
ZSBBZGFwdG9yIEFEQVAgUmVndWxhdGVzIFJlY2lwcm9jYWwgVEdGLWJldGExLUludGVncmluIENy
b3NzdGFsayB0byBQcm90ZWN0IGZyb20gSW5mbHVlbnphIFZpcnVzIEluZmVjdGlvbjwvdGl0bGU+
PHNlY29uZGFyeS10aXRsZT5QTG9TIFBhdGhvZzwvc2Vjb25kYXJ5LXRpdGxlPjwvdGl0bGVzPjxw
ZXJpb2RpY2FsPjxmdWxsLXRpdGxlPlBMb1MgUGF0aG9nPC9mdWxsLXRpdGxlPjwvcGVyaW9kaWNh
bD48cGFnZXM+ZTEwMDQ4MjQ8L3BhZ2VzPjx2b2x1bWU+MTE8L3ZvbHVtZT48bnVtYmVyPjQ8L251
bWJlcj48a2V5d29yZHM+PGtleXdvcmQ+QWRhcHRvciBQcm90ZWlucywgU2lnbmFsIFRyYW5zZHVj
aW5nL2dlbmV0aWNzLyptZXRhYm9saXNtPC9rZXl3b3JkPjxrZXl3b3JkPkFuaW1hbHM8L2tleXdv
cmQ+PGtleXdvcmQ+QW50aWdlbnMsIENELyptZXRhYm9saXNtPC9rZXl3b3JkPjxrZXl3b3JkPkNE
OC1Qb3NpdGl2ZSBULUx5bXBob2N5dGVzL2ltbXVub2xvZ3kvKm1ldGFib2xpc20vcGF0aG9sb2d5
L3Zpcm9sb2d5PC9rZXl3b3JkPjxrZXl3b3JkPkNlbGwgTGluZTwva2V5d29yZD48a2V5d29yZD5D
cm9zc2VzLCBHZW5ldGljPC9rZXl3b3JkPjxrZXl3b3JkPkh1bWFuczwva2V5d29yZD48a2V5d29y
ZD5JbW11bml0eSwgTXVjb3NhbDwva2V5d29yZD48a2V5d29yZD5JbmZsdWVuemEgQSBWaXJ1cywg
SDFOMSBTdWJ0eXBlLyppbW11bm9sb2d5PC9rZXl3b3JkPjxrZXl3b3JkPkluZmx1ZW56YSBBIFZp
cnVzLCBINU4xIFN1YnR5cGUvKmltbXVub2xvZ3k8L2tleXdvcmQ+PGtleXdvcmQ+SW5mbHVlbnph
LCBIdW1hbi9pbW11bm9sb2d5L21ldGFib2xpc20vcGF0aG9sb2d5L3Zpcm9sb2d5PC9rZXl3b3Jk
PjxrZXl3b3JkPkludGVncmluIGFscGhhIENoYWlucy8qbWV0YWJvbGlzbTwva2V5d29yZD48a2V5
d29yZD5MdW5nL2ltbXVub2xvZ3kvbWV0YWJvbGlzbS9wYXRob2xvZ3kvdmlyb2xvZ3k8L2tleXdv
cmQ+PGtleXdvcmQ+TWljZSwgSW5icmVkIEM1N0JMPC9rZXl3b3JkPjxrZXl3b3JkPk1pY2UsIEtu
b2Nrb3V0PC9rZXl3b3JkPjxrZXl3b3JkPk1pY2UsIFRyYW5zZ2VuaWM8L2tleXdvcmQ+PGtleXdv
cmQ+UHJvdGVpbi1TZXJpbmUtVGhyZW9uaW5lIEtpbmFzZXMvbWV0YWJvbGlzbTwva2V5d29yZD48
a2V5d29yZD5SZWNlcHRvcnMsIFRyYW5zZm9ybWluZyBHcm93dGggRmFjdG9yIGJldGEvYWdvbmlz
dHMvbWV0YWJvbGlzbTwva2V5d29yZD48a2V5d29yZD5SZWNvbWJpbmFudCBQcm90ZWlucy9tZXRh
Ym9saXNtPC9rZXl3b3JkPjxrZXl3b3JkPlJlc3BpcmF0b3J5IE11Y29zYS9pbW11bm9sb2d5L21l
dGFib2xpc20vcGF0aG9sb2d5L3Zpcm9sb2d5PC9rZXl3b3JkPjxrZXl3b3JkPlNpZ25hbCBUcmFu
c2R1Y3Rpb248L2tleXdvcmQ+PGtleXdvcmQ+U3BlY2lmaWMgUGF0aG9nZW4tRnJlZSBPcmdhbmlz
bXM8L2tleXdvcmQ+PGtleXdvcmQ+VHJhbnNmb3JtaW5nIEdyb3d0aCBGYWN0b3IgYmV0YTEvKm1l
dGFib2xpc208L2tleXdvcmQ+PC9rZXl3b3Jkcz48ZGF0ZXM+PHllYXI+MjAxNTwveWVhcj48cHVi
LWRhdGVzPjxkYXRlPkFwcjwvZGF0ZT48L3B1Yi1kYXRlcz48L2RhdGVzPjxpc2JuPjE1NTMtNzM3
NCAoRWxlY3Ryb25pYykmI3hEOzE1NTMtNzM2NiAoTGlua2luZyk8L2lzYm4+PGFjY2Vzc2lvbi1u
dW0+MjU5MDk0NTk8L2FjY2Vzc2lvbi1udW0+PHVybHM+PHJlbGF0ZWQtdXJscz48dXJsPmh0dHBz
Oi8vd3d3Lm5jYmkubmxtLm5paC5nb3YvcHVibWVkLzI1OTA5NDU5PC91cmw+PC9yZWxhdGVkLXVy
bHM+PC91cmxzPjxjdXN0b20yPlBNQzQ0MDkxMjA8L2N1c3RvbTI+PGVsZWN0cm9uaWMtcmVzb3Vy
Y2UtbnVtPjEwLjEzNzEvam91cm5hbC5wcGF0LjEwMDQ4MjQ8L2VsZWN0cm9uaWMtcmVzb3VyY2Ut
bnVtPjwvcmVjb3JkPjwvQ2l0ZT48Q2l0ZT48QXV0aG9yPkJhcmJlcjwvQXV0aG9yPjxZZWFyPjIw
MTA8L1llYXI+PFJlY051bT4xMTY8L1JlY051bT48cmVjb3JkPjxyZWMtbnVtYmVyPjExNjwvcmVj
LW51bWJlcj48Zm9yZWlnbi1rZXlzPjxrZXkgYXBwPSJFTiIgZGItaWQ9InpkOXZycjlyNHN4cHZv
ZXgwejJ4MHNlbzk1dHg5ZmV4cjk1dCI+MTE2PC9rZXk+PC9mb3JlaWduLWtleXM+PHJlZi10eXBl
IG5hbWU9IkpvdXJuYWwgQXJ0aWNsZSI+MTc8L3JlZi10eXBlPjxjb250cmlidXRvcnM+PGF1dGhv
cnM+PGF1dGhvcj5CYXJiZXIsIE0uIFIuPC9hdXRob3I+PGF1dGhvcj5BbGRyaWRnZSwgSi4gUi4s
IEpyLjwvYXV0aG9yPjxhdXRob3I+V2Vic3RlciwgUi4gRy48L2F1dGhvcj48YXV0aG9yPk1hZ29y
LCBLLiBFLjwvYXV0aG9yPjwvYXV0aG9ycz48L2NvbnRyaWJ1dG9ycz48YXV0aC1hZGRyZXNzPkRl
cGFydG1lbnQgb2YgQmlvbG9naWNhbCBTY2llbmNlcywgVW5pdmVyc2l0eSBvZiBBbGJlcnRhLCBF
ZG1vbnRvbiwgQUIgVDZHIDJFOSwgQ2FuYWRhLjwvYXV0aC1hZGRyZXNzPjx0aXRsZXM+PHRpdGxl
PkFzc29jaWF0aW9uIG9mIFJJRy1JIHdpdGggaW5uYXRlIGltbXVuaXR5IG9mIGR1Y2tzIHRvIGlu
Zmx1ZW56YTwvdGl0bGU+PHNlY29uZGFyeS10aXRsZT5Qcm9jIE5hdGwgQWNhZCBTY2kgVSBTIEE8
L3NlY29uZGFyeS10aXRsZT48YWx0LXRpdGxlPlByb2NlZWRpbmdzIG9mIHRoZSBOYXRpb25hbCBB
Y2FkZW15IG9mIFNjaWVuY2VzIG9mIHRoZSBVbml0ZWQgU3RhdGVzIG9mIEFtZXJpY2E8L2FsdC10
aXRsZT48L3RpdGxlcz48cGVyaW9kaWNhbD48ZnVsbC10aXRsZT5Qcm9jIE5hdGwgQWNhZCBTY2kg
VSBTIEE8L2Z1bGwtdGl0bGU+PC9wZXJpb2RpY2FsPjxhbHQtcGVyaW9kaWNhbD48ZnVsbC10aXRs
ZT5Qcm9jZWVkaW5ncyBvZiB0aGUgTmF0aW9uYWwgQWNhZGVteSBvZiBTY2llbmNlcyBvZiB0aGUg
VW5pdGVkIFN0YXRlcyBvZiBBbWVyaWNhPC9mdWxsLXRpdGxlPjxhYmJyLTE+UCBOYXRsIEFjYWQg
U2NpIFVTQTwvYWJici0xPjwvYWx0LXBlcmlvZGljYWw+PHBhZ2VzPjU5MTMtODwvcGFnZXM+PHZv
bHVtZT4xMDc8L3ZvbHVtZT48bnVtYmVyPjEzPC9udW1iZXI+PGtleXdvcmRzPjxrZXl3b3JkPkFt
aW5vIEFjaWQgU2VxdWVuY2U8L2tleXdvcmQ+PGtleXdvcmQ+QW5pbWFsczwva2V5d29yZD48a2V5
d29yZD5BdmlhbiBQcm90ZWlucy8qZ2VuZXRpY3MvKmltbXVub2xvZ3k8L2tleXdvcmQ+PGtleXdv
cmQ+QmFzZSBTZXF1ZW5jZTwva2V5d29yZD48a2V5d29yZD5DaGlja2Vucy9nZW5ldGljcy9pbW11
bm9sb2d5PC9rZXl3b3JkPjxrZXl3b3JkPkROQSBQcmltZXJzL2dlbmV0aWNzPC9rZXl3b3JkPjxr
ZXl3b3JkPkR1Y2tzLypnZW5ldGljcy8qaW1tdW5vbG9neTwva2V5d29yZD48a2V5d29yZD5JbW11
bml0eSwgSW5uYXRlLypnZW5ldGljczwva2V5d29yZD48a2V5d29yZD5JbmZsdWVuemEgQSBWaXJ1
cywgSDVOMSBTdWJ0eXBlL2dlbmV0aWNzPC9rZXl3b3JkPjxrZXl3b3JkPkluZmx1ZW56YSBpbiBC
aXJkcy9nZW5ldGljcy9pbW11bm9sb2d5L3Zpcm9sb2d5PC9rZXl3b3JkPjxrZXl3b3JkPkludGVy
ZmVyb24tYmV0YS9nZW5ldGljczwva2V5d29yZD48a2V5d29yZD5Nb2xlY3VsYXIgU2VxdWVuY2Ug
RGF0YTwva2V5d29yZD48a2V5d29yZD5Qcm9tb3RlciBSZWdpb25zLCBHZW5ldGljPC9rZXl3b3Jk
PjxrZXl3b3JkPlJOQSBJbnRlcmZlcmVuY2U8L2tleXdvcmQ+PGtleXdvcmQ+Uk5BLCBWaXJhbC9n
ZW5ldGljczwva2V5d29yZD48a2V5d29yZD5TZXF1ZW5jZSBIb21vbG9neSwgQW1pbm8gQWNpZDwv
a2V5d29yZD48a2V5d29yZD5TcGVjaWVzIFNwZWNpZmljaXR5PC9rZXl3b3JkPjxrZXl3b3JkPlRy
YW5zZmVjdGlvbjwva2V5d29yZD48L2tleXdvcmRzPjxkYXRlcz48eWVhcj4yMDEwPC95ZWFyPjxw
dWItZGF0ZXM+PGRhdGU+TWFyIDMwPC9kYXRlPjwvcHViLWRhdGVzPjwvZGF0ZXM+PGlzYm4+MTA5
MS02NDkwIChFbGVjdHJvbmljKSYjeEQ7MDAyNy04NDI0IChMaW5raW5nKTwvaXNibj48YWNjZXNz
aW9uLW51bT4yMDMwODU3MDwvYWNjZXNzaW9uLW51bT48dXJscz48cmVsYXRlZC11cmxzPjx1cmw+
aHR0cDovL3d3dy5uY2JpLm5sbS5uaWguZ292L3B1Ym1lZC8yMDMwODU3MDwvdXJsPjwvcmVsYXRl
ZC11cmxzPjwvdXJscz48Y3VzdG9tMj4yODUxODY0PC9jdXN0b20yPjxlbGVjdHJvbmljLXJlc291
cmNlLW51bT4xMC4xMDczL3BuYXMuMTAwMTc1NTEwNzwvZWxlY3Ryb25pYy1yZXNvdXJjZS1udW0+
PC9yZWNvcmQ+PC9DaXRlPjwvRW5kTm90ZT5=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PEVuZE5vdGU+PENpdGU+PEF1dGhvcj5MaTwvQXV0aG9yPjxZZWFyPjIwMTU8L1llYXI+PFJlY051
bT4yNDwvUmVjTnVtPjxEaXNwbGF5VGV4dD4oMzcsIDM4KTwvRGlzcGxheVRleHQ+PHJlY29yZD48
cmVjLW51bWJlcj4yNDwvcmVjLW51bWJlcj48Zm9yZWlnbi1rZXlzPjxrZXkgYXBwPSJFTiIgZGIt
aWQ9InpkOXZycjlyNHN4cHZvZXgwejJ4MHNlbzk1dHg5ZmV4cjk1dCIgdGltZXN0YW1wPSIxNDg2
MjI2MTA0Ij4yNDwva2V5PjwvZm9yZWlnbi1rZXlzPjxyZWYtdHlwZSBuYW1lPSJKb3VybmFsIEFy
dGljbGUiPjE3PC9yZWYtdHlwZT48Y29udHJpYnV0b3JzPjxhdXRob3JzPjxhdXRob3I+TGksIEMu
PC9hdXRob3I+PGF1dGhvcj5KaWFvLCBTLjwvYXV0aG9yPjxhdXRob3I+V2FuZywgRy48L2F1dGhv
cj48YXV0aG9yPkdhbywgWS48L2F1dGhvcj48YXV0aG9yPkxpdSwgQy48L2F1dGhvcj48YXV0aG9y
PkhlLCBYLjwvYXV0aG9yPjxhdXRob3I+WmhhbmcsIEMuPC9hdXRob3I+PGF1dGhvcj5YaWFvLCBK
LjwvYXV0aG9yPjxhdXRob3I+TGksIFcuPC9hdXRob3I+PGF1dGhvcj5aaGFuZywgRy48L2F1dGhv
cj48YXV0aG9yPldlaSwgQi48L2F1dGhvcj48YXV0aG9yPkNoZW4sIEguPC9hdXRob3I+PGF1dGhv
cj5XYW5nLCBILjwvYXV0aG9yPjwvYXV0aG9ycz48L2NvbnRyaWJ1dG9ycz48YXV0aC1hZGRyZXNz
PktleSBMYWJvcmF0b3J5IG9mIFN5c3RlbXMgQmlvbG9neSwgSW5ub3ZhdGlvbiBDZW50ZXIgZm9y
IENlbGwgU2lnbmFsaW5nIE5ldHdvcmssIEluc3RpdHV0ZSBvZiBCaW9jaGVtaXN0cnkgYW5kIENl
bGwgQmlvbG9neSwgU2hhbmdoYWkgSW5zdGl0dXRlcyBmb3IgQmlvbG9naWNhbCBTY2llbmNlcywg
Q2hpbmVzZSBBY2FkZW15IG9mIFNjaWVuY2VzLCBTaGFuZ2hhaSwgQ2hpbmEuJiN4RDtTdGF0ZSBL
ZXkgTGFib3JhdG9yeSBvZiBWZXRlcmluYXJ5IEJpb3RlY2hub2xvZ3ksIEhhcmJpbiBWZXRlcmlu
YXJ5IFJlc2VhcmNoIEluc3RpdHV0ZSwgQ2hpbmVzZSBBY2FkZW15IG9mIEFncmljdWx0dXJhbCBT
Y2llbmNlLCBIYXJiaW4sIENoaW5hLiYjeEQ7U3RhdGUgS2V5IExhYm9yYXRvcnkgb2YgVmlyb2xv
Z3ksIFd1aGFuIEluc3RpdHV0ZSBvZiBWaXJvbG9neSwgQ2hpbmVzZSBBY2FkZW15IG9mIFNjaWVu
Y2VzLCBXdWhhbiwgQ2hpbmEuPC9hdXRoLWFkZHJlc3M+PHRpdGxlcz48dGl0bGU+VGhlIEltbXVu
ZSBBZGFwdG9yIEFEQVAgUmVndWxhdGVzIFJlY2lwcm9jYWwgVEdGLWJldGExLUludGVncmluIENy
b3NzdGFsayB0byBQcm90ZWN0IGZyb20gSW5mbHVlbnphIFZpcnVzIEluZmVjdGlvbjwvdGl0bGU+
PHNlY29uZGFyeS10aXRsZT5QTG9TIFBhdGhvZzwvc2Vjb25kYXJ5LXRpdGxlPjwvdGl0bGVzPjxw
ZXJpb2RpY2FsPjxmdWxsLXRpdGxlPlBMb1MgUGF0aG9nPC9mdWxsLXRpdGxlPjwvcGVyaW9kaWNh
bD48cGFnZXM+ZTEwMDQ4MjQ8L3BhZ2VzPjx2b2x1bWU+MTE8L3ZvbHVtZT48bnVtYmVyPjQ8L251
bWJlcj48a2V5d29yZHM+PGtleXdvcmQ+QWRhcHRvciBQcm90ZWlucywgU2lnbmFsIFRyYW5zZHVj
aW5nL2dlbmV0aWNzLyptZXRhYm9saXNtPC9rZXl3b3JkPjxrZXl3b3JkPkFuaW1hbHM8L2tleXdv
cmQ+PGtleXdvcmQ+QW50aWdlbnMsIENELyptZXRhYm9saXNtPC9rZXl3b3JkPjxrZXl3b3JkPkNE
OC1Qb3NpdGl2ZSBULUx5bXBob2N5dGVzL2ltbXVub2xvZ3kvKm1ldGFib2xpc20vcGF0aG9sb2d5
L3Zpcm9sb2d5PC9rZXl3b3JkPjxrZXl3b3JkPkNlbGwgTGluZTwva2V5d29yZD48a2V5d29yZD5D
cm9zc2VzLCBHZW5ldGljPC9rZXl3b3JkPjxrZXl3b3JkPkh1bWFuczwva2V5d29yZD48a2V5d29y
ZD5JbW11bml0eSwgTXVjb3NhbDwva2V5d29yZD48a2V5d29yZD5JbmZsdWVuemEgQSBWaXJ1cywg
SDFOMSBTdWJ0eXBlLyppbW11bm9sb2d5PC9rZXl3b3JkPjxrZXl3b3JkPkluZmx1ZW56YSBBIFZp
cnVzLCBINU4xIFN1YnR5cGUvKmltbXVub2xvZ3k8L2tleXdvcmQ+PGtleXdvcmQ+SW5mbHVlbnph
LCBIdW1hbi9pbW11bm9sb2d5L21ldGFib2xpc20vcGF0aG9sb2d5L3Zpcm9sb2d5PC9rZXl3b3Jk
PjxrZXl3b3JkPkludGVncmluIGFscGhhIENoYWlucy8qbWV0YWJvbGlzbTwva2V5d29yZD48a2V5
d29yZD5MdW5nL2ltbXVub2xvZ3kvbWV0YWJvbGlzbS9wYXRob2xvZ3kvdmlyb2xvZ3k8L2tleXdv
cmQ+PGtleXdvcmQ+TWljZSwgSW5icmVkIEM1N0JMPC9rZXl3b3JkPjxrZXl3b3JkPk1pY2UsIEtu
b2Nrb3V0PC9rZXl3b3JkPjxrZXl3b3JkPk1pY2UsIFRyYW5zZ2VuaWM8L2tleXdvcmQ+PGtleXdv
cmQ+UHJvdGVpbi1TZXJpbmUtVGhyZW9uaW5lIEtpbmFzZXMvbWV0YWJvbGlzbTwva2V5d29yZD48
a2V5d29yZD5SZWNlcHRvcnMsIFRyYW5zZm9ybWluZyBHcm93dGggRmFjdG9yIGJldGEvYWdvbmlz
dHMvbWV0YWJvbGlzbTwva2V5d29yZD48a2V5d29yZD5SZWNvbWJpbmFudCBQcm90ZWlucy9tZXRh
Ym9saXNtPC9rZXl3b3JkPjxrZXl3b3JkPlJlc3BpcmF0b3J5IE11Y29zYS9pbW11bm9sb2d5L21l
dGFib2xpc20vcGF0aG9sb2d5L3Zpcm9sb2d5PC9rZXl3b3JkPjxrZXl3b3JkPlNpZ25hbCBUcmFu
c2R1Y3Rpb248L2tleXdvcmQ+PGtleXdvcmQ+U3BlY2lmaWMgUGF0aG9nZW4tRnJlZSBPcmdhbmlz
bXM8L2tleXdvcmQ+PGtleXdvcmQ+VHJhbnNmb3JtaW5nIEdyb3d0aCBGYWN0b3IgYmV0YTEvKm1l
dGFib2xpc208L2tleXdvcmQ+PC9rZXl3b3Jkcz48ZGF0ZXM+PHllYXI+MjAxNTwveWVhcj48cHVi
LWRhdGVzPjxkYXRlPkFwcjwvZGF0ZT48L3B1Yi1kYXRlcz48L2RhdGVzPjxpc2JuPjE1NTMtNzM3
NCAoRWxlY3Ryb25pYykmI3hEOzE1NTMtNzM2NiAoTGlua2luZyk8L2lzYm4+PGFjY2Vzc2lvbi1u
dW0+MjU5MDk0NTk8L2FjY2Vzc2lvbi1udW0+PHVybHM+PHJlbGF0ZWQtdXJscz48dXJsPmh0dHBz
Oi8vd3d3Lm5jYmkubmxtLm5paC5nb3YvcHVibWVkLzI1OTA5NDU5PC91cmw+PC9yZWxhdGVkLXVy
bHM+PC91cmxzPjxjdXN0b20yPlBNQzQ0MDkxMjA8L2N1c3RvbTI+PGVsZWN0cm9uaWMtcmVzb3Vy
Y2UtbnVtPjEwLjEzNzEvam91cm5hbC5wcGF0LjEwMDQ4MjQ8L2VsZWN0cm9uaWMtcmVzb3VyY2Ut
bnVtPjwvcmVjb3JkPjwvQ2l0ZT48Q2l0ZT48QXV0aG9yPkJhcmJlcjwvQXV0aG9yPjxZZWFyPjIw
MTA8L1llYXI+PFJlY051bT4xMTY8L1JlY051bT48cmVjb3JkPjxyZWMtbnVtYmVyPjExNjwvcmVj
LW51bWJlcj48Zm9yZWlnbi1rZXlzPjxrZXkgYXBwPSJFTiIgZGItaWQ9InpkOXZycjlyNHN4cHZv
ZXgwejJ4MHNlbzk1dHg5ZmV4cjk1dCI+MTE2PC9rZXk+PC9mb3JlaWduLWtleXM+PHJlZi10eXBl
IG5hbWU9IkpvdXJuYWwgQXJ0aWNsZSI+MTc8L3JlZi10eXBlPjxjb250cmlidXRvcnM+PGF1dGhv
cnM+PGF1dGhvcj5CYXJiZXIsIE0uIFIuPC9hdXRob3I+PGF1dGhvcj5BbGRyaWRnZSwgSi4gUi4s
IEpyLjwvYXV0aG9yPjxhdXRob3I+V2Vic3RlciwgUi4gRy48L2F1dGhvcj48YXV0aG9yPk1hZ29y
LCBLLiBFLjwvYXV0aG9yPjwvYXV0aG9ycz48L2NvbnRyaWJ1dG9ycz48YXV0aC1hZGRyZXNzPkRl
cGFydG1lbnQgb2YgQmlvbG9naWNhbCBTY2llbmNlcywgVW5pdmVyc2l0eSBvZiBBbGJlcnRhLCBF
ZG1vbnRvbiwgQUIgVDZHIDJFOSwgQ2FuYWRhLjwvYXV0aC1hZGRyZXNzPjx0aXRsZXM+PHRpdGxl
PkFzc29jaWF0aW9uIG9mIFJJRy1JIHdpdGggaW5uYXRlIGltbXVuaXR5IG9mIGR1Y2tzIHRvIGlu
Zmx1ZW56YTwvdGl0bGU+PHNlY29uZGFyeS10aXRsZT5Qcm9jIE5hdGwgQWNhZCBTY2kgVSBTIEE8
L3NlY29uZGFyeS10aXRsZT48YWx0LXRpdGxlPlByb2NlZWRpbmdzIG9mIHRoZSBOYXRpb25hbCBB
Y2FkZW15IG9mIFNjaWVuY2VzIG9mIHRoZSBVbml0ZWQgU3RhdGVzIG9mIEFtZXJpY2E8L2FsdC10
aXRsZT48L3RpdGxlcz48cGVyaW9kaWNhbD48ZnVsbC10aXRsZT5Qcm9jIE5hdGwgQWNhZCBTY2kg
VSBTIEE8L2Z1bGwtdGl0bGU+PC9wZXJpb2RpY2FsPjxhbHQtcGVyaW9kaWNhbD48ZnVsbC10aXRs
ZT5Qcm9jZWVkaW5ncyBvZiB0aGUgTmF0aW9uYWwgQWNhZGVteSBvZiBTY2llbmNlcyBvZiB0aGUg
VW5pdGVkIFN0YXRlcyBvZiBBbWVyaWNhPC9mdWxsLXRpdGxlPjxhYmJyLTE+UCBOYXRsIEFjYWQg
U2NpIFVTQTwvYWJici0xPjwvYWx0LXBlcmlvZGljYWw+PHBhZ2VzPjU5MTMtODwvcGFnZXM+PHZv
bHVtZT4xMDc8L3ZvbHVtZT48bnVtYmVyPjEzPC9udW1iZXI+PGtleXdvcmRzPjxrZXl3b3JkPkFt
aW5vIEFjaWQgU2VxdWVuY2U8L2tleXdvcmQ+PGtleXdvcmQ+QW5pbWFsczwva2V5d29yZD48a2V5
d29yZD5BdmlhbiBQcm90ZWlucy8qZ2VuZXRpY3MvKmltbXVub2xvZ3k8L2tleXdvcmQ+PGtleXdv
cmQ+QmFzZSBTZXF1ZW5jZTwva2V5d29yZD48a2V5d29yZD5DaGlja2Vucy9nZW5ldGljcy9pbW11
bm9sb2d5PC9rZXl3b3JkPjxrZXl3b3JkPkROQSBQcmltZXJzL2dlbmV0aWNzPC9rZXl3b3JkPjxr
ZXl3b3JkPkR1Y2tzLypnZW5ldGljcy8qaW1tdW5vbG9neTwva2V5d29yZD48a2V5d29yZD5JbW11
bml0eSwgSW5uYXRlLypnZW5ldGljczwva2V5d29yZD48a2V5d29yZD5JbmZsdWVuemEgQSBWaXJ1
cywgSDVOMSBTdWJ0eXBlL2dlbmV0aWNzPC9rZXl3b3JkPjxrZXl3b3JkPkluZmx1ZW56YSBpbiBC
aXJkcy9nZW5ldGljcy9pbW11bm9sb2d5L3Zpcm9sb2d5PC9rZXl3b3JkPjxrZXl3b3JkPkludGVy
ZmVyb24tYmV0YS9nZW5ldGljczwva2V5d29yZD48a2V5d29yZD5Nb2xlY3VsYXIgU2VxdWVuY2Ug
RGF0YTwva2V5d29yZD48a2V5d29yZD5Qcm9tb3RlciBSZWdpb25zLCBHZW5ldGljPC9rZXl3b3Jk
PjxrZXl3b3JkPlJOQSBJbnRlcmZlcmVuY2U8L2tleXdvcmQ+PGtleXdvcmQ+Uk5BLCBWaXJhbC9n
ZW5ldGljczwva2V5d29yZD48a2V5d29yZD5TZXF1ZW5jZSBIb21vbG9neSwgQW1pbm8gQWNpZDwv
a2V5d29yZD48a2V5d29yZD5TcGVjaWVzIFNwZWNpZmljaXR5PC9rZXl3b3JkPjxrZXl3b3JkPlRy
YW5zZmVjdGlvbjwva2V5d29yZD48L2tleXdvcmRzPjxkYXRlcz48eWVhcj4yMDEwPC95ZWFyPjxw
dWItZGF0ZXM+PGRhdGU+TWFyIDMwPC9kYXRlPjwvcHViLWRhdGVzPjwvZGF0ZXM+PGlzYm4+MTA5
MS02NDkwIChFbGVjdHJvbmljKSYjeEQ7MDAyNy04NDI0IChMaW5raW5nKTwvaXNibj48YWNjZXNz
aW9uLW51bT4yMDMwODU3MDwvYWNjZXNzaW9uLW51bT48dXJscz48cmVsYXRlZC11cmxzPjx1cmw+
aHR0cDovL3d3dy5uY2JpLm5sbS5uaWguZ292L3B1Ym1lZC8yMDMwODU3MDwvdXJsPjwvcmVsYXRl
ZC11cmxzPjwvdXJscz48Y3VzdG9tMj4yODUxODY0PC9jdXN0b20yPjxlbGVjdHJvbmljLXJlc291
cmNlLW51bT4xMC4xMDczL3BuYXMuMTAwMTc1NTEwNzwvZWxlY3Ryb25pYy1yZXNvdXJjZS1udW0+
PC9yZWNvcmQ+PC9DaXRlPjwvRW5kTm90ZT5=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9E1533">
        <w:rPr>
          <w:rFonts w:ascii="Times New Roman" w:hAnsi="Times New Roman" w:cs="Times New Roman"/>
          <w:sz w:val="24"/>
          <w:szCs w:val="24"/>
        </w:rPr>
      </w:r>
      <w:r w:rsidR="009E1533">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37" w:tooltip="Li, 2015 #24" w:history="1">
        <w:r w:rsidR="008834D1">
          <w:rPr>
            <w:rFonts w:ascii="Times New Roman" w:hAnsi="Times New Roman" w:cs="Times New Roman"/>
            <w:noProof/>
            <w:sz w:val="24"/>
            <w:szCs w:val="24"/>
          </w:rPr>
          <w:t>37</w:t>
        </w:r>
      </w:hyperlink>
      <w:r w:rsidR="00F50B80">
        <w:rPr>
          <w:rFonts w:ascii="Times New Roman" w:hAnsi="Times New Roman" w:cs="Times New Roman"/>
          <w:noProof/>
          <w:sz w:val="24"/>
          <w:szCs w:val="24"/>
        </w:rPr>
        <w:t xml:space="preserve">, </w:t>
      </w:r>
      <w:hyperlink w:anchor="_ENREF_38" w:tooltip="Barber, 2010 #116" w:history="1">
        <w:r w:rsidR="008834D1">
          <w:rPr>
            <w:rFonts w:ascii="Times New Roman" w:hAnsi="Times New Roman" w:cs="Times New Roman"/>
            <w:noProof/>
            <w:sz w:val="24"/>
            <w:szCs w:val="24"/>
          </w:rPr>
          <w:t>38</w:t>
        </w:r>
      </w:hyperlink>
      <w:r w:rsidR="00F50B80">
        <w:rPr>
          <w:rFonts w:ascii="Times New Roman" w:hAnsi="Times New Roman" w:cs="Times New Roman"/>
          <w:noProof/>
          <w:sz w:val="24"/>
          <w:szCs w:val="24"/>
        </w:rPr>
        <w:t>)</w:t>
      </w:r>
      <w:r w:rsidR="009E1533">
        <w:rPr>
          <w:rFonts w:ascii="Times New Roman" w:hAnsi="Times New Roman" w:cs="Times New Roman"/>
          <w:sz w:val="24"/>
          <w:szCs w:val="24"/>
        </w:rPr>
        <w:fldChar w:fldCharType="end"/>
      </w:r>
      <w:r w:rsidR="00594C1F">
        <w:rPr>
          <w:rFonts w:ascii="Times New Roman" w:hAnsi="Times New Roman" w:cs="Times New Roman" w:hint="eastAsia"/>
          <w:sz w:val="24"/>
          <w:szCs w:val="24"/>
        </w:rPr>
        <w:t xml:space="preserve">. </w:t>
      </w:r>
      <w:r w:rsidR="00373CC7">
        <w:rPr>
          <w:rFonts w:ascii="Times New Roman" w:hAnsi="Times New Roman" w:cs="Times New Roman"/>
          <w:sz w:val="24"/>
          <w:szCs w:val="24"/>
        </w:rPr>
        <w:t>Therefore, it seem</w:t>
      </w:r>
      <w:r w:rsidR="00555609">
        <w:rPr>
          <w:rFonts w:ascii="Times New Roman" w:hAnsi="Times New Roman" w:cs="Times New Roman"/>
          <w:sz w:val="24"/>
          <w:szCs w:val="24"/>
        </w:rPr>
        <w:t>ed</w:t>
      </w:r>
      <w:r w:rsidR="00373CC7">
        <w:rPr>
          <w:rFonts w:ascii="Times New Roman" w:hAnsi="Times New Roman" w:cs="Times New Roman"/>
          <w:sz w:val="24"/>
          <w:szCs w:val="24"/>
        </w:rPr>
        <w:t xml:space="preserve"> that positive selections on immune genes might </w:t>
      </w:r>
      <w:r w:rsidR="00CD5EE4">
        <w:rPr>
          <w:rFonts w:ascii="Times New Roman" w:hAnsi="Times New Roman" w:cs="Times New Roman"/>
          <w:sz w:val="24"/>
          <w:szCs w:val="24"/>
        </w:rPr>
        <w:t xml:space="preserve">help the early mallard and spot-billed </w:t>
      </w:r>
      <w:r w:rsidR="00D000DC">
        <w:rPr>
          <w:rFonts w:ascii="Times New Roman" w:hAnsi="Times New Roman" w:cs="Times New Roman"/>
          <w:sz w:val="24"/>
          <w:szCs w:val="24"/>
        </w:rPr>
        <w:t xml:space="preserve">duck </w:t>
      </w:r>
      <w:r w:rsidR="00CD5EE4">
        <w:rPr>
          <w:rFonts w:ascii="Times New Roman" w:hAnsi="Times New Roman" w:cs="Times New Roman"/>
          <w:sz w:val="24"/>
          <w:szCs w:val="24"/>
        </w:rPr>
        <w:t xml:space="preserve">ancestor keep evolutionary equilibrium with </w:t>
      </w:r>
      <w:r w:rsidR="006A19D9">
        <w:rPr>
          <w:rFonts w:ascii="Times New Roman" w:hAnsi="Times New Roman" w:cs="Times New Roman"/>
          <w:sz w:val="24"/>
          <w:szCs w:val="24"/>
        </w:rPr>
        <w:lastRenderedPageBreak/>
        <w:t>influenza A viruses.</w:t>
      </w:r>
      <w:r w:rsidR="003D3CEB">
        <w:rPr>
          <w:rFonts w:ascii="Times New Roman" w:hAnsi="Times New Roman" w:cs="Times New Roman"/>
          <w:sz w:val="24"/>
          <w:szCs w:val="24"/>
        </w:rPr>
        <w:t xml:space="preserve"> </w:t>
      </w:r>
      <w:r w:rsidR="00EC61CC" w:rsidRPr="00EC61CC">
        <w:rPr>
          <w:rFonts w:ascii="Times New Roman" w:hAnsi="Times New Roman" w:cs="Times New Roman"/>
          <w:sz w:val="24"/>
          <w:szCs w:val="24"/>
        </w:rPr>
        <w:t>In addition, we examined functional activity of four mutations locating in intron, UTR or downstream of Ephrin-A5 (</w:t>
      </w:r>
      <w:r w:rsidR="00EC61CC" w:rsidRPr="00194533">
        <w:rPr>
          <w:rFonts w:ascii="Times New Roman" w:hAnsi="Times New Roman" w:cs="Times New Roman"/>
          <w:i/>
          <w:sz w:val="24"/>
          <w:szCs w:val="24"/>
        </w:rPr>
        <w:t>EFNA5</w:t>
      </w:r>
      <w:r w:rsidR="00EC61CC" w:rsidRPr="00EC61CC">
        <w:rPr>
          <w:rFonts w:ascii="Times New Roman" w:hAnsi="Times New Roman" w:cs="Times New Roman"/>
          <w:sz w:val="24"/>
          <w:szCs w:val="24"/>
        </w:rPr>
        <w:t xml:space="preserve">,2), </w:t>
      </w:r>
      <w:r w:rsidR="00EC61CC" w:rsidRPr="00194533">
        <w:rPr>
          <w:rFonts w:ascii="Times New Roman" w:hAnsi="Times New Roman" w:cs="Times New Roman"/>
          <w:i/>
          <w:sz w:val="24"/>
          <w:szCs w:val="24"/>
        </w:rPr>
        <w:t>ISL1</w:t>
      </w:r>
      <w:r w:rsidR="00EC61CC" w:rsidRPr="00EC61CC">
        <w:rPr>
          <w:rFonts w:ascii="Times New Roman" w:hAnsi="Times New Roman" w:cs="Times New Roman"/>
          <w:sz w:val="24"/>
          <w:szCs w:val="24"/>
        </w:rPr>
        <w:t xml:space="preserve"> (1) and Mitochondrial Ribosomal Protein S27 (</w:t>
      </w:r>
      <w:r w:rsidR="00EC61CC" w:rsidRPr="00194533">
        <w:rPr>
          <w:rFonts w:ascii="Times New Roman" w:hAnsi="Times New Roman" w:cs="Times New Roman"/>
          <w:i/>
          <w:sz w:val="24"/>
          <w:szCs w:val="24"/>
        </w:rPr>
        <w:t>MRPS27</w:t>
      </w:r>
      <w:r w:rsidR="00EC61CC" w:rsidRPr="00EC61CC">
        <w:rPr>
          <w:rFonts w:ascii="Times New Roman" w:hAnsi="Times New Roman" w:cs="Times New Roman"/>
          <w:sz w:val="24"/>
          <w:szCs w:val="24"/>
        </w:rPr>
        <w:t xml:space="preserve">,1), respectively. Three of the four sites with wild type showed significantly higher gene expression acidity than domestic genotype in luciferase activity assay (Fig. 4d; </w:t>
      </w:r>
      <w:r w:rsidR="00E83094">
        <w:rPr>
          <w:rFonts w:ascii="Times New Roman" w:hAnsi="Times New Roman" w:cs="Times New Roman"/>
          <w:sz w:val="24"/>
          <w:szCs w:val="24"/>
        </w:rPr>
        <w:t>Table S22; Fig. S28</w:t>
      </w:r>
      <w:r w:rsidR="00EC61CC" w:rsidRPr="00EC61CC">
        <w:rPr>
          <w:rFonts w:ascii="Times New Roman" w:hAnsi="Times New Roman" w:cs="Times New Roman"/>
          <w:sz w:val="24"/>
          <w:szCs w:val="24"/>
        </w:rPr>
        <w:t>).</w:t>
      </w:r>
    </w:p>
    <w:p w14:paraId="4AFC0927" w14:textId="6F7DA69D" w:rsidR="003463A6" w:rsidRDefault="007E11CA" w:rsidP="00EC61CC">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eastAsia"/>
          <w:b/>
          <w:sz w:val="24"/>
          <w:szCs w:val="24"/>
        </w:rPr>
        <w:t>The genomic</w:t>
      </w:r>
      <w:r w:rsidR="00FB0F26">
        <w:rPr>
          <w:rFonts w:ascii="Times New Roman" w:hAnsi="Times New Roman" w:cs="Times New Roman" w:hint="eastAsia"/>
          <w:b/>
          <w:sz w:val="24"/>
          <w:szCs w:val="24"/>
        </w:rPr>
        <w:t xml:space="preserve"> </w:t>
      </w:r>
      <w:r w:rsidR="002967CF">
        <w:rPr>
          <w:rFonts w:ascii="Times New Roman" w:hAnsi="Times New Roman" w:cs="Times New Roman"/>
          <w:b/>
          <w:sz w:val="24"/>
          <w:szCs w:val="24"/>
        </w:rPr>
        <w:t>islands</w:t>
      </w:r>
      <w:r>
        <w:rPr>
          <w:rFonts w:ascii="Times New Roman" w:hAnsi="Times New Roman" w:cs="Times New Roman" w:hint="eastAsia"/>
          <w:b/>
          <w:sz w:val="24"/>
          <w:szCs w:val="24"/>
        </w:rPr>
        <w:t xml:space="preserve"> of</w:t>
      </w:r>
      <w:r w:rsidR="00044494">
        <w:rPr>
          <w:rFonts w:ascii="Times New Roman" w:hAnsi="Times New Roman" w:cs="Times New Roman"/>
          <w:b/>
          <w:sz w:val="24"/>
          <w:szCs w:val="24"/>
        </w:rPr>
        <w:t xml:space="preserve"> </w:t>
      </w:r>
      <w:r w:rsidR="00FB0F26">
        <w:rPr>
          <w:rFonts w:ascii="Times New Roman" w:hAnsi="Times New Roman" w:cs="Times New Roman" w:hint="eastAsia"/>
          <w:b/>
          <w:sz w:val="24"/>
          <w:szCs w:val="24"/>
        </w:rPr>
        <w:t xml:space="preserve">mallard </w:t>
      </w:r>
      <w:r w:rsidR="00104794">
        <w:rPr>
          <w:rFonts w:ascii="Times New Roman" w:hAnsi="Times New Roman" w:cs="Times New Roman"/>
          <w:b/>
          <w:sz w:val="24"/>
          <w:szCs w:val="24"/>
        </w:rPr>
        <w:t xml:space="preserve">duck </w:t>
      </w:r>
      <w:r w:rsidR="00FB0F26">
        <w:rPr>
          <w:rFonts w:ascii="Times New Roman" w:hAnsi="Times New Roman" w:cs="Times New Roman" w:hint="eastAsia"/>
          <w:b/>
          <w:sz w:val="24"/>
          <w:szCs w:val="24"/>
        </w:rPr>
        <w:t>and spot-billed duck</w:t>
      </w:r>
      <w:r w:rsidR="00104794">
        <w:rPr>
          <w:rFonts w:ascii="Times New Roman" w:hAnsi="Times New Roman" w:cs="Times New Roman"/>
          <w:b/>
          <w:sz w:val="24"/>
          <w:szCs w:val="24"/>
        </w:rPr>
        <w:t xml:space="preserve"> divergence</w:t>
      </w:r>
    </w:p>
    <w:p w14:paraId="2F7CA7BD" w14:textId="287C036F" w:rsidR="00DD4BE2" w:rsidRDefault="00C75846" w:rsidP="00DD4BE2">
      <w:pPr>
        <w:tabs>
          <w:tab w:val="left" w:pos="3261"/>
        </w:tabs>
        <w:autoSpaceDE w:val="0"/>
        <w:autoSpaceDN w:val="0"/>
        <w:adjustRightInd w:val="0"/>
        <w:spacing w:line="480" w:lineRule="auto"/>
        <w:rPr>
          <w:rFonts w:ascii="Times New Roman" w:hAnsi="Times New Roman" w:cs="Times New Roman"/>
          <w:sz w:val="24"/>
          <w:szCs w:val="24"/>
        </w:rPr>
      </w:pPr>
      <w:r w:rsidRPr="007E74DC">
        <w:rPr>
          <w:rFonts w:ascii="Times New Roman" w:hAnsi="Times New Roman" w:cs="Times New Roman"/>
          <w:sz w:val="24"/>
          <w:szCs w:val="24"/>
        </w:rPr>
        <w:t>We estimated that the mallard duck</w:t>
      </w:r>
      <w:r w:rsidR="00E76F9A" w:rsidRPr="007E74DC">
        <w:rPr>
          <w:rFonts w:ascii="Times New Roman" w:hAnsi="Times New Roman" w:cs="Times New Roman" w:hint="eastAsia"/>
          <w:sz w:val="24"/>
          <w:szCs w:val="24"/>
        </w:rPr>
        <w:t>s</w:t>
      </w:r>
      <w:r w:rsidRPr="007E74DC">
        <w:rPr>
          <w:rFonts w:ascii="Times New Roman" w:hAnsi="Times New Roman" w:cs="Times New Roman"/>
          <w:sz w:val="24"/>
          <w:szCs w:val="24"/>
        </w:rPr>
        <w:t xml:space="preserve"> diverged from the spot-billed duck</w:t>
      </w:r>
      <w:r w:rsidR="00E76F9A" w:rsidRPr="007E74DC">
        <w:rPr>
          <w:rFonts w:ascii="Times New Roman" w:hAnsi="Times New Roman" w:cs="Times New Roman" w:hint="eastAsia"/>
          <w:sz w:val="24"/>
          <w:szCs w:val="24"/>
        </w:rPr>
        <w:t>s</w:t>
      </w:r>
      <w:r w:rsidRPr="007E74DC">
        <w:rPr>
          <w:rFonts w:ascii="Times New Roman" w:hAnsi="Times New Roman" w:cs="Times New Roman"/>
          <w:sz w:val="24"/>
          <w:szCs w:val="24"/>
        </w:rPr>
        <w:t xml:space="preserve"> about </w:t>
      </w:r>
      <w:r w:rsidR="0089593D">
        <w:rPr>
          <w:rFonts w:ascii="Times New Roman" w:hAnsi="Times New Roman" w:cs="Times New Roman"/>
          <w:sz w:val="24"/>
          <w:szCs w:val="24"/>
        </w:rPr>
        <w:t>7</w:t>
      </w:r>
      <w:r w:rsidR="0089593D" w:rsidRPr="007E74DC">
        <w:rPr>
          <w:rFonts w:ascii="Times New Roman" w:hAnsi="Times New Roman" w:cs="Times New Roman"/>
          <w:sz w:val="24"/>
          <w:szCs w:val="24"/>
        </w:rPr>
        <w:t xml:space="preserve">0 </w:t>
      </w:r>
      <w:proofErr w:type="spellStart"/>
      <w:r w:rsidRPr="007E74DC">
        <w:rPr>
          <w:rFonts w:ascii="Times New Roman" w:hAnsi="Times New Roman" w:cs="Times New Roman"/>
          <w:sz w:val="24"/>
          <w:szCs w:val="24"/>
        </w:rPr>
        <w:t>Kyr</w:t>
      </w:r>
      <w:r w:rsidR="00F24C2D" w:rsidRPr="007E74DC">
        <w:rPr>
          <w:rFonts w:ascii="Times New Roman" w:hAnsi="Times New Roman" w:cs="Times New Roman"/>
          <w:sz w:val="24"/>
          <w:szCs w:val="24"/>
        </w:rPr>
        <w:t>s</w:t>
      </w:r>
      <w:proofErr w:type="spellEnd"/>
      <w:r w:rsidRPr="007E74DC">
        <w:rPr>
          <w:rFonts w:ascii="Times New Roman" w:hAnsi="Times New Roman" w:cs="Times New Roman"/>
          <w:sz w:val="24"/>
          <w:szCs w:val="24"/>
        </w:rPr>
        <w:t xml:space="preserve"> using </w:t>
      </w:r>
      <w:r w:rsidR="0089593D">
        <w:rPr>
          <w:rFonts w:ascii="Times New Roman" w:hAnsi="Times New Roman" w:cs="Times New Roman"/>
          <w:sz w:val="24"/>
          <w:szCs w:val="24"/>
        </w:rPr>
        <w:t>two split</w:t>
      </w:r>
      <w:r w:rsidRPr="007E74DC">
        <w:rPr>
          <w:rFonts w:ascii="Times New Roman" w:hAnsi="Times New Roman" w:cs="Times New Roman"/>
          <w:sz w:val="24"/>
          <w:szCs w:val="24"/>
        </w:rPr>
        <w:t xml:space="preserve"> model</w:t>
      </w:r>
      <w:r w:rsidR="0089593D">
        <w:rPr>
          <w:rFonts w:ascii="Times New Roman" w:hAnsi="Times New Roman" w:cs="Times New Roman"/>
          <w:sz w:val="24"/>
          <w:szCs w:val="24"/>
        </w:rPr>
        <w:t>s</w:t>
      </w:r>
      <w:r w:rsidRPr="00CB79F4">
        <w:rPr>
          <w:rFonts w:ascii="Times New Roman" w:hAnsi="Times New Roman" w:cs="Times New Roman"/>
          <w:sz w:val="24"/>
          <w:szCs w:val="24"/>
        </w:rPr>
        <w:t xml:space="preserve"> (Fig</w:t>
      </w:r>
      <w:r w:rsidR="001C2015">
        <w:rPr>
          <w:rFonts w:ascii="Times New Roman" w:hAnsi="Times New Roman" w:cs="Times New Roman" w:hint="eastAsia"/>
          <w:sz w:val="24"/>
          <w:szCs w:val="24"/>
        </w:rPr>
        <w:t>.</w:t>
      </w:r>
      <w:r w:rsidRPr="00CB79F4">
        <w:rPr>
          <w:rFonts w:ascii="Times New Roman" w:hAnsi="Times New Roman" w:cs="Times New Roman"/>
          <w:sz w:val="24"/>
          <w:szCs w:val="24"/>
        </w:rPr>
        <w:t xml:space="preserve"> </w:t>
      </w:r>
      <w:r w:rsidR="00E11CDF">
        <w:rPr>
          <w:rFonts w:ascii="Times New Roman" w:hAnsi="Times New Roman" w:cs="Times New Roman" w:hint="eastAsia"/>
          <w:sz w:val="24"/>
          <w:szCs w:val="24"/>
        </w:rPr>
        <w:t>3</w:t>
      </w:r>
      <w:r w:rsidR="00A54656">
        <w:rPr>
          <w:rFonts w:ascii="Times New Roman" w:hAnsi="Times New Roman" w:cs="Times New Roman"/>
          <w:sz w:val="24"/>
          <w:szCs w:val="24"/>
        </w:rPr>
        <w:t>a-b</w:t>
      </w:r>
      <w:r w:rsidRPr="00CB79F4">
        <w:rPr>
          <w:rFonts w:ascii="Times New Roman" w:hAnsi="Times New Roman" w:cs="Times New Roman"/>
          <w:sz w:val="24"/>
          <w:szCs w:val="24"/>
        </w:rPr>
        <w:t xml:space="preserve">). This divergent time was consistent with that one counted using </w:t>
      </w:r>
      <w:proofErr w:type="spellStart"/>
      <w:r w:rsidRPr="00CB79F4">
        <w:rPr>
          <w:rFonts w:ascii="Times New Roman" w:hAnsi="Times New Roman" w:cs="Times New Roman"/>
          <w:sz w:val="24"/>
          <w:szCs w:val="24"/>
        </w:rPr>
        <w:t>mtDNA</w:t>
      </w:r>
      <w:proofErr w:type="spellEnd"/>
      <w:r w:rsidRPr="00CB79F4">
        <w:rPr>
          <w:rFonts w:ascii="Times New Roman" w:hAnsi="Times New Roman" w:cs="Times New Roman"/>
          <w:sz w:val="24"/>
          <w:szCs w:val="24"/>
        </w:rPr>
        <w:t xml:space="preserve"> sequences, and even less than the corresponding one (about 340 Kyrs~</w:t>
      </w:r>
      <w:r w:rsidR="001C2015">
        <w:rPr>
          <w:rFonts w:ascii="Times New Roman" w:hAnsi="Times New Roman" w:cs="Times New Roman" w:hint="eastAsia"/>
          <w:sz w:val="24"/>
          <w:szCs w:val="24"/>
        </w:rPr>
        <w:t xml:space="preserve">2 </w:t>
      </w:r>
      <w:proofErr w:type="spellStart"/>
      <w:r w:rsidRPr="00CB79F4">
        <w:rPr>
          <w:rFonts w:ascii="Times New Roman" w:hAnsi="Times New Roman" w:cs="Times New Roman"/>
          <w:sz w:val="24"/>
          <w:szCs w:val="24"/>
        </w:rPr>
        <w:t>Myrs</w:t>
      </w:r>
      <w:proofErr w:type="spellEnd"/>
      <w:r w:rsidRPr="00CB79F4">
        <w:rPr>
          <w:rFonts w:ascii="Times New Roman" w:hAnsi="Times New Roman" w:cs="Times New Roman"/>
          <w:sz w:val="24"/>
          <w:szCs w:val="24"/>
        </w:rPr>
        <w:t>) of two flycatcher species, which were studied extensively in speciation divergence</w:t>
      </w:r>
      <w:r w:rsidR="00F536C7">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MjAxMzwvWWVhcj48UmVjTnVtPjY0PC9SZWNOdW0+PERpc3BsYXlUZXh0Pig1LCAxMCwgMTQpPC9E
aXNwbGF5VGV4dD48cmVjb3JkPjxyZWMtbnVtYmVyPjY0PC9yZWMtbnVtYmVyPjxmb3JlaWduLWtl
eXM+PGtleSBhcHA9IkVOIiBkYi1pZD0iemQ5dnJyOXI0c3hwdm9leDB6Mngwc2VvOTV0eDlmZXhy
OTV0IiB0aW1lc3RhbXA9IjE0OTEwNDg5MjciPjY0PC9rZXk+PC9mb3JlaWduLWtleXM+PHJlZi10
eXBlIG5hbWU9IkpvdXJuYWwgQXJ0aWNsZSI+MTc8L3JlZi10eXBlPjxjb250cmlidXRvcnM+PGF1
dGhvcnM+PGF1dGhvcj5OYWRhY2hvd3NrYS1Ccnp5c2thLCBLLjwvYXV0aG9yPjxhdXRob3I+QnVy
cmksIFIuPC9hdXRob3I+PGF1dGhvcj5PbGFzb24sIFAuIEkuPC9hdXRob3I+PGF1dGhvcj5LYXdh
a2FtaSwgVC48L2F1dGhvcj48YXV0aG9yPlNtZWRzLCBMLjwvYXV0aG9yPjxhdXRob3I+RWxsZWdy
ZW4sIEguPC9hdXRob3I+PC9hdXRob3JzPjwvY29udHJpYnV0b3JzPjxhdXRoLWFkZHJlc3M+RGVw
YXJ0bWVudCBvZiBFdm9sdXRpb25hcnkgQmlvbG9neSwgRXZvbHV0aW9uYXJ5IEJpb2xvZ3kgQ2Vu
dHJlLCBVcHBzYWxhIFVuaXZlcnNpdHksIFVwcHNhbGEsIFN3ZWRlbi48L2F1dGgtYWRkcmVzcz48
dGl0bGVzPjx0aXRsZT5EZW1vZ3JhcGhpYyBkaXZlcmdlbmNlIGhpc3Rvcnkgb2YgcGllZCBmbHlj
YXRjaGVyIGFuZCBjb2xsYXJlZCBmbHljYXRjaGVyIGluZmVycmVkIGZyb20gd2hvbGUtZ2Vub21l
IHJlLXNlcXVlbmNpbmcgZGF0YTwvdGl0bGU+PHNlY29uZGFyeS10aXRsZT5QTG9TIEdlbmV0PC9z
ZWNvbmRhcnktdGl0bGU+PC90aXRsZXM+PHBlcmlvZGljYWw+PGZ1bGwtdGl0bGU+UExvUyBHZW5l
dDwvZnVsbC10aXRsZT48L3BlcmlvZGljYWw+PHBhZ2VzPmUxMDAzOTQyPC9wYWdlcz48dm9sdW1l
Pjk8L3ZvbHVtZT48bnVtYmVyPjExPC9udW1iZXI+PGtleXdvcmRzPjxrZXl3b3JkPkFuaW1hbHM8
L2tleXdvcmQ+PGtleXdvcmQ+QmF5ZXMgVGhlb3JlbTwva2V5d29yZD48a2V5d29yZD4qQmlvbG9n
aWNhbCBFdm9sdXRpb248L2tleXdvcmQ+PGtleXdvcmQ+R2VuZSBGbG93PC9rZXl3b3JkPjxrZXl3
b3JkPipHZW5ldGljIFNwZWNpYXRpb248L2tleXdvcmQ+PGtleXdvcmQ+R2VuZXRpYyBWYXJpYXRp
b248L2tleXdvcmQ+PGtleXdvcmQ+TWFya292IENoYWluczwva2V5d29yZD48a2V5d29yZD5Qb3B1
bGF0aW9uIERlbnNpdHk8L2tleXdvcmQ+PGtleXdvcmQ+KlNlbGVjdGlvbiwgR2VuZXRpYzwva2V5
d29yZD48a2V5d29yZD5TZXF1ZW5jZSBBbmFseXNpcywgRE5BPC9rZXl3b3JkPjxrZXl3b3JkPlNv
bmdiaXJkcy8qZ2VuZXRpY3M8L2tleXdvcmQ+PC9rZXl3b3Jkcz48ZGF0ZXM+PHllYXI+MjAxMzwv
eWVhcj48cHViLWRhdGVzPjxkYXRlPk5vdjwvZGF0ZT48L3B1Yi1kYXRlcz48L2RhdGVzPjxpc2Ju
PjE1NTMtNzQwNCAoRWxlY3Ryb25pYykmI3hEOzE1NTMtNzM5MCAoTGlua2luZyk8L2lzYm4+PGFj
Y2Vzc2lvbi1udW0+MjQyNDQxOTg8L2FjY2Vzc2lvbi1udW0+PHVybHM+PHJlbGF0ZWQtdXJscz48
dXJsPmh0dHBzOi8vd3d3Lm5jYmkubmxtLm5paC5nb3YvcHVibWVkLzI0MjQ0MTk4PC91cmw+PC9y
ZWxhdGVkLXVybHM+PC91cmxzPjxjdXN0b20yPlBNQzM4MjA3OTQ8L2N1c3RvbTI+PGVsZWN0cm9u
aWMtcmVzb3VyY2UtbnVtPjEwLjEzNzEvam91cm5hbC5wZ2VuLjEwMDM5NDI8L2VsZWN0cm9uaWMt
cmVzb3VyY2UtbnVtPjwvcmVjb3JkPjwvQ2l0ZT48Q2l0ZT48QXV0aG9yPkVsbGVncmVuPC9BdXRo
b3I+PFllYXI+MjAxMjwvWWVhcj48UmVjTnVtPjE1PC9SZWNOdW0+PHJlY29yZD48cmVjLW51bWJl
cj4xNTwvcmVjLW51bWJlcj48Zm9yZWlnbi1rZXlzPjxrZXkgYXBwPSJFTiIgZGItaWQ9InpkOXZy
cjlyNHN4cHZvZXgwejJ4MHNlbzk1dHg5ZmV4cjk1dCIgdGltZXN0YW1wPSIxNDg2MjIxNjkzIj4x
NTwva2V5PjwvZm9yZWlnbi1rZXlzPjxyZWYtdHlwZSBuYW1lPSJKb3VybmFsIEFydGljbGUiPjE3
PC9yZWYtdHlwZT48Y29udHJpYnV0b3JzPjxhdXRob3JzPjxhdXRob3I+RWxsZWdyZW4sIEguPC9h
dXRob3I+PGF1dGhvcj5TbWVkcywgTC48L2F1dGhvcj48YXV0aG9yPkJ1cnJpLCBSLjwvYXV0aG9y
PjxhdXRob3I+T2xhc29uLCBQLiBJLjwvYXV0aG9yPjxhdXRob3I+QmFja3N0cm9tLCBOLjwvYXV0
aG9yPjxhdXRob3I+S2F3YWthbWksIFQuPC9hdXRob3I+PGF1dGhvcj5LdW5zdG5lciwgQS48L2F1
dGhvcj48YXV0aG9yPk1ha2luZW4sIEguPC9hdXRob3I+PGF1dGhvcj5OYWRhY2hvd3NrYS1Ccnp5
c2thLCBLLjwvYXV0aG9yPjxhdXRob3I+UXZhcm5zdHJvbSwgQS48L2F1dGhvcj48YXV0aG9yPlVl
YmJpbmcsIFMuPC9hdXRob3I+PGF1dGhvcj5Xb2xmLCBKLiBCLjwvYXV0aG9yPjwvYXV0aG9ycz48
L2NvbnRyaWJ1dG9ycz48YXV0aC1hZGRyZXNzPkRlcHQgb2YgRXZvbHV0aW9uYXJ5IEJpb2xvZ3ks
IEV2b2x1dGlvbmFyeSBCaW9sb2d5IENlbnRyZSwgVXBwc2FsYSBVbml2ZXJzaXR5LCBOb3JieXZh
Z2VuIDE4RCwgU0UtNzUyIDM2IFVwcHNhbGEsIFN3ZWRlbi48L2F1dGgtYWRkcmVzcz48dGl0bGVz
Pjx0aXRsZT5UaGUgZ2Vub21pYyBsYW5kc2NhcGUgb2Ygc3BlY2llcyBkaXZlcmdlbmNlIGluIEZp
Y2VkdWxhIGZseWNhdGNoZXJzPC90aXRsZT48c2Vjb25kYXJ5LXRpdGxlPk5hdHVyZTwvc2Vjb25k
YXJ5LXRpdGxlPjwvdGl0bGVzPjxwZXJpb2RpY2FsPjxmdWxsLXRpdGxlPk5hdHVyZTwvZnVsbC10
aXRsZT48L3BlcmlvZGljYWw+PHBhZ2VzPjc1Ni02MDwvcGFnZXM+PHZvbHVtZT40OTE8L3ZvbHVt
ZT48bnVtYmVyPjc0MjY8L251bWJlcj48a2V5d29yZHM+PGtleXdvcmQ+QW5pbWFsczwva2V5d29y
ZD48a2V5d29yZD5CaW9kaXZlcnNpdHk8L2tleXdvcmQ+PGtleXdvcmQ+Q2VudHJvbWVyZS9nZW5l
dGljczwva2V5d29yZD48a2V5d29yZD5DaHJvbW9zb21lcy9nZW5ldGljczwva2V5d29yZD48a2V5
d29yZD5HZW5lIEZyZXF1ZW5jeTwva2V5d29yZD48a2V5d29yZD4qR2VuZXRpYyBTcGVjaWF0aW9u
PC9rZXl3b3JkPjxrZXl3b3JkPkdlbmV0aWMgVmFyaWF0aW9uPC9rZXl3b3JkPjxrZXl3b3JkPkdl
bm9tZS8qZ2VuZXRpY3M8L2tleXdvcmQ+PGtleXdvcmQ+R2Vub21pY3M8L2tleXdvcmQ+PGtleXdv
cmQ+TWFsZTwva2V5d29yZD48a2V5d29yZD5Nb2xlY3VsYXIgU2VxdWVuY2UgRGF0YTwva2V5d29y
ZD48a2V5d29yZD5QaHlsb2dlbnk8L2tleXdvcmQ+PGtleXdvcmQ+U2VsZWN0aW9uLCBHZW5ldGlj
L2dlbmV0aWNzPC9rZXl3b3JkPjxrZXl3b3JkPlNvbmdiaXJkcy9jbGFzc2lmaWNhdGlvbi8qZ2Vu
ZXRpY3M8L2tleXdvcmQ+PGtleXdvcmQ+U3BlY2llcyBTcGVjaWZpY2l0eTwva2V5d29yZD48a2V5
d29yZD5UZWxvbWVyZS9nZW5ldGljczwva2V5d29yZD48L2tleXdvcmRzPjxkYXRlcz48eWVhcj4y
MDEyPC95ZWFyPjxwdWItZGF0ZXM+PGRhdGU+Tm92IDI5PC9kYXRlPjwvcHViLWRhdGVzPjwvZGF0
ZXM+PGlzYm4+MTQ3Ni00Njg3IChFbGVjdHJvbmljKSYjeEQ7MDAyOC0wODM2IChMaW5raW5nKTwv
aXNibj48YWNjZXNzaW9uLW51bT4yMzEwMzg3NjwvYWNjZXNzaW9uLW51bT48dXJscz48cmVsYXRl
ZC11cmxzPjx1cmw+aHR0cHM6Ly93d3cubmNiaS5ubG0ubmloLmdvdi9wdWJtZWQvMjMxMDM4NzY8
L3VybD48L3JlbGF0ZWQtdXJscz48L3VybHM+PGVsZWN0cm9uaWMtcmVzb3VyY2UtbnVtPjEwLjEw
MzgvbmF0dXJlMTE1ODQ8L2VsZWN0cm9uaWMtcmVzb3VyY2UtbnVtPjwvcmVjb3JkPjwvQ2l0ZT48
Q2l0ZT48QXV0aG9yPlpodXJhdmxldjwvQXV0aG9yPjxZZWFyPjIwMTQ8L1llYXI+PFJlY051bT40
ODwvUmVjTnVtPjxyZWNvcmQ+PHJlYy1udW1iZXI+NDg8L3JlYy1udW1iZXI+PGZvcmVpZ24ta2V5
cz48a2V5IGFwcD0iRU4iIGRiLWlkPSJ6ZDl2cnI5cjRzeHB2b2V4MHoyeDBzZW85NXR4OWZleHI5
NXQiIHRpbWVzdGFtcD0iMTQ4NjI1ODYwNSI+NDg8L2tleT48L2ZvcmVpZ24ta2V5cz48cmVmLXR5
cGUgbmFtZT0iSm91cm5hbCBBcnRpY2xlIj4xNzwvcmVmLXR5cGU+PGNvbnRyaWJ1dG9ycz48YXV0
aG9ycz48YXV0aG9yPlpodXJhdmxldiwgWXVyeSBOPC9hdXRob3I+PGF1dGhvcj5LdWxpa292YSwg
SXJpbmEgVjwvYXV0aG9yPjwvYXV0aG9ycz48L2NvbnRyaWJ1dG9ycz48dGl0bGVzPjx0aXRsZT5X
YXRlcmZvd2wgUG9wdWxhdGlvbiBTdHJ1Y3R1cmU6IFBoeWxvZ2VvZ3JhcGhpYyBJbmZlcmVuY2U8
L3RpdGxlPjxzZWNvbmRhcnktdGl0bGU+QWNoaWV2ZW1lbnRzIGluIHRoZSBMaWZlIFNjaWVuY2Vz
PC9zZWNvbmRhcnktdGl0bGU+PC90aXRsZXM+PHBlcmlvZGljYWw+PGZ1bGwtdGl0bGU+QWNoaWV2
ZW1lbnRzIGluIHRoZSBMaWZlIFNjaWVuY2VzPC9mdWxsLXRpdGxlPjwvcGVyaW9kaWNhbD48cGFn
ZXM+MTIzLTEyNzwvcGFnZXM+PHZvbHVtZT44PC92b2x1bWU+PG51bWJlcj4yPC9udW1iZXI+PGRh
dGVzPjx5ZWFyPjIwMTQ8L3llYXI+PC9kYXRlcz48aXNibj4yMDc4LTE1MjA8L2lzYm4+PHVybHM+
PC91cmxzPjwvcmVjb3JkPjwvQ2l0ZT48L0VuZE5vdGU+AG==
</w:fldData>
        </w:fldChar>
      </w:r>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MjAxMzwvWWVhcj48UmVjTnVtPjY0PC9SZWNOdW0+PERpc3BsYXlUZXh0Pig1LCAxMCwgMTQpPC9E
aXNwbGF5VGV4dD48cmVjb3JkPjxyZWMtbnVtYmVyPjY0PC9yZWMtbnVtYmVyPjxmb3JlaWduLWtl
eXM+PGtleSBhcHA9IkVOIiBkYi1pZD0iemQ5dnJyOXI0c3hwdm9leDB6Mngwc2VvOTV0eDlmZXhy
OTV0IiB0aW1lc3RhbXA9IjE0OTEwNDg5MjciPjY0PC9rZXk+PC9mb3JlaWduLWtleXM+PHJlZi10
eXBlIG5hbWU9IkpvdXJuYWwgQXJ0aWNsZSI+MTc8L3JlZi10eXBlPjxjb250cmlidXRvcnM+PGF1
dGhvcnM+PGF1dGhvcj5OYWRhY2hvd3NrYS1Ccnp5c2thLCBLLjwvYXV0aG9yPjxhdXRob3I+QnVy
cmksIFIuPC9hdXRob3I+PGF1dGhvcj5PbGFzb24sIFAuIEkuPC9hdXRob3I+PGF1dGhvcj5LYXdh
a2FtaSwgVC48L2F1dGhvcj48YXV0aG9yPlNtZWRzLCBMLjwvYXV0aG9yPjxhdXRob3I+RWxsZWdy
ZW4sIEguPC9hdXRob3I+PC9hdXRob3JzPjwvY29udHJpYnV0b3JzPjxhdXRoLWFkZHJlc3M+RGVw
YXJ0bWVudCBvZiBFdm9sdXRpb25hcnkgQmlvbG9neSwgRXZvbHV0aW9uYXJ5IEJpb2xvZ3kgQ2Vu
dHJlLCBVcHBzYWxhIFVuaXZlcnNpdHksIFVwcHNhbGEsIFN3ZWRlbi48L2F1dGgtYWRkcmVzcz48
dGl0bGVzPjx0aXRsZT5EZW1vZ3JhcGhpYyBkaXZlcmdlbmNlIGhpc3Rvcnkgb2YgcGllZCBmbHlj
YXRjaGVyIGFuZCBjb2xsYXJlZCBmbHljYXRjaGVyIGluZmVycmVkIGZyb20gd2hvbGUtZ2Vub21l
IHJlLXNlcXVlbmNpbmcgZGF0YTwvdGl0bGU+PHNlY29uZGFyeS10aXRsZT5QTG9TIEdlbmV0PC9z
ZWNvbmRhcnktdGl0bGU+PC90aXRsZXM+PHBlcmlvZGljYWw+PGZ1bGwtdGl0bGU+UExvUyBHZW5l
dDwvZnVsbC10aXRsZT48L3BlcmlvZGljYWw+PHBhZ2VzPmUxMDAzOTQyPC9wYWdlcz48dm9sdW1l
Pjk8L3ZvbHVtZT48bnVtYmVyPjExPC9udW1iZXI+PGtleXdvcmRzPjxrZXl3b3JkPkFuaW1hbHM8
L2tleXdvcmQ+PGtleXdvcmQ+QmF5ZXMgVGhlb3JlbTwva2V5d29yZD48a2V5d29yZD4qQmlvbG9n
aWNhbCBFdm9sdXRpb248L2tleXdvcmQ+PGtleXdvcmQ+R2VuZSBGbG93PC9rZXl3b3JkPjxrZXl3
b3JkPipHZW5ldGljIFNwZWNpYXRpb248L2tleXdvcmQ+PGtleXdvcmQ+R2VuZXRpYyBWYXJpYXRp
b248L2tleXdvcmQ+PGtleXdvcmQ+TWFya292IENoYWluczwva2V5d29yZD48a2V5d29yZD5Qb3B1
bGF0aW9uIERlbnNpdHk8L2tleXdvcmQ+PGtleXdvcmQ+KlNlbGVjdGlvbiwgR2VuZXRpYzwva2V5
d29yZD48a2V5d29yZD5TZXF1ZW5jZSBBbmFseXNpcywgRE5BPC9rZXl3b3JkPjxrZXl3b3JkPlNv
bmdiaXJkcy8qZ2VuZXRpY3M8L2tleXdvcmQ+PC9rZXl3b3Jkcz48ZGF0ZXM+PHllYXI+MjAxMzwv
eWVhcj48cHViLWRhdGVzPjxkYXRlPk5vdjwvZGF0ZT48L3B1Yi1kYXRlcz48L2RhdGVzPjxpc2Ju
PjE1NTMtNzQwNCAoRWxlY3Ryb25pYykmI3hEOzE1NTMtNzM5MCAoTGlua2luZyk8L2lzYm4+PGFj
Y2Vzc2lvbi1udW0+MjQyNDQxOTg8L2FjY2Vzc2lvbi1udW0+PHVybHM+PHJlbGF0ZWQtdXJscz48
dXJsPmh0dHBzOi8vd3d3Lm5jYmkubmxtLm5paC5nb3YvcHVibWVkLzI0MjQ0MTk4PC91cmw+PC9y
ZWxhdGVkLXVybHM+PC91cmxzPjxjdXN0b20yPlBNQzM4MjA3OTQ8L2N1c3RvbTI+PGVsZWN0cm9u
aWMtcmVzb3VyY2UtbnVtPjEwLjEzNzEvam91cm5hbC5wZ2VuLjEwMDM5NDI8L2VsZWN0cm9uaWMt
cmVzb3VyY2UtbnVtPjwvcmVjb3JkPjwvQ2l0ZT48Q2l0ZT48QXV0aG9yPkVsbGVncmVuPC9BdXRo
b3I+PFllYXI+MjAxMjwvWWVhcj48UmVjTnVtPjE1PC9SZWNOdW0+PHJlY29yZD48cmVjLW51bWJl
cj4xNTwvcmVjLW51bWJlcj48Zm9yZWlnbi1rZXlzPjxrZXkgYXBwPSJFTiIgZGItaWQ9InpkOXZy
cjlyNHN4cHZvZXgwejJ4MHNlbzk1dHg5ZmV4cjk1dCIgdGltZXN0YW1wPSIxNDg2MjIxNjkzIj4x
NTwva2V5PjwvZm9yZWlnbi1rZXlzPjxyZWYtdHlwZSBuYW1lPSJKb3VybmFsIEFydGljbGUiPjE3
PC9yZWYtdHlwZT48Y29udHJpYnV0b3JzPjxhdXRob3JzPjxhdXRob3I+RWxsZWdyZW4sIEguPC9h
dXRob3I+PGF1dGhvcj5TbWVkcywgTC48L2F1dGhvcj48YXV0aG9yPkJ1cnJpLCBSLjwvYXV0aG9y
PjxhdXRob3I+T2xhc29uLCBQLiBJLjwvYXV0aG9yPjxhdXRob3I+QmFja3N0cm9tLCBOLjwvYXV0
aG9yPjxhdXRob3I+S2F3YWthbWksIFQuPC9hdXRob3I+PGF1dGhvcj5LdW5zdG5lciwgQS48L2F1
dGhvcj48YXV0aG9yPk1ha2luZW4sIEguPC9hdXRob3I+PGF1dGhvcj5OYWRhY2hvd3NrYS1Ccnp5
c2thLCBLLjwvYXV0aG9yPjxhdXRob3I+UXZhcm5zdHJvbSwgQS48L2F1dGhvcj48YXV0aG9yPlVl
YmJpbmcsIFMuPC9hdXRob3I+PGF1dGhvcj5Xb2xmLCBKLiBCLjwvYXV0aG9yPjwvYXV0aG9ycz48
L2NvbnRyaWJ1dG9ycz48YXV0aC1hZGRyZXNzPkRlcHQgb2YgRXZvbHV0aW9uYXJ5IEJpb2xvZ3ks
IEV2b2x1dGlvbmFyeSBCaW9sb2d5IENlbnRyZSwgVXBwc2FsYSBVbml2ZXJzaXR5LCBOb3JieXZh
Z2VuIDE4RCwgU0UtNzUyIDM2IFVwcHNhbGEsIFN3ZWRlbi48L2F1dGgtYWRkcmVzcz48dGl0bGVz
Pjx0aXRsZT5UaGUgZ2Vub21pYyBsYW5kc2NhcGUgb2Ygc3BlY2llcyBkaXZlcmdlbmNlIGluIEZp
Y2VkdWxhIGZseWNhdGNoZXJzPC90aXRsZT48c2Vjb25kYXJ5LXRpdGxlPk5hdHVyZTwvc2Vjb25k
YXJ5LXRpdGxlPjwvdGl0bGVzPjxwZXJpb2RpY2FsPjxmdWxsLXRpdGxlPk5hdHVyZTwvZnVsbC10
aXRsZT48L3BlcmlvZGljYWw+PHBhZ2VzPjc1Ni02MDwvcGFnZXM+PHZvbHVtZT40OTE8L3ZvbHVt
ZT48bnVtYmVyPjc0MjY8L251bWJlcj48a2V5d29yZHM+PGtleXdvcmQ+QW5pbWFsczwva2V5d29y
ZD48a2V5d29yZD5CaW9kaXZlcnNpdHk8L2tleXdvcmQ+PGtleXdvcmQ+Q2VudHJvbWVyZS9nZW5l
dGljczwva2V5d29yZD48a2V5d29yZD5DaHJvbW9zb21lcy9nZW5ldGljczwva2V5d29yZD48a2V5
d29yZD5HZW5lIEZyZXF1ZW5jeTwva2V5d29yZD48a2V5d29yZD4qR2VuZXRpYyBTcGVjaWF0aW9u
PC9rZXl3b3JkPjxrZXl3b3JkPkdlbmV0aWMgVmFyaWF0aW9uPC9rZXl3b3JkPjxrZXl3b3JkPkdl
bm9tZS8qZ2VuZXRpY3M8L2tleXdvcmQ+PGtleXdvcmQ+R2Vub21pY3M8L2tleXdvcmQ+PGtleXdv
cmQ+TWFsZTwva2V5d29yZD48a2V5d29yZD5Nb2xlY3VsYXIgU2VxdWVuY2UgRGF0YTwva2V5d29y
ZD48a2V5d29yZD5QaHlsb2dlbnk8L2tleXdvcmQ+PGtleXdvcmQ+U2VsZWN0aW9uLCBHZW5ldGlj
L2dlbmV0aWNzPC9rZXl3b3JkPjxrZXl3b3JkPlNvbmdiaXJkcy9jbGFzc2lmaWNhdGlvbi8qZ2Vu
ZXRpY3M8L2tleXdvcmQ+PGtleXdvcmQ+U3BlY2llcyBTcGVjaWZpY2l0eTwva2V5d29yZD48a2V5
d29yZD5UZWxvbWVyZS9nZW5ldGljczwva2V5d29yZD48L2tleXdvcmRzPjxkYXRlcz48eWVhcj4y
MDEyPC95ZWFyPjxwdWItZGF0ZXM+PGRhdGU+Tm92IDI5PC9kYXRlPjwvcHViLWRhdGVzPjwvZGF0
ZXM+PGlzYm4+MTQ3Ni00Njg3IChFbGVjdHJvbmljKSYjeEQ7MDAyOC0wODM2IChMaW5raW5nKTwv
aXNibj48YWNjZXNzaW9uLW51bT4yMzEwMzg3NjwvYWNjZXNzaW9uLW51bT48dXJscz48cmVsYXRl
ZC11cmxzPjx1cmw+aHR0cHM6Ly93d3cubmNiaS5ubG0ubmloLmdvdi9wdWJtZWQvMjMxMDM4NzY8
L3VybD48L3JlbGF0ZWQtdXJscz48L3VybHM+PGVsZWN0cm9uaWMtcmVzb3VyY2UtbnVtPjEwLjEw
MzgvbmF0dXJlMTE1ODQ8L2VsZWN0cm9uaWMtcmVzb3VyY2UtbnVtPjwvcmVjb3JkPjwvQ2l0ZT48
Q2l0ZT48QXV0aG9yPlpodXJhdmxldjwvQXV0aG9yPjxZZWFyPjIwMTQ8L1llYXI+PFJlY051bT40
ODwvUmVjTnVtPjxyZWNvcmQ+PHJlYy1udW1iZXI+NDg8L3JlYy1udW1iZXI+PGZvcmVpZ24ta2V5
cz48a2V5IGFwcD0iRU4iIGRiLWlkPSJ6ZDl2cnI5cjRzeHB2b2V4MHoyeDBzZW85NXR4OWZleHI5
NXQiIHRpbWVzdGFtcD0iMTQ4NjI1ODYwNSI+NDg8L2tleT48L2ZvcmVpZ24ta2V5cz48cmVmLXR5
cGUgbmFtZT0iSm91cm5hbCBBcnRpY2xlIj4xNzwvcmVmLXR5cGU+PGNvbnRyaWJ1dG9ycz48YXV0
aG9ycz48YXV0aG9yPlpodXJhdmxldiwgWXVyeSBOPC9hdXRob3I+PGF1dGhvcj5LdWxpa292YSwg
SXJpbmEgVjwvYXV0aG9yPjwvYXV0aG9ycz48L2NvbnRyaWJ1dG9ycz48dGl0bGVzPjx0aXRsZT5X
YXRlcmZvd2wgUG9wdWxhdGlvbiBTdHJ1Y3R1cmU6IFBoeWxvZ2VvZ3JhcGhpYyBJbmZlcmVuY2U8
L3RpdGxlPjxzZWNvbmRhcnktdGl0bGU+QWNoaWV2ZW1lbnRzIGluIHRoZSBMaWZlIFNjaWVuY2Vz
PC9zZWNvbmRhcnktdGl0bGU+PC90aXRsZXM+PHBlcmlvZGljYWw+PGZ1bGwtdGl0bGU+QWNoaWV2
ZW1lbnRzIGluIHRoZSBMaWZlIFNjaWVuY2VzPC9mdWxsLXRpdGxlPjwvcGVyaW9kaWNhbD48cGFn
ZXM+MTIzLTEyNzwvcGFnZXM+PHZvbHVtZT44PC92b2x1bWU+PG51bWJlcj4yPC9udW1iZXI+PGRh
dGVzPjx5ZWFyPjIwMTQ8L3llYXI+PC9kYXRlcz48aXNibj4yMDc4LTE1MjA8L2lzYm4+PHVybHM+
PC91cmxzPjwvcmVjb3JkPjwvQ2l0ZT48L0VuZE5vdGU+AG==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sidR="00F536C7">
        <w:rPr>
          <w:rFonts w:ascii="Times New Roman" w:hAnsi="Times New Roman" w:cs="Times New Roman"/>
          <w:sz w:val="24"/>
          <w:szCs w:val="24"/>
        </w:rPr>
      </w:r>
      <w:r w:rsidR="00F536C7">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5" w:tooltip="Ellegren, 2012 #15" w:history="1">
        <w:r w:rsidR="008834D1">
          <w:rPr>
            <w:rFonts w:ascii="Times New Roman" w:hAnsi="Times New Roman" w:cs="Times New Roman"/>
            <w:noProof/>
            <w:sz w:val="24"/>
            <w:szCs w:val="24"/>
          </w:rPr>
          <w:t>5</w:t>
        </w:r>
      </w:hyperlink>
      <w:r w:rsidR="004D577F">
        <w:rPr>
          <w:rFonts w:ascii="Times New Roman" w:hAnsi="Times New Roman" w:cs="Times New Roman"/>
          <w:noProof/>
          <w:sz w:val="24"/>
          <w:szCs w:val="24"/>
        </w:rPr>
        <w:t xml:space="preserve">, </w:t>
      </w:r>
      <w:hyperlink w:anchor="_ENREF_10" w:tooltip="Nadachowska-Brzyska, 2013 #64" w:history="1">
        <w:r w:rsidR="008834D1">
          <w:rPr>
            <w:rFonts w:ascii="Times New Roman" w:hAnsi="Times New Roman" w:cs="Times New Roman"/>
            <w:noProof/>
            <w:sz w:val="24"/>
            <w:szCs w:val="24"/>
          </w:rPr>
          <w:t>10</w:t>
        </w:r>
      </w:hyperlink>
      <w:r w:rsidR="004D577F">
        <w:rPr>
          <w:rFonts w:ascii="Times New Roman" w:hAnsi="Times New Roman" w:cs="Times New Roman"/>
          <w:noProof/>
          <w:sz w:val="24"/>
          <w:szCs w:val="24"/>
        </w:rPr>
        <w:t xml:space="preserve">, </w:t>
      </w:r>
      <w:hyperlink w:anchor="_ENREF_14" w:tooltip="Zhuravlev, 2014 #48" w:history="1">
        <w:r w:rsidR="008834D1">
          <w:rPr>
            <w:rFonts w:ascii="Times New Roman" w:hAnsi="Times New Roman" w:cs="Times New Roman"/>
            <w:noProof/>
            <w:sz w:val="24"/>
            <w:szCs w:val="24"/>
          </w:rPr>
          <w:t>14</w:t>
        </w:r>
      </w:hyperlink>
      <w:r w:rsidR="004D577F">
        <w:rPr>
          <w:rFonts w:ascii="Times New Roman" w:hAnsi="Times New Roman" w:cs="Times New Roman"/>
          <w:noProof/>
          <w:sz w:val="24"/>
          <w:szCs w:val="24"/>
        </w:rPr>
        <w:t>)</w:t>
      </w:r>
      <w:r w:rsidR="00F536C7">
        <w:rPr>
          <w:rFonts w:ascii="Times New Roman" w:hAnsi="Times New Roman" w:cs="Times New Roman"/>
          <w:sz w:val="24"/>
          <w:szCs w:val="24"/>
        </w:rPr>
        <w:fldChar w:fldCharType="end"/>
      </w:r>
      <w:r w:rsidRPr="00CB79F4">
        <w:rPr>
          <w:rFonts w:ascii="Times New Roman" w:hAnsi="Times New Roman" w:cs="Times New Roman"/>
          <w:sz w:val="24"/>
          <w:szCs w:val="24"/>
        </w:rPr>
        <w:t>.</w:t>
      </w:r>
      <w:r w:rsidRPr="00C75846">
        <w:rPr>
          <w:rFonts w:ascii="Times New Roman" w:hAnsi="Times New Roman" w:cs="Times New Roman" w:hint="eastAsia"/>
          <w:sz w:val="24"/>
          <w:szCs w:val="24"/>
        </w:rPr>
        <w:t xml:space="preserve"> </w:t>
      </w:r>
      <w:r w:rsidR="00DD4BE2">
        <w:rPr>
          <w:rFonts w:ascii="Times New Roman" w:hAnsi="Times New Roman" w:cs="Times New Roman" w:hint="eastAsia"/>
          <w:sz w:val="24"/>
          <w:szCs w:val="24"/>
        </w:rPr>
        <w:t xml:space="preserve">To elucidate genomic properties and speciation of these two </w:t>
      </w:r>
      <w:r w:rsidR="00DD4BE2">
        <w:rPr>
          <w:rFonts w:ascii="Times New Roman" w:hAnsi="Times New Roman" w:cs="Times New Roman"/>
          <w:sz w:val="24"/>
          <w:szCs w:val="24"/>
        </w:rPr>
        <w:t xml:space="preserve">wild duck </w:t>
      </w:r>
      <w:r w:rsidR="00DD4BE2">
        <w:rPr>
          <w:rFonts w:ascii="Times New Roman" w:hAnsi="Times New Roman" w:cs="Times New Roman" w:hint="eastAsia"/>
          <w:sz w:val="24"/>
          <w:szCs w:val="24"/>
        </w:rPr>
        <w:t>species, we firstly calculated how many sites all mallard ducks homozygous for one allele and all spot-billed ducks homozygous for another (which we referred the density of these fixed difference sites as d</w:t>
      </w:r>
      <w:r w:rsidR="00DD4BE2" w:rsidRPr="007A74BD">
        <w:rPr>
          <w:rFonts w:ascii="Times New Roman" w:hAnsi="Times New Roman" w:cs="Times New Roman"/>
          <w:sz w:val="24"/>
          <w:szCs w:val="24"/>
          <w:vertAlign w:val="subscript"/>
        </w:rPr>
        <w:t>f</w:t>
      </w:r>
      <w:r w:rsidR="00DD4BE2">
        <w:rPr>
          <w:rFonts w:ascii="Times New Roman" w:hAnsi="Times New Roman" w:cs="Times New Roman" w:hint="eastAsia"/>
          <w:sz w:val="24"/>
          <w:szCs w:val="24"/>
        </w:rPr>
        <w:t>) in 40kb sliding windows with 20kb step size along duck scaffolds (Materials and Methods).</w:t>
      </w:r>
      <w:r w:rsidR="00DD4BE2" w:rsidRPr="00E84852">
        <w:rPr>
          <w:rFonts w:ascii="Times New Roman" w:hAnsi="Times New Roman" w:cs="Times New Roman" w:hint="eastAsia"/>
          <w:sz w:val="24"/>
          <w:szCs w:val="24"/>
        </w:rPr>
        <w:t xml:space="preserve"> </w:t>
      </w:r>
      <w:r w:rsidR="00DD4BE2">
        <w:rPr>
          <w:rFonts w:ascii="Times New Roman" w:hAnsi="Times New Roman" w:cs="Times New Roman"/>
          <w:sz w:val="24"/>
          <w:szCs w:val="24"/>
        </w:rPr>
        <w:t xml:space="preserve">This effort found that a small number of </w:t>
      </w:r>
      <w:proofErr w:type="spellStart"/>
      <w:r w:rsidR="00DD4BE2">
        <w:rPr>
          <w:rFonts w:ascii="Times New Roman" w:hAnsi="Times New Roman" w:cs="Times New Roman"/>
          <w:sz w:val="24"/>
          <w:szCs w:val="24"/>
        </w:rPr>
        <w:t>d</w:t>
      </w:r>
      <w:r w:rsidR="00DD4BE2" w:rsidRPr="001134C8">
        <w:rPr>
          <w:rFonts w:ascii="Times New Roman" w:hAnsi="Times New Roman" w:cs="Times New Roman"/>
          <w:sz w:val="24"/>
          <w:szCs w:val="24"/>
        </w:rPr>
        <w:t>f</w:t>
      </w:r>
      <w:r w:rsidR="00DD4BE2">
        <w:rPr>
          <w:rFonts w:ascii="Times New Roman" w:hAnsi="Times New Roman" w:cs="Times New Roman"/>
          <w:sz w:val="24"/>
          <w:szCs w:val="24"/>
        </w:rPr>
        <w:t>s</w:t>
      </w:r>
      <w:proofErr w:type="spellEnd"/>
      <w:r w:rsidR="00DD4BE2">
        <w:rPr>
          <w:rFonts w:ascii="Times New Roman" w:hAnsi="Times New Roman" w:cs="Times New Roman"/>
          <w:sz w:val="24"/>
          <w:szCs w:val="24"/>
        </w:rPr>
        <w:t xml:space="preserve"> (4,386)</w:t>
      </w:r>
      <w:r w:rsidR="00DD4BE2" w:rsidRPr="001134C8">
        <w:rPr>
          <w:rFonts w:ascii="Times New Roman" w:hAnsi="Times New Roman" w:cs="Times New Roman"/>
          <w:sz w:val="24"/>
          <w:szCs w:val="24"/>
        </w:rPr>
        <w:t xml:space="preserve"> and only 26 SNPs of these located within </w:t>
      </w:r>
      <w:r w:rsidR="00DD4BE2">
        <w:rPr>
          <w:rFonts w:ascii="Times New Roman" w:hAnsi="Times New Roman" w:cs="Times New Roman"/>
          <w:sz w:val="24"/>
          <w:szCs w:val="24"/>
        </w:rPr>
        <w:t xml:space="preserve">protein-coding </w:t>
      </w:r>
      <w:r w:rsidR="00DD4BE2">
        <w:rPr>
          <w:rFonts w:ascii="Times New Roman" w:hAnsi="Times New Roman" w:cs="Times New Roman" w:hint="eastAsia"/>
          <w:sz w:val="24"/>
          <w:szCs w:val="24"/>
        </w:rPr>
        <w:t xml:space="preserve">regions </w:t>
      </w:r>
      <w:r w:rsidR="00DD4BE2">
        <w:rPr>
          <w:rFonts w:ascii="Times New Roman" w:hAnsi="Times New Roman" w:cs="Times New Roman"/>
          <w:sz w:val="24"/>
          <w:szCs w:val="24"/>
        </w:rPr>
        <w:t>distributed in small genomic region</w:t>
      </w:r>
      <w:r w:rsidR="00DD4BE2">
        <w:rPr>
          <w:rFonts w:ascii="Times New Roman" w:hAnsi="Times New Roman" w:cs="Times New Roman" w:hint="eastAsia"/>
          <w:sz w:val="24"/>
          <w:szCs w:val="24"/>
        </w:rPr>
        <w:t>s</w:t>
      </w:r>
      <w:r w:rsidR="00DD4BE2">
        <w:rPr>
          <w:rFonts w:ascii="Times New Roman" w:hAnsi="Times New Roman" w:cs="Times New Roman"/>
          <w:sz w:val="24"/>
          <w:szCs w:val="24"/>
        </w:rPr>
        <w:t xml:space="preserve"> (758 of totally 52,215 windows) between mallard and spot-billed.</w:t>
      </w:r>
      <w:r w:rsidR="00DD4BE2">
        <w:rPr>
          <w:rFonts w:ascii="Times New Roman" w:hAnsi="Times New Roman" w:cs="Times New Roman" w:hint="eastAsia"/>
          <w:sz w:val="24"/>
          <w:szCs w:val="24"/>
        </w:rPr>
        <w:t xml:space="preserve"> </w:t>
      </w:r>
      <w:r w:rsidR="0080054C">
        <w:rPr>
          <w:rFonts w:ascii="Times New Roman" w:hAnsi="Times New Roman" w:cs="Times New Roman"/>
          <w:sz w:val="24"/>
          <w:szCs w:val="24"/>
        </w:rPr>
        <w:t>W</w:t>
      </w:r>
      <w:r w:rsidR="00DD4BE2">
        <w:rPr>
          <w:rFonts w:ascii="Times New Roman" w:hAnsi="Times New Roman" w:cs="Times New Roman" w:hint="eastAsia"/>
          <w:sz w:val="24"/>
          <w:szCs w:val="24"/>
        </w:rPr>
        <w:t xml:space="preserve">e refer the windows showing highly elevated divergence up to 50 times higher than the genomic mean as </w:t>
      </w:r>
      <w:r w:rsidR="00DD4BE2">
        <w:rPr>
          <w:rFonts w:ascii="Times New Roman" w:hAnsi="Times New Roman" w:cs="Times New Roman"/>
          <w:sz w:val="24"/>
          <w:szCs w:val="24"/>
        </w:rPr>
        <w:t>“</w:t>
      </w:r>
      <w:r w:rsidR="00DD4BE2">
        <w:rPr>
          <w:rFonts w:ascii="Times New Roman" w:hAnsi="Times New Roman" w:cs="Times New Roman" w:hint="eastAsia"/>
          <w:sz w:val="24"/>
          <w:szCs w:val="24"/>
        </w:rPr>
        <w:t>divergent islands</w:t>
      </w:r>
      <w:r w:rsidR="00DD4BE2">
        <w:rPr>
          <w:rFonts w:ascii="Times New Roman" w:hAnsi="Times New Roman" w:cs="Times New Roman"/>
          <w:sz w:val="24"/>
          <w:szCs w:val="24"/>
        </w:rPr>
        <w:t>”</w:t>
      </w:r>
      <w:r w:rsidR="00DD4BE2">
        <w:rPr>
          <w:rFonts w:ascii="Times New Roman" w:hAnsi="Times New Roman" w:cs="Times New Roman" w:hint="eastAsia"/>
          <w:sz w:val="24"/>
          <w:szCs w:val="24"/>
        </w:rPr>
        <w:t xml:space="preserve">. </w:t>
      </w:r>
      <w:r w:rsidR="00DD4BE2">
        <w:rPr>
          <w:rFonts w:ascii="Times New Roman" w:hAnsi="Times New Roman" w:cs="Times New Roman"/>
          <w:sz w:val="24"/>
          <w:szCs w:val="24"/>
        </w:rPr>
        <w:t>D</w:t>
      </w:r>
      <w:r w:rsidR="00DD4BE2">
        <w:rPr>
          <w:rFonts w:ascii="Times New Roman" w:hAnsi="Times New Roman" w:cs="Times New Roman" w:hint="eastAsia"/>
          <w:sz w:val="24"/>
          <w:szCs w:val="24"/>
        </w:rPr>
        <w:t xml:space="preserve">ivergent islands contain most (3,522, 80%) of these </w:t>
      </w:r>
      <w:proofErr w:type="spellStart"/>
      <w:r w:rsidR="00DD4BE2">
        <w:rPr>
          <w:rFonts w:ascii="Times New Roman" w:hAnsi="Times New Roman" w:cs="Times New Roman"/>
          <w:sz w:val="24"/>
          <w:szCs w:val="24"/>
        </w:rPr>
        <w:t>d</w:t>
      </w:r>
      <w:r w:rsidR="00DD4BE2" w:rsidRPr="001134C8">
        <w:rPr>
          <w:rFonts w:ascii="Times New Roman" w:hAnsi="Times New Roman" w:cs="Times New Roman"/>
          <w:sz w:val="24"/>
          <w:szCs w:val="24"/>
        </w:rPr>
        <w:t>f</w:t>
      </w:r>
      <w:r w:rsidR="00DD4BE2">
        <w:rPr>
          <w:rFonts w:ascii="Times New Roman" w:hAnsi="Times New Roman" w:cs="Times New Roman"/>
          <w:sz w:val="24"/>
          <w:szCs w:val="24"/>
        </w:rPr>
        <w:t>s</w:t>
      </w:r>
      <w:proofErr w:type="spellEnd"/>
      <w:r w:rsidR="00DD4BE2">
        <w:rPr>
          <w:rFonts w:ascii="Times New Roman" w:hAnsi="Times New Roman" w:cs="Times New Roman" w:hint="eastAsia"/>
          <w:sz w:val="24"/>
          <w:szCs w:val="24"/>
        </w:rPr>
        <w:t xml:space="preserve"> that distribute in 348 (0.6% of the whole duck genome) windows. </w:t>
      </w:r>
      <w:r w:rsidR="00DD4BE2" w:rsidRPr="00FE6619">
        <w:rPr>
          <w:rFonts w:ascii="Times New Roman" w:hAnsi="Times New Roman" w:cs="Times New Roman"/>
          <w:sz w:val="24"/>
          <w:szCs w:val="24"/>
        </w:rPr>
        <w:t xml:space="preserve">This is sharp contrast to the case in </w:t>
      </w:r>
      <w:proofErr w:type="spellStart"/>
      <w:r w:rsidR="00DD4BE2" w:rsidRPr="00FE6619">
        <w:rPr>
          <w:rFonts w:ascii="Times New Roman" w:hAnsi="Times New Roman" w:cs="Times New Roman"/>
          <w:sz w:val="24"/>
          <w:szCs w:val="24"/>
        </w:rPr>
        <w:t>Ficedula</w:t>
      </w:r>
      <w:proofErr w:type="spellEnd"/>
      <w:r w:rsidR="00DD4BE2" w:rsidRPr="00FE6619">
        <w:rPr>
          <w:rFonts w:ascii="Times New Roman" w:hAnsi="Times New Roman" w:cs="Times New Roman"/>
          <w:sz w:val="24"/>
          <w:szCs w:val="24"/>
        </w:rPr>
        <w:t xml:space="preserve"> flycatchers, where using the same criterion, that 25% (59,936) </w:t>
      </w:r>
      <w:proofErr w:type="spellStart"/>
      <w:r w:rsidR="00DD4BE2" w:rsidRPr="00FE6619">
        <w:rPr>
          <w:rFonts w:ascii="Times New Roman" w:hAnsi="Times New Roman" w:cs="Times New Roman"/>
          <w:sz w:val="24"/>
          <w:szCs w:val="24"/>
        </w:rPr>
        <w:t>dfs</w:t>
      </w:r>
      <w:proofErr w:type="spellEnd"/>
      <w:r w:rsidR="00DD4BE2" w:rsidRPr="00FE6619">
        <w:rPr>
          <w:rFonts w:ascii="Times New Roman" w:hAnsi="Times New Roman" w:cs="Times New Roman"/>
          <w:sz w:val="24"/>
          <w:szCs w:val="24"/>
        </w:rPr>
        <w:t xml:space="preserve"> were distributed in the large genomic divergent </w:t>
      </w:r>
      <w:r w:rsidR="00DD4BE2" w:rsidRPr="00FE6619">
        <w:rPr>
          <w:rFonts w:ascii="Times New Roman" w:hAnsi="Times New Roman" w:cs="Times New Roman"/>
          <w:sz w:val="24"/>
          <w:szCs w:val="24"/>
        </w:rPr>
        <w:lastRenderedPageBreak/>
        <w:t xml:space="preserve">islands covering 2.7% of the flycatcher genome. Such large difference in number of </w:t>
      </w:r>
      <w:proofErr w:type="spellStart"/>
      <w:r w:rsidR="00DD4BE2" w:rsidRPr="00FE6619">
        <w:rPr>
          <w:rFonts w:ascii="Times New Roman" w:hAnsi="Times New Roman" w:cs="Times New Roman"/>
          <w:sz w:val="24"/>
          <w:szCs w:val="24"/>
        </w:rPr>
        <w:t>dfs</w:t>
      </w:r>
      <w:proofErr w:type="spellEnd"/>
      <w:r w:rsidR="00DD4BE2" w:rsidRPr="00FE6619">
        <w:rPr>
          <w:rFonts w:ascii="Times New Roman" w:hAnsi="Times New Roman" w:cs="Times New Roman"/>
          <w:sz w:val="24"/>
          <w:szCs w:val="24"/>
        </w:rPr>
        <w:t xml:space="preserve"> and the pattern of genomic divergent islands in two these species might due to that the wild duck (the mallard and spot-billed duck) has a shorter divergence time and is in an earlier stage than the </w:t>
      </w:r>
      <w:proofErr w:type="spellStart"/>
      <w:r w:rsidR="00DD4BE2" w:rsidRPr="00FE6619">
        <w:rPr>
          <w:rFonts w:ascii="Times New Roman" w:hAnsi="Times New Roman" w:cs="Times New Roman"/>
          <w:sz w:val="24"/>
          <w:szCs w:val="24"/>
        </w:rPr>
        <w:t>Ficedula</w:t>
      </w:r>
      <w:proofErr w:type="spellEnd"/>
      <w:r w:rsidR="00DD4BE2" w:rsidRPr="00FE6619">
        <w:rPr>
          <w:rFonts w:ascii="Times New Roman" w:hAnsi="Times New Roman" w:cs="Times New Roman"/>
          <w:sz w:val="24"/>
          <w:szCs w:val="24"/>
        </w:rPr>
        <w:t xml:space="preserve"> flycatcher</w:t>
      </w:r>
      <w:r w:rsidR="00B754B2">
        <w:rPr>
          <w:rFonts w:ascii="Times New Roman" w:hAnsi="Times New Roman" w:cs="Times New Roman"/>
          <w:sz w:val="24"/>
          <w:szCs w:val="24"/>
        </w:rPr>
        <w:fldChar w:fldCharType="begin"/>
      </w:r>
      <w:r w:rsidR="007819CE">
        <w:rPr>
          <w:rFonts w:ascii="Times New Roman" w:hAnsi="Times New Roman" w:cs="Times New Roman"/>
          <w:sz w:val="24"/>
          <w:szCs w:val="24"/>
        </w:rPr>
        <w:instrText xml:space="preserve"> ADDIN EN.CITE &lt;EndNote&gt;&lt;Cite&gt;&lt;Author&gt;Nadachowska-Brzyska&lt;/Author&gt;&lt;Year&gt;2013&lt;/Year&gt;&lt;RecNum&gt;64&lt;/RecNum&gt;&lt;DisplayText&gt;(10)&lt;/DisplayText&gt;&lt;record&gt;&lt;rec-number&gt;64&lt;/rec-number&gt;&lt;foreign-keys&gt;&lt;key app="EN" db-id="zd9vrr9r4sxpvoex0z2x0seo95tx9fexr95t" timestamp="1491048927"&gt;64&lt;/key&gt;&lt;/foreign-keys&gt;&lt;ref-type name="Journal Article"&gt;17&lt;/ref-type&gt;&lt;contributors&gt;&lt;authors&gt;&lt;author&gt;Nadachowska-Brzyska, K.&lt;/author&gt;&lt;author&gt;Burri, R.&lt;/author&gt;&lt;author&gt;Olason, P. I.&lt;/author&gt;&lt;author&gt;Kawakami, T.&lt;/author&gt;&lt;author&gt;Smeds, L.&lt;/author&gt;&lt;author&gt;Ellegren, H.&lt;/author&gt;&lt;/authors&gt;&lt;/contributors&gt;&lt;auth-address&gt;Department of Evolutionary Biology, Evolutionary Biology Centre, Uppsala University, Uppsala, Sweden.&lt;/auth-address&gt;&lt;titles&gt;&lt;title&gt;Demographic divergence history of pied flycatcher and collared flycatcher inferred from whole-genome re-sequencing data&lt;/title&gt;&lt;secondary-title&gt;PLoS Genet&lt;/secondary-title&gt;&lt;/titles&gt;&lt;periodical&gt;&lt;full-title&gt;PLoS Genet&lt;/full-title&gt;&lt;/periodical&gt;&lt;pages&gt;e1003942&lt;/pages&gt;&lt;volume&gt;9&lt;/volume&gt;&lt;number&gt;11&lt;/number&gt;&lt;keywords&gt;&lt;keyword&gt;Animals&lt;/keyword&gt;&lt;keyword&gt;Bayes Theorem&lt;/keyword&gt;&lt;keyword&gt;*Biological Evolution&lt;/keyword&gt;&lt;keyword&gt;Gene Flow&lt;/keyword&gt;&lt;keyword&gt;*Genetic Speciation&lt;/keyword&gt;&lt;keyword&gt;Genetic Variation&lt;/keyword&gt;&lt;keyword&gt;Markov Chains&lt;/keyword&gt;&lt;keyword&gt;Population Density&lt;/keyword&gt;&lt;keyword&gt;*Selection, Genetic&lt;/keyword&gt;&lt;keyword&gt;Sequence Analysis, DNA&lt;/keyword&gt;&lt;keyword&gt;Songbirds/*genetics&lt;/keyword&gt;&lt;/keywords&gt;&lt;dates&gt;&lt;year&gt;2013&lt;/year&gt;&lt;pub-dates&gt;&lt;date&gt;Nov&lt;/date&gt;&lt;/pub-dates&gt;&lt;/dates&gt;&lt;isbn&gt;1553-7404 (Electronic)&amp;#xD;1553-7390 (Linking)&lt;/isbn&gt;&lt;accession-num&gt;24244198&lt;/accession-num&gt;&lt;urls&gt;&lt;related-urls&gt;&lt;url&gt;https://www.ncbi.nlm.nih.gov/pubmed/24244198&lt;/url&gt;&lt;/related-urls&gt;&lt;/urls&gt;&lt;custom2&gt;PMC3820794&lt;/custom2&gt;&lt;electronic-resource-num&gt;10.1371/journal.pgen.1003942&lt;/electronic-resource-num&gt;&lt;/record&gt;&lt;/Cite&gt;&lt;/EndNote&gt;</w:instrText>
      </w:r>
      <w:r w:rsidR="00B754B2">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10" w:tooltip="Nadachowska-Brzyska, 2013 #64" w:history="1">
        <w:r w:rsidR="008834D1">
          <w:rPr>
            <w:rFonts w:ascii="Times New Roman" w:hAnsi="Times New Roman" w:cs="Times New Roman"/>
            <w:noProof/>
            <w:sz w:val="24"/>
            <w:szCs w:val="24"/>
          </w:rPr>
          <w:t>10</w:t>
        </w:r>
      </w:hyperlink>
      <w:r w:rsidR="004D577F">
        <w:rPr>
          <w:rFonts w:ascii="Times New Roman" w:hAnsi="Times New Roman" w:cs="Times New Roman"/>
          <w:noProof/>
          <w:sz w:val="24"/>
          <w:szCs w:val="24"/>
        </w:rPr>
        <w:t>)</w:t>
      </w:r>
      <w:r w:rsidR="00B754B2">
        <w:rPr>
          <w:rFonts w:ascii="Times New Roman" w:hAnsi="Times New Roman" w:cs="Times New Roman"/>
          <w:sz w:val="24"/>
          <w:szCs w:val="24"/>
        </w:rPr>
        <w:fldChar w:fldCharType="end"/>
      </w:r>
      <w:r w:rsidR="00DD4BE2" w:rsidRPr="00FE6619">
        <w:rPr>
          <w:rFonts w:ascii="Times New Roman" w:hAnsi="Times New Roman" w:cs="Times New Roman"/>
          <w:sz w:val="24"/>
          <w:szCs w:val="24"/>
        </w:rPr>
        <w:t>. Surprisingly, detailed analysis of these genomic divergent islands suggested that all of them were homologous to the chicken “Z” chromosome (</w:t>
      </w:r>
      <w:r w:rsidR="00DD4BE2">
        <w:rPr>
          <w:rFonts w:ascii="Times New Roman" w:hAnsi="Times New Roman" w:cs="Times New Roman"/>
          <w:sz w:val="24"/>
          <w:szCs w:val="24"/>
        </w:rPr>
        <w:t xml:space="preserve">Discussion Section; </w:t>
      </w:r>
      <w:r w:rsidR="00D72235">
        <w:rPr>
          <w:rFonts w:ascii="Times New Roman" w:hAnsi="Times New Roman" w:cs="Times New Roman"/>
          <w:sz w:val="24"/>
          <w:szCs w:val="24"/>
        </w:rPr>
        <w:t>Fig. S21</w:t>
      </w:r>
      <w:r w:rsidR="00DD4BE2" w:rsidRPr="00FE6619">
        <w:rPr>
          <w:rFonts w:ascii="Times New Roman" w:hAnsi="Times New Roman" w:cs="Times New Roman"/>
          <w:sz w:val="24"/>
          <w:szCs w:val="24"/>
        </w:rPr>
        <w:t>).</w:t>
      </w:r>
      <w:r w:rsidR="00DD4BE2">
        <w:rPr>
          <w:rFonts w:ascii="Times New Roman" w:hAnsi="Times New Roman" w:cs="Times New Roman"/>
          <w:sz w:val="24"/>
          <w:szCs w:val="24"/>
        </w:rPr>
        <w:t xml:space="preserve"> </w:t>
      </w:r>
    </w:p>
    <w:p w14:paraId="0B115297" w14:textId="0F0907C2" w:rsidR="00DD4BE2" w:rsidRDefault="00DD4BE2" w:rsidP="00DD4BE2">
      <w:pPr>
        <w:tabs>
          <w:tab w:val="left" w:pos="3261"/>
        </w:tabs>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n order to study the genomic divergence in </w:t>
      </w:r>
      <w:r w:rsidR="00EC4617">
        <w:rPr>
          <w:rFonts w:ascii="Times New Roman" w:hAnsi="Times New Roman" w:cs="Times New Roman"/>
          <w:sz w:val="24"/>
          <w:szCs w:val="24"/>
        </w:rPr>
        <w:t xml:space="preserve">duck </w:t>
      </w:r>
      <w:r>
        <w:rPr>
          <w:rFonts w:ascii="Times New Roman" w:hAnsi="Times New Roman" w:cs="Times New Roman"/>
          <w:sz w:val="24"/>
          <w:szCs w:val="24"/>
        </w:rPr>
        <w:t xml:space="preserve">autosomes, we then estimated the population differentiation, nucleotide diversity through calculating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sidR="00AC292B">
        <w:rPr>
          <w:rFonts w:ascii="Times New Roman" w:hAnsi="Times New Roman" w:cs="Times New Roman"/>
          <w:sz w:val="24"/>
          <w:szCs w:val="24"/>
          <w:vertAlign w:val="subscript"/>
        </w:rPr>
        <w:t xml:space="preserve"> </w:t>
      </w:r>
      <w:r w:rsidR="00AC292B" w:rsidRPr="00194533">
        <w:rPr>
          <w:rFonts w:ascii="Times New Roman" w:hAnsi="Times New Roman" w:cs="Times New Roman"/>
          <w:sz w:val="24"/>
          <w:szCs w:val="24"/>
        </w:rPr>
        <w:t>(</w:t>
      </w:r>
      <w:r w:rsidR="00AC292B">
        <w:rPr>
          <w:rFonts w:ascii="Times New Roman" w:hAnsi="Times New Roman" w:cs="Times New Roman"/>
          <w:sz w:val="24"/>
          <w:szCs w:val="24"/>
        </w:rPr>
        <w:t>fixation index</w:t>
      </w:r>
      <w:r w:rsidR="00AC292B" w:rsidRPr="00194533">
        <w:rPr>
          <w:rFonts w:ascii="Times New Roman" w:hAnsi="Times New Roman" w:cs="Times New Roman"/>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dxy</w:t>
      </w:r>
      <w:proofErr w:type="spellEnd"/>
      <w:r>
        <w:rPr>
          <w:rFonts w:ascii="Times New Roman" w:eastAsia="宋体" w:hAnsi="Times New Roman" w:cs="Times New Roman"/>
          <w:sz w:val="24"/>
          <w:szCs w:val="24"/>
        </w:rPr>
        <w:t xml:space="preserve"> (sequence divergence),</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π</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(nucleotide diversity) </w:t>
      </w:r>
      <w:r>
        <w:rPr>
          <w:rFonts w:ascii="Times New Roman" w:hAnsi="Times New Roman" w:cs="Times New Roman" w:hint="eastAsia"/>
          <w:sz w:val="24"/>
          <w:szCs w:val="24"/>
        </w:rPr>
        <w:t>and Tajima</w:t>
      </w:r>
      <w:r>
        <w:rPr>
          <w:rFonts w:ascii="Times New Roman" w:hAnsi="Times New Roman" w:cs="Times New Roman"/>
          <w:sz w:val="24"/>
          <w:szCs w:val="24"/>
        </w:rPr>
        <w:t>’</w:t>
      </w:r>
      <w:r>
        <w:rPr>
          <w:rFonts w:ascii="Times New Roman" w:hAnsi="Times New Roman" w:cs="Times New Roman" w:hint="eastAsia"/>
          <w:sz w:val="24"/>
          <w:szCs w:val="24"/>
        </w:rPr>
        <w:t xml:space="preserve">s D values in sliding window </w:t>
      </w:r>
      <w:r w:rsidR="00C6001A">
        <w:rPr>
          <w:rFonts w:ascii="Times New Roman" w:hAnsi="Times New Roman" w:cs="Times New Roman"/>
          <w:sz w:val="24"/>
          <w:szCs w:val="24"/>
        </w:rPr>
        <w:t xml:space="preserve">that homologous </w:t>
      </w:r>
      <w:r>
        <w:rPr>
          <w:rFonts w:ascii="Times New Roman" w:hAnsi="Times New Roman" w:cs="Times New Roman" w:hint="eastAsia"/>
          <w:sz w:val="24"/>
          <w:szCs w:val="24"/>
        </w:rPr>
        <w:t>to chicken autosomes. (Materials and Methods</w:t>
      </w:r>
      <w:r>
        <w:rPr>
          <w:rFonts w:ascii="Times New Roman" w:hAnsi="Times New Roman" w:cs="Times New Roman"/>
          <w:sz w:val="24"/>
          <w:szCs w:val="24"/>
        </w:rPr>
        <w:t xml:space="preserve">; Fig. 5a; </w:t>
      </w:r>
      <w:r w:rsidR="0057200C">
        <w:rPr>
          <w:rFonts w:ascii="Times New Roman" w:hAnsi="Times New Roman" w:cs="Times New Roman"/>
          <w:sz w:val="24"/>
          <w:szCs w:val="24"/>
        </w:rPr>
        <w:t>Table S16</w:t>
      </w:r>
      <w:r>
        <w:rPr>
          <w:rFonts w:ascii="Times New Roman" w:hAnsi="Times New Roman" w:cs="Times New Roman" w:hint="eastAsia"/>
          <w:sz w:val="24"/>
          <w:szCs w:val="24"/>
        </w:rPr>
        <w:t>).</w:t>
      </w:r>
      <w:r w:rsidRPr="00C83074">
        <w:rPr>
          <w:rFonts w:ascii="Times New Roman" w:hAnsi="Times New Roman" w:cs="Times New Roman"/>
          <w:color w:val="FF0000"/>
          <w:sz w:val="24"/>
          <w:szCs w:val="24"/>
        </w:rPr>
        <w:t xml:space="preserve"> </w:t>
      </w:r>
      <w:r w:rsidRPr="00C83074">
        <w:rPr>
          <w:rFonts w:ascii="Times New Roman" w:hAnsi="Times New Roman" w:cs="Times New Roman"/>
          <w:color w:val="000000" w:themeColor="text1"/>
          <w:sz w:val="24"/>
          <w:szCs w:val="24"/>
        </w:rPr>
        <w:t xml:space="preserve">Scaffolds homologous to chicken Z chromosome showed higher level of </w:t>
      </w:r>
      <w:r w:rsidRPr="00C83074">
        <w:rPr>
          <w:rFonts w:ascii="Times New Roman" w:hAnsi="Times New Roman" w:cs="Times New Roman"/>
          <w:i/>
          <w:color w:val="000000" w:themeColor="text1"/>
          <w:sz w:val="24"/>
          <w:szCs w:val="24"/>
        </w:rPr>
        <w:t>F</w:t>
      </w:r>
      <w:r w:rsidRPr="00C83074">
        <w:rPr>
          <w:rFonts w:ascii="Times New Roman" w:hAnsi="Times New Roman" w:cs="Times New Roman"/>
          <w:color w:val="000000" w:themeColor="text1"/>
          <w:sz w:val="24"/>
          <w:szCs w:val="24"/>
          <w:vertAlign w:val="subscript"/>
        </w:rPr>
        <w:t>ST</w:t>
      </w:r>
      <w:r w:rsidRPr="00C83074">
        <w:rPr>
          <w:rFonts w:ascii="Times New Roman" w:hAnsi="Times New Roman" w:cs="Times New Roman"/>
          <w:color w:val="000000" w:themeColor="text1"/>
          <w:sz w:val="24"/>
          <w:szCs w:val="24"/>
        </w:rPr>
        <w:t xml:space="preserve"> (5.5-fold) and Tajima’s D (1.5-fold), but smaller number of SNP density (0.5-fold) and lower level of </w:t>
      </w:r>
      <w:r w:rsidRPr="00C83074">
        <w:rPr>
          <w:rFonts w:ascii="Times New Roman" w:eastAsia="宋体" w:hAnsi="Times New Roman" w:cs="Times New Roman"/>
          <w:color w:val="000000" w:themeColor="text1"/>
          <w:sz w:val="24"/>
          <w:szCs w:val="24"/>
        </w:rPr>
        <w:t>π (</w:t>
      </w:r>
      <w:r w:rsidRPr="00C83074">
        <w:rPr>
          <w:rFonts w:ascii="Times New Roman" w:hAnsi="Times New Roman" w:cs="Times New Roman"/>
          <w:color w:val="000000" w:themeColor="text1"/>
          <w:sz w:val="24"/>
          <w:szCs w:val="24"/>
        </w:rPr>
        <w:t xml:space="preserve">0.6-fold) than autosomes </w:t>
      </w:r>
      <w:del w:id="209" w:author="yh huang" w:date="2018-02-27T12:50:00Z">
        <w:r w:rsidRPr="00C83074" w:rsidDel="00DC3920">
          <w:rPr>
            <w:rFonts w:ascii="Times New Roman" w:eastAsia="宋体" w:hAnsi="Times New Roman" w:cs="Times New Roman"/>
            <w:color w:val="000000" w:themeColor="text1"/>
            <w:sz w:val="24"/>
            <w:szCs w:val="24"/>
          </w:rPr>
          <w:fldChar w:fldCharType="begin">
            <w:fldData xml:space="preserve">PEVuZE5vdGU+PENpdGU+PEF1dGhvcj5FbGxlZ3JlbjwvQXV0aG9yPjxZZWFyPjIwMTI8L1llYXI+
PFJlY051bT4xNTwvUmVjTnVtPjxEaXNwbGF5VGV4dD4oNSwgNDEpPC9EaXNwbGF5VGV4dD48cmVj
b3JkPjxyZWMtbnVtYmVyPjE1PC9yZWMtbnVtYmVyPjxmb3JlaWduLWtleXM+PGtleSBhcHA9IkVO
IiBkYi1pZD0iemQ5dnJyOXI0c3hwdm9leDB6Mngwc2VvOTV0eDlmZXhyOTV0IiB0aW1lc3RhbXA9
IjE0ODYyMjE2OTMiPjE1PC9rZXk+PC9mb3JlaWduLWtleXM+PHJlZi10eXBlIG5hbWU9IkpvdXJu
YWwgQXJ0aWNsZSI+MTc8L3JlZi10eXBlPjxjb250cmlidXRvcnM+PGF1dGhvcnM+PGF1dGhvcj5F
bGxlZ3JlbiwgSC48L2F1dGhvcj48YXV0aG9yPlNtZWRzLCBMLjwvYXV0aG9yPjxhdXRob3I+QnVy
cmksIFIuPC9hdXRob3I+PGF1dGhvcj5PbGFzb24sIFAuIEkuPC9hdXRob3I+PGF1dGhvcj5CYWNr
c3Ryb20sIE4uPC9hdXRob3I+PGF1dGhvcj5LYXdha2FtaSwgVC48L2F1dGhvcj48YXV0aG9yPkt1
bnN0bmVyLCBBLjwvYXV0aG9yPjxhdXRob3I+TWFraW5lbiwgSC48L2F1dGhvcj48YXV0aG9yPk5h
ZGFjaG93c2thLUJyenlza2EsIEsuPC9hdXRob3I+PGF1dGhvcj5RdmFybnN0cm9tLCBBLjwvYXV0
aG9yPjxhdXRob3I+VWViYmluZywgUy48L2F1dGhvcj48YXV0aG9yPldvbGYsIEouIEIuPC9hdXRo
b3I+PC9hdXRob3JzPjwvY29udHJpYnV0b3JzPjxhdXRoLWFkZHJlc3M+RGVwdCBvZiBFdm9sdXRp
b25hcnkgQmlvbG9neSwgRXZvbHV0aW9uYXJ5IEJpb2xvZ3kgQ2VudHJlLCBVcHBzYWxhIFVuaXZl
cnNpdHksIE5vcmJ5dmFnZW4gMThELCBTRS03NTIgMzYgVXBwc2FsYSwgU3dlZGVuLjwvYXV0aC1h
ZGRyZXNzPjx0aXRsZXM+PHRpdGxlPlRoZSBnZW5vbWljIGxhbmRzY2FwZSBvZiBzcGVjaWVzIGRp
dmVyZ2VuY2UgaW4gRmljZWR1bGEgZmx5Y2F0Y2hlcnM8L3RpdGxlPjxzZWNvbmRhcnktdGl0bGU+
TmF0dXJlPC9zZWNvbmRhcnktdGl0bGU+PC90aXRsZXM+PHBlcmlvZGljYWw+PGZ1bGwtdGl0bGU+
TmF0dXJlPC9mdWxsLXRpdGxlPjwvcGVyaW9kaWNhbD48cGFnZXM+NzU2LTYwPC9wYWdlcz48dm9s
dW1lPjQ5MTwvdm9sdW1lPjxudW1iZXI+NzQyNjwvbnVtYmVyPjxrZXl3b3Jkcz48a2V5d29yZD5B
bmltYWxzPC9rZXl3b3JkPjxrZXl3b3JkPkJpb2RpdmVyc2l0eTwva2V5d29yZD48a2V5d29yZD5D
ZW50cm9tZXJlL2dlbmV0aWNzPC9rZXl3b3JkPjxrZXl3b3JkPkNocm9tb3NvbWVzL2dlbmV0aWNz
PC9rZXl3b3JkPjxrZXl3b3JkPkdlbmUgRnJlcXVlbmN5PC9rZXl3b3JkPjxrZXl3b3JkPipHZW5l
dGljIFNwZWNpYXRpb248L2tleXdvcmQ+PGtleXdvcmQ+R2VuZXRpYyBWYXJpYXRpb248L2tleXdv
cmQ+PGtleXdvcmQ+R2Vub21lLypnZW5ldGljczwva2V5d29yZD48a2V5d29yZD5HZW5vbWljczwv
a2V5d29yZD48a2V5d29yZD5NYWxlPC9rZXl3b3JkPjxrZXl3b3JkPk1vbGVjdWxhciBTZXF1ZW5j
ZSBEYXRhPC9rZXl3b3JkPjxrZXl3b3JkPlBoeWxvZ2VueTwva2V5d29yZD48a2V5d29yZD5TZWxl
Y3Rpb24sIEdlbmV0aWMvZ2VuZXRpY3M8L2tleXdvcmQ+PGtleXdvcmQ+U29uZ2JpcmRzL2NsYXNz
aWZpY2F0aW9uLypnZW5ldGljczwva2V5d29yZD48a2V5d29yZD5TcGVjaWVzIFNwZWNpZmljaXR5
PC9rZXl3b3JkPjxrZXl3b3JkPlRlbG9tZXJlL2dlbmV0aWNzPC9rZXl3b3JkPjwva2V5d29yZHM+
PGRhdGVzPjx5ZWFyPjIwMTI8L3llYXI+PHB1Yi1kYXRlcz48ZGF0ZT5Ob3YgMjk8L2RhdGU+PC9w
dWItZGF0ZXM+PC9kYXRlcz48aXNibj4xNDc2LTQ2ODcgKEVsZWN0cm9uaWMpJiN4RDswMDI4LTA4
MzYgKExpbmtpbmcpPC9pc2JuPjxhY2Nlc3Npb24tbnVtPjIzMTAzODc2PC9hY2Nlc3Npb24tbnVt
Pjx1cmxzPjxyZWxhdGVkLXVybHM+PHVybD5odHRwczovL3d3dy5uY2JpLm5sbS5uaWguZ292L3B1
Ym1lZC8yMzEwMzg3NjwvdXJsPjwvcmVsYXRlZC11cmxzPjwvdXJscz48ZWxlY3Ryb25pYy1yZXNv
dXJjZS1udW0+MTAuMTAzOC9uYXR1cmUxMTU4NDwvZWxlY3Ryb25pYy1yZXNvdXJjZS1udW0+PC9y
ZWNvcmQ+PC9DaXRlPjxDaXRlPjxBdXRob3I+TGF2cmV0c2t5PC9BdXRob3I+PFllYXI+MjAxNTwv
WWVhcj48UmVjTnVtPjUwPC9SZWNOdW0+PHJlY29yZD48cmVjLW51bWJlcj41MDwvcmVjLW51bWJl
cj48Zm9yZWlnbi1rZXlzPjxrZXkgYXBwPSJFTiIgZGItaWQ9InpkOXZycjlyNHN4cHZvZXgwejJ4
MHNlbzk1dHg5ZmV4cjk1dCIgdGltZXN0YW1wPSIxNDg4MjA1Mzc2Ij41MDwva2V5PjwvZm9yZWln
bi1rZXlzPjxyZWYtdHlwZSBuYW1lPSJKb3VybmFsIEFydGljbGUiPjE3PC9yZWYtdHlwZT48Y29u
dHJpYnV0b3JzPjxhdXRob3JzPjxhdXRob3I+TGF2cmV0c2t5LCBQLjwvYXV0aG9yPjxhdXRob3I+
RGFjb3N0YSwgSi4gTS48L2F1dGhvcj48YXV0aG9yPkhlcm5hbmRlei1CYW5vcywgQi4gRS48L2F1
dGhvcj48YXV0aG9yPkVuZ2lsaXMsIEEuLCBKci48L2F1dGhvcj48YXV0aG9yPlNvcmVuc29uLCBN
LiBELjwvYXV0aG9yPjxhdXRob3I+UGV0ZXJzLCBKLiBMLjwvYXV0aG9yPjwvYXV0aG9ycz48L2Nv
bnRyaWJ1dG9ycz48YXV0aC1hZGRyZXNzPkRlcGFydG1lbnQgb2YgQmlvbG9naWNhbCBTY2llbmNl
cywgV3JpZ2h0IFN0YXRlIFVuaXZlcnNpdHksIDM2NDAgQ29sb25lbCBHbGVubiBId3ksIERheXRv
biwgT0gsIDQ1NDM1LCBVU0EuJiN4RDtEZXBhcnRtZW50IG9mIEJpb2xvZ3ksIEJvc3RvbiBVbml2
ZXJzaXR5LCBCb3N0b24sIE1BLCAwMjIxNSwgVVNBLiYjeEQ7RGVwYXJ0YW1lbnRvIGRlIEJpb2xv
Z2lhIEV2b2x1dGl2YSwgRmFjdWx0YWQgZGUgQ2llbmNpYXMsIFVuaXZlcnNpZGFkIE5hY2lvbmFs
IEF1dG9ub21hIGRlIE1leGljbywgTWV4aWNvLCBEaXN0cml0byBGZWRlcmFsLCBNZXhpY28uJiN4
RDtNdXNldW0gb2YgV2lsZGxpZmUgYW5kIEZpc2ggQmlvbG9neSwgRGVwYXJ0bWVudCBvZiBXaWxk
bGlmZSwgRmlzaCwgYW5kIENvbnNlcnZhdGlvbiBCaW9sb2d5LCBVbml2ZXJzaXR5IG9mIENhbGlm
b3JuaWEsIERhdmlzLCBPbmUgU2hpZWxkcyBBdmVudWUsIERhdmlzLCBDQSwgOTU2MTYsIFVTQS4m
I3hEO0RlcGFydG1lbnQgb2YgV2lsZGxpZmUsIEZpc2ggYW5kIENvbnNlcnZhdGlvbiBCaW9sb2d5
LCBVbml2ZXJzaXR5IG9mIENhbGlmb3JuaWEsIERhdmlzLCBPbmUgU2hpZWxkcyBBdmVudWUsIERh
dmlzLCBDQSwgOTU2MTYsIFVTQS48L2F1dGgtYWRkcmVzcz48dGl0bGVzPjx0aXRsZT5TcGVjaWF0
aW9uIGdlbm9taWNzIGFuZCBhIHJvbGUgZm9yIHRoZSBaIGNocm9tb3NvbWUgaW4gdGhlIGVhcmx5
IHN0YWdlcyBvZiBkaXZlcmdlbmNlIGJldHdlZW4gTWV4aWNhbiBkdWNrcyBhbmQgbWFsbGFyZHM8
L3RpdGxlPjxzZWNvbmRhcnktdGl0bGU+TW9sIEVjb2w8L3NlY29uZGFyeS10aXRsZT48L3RpdGxl
cz48cGVyaW9kaWNhbD48ZnVsbC10aXRsZT5Nb2wgRWNvbDwvZnVsbC10aXRsZT48L3BlcmlvZGlj
YWw+PHBhZ2VzPjUzNjQtNzg8L3BhZ2VzPjx2b2x1bWU+MjQ8L3ZvbHVtZT48bnVtYmVyPjIxPC9u
dW1iZXI+PGtleXdvcmRzPjxrZXl3b3JkPkFuaW1hbHM8L2tleXdvcmQ+PGtleXdvcmQ+RE5BLCBN
aXRvY2hvbmRyaWFsL2dlbmV0aWNzPC9rZXl3b3JkPjxrZXl3b3JkPkR1Y2tzL2NsYXNzaWZpY2F0
aW9uLypnZW5ldGljczwva2V5d29yZD48a2V5d29yZD4qRXZvbHV0aW9uLCBNb2xlY3VsYXI8L2tl
eXdvcmQ+PGtleXdvcmQ+KkdlbmV0aWMgU3BlY2lhdGlvbjwva2V5d29yZD48a2V5d29yZD5HZW5l
dGljcywgUG9wdWxhdGlvbjwva2V5d29yZD48a2V5d29yZD5NZXhpY288L2tleXdvcmQ+PGtleXdv
cmQ+TW9kZWxzLCBHZW5ldGljPC9rZXl3b3JkPjxrZXl3b3JkPk1vbGVjdWxhciBTZXF1ZW5jZSBE
YXRhPC9rZXl3b3JkPjxrZXl3b3JkPlBvcHVsYXRpb24gRGVuc2l0eTwva2V5d29yZD48a2V5d29y
ZD5TZXF1ZW5jZSBBbmFseXNpcywgRE5BPC9rZXl3b3JkPjxrZXl3b3JkPlNleCBDaHJvbW9zb21l
cy8qZ2VuZXRpY3M8L2tleXdvcmQ+PGtleXdvcmQ+VW5pdGVkIFN0YXRlczwva2V5d29yZD48a2V5
d29yZD5hbnNlcmlmb3JtZXM8L2tleXdvcmQ+PGtleXdvcmQ+ZWxldmF0ZWQgWiBkaXZlcmdlbmNl
PC9rZXl3b3JkPjxrZXl3b3JkPmdlbm90eXBpbmcgYnkgc2VxdWVuY2luZzwva2V5d29yZD48a2V5
d29yZD5tYXJrZXIgZGlzY29yZGFuY2U8L2tleXdvcmQ+PGtleXdvcmQ+cGh5bG9nZW9ncmFwaHk8
L2tleXdvcmQ+PGtleXdvcmQ+c3BlY2lhdGlvbjwva2V5d29yZD48L2tleXdvcmRzPjxkYXRlcz48
eWVhcj4yMDE1PC95ZWFyPjxwdWItZGF0ZXM+PGRhdGU+Tm92PC9kYXRlPjwvcHViLWRhdGVzPjwv
ZGF0ZXM+PGlzYm4+MTM2NS0yOTRYIChFbGVjdHJvbmljKSYjeEQ7MDk2Mi0xMDgzIChMaW5raW5n
KTwvaXNibj48YWNjZXNzaW9uLW51bT4yNjQxNDQzNzwvYWNjZXNzaW9uLW51bT48dXJscz48cmVs
YXRlZC11cmxzPjx1cmw+aHR0cHM6Ly93d3cubmNiaS5ubG0ubmloLmdvdi9wdWJtZWQvMjY0MTQ0
Mzc8L3VybD48L3JlbGF0ZWQtdXJscz48L3VybHM+PGVsZWN0cm9uaWMtcmVzb3VyY2UtbnVtPjEw
LjExMTEvbWVjLjEzNDAyPC9lbGVjdHJvbmljLXJlc291cmNlLW51bT48L3JlY29yZD48L0NpdGU+
PC9FbmROb3RlPgB=
</w:fldData>
          </w:fldChar>
        </w:r>
      </w:del>
      <w:r w:rsidR="007819CE">
        <w:rPr>
          <w:rFonts w:ascii="Times New Roman" w:eastAsia="宋体" w:hAnsi="Times New Roman" w:cs="Times New Roman"/>
          <w:color w:val="000000" w:themeColor="text1"/>
          <w:sz w:val="24"/>
          <w:szCs w:val="24"/>
        </w:rPr>
        <w:instrText xml:space="preserve"> ADDIN EN.CITE </w:instrText>
      </w:r>
      <w:r w:rsidR="007819CE">
        <w:rPr>
          <w:rFonts w:ascii="Times New Roman" w:eastAsia="宋体" w:hAnsi="Times New Roman" w:cs="Times New Roman"/>
          <w:color w:val="000000" w:themeColor="text1"/>
          <w:sz w:val="24"/>
          <w:szCs w:val="24"/>
        </w:rPr>
        <w:fldChar w:fldCharType="begin">
          <w:fldData xml:space="preserve">PEVuZE5vdGU+PENpdGU+PEF1dGhvcj5FbGxlZ3JlbjwvQXV0aG9yPjxZZWFyPjIwMTI8L1llYXI+
PFJlY051bT4xNTwvUmVjTnVtPjxEaXNwbGF5VGV4dD4oNSwgNDEpPC9EaXNwbGF5VGV4dD48cmVj
b3JkPjxyZWMtbnVtYmVyPjE1PC9yZWMtbnVtYmVyPjxmb3JlaWduLWtleXM+PGtleSBhcHA9IkVO
IiBkYi1pZD0iemQ5dnJyOXI0c3hwdm9leDB6Mngwc2VvOTV0eDlmZXhyOTV0IiB0aW1lc3RhbXA9
IjE0ODYyMjE2OTMiPjE1PC9rZXk+PC9mb3JlaWduLWtleXM+PHJlZi10eXBlIG5hbWU9IkpvdXJu
YWwgQXJ0aWNsZSI+MTc8L3JlZi10eXBlPjxjb250cmlidXRvcnM+PGF1dGhvcnM+PGF1dGhvcj5F
bGxlZ3JlbiwgSC48L2F1dGhvcj48YXV0aG9yPlNtZWRzLCBMLjwvYXV0aG9yPjxhdXRob3I+QnVy
cmksIFIuPC9hdXRob3I+PGF1dGhvcj5PbGFzb24sIFAuIEkuPC9hdXRob3I+PGF1dGhvcj5CYWNr
c3Ryb20sIE4uPC9hdXRob3I+PGF1dGhvcj5LYXdha2FtaSwgVC48L2F1dGhvcj48YXV0aG9yPkt1
bnN0bmVyLCBBLjwvYXV0aG9yPjxhdXRob3I+TWFraW5lbiwgSC48L2F1dGhvcj48YXV0aG9yPk5h
ZGFjaG93c2thLUJyenlza2EsIEsuPC9hdXRob3I+PGF1dGhvcj5RdmFybnN0cm9tLCBBLjwvYXV0
aG9yPjxhdXRob3I+VWViYmluZywgUy48L2F1dGhvcj48YXV0aG9yPldvbGYsIEouIEIuPC9hdXRo
b3I+PC9hdXRob3JzPjwvY29udHJpYnV0b3JzPjxhdXRoLWFkZHJlc3M+RGVwdCBvZiBFdm9sdXRp
b25hcnkgQmlvbG9neSwgRXZvbHV0aW9uYXJ5IEJpb2xvZ3kgQ2VudHJlLCBVcHBzYWxhIFVuaXZl
cnNpdHksIE5vcmJ5dmFnZW4gMThELCBTRS03NTIgMzYgVXBwc2FsYSwgU3dlZGVuLjwvYXV0aC1h
ZGRyZXNzPjx0aXRsZXM+PHRpdGxlPlRoZSBnZW5vbWljIGxhbmRzY2FwZSBvZiBzcGVjaWVzIGRp
dmVyZ2VuY2UgaW4gRmljZWR1bGEgZmx5Y2F0Y2hlcnM8L3RpdGxlPjxzZWNvbmRhcnktdGl0bGU+
TmF0dXJlPC9zZWNvbmRhcnktdGl0bGU+PC90aXRsZXM+PHBlcmlvZGljYWw+PGZ1bGwtdGl0bGU+
TmF0dXJlPC9mdWxsLXRpdGxlPjwvcGVyaW9kaWNhbD48cGFnZXM+NzU2LTYwPC9wYWdlcz48dm9s
dW1lPjQ5MTwvdm9sdW1lPjxudW1iZXI+NzQyNjwvbnVtYmVyPjxrZXl3b3Jkcz48a2V5d29yZD5B
bmltYWxzPC9rZXl3b3JkPjxrZXl3b3JkPkJpb2RpdmVyc2l0eTwva2V5d29yZD48a2V5d29yZD5D
ZW50cm9tZXJlL2dlbmV0aWNzPC9rZXl3b3JkPjxrZXl3b3JkPkNocm9tb3NvbWVzL2dlbmV0aWNz
PC9rZXl3b3JkPjxrZXl3b3JkPkdlbmUgRnJlcXVlbmN5PC9rZXl3b3JkPjxrZXl3b3JkPipHZW5l
dGljIFNwZWNpYXRpb248L2tleXdvcmQ+PGtleXdvcmQ+R2VuZXRpYyBWYXJpYXRpb248L2tleXdv
cmQ+PGtleXdvcmQ+R2Vub21lLypnZW5ldGljczwva2V5d29yZD48a2V5d29yZD5HZW5vbWljczwv
a2V5d29yZD48a2V5d29yZD5NYWxlPC9rZXl3b3JkPjxrZXl3b3JkPk1vbGVjdWxhciBTZXF1ZW5j
ZSBEYXRhPC9rZXl3b3JkPjxrZXl3b3JkPlBoeWxvZ2VueTwva2V5d29yZD48a2V5d29yZD5TZWxl
Y3Rpb24sIEdlbmV0aWMvZ2VuZXRpY3M8L2tleXdvcmQ+PGtleXdvcmQ+U29uZ2JpcmRzL2NsYXNz
aWZpY2F0aW9uLypnZW5ldGljczwva2V5d29yZD48a2V5d29yZD5TcGVjaWVzIFNwZWNpZmljaXR5
PC9rZXl3b3JkPjxrZXl3b3JkPlRlbG9tZXJlL2dlbmV0aWNzPC9rZXl3b3JkPjwva2V5d29yZHM+
PGRhdGVzPjx5ZWFyPjIwMTI8L3llYXI+PHB1Yi1kYXRlcz48ZGF0ZT5Ob3YgMjk8L2RhdGU+PC9w
dWItZGF0ZXM+PC9kYXRlcz48aXNibj4xNDc2LTQ2ODcgKEVsZWN0cm9uaWMpJiN4RDswMDI4LTA4
MzYgKExpbmtpbmcpPC9pc2JuPjxhY2Nlc3Npb24tbnVtPjIzMTAzODc2PC9hY2Nlc3Npb24tbnVt
Pjx1cmxzPjxyZWxhdGVkLXVybHM+PHVybD5odHRwczovL3d3dy5uY2JpLm5sbS5uaWguZ292L3B1
Ym1lZC8yMzEwMzg3NjwvdXJsPjwvcmVsYXRlZC11cmxzPjwvdXJscz48ZWxlY3Ryb25pYy1yZXNv
dXJjZS1udW0+MTAuMTAzOC9uYXR1cmUxMTU4NDwvZWxlY3Ryb25pYy1yZXNvdXJjZS1udW0+PC9y
ZWNvcmQ+PC9DaXRlPjxDaXRlPjxBdXRob3I+TGF2cmV0c2t5PC9BdXRob3I+PFllYXI+MjAxNTwv
WWVhcj48UmVjTnVtPjUwPC9SZWNOdW0+PHJlY29yZD48cmVjLW51bWJlcj41MDwvcmVjLW51bWJl
cj48Zm9yZWlnbi1rZXlzPjxrZXkgYXBwPSJFTiIgZGItaWQ9InpkOXZycjlyNHN4cHZvZXgwejJ4
MHNlbzk1dHg5ZmV4cjk1dCIgdGltZXN0YW1wPSIxNDg4MjA1Mzc2Ij41MDwva2V5PjwvZm9yZWln
bi1rZXlzPjxyZWYtdHlwZSBuYW1lPSJKb3VybmFsIEFydGljbGUiPjE3PC9yZWYtdHlwZT48Y29u
dHJpYnV0b3JzPjxhdXRob3JzPjxhdXRob3I+TGF2cmV0c2t5LCBQLjwvYXV0aG9yPjxhdXRob3I+
RGFjb3N0YSwgSi4gTS48L2F1dGhvcj48YXV0aG9yPkhlcm5hbmRlei1CYW5vcywgQi4gRS48L2F1
dGhvcj48YXV0aG9yPkVuZ2lsaXMsIEEuLCBKci48L2F1dGhvcj48YXV0aG9yPlNvcmVuc29uLCBN
LiBELjwvYXV0aG9yPjxhdXRob3I+UGV0ZXJzLCBKLiBMLjwvYXV0aG9yPjwvYXV0aG9ycz48L2Nv
bnRyaWJ1dG9ycz48YXV0aC1hZGRyZXNzPkRlcGFydG1lbnQgb2YgQmlvbG9naWNhbCBTY2llbmNl
cywgV3JpZ2h0IFN0YXRlIFVuaXZlcnNpdHksIDM2NDAgQ29sb25lbCBHbGVubiBId3ksIERheXRv
biwgT0gsIDQ1NDM1LCBVU0EuJiN4RDtEZXBhcnRtZW50IG9mIEJpb2xvZ3ksIEJvc3RvbiBVbml2
ZXJzaXR5LCBCb3N0b24sIE1BLCAwMjIxNSwgVVNBLiYjeEQ7RGVwYXJ0YW1lbnRvIGRlIEJpb2xv
Z2lhIEV2b2x1dGl2YSwgRmFjdWx0YWQgZGUgQ2llbmNpYXMsIFVuaXZlcnNpZGFkIE5hY2lvbmFs
IEF1dG9ub21hIGRlIE1leGljbywgTWV4aWNvLCBEaXN0cml0byBGZWRlcmFsLCBNZXhpY28uJiN4
RDtNdXNldW0gb2YgV2lsZGxpZmUgYW5kIEZpc2ggQmlvbG9neSwgRGVwYXJ0bWVudCBvZiBXaWxk
bGlmZSwgRmlzaCwgYW5kIENvbnNlcnZhdGlvbiBCaW9sb2d5LCBVbml2ZXJzaXR5IG9mIENhbGlm
b3JuaWEsIERhdmlzLCBPbmUgU2hpZWxkcyBBdmVudWUsIERhdmlzLCBDQSwgOTU2MTYsIFVTQS4m
I3hEO0RlcGFydG1lbnQgb2YgV2lsZGxpZmUsIEZpc2ggYW5kIENvbnNlcnZhdGlvbiBCaW9sb2d5
LCBVbml2ZXJzaXR5IG9mIENhbGlmb3JuaWEsIERhdmlzLCBPbmUgU2hpZWxkcyBBdmVudWUsIERh
dmlzLCBDQSwgOTU2MTYsIFVTQS48L2F1dGgtYWRkcmVzcz48dGl0bGVzPjx0aXRsZT5TcGVjaWF0
aW9uIGdlbm9taWNzIGFuZCBhIHJvbGUgZm9yIHRoZSBaIGNocm9tb3NvbWUgaW4gdGhlIGVhcmx5
IHN0YWdlcyBvZiBkaXZlcmdlbmNlIGJldHdlZW4gTWV4aWNhbiBkdWNrcyBhbmQgbWFsbGFyZHM8
L3RpdGxlPjxzZWNvbmRhcnktdGl0bGU+TW9sIEVjb2w8L3NlY29uZGFyeS10aXRsZT48L3RpdGxl
cz48cGVyaW9kaWNhbD48ZnVsbC10aXRsZT5Nb2wgRWNvbDwvZnVsbC10aXRsZT48L3BlcmlvZGlj
YWw+PHBhZ2VzPjUzNjQtNzg8L3BhZ2VzPjx2b2x1bWU+MjQ8L3ZvbHVtZT48bnVtYmVyPjIxPC9u
dW1iZXI+PGtleXdvcmRzPjxrZXl3b3JkPkFuaW1hbHM8L2tleXdvcmQ+PGtleXdvcmQ+RE5BLCBN
aXRvY2hvbmRyaWFsL2dlbmV0aWNzPC9rZXl3b3JkPjxrZXl3b3JkPkR1Y2tzL2NsYXNzaWZpY2F0
aW9uLypnZW5ldGljczwva2V5d29yZD48a2V5d29yZD4qRXZvbHV0aW9uLCBNb2xlY3VsYXI8L2tl
eXdvcmQ+PGtleXdvcmQ+KkdlbmV0aWMgU3BlY2lhdGlvbjwva2V5d29yZD48a2V5d29yZD5HZW5l
dGljcywgUG9wdWxhdGlvbjwva2V5d29yZD48a2V5d29yZD5NZXhpY288L2tleXdvcmQ+PGtleXdv
cmQ+TW9kZWxzLCBHZW5ldGljPC9rZXl3b3JkPjxrZXl3b3JkPk1vbGVjdWxhciBTZXF1ZW5jZSBE
YXRhPC9rZXl3b3JkPjxrZXl3b3JkPlBvcHVsYXRpb24gRGVuc2l0eTwva2V5d29yZD48a2V5d29y
ZD5TZXF1ZW5jZSBBbmFseXNpcywgRE5BPC9rZXl3b3JkPjxrZXl3b3JkPlNleCBDaHJvbW9zb21l
cy8qZ2VuZXRpY3M8L2tleXdvcmQ+PGtleXdvcmQ+VW5pdGVkIFN0YXRlczwva2V5d29yZD48a2V5
d29yZD5hbnNlcmlmb3JtZXM8L2tleXdvcmQ+PGtleXdvcmQ+ZWxldmF0ZWQgWiBkaXZlcmdlbmNl
PC9rZXl3b3JkPjxrZXl3b3JkPmdlbm90eXBpbmcgYnkgc2VxdWVuY2luZzwva2V5d29yZD48a2V5
d29yZD5tYXJrZXIgZGlzY29yZGFuY2U8L2tleXdvcmQ+PGtleXdvcmQ+cGh5bG9nZW9ncmFwaHk8
L2tleXdvcmQ+PGtleXdvcmQ+c3BlY2lhdGlvbjwva2V5d29yZD48L2tleXdvcmRzPjxkYXRlcz48
eWVhcj4yMDE1PC95ZWFyPjxwdWItZGF0ZXM+PGRhdGU+Tm92PC9kYXRlPjwvcHViLWRhdGVzPjwv
ZGF0ZXM+PGlzYm4+MTM2NS0yOTRYIChFbGVjdHJvbmljKSYjeEQ7MDk2Mi0xMDgzIChMaW5raW5n
KTwvaXNibj48YWNjZXNzaW9uLW51bT4yNjQxNDQzNzwvYWNjZXNzaW9uLW51bT48dXJscz48cmVs
YXRlZC11cmxzPjx1cmw+aHR0cHM6Ly93d3cubmNiaS5ubG0ubmloLmdvdi9wdWJtZWQvMjY0MTQ0
Mzc8L3VybD48L3JlbGF0ZWQtdXJscz48L3VybHM+PGVsZWN0cm9uaWMtcmVzb3VyY2UtbnVtPjEw
LjExMTEvbWVjLjEzNDAyPC9lbGVjdHJvbmljLXJlc291cmNlLW51bT48L3JlY29yZD48L0NpdGU+
PC9FbmROb3RlPgB=
</w:fldData>
        </w:fldChar>
      </w:r>
      <w:r w:rsidR="007819CE">
        <w:rPr>
          <w:rFonts w:ascii="Times New Roman" w:eastAsia="宋体" w:hAnsi="Times New Roman" w:cs="Times New Roman"/>
          <w:color w:val="000000" w:themeColor="text1"/>
          <w:sz w:val="24"/>
          <w:szCs w:val="24"/>
        </w:rPr>
        <w:instrText xml:space="preserve"> ADDIN EN.CITE.DATA </w:instrText>
      </w:r>
      <w:r w:rsidR="007819CE">
        <w:rPr>
          <w:rFonts w:ascii="Times New Roman" w:eastAsia="宋体" w:hAnsi="Times New Roman" w:cs="Times New Roman"/>
          <w:color w:val="000000" w:themeColor="text1"/>
          <w:sz w:val="24"/>
          <w:szCs w:val="24"/>
        </w:rPr>
      </w:r>
      <w:r w:rsidR="007819CE">
        <w:rPr>
          <w:rFonts w:ascii="Times New Roman" w:eastAsia="宋体" w:hAnsi="Times New Roman" w:cs="Times New Roman"/>
          <w:color w:val="000000" w:themeColor="text1"/>
          <w:sz w:val="24"/>
          <w:szCs w:val="24"/>
        </w:rPr>
        <w:fldChar w:fldCharType="end"/>
      </w:r>
      <w:del w:id="210" w:author="yh huang" w:date="2018-02-27T12:50:00Z">
        <w:r w:rsidRPr="00C83074" w:rsidDel="00DC3920">
          <w:rPr>
            <w:rFonts w:ascii="Times New Roman" w:eastAsia="宋体" w:hAnsi="Times New Roman" w:cs="Times New Roman"/>
            <w:color w:val="000000" w:themeColor="text1"/>
            <w:sz w:val="24"/>
            <w:szCs w:val="24"/>
          </w:rPr>
        </w:r>
        <w:r w:rsidRPr="00C83074" w:rsidDel="00DC3920">
          <w:rPr>
            <w:rFonts w:ascii="Times New Roman" w:eastAsia="宋体" w:hAnsi="Times New Roman" w:cs="Times New Roman"/>
            <w:color w:val="000000" w:themeColor="text1"/>
            <w:sz w:val="24"/>
            <w:szCs w:val="24"/>
          </w:rPr>
          <w:fldChar w:fldCharType="separate"/>
        </w:r>
      </w:del>
      <w:r w:rsidR="007819CE">
        <w:rPr>
          <w:rFonts w:ascii="Times New Roman" w:eastAsia="宋体" w:hAnsi="Times New Roman" w:cs="Times New Roman"/>
          <w:noProof/>
          <w:color w:val="000000" w:themeColor="text1"/>
          <w:sz w:val="24"/>
          <w:szCs w:val="24"/>
        </w:rPr>
        <w:t>(</w:t>
      </w:r>
      <w:hyperlink w:anchor="_ENREF_5" w:tooltip="Ellegren, 2012 #15" w:history="1">
        <w:r w:rsidR="007819CE">
          <w:rPr>
            <w:rFonts w:ascii="Times New Roman" w:eastAsia="宋体" w:hAnsi="Times New Roman" w:cs="Times New Roman"/>
            <w:noProof/>
            <w:color w:val="000000" w:themeColor="text1"/>
            <w:sz w:val="24"/>
            <w:szCs w:val="24"/>
          </w:rPr>
          <w:t>5</w:t>
        </w:r>
      </w:hyperlink>
      <w:r w:rsidR="007819CE">
        <w:rPr>
          <w:rFonts w:ascii="Times New Roman" w:eastAsia="宋体" w:hAnsi="Times New Roman" w:cs="Times New Roman"/>
          <w:noProof/>
          <w:color w:val="000000" w:themeColor="text1"/>
          <w:sz w:val="24"/>
          <w:szCs w:val="24"/>
        </w:rPr>
        <w:t xml:space="preserve">, </w:t>
      </w:r>
      <w:hyperlink w:anchor="_ENREF_41" w:tooltip="Lavretsky, 2015 #50" w:history="1">
        <w:r w:rsidR="007819CE">
          <w:rPr>
            <w:rFonts w:ascii="Times New Roman" w:eastAsia="宋体" w:hAnsi="Times New Roman" w:cs="Times New Roman"/>
            <w:noProof/>
            <w:color w:val="000000" w:themeColor="text1"/>
            <w:sz w:val="24"/>
            <w:szCs w:val="24"/>
          </w:rPr>
          <w:t>41</w:t>
        </w:r>
      </w:hyperlink>
      <w:r w:rsidR="007819CE">
        <w:rPr>
          <w:rFonts w:ascii="Times New Roman" w:eastAsia="宋体" w:hAnsi="Times New Roman" w:cs="Times New Roman"/>
          <w:noProof/>
          <w:color w:val="000000" w:themeColor="text1"/>
          <w:sz w:val="24"/>
          <w:szCs w:val="24"/>
        </w:rPr>
        <w:t>)</w:t>
      </w:r>
      <w:del w:id="211" w:author="yh huang" w:date="2018-02-27T12:50:00Z">
        <w:r w:rsidRPr="00C83074" w:rsidDel="00DC3920">
          <w:rPr>
            <w:rFonts w:ascii="Times New Roman" w:eastAsia="宋体" w:hAnsi="Times New Roman" w:cs="Times New Roman"/>
            <w:color w:val="000000" w:themeColor="text1"/>
            <w:sz w:val="24"/>
            <w:szCs w:val="24"/>
          </w:rPr>
          <w:fldChar w:fldCharType="end"/>
        </w:r>
      </w:del>
      <w:r w:rsidR="00A43AF7">
        <w:rPr>
          <w:rFonts w:ascii="Times New Roman" w:eastAsia="宋体" w:hAnsi="Times New Roman" w:cs="Times New Roman"/>
          <w:color w:val="000000" w:themeColor="text1"/>
          <w:sz w:val="24"/>
          <w:szCs w:val="24"/>
        </w:rPr>
        <w:t>(</w:t>
      </w:r>
      <w:r w:rsidR="003258B2">
        <w:rPr>
          <w:rFonts w:ascii="Times New Roman" w:hAnsi="Times New Roman" w:cs="Times New Roman"/>
          <w:sz w:val="24"/>
          <w:szCs w:val="24"/>
        </w:rPr>
        <w:t>Table S1</w:t>
      </w:r>
      <w:r w:rsidR="00C11D1D">
        <w:rPr>
          <w:rFonts w:ascii="Times New Roman" w:hAnsi="Times New Roman" w:cs="Times New Roman"/>
          <w:sz w:val="24"/>
          <w:szCs w:val="24"/>
        </w:rPr>
        <w:t>6</w:t>
      </w:r>
      <w:r w:rsidR="00F53960">
        <w:rPr>
          <w:rFonts w:ascii="Times New Roman" w:hAnsi="Times New Roman" w:cs="Times New Roman"/>
          <w:sz w:val="24"/>
          <w:szCs w:val="24"/>
        </w:rPr>
        <w:t>, Fig. S22</w:t>
      </w:r>
      <w:r w:rsidR="00A43AF7">
        <w:rPr>
          <w:rFonts w:ascii="Times New Roman" w:eastAsia="宋体" w:hAnsi="Times New Roman" w:cs="Times New Roman"/>
          <w:color w:val="000000" w:themeColor="text1"/>
          <w:sz w:val="24"/>
          <w:szCs w:val="24"/>
        </w:rPr>
        <w:t>)</w:t>
      </w:r>
      <w:r>
        <w:rPr>
          <w:rFonts w:ascii="Times New Roman" w:hAnsi="Times New Roman" w:cs="Times New Roman"/>
          <w:color w:val="000000" w:themeColor="text1"/>
          <w:sz w:val="24"/>
          <w:szCs w:val="24"/>
        </w:rPr>
        <w:t>.</w:t>
      </w:r>
      <w:r>
        <w:rPr>
          <w:rFonts w:ascii="Times New Roman" w:hAnsi="Times New Roman" w:cs="Times New Roman" w:hint="eastAsia"/>
          <w:sz w:val="24"/>
          <w:szCs w:val="24"/>
        </w:rPr>
        <w:t xml:space="preserve"> </w:t>
      </w:r>
      <w:r w:rsidR="00DC3920">
        <w:rPr>
          <w:rFonts w:ascii="Times New Roman" w:hAnsi="Times New Roman" w:cs="Times New Roman"/>
          <w:sz w:val="24"/>
          <w:szCs w:val="24"/>
        </w:rPr>
        <w:t>These observations are</w:t>
      </w:r>
      <w:r w:rsidR="00DC3920" w:rsidRPr="00C83074">
        <w:rPr>
          <w:rFonts w:ascii="Times New Roman" w:hAnsi="Times New Roman" w:cs="Times New Roman"/>
          <w:color w:val="000000" w:themeColor="text1"/>
          <w:sz w:val="24"/>
          <w:szCs w:val="24"/>
        </w:rPr>
        <w:t xml:space="preserve"> consistent with </w:t>
      </w:r>
      <w:r w:rsidR="00DC3920">
        <w:rPr>
          <w:rFonts w:ascii="Times New Roman" w:hAnsi="Times New Roman" w:cs="Times New Roman"/>
          <w:color w:val="000000" w:themeColor="text1"/>
          <w:sz w:val="24"/>
          <w:szCs w:val="24"/>
        </w:rPr>
        <w:t xml:space="preserve">change of </w:t>
      </w:r>
      <w:r w:rsidR="00DC3920" w:rsidRPr="00C83074">
        <w:rPr>
          <w:rFonts w:ascii="Times New Roman" w:hAnsi="Times New Roman" w:cs="Times New Roman"/>
          <w:i/>
          <w:color w:val="000000" w:themeColor="text1"/>
          <w:sz w:val="24"/>
          <w:szCs w:val="24"/>
        </w:rPr>
        <w:t>F</w:t>
      </w:r>
      <w:r w:rsidR="00DC3920" w:rsidRPr="00C83074">
        <w:rPr>
          <w:rFonts w:ascii="Times New Roman" w:hAnsi="Times New Roman" w:cs="Times New Roman"/>
          <w:color w:val="000000" w:themeColor="text1"/>
          <w:sz w:val="24"/>
          <w:szCs w:val="24"/>
          <w:vertAlign w:val="subscript"/>
        </w:rPr>
        <w:t>ST</w:t>
      </w:r>
      <w:r w:rsidR="00DC3920">
        <w:rPr>
          <w:rFonts w:ascii="Times New Roman" w:eastAsia="宋体" w:hAnsi="Times New Roman" w:cs="Times New Roman"/>
          <w:color w:val="000000" w:themeColor="text1"/>
          <w:sz w:val="24"/>
          <w:szCs w:val="24"/>
        </w:rPr>
        <w:t xml:space="preserve">, </w:t>
      </w:r>
      <w:r w:rsidR="00DC3920" w:rsidRPr="00C83074">
        <w:rPr>
          <w:rFonts w:ascii="Times New Roman" w:hAnsi="Times New Roman" w:cs="Times New Roman"/>
          <w:color w:val="000000" w:themeColor="text1"/>
          <w:sz w:val="24"/>
          <w:szCs w:val="24"/>
        </w:rPr>
        <w:t>Tajima’s D</w:t>
      </w:r>
      <w:r w:rsidR="00DC3920" w:rsidRPr="00C83074">
        <w:rPr>
          <w:rFonts w:ascii="Times New Roman" w:eastAsia="宋体" w:hAnsi="Times New Roman" w:cs="Times New Roman"/>
          <w:color w:val="000000" w:themeColor="text1"/>
          <w:sz w:val="24"/>
          <w:szCs w:val="24"/>
        </w:rPr>
        <w:t xml:space="preserve"> </w:t>
      </w:r>
      <w:r w:rsidR="00DC3920">
        <w:rPr>
          <w:rFonts w:ascii="Times New Roman" w:eastAsia="宋体" w:hAnsi="Times New Roman" w:cs="Times New Roman"/>
          <w:color w:val="000000" w:themeColor="text1"/>
          <w:sz w:val="24"/>
          <w:szCs w:val="24"/>
        </w:rPr>
        <w:t>and SNP density in flycatcher and wild ducks</w:t>
      </w:r>
      <w:r w:rsidR="00DC3920" w:rsidRPr="00DC3920">
        <w:rPr>
          <w:rFonts w:ascii="Times New Roman" w:eastAsia="宋体" w:hAnsi="Times New Roman" w:cs="Times New Roman"/>
          <w:color w:val="000000" w:themeColor="text1"/>
          <w:sz w:val="24"/>
          <w:szCs w:val="24"/>
        </w:rPr>
        <w:t xml:space="preserve"> (</w:t>
      </w:r>
      <w:r w:rsidR="00DC3920" w:rsidRPr="00C6001A">
        <w:rPr>
          <w:rFonts w:ascii="Times New Roman" w:hAnsi="Times New Roman" w:cs="Times New Roman"/>
          <w:sz w:val="24"/>
          <w:szCs w:val="24"/>
        </w:rPr>
        <w:t>Mexican and mallard duck</w:t>
      </w:r>
      <w:r w:rsidR="00DC3920" w:rsidRPr="00DC3920">
        <w:rPr>
          <w:rFonts w:ascii="Times New Roman" w:eastAsia="宋体" w:hAnsi="Times New Roman" w:cs="Times New Roman"/>
          <w:color w:val="000000" w:themeColor="text1"/>
          <w:sz w:val="24"/>
          <w:szCs w:val="24"/>
        </w:rPr>
        <w:t>)</w:t>
      </w:r>
      <w:r w:rsidR="00DC3920" w:rsidRPr="00DC3920">
        <w:rPr>
          <w:rFonts w:ascii="Times New Roman" w:eastAsia="宋体" w:hAnsi="Times New Roman" w:cs="Times New Roman"/>
          <w:color w:val="000000" w:themeColor="text1"/>
          <w:sz w:val="24"/>
          <w:szCs w:val="24"/>
        </w:rPr>
        <w:fldChar w:fldCharType="begin">
          <w:fldData xml:space="preserve">PEVuZE5vdGU+PENpdGU+PEF1dGhvcj5FbGxlZ3JlbjwvQXV0aG9yPjxZZWFyPjIwMTI8L1llYXI+
PFJlY051bT4xNTwvUmVjTnVtPjxEaXNwbGF5VGV4dD4oNSwgMzkpPC9EaXNwbGF5VGV4dD48cmVj
b3JkPjxyZWMtbnVtYmVyPjE1PC9yZWMtbnVtYmVyPjxmb3JlaWduLWtleXM+PGtleSBhcHA9IkVO
IiBkYi1pZD0iemQ5dnJyOXI0c3hwdm9leDB6Mngwc2VvOTV0eDlmZXhyOTV0IiB0aW1lc3RhbXA9
IjE0ODYyMjE2OTMiPjE1PC9rZXk+PC9mb3JlaWduLWtleXM+PHJlZi10eXBlIG5hbWU9IkpvdXJu
YWwgQXJ0aWNsZSI+MTc8L3JlZi10eXBlPjxjb250cmlidXRvcnM+PGF1dGhvcnM+PGF1dGhvcj5F
bGxlZ3JlbiwgSC48L2F1dGhvcj48YXV0aG9yPlNtZWRzLCBMLjwvYXV0aG9yPjxhdXRob3I+QnVy
cmksIFIuPC9hdXRob3I+PGF1dGhvcj5PbGFzb24sIFAuIEkuPC9hdXRob3I+PGF1dGhvcj5CYWNr
c3Ryb20sIE4uPC9hdXRob3I+PGF1dGhvcj5LYXdha2FtaSwgVC48L2F1dGhvcj48YXV0aG9yPkt1
bnN0bmVyLCBBLjwvYXV0aG9yPjxhdXRob3I+TWFraW5lbiwgSC48L2F1dGhvcj48YXV0aG9yPk5h
ZGFjaG93c2thLUJyenlza2EsIEsuPC9hdXRob3I+PGF1dGhvcj5RdmFybnN0cm9tLCBBLjwvYXV0
aG9yPjxhdXRob3I+VWViYmluZywgUy48L2F1dGhvcj48YXV0aG9yPldvbGYsIEouIEIuPC9hdXRo
b3I+PC9hdXRob3JzPjwvY29udHJpYnV0b3JzPjxhdXRoLWFkZHJlc3M+RGVwdCBvZiBFdm9sdXRp
b25hcnkgQmlvbG9neSwgRXZvbHV0aW9uYXJ5IEJpb2xvZ3kgQ2VudHJlLCBVcHBzYWxhIFVuaXZl
cnNpdHksIE5vcmJ5dmFnZW4gMThELCBTRS03NTIgMzYgVXBwc2FsYSwgU3dlZGVuLjwvYXV0aC1h
ZGRyZXNzPjx0aXRsZXM+PHRpdGxlPlRoZSBnZW5vbWljIGxhbmRzY2FwZSBvZiBzcGVjaWVzIGRp
dmVyZ2VuY2UgaW4gRmljZWR1bGEgZmx5Y2F0Y2hlcnM8L3RpdGxlPjxzZWNvbmRhcnktdGl0bGU+
TmF0dXJlPC9zZWNvbmRhcnktdGl0bGU+PC90aXRsZXM+PHBlcmlvZGljYWw+PGZ1bGwtdGl0bGU+
TmF0dXJlPC9mdWxsLXRpdGxlPjwvcGVyaW9kaWNhbD48cGFnZXM+NzU2LTYwPC9wYWdlcz48dm9s
dW1lPjQ5MTwvdm9sdW1lPjxudW1iZXI+NzQyNjwvbnVtYmVyPjxrZXl3b3Jkcz48a2V5d29yZD5B
bmltYWxzPC9rZXl3b3JkPjxrZXl3b3JkPkJpb2RpdmVyc2l0eTwva2V5d29yZD48a2V5d29yZD5D
ZW50cm9tZXJlL2dlbmV0aWNzPC9rZXl3b3JkPjxrZXl3b3JkPkNocm9tb3NvbWVzL2dlbmV0aWNz
PC9rZXl3b3JkPjxrZXl3b3JkPkdlbmUgRnJlcXVlbmN5PC9rZXl3b3JkPjxrZXl3b3JkPipHZW5l
dGljIFNwZWNpYXRpb248L2tleXdvcmQ+PGtleXdvcmQ+R2VuZXRpYyBWYXJpYXRpb248L2tleXdv
cmQ+PGtleXdvcmQ+R2Vub21lLypnZW5ldGljczwva2V5d29yZD48a2V5d29yZD5HZW5vbWljczwv
a2V5d29yZD48a2V5d29yZD5NYWxlPC9rZXl3b3JkPjxrZXl3b3JkPk1vbGVjdWxhciBTZXF1ZW5j
ZSBEYXRhPC9rZXl3b3JkPjxrZXl3b3JkPlBoeWxvZ2VueTwva2V5d29yZD48a2V5d29yZD5TZWxl
Y3Rpb24sIEdlbmV0aWMvZ2VuZXRpY3M8L2tleXdvcmQ+PGtleXdvcmQ+U29uZ2JpcmRzL2NsYXNz
aWZpY2F0aW9uLypnZW5ldGljczwva2V5d29yZD48a2V5d29yZD5TcGVjaWVzIFNwZWNpZmljaXR5
PC9rZXl3b3JkPjxrZXl3b3JkPlRlbG9tZXJlL2dlbmV0aWNzPC9rZXl3b3JkPjwva2V5d29yZHM+
PGRhdGVzPjx5ZWFyPjIwMTI8L3llYXI+PHB1Yi1kYXRlcz48ZGF0ZT5Ob3YgMjk8L2RhdGU+PC9w
dWItZGF0ZXM+PC9kYXRlcz48aXNibj4xNDc2LTQ2ODcgKEVsZWN0cm9uaWMpJiN4RDswMDI4LTA4
MzYgKExpbmtpbmcpPC9pc2JuPjxhY2Nlc3Npb24tbnVtPjIzMTAzODc2PC9hY2Nlc3Npb24tbnVt
Pjx1cmxzPjxyZWxhdGVkLXVybHM+PHVybD5odHRwczovL3d3dy5uY2JpLm5sbS5uaWguZ292L3B1
Ym1lZC8yMzEwMzg3NjwvdXJsPjwvcmVsYXRlZC11cmxzPjwvdXJscz48ZWxlY3Ryb25pYy1yZXNv
dXJjZS1udW0+MTAuMTAzOC9uYXR1cmUxMTU4NDwvZWxlY3Ryb25pYy1yZXNvdXJjZS1udW0+PC9y
ZWNvcmQ+PC9DaXRlPjxDaXRlPjxBdXRob3I+TGF2cmV0c2t5PC9BdXRob3I+PFllYXI+MjAxNTwv
WWVhcj48UmVjTnVtPjUwPC9SZWNOdW0+PHJlY29yZD48cmVjLW51bWJlcj41MDwvcmVjLW51bWJl
cj48Zm9yZWlnbi1rZXlzPjxrZXkgYXBwPSJFTiIgZGItaWQ9InpkOXZycjlyNHN4cHZvZXgwejJ4
MHNlbzk1dHg5ZmV4cjk1dCIgdGltZXN0YW1wPSIxNDg4MjA1Mzc2Ij41MDwva2V5PjwvZm9yZWln
bi1rZXlzPjxyZWYtdHlwZSBuYW1lPSJKb3VybmFsIEFydGljbGUiPjE3PC9yZWYtdHlwZT48Y29u
dHJpYnV0b3JzPjxhdXRob3JzPjxhdXRob3I+TGF2cmV0c2t5LCBQLjwvYXV0aG9yPjxhdXRob3I+
RGFjb3N0YSwgSi4gTS48L2F1dGhvcj48YXV0aG9yPkhlcm5hbmRlei1CYW5vcywgQi4gRS48L2F1
dGhvcj48YXV0aG9yPkVuZ2lsaXMsIEEuLCBKci48L2F1dGhvcj48YXV0aG9yPlNvcmVuc29uLCBN
LiBELjwvYXV0aG9yPjxhdXRob3I+UGV0ZXJzLCBKLiBMLjwvYXV0aG9yPjwvYXV0aG9ycz48L2Nv
bnRyaWJ1dG9ycz48YXV0aC1hZGRyZXNzPkRlcGFydG1lbnQgb2YgQmlvbG9naWNhbCBTY2llbmNl
cywgV3JpZ2h0IFN0YXRlIFVuaXZlcnNpdHksIDM2NDAgQ29sb25lbCBHbGVubiBId3ksIERheXRv
biwgT0gsIDQ1NDM1LCBVU0EuJiN4RDtEZXBhcnRtZW50IG9mIEJpb2xvZ3ksIEJvc3RvbiBVbml2
ZXJzaXR5LCBCb3N0b24sIE1BLCAwMjIxNSwgVVNBLiYjeEQ7RGVwYXJ0YW1lbnRvIGRlIEJpb2xv
Z2lhIEV2b2x1dGl2YSwgRmFjdWx0YWQgZGUgQ2llbmNpYXMsIFVuaXZlcnNpZGFkIE5hY2lvbmFs
IEF1dG9ub21hIGRlIE1leGljbywgTWV4aWNvLCBEaXN0cml0byBGZWRlcmFsLCBNZXhpY28uJiN4
RDtNdXNldW0gb2YgV2lsZGxpZmUgYW5kIEZpc2ggQmlvbG9neSwgRGVwYXJ0bWVudCBvZiBXaWxk
bGlmZSwgRmlzaCwgYW5kIENvbnNlcnZhdGlvbiBCaW9sb2d5LCBVbml2ZXJzaXR5IG9mIENhbGlm
b3JuaWEsIERhdmlzLCBPbmUgU2hpZWxkcyBBdmVudWUsIERhdmlzLCBDQSwgOTU2MTYsIFVTQS4m
I3hEO0RlcGFydG1lbnQgb2YgV2lsZGxpZmUsIEZpc2ggYW5kIENvbnNlcnZhdGlvbiBCaW9sb2d5
LCBVbml2ZXJzaXR5IG9mIENhbGlmb3JuaWEsIERhdmlzLCBPbmUgU2hpZWxkcyBBdmVudWUsIERh
dmlzLCBDQSwgOTU2MTYsIFVTQS48L2F1dGgtYWRkcmVzcz48dGl0bGVzPjx0aXRsZT5TcGVjaWF0
aW9uIGdlbm9taWNzIGFuZCBhIHJvbGUgZm9yIHRoZSBaIGNocm9tb3NvbWUgaW4gdGhlIGVhcmx5
IHN0YWdlcyBvZiBkaXZlcmdlbmNlIGJldHdlZW4gTWV4aWNhbiBkdWNrcyBhbmQgbWFsbGFyZHM8
L3RpdGxlPjxzZWNvbmRhcnktdGl0bGU+TW9sIEVjb2w8L3NlY29uZGFyeS10aXRsZT48L3RpdGxl
cz48cGVyaW9kaWNhbD48ZnVsbC10aXRsZT5Nb2wgRWNvbDwvZnVsbC10aXRsZT48L3BlcmlvZGlj
YWw+PHBhZ2VzPjUzNjQtNzg8L3BhZ2VzPjx2b2x1bWU+MjQ8L3ZvbHVtZT48bnVtYmVyPjIxPC9u
dW1iZXI+PGtleXdvcmRzPjxrZXl3b3JkPkFuaW1hbHM8L2tleXdvcmQ+PGtleXdvcmQ+RE5BLCBN
aXRvY2hvbmRyaWFsL2dlbmV0aWNzPC9rZXl3b3JkPjxrZXl3b3JkPkR1Y2tzL2NsYXNzaWZpY2F0
aW9uLypnZW5ldGljczwva2V5d29yZD48a2V5d29yZD4qRXZvbHV0aW9uLCBNb2xlY3VsYXI8L2tl
eXdvcmQ+PGtleXdvcmQ+KkdlbmV0aWMgU3BlY2lhdGlvbjwva2V5d29yZD48a2V5d29yZD5HZW5l
dGljcywgUG9wdWxhdGlvbjwva2V5d29yZD48a2V5d29yZD5NZXhpY288L2tleXdvcmQ+PGtleXdv
cmQ+TW9kZWxzLCBHZW5ldGljPC9rZXl3b3JkPjxrZXl3b3JkPk1vbGVjdWxhciBTZXF1ZW5jZSBE
YXRhPC9rZXl3b3JkPjxrZXl3b3JkPlBvcHVsYXRpb24gRGVuc2l0eTwva2V5d29yZD48a2V5d29y
ZD5TZXF1ZW5jZSBBbmFseXNpcywgRE5BPC9rZXl3b3JkPjxrZXl3b3JkPlNleCBDaHJvbW9zb21l
cy8qZ2VuZXRpY3M8L2tleXdvcmQ+PGtleXdvcmQ+VW5pdGVkIFN0YXRlczwva2V5d29yZD48a2V5
d29yZD5hbnNlcmlmb3JtZXM8L2tleXdvcmQ+PGtleXdvcmQ+ZWxldmF0ZWQgWiBkaXZlcmdlbmNl
PC9rZXl3b3JkPjxrZXl3b3JkPmdlbm90eXBpbmcgYnkgc2VxdWVuY2luZzwva2V5d29yZD48a2V5
d29yZD5tYXJrZXIgZGlzY29yZGFuY2U8L2tleXdvcmQ+PGtleXdvcmQ+cGh5bG9nZW9ncmFwaHk8
L2tleXdvcmQ+PGtleXdvcmQ+c3BlY2lhdGlvbjwva2V5d29yZD48L2tleXdvcmRzPjxkYXRlcz48
eWVhcj4yMDE1PC95ZWFyPjxwdWItZGF0ZXM+PGRhdGU+Tm92PC9kYXRlPjwvcHViLWRhdGVzPjwv
ZGF0ZXM+PGlzYm4+MTM2NS0yOTRYIChFbGVjdHJvbmljKSYjeEQ7MDk2Mi0xMDgzIChMaW5raW5n
KTwvaXNibj48YWNjZXNzaW9uLW51bT4yNjQxNDQzNzwvYWNjZXNzaW9uLW51bT48dXJscz48cmVs
YXRlZC11cmxzPjx1cmw+aHR0cHM6Ly93d3cubmNiaS5ubG0ubmloLmdvdi9wdWJtZWQvMjY0MTQ0
Mzc8L3VybD48L3JlbGF0ZWQtdXJscz48L3VybHM+PGVsZWN0cm9uaWMtcmVzb3VyY2UtbnVtPjEw
LjExMTEvbWVjLjEzNDAyPC9lbGVjdHJvbmljLXJlc291cmNlLW51bT48L3JlY29yZD48L0NpdGU+
PC9FbmROb3RlPgB=
</w:fldData>
        </w:fldChar>
      </w:r>
      <w:r w:rsidR="00F50B80">
        <w:rPr>
          <w:rFonts w:ascii="Times New Roman" w:eastAsia="宋体" w:hAnsi="Times New Roman" w:cs="Times New Roman"/>
          <w:color w:val="000000" w:themeColor="text1"/>
          <w:sz w:val="24"/>
          <w:szCs w:val="24"/>
        </w:rPr>
        <w:instrText xml:space="preserve"> ADDIN EN.CITE </w:instrText>
      </w:r>
      <w:r w:rsidR="00F50B80">
        <w:rPr>
          <w:rFonts w:ascii="Times New Roman" w:eastAsia="宋体" w:hAnsi="Times New Roman" w:cs="Times New Roman"/>
          <w:color w:val="000000" w:themeColor="text1"/>
          <w:sz w:val="24"/>
          <w:szCs w:val="24"/>
        </w:rPr>
        <w:fldChar w:fldCharType="begin">
          <w:fldData xml:space="preserve">PEVuZE5vdGU+PENpdGU+PEF1dGhvcj5FbGxlZ3JlbjwvQXV0aG9yPjxZZWFyPjIwMTI8L1llYXI+
PFJlY051bT4xNTwvUmVjTnVtPjxEaXNwbGF5VGV4dD4oNSwgMzkpPC9EaXNwbGF5VGV4dD48cmVj
b3JkPjxyZWMtbnVtYmVyPjE1PC9yZWMtbnVtYmVyPjxmb3JlaWduLWtleXM+PGtleSBhcHA9IkVO
IiBkYi1pZD0iemQ5dnJyOXI0c3hwdm9leDB6Mngwc2VvOTV0eDlmZXhyOTV0IiB0aW1lc3RhbXA9
IjE0ODYyMjE2OTMiPjE1PC9rZXk+PC9mb3JlaWduLWtleXM+PHJlZi10eXBlIG5hbWU9IkpvdXJu
YWwgQXJ0aWNsZSI+MTc8L3JlZi10eXBlPjxjb250cmlidXRvcnM+PGF1dGhvcnM+PGF1dGhvcj5F
bGxlZ3JlbiwgSC48L2F1dGhvcj48YXV0aG9yPlNtZWRzLCBMLjwvYXV0aG9yPjxhdXRob3I+QnVy
cmksIFIuPC9hdXRob3I+PGF1dGhvcj5PbGFzb24sIFAuIEkuPC9hdXRob3I+PGF1dGhvcj5CYWNr
c3Ryb20sIE4uPC9hdXRob3I+PGF1dGhvcj5LYXdha2FtaSwgVC48L2F1dGhvcj48YXV0aG9yPkt1
bnN0bmVyLCBBLjwvYXV0aG9yPjxhdXRob3I+TWFraW5lbiwgSC48L2F1dGhvcj48YXV0aG9yPk5h
ZGFjaG93c2thLUJyenlza2EsIEsuPC9hdXRob3I+PGF1dGhvcj5RdmFybnN0cm9tLCBBLjwvYXV0
aG9yPjxhdXRob3I+VWViYmluZywgUy48L2F1dGhvcj48YXV0aG9yPldvbGYsIEouIEIuPC9hdXRo
b3I+PC9hdXRob3JzPjwvY29udHJpYnV0b3JzPjxhdXRoLWFkZHJlc3M+RGVwdCBvZiBFdm9sdXRp
b25hcnkgQmlvbG9neSwgRXZvbHV0aW9uYXJ5IEJpb2xvZ3kgQ2VudHJlLCBVcHBzYWxhIFVuaXZl
cnNpdHksIE5vcmJ5dmFnZW4gMThELCBTRS03NTIgMzYgVXBwc2FsYSwgU3dlZGVuLjwvYXV0aC1h
ZGRyZXNzPjx0aXRsZXM+PHRpdGxlPlRoZSBnZW5vbWljIGxhbmRzY2FwZSBvZiBzcGVjaWVzIGRp
dmVyZ2VuY2UgaW4gRmljZWR1bGEgZmx5Y2F0Y2hlcnM8L3RpdGxlPjxzZWNvbmRhcnktdGl0bGU+
TmF0dXJlPC9zZWNvbmRhcnktdGl0bGU+PC90aXRsZXM+PHBlcmlvZGljYWw+PGZ1bGwtdGl0bGU+
TmF0dXJlPC9mdWxsLXRpdGxlPjwvcGVyaW9kaWNhbD48cGFnZXM+NzU2LTYwPC9wYWdlcz48dm9s
dW1lPjQ5MTwvdm9sdW1lPjxudW1iZXI+NzQyNjwvbnVtYmVyPjxrZXl3b3Jkcz48a2V5d29yZD5B
bmltYWxzPC9rZXl3b3JkPjxrZXl3b3JkPkJpb2RpdmVyc2l0eTwva2V5d29yZD48a2V5d29yZD5D
ZW50cm9tZXJlL2dlbmV0aWNzPC9rZXl3b3JkPjxrZXl3b3JkPkNocm9tb3NvbWVzL2dlbmV0aWNz
PC9rZXl3b3JkPjxrZXl3b3JkPkdlbmUgRnJlcXVlbmN5PC9rZXl3b3JkPjxrZXl3b3JkPipHZW5l
dGljIFNwZWNpYXRpb248L2tleXdvcmQ+PGtleXdvcmQ+R2VuZXRpYyBWYXJpYXRpb248L2tleXdv
cmQ+PGtleXdvcmQ+R2Vub21lLypnZW5ldGljczwva2V5d29yZD48a2V5d29yZD5HZW5vbWljczwv
a2V5d29yZD48a2V5d29yZD5NYWxlPC9rZXl3b3JkPjxrZXl3b3JkPk1vbGVjdWxhciBTZXF1ZW5j
ZSBEYXRhPC9rZXl3b3JkPjxrZXl3b3JkPlBoeWxvZ2VueTwva2V5d29yZD48a2V5d29yZD5TZWxl
Y3Rpb24sIEdlbmV0aWMvZ2VuZXRpY3M8L2tleXdvcmQ+PGtleXdvcmQ+U29uZ2JpcmRzL2NsYXNz
aWZpY2F0aW9uLypnZW5ldGljczwva2V5d29yZD48a2V5d29yZD5TcGVjaWVzIFNwZWNpZmljaXR5
PC9rZXl3b3JkPjxrZXl3b3JkPlRlbG9tZXJlL2dlbmV0aWNzPC9rZXl3b3JkPjwva2V5d29yZHM+
PGRhdGVzPjx5ZWFyPjIwMTI8L3llYXI+PHB1Yi1kYXRlcz48ZGF0ZT5Ob3YgMjk8L2RhdGU+PC9w
dWItZGF0ZXM+PC9kYXRlcz48aXNibj4xNDc2LTQ2ODcgKEVsZWN0cm9uaWMpJiN4RDswMDI4LTA4
MzYgKExpbmtpbmcpPC9pc2JuPjxhY2Nlc3Npb24tbnVtPjIzMTAzODc2PC9hY2Nlc3Npb24tbnVt
Pjx1cmxzPjxyZWxhdGVkLXVybHM+PHVybD5odHRwczovL3d3dy5uY2JpLm5sbS5uaWguZ292L3B1
Ym1lZC8yMzEwMzg3NjwvdXJsPjwvcmVsYXRlZC11cmxzPjwvdXJscz48ZWxlY3Ryb25pYy1yZXNv
dXJjZS1udW0+MTAuMTAzOC9uYXR1cmUxMTU4NDwvZWxlY3Ryb25pYy1yZXNvdXJjZS1udW0+PC9y
ZWNvcmQ+PC9DaXRlPjxDaXRlPjxBdXRob3I+TGF2cmV0c2t5PC9BdXRob3I+PFllYXI+MjAxNTwv
WWVhcj48UmVjTnVtPjUwPC9SZWNOdW0+PHJlY29yZD48cmVjLW51bWJlcj41MDwvcmVjLW51bWJl
cj48Zm9yZWlnbi1rZXlzPjxrZXkgYXBwPSJFTiIgZGItaWQ9InpkOXZycjlyNHN4cHZvZXgwejJ4
MHNlbzk1dHg5ZmV4cjk1dCIgdGltZXN0YW1wPSIxNDg4MjA1Mzc2Ij41MDwva2V5PjwvZm9yZWln
bi1rZXlzPjxyZWYtdHlwZSBuYW1lPSJKb3VybmFsIEFydGljbGUiPjE3PC9yZWYtdHlwZT48Y29u
dHJpYnV0b3JzPjxhdXRob3JzPjxhdXRob3I+TGF2cmV0c2t5LCBQLjwvYXV0aG9yPjxhdXRob3I+
RGFjb3N0YSwgSi4gTS48L2F1dGhvcj48YXV0aG9yPkhlcm5hbmRlei1CYW5vcywgQi4gRS48L2F1
dGhvcj48YXV0aG9yPkVuZ2lsaXMsIEEuLCBKci48L2F1dGhvcj48YXV0aG9yPlNvcmVuc29uLCBN
LiBELjwvYXV0aG9yPjxhdXRob3I+UGV0ZXJzLCBKLiBMLjwvYXV0aG9yPjwvYXV0aG9ycz48L2Nv
bnRyaWJ1dG9ycz48YXV0aC1hZGRyZXNzPkRlcGFydG1lbnQgb2YgQmlvbG9naWNhbCBTY2llbmNl
cywgV3JpZ2h0IFN0YXRlIFVuaXZlcnNpdHksIDM2NDAgQ29sb25lbCBHbGVubiBId3ksIERheXRv
biwgT0gsIDQ1NDM1LCBVU0EuJiN4RDtEZXBhcnRtZW50IG9mIEJpb2xvZ3ksIEJvc3RvbiBVbml2
ZXJzaXR5LCBCb3N0b24sIE1BLCAwMjIxNSwgVVNBLiYjeEQ7RGVwYXJ0YW1lbnRvIGRlIEJpb2xv
Z2lhIEV2b2x1dGl2YSwgRmFjdWx0YWQgZGUgQ2llbmNpYXMsIFVuaXZlcnNpZGFkIE5hY2lvbmFs
IEF1dG9ub21hIGRlIE1leGljbywgTWV4aWNvLCBEaXN0cml0byBGZWRlcmFsLCBNZXhpY28uJiN4
RDtNdXNldW0gb2YgV2lsZGxpZmUgYW5kIEZpc2ggQmlvbG9neSwgRGVwYXJ0bWVudCBvZiBXaWxk
bGlmZSwgRmlzaCwgYW5kIENvbnNlcnZhdGlvbiBCaW9sb2d5LCBVbml2ZXJzaXR5IG9mIENhbGlm
b3JuaWEsIERhdmlzLCBPbmUgU2hpZWxkcyBBdmVudWUsIERhdmlzLCBDQSwgOTU2MTYsIFVTQS4m
I3hEO0RlcGFydG1lbnQgb2YgV2lsZGxpZmUsIEZpc2ggYW5kIENvbnNlcnZhdGlvbiBCaW9sb2d5
LCBVbml2ZXJzaXR5IG9mIENhbGlmb3JuaWEsIERhdmlzLCBPbmUgU2hpZWxkcyBBdmVudWUsIERh
dmlzLCBDQSwgOTU2MTYsIFVTQS48L2F1dGgtYWRkcmVzcz48dGl0bGVzPjx0aXRsZT5TcGVjaWF0
aW9uIGdlbm9taWNzIGFuZCBhIHJvbGUgZm9yIHRoZSBaIGNocm9tb3NvbWUgaW4gdGhlIGVhcmx5
IHN0YWdlcyBvZiBkaXZlcmdlbmNlIGJldHdlZW4gTWV4aWNhbiBkdWNrcyBhbmQgbWFsbGFyZHM8
L3RpdGxlPjxzZWNvbmRhcnktdGl0bGU+TW9sIEVjb2w8L3NlY29uZGFyeS10aXRsZT48L3RpdGxl
cz48cGVyaW9kaWNhbD48ZnVsbC10aXRsZT5Nb2wgRWNvbDwvZnVsbC10aXRsZT48L3BlcmlvZGlj
YWw+PHBhZ2VzPjUzNjQtNzg8L3BhZ2VzPjx2b2x1bWU+MjQ8L3ZvbHVtZT48bnVtYmVyPjIxPC9u
dW1iZXI+PGtleXdvcmRzPjxrZXl3b3JkPkFuaW1hbHM8L2tleXdvcmQ+PGtleXdvcmQ+RE5BLCBN
aXRvY2hvbmRyaWFsL2dlbmV0aWNzPC9rZXl3b3JkPjxrZXl3b3JkPkR1Y2tzL2NsYXNzaWZpY2F0
aW9uLypnZW5ldGljczwva2V5d29yZD48a2V5d29yZD4qRXZvbHV0aW9uLCBNb2xlY3VsYXI8L2tl
eXdvcmQ+PGtleXdvcmQ+KkdlbmV0aWMgU3BlY2lhdGlvbjwva2V5d29yZD48a2V5d29yZD5HZW5l
dGljcywgUG9wdWxhdGlvbjwva2V5d29yZD48a2V5d29yZD5NZXhpY288L2tleXdvcmQ+PGtleXdv
cmQ+TW9kZWxzLCBHZW5ldGljPC9rZXl3b3JkPjxrZXl3b3JkPk1vbGVjdWxhciBTZXF1ZW5jZSBE
YXRhPC9rZXl3b3JkPjxrZXl3b3JkPlBvcHVsYXRpb24gRGVuc2l0eTwva2V5d29yZD48a2V5d29y
ZD5TZXF1ZW5jZSBBbmFseXNpcywgRE5BPC9rZXl3b3JkPjxrZXl3b3JkPlNleCBDaHJvbW9zb21l
cy8qZ2VuZXRpY3M8L2tleXdvcmQ+PGtleXdvcmQ+VW5pdGVkIFN0YXRlczwva2V5d29yZD48a2V5
d29yZD5hbnNlcmlmb3JtZXM8L2tleXdvcmQ+PGtleXdvcmQ+ZWxldmF0ZWQgWiBkaXZlcmdlbmNl
PC9rZXl3b3JkPjxrZXl3b3JkPmdlbm90eXBpbmcgYnkgc2VxdWVuY2luZzwva2V5d29yZD48a2V5
d29yZD5tYXJrZXIgZGlzY29yZGFuY2U8L2tleXdvcmQ+PGtleXdvcmQ+cGh5bG9nZW9ncmFwaHk8
L2tleXdvcmQ+PGtleXdvcmQ+c3BlY2lhdGlvbjwva2V5d29yZD48L2tleXdvcmRzPjxkYXRlcz48
eWVhcj4yMDE1PC95ZWFyPjxwdWItZGF0ZXM+PGRhdGU+Tm92PC9kYXRlPjwvcHViLWRhdGVzPjwv
ZGF0ZXM+PGlzYm4+MTM2NS0yOTRYIChFbGVjdHJvbmljKSYjeEQ7MDk2Mi0xMDgzIChMaW5raW5n
KTwvaXNibj48YWNjZXNzaW9uLW51bT4yNjQxNDQzNzwvYWNjZXNzaW9uLW51bT48dXJscz48cmVs
YXRlZC11cmxzPjx1cmw+aHR0cHM6Ly93d3cubmNiaS5ubG0ubmloLmdvdi9wdWJtZWQvMjY0MTQ0
Mzc8L3VybD48L3JlbGF0ZWQtdXJscz48L3VybHM+PGVsZWN0cm9uaWMtcmVzb3VyY2UtbnVtPjEw
LjExMTEvbWVjLjEzNDAyPC9lbGVjdHJvbmljLXJlc291cmNlLW51bT48L3JlY29yZD48L0NpdGU+
PC9FbmROb3RlPgB=
</w:fldData>
        </w:fldChar>
      </w:r>
      <w:r w:rsidR="00F50B80">
        <w:rPr>
          <w:rFonts w:ascii="Times New Roman" w:eastAsia="宋体" w:hAnsi="Times New Roman" w:cs="Times New Roman"/>
          <w:color w:val="000000" w:themeColor="text1"/>
          <w:sz w:val="24"/>
          <w:szCs w:val="24"/>
        </w:rPr>
        <w:instrText xml:space="preserve"> ADDIN EN.CITE.DATA </w:instrText>
      </w:r>
      <w:r w:rsidR="00F50B80">
        <w:rPr>
          <w:rFonts w:ascii="Times New Roman" w:eastAsia="宋体" w:hAnsi="Times New Roman" w:cs="Times New Roman"/>
          <w:color w:val="000000" w:themeColor="text1"/>
          <w:sz w:val="24"/>
          <w:szCs w:val="24"/>
        </w:rPr>
      </w:r>
      <w:r w:rsidR="00F50B80">
        <w:rPr>
          <w:rFonts w:ascii="Times New Roman" w:eastAsia="宋体" w:hAnsi="Times New Roman" w:cs="Times New Roman"/>
          <w:color w:val="000000" w:themeColor="text1"/>
          <w:sz w:val="24"/>
          <w:szCs w:val="24"/>
        </w:rPr>
        <w:fldChar w:fldCharType="end"/>
      </w:r>
      <w:r w:rsidR="00DC3920" w:rsidRPr="00DC3920">
        <w:rPr>
          <w:rFonts w:ascii="Times New Roman" w:eastAsia="宋体" w:hAnsi="Times New Roman" w:cs="Times New Roman"/>
          <w:color w:val="000000" w:themeColor="text1"/>
          <w:sz w:val="24"/>
          <w:szCs w:val="24"/>
        </w:rPr>
      </w:r>
      <w:r w:rsidR="00DC3920" w:rsidRPr="00DC3920">
        <w:rPr>
          <w:rFonts w:ascii="Times New Roman" w:eastAsia="宋体" w:hAnsi="Times New Roman" w:cs="Times New Roman"/>
          <w:color w:val="000000" w:themeColor="text1"/>
          <w:sz w:val="24"/>
          <w:szCs w:val="24"/>
        </w:rPr>
        <w:fldChar w:fldCharType="separate"/>
      </w:r>
      <w:r w:rsidR="00F50B80">
        <w:rPr>
          <w:rFonts w:ascii="Times New Roman" w:eastAsia="宋体" w:hAnsi="Times New Roman" w:cs="Times New Roman"/>
          <w:noProof/>
          <w:color w:val="000000" w:themeColor="text1"/>
          <w:sz w:val="24"/>
          <w:szCs w:val="24"/>
        </w:rPr>
        <w:t>(</w:t>
      </w:r>
      <w:hyperlink w:anchor="_ENREF_5" w:tooltip="Ellegren, 2012 #15" w:history="1">
        <w:r w:rsidR="008834D1">
          <w:rPr>
            <w:rFonts w:ascii="Times New Roman" w:eastAsia="宋体" w:hAnsi="Times New Roman" w:cs="Times New Roman"/>
            <w:noProof/>
            <w:color w:val="000000" w:themeColor="text1"/>
            <w:sz w:val="24"/>
            <w:szCs w:val="24"/>
          </w:rPr>
          <w:t>5</w:t>
        </w:r>
      </w:hyperlink>
      <w:r w:rsidR="00F50B80">
        <w:rPr>
          <w:rFonts w:ascii="Times New Roman" w:eastAsia="宋体" w:hAnsi="Times New Roman" w:cs="Times New Roman"/>
          <w:noProof/>
          <w:color w:val="000000" w:themeColor="text1"/>
          <w:sz w:val="24"/>
          <w:szCs w:val="24"/>
        </w:rPr>
        <w:t xml:space="preserve">, </w:t>
      </w:r>
      <w:hyperlink w:anchor="_ENREF_39" w:tooltip="Lavretsky, 2015 #50" w:history="1">
        <w:r w:rsidR="008834D1">
          <w:rPr>
            <w:rFonts w:ascii="Times New Roman" w:eastAsia="宋体" w:hAnsi="Times New Roman" w:cs="Times New Roman"/>
            <w:noProof/>
            <w:color w:val="000000" w:themeColor="text1"/>
            <w:sz w:val="24"/>
            <w:szCs w:val="24"/>
          </w:rPr>
          <w:t>39</w:t>
        </w:r>
      </w:hyperlink>
      <w:r w:rsidR="00F50B80">
        <w:rPr>
          <w:rFonts w:ascii="Times New Roman" w:eastAsia="宋体" w:hAnsi="Times New Roman" w:cs="Times New Roman"/>
          <w:noProof/>
          <w:color w:val="000000" w:themeColor="text1"/>
          <w:sz w:val="24"/>
          <w:szCs w:val="24"/>
        </w:rPr>
        <w:t>)</w:t>
      </w:r>
      <w:r w:rsidR="00DC3920" w:rsidRPr="00DC3920">
        <w:rPr>
          <w:rFonts w:ascii="Times New Roman" w:eastAsia="宋体" w:hAnsi="Times New Roman" w:cs="Times New Roman"/>
          <w:color w:val="000000" w:themeColor="text1"/>
          <w:sz w:val="24"/>
          <w:szCs w:val="24"/>
        </w:rPr>
        <w:fldChar w:fldCharType="end"/>
      </w:r>
      <w:r w:rsidR="00DC3920">
        <w:rPr>
          <w:rFonts w:ascii="Times New Roman" w:eastAsia="宋体" w:hAnsi="Times New Roman" w:cs="Times New Roman"/>
          <w:color w:val="000000" w:themeColor="text1"/>
          <w:sz w:val="24"/>
          <w:szCs w:val="24"/>
        </w:rPr>
        <w:t xml:space="preserve">. </w:t>
      </w:r>
      <w:r>
        <w:rPr>
          <w:rFonts w:ascii="Times New Roman" w:hAnsi="Times New Roman" w:cs="Times New Roman"/>
          <w:sz w:val="24"/>
          <w:szCs w:val="24"/>
        </w:rPr>
        <w:t>Analysis on autosomal differentiation regions shows that the d</w:t>
      </w:r>
      <w:r w:rsidRPr="00AD2861">
        <w:rPr>
          <w:rFonts w:ascii="Times New Roman" w:hAnsi="Times New Roman" w:cs="Times New Roman"/>
          <w:sz w:val="24"/>
          <w:szCs w:val="24"/>
        </w:rPr>
        <w:t xml:space="preserve">istribution </w:t>
      </w:r>
      <w:r>
        <w:rPr>
          <w:rFonts w:ascii="Times New Roman" w:hAnsi="Times New Roman" w:cs="Times New Roman"/>
          <w:sz w:val="24"/>
          <w:szCs w:val="24"/>
        </w:rPr>
        <w:t>of</w:t>
      </w:r>
      <w:r w:rsidRPr="00233F5B">
        <w:rPr>
          <w:rFonts w:ascii="Times New Roman" w:hAnsi="Times New Roman" w:cs="Times New Roman"/>
          <w:sz w:val="24"/>
          <w:szCs w:val="24"/>
        </w:rPr>
        <w:t xml:space="preserve"> </w:t>
      </w:r>
      <w:r w:rsidRPr="00864C95">
        <w:rPr>
          <w:rFonts w:ascii="Times New Roman" w:hAnsi="Times New Roman" w:cs="Times New Roman"/>
          <w:i/>
          <w:sz w:val="24"/>
          <w:szCs w:val="24"/>
        </w:rPr>
        <w:t>F</w:t>
      </w:r>
      <w:r w:rsidRPr="00864C95">
        <w:rPr>
          <w:rFonts w:ascii="Times New Roman" w:hAnsi="Times New Roman" w:cs="Times New Roman"/>
          <w:i/>
          <w:sz w:val="24"/>
          <w:szCs w:val="24"/>
          <w:vertAlign w:val="subscript"/>
        </w:rPr>
        <w:t>ST</w:t>
      </w:r>
      <w:r w:rsidRPr="00233F5B">
        <w:rPr>
          <w:rFonts w:ascii="Times New Roman" w:hAnsi="Times New Roman" w:cs="Times New Roman"/>
          <w:sz w:val="24"/>
          <w:szCs w:val="24"/>
        </w:rPr>
        <w:t xml:space="preserve"> between </w:t>
      </w:r>
      <w:r>
        <w:rPr>
          <w:rFonts w:ascii="Times New Roman" w:hAnsi="Times New Roman" w:cs="Times New Roman"/>
          <w:sz w:val="24"/>
          <w:szCs w:val="24"/>
        </w:rPr>
        <w:t xml:space="preserve">the </w:t>
      </w:r>
      <w:r w:rsidR="004E2A24">
        <w:rPr>
          <w:rFonts w:ascii="Times New Roman" w:hAnsi="Times New Roman" w:cs="Times New Roman"/>
          <w:sz w:val="24"/>
          <w:szCs w:val="24"/>
        </w:rPr>
        <w:t>mallard duck and spot-billed</w:t>
      </w:r>
      <w:r>
        <w:rPr>
          <w:rFonts w:ascii="Times New Roman" w:hAnsi="Times New Roman" w:cs="Times New Roman"/>
          <w:sz w:val="24"/>
          <w:szCs w:val="24"/>
        </w:rPr>
        <w:t xml:space="preserve"> </w:t>
      </w:r>
      <w:r w:rsidRPr="00233F5B">
        <w:rPr>
          <w:rFonts w:ascii="Times New Roman" w:hAnsi="Times New Roman" w:cs="Times New Roman"/>
          <w:sz w:val="24"/>
          <w:szCs w:val="24"/>
        </w:rPr>
        <w:t xml:space="preserve">ranged </w:t>
      </w:r>
      <w:r w:rsidRPr="0012637A">
        <w:rPr>
          <w:rFonts w:ascii="Times New Roman" w:hAnsi="Times New Roman" w:cs="Times New Roman"/>
          <w:sz w:val="24"/>
          <w:szCs w:val="24"/>
        </w:rPr>
        <w:t xml:space="preserve">from </w:t>
      </w:r>
      <w:r w:rsidRPr="00AD2861">
        <w:rPr>
          <w:rFonts w:ascii="Times New Roman" w:hAnsi="Times New Roman" w:cs="Times New Roman"/>
          <w:sz w:val="24"/>
          <w:szCs w:val="24"/>
        </w:rPr>
        <w:t>-0.0157</w:t>
      </w:r>
      <w:r w:rsidRPr="0012637A">
        <w:rPr>
          <w:rFonts w:ascii="Times New Roman" w:hAnsi="Times New Roman" w:cs="Times New Roman"/>
          <w:sz w:val="24"/>
          <w:szCs w:val="24"/>
        </w:rPr>
        <w:t xml:space="preserve"> to </w:t>
      </w:r>
      <w:r w:rsidRPr="00AD2861">
        <w:rPr>
          <w:rFonts w:ascii="Times New Roman" w:hAnsi="Times New Roman" w:cs="Times New Roman"/>
          <w:sz w:val="24"/>
          <w:szCs w:val="24"/>
        </w:rPr>
        <w:t>0.77</w:t>
      </w:r>
      <w:r w:rsidR="009E7591">
        <w:rPr>
          <w:rFonts w:ascii="Times New Roman" w:hAnsi="Times New Roman" w:cs="Times New Roman"/>
          <w:sz w:val="24"/>
          <w:szCs w:val="24"/>
        </w:rPr>
        <w:t>85</w:t>
      </w:r>
      <w:r w:rsidRPr="0012637A">
        <w:rPr>
          <w:rFonts w:ascii="Times New Roman" w:hAnsi="Times New Roman" w:cs="Times New Roman"/>
          <w:sz w:val="24"/>
          <w:szCs w:val="24"/>
        </w:rPr>
        <w:t xml:space="preserve"> w</w:t>
      </w:r>
      <w:r w:rsidRPr="008722D6">
        <w:rPr>
          <w:rFonts w:ascii="Times New Roman" w:hAnsi="Times New Roman" w:cs="Times New Roman"/>
          <w:sz w:val="24"/>
          <w:szCs w:val="24"/>
        </w:rPr>
        <w:t xml:space="preserve">ith an average of </w:t>
      </w:r>
      <w:r w:rsidR="009E7591" w:rsidRPr="009E7591">
        <w:rPr>
          <w:rFonts w:ascii="Times New Roman" w:hAnsi="Times New Roman" w:cs="Times New Roman"/>
          <w:sz w:val="24"/>
          <w:szCs w:val="24"/>
        </w:rPr>
        <w:t>0.04930346</w:t>
      </w:r>
      <w:r w:rsidRPr="0012637A">
        <w:rPr>
          <w:rFonts w:ascii="Times New Roman" w:hAnsi="Times New Roman" w:cs="Times New Roman"/>
          <w:sz w:val="24"/>
          <w:szCs w:val="24"/>
        </w:rPr>
        <w:t xml:space="preserve"> and distributed in a</w:t>
      </w:r>
      <w:r w:rsidRPr="00233F5B">
        <w:rPr>
          <w:rFonts w:ascii="Times New Roman" w:hAnsi="Times New Roman" w:cs="Times New Roman"/>
          <w:sz w:val="24"/>
          <w:szCs w:val="24"/>
        </w:rPr>
        <w:t xml:space="preserve"> narrow peak, </w:t>
      </w:r>
      <w:r>
        <w:rPr>
          <w:rFonts w:ascii="Times New Roman" w:hAnsi="Times New Roman" w:cs="Times New Roman"/>
          <w:sz w:val="24"/>
          <w:szCs w:val="24"/>
        </w:rPr>
        <w:t xml:space="preserve">lower than </w:t>
      </w:r>
      <w:r w:rsidRPr="00614D03">
        <w:rPr>
          <w:rFonts w:ascii="Times New Roman" w:hAnsi="Times New Roman" w:cs="Times New Roman"/>
          <w:i/>
          <w:sz w:val="24"/>
          <w:szCs w:val="24"/>
        </w:rPr>
        <w:t>F</w:t>
      </w:r>
      <w:r w:rsidRPr="00C32175">
        <w:rPr>
          <w:rFonts w:ascii="Times New Roman" w:hAnsi="Times New Roman" w:cs="Times New Roman"/>
          <w:i/>
          <w:sz w:val="24"/>
          <w:szCs w:val="24"/>
          <w:vertAlign w:val="subscript"/>
        </w:rPr>
        <w:t>ST</w:t>
      </w:r>
      <w:r w:rsidRPr="00233F5B">
        <w:rPr>
          <w:rFonts w:ascii="Times New Roman" w:hAnsi="Times New Roman" w:cs="Times New Roman"/>
          <w:sz w:val="24"/>
          <w:szCs w:val="24"/>
        </w:rPr>
        <w:t xml:space="preserve"> between the wild duck</w:t>
      </w:r>
      <w:r>
        <w:rPr>
          <w:rFonts w:ascii="Times New Roman" w:hAnsi="Times New Roman" w:cs="Times New Roman" w:hint="eastAsia"/>
          <w:sz w:val="24"/>
          <w:szCs w:val="24"/>
        </w:rPr>
        <w:t>s</w:t>
      </w:r>
      <w:r w:rsidRPr="00233F5B">
        <w:rPr>
          <w:rFonts w:ascii="Times New Roman" w:hAnsi="Times New Roman" w:cs="Times New Roman"/>
          <w:sz w:val="24"/>
          <w:szCs w:val="24"/>
        </w:rPr>
        <w:t xml:space="preserve"> and domestic duck</w:t>
      </w:r>
      <w:r>
        <w:rPr>
          <w:rFonts w:ascii="Times New Roman" w:hAnsi="Times New Roman" w:cs="Times New Roman" w:hint="eastAsia"/>
          <w:sz w:val="24"/>
          <w:szCs w:val="24"/>
        </w:rPr>
        <w:t>s</w:t>
      </w:r>
      <w:r w:rsidRPr="00233F5B">
        <w:rPr>
          <w:rFonts w:ascii="Times New Roman" w:hAnsi="Times New Roman" w:cs="Times New Roman"/>
          <w:sz w:val="24"/>
          <w:szCs w:val="24"/>
        </w:rPr>
        <w:t xml:space="preserve"> ranged from 0.088</w:t>
      </w:r>
      <w:r>
        <w:rPr>
          <w:rFonts w:ascii="Times New Roman" w:hAnsi="Times New Roman" w:cs="Times New Roman"/>
          <w:sz w:val="24"/>
          <w:szCs w:val="24"/>
        </w:rPr>
        <w:t>0</w:t>
      </w:r>
      <w:r w:rsidRPr="00233F5B">
        <w:rPr>
          <w:rFonts w:ascii="Times New Roman" w:hAnsi="Times New Roman" w:cs="Times New Roman"/>
          <w:sz w:val="24"/>
          <w:szCs w:val="24"/>
        </w:rPr>
        <w:t xml:space="preserve"> to 0.8912 with an average of 0.2</w:t>
      </w:r>
      <w:r>
        <w:rPr>
          <w:rFonts w:ascii="Times New Roman" w:hAnsi="Times New Roman" w:cs="Times New Roman"/>
          <w:sz w:val="24"/>
          <w:szCs w:val="24"/>
        </w:rPr>
        <w:t>100</w:t>
      </w:r>
      <w:r w:rsidRPr="00233F5B">
        <w:rPr>
          <w:rFonts w:ascii="Times New Roman" w:hAnsi="Times New Roman" w:cs="Times New Roman"/>
          <w:sz w:val="24"/>
          <w:szCs w:val="24"/>
        </w:rPr>
        <w:t xml:space="preserve"> and distributed in a wide peak (Fig</w:t>
      </w:r>
      <w:r>
        <w:rPr>
          <w:rFonts w:ascii="Times New Roman" w:hAnsi="Times New Roman" w:cs="Times New Roman" w:hint="eastAsia"/>
          <w:sz w:val="24"/>
          <w:szCs w:val="24"/>
        </w:rPr>
        <w:t>.</w:t>
      </w:r>
      <w:r w:rsidRPr="00233F5B">
        <w:rPr>
          <w:rFonts w:ascii="Times New Roman" w:hAnsi="Times New Roman" w:cs="Times New Roman"/>
          <w:sz w:val="24"/>
          <w:szCs w:val="24"/>
        </w:rPr>
        <w:t xml:space="preserve"> </w:t>
      </w:r>
      <w:r>
        <w:rPr>
          <w:rFonts w:ascii="Times New Roman" w:hAnsi="Times New Roman" w:cs="Times New Roman" w:hint="eastAsia"/>
          <w:sz w:val="24"/>
          <w:szCs w:val="24"/>
        </w:rPr>
        <w:t>5</w:t>
      </w:r>
      <w:r>
        <w:rPr>
          <w:rFonts w:ascii="Times New Roman" w:hAnsi="Times New Roman" w:cs="Times New Roman"/>
          <w:sz w:val="24"/>
          <w:szCs w:val="24"/>
        </w:rPr>
        <w:t>b</w:t>
      </w:r>
      <w:r w:rsidRPr="00233F5B">
        <w:rPr>
          <w:rFonts w:ascii="Times New Roman" w:hAnsi="Times New Roman" w:cs="Times New Roman"/>
          <w:sz w:val="24"/>
          <w:szCs w:val="24"/>
        </w:rPr>
        <w:t>).</w:t>
      </w:r>
      <w:r>
        <w:rPr>
          <w:rFonts w:ascii="Times New Roman" w:hAnsi="Times New Roman" w:cs="Times New Roman"/>
          <w:sz w:val="24"/>
          <w:szCs w:val="24"/>
        </w:rPr>
        <w:t xml:space="preserve"> Detailed analysis</w:t>
      </w:r>
      <w:r>
        <w:rPr>
          <w:rFonts w:ascii="Times New Roman" w:hAnsi="Times New Roman" w:cs="Times New Roman" w:hint="eastAsia"/>
          <w:sz w:val="24"/>
          <w:szCs w:val="24"/>
        </w:rPr>
        <w:t xml:space="preserve"> indicate</w:t>
      </w:r>
      <w:r>
        <w:rPr>
          <w:rFonts w:ascii="Times New Roman" w:hAnsi="Times New Roman" w:cs="Times New Roman"/>
          <w:sz w:val="24"/>
          <w:szCs w:val="24"/>
        </w:rPr>
        <w:t>s</w:t>
      </w:r>
      <w:r>
        <w:rPr>
          <w:rFonts w:ascii="Times New Roman" w:hAnsi="Times New Roman" w:cs="Times New Roman" w:hint="eastAsia"/>
          <w:sz w:val="24"/>
          <w:szCs w:val="24"/>
        </w:rPr>
        <w:t xml:space="preserve"> that small part of genomic regions</w:t>
      </w:r>
      <w:r>
        <w:rPr>
          <w:rFonts w:ascii="Times New Roman" w:hAnsi="Times New Roman" w:cs="Times New Roman"/>
          <w:sz w:val="24"/>
          <w:szCs w:val="24"/>
        </w:rPr>
        <w:t xml:space="preserve"> of the </w:t>
      </w:r>
      <w:r w:rsidR="004E2A24">
        <w:rPr>
          <w:rFonts w:ascii="Times New Roman" w:hAnsi="Times New Roman" w:cs="Times New Roman"/>
          <w:sz w:val="24"/>
          <w:szCs w:val="24"/>
        </w:rPr>
        <w:t>mallard duck and spot-billed</w:t>
      </w:r>
      <w:r>
        <w:rPr>
          <w:rFonts w:ascii="Times New Roman" w:hAnsi="Times New Roman" w:cs="Times New Roman"/>
          <w:sz w:val="24"/>
          <w:szCs w:val="24"/>
        </w:rPr>
        <w:t xml:space="preserve"> duck </w:t>
      </w:r>
      <w:r w:rsidR="00A34EFD">
        <w:rPr>
          <w:rFonts w:ascii="Times New Roman" w:hAnsi="Times New Roman" w:cs="Times New Roman"/>
          <w:sz w:val="24"/>
          <w:szCs w:val="24"/>
        </w:rPr>
        <w:t xml:space="preserve">have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values being </w:t>
      </w:r>
      <w:r>
        <w:rPr>
          <w:rFonts w:ascii="Times New Roman" w:hAnsi="Times New Roman" w:cs="Times New Roman" w:hint="eastAsia"/>
          <w:sz w:val="24"/>
          <w:szCs w:val="24"/>
        </w:rPr>
        <w:t>a</w:t>
      </w:r>
      <w:r>
        <w:rPr>
          <w:rFonts w:ascii="Times New Roman" w:hAnsi="Times New Roman" w:cs="Times New Roman"/>
          <w:sz w:val="24"/>
          <w:szCs w:val="24"/>
        </w:rPr>
        <w:t xml:space="preserve">way from </w:t>
      </w:r>
      <w:r>
        <w:rPr>
          <w:rFonts w:ascii="Times New Roman" w:hAnsi="Times New Roman" w:cs="Times New Roman" w:hint="eastAsia"/>
          <w:sz w:val="24"/>
          <w:szCs w:val="24"/>
        </w:rPr>
        <w:t xml:space="preserve">the mean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sidDel="00DD0FC1">
        <w:rPr>
          <w:rFonts w:ascii="Times New Roman" w:hAnsi="Times New Roman" w:cs="Times New Roman" w:hint="eastAsia"/>
          <w:sz w:val="24"/>
          <w:szCs w:val="24"/>
        </w:rPr>
        <w:t xml:space="preserve"> </w:t>
      </w:r>
      <w:r>
        <w:rPr>
          <w:rFonts w:ascii="Times New Roman" w:hAnsi="Times New Roman" w:cs="Times New Roman" w:hint="eastAsia"/>
          <w:sz w:val="24"/>
          <w:szCs w:val="24"/>
        </w:rPr>
        <w:t>at least 4 standard</w:t>
      </w:r>
      <w:r w:rsidRPr="000B231F">
        <w:rPr>
          <w:rFonts w:ascii="Times New Roman" w:hAnsi="Times New Roman" w:cs="Times New Roman" w:hint="eastAsia"/>
          <w:sz w:val="24"/>
          <w:szCs w:val="24"/>
        </w:rPr>
        <w:t xml:space="preserve"> </w:t>
      </w:r>
      <w:r>
        <w:rPr>
          <w:rFonts w:ascii="Times New Roman" w:hAnsi="Times New Roman" w:cs="Times New Roman" w:hint="eastAsia"/>
          <w:sz w:val="24"/>
          <w:szCs w:val="24"/>
        </w:rPr>
        <w:t>deviations (</w:t>
      </w:r>
      <w:r>
        <w:rPr>
          <w:rFonts w:ascii="Times New Roman" w:hAnsi="Times New Roman" w:cs="Times New Roman"/>
          <w:sz w:val="24"/>
          <w:szCs w:val="24"/>
        </w:rPr>
        <w:t xml:space="preserve">we referred these regions as </w:t>
      </w:r>
      <w:r w:rsidR="00F02A58">
        <w:rPr>
          <w:rFonts w:ascii="Times New Roman" w:hAnsi="Times New Roman" w:cs="Times New Roman"/>
          <w:sz w:val="24"/>
          <w:szCs w:val="24"/>
        </w:rPr>
        <w:t>high differentiation</w:t>
      </w:r>
      <w:r>
        <w:rPr>
          <w:rFonts w:ascii="Times New Roman" w:hAnsi="Times New Roman" w:cs="Times New Roman"/>
          <w:sz w:val="24"/>
          <w:szCs w:val="24"/>
        </w:rPr>
        <w:t xml:space="preserve"> islands</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These </w:t>
      </w:r>
      <w:r>
        <w:rPr>
          <w:rFonts w:ascii="Times New Roman" w:hAnsi="Times New Roman" w:cs="Times New Roman" w:hint="eastAsia"/>
          <w:sz w:val="24"/>
          <w:szCs w:val="24"/>
        </w:rPr>
        <w:t xml:space="preserve">higher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sidDel="00DD0FC1">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regions showed </w:t>
      </w:r>
      <w:r>
        <w:rPr>
          <w:rFonts w:ascii="Times New Roman" w:hAnsi="Times New Roman" w:cs="Times New Roman" w:hint="eastAsia"/>
          <w:sz w:val="24"/>
          <w:szCs w:val="24"/>
        </w:rPr>
        <w:lastRenderedPageBreak/>
        <w:t xml:space="preserve">lower level </w:t>
      </w:r>
      <w:r>
        <w:rPr>
          <w:rFonts w:ascii="Times New Roman" w:hAnsi="Times New Roman" w:cs="Times New Roman"/>
          <w:sz w:val="24"/>
          <w:szCs w:val="24"/>
        </w:rPr>
        <w:t xml:space="preserve">of </w:t>
      </w:r>
      <w:r>
        <w:rPr>
          <w:rFonts w:ascii="Times New Roman" w:hAnsi="Times New Roman" w:cs="Times New Roman" w:hint="eastAsia"/>
          <w:sz w:val="24"/>
          <w:szCs w:val="24"/>
        </w:rPr>
        <w:t>nucleotide diversity (</w:t>
      </w:r>
      <w:r>
        <w:rPr>
          <w:rFonts w:ascii="Times New Roman" w:eastAsia="宋体" w:hAnsi="Times New Roman" w:cs="Times New Roman"/>
          <w:sz w:val="24"/>
          <w:szCs w:val="24"/>
        </w:rPr>
        <w:t>π</w:t>
      </w:r>
      <w:r>
        <w:rPr>
          <w:rFonts w:ascii="Times New Roman" w:eastAsia="宋体" w:hAnsi="Times New Roman" w:cs="Times New Roman" w:hint="eastAsia"/>
          <w:sz w:val="24"/>
          <w:szCs w:val="24"/>
        </w:rPr>
        <w:t xml:space="preserve"> mallard:</w:t>
      </w:r>
      <w:r w:rsidRPr="006F723B">
        <w:t xml:space="preserve"> </w:t>
      </w:r>
      <w:r w:rsidRPr="006F723B">
        <w:rPr>
          <w:rFonts w:ascii="Times New Roman" w:eastAsia="宋体" w:hAnsi="Times New Roman" w:cs="Times New Roman"/>
          <w:sz w:val="24"/>
          <w:szCs w:val="24"/>
        </w:rPr>
        <w:t>0.00</w:t>
      </w:r>
      <w:r>
        <w:rPr>
          <w:rFonts w:ascii="Times New Roman" w:eastAsia="宋体" w:hAnsi="Times New Roman" w:cs="Times New Roman" w:hint="eastAsia"/>
          <w:sz w:val="24"/>
          <w:szCs w:val="24"/>
        </w:rPr>
        <w:t xml:space="preserve">24 </w:t>
      </w:r>
      <w:r w:rsidRPr="006F723B">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sidRPr="00596192">
        <w:rPr>
          <w:rFonts w:ascii="Times New Roman" w:eastAsia="宋体" w:hAnsi="Times New Roman" w:cs="Times New Roman"/>
          <w:sz w:val="24"/>
          <w:szCs w:val="24"/>
        </w:rPr>
        <w:t>0.002</w:t>
      </w:r>
      <w:r>
        <w:rPr>
          <w:rFonts w:ascii="Times New Roman" w:eastAsia="宋体" w:hAnsi="Times New Roman" w:cs="Times New Roman"/>
          <w:sz w:val="24"/>
          <w:szCs w:val="24"/>
        </w:rPr>
        <w:t>2</w:t>
      </w:r>
      <w:r w:rsidRPr="006F723B">
        <w:rPr>
          <w:rFonts w:ascii="Times New Roman" w:eastAsia="宋体" w:hAnsi="Times New Roman" w:cs="Times New Roman"/>
          <w:sz w:val="24"/>
          <w:szCs w:val="24"/>
        </w:rPr>
        <w:t>; π</w:t>
      </w:r>
      <w:r>
        <w:rPr>
          <w:rFonts w:ascii="Times New Roman" w:eastAsia="宋体" w:hAnsi="Times New Roman" w:cs="Times New Roman" w:hint="eastAsia"/>
          <w:sz w:val="24"/>
          <w:szCs w:val="24"/>
        </w:rPr>
        <w:t xml:space="preserve"> </w:t>
      </w:r>
      <w:r w:rsidRPr="006F723B">
        <w:rPr>
          <w:rFonts w:ascii="Times New Roman" w:eastAsia="宋体" w:hAnsi="Times New Roman" w:cs="Times New Roman"/>
          <w:sz w:val="24"/>
          <w:szCs w:val="24"/>
        </w:rPr>
        <w:t>spot</w:t>
      </w:r>
      <w:r>
        <w:rPr>
          <w:rFonts w:ascii="Times New Roman" w:eastAsia="宋体" w:hAnsi="Times New Roman" w:cs="Times New Roman" w:hint="eastAsia"/>
          <w:sz w:val="24"/>
          <w:szCs w:val="24"/>
        </w:rPr>
        <w:t>-</w:t>
      </w:r>
      <w:r w:rsidRPr="006F723B">
        <w:rPr>
          <w:rFonts w:ascii="Times New Roman" w:eastAsia="宋体" w:hAnsi="Times New Roman" w:cs="Times New Roman"/>
          <w:sz w:val="24"/>
          <w:szCs w:val="24"/>
        </w:rPr>
        <w:t xml:space="preserve">billed: </w:t>
      </w:r>
      <w:r w:rsidRPr="00637F12">
        <w:rPr>
          <w:rFonts w:ascii="Times New Roman" w:eastAsia="宋体" w:hAnsi="Times New Roman" w:cs="Times New Roman"/>
          <w:sz w:val="24"/>
          <w:szCs w:val="24"/>
        </w:rPr>
        <w:t>0.0023</w:t>
      </w:r>
      <w:r>
        <w:rPr>
          <w:rFonts w:ascii="Times New Roman" w:eastAsia="宋体" w:hAnsi="Times New Roman" w:cs="Times New Roman" w:hint="eastAsia"/>
          <w:sz w:val="24"/>
          <w:szCs w:val="24"/>
        </w:rPr>
        <w:t xml:space="preserve"> </w:t>
      </w:r>
      <w:r w:rsidRPr="006F723B">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sidRPr="00637F12">
        <w:rPr>
          <w:rFonts w:ascii="Times New Roman" w:eastAsia="宋体" w:hAnsi="Times New Roman" w:cs="Times New Roman"/>
          <w:sz w:val="24"/>
          <w:szCs w:val="24"/>
        </w:rPr>
        <w:t>0.00</w:t>
      </w:r>
      <w:r>
        <w:rPr>
          <w:rFonts w:ascii="Times New Roman" w:eastAsia="宋体" w:hAnsi="Times New Roman" w:cs="Times New Roman"/>
          <w:sz w:val="24"/>
          <w:szCs w:val="24"/>
        </w:rPr>
        <w:t>20</w:t>
      </w:r>
      <w:r>
        <w:rPr>
          <w:rFonts w:ascii="Times New Roman" w:hAnsi="Times New Roman" w:cs="Times New Roman" w:hint="eastAsia"/>
          <w:sz w:val="24"/>
          <w:szCs w:val="24"/>
        </w:rPr>
        <w:t xml:space="preserve">) and SNP density (360 </w:t>
      </w:r>
      <w:r w:rsidRPr="00CB79F4">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305 and 334 </w:t>
      </w:r>
      <w:r w:rsidRPr="00A42C8D">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280 SNP per window in the </w:t>
      </w:r>
      <w:r w:rsidR="004E2A24">
        <w:rPr>
          <w:rFonts w:ascii="Times New Roman" w:eastAsia="宋体" w:hAnsi="Times New Roman" w:cs="Times New Roman" w:hint="eastAsia"/>
          <w:sz w:val="24"/>
          <w:szCs w:val="24"/>
        </w:rPr>
        <w:t>mallard duck and spot-billed</w:t>
      </w:r>
      <w:r w:rsidR="004E2A24">
        <w:rPr>
          <w:rFonts w:ascii="Times New Roman" w:eastAsia="宋体" w:hAnsi="Times New Roman" w:cs="Times New Roman"/>
          <w:sz w:val="24"/>
          <w:szCs w:val="24"/>
        </w:rPr>
        <w:t xml:space="preserve"> duck</w:t>
      </w:r>
      <w:r>
        <w:rPr>
          <w:rFonts w:ascii="Times New Roman" w:eastAsia="宋体" w:hAnsi="Times New Roman" w:cs="Times New Roman" w:hint="eastAsia"/>
          <w:sz w:val="24"/>
          <w:szCs w:val="24"/>
        </w:rPr>
        <w:t xml:space="preserve"> respectively</w:t>
      </w:r>
      <w:r>
        <w:rPr>
          <w:rFonts w:ascii="Times New Roman" w:hAnsi="Times New Roman" w:cs="Times New Roman" w:hint="eastAsia"/>
          <w:sz w:val="24"/>
          <w:szCs w:val="24"/>
        </w:rPr>
        <w:t>) than genomic backgrounds (</w:t>
      </w:r>
      <w:r>
        <w:rPr>
          <w:rFonts w:ascii="Times New Roman" w:eastAsia="宋体" w:hAnsi="Times New Roman" w:cs="Times New Roman"/>
          <w:sz w:val="24"/>
          <w:szCs w:val="24"/>
        </w:rPr>
        <w:t>π</w:t>
      </w:r>
      <w:r>
        <w:rPr>
          <w:rFonts w:ascii="Times New Roman" w:eastAsia="宋体" w:hAnsi="Times New Roman" w:cs="Times New Roman" w:hint="eastAsia"/>
          <w:sz w:val="24"/>
          <w:szCs w:val="24"/>
        </w:rPr>
        <w:t xml:space="preserve"> mallard: </w:t>
      </w:r>
      <w:r w:rsidRPr="00637F12">
        <w:rPr>
          <w:rFonts w:ascii="Times New Roman" w:eastAsia="宋体" w:hAnsi="Times New Roman" w:cs="Times New Roman"/>
          <w:sz w:val="24"/>
          <w:szCs w:val="24"/>
        </w:rPr>
        <w:t>0.007</w:t>
      </w:r>
      <w:r>
        <w:rPr>
          <w:rFonts w:ascii="Times New Roman" w:eastAsia="宋体" w:hAnsi="Times New Roman" w:cs="Times New Roman"/>
          <w:sz w:val="24"/>
          <w:szCs w:val="24"/>
        </w:rPr>
        <w:t>6</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0.0042; π</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spot</w:t>
      </w:r>
      <w:r>
        <w:rPr>
          <w:rFonts w:ascii="Times New Roman" w:eastAsia="宋体" w:hAnsi="Times New Roman" w:cs="Times New Roman" w:hint="eastAsia"/>
          <w:sz w:val="24"/>
          <w:szCs w:val="24"/>
        </w:rPr>
        <w:t>-</w:t>
      </w:r>
      <w:r w:rsidRPr="00743ADE">
        <w:rPr>
          <w:rFonts w:ascii="Times New Roman" w:eastAsia="宋体" w:hAnsi="Times New Roman" w:cs="Times New Roman"/>
          <w:sz w:val="24"/>
          <w:szCs w:val="24"/>
        </w:rPr>
        <w:t xml:space="preserve">billed: </w:t>
      </w:r>
      <w:r w:rsidRPr="00637F12">
        <w:rPr>
          <w:rFonts w:ascii="Times New Roman" w:eastAsia="宋体" w:hAnsi="Times New Roman" w:cs="Times New Roman"/>
          <w:sz w:val="24"/>
          <w:szCs w:val="24"/>
        </w:rPr>
        <w:t>0.007</w:t>
      </w:r>
      <w:r>
        <w:rPr>
          <w:rFonts w:ascii="Times New Roman" w:eastAsia="宋体" w:hAnsi="Times New Roman" w:cs="Times New Roman"/>
          <w:sz w:val="24"/>
          <w:szCs w:val="24"/>
        </w:rPr>
        <w:t>7</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0.0043</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1</w:t>
      </w:r>
      <w:r>
        <w:rPr>
          <w:rFonts w:ascii="Times New Roman" w:eastAsia="宋体" w:hAnsi="Times New Roman" w:cs="Times New Roman" w:hint="eastAsia"/>
          <w:sz w:val="24"/>
          <w:szCs w:val="24"/>
        </w:rPr>
        <w:t xml:space="preserve">134 </w:t>
      </w:r>
      <w:r w:rsidRPr="00743ADE">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sidRPr="00743ADE">
        <w:rPr>
          <w:rFonts w:ascii="Times New Roman" w:eastAsia="宋体" w:hAnsi="Times New Roman" w:cs="Times New Roman"/>
          <w:sz w:val="24"/>
          <w:szCs w:val="24"/>
        </w:rPr>
        <w:t>5</w:t>
      </w:r>
      <w:r>
        <w:rPr>
          <w:rFonts w:ascii="Times New Roman" w:eastAsia="宋体" w:hAnsi="Times New Roman" w:cs="Times New Roman" w:hint="eastAsia"/>
          <w:sz w:val="24"/>
          <w:szCs w:val="24"/>
        </w:rPr>
        <w:t>69</w:t>
      </w:r>
      <w:r w:rsidRPr="00743ADE">
        <w:rPr>
          <w:rFonts w:ascii="Times New Roman" w:eastAsia="宋体" w:hAnsi="Times New Roman" w:cs="Times New Roman"/>
          <w:sz w:val="24"/>
          <w:szCs w:val="24"/>
        </w:rPr>
        <w:t xml:space="preserve"> and 11</w:t>
      </w:r>
      <w:r>
        <w:rPr>
          <w:rFonts w:ascii="Times New Roman" w:eastAsia="宋体" w:hAnsi="Times New Roman" w:cs="Times New Roman" w:hint="eastAsia"/>
          <w:sz w:val="24"/>
          <w:szCs w:val="24"/>
        </w:rPr>
        <w:t>61</w:t>
      </w:r>
      <w:r w:rsidRPr="00743ADE">
        <w:rPr>
          <w:rFonts w:ascii="Times New Roman" w:eastAsia="宋体" w:hAnsi="Times New Roman" w:cs="Times New Roman"/>
          <w:sz w:val="24"/>
          <w:szCs w:val="24"/>
        </w:rPr>
        <w:t xml:space="preserve"> ± </w:t>
      </w:r>
      <w:r>
        <w:rPr>
          <w:rFonts w:ascii="Times New Roman" w:eastAsia="宋体" w:hAnsi="Times New Roman" w:cs="Times New Roman" w:hint="eastAsia"/>
          <w:sz w:val="24"/>
          <w:szCs w:val="24"/>
        </w:rPr>
        <w:t>597</w:t>
      </w:r>
      <w:r w:rsidRPr="00743ADE">
        <w:rPr>
          <w:rFonts w:ascii="Times New Roman" w:eastAsia="宋体" w:hAnsi="Times New Roman" w:cs="Times New Roman"/>
          <w:sz w:val="24"/>
          <w:szCs w:val="24"/>
        </w:rPr>
        <w:t xml:space="preserve"> SNP per window in the </w:t>
      </w:r>
      <w:r w:rsidR="004E2A24">
        <w:rPr>
          <w:rFonts w:ascii="Times New Roman" w:eastAsia="宋体" w:hAnsi="Times New Roman" w:cs="Times New Roman"/>
          <w:sz w:val="24"/>
          <w:szCs w:val="24"/>
        </w:rPr>
        <w:t>mallard duck and spot-billed duck</w:t>
      </w:r>
      <w:r w:rsidRPr="00743ADE">
        <w:rPr>
          <w:rFonts w:ascii="Times New Roman" w:eastAsia="宋体" w:hAnsi="Times New Roman" w:cs="Times New Roman"/>
          <w:sz w:val="24"/>
          <w:szCs w:val="24"/>
        </w:rPr>
        <w:t xml:space="preserve"> respectively</w:t>
      </w:r>
      <w:r>
        <w:rPr>
          <w:rFonts w:ascii="Times New Roman" w:hAnsi="Times New Roman" w:cs="Times New Roman" w:hint="eastAsia"/>
          <w:sz w:val="24"/>
          <w:szCs w:val="24"/>
        </w:rPr>
        <w:t xml:space="preserve">) in both </w:t>
      </w:r>
      <w:r w:rsidR="004E2A24">
        <w:rPr>
          <w:rFonts w:ascii="Times New Roman" w:hAnsi="Times New Roman" w:cs="Times New Roman" w:hint="eastAsia"/>
          <w:sz w:val="24"/>
          <w:szCs w:val="24"/>
        </w:rPr>
        <w:t>mallard duck and spot-billed</w:t>
      </w:r>
      <w:r>
        <w:rPr>
          <w:rFonts w:ascii="Times New Roman" w:hAnsi="Times New Roman" w:cs="Times New Roman" w:hint="eastAsia"/>
          <w:sz w:val="24"/>
          <w:szCs w:val="24"/>
        </w:rPr>
        <w:t xml:space="preserve"> duck (Fig. 5</w:t>
      </w:r>
      <w:r>
        <w:rPr>
          <w:rFonts w:ascii="Times New Roman" w:hAnsi="Times New Roman" w:cs="Times New Roman"/>
          <w:sz w:val="24"/>
          <w:szCs w:val="24"/>
        </w:rPr>
        <w:t>c-f</w:t>
      </w:r>
      <w:r>
        <w:rPr>
          <w:rFonts w:ascii="Times New Roman" w:hAnsi="Times New Roman" w:cs="Times New Roman" w:hint="eastAsia"/>
          <w:sz w:val="24"/>
          <w:szCs w:val="24"/>
        </w:rPr>
        <w:t>;</w:t>
      </w:r>
      <w:r w:rsidR="00661E78">
        <w:rPr>
          <w:rFonts w:ascii="Times New Roman" w:hAnsi="Times New Roman" w:cs="Times New Roman"/>
          <w:sz w:val="24"/>
          <w:szCs w:val="24"/>
        </w:rPr>
        <w:t xml:space="preserve"> Fig. S22;</w:t>
      </w:r>
      <w:r>
        <w:rPr>
          <w:rFonts w:ascii="Times New Roman" w:hAnsi="Times New Roman" w:cs="Times New Roman" w:hint="eastAsia"/>
          <w:sz w:val="24"/>
          <w:szCs w:val="24"/>
        </w:rPr>
        <w:t xml:space="preserve"> </w:t>
      </w:r>
      <w:r w:rsidR="0064733F">
        <w:rPr>
          <w:rFonts w:ascii="Times New Roman" w:hAnsi="Times New Roman" w:cs="Times New Roman"/>
          <w:sz w:val="24"/>
          <w:szCs w:val="24"/>
        </w:rPr>
        <w:t>Table S17</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This is similar to the case in flycatchers, Darwin’s finches and ducks, where </w:t>
      </w:r>
      <w:r w:rsidR="00F02A58">
        <w:rPr>
          <w:rFonts w:ascii="Times New Roman" w:hAnsi="Times New Roman" w:cs="Times New Roman"/>
          <w:sz w:val="24"/>
          <w:szCs w:val="24"/>
        </w:rPr>
        <w:t>high differentiation islands</w:t>
      </w:r>
      <w:r>
        <w:rPr>
          <w:rFonts w:ascii="Times New Roman" w:hAnsi="Times New Roman" w:cs="Times New Roman"/>
          <w:sz w:val="24"/>
          <w:szCs w:val="24"/>
        </w:rPr>
        <w:t xml:space="preserve"> are characterized by reduced levels of nucleotide diversity and polymorphisms</w:t>
      </w:r>
      <w:r>
        <w:rPr>
          <w:rFonts w:ascii="Times New Roman" w:hAnsi="Times New Roman" w:cs="Times New Roman"/>
          <w:sz w:val="24"/>
          <w:szCs w:val="24"/>
        </w:rPr>
        <w:fldChar w:fldCharType="begin">
          <w:fldData xml:space="preserve">PEVuZE5vdGU+PENpdGU+PEF1dGhvcj5FbGxlZ3JlbjwvQXV0aG9yPjxZZWFyPjIwMTI8L1llYXI+
PFJlY051bT4xNTwvUmVjTnVtPjxEaXNwbGF5VGV4dD4oNSwgMjcsIDM5LCA0MCk8L0Rpc3BsYXlU
ZXh0PjxyZWNvcmQ+PHJlYy1udW1iZXI+MTU8L3JlYy1udW1iZXI+PGZvcmVpZ24ta2V5cz48a2V5
IGFwcD0iRU4iIGRiLWlkPSJ6ZDl2cnI5cjRzeHB2b2V4MHoyeDBzZW85NXR4OWZleHI5NXQiIHRp
bWVzdGFtcD0iMTQ4NjIyMTY5MyI+MTU8L2tleT48L2ZvcmVpZ24ta2V5cz48cmVmLXR5cGUgbmFt
ZT0iSm91cm5hbCBBcnRpY2xlIj4xNzwvcmVmLXR5cGU+PGNvbnRyaWJ1dG9ycz48YXV0aG9ycz48
YXV0aG9yPkVsbGVncmVuLCBILjwvYXV0aG9yPjxhdXRob3I+U21lZHMsIEwuPC9hdXRob3I+PGF1
dGhvcj5CdXJyaSwgUi48L2F1dGhvcj48YXV0aG9yPk9sYXNvbiwgUC4gSS48L2F1dGhvcj48YXV0
aG9yPkJhY2tzdHJvbSwgTi48L2F1dGhvcj48YXV0aG9yPkthd2FrYW1pLCBULjwvYXV0aG9yPjxh
dXRob3I+S3Vuc3RuZXIsIEEuPC9hdXRob3I+PGF1dGhvcj5NYWtpbmVuLCBILjwvYXV0aG9yPjxh
dXRob3I+TmFkYWNob3dza2EtQnJ6eXNrYSwgSy48L2F1dGhvcj48YXV0aG9yPlF2YXJuc3Ryb20s
IEEuPC9hdXRob3I+PGF1dGhvcj5VZWJiaW5nLCBTLjwvYXV0aG9yPjxhdXRob3I+V29sZiwgSi4g
Qi48L2F1dGhvcj48L2F1dGhvcnM+PC9jb250cmlidXRvcnM+PGF1dGgtYWRkcmVzcz5EZXB0IG9m
IEV2b2x1dGlvbmFyeSBCaW9sb2d5LCBFdm9sdXRpb25hcnkgQmlvbG9neSBDZW50cmUsIFVwcHNh
bGEgVW5pdmVyc2l0eSwgTm9yYnl2YWdlbiAxOEQsIFNFLTc1MiAzNiBVcHBzYWxhLCBTd2VkZW4u
PC9hdXRoLWFkZHJlc3M+PHRpdGxlcz48dGl0bGU+VGhlIGdlbm9taWMgbGFuZHNjYXBlIG9mIHNw
ZWNpZXMgZGl2ZXJnZW5jZSBpbiBGaWNlZHVsYSBmbHljYXRjaGVyczwvdGl0bGU+PHNlY29uZGFy
eS10aXRsZT5OYXR1cmU8L3NlY29uZGFyeS10aXRsZT48L3RpdGxlcz48cGVyaW9kaWNhbD48ZnVs
bC10aXRsZT5OYXR1cmU8L2Z1bGwtdGl0bGU+PC9wZXJpb2RpY2FsPjxwYWdlcz43NTYtNjA8L3Bh
Z2VzPjx2b2x1bWU+NDkxPC92b2x1bWU+PG51bWJlcj43NDI2PC9udW1iZXI+PGtleXdvcmRzPjxr
ZXl3b3JkPkFuaW1hbHM8L2tleXdvcmQ+PGtleXdvcmQ+QmlvZGl2ZXJzaXR5PC9rZXl3b3JkPjxr
ZXl3b3JkPkNlbnRyb21lcmUvZ2VuZXRpY3M8L2tleXdvcmQ+PGtleXdvcmQ+Q2hyb21vc29tZXMv
Z2VuZXRpY3M8L2tleXdvcmQ+PGtleXdvcmQ+R2VuZSBGcmVxdWVuY3k8L2tleXdvcmQ+PGtleXdv
cmQ+KkdlbmV0aWMgU3BlY2lhdGlvbjwva2V5d29yZD48a2V5d29yZD5HZW5ldGljIFZhcmlhdGlv
bjwva2V5d29yZD48a2V5d29yZD5HZW5vbWUvKmdlbmV0aWNzPC9rZXl3b3JkPjxrZXl3b3JkPkdl
bm9taWNzPC9rZXl3b3JkPjxrZXl3b3JkPk1hbGU8L2tleXdvcmQ+PGtleXdvcmQ+TW9sZWN1bGFy
IFNlcXVlbmNlIERhdGE8L2tleXdvcmQ+PGtleXdvcmQ+UGh5bG9nZW55PC9rZXl3b3JkPjxrZXl3
b3JkPlNlbGVjdGlvbiwgR2VuZXRpYy9nZW5ldGljczwva2V5d29yZD48a2V5d29yZD5Tb25nYmly
ZHMvY2xhc3NpZmljYXRpb24vKmdlbmV0aWNzPC9rZXl3b3JkPjxrZXl3b3JkPlNwZWNpZXMgU3Bl
Y2lmaWNpdHk8L2tleXdvcmQ+PGtleXdvcmQ+VGVsb21lcmUvZ2VuZXRpY3M8L2tleXdvcmQ+PC9r
ZXl3b3Jkcz48ZGF0ZXM+PHllYXI+MjAxMjwveWVhcj48cHViLWRhdGVzPjxkYXRlPk5vdiAyOTwv
ZGF0ZT48L3B1Yi1kYXRlcz48L2RhdGVzPjxpc2JuPjE0NzYtNDY4NyAoRWxlY3Ryb25pYykmI3hE
OzAwMjgtMDgzNiAoTGlua2luZyk8L2lzYm4+PGFjY2Vzc2lvbi1udW0+MjMxMDM4NzY8L2FjY2Vz
c2lvbi1udW0+PHVybHM+PHJlbGF0ZWQtdXJscz48dXJsPmh0dHBzOi8vd3d3Lm5jYmkubmxtLm5p
aC5nb3YvcHVibWVkLzIzMTAzODc2PC91cmw+PC9yZWxhdGVkLXVybHM+PC91cmxzPjxlbGVjdHJv
bmljLXJlc291cmNlLW51bT4xMC4xMDM4L25hdHVyZTExNTg0PC9lbGVjdHJvbmljLXJlc291cmNl
LW51bT48L3JlY29yZD48L0NpdGU+PENpdGU+PEF1dGhvcj5Hcm9lbmVuPC9BdXRob3I+PFllYXI+
MjAxMjwvWWVhcj48UmVjTnVtPjE3PC9SZWNOdW0+PHJlY29yZD48cmVjLW51bWJlcj4xNzwvcmVj
LW51bWJlcj48Zm9yZWlnbi1rZXlzPjxrZXkgYXBwPSJFTiIgZGItaWQ9InpkOXZycjlyNHN4cHZv
ZXgwejJ4MHNlbzk1dHg5ZmV4cjk1dCIgdGltZXN0YW1wPSIxNDg2MjIzNzQwIj4xNzwva2V5Pjwv
Zm9yZWlnbi1rZXlzPjxyZWYtdHlwZSBuYW1lPSJKb3VybmFsIEFydGljbGUiPjE3PC9yZWYtdHlw
ZT48Y29udHJpYnV0b3JzPjxhdXRob3JzPjxhdXRob3I+R3JvZW5lbiwgTWFydGllbiBBTTwvYXV0
aG9yPjxhdXRob3I+QXJjaGliYWxkLCBBbGFuIEw8L2F1dGhvcj48YXV0aG9yPlVlbmlzaGksIEhp
cm9oaWRlPC9hdXRob3I+PGF1dGhvcj5UdWdnbGUsIENocmlzdG9waGVyIEs8L2F1dGhvcj48YXV0
aG9yPlRha2V1Y2hpLCBZYXN1aGlybzwvYXV0aG9yPjxhdXRob3I+Um90aHNjaGlsZCwgTWF4IEY8
L2F1dGhvcj48YXV0aG9yPlJvZ2VsLUdhaWxsYXJkLCBDbGFpcmU8L2F1dGhvcj48YXV0aG9yPlBh
cmssIENoYW5reXU8L2F1dGhvcj48YXV0aG9yPk1pbGFuLCBEZW5pczwvYXV0aG9yPjxhdXRob3I+
TWVnZW5zLCBIZW5kcmlrLUphbjwvYXV0aG9yPjwvYXV0aG9ycz48L2NvbnRyaWJ1dG9ycz48dGl0
bGVzPjx0aXRsZT5BbmFseXNlcyBvZiBwaWcgZ2Vub21lcyBwcm92aWRlIGluc2lnaHQgaW50byBw
b3JjaW5lIGRlbW9ncmFwaHkgYW5kIGV2b2x1dGlvbjwvdGl0bGU+PHNlY29uZGFyeS10aXRsZT5O
YXR1cmU8L3NlY29uZGFyeS10aXRsZT48L3RpdGxlcz48cGVyaW9kaWNhbD48ZnVsbC10aXRsZT5O
YXR1cmU8L2Z1bGwtdGl0bGU+PC9wZXJpb2RpY2FsPjxwYWdlcz4zOTMtMzk4PC9wYWdlcz48dm9s
dW1lPjQ5MTwvdm9sdW1lPjxudW1iZXI+NzQyNDwvbnVtYmVyPjxkYXRlcz48eWVhcj4yMDEyPC95
ZWFyPjwvZGF0ZXM+PGlzYm4+MDAyOC0wODM2PC9pc2JuPjx1cmxzPjwvdXJscz48L3JlY29yZD48
L0NpdGU+PENpdGU+PEF1dGhvcj5MYXZyZXRza3k8L0F1dGhvcj48WWVhcj4yMDE1PC9ZZWFyPjxS
ZWNOdW0+NTA8L1JlY051bT48cmVjb3JkPjxyZWMtbnVtYmVyPjUwPC9yZWMtbnVtYmVyPjxmb3Jl
aWduLWtleXM+PGtleSBhcHA9IkVOIiBkYi1pZD0iemQ5dnJyOXI0c3hwdm9leDB6Mngwc2VvOTV0
eDlmZXhyOTV0IiB0aW1lc3RhbXA9IjE0ODgyMDUzNzYiPjUwPC9rZXk+PC9mb3JlaWduLWtleXM+
PHJlZi10eXBlIG5hbWU9IkpvdXJuYWwgQXJ0aWNsZSI+MTc8L3JlZi10eXBlPjxjb250cmlidXRv
cnM+PGF1dGhvcnM+PGF1dGhvcj5MYXZyZXRza3ksIFAuPC9hdXRob3I+PGF1dGhvcj5EYWNvc3Rh
LCBKLiBNLjwvYXV0aG9yPjxhdXRob3I+SGVybmFuZGV6LUJhbm9zLCBCLiBFLjwvYXV0aG9yPjxh
dXRob3I+RW5naWxpcywgQS4sIEpyLjwvYXV0aG9yPjxhdXRob3I+U29yZW5zb24sIE0uIEQuPC9h
dXRob3I+PGF1dGhvcj5QZXRlcnMsIEouIEwuPC9hdXRob3I+PC9hdXRob3JzPjwvY29udHJpYnV0
b3JzPjxhdXRoLWFkZHJlc3M+RGVwYXJ0bWVudCBvZiBCaW9sb2dpY2FsIFNjaWVuY2VzLCBXcmln
aHQgU3RhdGUgVW5pdmVyc2l0eSwgMzY0MCBDb2xvbmVsIEdsZW5uIEh3eSwgRGF5dG9uLCBPSCwg
NDU0MzUsIFVTQS4mI3hEO0RlcGFydG1lbnQgb2YgQmlvbG9neSwgQm9zdG9uIFVuaXZlcnNpdHks
IEJvc3RvbiwgTUEsIDAyMjE1LCBVU0EuJiN4RDtEZXBhcnRhbWVudG8gZGUgQmlvbG9naWEgRXZv
bHV0aXZhLCBGYWN1bHRhZCBkZSBDaWVuY2lhcywgVW5pdmVyc2lkYWQgTmFjaW9uYWwgQXV0b25v
bWEgZGUgTWV4aWNvLCBNZXhpY28sIERpc3RyaXRvIEZlZGVyYWwsIE1leGljby4mI3hEO011c2V1
bSBvZiBXaWxkbGlmZSBhbmQgRmlzaCBCaW9sb2d5LCBEZXBhcnRtZW50IG9mIFdpbGRsaWZlLCBG
aXNoLCBhbmQgQ29uc2VydmF0aW9uIEJpb2xvZ3ksIFVuaXZlcnNpdHkgb2YgQ2FsaWZvcm5pYSwg
RGF2aXMsIE9uZSBTaGllbGRzIEF2ZW51ZSwgRGF2aXMsIENBLCA5NTYxNiwgVVNBLiYjeEQ7RGVw
YXJ0bWVudCBvZiBXaWxkbGlmZSwgRmlzaCBhbmQgQ29uc2VydmF0aW9uIEJpb2xvZ3ksIFVuaXZl
cnNpdHkgb2YgQ2FsaWZvcm5pYSwgRGF2aXMsIE9uZSBTaGllbGRzIEF2ZW51ZSwgRGF2aXMsIENB
LCA5NTYxNiwgVVNBLjwvYXV0aC1hZGRyZXNzPjx0aXRsZXM+PHRpdGxlPlNwZWNpYXRpb24gZ2Vu
b21pY3MgYW5kIGEgcm9sZSBmb3IgdGhlIFogY2hyb21vc29tZSBpbiB0aGUgZWFybHkgc3RhZ2Vz
IG9mIGRpdmVyZ2VuY2UgYmV0d2VlbiBNZXhpY2FuIGR1Y2tzIGFuZCBtYWxsYXJkczwvdGl0bGU+
PHNlY29uZGFyeS10aXRsZT5Nb2wgRWNvbDwvc2Vjb25kYXJ5LXRpdGxlPjwvdGl0bGVzPjxwZXJp
b2RpY2FsPjxmdWxsLXRpdGxlPk1vbCBFY29sPC9mdWxsLXRpdGxlPjwvcGVyaW9kaWNhbD48cGFn
ZXM+NTM2NC03ODwvcGFnZXM+PHZvbHVtZT4yNDwvdm9sdW1lPjxudW1iZXI+MjE8L251bWJlcj48
a2V5d29yZHM+PGtleXdvcmQ+QW5pbWFsczwva2V5d29yZD48a2V5d29yZD5ETkEsIE1pdG9jaG9u
ZHJpYWwvZ2VuZXRpY3M8L2tleXdvcmQ+PGtleXdvcmQ+RHVja3MvY2xhc3NpZmljYXRpb24vKmdl
bmV0aWNzPC9rZXl3b3JkPjxrZXl3b3JkPipFdm9sdXRpb24sIE1vbGVjdWxhcjwva2V5d29yZD48
a2V5d29yZD4qR2VuZXRpYyBTcGVjaWF0aW9uPC9rZXl3b3JkPjxrZXl3b3JkPkdlbmV0aWNzLCBQ
b3B1bGF0aW9uPC9rZXl3b3JkPjxrZXl3b3JkPk1leGljbzwva2V5d29yZD48a2V5d29yZD5Nb2Rl
bHMsIEdlbmV0aWM8L2tleXdvcmQ+PGtleXdvcmQ+TW9sZWN1bGFyIFNlcXVlbmNlIERhdGE8L2tl
eXdvcmQ+PGtleXdvcmQ+UG9wdWxhdGlvbiBEZW5zaXR5PC9rZXl3b3JkPjxrZXl3b3JkPlNlcXVl
bmNlIEFuYWx5c2lzLCBETkE8L2tleXdvcmQ+PGtleXdvcmQ+U2V4IENocm9tb3NvbWVzLypnZW5l
dGljczwva2V5d29yZD48a2V5d29yZD5Vbml0ZWQgU3RhdGVzPC9rZXl3b3JkPjxrZXl3b3JkPmFu
c2VyaWZvcm1lczwva2V5d29yZD48a2V5d29yZD5lbGV2YXRlZCBaIGRpdmVyZ2VuY2U8L2tleXdv
cmQ+PGtleXdvcmQ+Z2Vub3R5cGluZyBieSBzZXF1ZW5jaW5nPC9rZXl3b3JkPjxrZXl3b3JkPm1h
cmtlciBkaXNjb3JkYW5jZTwva2V5d29yZD48a2V5d29yZD5waHlsb2dlb2dyYXBoeTwva2V5d29y
ZD48a2V5d29yZD5zcGVjaWF0aW9uPC9rZXl3b3JkPjwva2V5d29yZHM+PGRhdGVzPjx5ZWFyPjIw
MTU8L3llYXI+PHB1Yi1kYXRlcz48ZGF0ZT5Ob3Y8L2RhdGU+PC9wdWItZGF0ZXM+PC9kYXRlcz48
aXNibj4xMzY1LTI5NFggKEVsZWN0cm9uaWMpJiN4RDswOTYyLTEwODMgKExpbmtpbmcpPC9pc2Ju
PjxhY2Nlc3Npb24tbnVtPjI2NDE0NDM3PC9hY2Nlc3Npb24tbnVtPjx1cmxzPjxyZWxhdGVkLXVy
bHM+PHVybD5odHRwczovL3d3dy5uY2JpLm5sbS5uaWguZ292L3B1Ym1lZC8yNjQxNDQzNzwvdXJs
PjwvcmVsYXRlZC11cmxzPjwvdXJscz48ZWxlY3Ryb25pYy1yZXNvdXJjZS1udW0+MTAuMTExMS9t
ZWMuMTM0MDI8L2VsZWN0cm9uaWMtcmVzb3VyY2UtbnVtPjwvcmVjb3JkPjwvQ2l0ZT48Q2l0ZT48
QXV0aG9yPkhhbjwvQXV0aG9yPjxZZWFyPjIwMTc8L1llYXI+PFJlY051bT4xMTA8L1JlY051bT48
cmVjb3JkPjxyZWMtbnVtYmVyPjExMDwvcmVjLW51bWJlcj48Zm9yZWlnbi1rZXlzPjxrZXkgYXBw
PSJFTiIgZGItaWQ9InpkOXZycjlyNHN4cHZvZXgwejJ4MHNlbzk1dHg5ZmV4cjk1dCIgdGltZXN0
YW1wPSIxNTM4Mjg5MTE3Ij4xMTA8L2tleT48L2ZvcmVpZ24ta2V5cz48cmVmLXR5cGUgbmFtZT0i
Sm91cm5hbCBBcnRpY2xlIj4xNzwvcmVmLXR5cGU+PGNvbnRyaWJ1dG9ycz48YXV0aG9ycz48YXV0
aG9yPkhhbiwgRi48L2F1dGhvcj48YXV0aG9yPkxhbWljaGhhbmV5LCBTLjwvYXV0aG9yPjxhdXRo
b3I+R3JhbnQsIEIuIFIuPC9hdXRob3I+PGF1dGhvcj5HcmFudCwgUC4gUi48L2F1dGhvcj48YXV0
aG9yPkFuZGVyc3NvbiwgTC48L2F1dGhvcj48YXV0aG9yPldlYnN0ZXIsIE0uIFQuPC9hdXRob3I+
PC9hdXRob3JzPjwvY29udHJpYnV0b3JzPjxhdXRoLWFkZHJlc3M+RGVwYXJ0bWVudCBvZiBNZWRp
Y2FsIEJpb2NoZW1pc3RyeSBhbmQgTWljcm9iaW9sb2d5LCBTY2llbmNlIGZvciBMaWZlIExhYm9y
YXRvcnksIFVwcHNhbGEgVW5pdmVyc2l0eSwgNzUxMjMgVXBwc2FsYSwgU3dlZGVuLiYjeEQ7RGVw
YXJ0bWVudCBvZiBFY29sb2d5IGFuZCBFdm9sdXRpb25hcnkgQmlvbG9neSwgUHJpbmNldG9uIFVu
aXZlcnNpdHksIFByaW5jZXRvbiwgTmV3IEplcnNleSAwODU0NC0yMDE2LCBVU0EuJiN4RDtEZXBh
cnRtZW50IG9mIEFuaW1hbCBCcmVlZGluZyBhbmQgR2VuZXRpY3MsIFN3ZWRpc2ggVW5pdmVyc2l0
eSBvZiBBZ3JpY3VsdHVyYWwgU2NpZW5jZXMsIDc1MDA3IFVwcHNhbGEsIFN3ZWRlbi4mI3hEO0Rl
cGFydG1lbnQgb2YgVmV0ZXJpbmFyeSBJbnRlZ3JhdGl2ZSBCaW9zY2llbmNlcywgVGV4YXMgQSZh
bXA7TSBVbml2ZXJzaXR5LCBDb2xsZWdlIFN0YXRpb24sIFRleGFzIDc3ODQzLTQ0NjEsIFVTQS48
L2F1dGgtYWRkcmVzcz48dGl0bGVzPjx0aXRsZT5HZW5lIGZsb3csIGFuY2llbnQgcG9seW1vcnBo
aXNtLCBhbmQgZWNvbG9naWNhbCBhZGFwdGF0aW9uIHNoYXBlIHRoZSBnZW5vbWljIGxhbmRzY2Fw
ZSBvZiBkaXZlcmdlbmNlIGFtb25nIERhcndpbiZhcG9zO3MgZmluY2hlczwvdGl0bGU+PHNlY29u
ZGFyeS10aXRsZT5HZW5vbWUgUmVzPC9zZWNvbmRhcnktdGl0bGU+PC90aXRsZXM+PHBlcmlvZGlj
YWw+PGZ1bGwtdGl0bGU+R2Vub21lIFJlczwvZnVsbC10aXRsZT48L3BlcmlvZGljYWw+PHBhZ2Vz
PjEwMDQtMTAxNTwvcGFnZXM+PHZvbHVtZT4yNzwvdm9sdW1lPjxudW1iZXI+NjwvbnVtYmVyPjxl
ZGl0aW9uPjIwMTcvMDQvMjc8L2VkaXRpb24+PGtleXdvcmRzPjxrZXl3b3JkPkFkYXB0YXRpb24s
IFBoeXNpb2xvZ2ljYWwvZ2VuZXRpY3M8L2tleXdvcmQ+PGtleXdvcmQ+QW5pbWFsIERpc3RyaWJ1
dGlvbjwva2V5d29yZD48a2V5d29yZD5BbmltYWxzPC9rZXl3b3JkPjxrZXl3b3JkPkVjdWFkb3I8
L2tleXdvcmQ+PGtleXdvcmQ+RmluY2hlcy9jbGFzc2lmaWNhdGlvbi8qZ2VuZXRpY3M8L2tleXdv
cmQ+PGtleXdvcmQ+KkdlbmUgRmxvdzwva2V5d29yZD48a2V5d29yZD5HZW5ldGljIExvY2k8L2tl
eXdvcmQ+PGtleXdvcmQ+KkdlbmV0aWMgU3BlY2lhdGlvbjwva2V5d29yZD48a2V5d29yZD4qR2Vu
b21lPC9rZXl3b3JkPjxrZXl3b3JkPkdlbm9taWMgSXNsYW5kczwva2V5d29yZD48a2V5d29yZD5I
YXBsb3R5cGVzPC9rZXl3b3JkPjxrZXl3b3JkPk1pY3Jvc2F0ZWxsaXRlIFJlcGVhdHM8L2tleXdv
cmQ+PGtleXdvcmQ+KlBoeWxvZ2VueTwva2V5d29yZD48a2V5d29yZD5Qb2x5bW9ycGhpc20sIEdl
bmV0aWM8L2tleXdvcmQ+PGtleXdvcmQ+U2VsZWN0aW9uLCBHZW5ldGljPC9rZXl3b3JkPjxrZXl3
b3JkPlN5bXBhdHJ5PC9rZXl3b3JkPjwva2V5d29yZHM+PGRhdGVzPjx5ZWFyPjIwMTc8L3llYXI+
PHB1Yi1kYXRlcz48ZGF0ZT5KdW48L2RhdGU+PC9wdWItZGF0ZXM+PC9kYXRlcz48aXNibj4xNTQ5
LTU0NjkgKEVsZWN0cm9uaWMpJiN4RDsxMDg4LTkwNTEgKExpbmtpbmcpPC9pc2JuPjxhY2Nlc3Np
b24tbnVtPjI4NDQyNTU4PC9hY2Nlc3Npb24tbnVtPjx1cmxzPjxyZWxhdGVkLXVybHM+PHVybD5o
dHRwczovL3d3dy5uY2JpLm5sbS5uaWguZ292L3B1Ym1lZC8yODQ0MjU1ODwvdXJsPjwvcmVsYXRl
ZC11cmxzPjwvdXJscz48Y3VzdG9tMj5QTUM1NDUzMzE1PC9jdXN0b20yPjxlbGVjdHJvbmljLXJl
c291cmNlLW51bT4xMC4xMTAxL2dyLjIxMjUyMi4xMTY8L2VsZWN0cm9uaWMtcmVzb3VyY2UtbnVt
PjwvcmVjb3JkPjwvQ2l0ZT48L0VuZE5vdGU+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PEVuZE5vdGU+PENpdGU+PEF1dGhvcj5FbGxlZ3JlbjwvQXV0aG9yPjxZZWFyPjIwMTI8L1llYXI+
PFJlY051bT4xNTwvUmVjTnVtPjxEaXNwbGF5VGV4dD4oNSwgMjcsIDM5LCA0MCk8L0Rpc3BsYXlU
ZXh0PjxyZWNvcmQ+PHJlYy1udW1iZXI+MTU8L3JlYy1udW1iZXI+PGZvcmVpZ24ta2V5cz48a2V5
IGFwcD0iRU4iIGRiLWlkPSJ6ZDl2cnI5cjRzeHB2b2V4MHoyeDBzZW85NXR4OWZleHI5NXQiIHRp
bWVzdGFtcD0iMTQ4NjIyMTY5MyI+MTU8L2tleT48L2ZvcmVpZ24ta2V5cz48cmVmLXR5cGUgbmFt
ZT0iSm91cm5hbCBBcnRpY2xlIj4xNzwvcmVmLXR5cGU+PGNvbnRyaWJ1dG9ycz48YXV0aG9ycz48
YXV0aG9yPkVsbGVncmVuLCBILjwvYXV0aG9yPjxhdXRob3I+U21lZHMsIEwuPC9hdXRob3I+PGF1
dGhvcj5CdXJyaSwgUi48L2F1dGhvcj48YXV0aG9yPk9sYXNvbiwgUC4gSS48L2F1dGhvcj48YXV0
aG9yPkJhY2tzdHJvbSwgTi48L2F1dGhvcj48YXV0aG9yPkthd2FrYW1pLCBULjwvYXV0aG9yPjxh
dXRob3I+S3Vuc3RuZXIsIEEuPC9hdXRob3I+PGF1dGhvcj5NYWtpbmVuLCBILjwvYXV0aG9yPjxh
dXRob3I+TmFkYWNob3dza2EtQnJ6eXNrYSwgSy48L2F1dGhvcj48YXV0aG9yPlF2YXJuc3Ryb20s
IEEuPC9hdXRob3I+PGF1dGhvcj5VZWJiaW5nLCBTLjwvYXV0aG9yPjxhdXRob3I+V29sZiwgSi4g
Qi48L2F1dGhvcj48L2F1dGhvcnM+PC9jb250cmlidXRvcnM+PGF1dGgtYWRkcmVzcz5EZXB0IG9m
IEV2b2x1dGlvbmFyeSBCaW9sb2d5LCBFdm9sdXRpb25hcnkgQmlvbG9neSBDZW50cmUsIFVwcHNh
bGEgVW5pdmVyc2l0eSwgTm9yYnl2YWdlbiAxOEQsIFNFLTc1MiAzNiBVcHBzYWxhLCBTd2VkZW4u
PC9hdXRoLWFkZHJlc3M+PHRpdGxlcz48dGl0bGU+VGhlIGdlbm9taWMgbGFuZHNjYXBlIG9mIHNw
ZWNpZXMgZGl2ZXJnZW5jZSBpbiBGaWNlZHVsYSBmbHljYXRjaGVyczwvdGl0bGU+PHNlY29uZGFy
eS10aXRsZT5OYXR1cmU8L3NlY29uZGFyeS10aXRsZT48L3RpdGxlcz48cGVyaW9kaWNhbD48ZnVs
bC10aXRsZT5OYXR1cmU8L2Z1bGwtdGl0bGU+PC9wZXJpb2RpY2FsPjxwYWdlcz43NTYtNjA8L3Bh
Z2VzPjx2b2x1bWU+NDkxPC92b2x1bWU+PG51bWJlcj43NDI2PC9udW1iZXI+PGtleXdvcmRzPjxr
ZXl3b3JkPkFuaW1hbHM8L2tleXdvcmQ+PGtleXdvcmQ+QmlvZGl2ZXJzaXR5PC9rZXl3b3JkPjxr
ZXl3b3JkPkNlbnRyb21lcmUvZ2VuZXRpY3M8L2tleXdvcmQ+PGtleXdvcmQ+Q2hyb21vc29tZXMv
Z2VuZXRpY3M8L2tleXdvcmQ+PGtleXdvcmQ+R2VuZSBGcmVxdWVuY3k8L2tleXdvcmQ+PGtleXdv
cmQ+KkdlbmV0aWMgU3BlY2lhdGlvbjwva2V5d29yZD48a2V5d29yZD5HZW5ldGljIFZhcmlhdGlv
bjwva2V5d29yZD48a2V5d29yZD5HZW5vbWUvKmdlbmV0aWNzPC9rZXl3b3JkPjxrZXl3b3JkPkdl
bm9taWNzPC9rZXl3b3JkPjxrZXl3b3JkPk1hbGU8L2tleXdvcmQ+PGtleXdvcmQ+TW9sZWN1bGFy
IFNlcXVlbmNlIERhdGE8L2tleXdvcmQ+PGtleXdvcmQ+UGh5bG9nZW55PC9rZXl3b3JkPjxrZXl3
b3JkPlNlbGVjdGlvbiwgR2VuZXRpYy9nZW5ldGljczwva2V5d29yZD48a2V5d29yZD5Tb25nYmly
ZHMvY2xhc3NpZmljYXRpb24vKmdlbmV0aWNzPC9rZXl3b3JkPjxrZXl3b3JkPlNwZWNpZXMgU3Bl
Y2lmaWNpdHk8L2tleXdvcmQ+PGtleXdvcmQ+VGVsb21lcmUvZ2VuZXRpY3M8L2tleXdvcmQ+PC9r
ZXl3b3Jkcz48ZGF0ZXM+PHllYXI+MjAxMjwveWVhcj48cHViLWRhdGVzPjxkYXRlPk5vdiAyOTwv
ZGF0ZT48L3B1Yi1kYXRlcz48L2RhdGVzPjxpc2JuPjE0NzYtNDY4NyAoRWxlY3Ryb25pYykmI3hE
OzAwMjgtMDgzNiAoTGlua2luZyk8L2lzYm4+PGFjY2Vzc2lvbi1udW0+MjMxMDM4NzY8L2FjY2Vz
c2lvbi1udW0+PHVybHM+PHJlbGF0ZWQtdXJscz48dXJsPmh0dHBzOi8vd3d3Lm5jYmkubmxtLm5p
aC5nb3YvcHVibWVkLzIzMTAzODc2PC91cmw+PC9yZWxhdGVkLXVybHM+PC91cmxzPjxlbGVjdHJv
bmljLXJlc291cmNlLW51bT4xMC4xMDM4L25hdHVyZTExNTg0PC9lbGVjdHJvbmljLXJlc291cmNl
LW51bT48L3JlY29yZD48L0NpdGU+PENpdGU+PEF1dGhvcj5Hcm9lbmVuPC9BdXRob3I+PFllYXI+
MjAxMjwvWWVhcj48UmVjTnVtPjE3PC9SZWNOdW0+PHJlY29yZD48cmVjLW51bWJlcj4xNzwvcmVj
LW51bWJlcj48Zm9yZWlnbi1rZXlzPjxrZXkgYXBwPSJFTiIgZGItaWQ9InpkOXZycjlyNHN4cHZv
ZXgwejJ4MHNlbzk1dHg5ZmV4cjk1dCIgdGltZXN0YW1wPSIxNDg2MjIzNzQwIj4xNzwva2V5Pjwv
Zm9yZWlnbi1rZXlzPjxyZWYtdHlwZSBuYW1lPSJKb3VybmFsIEFydGljbGUiPjE3PC9yZWYtdHlw
ZT48Y29udHJpYnV0b3JzPjxhdXRob3JzPjxhdXRob3I+R3JvZW5lbiwgTWFydGllbiBBTTwvYXV0
aG9yPjxhdXRob3I+QXJjaGliYWxkLCBBbGFuIEw8L2F1dGhvcj48YXV0aG9yPlVlbmlzaGksIEhp
cm9oaWRlPC9hdXRob3I+PGF1dGhvcj5UdWdnbGUsIENocmlzdG9waGVyIEs8L2F1dGhvcj48YXV0
aG9yPlRha2V1Y2hpLCBZYXN1aGlybzwvYXV0aG9yPjxhdXRob3I+Um90aHNjaGlsZCwgTWF4IEY8
L2F1dGhvcj48YXV0aG9yPlJvZ2VsLUdhaWxsYXJkLCBDbGFpcmU8L2F1dGhvcj48YXV0aG9yPlBh
cmssIENoYW5reXU8L2F1dGhvcj48YXV0aG9yPk1pbGFuLCBEZW5pczwvYXV0aG9yPjxhdXRob3I+
TWVnZW5zLCBIZW5kcmlrLUphbjwvYXV0aG9yPjwvYXV0aG9ycz48L2NvbnRyaWJ1dG9ycz48dGl0
bGVzPjx0aXRsZT5BbmFseXNlcyBvZiBwaWcgZ2Vub21lcyBwcm92aWRlIGluc2lnaHQgaW50byBw
b3JjaW5lIGRlbW9ncmFwaHkgYW5kIGV2b2x1dGlvbjwvdGl0bGU+PHNlY29uZGFyeS10aXRsZT5O
YXR1cmU8L3NlY29uZGFyeS10aXRsZT48L3RpdGxlcz48cGVyaW9kaWNhbD48ZnVsbC10aXRsZT5O
YXR1cmU8L2Z1bGwtdGl0bGU+PC9wZXJpb2RpY2FsPjxwYWdlcz4zOTMtMzk4PC9wYWdlcz48dm9s
dW1lPjQ5MTwvdm9sdW1lPjxudW1iZXI+NzQyNDwvbnVtYmVyPjxkYXRlcz48eWVhcj4yMDEyPC95
ZWFyPjwvZGF0ZXM+PGlzYm4+MDAyOC0wODM2PC9pc2JuPjx1cmxzPjwvdXJscz48L3JlY29yZD48
L0NpdGU+PENpdGU+PEF1dGhvcj5MYXZyZXRza3k8L0F1dGhvcj48WWVhcj4yMDE1PC9ZZWFyPjxS
ZWNOdW0+NTA8L1JlY051bT48cmVjb3JkPjxyZWMtbnVtYmVyPjUwPC9yZWMtbnVtYmVyPjxmb3Jl
aWduLWtleXM+PGtleSBhcHA9IkVOIiBkYi1pZD0iemQ5dnJyOXI0c3hwdm9leDB6Mngwc2VvOTV0
eDlmZXhyOTV0IiB0aW1lc3RhbXA9IjE0ODgyMDUzNzYiPjUwPC9rZXk+PC9mb3JlaWduLWtleXM+
PHJlZi10eXBlIG5hbWU9IkpvdXJuYWwgQXJ0aWNsZSI+MTc8L3JlZi10eXBlPjxjb250cmlidXRv
cnM+PGF1dGhvcnM+PGF1dGhvcj5MYXZyZXRza3ksIFAuPC9hdXRob3I+PGF1dGhvcj5EYWNvc3Rh
LCBKLiBNLjwvYXV0aG9yPjxhdXRob3I+SGVybmFuZGV6LUJhbm9zLCBCLiBFLjwvYXV0aG9yPjxh
dXRob3I+RW5naWxpcywgQS4sIEpyLjwvYXV0aG9yPjxhdXRob3I+U29yZW5zb24sIE0uIEQuPC9h
dXRob3I+PGF1dGhvcj5QZXRlcnMsIEouIEwuPC9hdXRob3I+PC9hdXRob3JzPjwvY29udHJpYnV0
b3JzPjxhdXRoLWFkZHJlc3M+RGVwYXJ0bWVudCBvZiBCaW9sb2dpY2FsIFNjaWVuY2VzLCBXcmln
aHQgU3RhdGUgVW5pdmVyc2l0eSwgMzY0MCBDb2xvbmVsIEdsZW5uIEh3eSwgRGF5dG9uLCBPSCwg
NDU0MzUsIFVTQS4mI3hEO0RlcGFydG1lbnQgb2YgQmlvbG9neSwgQm9zdG9uIFVuaXZlcnNpdHks
IEJvc3RvbiwgTUEsIDAyMjE1LCBVU0EuJiN4RDtEZXBhcnRhbWVudG8gZGUgQmlvbG9naWEgRXZv
bHV0aXZhLCBGYWN1bHRhZCBkZSBDaWVuY2lhcywgVW5pdmVyc2lkYWQgTmFjaW9uYWwgQXV0b25v
bWEgZGUgTWV4aWNvLCBNZXhpY28sIERpc3RyaXRvIEZlZGVyYWwsIE1leGljby4mI3hEO011c2V1
bSBvZiBXaWxkbGlmZSBhbmQgRmlzaCBCaW9sb2d5LCBEZXBhcnRtZW50IG9mIFdpbGRsaWZlLCBG
aXNoLCBhbmQgQ29uc2VydmF0aW9uIEJpb2xvZ3ksIFVuaXZlcnNpdHkgb2YgQ2FsaWZvcm5pYSwg
RGF2aXMsIE9uZSBTaGllbGRzIEF2ZW51ZSwgRGF2aXMsIENBLCA5NTYxNiwgVVNBLiYjeEQ7RGVw
YXJ0bWVudCBvZiBXaWxkbGlmZSwgRmlzaCBhbmQgQ29uc2VydmF0aW9uIEJpb2xvZ3ksIFVuaXZl
cnNpdHkgb2YgQ2FsaWZvcm5pYSwgRGF2aXMsIE9uZSBTaGllbGRzIEF2ZW51ZSwgRGF2aXMsIENB
LCA5NTYxNiwgVVNBLjwvYXV0aC1hZGRyZXNzPjx0aXRsZXM+PHRpdGxlPlNwZWNpYXRpb24gZ2Vu
b21pY3MgYW5kIGEgcm9sZSBmb3IgdGhlIFogY2hyb21vc29tZSBpbiB0aGUgZWFybHkgc3RhZ2Vz
IG9mIGRpdmVyZ2VuY2UgYmV0d2VlbiBNZXhpY2FuIGR1Y2tzIGFuZCBtYWxsYXJkczwvdGl0bGU+
PHNlY29uZGFyeS10aXRsZT5Nb2wgRWNvbDwvc2Vjb25kYXJ5LXRpdGxlPjwvdGl0bGVzPjxwZXJp
b2RpY2FsPjxmdWxsLXRpdGxlPk1vbCBFY29sPC9mdWxsLXRpdGxlPjwvcGVyaW9kaWNhbD48cGFn
ZXM+NTM2NC03ODwvcGFnZXM+PHZvbHVtZT4yNDwvdm9sdW1lPjxudW1iZXI+MjE8L251bWJlcj48
a2V5d29yZHM+PGtleXdvcmQ+QW5pbWFsczwva2V5d29yZD48a2V5d29yZD5ETkEsIE1pdG9jaG9u
ZHJpYWwvZ2VuZXRpY3M8L2tleXdvcmQ+PGtleXdvcmQ+RHVja3MvY2xhc3NpZmljYXRpb24vKmdl
bmV0aWNzPC9rZXl3b3JkPjxrZXl3b3JkPipFdm9sdXRpb24sIE1vbGVjdWxhcjwva2V5d29yZD48
a2V5d29yZD4qR2VuZXRpYyBTcGVjaWF0aW9uPC9rZXl3b3JkPjxrZXl3b3JkPkdlbmV0aWNzLCBQ
b3B1bGF0aW9uPC9rZXl3b3JkPjxrZXl3b3JkPk1leGljbzwva2V5d29yZD48a2V5d29yZD5Nb2Rl
bHMsIEdlbmV0aWM8L2tleXdvcmQ+PGtleXdvcmQ+TW9sZWN1bGFyIFNlcXVlbmNlIERhdGE8L2tl
eXdvcmQ+PGtleXdvcmQ+UG9wdWxhdGlvbiBEZW5zaXR5PC9rZXl3b3JkPjxrZXl3b3JkPlNlcXVl
bmNlIEFuYWx5c2lzLCBETkE8L2tleXdvcmQ+PGtleXdvcmQ+U2V4IENocm9tb3NvbWVzLypnZW5l
dGljczwva2V5d29yZD48a2V5d29yZD5Vbml0ZWQgU3RhdGVzPC9rZXl3b3JkPjxrZXl3b3JkPmFu
c2VyaWZvcm1lczwva2V5d29yZD48a2V5d29yZD5lbGV2YXRlZCBaIGRpdmVyZ2VuY2U8L2tleXdv
cmQ+PGtleXdvcmQ+Z2Vub3R5cGluZyBieSBzZXF1ZW5jaW5nPC9rZXl3b3JkPjxrZXl3b3JkPm1h
cmtlciBkaXNjb3JkYW5jZTwva2V5d29yZD48a2V5d29yZD5waHlsb2dlb2dyYXBoeTwva2V5d29y
ZD48a2V5d29yZD5zcGVjaWF0aW9uPC9rZXl3b3JkPjwva2V5d29yZHM+PGRhdGVzPjx5ZWFyPjIw
MTU8L3llYXI+PHB1Yi1kYXRlcz48ZGF0ZT5Ob3Y8L2RhdGU+PC9wdWItZGF0ZXM+PC9kYXRlcz48
aXNibj4xMzY1LTI5NFggKEVsZWN0cm9uaWMpJiN4RDswOTYyLTEwODMgKExpbmtpbmcpPC9pc2Ju
PjxhY2Nlc3Npb24tbnVtPjI2NDE0NDM3PC9hY2Nlc3Npb24tbnVtPjx1cmxzPjxyZWxhdGVkLXVy
bHM+PHVybD5odHRwczovL3d3dy5uY2JpLm5sbS5uaWguZ292L3B1Ym1lZC8yNjQxNDQzNzwvdXJs
PjwvcmVsYXRlZC11cmxzPjwvdXJscz48ZWxlY3Ryb25pYy1yZXNvdXJjZS1udW0+MTAuMTExMS9t
ZWMuMTM0MDI8L2VsZWN0cm9uaWMtcmVzb3VyY2UtbnVtPjwvcmVjb3JkPjwvQ2l0ZT48Q2l0ZT48
QXV0aG9yPkhhbjwvQXV0aG9yPjxZZWFyPjIwMTc8L1llYXI+PFJlY051bT4xMTA8L1JlY051bT48
cmVjb3JkPjxyZWMtbnVtYmVyPjExMDwvcmVjLW51bWJlcj48Zm9yZWlnbi1rZXlzPjxrZXkgYXBw
PSJFTiIgZGItaWQ9InpkOXZycjlyNHN4cHZvZXgwejJ4MHNlbzk1dHg5ZmV4cjk1dCIgdGltZXN0
YW1wPSIxNTM4Mjg5MTE3Ij4xMTA8L2tleT48L2ZvcmVpZ24ta2V5cz48cmVmLXR5cGUgbmFtZT0i
Sm91cm5hbCBBcnRpY2xlIj4xNzwvcmVmLXR5cGU+PGNvbnRyaWJ1dG9ycz48YXV0aG9ycz48YXV0
aG9yPkhhbiwgRi48L2F1dGhvcj48YXV0aG9yPkxhbWljaGhhbmV5LCBTLjwvYXV0aG9yPjxhdXRo
b3I+R3JhbnQsIEIuIFIuPC9hdXRob3I+PGF1dGhvcj5HcmFudCwgUC4gUi48L2F1dGhvcj48YXV0
aG9yPkFuZGVyc3NvbiwgTC48L2F1dGhvcj48YXV0aG9yPldlYnN0ZXIsIE0uIFQuPC9hdXRob3I+
PC9hdXRob3JzPjwvY29udHJpYnV0b3JzPjxhdXRoLWFkZHJlc3M+RGVwYXJ0bWVudCBvZiBNZWRp
Y2FsIEJpb2NoZW1pc3RyeSBhbmQgTWljcm9iaW9sb2d5LCBTY2llbmNlIGZvciBMaWZlIExhYm9y
YXRvcnksIFVwcHNhbGEgVW5pdmVyc2l0eSwgNzUxMjMgVXBwc2FsYSwgU3dlZGVuLiYjeEQ7RGVw
YXJ0bWVudCBvZiBFY29sb2d5IGFuZCBFdm9sdXRpb25hcnkgQmlvbG9neSwgUHJpbmNldG9uIFVu
aXZlcnNpdHksIFByaW5jZXRvbiwgTmV3IEplcnNleSAwODU0NC0yMDE2LCBVU0EuJiN4RDtEZXBh
cnRtZW50IG9mIEFuaW1hbCBCcmVlZGluZyBhbmQgR2VuZXRpY3MsIFN3ZWRpc2ggVW5pdmVyc2l0
eSBvZiBBZ3JpY3VsdHVyYWwgU2NpZW5jZXMsIDc1MDA3IFVwcHNhbGEsIFN3ZWRlbi4mI3hEO0Rl
cGFydG1lbnQgb2YgVmV0ZXJpbmFyeSBJbnRlZ3JhdGl2ZSBCaW9zY2llbmNlcywgVGV4YXMgQSZh
bXA7TSBVbml2ZXJzaXR5LCBDb2xsZWdlIFN0YXRpb24sIFRleGFzIDc3ODQzLTQ0NjEsIFVTQS48
L2F1dGgtYWRkcmVzcz48dGl0bGVzPjx0aXRsZT5HZW5lIGZsb3csIGFuY2llbnQgcG9seW1vcnBo
aXNtLCBhbmQgZWNvbG9naWNhbCBhZGFwdGF0aW9uIHNoYXBlIHRoZSBnZW5vbWljIGxhbmRzY2Fw
ZSBvZiBkaXZlcmdlbmNlIGFtb25nIERhcndpbiZhcG9zO3MgZmluY2hlczwvdGl0bGU+PHNlY29u
ZGFyeS10aXRsZT5HZW5vbWUgUmVzPC9zZWNvbmRhcnktdGl0bGU+PC90aXRsZXM+PHBlcmlvZGlj
YWw+PGZ1bGwtdGl0bGU+R2Vub21lIFJlczwvZnVsbC10aXRsZT48L3BlcmlvZGljYWw+PHBhZ2Vz
PjEwMDQtMTAxNTwvcGFnZXM+PHZvbHVtZT4yNzwvdm9sdW1lPjxudW1iZXI+NjwvbnVtYmVyPjxl
ZGl0aW9uPjIwMTcvMDQvMjc8L2VkaXRpb24+PGtleXdvcmRzPjxrZXl3b3JkPkFkYXB0YXRpb24s
IFBoeXNpb2xvZ2ljYWwvZ2VuZXRpY3M8L2tleXdvcmQ+PGtleXdvcmQ+QW5pbWFsIERpc3RyaWJ1
dGlvbjwva2V5d29yZD48a2V5d29yZD5BbmltYWxzPC9rZXl3b3JkPjxrZXl3b3JkPkVjdWFkb3I8
L2tleXdvcmQ+PGtleXdvcmQ+RmluY2hlcy9jbGFzc2lmaWNhdGlvbi8qZ2VuZXRpY3M8L2tleXdv
cmQ+PGtleXdvcmQ+KkdlbmUgRmxvdzwva2V5d29yZD48a2V5d29yZD5HZW5ldGljIExvY2k8L2tl
eXdvcmQ+PGtleXdvcmQ+KkdlbmV0aWMgU3BlY2lhdGlvbjwva2V5d29yZD48a2V5d29yZD4qR2Vu
b21lPC9rZXl3b3JkPjxrZXl3b3JkPkdlbm9taWMgSXNsYW5kczwva2V5d29yZD48a2V5d29yZD5I
YXBsb3R5cGVzPC9rZXl3b3JkPjxrZXl3b3JkPk1pY3Jvc2F0ZWxsaXRlIFJlcGVhdHM8L2tleXdv
cmQ+PGtleXdvcmQ+KlBoeWxvZ2VueTwva2V5d29yZD48a2V5d29yZD5Qb2x5bW9ycGhpc20sIEdl
bmV0aWM8L2tleXdvcmQ+PGtleXdvcmQ+U2VsZWN0aW9uLCBHZW5ldGljPC9rZXl3b3JkPjxrZXl3
b3JkPlN5bXBhdHJ5PC9rZXl3b3JkPjwva2V5d29yZHM+PGRhdGVzPjx5ZWFyPjIwMTc8L3llYXI+
PHB1Yi1kYXRlcz48ZGF0ZT5KdW48L2RhdGU+PC9wdWItZGF0ZXM+PC9kYXRlcz48aXNibj4xNTQ5
LTU0NjkgKEVsZWN0cm9uaWMpJiN4RDsxMDg4LTkwNTEgKExpbmtpbmcpPC9pc2JuPjxhY2Nlc3Np
b24tbnVtPjI4NDQyNTU4PC9hY2Nlc3Npb24tbnVtPjx1cmxzPjxyZWxhdGVkLXVybHM+PHVybD5o
dHRwczovL3d3dy5uY2JpLm5sbS5uaWguZ292L3B1Ym1lZC8yODQ0MjU1ODwvdXJsPjwvcmVsYXRl
ZC11cmxzPjwvdXJscz48Y3VzdG9tMj5QTUM1NDUzMzE1PC9jdXN0b20yPjxlbGVjdHJvbmljLXJl
c291cmNlLW51bT4xMC4xMTAxL2dyLjIxMjUyMi4xMTY8L2VsZWN0cm9uaWMtcmVzb3VyY2UtbnVt
PjwvcmVjb3JkPjwvQ2l0ZT48L0VuZE5vdGU+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5" w:tooltip="Ellegren, 2012 #15" w:history="1">
        <w:r w:rsidR="008834D1">
          <w:rPr>
            <w:rFonts w:ascii="Times New Roman" w:hAnsi="Times New Roman" w:cs="Times New Roman"/>
            <w:noProof/>
            <w:sz w:val="24"/>
            <w:szCs w:val="24"/>
          </w:rPr>
          <w:t>5</w:t>
        </w:r>
      </w:hyperlink>
      <w:r w:rsidR="00F50B80">
        <w:rPr>
          <w:rFonts w:ascii="Times New Roman" w:hAnsi="Times New Roman" w:cs="Times New Roman"/>
          <w:noProof/>
          <w:sz w:val="24"/>
          <w:szCs w:val="24"/>
        </w:rPr>
        <w:t xml:space="preserve">, </w:t>
      </w:r>
      <w:hyperlink w:anchor="_ENREF_27" w:tooltip="Groenen, 2012 #17" w:history="1">
        <w:r w:rsidR="008834D1">
          <w:rPr>
            <w:rFonts w:ascii="Times New Roman" w:hAnsi="Times New Roman" w:cs="Times New Roman"/>
            <w:noProof/>
            <w:sz w:val="24"/>
            <w:szCs w:val="24"/>
          </w:rPr>
          <w:t>27</w:t>
        </w:r>
      </w:hyperlink>
      <w:r w:rsidR="00F50B80">
        <w:rPr>
          <w:rFonts w:ascii="Times New Roman" w:hAnsi="Times New Roman" w:cs="Times New Roman"/>
          <w:noProof/>
          <w:sz w:val="24"/>
          <w:szCs w:val="24"/>
        </w:rPr>
        <w:t xml:space="preserve">, </w:t>
      </w:r>
      <w:hyperlink w:anchor="_ENREF_39" w:tooltip="Lavretsky, 2015 #50" w:history="1">
        <w:r w:rsidR="008834D1">
          <w:rPr>
            <w:rFonts w:ascii="Times New Roman" w:hAnsi="Times New Roman" w:cs="Times New Roman"/>
            <w:noProof/>
            <w:sz w:val="24"/>
            <w:szCs w:val="24"/>
          </w:rPr>
          <w:t>39</w:t>
        </w:r>
      </w:hyperlink>
      <w:r w:rsidR="00F50B80">
        <w:rPr>
          <w:rFonts w:ascii="Times New Roman" w:hAnsi="Times New Roman" w:cs="Times New Roman"/>
          <w:noProof/>
          <w:sz w:val="24"/>
          <w:szCs w:val="24"/>
        </w:rPr>
        <w:t xml:space="preserve">, </w:t>
      </w:r>
      <w:hyperlink w:anchor="_ENREF_40" w:tooltip="Han, 2017 #110" w:history="1">
        <w:r w:rsidR="008834D1">
          <w:rPr>
            <w:rFonts w:ascii="Times New Roman" w:hAnsi="Times New Roman" w:cs="Times New Roman"/>
            <w:noProof/>
            <w:sz w:val="24"/>
            <w:szCs w:val="24"/>
          </w:rPr>
          <w:t>40</w:t>
        </w:r>
      </w:hyperlink>
      <w:r w:rsidR="00F50B80">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hint="eastAsia"/>
          <w:sz w:val="24"/>
          <w:szCs w:val="24"/>
        </w:rPr>
        <w:t xml:space="preserve">. </w:t>
      </w:r>
      <w:r>
        <w:rPr>
          <w:rFonts w:ascii="Times New Roman" w:hAnsi="Times New Roman" w:cs="Times New Roman"/>
          <w:sz w:val="24"/>
          <w:szCs w:val="24"/>
        </w:rPr>
        <w:t xml:space="preserve">A noteworthy consequence of these coinciding features was that both Tajima’s D of these </w:t>
      </w:r>
      <w:r w:rsidR="00F02A58">
        <w:rPr>
          <w:rFonts w:ascii="Times New Roman" w:hAnsi="Times New Roman" w:cs="Times New Roman"/>
          <w:sz w:val="24"/>
          <w:szCs w:val="24"/>
        </w:rPr>
        <w:t>high differentiation islands</w:t>
      </w:r>
      <w:r>
        <w:rPr>
          <w:rFonts w:ascii="Times New Roman" w:hAnsi="Times New Roman" w:cs="Times New Roman"/>
          <w:sz w:val="24"/>
          <w:szCs w:val="24"/>
        </w:rPr>
        <w:t xml:space="preserve"> was not reduced in both mallard duck and spot-billed, whereas it is different with the case in flycatchers that </w:t>
      </w:r>
      <w:r>
        <w:rPr>
          <w:rFonts w:ascii="Times New Roman" w:hAnsi="Times New Roman" w:cs="Times New Roman" w:hint="eastAsia"/>
          <w:sz w:val="24"/>
          <w:szCs w:val="24"/>
        </w:rPr>
        <w:t>Tajima</w:t>
      </w:r>
      <w:r>
        <w:rPr>
          <w:rFonts w:ascii="Times New Roman" w:hAnsi="Times New Roman" w:cs="Times New Roman"/>
          <w:sz w:val="24"/>
          <w:szCs w:val="24"/>
        </w:rPr>
        <w:t>’</w:t>
      </w:r>
      <w:r>
        <w:rPr>
          <w:rFonts w:ascii="Times New Roman" w:hAnsi="Times New Roman" w:cs="Times New Roman" w:hint="eastAsia"/>
          <w:sz w:val="24"/>
          <w:szCs w:val="24"/>
        </w:rPr>
        <w:t>s D</w:t>
      </w:r>
      <w:r>
        <w:rPr>
          <w:rFonts w:ascii="Times New Roman" w:hAnsi="Times New Roman" w:cs="Times New Roman"/>
          <w:sz w:val="24"/>
          <w:szCs w:val="24"/>
        </w:rPr>
        <w:t xml:space="preserve"> of </w:t>
      </w:r>
      <w:r w:rsidR="00F02A58">
        <w:rPr>
          <w:rFonts w:ascii="Times New Roman" w:hAnsi="Times New Roman" w:cs="Times New Roman"/>
          <w:sz w:val="24"/>
          <w:szCs w:val="24"/>
        </w:rPr>
        <w:t>high differentiation islands</w:t>
      </w:r>
      <w:r>
        <w:rPr>
          <w:rFonts w:ascii="Times New Roman" w:hAnsi="Times New Roman" w:cs="Times New Roman"/>
          <w:sz w:val="24"/>
          <w:szCs w:val="24"/>
        </w:rPr>
        <w:t xml:space="preserve"> was significantly reduced</w:t>
      </w:r>
      <w:r w:rsidR="007F43BE">
        <w:rPr>
          <w:rFonts w:ascii="Times New Roman" w:hAnsi="Times New Roman" w:cs="Times New Roman"/>
          <w:sz w:val="24"/>
          <w:szCs w:val="24"/>
        </w:rPr>
        <w:t xml:space="preserve"> (Fig 5f; </w:t>
      </w:r>
      <w:r w:rsidR="00FE792C">
        <w:rPr>
          <w:rFonts w:ascii="Times New Roman" w:hAnsi="Times New Roman" w:cs="Times New Roman"/>
          <w:sz w:val="24"/>
          <w:szCs w:val="24"/>
        </w:rPr>
        <w:t>Table S17</w:t>
      </w:r>
      <w:r w:rsidR="007F43BE">
        <w:rPr>
          <w:rFonts w:ascii="Times New Roman" w:hAnsi="Times New Roman" w:cs="Times New Roman"/>
          <w:sz w:val="24"/>
          <w:szCs w:val="24"/>
        </w:rPr>
        <w:t>)</w:t>
      </w:r>
      <w:r>
        <w:rPr>
          <w:rFonts w:ascii="Times New Roman" w:hAnsi="Times New Roman" w:cs="Times New Roman"/>
          <w:sz w:val="24"/>
          <w:szCs w:val="24"/>
        </w:rPr>
        <w:t xml:space="preserve">. Moreover, sequence divergence between mallard duck and spot-billed didn’t exceed background levels in </w:t>
      </w:r>
      <w:r w:rsidR="00F02A58">
        <w:rPr>
          <w:rFonts w:ascii="Times New Roman" w:hAnsi="Times New Roman" w:cs="Times New Roman"/>
          <w:sz w:val="24"/>
          <w:szCs w:val="24"/>
        </w:rPr>
        <w:t xml:space="preserve">high differentiation islands </w:t>
      </w:r>
      <w:r>
        <w:rPr>
          <w:rFonts w:ascii="Times New Roman" w:hAnsi="Times New Roman" w:cs="Times New Roman"/>
          <w:sz w:val="24"/>
          <w:szCs w:val="24"/>
        </w:rPr>
        <w:t xml:space="preserve">that is consistent with the observation in flycatchers, whereas Darwin’s finches’ study show elevated </w:t>
      </w:r>
      <w:proofErr w:type="spellStart"/>
      <w:r>
        <w:rPr>
          <w:rFonts w:ascii="Times New Roman" w:hAnsi="Times New Roman" w:cs="Times New Roman"/>
          <w:sz w:val="24"/>
          <w:szCs w:val="24"/>
        </w:rPr>
        <w:t>dxy</w:t>
      </w:r>
      <w:proofErr w:type="spellEnd"/>
      <w:r>
        <w:rPr>
          <w:rFonts w:ascii="Times New Roman" w:hAnsi="Times New Roman" w:cs="Times New Roman"/>
          <w:sz w:val="24"/>
          <w:szCs w:val="24"/>
        </w:rPr>
        <w:t xml:space="preserve"> in </w:t>
      </w:r>
      <w:r w:rsidR="00F02A58">
        <w:rPr>
          <w:rFonts w:ascii="Times New Roman" w:hAnsi="Times New Roman" w:cs="Times New Roman"/>
          <w:sz w:val="24"/>
          <w:szCs w:val="24"/>
        </w:rPr>
        <w:t>high differentiation islands</w:t>
      </w:r>
      <w:r>
        <w:rPr>
          <w:rFonts w:ascii="Times New Roman" w:hAnsi="Times New Roman" w:cs="Times New Roman"/>
          <w:sz w:val="24"/>
          <w:szCs w:val="24"/>
        </w:rPr>
        <w:t xml:space="preserve"> (</w:t>
      </w:r>
      <w:r w:rsidR="00FE792C">
        <w:rPr>
          <w:rFonts w:ascii="Times New Roman" w:hAnsi="Times New Roman" w:cs="Times New Roman"/>
          <w:sz w:val="24"/>
          <w:szCs w:val="24"/>
        </w:rPr>
        <w:t>Discussion Section; Fig. S22</w:t>
      </w:r>
      <w:r>
        <w:rPr>
          <w:rFonts w:ascii="Times New Roman" w:hAnsi="Times New Roman" w:cs="Times New Roman"/>
          <w:sz w:val="24"/>
          <w:szCs w:val="24"/>
        </w:rPr>
        <w:t>)</w:t>
      </w:r>
      <w:r>
        <w:rPr>
          <w:rFonts w:ascii="Times New Roman" w:hAnsi="Times New Roman" w:cs="Times New Roman"/>
          <w:sz w:val="24"/>
          <w:szCs w:val="24"/>
        </w:rPr>
        <w:fldChar w:fldCharType="begin">
          <w:fldData xml:space="preserve">PEVuZE5vdGU+PENpdGU+PEF1dGhvcj5IYW48L0F1dGhvcj48WWVhcj4yMDE3PC9ZZWFyPjxSZWNO
dW0+MTEwPC9SZWNOdW0+PERpc3BsYXlUZXh0Pig0MCk8L0Rpc3BsYXlUZXh0PjxyZWNvcmQ+PHJl
Yy1udW1iZXI+MTEwPC9yZWMtbnVtYmVyPjxmb3JlaWduLWtleXM+PGtleSBhcHA9IkVOIiBkYi1p
ZD0iemQ5dnJyOXI0c3hwdm9leDB6Mngwc2VvOTV0eDlmZXhyOTV0IiB0aW1lc3RhbXA9IjE1Mzgy
ODkxMTciPjExMDwva2V5PjwvZm9yZWlnbi1rZXlzPjxyZWYtdHlwZSBuYW1lPSJKb3VybmFsIEFy
dGljbGUiPjE3PC9yZWYtdHlwZT48Y29udHJpYnV0b3JzPjxhdXRob3JzPjxhdXRob3I+SGFuLCBG
LjwvYXV0aG9yPjxhdXRob3I+TGFtaWNoaGFuZXksIFMuPC9hdXRob3I+PGF1dGhvcj5HcmFudCwg
Qi4gUi48L2F1dGhvcj48YXV0aG9yPkdyYW50LCBQLiBSLjwvYXV0aG9yPjxhdXRob3I+QW5kZXJz
c29uLCBMLjwvYXV0aG9yPjxhdXRob3I+V2Vic3RlciwgTS4gVC48L2F1dGhvcj48L2F1dGhvcnM+
PC9jb250cmlidXRvcnM+PGF1dGgtYWRkcmVzcz5EZXBhcnRtZW50IG9mIE1lZGljYWwgQmlvY2hl
bWlzdHJ5IGFuZCBNaWNyb2Jpb2xvZ3ksIFNjaWVuY2UgZm9yIExpZmUgTGFib3JhdG9yeSwgVXBw
c2FsYSBVbml2ZXJzaXR5LCA3NTEyMyBVcHBzYWxhLCBTd2VkZW4uJiN4RDtEZXBhcnRtZW50IG9m
IEVjb2xvZ3kgYW5kIEV2b2x1dGlvbmFyeSBCaW9sb2d5LCBQcmluY2V0b24gVW5pdmVyc2l0eSwg
UHJpbmNldG9uLCBOZXcgSmVyc2V5IDA4NTQ0LTIwMTYsIFVTQS4mI3hEO0RlcGFydG1lbnQgb2Yg
QW5pbWFsIEJyZWVkaW5nIGFuZCBHZW5ldGljcywgU3dlZGlzaCBVbml2ZXJzaXR5IG9mIEFncmlj
dWx0dXJhbCBTY2llbmNlcywgNzUwMDcgVXBwc2FsYSwgU3dlZGVuLiYjeEQ7RGVwYXJ0bWVudCBv
ZiBWZXRlcmluYXJ5IEludGVncmF0aXZlIEJpb3NjaWVuY2VzLCBUZXhhcyBBJmFtcDtNIFVuaXZl
cnNpdHksIENvbGxlZ2UgU3RhdGlvbiwgVGV4YXMgNzc4NDMtNDQ2MSwgVVNBLjwvYXV0aC1hZGRy
ZXNzPjx0aXRsZXM+PHRpdGxlPkdlbmUgZmxvdywgYW5jaWVudCBwb2x5bW9ycGhpc20sIGFuZCBl
Y29sb2dpY2FsIGFkYXB0YXRpb24gc2hhcGUgdGhlIGdlbm9taWMgbGFuZHNjYXBlIG9mIGRpdmVy
Z2VuY2UgYW1vbmcgRGFyd2luJmFwb3M7cyBmaW5jaGVzPC90aXRsZT48c2Vjb25kYXJ5LXRpdGxl
Pkdlbm9tZSBSZXM8L3NlY29uZGFyeS10aXRsZT48L3RpdGxlcz48cGVyaW9kaWNhbD48ZnVsbC10
aXRsZT5HZW5vbWUgUmVzPC9mdWxsLXRpdGxlPjwvcGVyaW9kaWNhbD48cGFnZXM+MTAwNC0xMDE1
PC9wYWdlcz48dm9sdW1lPjI3PC92b2x1bWU+PG51bWJlcj42PC9udW1iZXI+PGVkaXRpb24+MjAx
Ny8wNC8yNzwvZWRpdGlvbj48a2V5d29yZHM+PGtleXdvcmQ+QWRhcHRhdGlvbiwgUGh5c2lvbG9n
aWNhbC9nZW5ldGljczwva2V5d29yZD48a2V5d29yZD5BbmltYWwgRGlzdHJpYnV0aW9uPC9rZXl3
b3JkPjxrZXl3b3JkPkFuaW1hbHM8L2tleXdvcmQ+PGtleXdvcmQ+RWN1YWRvcjwva2V5d29yZD48
a2V5d29yZD5GaW5jaGVzL2NsYXNzaWZpY2F0aW9uLypnZW5ldGljczwva2V5d29yZD48a2V5d29y
ZD4qR2VuZSBGbG93PC9rZXl3b3JkPjxrZXl3b3JkPkdlbmV0aWMgTG9jaTwva2V5d29yZD48a2V5
d29yZD4qR2VuZXRpYyBTcGVjaWF0aW9uPC9rZXl3b3JkPjxrZXl3b3JkPipHZW5vbWU8L2tleXdv
cmQ+PGtleXdvcmQ+R2Vub21pYyBJc2xhbmRzPC9rZXl3b3JkPjxrZXl3b3JkPkhhcGxvdHlwZXM8
L2tleXdvcmQ+PGtleXdvcmQ+TWljcm9zYXRlbGxpdGUgUmVwZWF0czwva2V5d29yZD48a2V5d29y
ZD4qUGh5bG9nZW55PC9rZXl3b3JkPjxrZXl3b3JkPlBvbHltb3JwaGlzbSwgR2VuZXRpYzwva2V5
d29yZD48a2V5d29yZD5TZWxlY3Rpb24sIEdlbmV0aWM8L2tleXdvcmQ+PGtleXdvcmQ+U3ltcGF0
cnk8L2tleXdvcmQ+PC9rZXl3b3Jkcz48ZGF0ZXM+PHllYXI+MjAxNzwveWVhcj48cHViLWRhdGVz
PjxkYXRlPkp1bjwvZGF0ZT48L3B1Yi1kYXRlcz48L2RhdGVzPjxpc2JuPjE1NDktNTQ2OSAoRWxl
Y3Ryb25pYykmI3hEOzEwODgtOTA1MSAoTGlua2luZyk8L2lzYm4+PGFjY2Vzc2lvbi1udW0+Mjg0
NDI1NTg8L2FjY2Vzc2lvbi1udW0+PHVybHM+PHJlbGF0ZWQtdXJscz48dXJsPmh0dHBzOi8vd3d3
Lm5jYmkubmxtLm5paC5nb3YvcHVibWVkLzI4NDQyNTU4PC91cmw+PC9yZWxhdGVkLXVybHM+PC91
cmxzPjxjdXN0b20yPlBNQzU0NTMzMTU8L2N1c3RvbTI+PGVsZWN0cm9uaWMtcmVzb3VyY2UtbnVt
PjEwLjExMDEvZ3IuMjEyNTIyLjExNjwvZWxlY3Ryb25pYy1yZXNvdXJjZS1udW0+PC9yZWNvcmQ+
PC9DaXRlPjwvRW5kTm90ZT5=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PEVuZE5vdGU+PENpdGU+PEF1dGhvcj5IYW48L0F1dGhvcj48WWVhcj4yMDE3PC9ZZWFyPjxSZWNO
dW0+MTEwPC9SZWNOdW0+PERpc3BsYXlUZXh0Pig0MCk8L0Rpc3BsYXlUZXh0PjxyZWNvcmQ+PHJl
Yy1udW1iZXI+MTEwPC9yZWMtbnVtYmVyPjxmb3JlaWduLWtleXM+PGtleSBhcHA9IkVOIiBkYi1p
ZD0iemQ5dnJyOXI0c3hwdm9leDB6Mngwc2VvOTV0eDlmZXhyOTV0IiB0aW1lc3RhbXA9IjE1Mzgy
ODkxMTciPjExMDwva2V5PjwvZm9yZWlnbi1rZXlzPjxyZWYtdHlwZSBuYW1lPSJKb3VybmFsIEFy
dGljbGUiPjE3PC9yZWYtdHlwZT48Y29udHJpYnV0b3JzPjxhdXRob3JzPjxhdXRob3I+SGFuLCBG
LjwvYXV0aG9yPjxhdXRob3I+TGFtaWNoaGFuZXksIFMuPC9hdXRob3I+PGF1dGhvcj5HcmFudCwg
Qi4gUi48L2F1dGhvcj48YXV0aG9yPkdyYW50LCBQLiBSLjwvYXV0aG9yPjxhdXRob3I+QW5kZXJz
c29uLCBMLjwvYXV0aG9yPjxhdXRob3I+V2Vic3RlciwgTS4gVC48L2F1dGhvcj48L2F1dGhvcnM+
PC9jb250cmlidXRvcnM+PGF1dGgtYWRkcmVzcz5EZXBhcnRtZW50IG9mIE1lZGljYWwgQmlvY2hl
bWlzdHJ5IGFuZCBNaWNyb2Jpb2xvZ3ksIFNjaWVuY2UgZm9yIExpZmUgTGFib3JhdG9yeSwgVXBw
c2FsYSBVbml2ZXJzaXR5LCA3NTEyMyBVcHBzYWxhLCBTd2VkZW4uJiN4RDtEZXBhcnRtZW50IG9m
IEVjb2xvZ3kgYW5kIEV2b2x1dGlvbmFyeSBCaW9sb2d5LCBQcmluY2V0b24gVW5pdmVyc2l0eSwg
UHJpbmNldG9uLCBOZXcgSmVyc2V5IDA4NTQ0LTIwMTYsIFVTQS4mI3hEO0RlcGFydG1lbnQgb2Yg
QW5pbWFsIEJyZWVkaW5nIGFuZCBHZW5ldGljcywgU3dlZGlzaCBVbml2ZXJzaXR5IG9mIEFncmlj
dWx0dXJhbCBTY2llbmNlcywgNzUwMDcgVXBwc2FsYSwgU3dlZGVuLiYjeEQ7RGVwYXJ0bWVudCBv
ZiBWZXRlcmluYXJ5IEludGVncmF0aXZlIEJpb3NjaWVuY2VzLCBUZXhhcyBBJmFtcDtNIFVuaXZl
cnNpdHksIENvbGxlZ2UgU3RhdGlvbiwgVGV4YXMgNzc4NDMtNDQ2MSwgVVNBLjwvYXV0aC1hZGRy
ZXNzPjx0aXRsZXM+PHRpdGxlPkdlbmUgZmxvdywgYW5jaWVudCBwb2x5bW9ycGhpc20sIGFuZCBl
Y29sb2dpY2FsIGFkYXB0YXRpb24gc2hhcGUgdGhlIGdlbm9taWMgbGFuZHNjYXBlIG9mIGRpdmVy
Z2VuY2UgYW1vbmcgRGFyd2luJmFwb3M7cyBmaW5jaGVzPC90aXRsZT48c2Vjb25kYXJ5LXRpdGxl
Pkdlbm9tZSBSZXM8L3NlY29uZGFyeS10aXRsZT48L3RpdGxlcz48cGVyaW9kaWNhbD48ZnVsbC10
aXRsZT5HZW5vbWUgUmVzPC9mdWxsLXRpdGxlPjwvcGVyaW9kaWNhbD48cGFnZXM+MTAwNC0xMDE1
PC9wYWdlcz48dm9sdW1lPjI3PC92b2x1bWU+PG51bWJlcj42PC9udW1iZXI+PGVkaXRpb24+MjAx
Ny8wNC8yNzwvZWRpdGlvbj48a2V5d29yZHM+PGtleXdvcmQ+QWRhcHRhdGlvbiwgUGh5c2lvbG9n
aWNhbC9nZW5ldGljczwva2V5d29yZD48a2V5d29yZD5BbmltYWwgRGlzdHJpYnV0aW9uPC9rZXl3
b3JkPjxrZXl3b3JkPkFuaW1hbHM8L2tleXdvcmQ+PGtleXdvcmQ+RWN1YWRvcjwva2V5d29yZD48
a2V5d29yZD5GaW5jaGVzL2NsYXNzaWZpY2F0aW9uLypnZW5ldGljczwva2V5d29yZD48a2V5d29y
ZD4qR2VuZSBGbG93PC9rZXl3b3JkPjxrZXl3b3JkPkdlbmV0aWMgTG9jaTwva2V5d29yZD48a2V5
d29yZD4qR2VuZXRpYyBTcGVjaWF0aW9uPC9rZXl3b3JkPjxrZXl3b3JkPipHZW5vbWU8L2tleXdv
cmQ+PGtleXdvcmQ+R2Vub21pYyBJc2xhbmRzPC9rZXl3b3JkPjxrZXl3b3JkPkhhcGxvdHlwZXM8
L2tleXdvcmQ+PGtleXdvcmQ+TWljcm9zYXRlbGxpdGUgUmVwZWF0czwva2V5d29yZD48a2V5d29y
ZD4qUGh5bG9nZW55PC9rZXl3b3JkPjxrZXl3b3JkPlBvbHltb3JwaGlzbSwgR2VuZXRpYzwva2V5
d29yZD48a2V5d29yZD5TZWxlY3Rpb24sIEdlbmV0aWM8L2tleXdvcmQ+PGtleXdvcmQ+U3ltcGF0
cnk8L2tleXdvcmQ+PC9rZXl3b3Jkcz48ZGF0ZXM+PHllYXI+MjAxNzwveWVhcj48cHViLWRhdGVz
PjxkYXRlPkp1bjwvZGF0ZT48L3B1Yi1kYXRlcz48L2RhdGVzPjxpc2JuPjE1NDktNTQ2OSAoRWxl
Y3Ryb25pYykmI3hEOzEwODgtOTA1MSAoTGlua2luZyk8L2lzYm4+PGFjY2Vzc2lvbi1udW0+Mjg0
NDI1NTg8L2FjY2Vzc2lvbi1udW0+PHVybHM+PHJlbGF0ZWQtdXJscz48dXJsPmh0dHBzOi8vd3d3
Lm5jYmkubmxtLm5paC5nb3YvcHVibWVkLzI4NDQyNTU4PC91cmw+PC9yZWxhdGVkLXVybHM+PC91
cmxzPjxjdXN0b20yPlBNQzU0NTMzMTU8L2N1c3RvbTI+PGVsZWN0cm9uaWMtcmVzb3VyY2UtbnVt
PjEwLjExMDEvZ3IuMjEyNTIyLjExNjwvZWxlY3Ryb25pYy1yZXNvdXJjZS1udW0+PC9yZWNvcmQ+
PC9DaXRlPjwvRW5kTm90ZT5=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40" w:tooltip="Han, 2017 #110" w:history="1">
        <w:r w:rsidR="008834D1">
          <w:rPr>
            <w:rFonts w:ascii="Times New Roman" w:hAnsi="Times New Roman" w:cs="Times New Roman"/>
            <w:noProof/>
            <w:sz w:val="24"/>
            <w:szCs w:val="24"/>
          </w:rPr>
          <w:t>40</w:t>
        </w:r>
      </w:hyperlink>
      <w:r w:rsidR="00F50B80">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w:t>
      </w:r>
    </w:p>
    <w:p w14:paraId="76E3E708" w14:textId="77777777" w:rsidR="006104D4" w:rsidRDefault="006104D4" w:rsidP="006104D4">
      <w:pPr>
        <w:tabs>
          <w:tab w:val="left" w:pos="3261"/>
        </w:tabs>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I</w:t>
      </w:r>
      <w:r>
        <w:rPr>
          <w:rFonts w:ascii="Times New Roman" w:hAnsi="Times New Roman" w:cs="Times New Roman" w:hint="eastAsia"/>
          <w:b/>
          <w:sz w:val="24"/>
          <w:szCs w:val="24"/>
        </w:rPr>
        <w:t>dentification of selective sweep regions in domestic duck</w:t>
      </w:r>
    </w:p>
    <w:p w14:paraId="202308AE" w14:textId="44C0F532" w:rsidR="006104D4" w:rsidRDefault="006104D4" w:rsidP="006104D4">
      <w:pPr>
        <w:autoSpaceDE w:val="0"/>
        <w:autoSpaceDN w:val="0"/>
        <w:adjustRightInd w:val="0"/>
        <w:spacing w:line="480" w:lineRule="auto"/>
        <w:rPr>
          <w:rStyle w:val="apple-converted-space"/>
          <w:rFonts w:ascii="Times New Roman" w:hAnsi="Times New Roman" w:cs="Times New Roman"/>
          <w:color w:val="000000" w:themeColor="text1"/>
          <w:sz w:val="24"/>
          <w:szCs w:val="24"/>
          <w:shd w:val="clear" w:color="auto" w:fill="FFFFFF"/>
        </w:rPr>
      </w:pPr>
      <w:r>
        <w:rPr>
          <w:rFonts w:ascii="Times New Roman" w:hAnsi="Times New Roman" w:cs="Times New Roman" w:hint="eastAsia"/>
          <w:sz w:val="24"/>
          <w:szCs w:val="24"/>
        </w:rPr>
        <w:t xml:space="preserve">To detect genomic regions under </w:t>
      </w:r>
      <w:r>
        <w:rPr>
          <w:rFonts w:ascii="Times New Roman" w:hAnsi="Times New Roman" w:cs="Times New Roman"/>
          <w:sz w:val="24"/>
          <w:szCs w:val="24"/>
        </w:rPr>
        <w:t xml:space="preserve">domestic </w:t>
      </w:r>
      <w:r>
        <w:rPr>
          <w:rFonts w:ascii="Times New Roman" w:hAnsi="Times New Roman" w:cs="Times New Roman" w:hint="eastAsia"/>
          <w:sz w:val="24"/>
          <w:szCs w:val="24"/>
        </w:rPr>
        <w:t xml:space="preserve">selection, we searched the </w:t>
      </w:r>
      <w:r>
        <w:rPr>
          <w:rFonts w:ascii="Times New Roman" w:hAnsi="Times New Roman" w:cs="Times New Roman"/>
          <w:sz w:val="24"/>
          <w:szCs w:val="24"/>
        </w:rPr>
        <w:t>duck</w:t>
      </w:r>
      <w:r>
        <w:rPr>
          <w:rFonts w:ascii="Times New Roman" w:hAnsi="Times New Roman" w:cs="Times New Roman" w:hint="eastAsia"/>
          <w:sz w:val="24"/>
          <w:szCs w:val="24"/>
        </w:rPr>
        <w:t xml:space="preserve"> genome for regions with reduced heterozygosity (Hp) and/or increased </w:t>
      </w:r>
      <w:r>
        <w:rPr>
          <w:rFonts w:ascii="Times New Roman" w:hAnsi="Times New Roman" w:cs="Times New Roman"/>
          <w:sz w:val="24"/>
          <w:szCs w:val="24"/>
        </w:rPr>
        <w:t>fixation i</w:t>
      </w:r>
      <w:r>
        <w:rPr>
          <w:rFonts w:ascii="Times New Roman" w:hAnsi="Times New Roman" w:cs="Times New Roman" w:hint="eastAsia"/>
          <w:sz w:val="24"/>
          <w:szCs w:val="24"/>
        </w:rPr>
        <w:t>n</w:t>
      </w:r>
      <w:r>
        <w:rPr>
          <w:rFonts w:ascii="Times New Roman" w:hAnsi="Times New Roman" w:cs="Times New Roman"/>
          <w:sz w:val="24"/>
          <w:szCs w:val="24"/>
        </w:rPr>
        <w:t>dex</w:t>
      </w:r>
      <w:r>
        <w:rPr>
          <w:rFonts w:ascii="Times New Roman" w:hAnsi="Times New Roman" w:cs="Times New Roman" w:hint="eastAsia"/>
          <w:sz w:val="24"/>
          <w:szCs w:val="24"/>
        </w:rPr>
        <w:t xml:space="preserve">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using methods similar to the chicken and dog genome (Materials and Methods)</w:t>
      </w:r>
      <w:r>
        <w:rPr>
          <w:rFonts w:ascii="Times New Roman" w:hAnsi="Times New Roman" w:cs="Times New Roman"/>
          <w:sz w:val="24"/>
          <w:szCs w:val="24"/>
        </w:rPr>
        <w:fldChar w:fldCharType="begin">
          <w:fldData xml:space="preserve">PEVuZE5vdGU+PENpdGU+PEF1dGhvcj5SdWJpbjwvQXV0aG9yPjxZZWFyPjIwMTA8L1llYXI+PFJl
Y051bT4zNDwvUmVjTnVtPjxEaXNwbGF5VGV4dD4oMywgNCk8L0Rpc3BsYXlUZXh0PjxyZWNvcmQ+
PHJlYy1udW1iZXI+MzQ8L3JlYy1udW1iZXI+PGZvcmVpZ24ta2V5cz48a2V5IGFwcD0iRU4iIGRi
LWlkPSJ6ZDl2cnI5cjRzeHB2b2V4MHoyeDBzZW85NXR4OWZleHI5NXQiIHRpbWVzdGFtcD0iMTQ4
NjIyODIwMiI+MzQ8L2tleT48L2ZvcmVpZ24ta2V5cz48cmVmLXR5cGUgbmFtZT0iSm91cm5hbCBB
cnRpY2xlIj4xNzwvcmVmLXR5cGU+PGNvbnRyaWJ1dG9ycz48YXV0aG9ycz48YXV0aG9yPlJ1Ymlu
LCBDLiBKLjwvYXV0aG9yPjxhdXRob3I+Wm9keSwgTS4gQy48L2F1dGhvcj48YXV0aG9yPkVyaWtz
c29uLCBKLjwvYXV0aG9yPjxhdXRob3I+TWVhZG93cywgSi4gUi48L2F1dGhvcj48YXV0aG9yPlNo
ZXJ3b29kLCBFLjwvYXV0aG9yPjxhdXRob3I+V2Vic3RlciwgTS4gVC48L2F1dGhvcj48YXV0aG9y
PkppYW5nLCBMLjwvYXV0aG9yPjxhdXRob3I+SW5nbWFuLCBNLjwvYXV0aG9yPjxhdXRob3I+U2hh
cnBlLCBULjwvYXV0aG9yPjxhdXRob3I+S2EsIFMuPC9hdXRob3I+PGF1dGhvcj5IYWxsYm9vaywg
Ri48L2F1dGhvcj48YXV0aG9yPkJlc25pZXIsIEYuPC9hdXRob3I+PGF1dGhvcj5DYXJsYm9yZywg
Ty48L2F1dGhvcj48YXV0aG9yPkJlZCZhcG9zO2hvbSwgQi48L2F1dGhvcj48YXV0aG9yPlRpeGll
ci1Cb2ljaGFyZCwgTS48L2F1dGhvcj48YXV0aG9yPkplbnNlbiwgUC48L2F1dGhvcj48YXV0aG9y
PlNpZWdlbCwgUC48L2F1dGhvcj48YXV0aG9yPkxpbmRibGFkLVRvaCwgSy48L2F1dGhvcj48YXV0
aG9yPkFuZGVyc3NvbiwgTC48L2F1dGhvcj48L2F1dGhvcnM+PC9jb250cmlidXRvcnM+PGF1dGgt
YWRkcmVzcz5EZXBhcnRtZW50IG9mIE1lZGljYWwgQmlvY2hlbWlzdHJ5IGFuZCBNaWNyb2Jpb2xv
Z3ksIFVwcHNhbGEgVW5pdmVyc2l0eSwgQm94IDU4MiwgU0UtNzUxMjMgVXBwc2FsYSwgU3dlZGVu
LjwvYXV0aC1hZGRyZXNzPjx0aXRsZXM+PHRpdGxlPldob2xlLWdlbm9tZSByZXNlcXVlbmNpbmcg
cmV2ZWFscyBsb2NpIHVuZGVyIHNlbGVjdGlvbiBkdXJpbmcgY2hpY2tlbiBkb21lc3RpY2F0aW9u
PC90aXRsZT48c2Vjb25kYXJ5LXRpdGxlPk5hdHVyZTwvc2Vjb25kYXJ5LXRpdGxlPjwvdGl0bGVz
PjxwZXJpb2RpY2FsPjxmdWxsLXRpdGxlPk5hdHVyZTwvZnVsbC10aXRsZT48L3BlcmlvZGljYWw+
PHBhZ2VzPjU4Ny05MTwvcGFnZXM+PHZvbHVtZT40NjQ8L3ZvbHVtZT48bnVtYmVyPjcyODg8L251
bWJlcj48a2V5d29yZHM+PGtleXdvcmQ+QW1pbm8gQWNpZCBTZXF1ZW5jZTwva2V5d29yZD48a2V5
d29yZD5BbmltYWxzPC9rZXl3b3JkPjxrZXl3b3JkPkJpb2xvZ2ljYWwgRXZvbHV0aW9uPC9rZXl3
b3JkPjxrZXl3b3JkPkNoaWNrZW5zLypnZW5ldGljczwva2V5d29yZD48a2V5d29yZD5GZW1hbGU8
L2tleXdvcmQ+PGtleXdvcmQ+R2VuZXRpYyBMb2NpLypnZW5ldGljczwva2V5d29yZD48a2V5d29y
ZD5HZW5vbWUvKmdlbmV0aWNzPC9rZXl3b3JkPjxrZXl3b3JkPk1hbGU8L2tleXdvcmQ+PGtleXdv
cmQ+TW9sZWN1bGFyIFNlcXVlbmNlIERhdGE8L2tleXdvcmQ+PGtleXdvcmQ+UG9seW1vcnBoaXNt
LCBTaW5nbGUgTnVjbGVvdGlkZTwva2V5d29yZD48a2V5d29yZD5TZWxlY3Rpb24sIEdlbmV0aWMv
KmdlbmV0aWNzPC9rZXl3b3JkPjxrZXl3b3JkPlNlcXVlbmNlIEFsaWdubWVudDwva2V5d29yZD48
a2V5d29yZD5TZXF1ZW5jZSBBbmFseXNpcywgRE5BPC9rZXl3b3JkPjxrZXl3b3JkPlNlcXVlbmNl
IERlbGV0aW9uPC9rZXl3b3JkPjwva2V5d29yZHM+PGRhdGVzPjx5ZWFyPjIwMTA8L3llYXI+PHB1
Yi1kYXRlcz48ZGF0ZT5NYXIgMjU8L2RhdGU+PC9wdWItZGF0ZXM+PC9kYXRlcz48aXNibj4xNDc2
LTQ2ODcgKEVsZWN0cm9uaWMpJiN4RDswMDI4LTA4MzYgKExpbmtpbmcpPC9pc2JuPjxhY2Nlc3Np
b24tbnVtPjIwMjIwNzU1PC9hY2Nlc3Npb24tbnVtPjx1cmxzPjxyZWxhdGVkLXVybHM+PHVybD5o
dHRwczovL3d3dy5uY2JpLm5sbS5uaWguZ292L3B1Ym1lZC8yMDIyMDc1NTwvdXJsPjwvcmVsYXRl
ZC11cmxzPjwvdXJscz48ZWxlY3Ryb25pYy1yZXNvdXJjZS1udW0+MTAuMTAzOC9uYXR1cmUwODgz
MjwvZWxlY3Ryb25pYy1yZXNvdXJjZS1udW0+PC9yZWNvcmQ+PC9DaXRlPjxDaXRlPjxBdXRob3I+
QXhlbHNzb248L0F1dGhvcj48WWVhcj4yMDEzPC9ZZWFyPjxSZWNOdW0+NTwvUmVjTnVtPjxyZWNv
cmQ+PHJlYy1udW1iZXI+NTwvcmVjLW51bWJlcj48Zm9yZWlnbi1rZXlzPjxrZXkgYXBwPSJFTiIg
ZGItaWQ9InpkOXZycjlyNHN4cHZvZXgwejJ4MHNlbzk1dHg5ZmV4cjk1dCIgdGltZXN0YW1wPSIx
NDg2MjE2OTk5Ij41PC9rZXk+PC9mb3JlaWduLWtleXM+PHJlZi10eXBlIG5hbWU9IkpvdXJuYWwg
QXJ0aWNsZSI+MTc8L3JlZi10eXBlPjxjb250cmlidXRvcnM+PGF1dGhvcnM+PGF1dGhvcj5BeGVs
c3NvbiwgRS48L2F1dGhvcj48YXV0aG9yPlJhdG5ha3VtYXIsIEEuPC9hdXRob3I+PGF1dGhvcj5B
cmVuZHQsIE0uIEwuPC9hdXRob3I+PGF1dGhvcj5NYXFib29sLCBLLjwvYXV0aG9yPjxhdXRob3I+
V2Vic3RlciwgTS4gVC48L2F1dGhvcj48YXV0aG9yPlBlcmxvc2tpLCBNLjwvYXV0aG9yPjxhdXRo
b3I+TGliZXJnLCBPLjwvYXV0aG9yPjxhdXRob3I+QXJuZW1vLCBKLiBNLjwvYXV0aG9yPjxhdXRo
b3I+SGVkaGFtbWFyLCBBLjwvYXV0aG9yPjxhdXRob3I+TGluZGJsYWQtVG9oLCBLLjwvYXV0aG9y
PjwvYXV0aG9ycz48L2NvbnRyaWJ1dG9ycz48YXV0aC1hZGRyZXNzPlNjaWVuY2UgZm9yIExpZmUg
TGFib3JhdG9yeSwgRGVwYXJ0bWVudCBvZiBNZWRpY2FsIEJpb2NoZW1pc3RyeSBhbmQgTWljcm9i
aW9sb2d5LCBVcHBzYWxhIFVuaXZlcnNpdHksIDc1MjM3IFVwcHNhbGEsIFN3ZWRlbi4gRXJpay5B
eGVsc3NvbkBpbWJpbS51dS5zZTwvYXV0aC1hZGRyZXNzPjx0aXRsZXM+PHRpdGxlPlRoZSBnZW5v
bWljIHNpZ25hdHVyZSBvZiBkb2cgZG9tZXN0aWNhdGlvbiByZXZlYWxzIGFkYXB0YXRpb24gdG8g
YSBzdGFyY2gtcmljaCBkaWV0PC90aXRsZT48c2Vjb25kYXJ5LXRpdGxlPk5hdHVyZTwvc2Vjb25k
YXJ5LXRpdGxlPjwvdGl0bGVzPjxwZXJpb2RpY2FsPjxmdWxsLXRpdGxlPk5hdHVyZTwvZnVsbC10
aXRsZT48L3BlcmlvZGljYWw+PHBhZ2VzPjM2MC00PC9wYWdlcz48dm9sdW1lPjQ5NTwvdm9sdW1l
PjxudW1iZXI+NzQ0MTwvbnVtYmVyPjxrZXl3b3Jkcz48a2V5d29yZD5BbXlsYXNlcy9nZW5ldGlj
czwva2V5d29yZD48a2V5d29yZD5BbmltYWxzPC9rZXl3b3JkPjxrZXl3b3JkPkFuaW1hbHMsIERv
bWVzdGljLypnZW5ldGljczwva2V5d29yZD48a2V5d29yZD5EaWV0Lyp2ZXRlcmluYXJ5PC9rZXl3
b3JkPjxrZXl3b3JkPkRvZ3MvKmdlbmV0aWNzPC9rZXl3b3JkPjxrZXl3b3JkPkdlbm9tZS8qZ2Vu
ZXRpY3M8L2tleXdvcmQ+PGtleXdvcmQ+R2x5Y29nZW4gU3RvcmFnZSBEaXNlYXNlIFR5cGUgSUk8
L2tleXdvcmQ+PGtleXdvcmQ+TXV0YXRpb248L2tleXdvcmQ+PGtleXdvcmQ+KlN0YXJjaDwva2V5
d29yZD48a2V5d29yZD5Xb2x2ZXMvZ2VuZXRpY3M8L2tleXdvcmQ+PGtleXdvcmQ+YWxwaGEtR2x1
Y29zaWRhc2VzL2dlbmV0aWNzPC9rZXl3b3JkPjwva2V5d29yZHM+PGRhdGVzPjx5ZWFyPjIwMTM8
L3llYXI+PHB1Yi1kYXRlcz48ZGF0ZT5NYXIgMjE8L2RhdGU+PC9wdWItZGF0ZXM+PC9kYXRlcz48
aXNibj4xNDc2LTQ2ODcgKEVsZWN0cm9uaWMpJiN4RDswMDI4LTA4MzYgKExpbmtpbmcpPC9pc2Ju
PjxhY2Nlc3Npb24tbnVtPjIzMzU0MDUwPC9hY2Nlc3Npb24tbnVtPjx1cmxzPjxyZWxhdGVkLXVy
bHM+PHVybD5odHRwczovL3d3dy5uY2JpLm5sbS5uaWguZ292L3B1Ym1lZC8yMzM1NDA1MDwvdXJs
PjwvcmVsYXRlZC11cmxzPjwvdXJscz48ZWxlY3Ryb25pYy1yZXNvdXJjZS1udW0+MTAuMTAzOC9u
YXR1cmUxMTgzNzwvZWxlY3Ryb25pYy1yZXNvdXJjZS1udW0+PC9yZWNvcmQ+PC9DaXRlPjwvRW5k
Tm90ZT5=
</w:fldData>
        </w:fldChar>
      </w:r>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PEVuZE5vdGU+PENpdGU+PEF1dGhvcj5SdWJpbjwvQXV0aG9yPjxZZWFyPjIwMTA8L1llYXI+PFJl
Y051bT4zNDwvUmVjTnVtPjxEaXNwbGF5VGV4dD4oMywgNCk8L0Rpc3BsYXlUZXh0PjxyZWNvcmQ+
PHJlYy1udW1iZXI+MzQ8L3JlYy1udW1iZXI+PGZvcmVpZ24ta2V5cz48a2V5IGFwcD0iRU4iIGRi
LWlkPSJ6ZDl2cnI5cjRzeHB2b2V4MHoyeDBzZW85NXR4OWZleHI5NXQiIHRpbWVzdGFtcD0iMTQ4
NjIyODIwMiI+MzQ8L2tleT48L2ZvcmVpZ24ta2V5cz48cmVmLXR5cGUgbmFtZT0iSm91cm5hbCBB
cnRpY2xlIj4xNzwvcmVmLXR5cGU+PGNvbnRyaWJ1dG9ycz48YXV0aG9ycz48YXV0aG9yPlJ1Ymlu
LCBDLiBKLjwvYXV0aG9yPjxhdXRob3I+Wm9keSwgTS4gQy48L2F1dGhvcj48YXV0aG9yPkVyaWtz
c29uLCBKLjwvYXV0aG9yPjxhdXRob3I+TWVhZG93cywgSi4gUi48L2F1dGhvcj48YXV0aG9yPlNo
ZXJ3b29kLCBFLjwvYXV0aG9yPjxhdXRob3I+V2Vic3RlciwgTS4gVC48L2F1dGhvcj48YXV0aG9y
PkppYW5nLCBMLjwvYXV0aG9yPjxhdXRob3I+SW5nbWFuLCBNLjwvYXV0aG9yPjxhdXRob3I+U2hh
cnBlLCBULjwvYXV0aG9yPjxhdXRob3I+S2EsIFMuPC9hdXRob3I+PGF1dGhvcj5IYWxsYm9vaywg
Ri48L2F1dGhvcj48YXV0aG9yPkJlc25pZXIsIEYuPC9hdXRob3I+PGF1dGhvcj5DYXJsYm9yZywg
Ty48L2F1dGhvcj48YXV0aG9yPkJlZCZhcG9zO2hvbSwgQi48L2F1dGhvcj48YXV0aG9yPlRpeGll
ci1Cb2ljaGFyZCwgTS48L2F1dGhvcj48YXV0aG9yPkplbnNlbiwgUC48L2F1dGhvcj48YXV0aG9y
PlNpZWdlbCwgUC48L2F1dGhvcj48YXV0aG9yPkxpbmRibGFkLVRvaCwgSy48L2F1dGhvcj48YXV0
aG9yPkFuZGVyc3NvbiwgTC48L2F1dGhvcj48L2F1dGhvcnM+PC9jb250cmlidXRvcnM+PGF1dGgt
YWRkcmVzcz5EZXBhcnRtZW50IG9mIE1lZGljYWwgQmlvY2hlbWlzdHJ5IGFuZCBNaWNyb2Jpb2xv
Z3ksIFVwcHNhbGEgVW5pdmVyc2l0eSwgQm94IDU4MiwgU0UtNzUxMjMgVXBwc2FsYSwgU3dlZGVu
LjwvYXV0aC1hZGRyZXNzPjx0aXRsZXM+PHRpdGxlPldob2xlLWdlbm9tZSByZXNlcXVlbmNpbmcg
cmV2ZWFscyBsb2NpIHVuZGVyIHNlbGVjdGlvbiBkdXJpbmcgY2hpY2tlbiBkb21lc3RpY2F0aW9u
PC90aXRsZT48c2Vjb25kYXJ5LXRpdGxlPk5hdHVyZTwvc2Vjb25kYXJ5LXRpdGxlPjwvdGl0bGVz
PjxwZXJpb2RpY2FsPjxmdWxsLXRpdGxlPk5hdHVyZTwvZnVsbC10aXRsZT48L3BlcmlvZGljYWw+
PHBhZ2VzPjU4Ny05MTwvcGFnZXM+PHZvbHVtZT40NjQ8L3ZvbHVtZT48bnVtYmVyPjcyODg8L251
bWJlcj48a2V5d29yZHM+PGtleXdvcmQ+QW1pbm8gQWNpZCBTZXF1ZW5jZTwva2V5d29yZD48a2V5
d29yZD5BbmltYWxzPC9rZXl3b3JkPjxrZXl3b3JkPkJpb2xvZ2ljYWwgRXZvbHV0aW9uPC9rZXl3
b3JkPjxrZXl3b3JkPkNoaWNrZW5zLypnZW5ldGljczwva2V5d29yZD48a2V5d29yZD5GZW1hbGU8
L2tleXdvcmQ+PGtleXdvcmQ+R2VuZXRpYyBMb2NpLypnZW5ldGljczwva2V5d29yZD48a2V5d29y
ZD5HZW5vbWUvKmdlbmV0aWNzPC9rZXl3b3JkPjxrZXl3b3JkPk1hbGU8L2tleXdvcmQ+PGtleXdv
cmQ+TW9sZWN1bGFyIFNlcXVlbmNlIERhdGE8L2tleXdvcmQ+PGtleXdvcmQ+UG9seW1vcnBoaXNt
LCBTaW5nbGUgTnVjbGVvdGlkZTwva2V5d29yZD48a2V5d29yZD5TZWxlY3Rpb24sIEdlbmV0aWMv
KmdlbmV0aWNzPC9rZXl3b3JkPjxrZXl3b3JkPlNlcXVlbmNlIEFsaWdubWVudDwva2V5d29yZD48
a2V5d29yZD5TZXF1ZW5jZSBBbmFseXNpcywgRE5BPC9rZXl3b3JkPjxrZXl3b3JkPlNlcXVlbmNl
IERlbGV0aW9uPC9rZXl3b3JkPjwva2V5d29yZHM+PGRhdGVzPjx5ZWFyPjIwMTA8L3llYXI+PHB1
Yi1kYXRlcz48ZGF0ZT5NYXIgMjU8L2RhdGU+PC9wdWItZGF0ZXM+PC9kYXRlcz48aXNibj4xNDc2
LTQ2ODcgKEVsZWN0cm9uaWMpJiN4RDswMDI4LTA4MzYgKExpbmtpbmcpPC9pc2JuPjxhY2Nlc3Np
b24tbnVtPjIwMjIwNzU1PC9hY2Nlc3Npb24tbnVtPjx1cmxzPjxyZWxhdGVkLXVybHM+PHVybD5o
dHRwczovL3d3dy5uY2JpLm5sbS5uaWguZ292L3B1Ym1lZC8yMDIyMDc1NTwvdXJsPjwvcmVsYXRl
ZC11cmxzPjwvdXJscz48ZWxlY3Ryb25pYy1yZXNvdXJjZS1udW0+MTAuMTAzOC9uYXR1cmUwODgz
MjwvZWxlY3Ryb25pYy1yZXNvdXJjZS1udW0+PC9yZWNvcmQ+PC9DaXRlPjxDaXRlPjxBdXRob3I+
QXhlbHNzb248L0F1dGhvcj48WWVhcj4yMDEzPC9ZZWFyPjxSZWNOdW0+NTwvUmVjTnVtPjxyZWNv
cmQ+PHJlYy1udW1iZXI+NTwvcmVjLW51bWJlcj48Zm9yZWlnbi1rZXlzPjxrZXkgYXBwPSJFTiIg
ZGItaWQ9InpkOXZycjlyNHN4cHZvZXgwejJ4MHNlbzk1dHg5ZmV4cjk1dCIgdGltZXN0YW1wPSIx
NDg2MjE2OTk5Ij41PC9rZXk+PC9mb3JlaWduLWtleXM+PHJlZi10eXBlIG5hbWU9IkpvdXJuYWwg
QXJ0aWNsZSI+MTc8L3JlZi10eXBlPjxjb250cmlidXRvcnM+PGF1dGhvcnM+PGF1dGhvcj5BeGVs
c3NvbiwgRS48L2F1dGhvcj48YXV0aG9yPlJhdG5ha3VtYXIsIEEuPC9hdXRob3I+PGF1dGhvcj5B
cmVuZHQsIE0uIEwuPC9hdXRob3I+PGF1dGhvcj5NYXFib29sLCBLLjwvYXV0aG9yPjxhdXRob3I+
V2Vic3RlciwgTS4gVC48L2F1dGhvcj48YXV0aG9yPlBlcmxvc2tpLCBNLjwvYXV0aG9yPjxhdXRo
b3I+TGliZXJnLCBPLjwvYXV0aG9yPjxhdXRob3I+QXJuZW1vLCBKLiBNLjwvYXV0aG9yPjxhdXRo
b3I+SGVkaGFtbWFyLCBBLjwvYXV0aG9yPjxhdXRob3I+TGluZGJsYWQtVG9oLCBLLjwvYXV0aG9y
PjwvYXV0aG9ycz48L2NvbnRyaWJ1dG9ycz48YXV0aC1hZGRyZXNzPlNjaWVuY2UgZm9yIExpZmUg
TGFib3JhdG9yeSwgRGVwYXJ0bWVudCBvZiBNZWRpY2FsIEJpb2NoZW1pc3RyeSBhbmQgTWljcm9i
aW9sb2d5LCBVcHBzYWxhIFVuaXZlcnNpdHksIDc1MjM3IFVwcHNhbGEsIFN3ZWRlbi4gRXJpay5B
eGVsc3NvbkBpbWJpbS51dS5zZTwvYXV0aC1hZGRyZXNzPjx0aXRsZXM+PHRpdGxlPlRoZSBnZW5v
bWljIHNpZ25hdHVyZSBvZiBkb2cgZG9tZXN0aWNhdGlvbiByZXZlYWxzIGFkYXB0YXRpb24gdG8g
YSBzdGFyY2gtcmljaCBkaWV0PC90aXRsZT48c2Vjb25kYXJ5LXRpdGxlPk5hdHVyZTwvc2Vjb25k
YXJ5LXRpdGxlPjwvdGl0bGVzPjxwZXJpb2RpY2FsPjxmdWxsLXRpdGxlPk5hdHVyZTwvZnVsbC10
aXRsZT48L3BlcmlvZGljYWw+PHBhZ2VzPjM2MC00PC9wYWdlcz48dm9sdW1lPjQ5NTwvdm9sdW1l
PjxudW1iZXI+NzQ0MTwvbnVtYmVyPjxrZXl3b3Jkcz48a2V5d29yZD5BbXlsYXNlcy9nZW5ldGlj
czwva2V5d29yZD48a2V5d29yZD5BbmltYWxzPC9rZXl3b3JkPjxrZXl3b3JkPkFuaW1hbHMsIERv
bWVzdGljLypnZW5ldGljczwva2V5d29yZD48a2V5d29yZD5EaWV0Lyp2ZXRlcmluYXJ5PC9rZXl3
b3JkPjxrZXl3b3JkPkRvZ3MvKmdlbmV0aWNzPC9rZXl3b3JkPjxrZXl3b3JkPkdlbm9tZS8qZ2Vu
ZXRpY3M8L2tleXdvcmQ+PGtleXdvcmQ+R2x5Y29nZW4gU3RvcmFnZSBEaXNlYXNlIFR5cGUgSUk8
L2tleXdvcmQ+PGtleXdvcmQ+TXV0YXRpb248L2tleXdvcmQ+PGtleXdvcmQ+KlN0YXJjaDwva2V5
d29yZD48a2V5d29yZD5Xb2x2ZXMvZ2VuZXRpY3M8L2tleXdvcmQ+PGtleXdvcmQ+YWxwaGEtR2x1
Y29zaWRhc2VzL2dlbmV0aWNzPC9rZXl3b3JkPjwva2V5d29yZHM+PGRhdGVzPjx5ZWFyPjIwMTM8
L3llYXI+PHB1Yi1kYXRlcz48ZGF0ZT5NYXIgMjE8L2RhdGU+PC9wdWItZGF0ZXM+PC9kYXRlcz48
aXNibj4xNDc2LTQ2ODcgKEVsZWN0cm9uaWMpJiN4RDswMDI4LTA4MzYgKExpbmtpbmcpPC9pc2Ju
PjxhY2Nlc3Npb24tbnVtPjIzMzU0MDUwPC9hY2Nlc3Npb24tbnVtPjx1cmxzPjxyZWxhdGVkLXVy
bHM+PHVybD5odHRwczovL3d3dy5uY2JpLm5sbS5uaWguZ292L3B1Ym1lZC8yMzM1NDA1MDwvdXJs
PjwvcmVsYXRlZC11cmxzPjwvdXJscz48ZWxlY3Ryb25pYy1yZXNvdXJjZS1udW0+MTAuMTAzOC9u
YXR1cmUxMTgzNzwvZWxlY3Ryb25pYy1yZXNvdXJjZS1udW0+PC9yZWNvcmQ+PC9DaXRlPjwvRW5k
Tm90ZT5=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3" w:tooltip="Axelsson, 2013 #5" w:history="1">
        <w:r w:rsidR="008834D1">
          <w:rPr>
            <w:rFonts w:ascii="Times New Roman" w:hAnsi="Times New Roman" w:cs="Times New Roman"/>
            <w:noProof/>
            <w:sz w:val="24"/>
            <w:szCs w:val="24"/>
          </w:rPr>
          <w:t>3</w:t>
        </w:r>
      </w:hyperlink>
      <w:r w:rsidR="004D577F">
        <w:rPr>
          <w:rFonts w:ascii="Times New Roman" w:hAnsi="Times New Roman" w:cs="Times New Roman"/>
          <w:noProof/>
          <w:sz w:val="24"/>
          <w:szCs w:val="24"/>
        </w:rPr>
        <w:t xml:space="preserve">, </w:t>
      </w:r>
      <w:hyperlink w:anchor="_ENREF_4" w:tooltip="Rubin, 2010 #34" w:history="1">
        <w:r w:rsidR="008834D1">
          <w:rPr>
            <w:rFonts w:ascii="Times New Roman" w:hAnsi="Times New Roman" w:cs="Times New Roman"/>
            <w:noProof/>
            <w:sz w:val="24"/>
            <w:szCs w:val="24"/>
          </w:rPr>
          <w:t>4</w:t>
        </w:r>
      </w:hyperlink>
      <w:r w:rsidR="004D577F">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hint="eastAsia"/>
          <w:sz w:val="24"/>
          <w:szCs w:val="24"/>
        </w:rPr>
        <w:t xml:space="preserve">. We Z-transformed the Hp (Z(Hp)) and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(Z(</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distributions </w:t>
      </w:r>
      <w:r>
        <w:rPr>
          <w:rFonts w:ascii="Times New Roman" w:hAnsi="Times New Roman" w:cs="Times New Roman"/>
          <w:sz w:val="24"/>
          <w:szCs w:val="24"/>
        </w:rPr>
        <w:t>of</w:t>
      </w:r>
      <w:r>
        <w:rPr>
          <w:rFonts w:ascii="Times New Roman" w:hAnsi="Times New Roman" w:cs="Times New Roman" w:hint="eastAsia"/>
          <w:sz w:val="24"/>
          <w:szCs w:val="24"/>
        </w:rPr>
        <w:t xml:space="preserve"> autosomes and sex-chromosomes separately, and focused on putatively selective sweep regions falling at </w:t>
      </w:r>
      <w:r>
        <w:rPr>
          <w:rFonts w:ascii="Times New Roman" w:hAnsi="Times New Roman" w:cs="Times New Roman" w:hint="eastAsia"/>
          <w:sz w:val="24"/>
          <w:szCs w:val="24"/>
        </w:rPr>
        <w:lastRenderedPageBreak/>
        <w:t>least four/two standard deviations away from the mean of the genome-wide Z(Hp) and Z(</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w:t>
      </w:r>
      <w:r>
        <w:rPr>
          <w:rFonts w:ascii="Times New Roman" w:hAnsi="Times New Roman" w:cs="Times New Roman"/>
          <w:sz w:val="24"/>
          <w:szCs w:val="24"/>
        </w:rPr>
        <w:t>of</w:t>
      </w:r>
      <w:r>
        <w:rPr>
          <w:rFonts w:ascii="Times New Roman" w:hAnsi="Times New Roman" w:cs="Times New Roman" w:hint="eastAsia"/>
          <w:sz w:val="24"/>
          <w:szCs w:val="24"/>
        </w:rPr>
        <w:t xml:space="preserve"> autosomes and sex-chromosomes separately (</w:t>
      </w:r>
      <w:r w:rsidR="00724D98">
        <w:rPr>
          <w:rFonts w:ascii="Times New Roman" w:hAnsi="Times New Roman" w:cs="Times New Roman"/>
          <w:sz w:val="24"/>
          <w:szCs w:val="24"/>
        </w:rPr>
        <w:t xml:space="preserve">Fig. S23-S25; </w:t>
      </w:r>
      <w:r>
        <w:rPr>
          <w:rFonts w:ascii="Times New Roman" w:hAnsi="Times New Roman" w:cs="Times New Roman" w:hint="eastAsia"/>
          <w:sz w:val="24"/>
          <w:szCs w:val="24"/>
        </w:rPr>
        <w:t xml:space="preserve">Materials and Methods). This effort identified </w:t>
      </w:r>
      <w:r w:rsidRPr="00594C1F">
        <w:rPr>
          <w:rFonts w:ascii="Times New Roman" w:hAnsi="Times New Roman" w:cs="Times New Roman"/>
          <w:sz w:val="24"/>
          <w:szCs w:val="24"/>
        </w:rPr>
        <w:t>137</w:t>
      </w:r>
      <w:r>
        <w:rPr>
          <w:rFonts w:ascii="Times New Roman" w:hAnsi="Times New Roman" w:cs="Times New Roman" w:hint="eastAsia"/>
          <w:sz w:val="24"/>
          <w:szCs w:val="24"/>
        </w:rPr>
        <w:t xml:space="preserve"> regions with extremely low levels of Hp (average length = </w:t>
      </w:r>
      <w:r w:rsidRPr="00B8664D">
        <w:rPr>
          <w:rFonts w:ascii="Times New Roman" w:hAnsi="Times New Roman" w:cs="Times New Roman"/>
          <w:sz w:val="24"/>
          <w:szCs w:val="24"/>
        </w:rPr>
        <w:t>63</w:t>
      </w:r>
      <w:r>
        <w:rPr>
          <w:rFonts w:ascii="Times New Roman" w:hAnsi="Times New Roman" w:cs="Times New Roman" w:hint="eastAsia"/>
          <w:sz w:val="24"/>
          <w:szCs w:val="24"/>
        </w:rPr>
        <w:t>.</w:t>
      </w:r>
      <w:r w:rsidRPr="00B8664D">
        <w:rPr>
          <w:rFonts w:ascii="Times New Roman" w:hAnsi="Times New Roman" w:cs="Times New Roman"/>
          <w:sz w:val="24"/>
          <w:szCs w:val="24"/>
        </w:rPr>
        <w:t>623</w:t>
      </w:r>
      <w:r>
        <w:rPr>
          <w:rFonts w:ascii="Times New Roman" w:hAnsi="Times New Roman" w:cs="Times New Roman"/>
          <w:sz w:val="24"/>
          <w:szCs w:val="24"/>
        </w:rPr>
        <w:t>0</w:t>
      </w:r>
      <w:r>
        <w:rPr>
          <w:rFonts w:ascii="Times New Roman" w:hAnsi="Times New Roman" w:cs="Times New Roman" w:hint="eastAsia"/>
          <w:sz w:val="24"/>
          <w:szCs w:val="24"/>
        </w:rPr>
        <w:t xml:space="preserve"> kb, average Hp = </w:t>
      </w:r>
      <w:r w:rsidRPr="002629FE">
        <w:rPr>
          <w:rFonts w:ascii="Times New Roman" w:hAnsi="Times New Roman" w:cs="Times New Roman"/>
          <w:sz w:val="24"/>
          <w:szCs w:val="24"/>
        </w:rPr>
        <w:t>0.2</w:t>
      </w:r>
      <w:r>
        <w:rPr>
          <w:rFonts w:ascii="Times New Roman" w:hAnsi="Times New Roman" w:cs="Times New Roman" w:hint="eastAsia"/>
          <w:sz w:val="24"/>
          <w:szCs w:val="24"/>
        </w:rPr>
        <w:t>1</w:t>
      </w:r>
      <w:r>
        <w:rPr>
          <w:rFonts w:ascii="Times New Roman" w:hAnsi="Times New Roman" w:cs="Times New Roman"/>
          <w:sz w:val="24"/>
          <w:szCs w:val="24"/>
        </w:rPr>
        <w:t>00</w:t>
      </w:r>
      <w:r>
        <w:rPr>
          <w:rFonts w:ascii="Times New Roman" w:hAnsi="Times New Roman" w:cs="Times New Roman" w:hint="eastAsia"/>
          <w:sz w:val="24"/>
          <w:szCs w:val="24"/>
        </w:rPr>
        <w:t xml:space="preserve"> for autosomes; Hp =</w:t>
      </w:r>
      <w:r>
        <w:rPr>
          <w:rFonts w:ascii="Times New Roman" w:hAnsi="Times New Roman" w:cs="Times New Roman"/>
          <w:sz w:val="24"/>
          <w:szCs w:val="24"/>
        </w:rPr>
        <w:t xml:space="preserve"> </w:t>
      </w:r>
      <w:r w:rsidRPr="003B7F35">
        <w:rPr>
          <w:rFonts w:ascii="Times New Roman" w:hAnsi="Times New Roman" w:cs="Times New Roman"/>
          <w:sz w:val="24"/>
          <w:szCs w:val="24"/>
        </w:rPr>
        <w:t>0.2470</w:t>
      </w:r>
      <w:r w:rsidRPr="00594C1F">
        <w:rPr>
          <w:rFonts w:ascii="Times New Roman" w:hAnsi="Times New Roman" w:cs="Times New Roman"/>
          <w:sz w:val="24"/>
          <w:szCs w:val="24"/>
        </w:rPr>
        <w:t xml:space="preserve"> </w:t>
      </w:r>
      <w:r>
        <w:rPr>
          <w:rFonts w:ascii="Times New Roman" w:hAnsi="Times New Roman" w:cs="Times New Roman" w:hint="eastAsia"/>
          <w:sz w:val="24"/>
          <w:szCs w:val="24"/>
        </w:rPr>
        <w:t xml:space="preserve">for sex-chromosomes), and </w:t>
      </w:r>
      <w:r w:rsidRPr="00594C1F">
        <w:rPr>
          <w:rFonts w:ascii="Times New Roman" w:hAnsi="Times New Roman" w:cs="Times New Roman"/>
          <w:sz w:val="24"/>
          <w:szCs w:val="24"/>
        </w:rPr>
        <w:t>145</w:t>
      </w:r>
      <w:r>
        <w:rPr>
          <w:rFonts w:ascii="Times New Roman" w:hAnsi="Times New Roman" w:cs="Times New Roman" w:hint="eastAsia"/>
          <w:sz w:val="24"/>
          <w:szCs w:val="24"/>
        </w:rPr>
        <w:t xml:space="preserve"> regions with </w:t>
      </w:r>
      <w:r>
        <w:rPr>
          <w:rFonts w:ascii="Times New Roman" w:hAnsi="Times New Roman" w:cs="Times New Roman"/>
          <w:sz w:val="24"/>
          <w:szCs w:val="24"/>
        </w:rPr>
        <w:t>significantly</w:t>
      </w:r>
      <w:r>
        <w:rPr>
          <w:rFonts w:ascii="Times New Roman" w:hAnsi="Times New Roman" w:cs="Times New Roman" w:hint="eastAsia"/>
          <w:sz w:val="24"/>
          <w:szCs w:val="24"/>
        </w:rPr>
        <w:t xml:space="preserve"> elevated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values (average </w:t>
      </w:r>
      <w:r>
        <w:rPr>
          <w:rFonts w:ascii="Times New Roman" w:hAnsi="Times New Roman" w:cs="Times New Roman"/>
          <w:sz w:val="24"/>
          <w:szCs w:val="24"/>
        </w:rPr>
        <w:t>length</w:t>
      </w:r>
      <w:r>
        <w:rPr>
          <w:rFonts w:ascii="Times New Roman" w:hAnsi="Times New Roman" w:cs="Times New Roman" w:hint="eastAsia"/>
          <w:sz w:val="24"/>
          <w:szCs w:val="24"/>
        </w:rPr>
        <w:t xml:space="preserve"> = </w:t>
      </w:r>
      <w:r w:rsidRPr="00594C1F">
        <w:rPr>
          <w:rFonts w:ascii="Times New Roman" w:hAnsi="Times New Roman" w:cs="Times New Roman"/>
          <w:sz w:val="24"/>
          <w:szCs w:val="24"/>
        </w:rPr>
        <w:t>58.767</w:t>
      </w:r>
      <w:r>
        <w:rPr>
          <w:rFonts w:ascii="Times New Roman" w:hAnsi="Times New Roman" w:cs="Times New Roman"/>
          <w:sz w:val="24"/>
          <w:szCs w:val="24"/>
        </w:rPr>
        <w:t>0</w:t>
      </w:r>
      <w:r>
        <w:rPr>
          <w:rFonts w:ascii="Times New Roman" w:hAnsi="Times New Roman" w:cs="Times New Roman" w:hint="eastAsia"/>
          <w:sz w:val="24"/>
          <w:szCs w:val="24"/>
        </w:rPr>
        <w:t xml:space="preserve"> kb, average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 </w:t>
      </w:r>
      <w:r w:rsidRPr="003B7F35">
        <w:rPr>
          <w:rFonts w:ascii="Times New Roman" w:hAnsi="Times New Roman" w:cs="Times New Roman"/>
          <w:sz w:val="24"/>
          <w:szCs w:val="24"/>
        </w:rPr>
        <w:t>0.539</w:t>
      </w:r>
      <w:r w:rsidRPr="00FB697F">
        <w:rPr>
          <w:rFonts w:ascii="Times New Roman" w:hAnsi="Times New Roman" w:cs="Times New Roman"/>
          <w:sz w:val="24"/>
          <w:szCs w:val="24"/>
        </w:rPr>
        <w:t>0</w:t>
      </w:r>
      <w:r>
        <w:rPr>
          <w:rFonts w:ascii="Times New Roman" w:hAnsi="Times New Roman" w:cs="Times New Roman" w:hint="eastAsia"/>
          <w:sz w:val="24"/>
          <w:szCs w:val="24"/>
        </w:rPr>
        <w:t xml:space="preserve"> </w:t>
      </w:r>
      <w:r>
        <w:rPr>
          <w:rFonts w:ascii="Times New Roman" w:hAnsi="Times New Roman" w:cs="Times New Roman"/>
          <w:sz w:val="24"/>
          <w:szCs w:val="24"/>
        </w:rPr>
        <w:t>for autosomes</w:t>
      </w:r>
      <w:r>
        <w:rPr>
          <w:rFonts w:ascii="Times New Roman" w:hAnsi="Times New Roman" w:cs="Times New Roman" w:hint="eastAsia"/>
          <w:sz w:val="24"/>
          <w:szCs w:val="24"/>
        </w:rPr>
        <w:t>, average</w:t>
      </w:r>
      <w:r>
        <w:rPr>
          <w:rFonts w:ascii="Times New Roman" w:hAnsi="Times New Roman" w:cs="Times New Roman"/>
          <w:i/>
          <w:sz w:val="24"/>
          <w:szCs w:val="24"/>
        </w:rPr>
        <w:t xml:space="preserve">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sidDel="00DD0FC1">
        <w:rPr>
          <w:rFonts w:ascii="Times New Roman" w:hAnsi="Times New Roman" w:cs="Times New Roman" w:hint="eastAsia"/>
          <w:sz w:val="24"/>
          <w:szCs w:val="24"/>
        </w:rPr>
        <w:t xml:space="preserve"> </w:t>
      </w:r>
      <w:r>
        <w:rPr>
          <w:rFonts w:ascii="Times New Roman" w:hAnsi="Times New Roman" w:cs="Times New Roman" w:hint="eastAsia"/>
          <w:sz w:val="24"/>
          <w:szCs w:val="24"/>
        </w:rPr>
        <w:t>= 0.394</w:t>
      </w:r>
      <w:r>
        <w:rPr>
          <w:rFonts w:ascii="Times New Roman" w:hAnsi="Times New Roman" w:cs="Times New Roman"/>
          <w:sz w:val="24"/>
          <w:szCs w:val="24"/>
        </w:rPr>
        <w:t xml:space="preserve"> for sex-chromosomes</w:t>
      </w:r>
      <w:r>
        <w:rPr>
          <w:rFonts w:ascii="Times New Roman" w:hAnsi="Times New Roman" w:cs="Times New Roman" w:hint="eastAsia"/>
          <w:sz w:val="24"/>
          <w:szCs w:val="24"/>
        </w:rPr>
        <w:t>). However, only a small proportion (</w:t>
      </w:r>
      <w:r w:rsidRPr="00594C1F">
        <w:rPr>
          <w:rFonts w:ascii="Times New Roman" w:hAnsi="Times New Roman" w:cs="Times New Roman"/>
          <w:sz w:val="24"/>
          <w:szCs w:val="24"/>
        </w:rPr>
        <w:t>17 regions covering 7.4 Mb</w:t>
      </w:r>
      <w:r>
        <w:rPr>
          <w:rFonts w:ascii="Times New Roman" w:hAnsi="Times New Roman" w:cs="Times New Roman"/>
          <w:sz w:val="24"/>
          <w:szCs w:val="24"/>
        </w:rPr>
        <w:t xml:space="preserve"> and</w:t>
      </w:r>
      <w:r>
        <w:rPr>
          <w:rFonts w:ascii="Times New Roman" w:hAnsi="Times New Roman" w:cs="Times New Roman" w:hint="eastAsia"/>
          <w:sz w:val="24"/>
          <w:szCs w:val="24"/>
        </w:rPr>
        <w:t xml:space="preserve"> contain</w:t>
      </w:r>
      <w:r>
        <w:rPr>
          <w:rFonts w:ascii="Times New Roman" w:hAnsi="Times New Roman" w:cs="Times New Roman"/>
          <w:sz w:val="24"/>
          <w:szCs w:val="24"/>
        </w:rPr>
        <w:t>ing</w:t>
      </w:r>
      <w:r>
        <w:rPr>
          <w:rFonts w:ascii="Times New Roman" w:hAnsi="Times New Roman" w:cs="Times New Roman" w:hint="eastAsia"/>
          <w:sz w:val="24"/>
          <w:szCs w:val="24"/>
        </w:rPr>
        <w:t xml:space="preserve"> 36 genes;</w:t>
      </w:r>
      <w:r>
        <w:rPr>
          <w:rFonts w:ascii="Times New Roman" w:hAnsi="Times New Roman" w:cs="Times New Roman"/>
          <w:sz w:val="24"/>
          <w:szCs w:val="24"/>
        </w:rPr>
        <w:t xml:space="preserve"> </w:t>
      </w:r>
      <w:r>
        <w:rPr>
          <w:rFonts w:ascii="Times New Roman" w:hAnsi="Times New Roman" w:cs="Times New Roman" w:hint="eastAsia"/>
          <w:sz w:val="24"/>
          <w:szCs w:val="24"/>
        </w:rPr>
        <w:t xml:space="preserve">9 of these regions located in autosomes) putative selective sweep regions were predicted using both extremely low levels of </w:t>
      </w:r>
      <w:r w:rsidRPr="007C57DA">
        <w:rPr>
          <w:rFonts w:ascii="Times New Roman" w:hAnsi="Times New Roman" w:cs="Times New Roman" w:hint="eastAsia"/>
          <w:sz w:val="24"/>
          <w:szCs w:val="24"/>
        </w:rPr>
        <w:t>Hp</w:t>
      </w:r>
      <w:r>
        <w:rPr>
          <w:rFonts w:ascii="Times New Roman" w:hAnsi="Times New Roman" w:cs="Times New Roman" w:hint="eastAsia"/>
          <w:sz w:val="24"/>
          <w:szCs w:val="24"/>
        </w:rPr>
        <w:t xml:space="preserve"> and </w:t>
      </w:r>
      <w:r>
        <w:rPr>
          <w:rFonts w:ascii="Times New Roman" w:hAnsi="Times New Roman" w:cs="Times New Roman"/>
          <w:sz w:val="24"/>
          <w:szCs w:val="24"/>
        </w:rPr>
        <w:t>significantly</w:t>
      </w:r>
      <w:r>
        <w:rPr>
          <w:rFonts w:ascii="Times New Roman" w:hAnsi="Times New Roman" w:cs="Times New Roman" w:hint="eastAsia"/>
          <w:sz w:val="24"/>
          <w:szCs w:val="24"/>
        </w:rPr>
        <w:t xml:space="preserve"> elevated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values</w:t>
      </w:r>
      <w:r w:rsidR="003B0A2B">
        <w:rPr>
          <w:rFonts w:ascii="Times New Roman" w:hAnsi="Times New Roman" w:cs="Times New Roman"/>
          <w:sz w:val="24"/>
          <w:szCs w:val="24"/>
        </w:rPr>
        <w:t xml:space="preserve"> (</w:t>
      </w:r>
      <w:r w:rsidR="00542052">
        <w:rPr>
          <w:rFonts w:ascii="Times New Roman" w:hAnsi="Times New Roman" w:cs="Times New Roman"/>
          <w:sz w:val="24"/>
          <w:szCs w:val="24"/>
        </w:rPr>
        <w:t>Fig. S26</w:t>
      </w:r>
      <w:r w:rsidR="003B0A2B">
        <w:rPr>
          <w:rFonts w:ascii="Times New Roman" w:hAnsi="Times New Roman" w:cs="Times New Roman"/>
          <w:sz w:val="24"/>
          <w:szCs w:val="24"/>
        </w:rPr>
        <w:t>)</w:t>
      </w:r>
      <w:r>
        <w:rPr>
          <w:rFonts w:ascii="Times New Roman" w:hAnsi="Times New Roman" w:cs="Times New Roman" w:hint="eastAsia"/>
          <w:sz w:val="24"/>
          <w:szCs w:val="24"/>
        </w:rPr>
        <w:t xml:space="preserve">. Such observation might be partly attributed to that the domestic lineage and wild lineage were under different evolutionary patterns after they had diverged about </w:t>
      </w:r>
      <w:r w:rsidRPr="00C6001A">
        <w:rPr>
          <w:rFonts w:ascii="Times New Roman" w:hAnsi="Times New Roman" w:cs="Times New Roman"/>
          <w:sz w:val="24"/>
          <w:szCs w:val="24"/>
        </w:rPr>
        <w:t>10</w:t>
      </w:r>
      <w:r w:rsidRPr="00C049BA">
        <w:rPr>
          <w:rFonts w:ascii="Times New Roman" w:hAnsi="Times New Roman" w:cs="Times New Roman"/>
          <w:sz w:val="24"/>
          <w:szCs w:val="24"/>
        </w:rPr>
        <w:t>0</w:t>
      </w:r>
      <w:r>
        <w:rPr>
          <w:rFonts w:ascii="Times New Roman" w:hAnsi="Times New Roman" w:cs="Times New Roman"/>
          <w:sz w:val="24"/>
          <w:szCs w:val="24"/>
        </w:rPr>
        <w:t xml:space="preserve"> ~200 </w:t>
      </w:r>
      <w:proofErr w:type="spellStart"/>
      <w:r>
        <w:rPr>
          <w:rFonts w:ascii="Times New Roman" w:hAnsi="Times New Roman" w:cs="Times New Roman"/>
          <w:sz w:val="24"/>
          <w:szCs w:val="24"/>
        </w:rPr>
        <w:t>Kyrs</w:t>
      </w:r>
      <w:proofErr w:type="spellEnd"/>
      <w:r>
        <w:rPr>
          <w:rFonts w:ascii="Times New Roman" w:hAnsi="Times New Roman" w:cs="Times New Roman"/>
          <w:sz w:val="24"/>
          <w:szCs w:val="24"/>
        </w:rPr>
        <w:t>.</w:t>
      </w:r>
      <w:r>
        <w:rPr>
          <w:rFonts w:ascii="Times New Roman" w:hAnsi="Times New Roman" w:cs="Times New Roman" w:hint="eastAsia"/>
          <w:sz w:val="24"/>
          <w:szCs w:val="24"/>
        </w:rPr>
        <w:t xml:space="preserve"> For example, the wild lineage (mallard duck and spot-billed ancestors) seemed to benefit from positive selection and dramatically increased their effective population sizes once or twice times, while the domestic lineage dramatically declined their effective population sizes during LGP (Fig. 3</w:t>
      </w:r>
      <w:r w:rsidR="00134D05">
        <w:rPr>
          <w:rFonts w:ascii="Times New Roman" w:hAnsi="Times New Roman" w:cs="Times New Roman"/>
          <w:sz w:val="24"/>
          <w:szCs w:val="24"/>
        </w:rPr>
        <w:t>; Fig. S17</w:t>
      </w:r>
      <w:r>
        <w:rPr>
          <w:rFonts w:ascii="Times New Roman" w:hAnsi="Times New Roman" w:cs="Times New Roman" w:hint="eastAsia"/>
          <w:sz w:val="24"/>
          <w:szCs w:val="24"/>
        </w:rPr>
        <w:t xml:space="preserve">). This complex demographic history of the domestic and wild lineage might affect the </w:t>
      </w:r>
      <w:r w:rsidRPr="00CB79F4">
        <w:rPr>
          <w:rFonts w:ascii="Times New Roman" w:hAnsi="Times New Roman" w:cs="Times New Roman"/>
          <w:i/>
          <w:sz w:val="24"/>
          <w:szCs w:val="24"/>
        </w:rPr>
        <w:t>F</w:t>
      </w:r>
      <w:r w:rsidRPr="00BE6D39">
        <w:rPr>
          <w:rFonts w:ascii="Times New Roman" w:hAnsi="Times New Roman" w:cs="Times New Roman"/>
          <w:sz w:val="24"/>
          <w:szCs w:val="24"/>
          <w:vertAlign w:val="subscript"/>
        </w:rPr>
        <w:t>ST</w:t>
      </w:r>
      <w:r>
        <w:rPr>
          <w:rFonts w:ascii="Times New Roman" w:hAnsi="Times New Roman" w:cs="Times New Roman" w:hint="eastAsia"/>
          <w:sz w:val="24"/>
          <w:szCs w:val="24"/>
        </w:rPr>
        <w:t xml:space="preserve"> distribution. W</w:t>
      </w:r>
      <w:r>
        <w:rPr>
          <w:rStyle w:val="apple-converted-space"/>
          <w:rFonts w:ascii="Times New Roman" w:hAnsi="Times New Roman" w:cs="Times New Roman" w:hint="eastAsia"/>
          <w:color w:val="000000" w:themeColor="text1"/>
          <w:sz w:val="24"/>
          <w:szCs w:val="24"/>
          <w:shd w:val="clear" w:color="auto" w:fill="FFFFFF"/>
        </w:rPr>
        <w:t xml:space="preserve">e therefore focused on these </w:t>
      </w:r>
      <w:r w:rsidRPr="00594C1F">
        <w:rPr>
          <w:rStyle w:val="apple-converted-space"/>
          <w:rFonts w:ascii="Times New Roman" w:hAnsi="Times New Roman" w:cs="Times New Roman"/>
          <w:color w:val="000000" w:themeColor="text1"/>
          <w:sz w:val="24"/>
          <w:szCs w:val="24"/>
          <w:shd w:val="clear" w:color="auto" w:fill="FFFFFF"/>
        </w:rPr>
        <w:t>137</w:t>
      </w:r>
      <w:r>
        <w:rPr>
          <w:rStyle w:val="apple-converted-space"/>
          <w:rFonts w:ascii="Times New Roman" w:hAnsi="Times New Roman" w:cs="Times New Roman" w:hint="eastAsia"/>
          <w:color w:val="000000" w:themeColor="text1"/>
          <w:sz w:val="24"/>
          <w:szCs w:val="24"/>
          <w:shd w:val="clear" w:color="auto" w:fill="FFFFFF"/>
        </w:rPr>
        <w:t xml:space="preserve"> candidate domestic regions (CDRs) showing extremely lower levels of heterozygosity (</w:t>
      </w:r>
      <w:r w:rsidR="00971E01">
        <w:rPr>
          <w:rStyle w:val="apple-converted-space"/>
          <w:rFonts w:ascii="Times New Roman" w:hAnsi="Times New Roman" w:cs="Times New Roman"/>
          <w:color w:val="000000" w:themeColor="text1"/>
          <w:sz w:val="24"/>
          <w:szCs w:val="24"/>
          <w:shd w:val="clear" w:color="auto" w:fill="FFFFFF"/>
        </w:rPr>
        <w:t>SI Appendix</w:t>
      </w:r>
      <w:r w:rsidR="00B56D8F">
        <w:rPr>
          <w:rStyle w:val="apple-converted-space"/>
          <w:rFonts w:ascii="Times New Roman" w:hAnsi="Times New Roman" w:cs="Times New Roman"/>
          <w:color w:val="000000" w:themeColor="text1"/>
          <w:sz w:val="24"/>
          <w:szCs w:val="24"/>
          <w:shd w:val="clear" w:color="auto" w:fill="FFFFFF"/>
        </w:rPr>
        <w:t>; Fig. S18</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t>W</w:t>
      </w:r>
      <w:r>
        <w:rPr>
          <w:rStyle w:val="apple-converted-space"/>
          <w:rFonts w:ascii="Times New Roman" w:hAnsi="Times New Roman" w:cs="Times New Roman" w:hint="eastAsia"/>
          <w:color w:val="000000" w:themeColor="text1"/>
          <w:sz w:val="24"/>
          <w:szCs w:val="24"/>
          <w:shd w:val="clear" w:color="auto" w:fill="FFFFFF"/>
        </w:rPr>
        <w:t xml:space="preserve">e found that </w:t>
      </w:r>
      <w:r w:rsidRPr="00594C1F">
        <w:rPr>
          <w:rStyle w:val="apple-converted-space"/>
          <w:rFonts w:ascii="Times New Roman" w:hAnsi="Times New Roman" w:cs="Times New Roman"/>
          <w:color w:val="000000" w:themeColor="text1"/>
          <w:sz w:val="24"/>
          <w:szCs w:val="24"/>
          <w:shd w:val="clear" w:color="auto" w:fill="FFFFFF"/>
        </w:rPr>
        <w:t>131</w:t>
      </w:r>
      <w:r w:rsidRPr="003769DB">
        <w:rPr>
          <w:rStyle w:val="apple-converted-space"/>
          <w:rFonts w:ascii="Times New Roman" w:hAnsi="Times New Roman" w:cs="Times New Roman" w:hint="eastAsia"/>
          <w:color w:val="000000" w:themeColor="text1"/>
          <w:sz w:val="24"/>
          <w:szCs w:val="24"/>
          <w:shd w:val="clear" w:color="auto" w:fill="FFFFFF"/>
        </w:rPr>
        <w:t xml:space="preserve"> genes and </w:t>
      </w:r>
      <w:r w:rsidRPr="00594C1F">
        <w:rPr>
          <w:rStyle w:val="apple-converted-space"/>
          <w:rFonts w:ascii="Times New Roman" w:hAnsi="Times New Roman" w:cs="Times New Roman"/>
          <w:color w:val="000000" w:themeColor="text1"/>
          <w:sz w:val="24"/>
          <w:szCs w:val="24"/>
          <w:shd w:val="clear" w:color="auto" w:fill="FFFFFF"/>
        </w:rPr>
        <w:t>289</w:t>
      </w:r>
      <w:r w:rsidRPr="003769DB">
        <w:rPr>
          <w:rStyle w:val="apple-converted-space"/>
          <w:rFonts w:ascii="Times New Roman" w:hAnsi="Times New Roman" w:cs="Times New Roman" w:hint="eastAsia"/>
          <w:color w:val="000000" w:themeColor="text1"/>
          <w:sz w:val="24"/>
          <w:szCs w:val="24"/>
          <w:shd w:val="clear" w:color="auto" w:fill="FFFFFF"/>
        </w:rPr>
        <w:t xml:space="preserve"> miRNAs contained in </w:t>
      </w:r>
      <w:r w:rsidRPr="00594C1F">
        <w:rPr>
          <w:rStyle w:val="apple-converted-space"/>
          <w:rFonts w:ascii="Times New Roman" w:hAnsi="Times New Roman" w:cs="Times New Roman"/>
          <w:color w:val="000000" w:themeColor="text1"/>
          <w:sz w:val="24"/>
          <w:szCs w:val="24"/>
          <w:shd w:val="clear" w:color="auto" w:fill="FFFFFF"/>
        </w:rPr>
        <w:t>80</w:t>
      </w:r>
      <w:r w:rsidRPr="003769DB">
        <w:rPr>
          <w:rStyle w:val="apple-converted-space"/>
          <w:rFonts w:ascii="Times New Roman" w:hAnsi="Times New Roman" w:cs="Times New Roman" w:hint="eastAsia"/>
          <w:color w:val="000000" w:themeColor="text1"/>
          <w:sz w:val="24"/>
          <w:szCs w:val="24"/>
          <w:shd w:val="clear" w:color="auto" w:fill="FFFFFF"/>
        </w:rPr>
        <w:t xml:space="preserve"> of these CDRs, while </w:t>
      </w:r>
      <w:r w:rsidRPr="00594C1F">
        <w:rPr>
          <w:rStyle w:val="apple-converted-space"/>
          <w:rFonts w:ascii="Times New Roman" w:hAnsi="Times New Roman" w:cs="Times New Roman"/>
          <w:color w:val="000000" w:themeColor="text1"/>
          <w:sz w:val="24"/>
          <w:szCs w:val="24"/>
          <w:shd w:val="clear" w:color="auto" w:fill="FFFFFF"/>
        </w:rPr>
        <w:t>47</w:t>
      </w:r>
      <w:r w:rsidRPr="003769DB">
        <w:rPr>
          <w:rStyle w:val="apple-converted-space"/>
          <w:rFonts w:ascii="Times New Roman" w:hAnsi="Times New Roman" w:cs="Times New Roman" w:hint="eastAsia"/>
          <w:color w:val="000000" w:themeColor="text1"/>
          <w:sz w:val="24"/>
          <w:szCs w:val="24"/>
          <w:shd w:val="clear" w:color="auto" w:fill="FFFFFF"/>
        </w:rPr>
        <w:t xml:space="preserve"> genes closest to one of </w:t>
      </w:r>
      <w:r w:rsidRPr="00594C1F">
        <w:rPr>
          <w:rStyle w:val="apple-converted-space"/>
          <w:rFonts w:ascii="Times New Roman" w:hAnsi="Times New Roman" w:cs="Times New Roman"/>
          <w:color w:val="000000" w:themeColor="text1"/>
          <w:sz w:val="24"/>
          <w:szCs w:val="24"/>
          <w:shd w:val="clear" w:color="auto" w:fill="FFFFFF"/>
        </w:rPr>
        <w:t>33</w:t>
      </w:r>
      <w:r>
        <w:rPr>
          <w:rStyle w:val="apple-converted-space"/>
          <w:rFonts w:ascii="Times New Roman" w:hAnsi="Times New Roman" w:cs="Times New Roman" w:hint="eastAsia"/>
          <w:color w:val="000000" w:themeColor="text1"/>
          <w:sz w:val="24"/>
          <w:szCs w:val="24"/>
          <w:shd w:val="clear" w:color="auto" w:fill="FFFFFF"/>
        </w:rPr>
        <w:t xml:space="preserve"> CDRs when we extended </w:t>
      </w:r>
      <w:r>
        <w:rPr>
          <w:rFonts w:ascii="Times New Roman" w:hAnsi="Times New Roman" w:cs="Times New Roman" w:hint="eastAsia"/>
          <w:sz w:val="24"/>
          <w:szCs w:val="24"/>
        </w:rPr>
        <w:t xml:space="preserve">180 kb in both upstream and downstream of </w:t>
      </w:r>
      <w:r>
        <w:rPr>
          <w:rFonts w:ascii="Times New Roman" w:hAnsi="Times New Roman" w:cs="Times New Roman"/>
          <w:sz w:val="24"/>
          <w:szCs w:val="24"/>
        </w:rPr>
        <w:t>each</w:t>
      </w:r>
      <w:r>
        <w:rPr>
          <w:rFonts w:ascii="Times New Roman" w:hAnsi="Times New Roman" w:cs="Times New Roman" w:hint="eastAsia"/>
          <w:sz w:val="24"/>
          <w:szCs w:val="24"/>
        </w:rPr>
        <w:t xml:space="preserve"> these 57 </w:t>
      </w:r>
      <w:r w:rsidRPr="00594C1F">
        <w:rPr>
          <w:rFonts w:ascii="Times New Roman" w:hAnsi="Times New Roman" w:cs="Times New Roman"/>
          <w:sz w:val="24"/>
          <w:szCs w:val="24"/>
        </w:rPr>
        <w:t>CDRs</w:t>
      </w:r>
      <w:r w:rsidRPr="00594C1F">
        <w:rPr>
          <w:rStyle w:val="apple-converted-space"/>
          <w:rFonts w:ascii="Times New Roman" w:hAnsi="Times New Roman" w:cs="Times New Roman"/>
          <w:color w:val="000000" w:themeColor="text1"/>
          <w:sz w:val="24"/>
          <w:szCs w:val="24"/>
          <w:shd w:val="clear" w:color="auto" w:fill="FFFFFF"/>
        </w:rPr>
        <w:t xml:space="preserve"> containing none annotated protein coding genes</w:t>
      </w:r>
      <w:r>
        <w:rPr>
          <w:rStyle w:val="apple-converted-space"/>
          <w:rFonts w:ascii="Times New Roman" w:hAnsi="Times New Roman" w:cs="Times New Roman" w:hint="eastAsia"/>
          <w:color w:val="000000" w:themeColor="text1"/>
          <w:sz w:val="24"/>
          <w:szCs w:val="24"/>
          <w:shd w:val="clear" w:color="auto" w:fill="FFFFFF"/>
        </w:rPr>
        <w:t xml:space="preserve"> (</w:t>
      </w:r>
      <w:r w:rsidR="008F1B8A">
        <w:rPr>
          <w:rStyle w:val="apple-converted-space"/>
          <w:rFonts w:ascii="Times New Roman" w:hAnsi="Times New Roman" w:cs="Times New Roman"/>
          <w:color w:val="000000" w:themeColor="text1"/>
          <w:sz w:val="24"/>
          <w:szCs w:val="24"/>
          <w:shd w:val="clear" w:color="auto" w:fill="FFFFFF"/>
        </w:rPr>
        <w:t>Table S</w:t>
      </w:r>
      <w:r w:rsidR="00A51EF1">
        <w:rPr>
          <w:rStyle w:val="apple-converted-space"/>
          <w:rFonts w:ascii="Times New Roman" w:hAnsi="Times New Roman" w:cs="Times New Roman"/>
          <w:color w:val="000000" w:themeColor="text1"/>
          <w:sz w:val="24"/>
          <w:szCs w:val="24"/>
          <w:shd w:val="clear" w:color="auto" w:fill="FFFFFF"/>
        </w:rPr>
        <w:t>18, S20</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t xml:space="preserve">Further gene ontology analysis indicated that 162 genes in or closest to these 137 CDRs </w:t>
      </w:r>
      <w:r>
        <w:rPr>
          <w:rStyle w:val="apple-converted-space"/>
          <w:rFonts w:ascii="Times New Roman" w:hAnsi="Times New Roman" w:cs="Times New Roman"/>
          <w:color w:val="000000" w:themeColor="text1"/>
          <w:sz w:val="24"/>
          <w:szCs w:val="24"/>
          <w:shd w:val="clear" w:color="auto" w:fill="FFFFFF"/>
        </w:rPr>
        <w:lastRenderedPageBreak/>
        <w:t xml:space="preserve">were related to </w:t>
      </w:r>
      <w:r w:rsidRPr="0001384A">
        <w:rPr>
          <w:rStyle w:val="apple-converted-space"/>
          <w:rFonts w:ascii="Times New Roman" w:hAnsi="Times New Roman" w:cs="Times New Roman"/>
          <w:color w:val="000000" w:themeColor="text1"/>
          <w:sz w:val="24"/>
          <w:szCs w:val="24"/>
          <w:shd w:val="clear" w:color="auto" w:fill="FFFFFF"/>
        </w:rPr>
        <w:t>1</w:t>
      </w:r>
      <w:r w:rsidRPr="00594C1F">
        <w:rPr>
          <w:rStyle w:val="apple-converted-space"/>
          <w:rFonts w:ascii="Times New Roman" w:hAnsi="Times New Roman" w:cs="Times New Roman"/>
          <w:color w:val="000000" w:themeColor="text1"/>
          <w:sz w:val="24"/>
          <w:szCs w:val="24"/>
          <w:shd w:val="clear" w:color="auto" w:fill="FFFFFF"/>
        </w:rPr>
        <w:t>45</w:t>
      </w:r>
      <w:r>
        <w:rPr>
          <w:rStyle w:val="apple-converted-space"/>
          <w:rFonts w:ascii="Times New Roman" w:hAnsi="Times New Roman" w:cs="Times New Roman" w:hint="eastAsia"/>
          <w:color w:val="000000" w:themeColor="text1"/>
          <w:sz w:val="24"/>
          <w:szCs w:val="24"/>
          <w:shd w:val="clear" w:color="auto" w:fill="FFFFFF"/>
        </w:rPr>
        <w:t xml:space="preserve"> biological process categories (p-value &lt;0.05) representing developmental signaling and nervous system, </w:t>
      </w:r>
      <w:r>
        <w:rPr>
          <w:rStyle w:val="apple-converted-space"/>
          <w:rFonts w:ascii="Times New Roman" w:hAnsi="Times New Roman" w:cs="Times New Roman"/>
          <w:color w:val="000000" w:themeColor="text1"/>
          <w:sz w:val="24"/>
          <w:szCs w:val="24"/>
          <w:shd w:val="clear" w:color="auto" w:fill="FFFFFF"/>
        </w:rPr>
        <w:t>lipid</w:t>
      </w:r>
      <w:r>
        <w:rPr>
          <w:rStyle w:val="apple-converted-space"/>
          <w:rFonts w:ascii="Times New Roman" w:hAnsi="Times New Roman" w:cs="Times New Roman" w:hint="eastAsia"/>
          <w:color w:val="000000" w:themeColor="text1"/>
          <w:sz w:val="24"/>
          <w:szCs w:val="24"/>
          <w:shd w:val="clear" w:color="auto" w:fill="FFFFFF"/>
        </w:rPr>
        <w:t>,</w:t>
      </w:r>
      <w:r>
        <w:t xml:space="preserve"> </w:t>
      </w:r>
      <w:r>
        <w:rPr>
          <w:rStyle w:val="apple-converted-space"/>
          <w:rFonts w:ascii="Times New Roman" w:hAnsi="Times New Roman" w:cs="Times New Roman"/>
          <w:color w:val="000000" w:themeColor="text1"/>
          <w:sz w:val="24"/>
          <w:szCs w:val="24"/>
          <w:shd w:val="clear" w:color="auto" w:fill="FFFFFF"/>
        </w:rPr>
        <w:t>carbohydrate</w:t>
      </w:r>
      <w:r>
        <w:rPr>
          <w:rStyle w:val="apple-converted-space"/>
          <w:rFonts w:ascii="Times New Roman" w:hAnsi="Times New Roman" w:cs="Times New Roman" w:hint="eastAsia"/>
          <w:color w:val="000000" w:themeColor="text1"/>
          <w:sz w:val="24"/>
          <w:szCs w:val="24"/>
          <w:shd w:val="clear" w:color="auto" w:fill="FFFFFF"/>
        </w:rPr>
        <w:t xml:space="preserve"> and protein</w:t>
      </w:r>
      <w:r>
        <w:rPr>
          <w:rStyle w:val="apple-converted-space"/>
          <w:rFonts w:ascii="Times New Roman" w:hAnsi="Times New Roman" w:cs="Times New Roman"/>
          <w:color w:val="000000" w:themeColor="text1"/>
          <w:sz w:val="24"/>
          <w:szCs w:val="24"/>
          <w:shd w:val="clear" w:color="auto" w:fill="FFFFFF"/>
        </w:rPr>
        <w:t xml:space="preserve"> metabolic</w:t>
      </w:r>
      <w:r>
        <w:rPr>
          <w:rStyle w:val="apple-converted-space"/>
          <w:rFonts w:ascii="Times New Roman" w:hAnsi="Times New Roman" w:cs="Times New Roman" w:hint="eastAsia"/>
          <w:color w:val="000000" w:themeColor="text1"/>
          <w:sz w:val="24"/>
          <w:szCs w:val="24"/>
          <w:shd w:val="clear" w:color="auto" w:fill="FFFFFF"/>
        </w:rPr>
        <w:t xml:space="preserve"> process, cell division and immune response (</w:t>
      </w:r>
      <w:r w:rsidR="00A51EF1">
        <w:rPr>
          <w:rStyle w:val="apple-converted-space"/>
          <w:rFonts w:ascii="Times New Roman" w:hAnsi="Times New Roman" w:cs="Times New Roman"/>
          <w:color w:val="000000" w:themeColor="text1"/>
          <w:sz w:val="24"/>
          <w:szCs w:val="24"/>
          <w:shd w:val="clear" w:color="auto" w:fill="FFFFFF"/>
        </w:rPr>
        <w:t>Table S21</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t>Among them, two genes (</w:t>
      </w:r>
      <w:r w:rsidRPr="00971146">
        <w:rPr>
          <w:rStyle w:val="apple-converted-space"/>
          <w:rFonts w:ascii="Times New Roman" w:hAnsi="Times New Roman" w:cs="Times New Roman"/>
          <w:i/>
          <w:color w:val="000000" w:themeColor="text1"/>
          <w:sz w:val="24"/>
          <w:szCs w:val="24"/>
          <w:shd w:val="clear" w:color="auto" w:fill="FFFFFF"/>
        </w:rPr>
        <w:t>NLGN1</w:t>
      </w:r>
      <w:r>
        <w:rPr>
          <w:rStyle w:val="apple-converted-space"/>
          <w:rFonts w:ascii="Times New Roman" w:hAnsi="Times New Roman" w:cs="Times New Roman" w:hint="eastAsia"/>
          <w:color w:val="000000" w:themeColor="text1"/>
          <w:sz w:val="24"/>
          <w:szCs w:val="24"/>
          <w:shd w:val="clear" w:color="auto" w:fill="FFFFFF"/>
        </w:rPr>
        <w:t xml:space="preserve"> and </w:t>
      </w:r>
      <w:r w:rsidRPr="00971146">
        <w:rPr>
          <w:rStyle w:val="apple-converted-space"/>
          <w:rFonts w:ascii="Times New Roman" w:hAnsi="Times New Roman" w:cs="Times New Roman"/>
          <w:i/>
          <w:color w:val="000000" w:themeColor="text1"/>
          <w:sz w:val="24"/>
          <w:szCs w:val="24"/>
          <w:shd w:val="clear" w:color="auto" w:fill="FFFFFF"/>
        </w:rPr>
        <w:t>PER2</w:t>
      </w:r>
      <w:r>
        <w:rPr>
          <w:rStyle w:val="apple-converted-space"/>
          <w:rFonts w:ascii="Times New Roman" w:hAnsi="Times New Roman" w:cs="Times New Roman"/>
          <w:color w:val="000000" w:themeColor="text1"/>
          <w:sz w:val="24"/>
          <w:szCs w:val="24"/>
          <w:shd w:val="clear" w:color="auto" w:fill="FFFFFF"/>
        </w:rPr>
        <w:t xml:space="preserve">) involve </w:t>
      </w:r>
      <w:r>
        <w:rPr>
          <w:rStyle w:val="apple-converted-space"/>
          <w:rFonts w:ascii="Times New Roman" w:hAnsi="Times New Roman" w:cs="Times New Roman" w:hint="eastAsia"/>
          <w:color w:val="000000" w:themeColor="text1"/>
          <w:sz w:val="24"/>
          <w:szCs w:val="24"/>
          <w:shd w:val="clear" w:color="auto" w:fill="FFFFFF"/>
        </w:rPr>
        <w:t xml:space="preserve">into </w:t>
      </w:r>
      <w:r w:rsidRPr="000011D2">
        <w:rPr>
          <w:rStyle w:val="apple-converted-space"/>
          <w:rFonts w:ascii="Times New Roman" w:hAnsi="Times New Roman" w:cs="Times New Roman"/>
          <w:color w:val="000000" w:themeColor="text1"/>
          <w:sz w:val="24"/>
          <w:szCs w:val="24"/>
          <w:shd w:val="clear" w:color="auto" w:fill="FFFFFF"/>
        </w:rPr>
        <w:t>circadian sleep/wake cycle</w:t>
      </w:r>
      <w:r>
        <w:rPr>
          <w:rStyle w:val="apple-converted-space"/>
          <w:rFonts w:ascii="Times New Roman" w:hAnsi="Times New Roman" w:cs="Times New Roman"/>
          <w:color w:val="000000" w:themeColor="text1"/>
          <w:sz w:val="24"/>
          <w:szCs w:val="24"/>
          <w:shd w:val="clear" w:color="auto" w:fill="FFFFFF"/>
        </w:rPr>
        <w:t xml:space="preserve"> or </w:t>
      </w:r>
      <w:r>
        <w:rPr>
          <w:rStyle w:val="apple-converted-space"/>
          <w:rFonts w:ascii="Times New Roman" w:hAnsi="Times New Roman" w:cs="Times New Roman" w:hint="eastAsia"/>
          <w:color w:val="000000" w:themeColor="text1"/>
          <w:sz w:val="24"/>
          <w:szCs w:val="24"/>
          <w:shd w:val="clear" w:color="auto" w:fill="FFFFFF"/>
        </w:rPr>
        <w:t>is associate</w:t>
      </w:r>
      <w:r>
        <w:rPr>
          <w:rStyle w:val="apple-converted-space"/>
          <w:rFonts w:ascii="Times New Roman" w:hAnsi="Times New Roman" w:cs="Times New Roman"/>
          <w:color w:val="000000" w:themeColor="text1"/>
          <w:sz w:val="24"/>
          <w:szCs w:val="24"/>
          <w:shd w:val="clear" w:color="auto" w:fill="FFFFFF"/>
        </w:rPr>
        <w:t>d</w:t>
      </w:r>
      <w:r>
        <w:rPr>
          <w:rStyle w:val="apple-converted-space"/>
          <w:rFonts w:ascii="Times New Roman" w:hAnsi="Times New Roman" w:cs="Times New Roman" w:hint="eastAsia"/>
          <w:color w:val="000000" w:themeColor="text1"/>
          <w:sz w:val="24"/>
          <w:szCs w:val="24"/>
          <w:shd w:val="clear" w:color="auto" w:fill="FFFFFF"/>
        </w:rPr>
        <w:t xml:space="preserve"> with eggs production</w:t>
      </w:r>
      <w:r>
        <w:rPr>
          <w:rStyle w:val="apple-converted-space"/>
          <w:rFonts w:ascii="Times New Roman" w:hAnsi="Times New Roman" w:cs="Times New Roman"/>
          <w:color w:val="000000" w:themeColor="text1"/>
          <w:sz w:val="24"/>
          <w:szCs w:val="24"/>
          <w:shd w:val="clear" w:color="auto" w:fill="FFFFFF"/>
        </w:rPr>
        <w:fldChar w:fldCharType="begin">
          <w:fldData xml:space="preserve">PEVuZE5vdGU+PENpdGU+PEF1dGhvcj5OYWthbzwvQXV0aG9yPjxZZWFyPjIwMDc8L1llYXI+PFJl
Y051bT43MjwvUmVjTnVtPjxEaXNwbGF5VGV4dD4oNDEpPC9EaXNwbGF5VGV4dD48cmVjb3JkPjxy
ZWMtbnVtYmVyPjcyPC9yZWMtbnVtYmVyPjxmb3JlaWduLWtleXM+PGtleSBhcHA9IkVOIiBkYi1p
ZD0iemQ5dnJyOXI0c3hwdm9leDB6Mngwc2VvOTV0eDlmZXhyOTV0IiB0aW1lc3RhbXA9IjE0OTE0
ODg1ODIiPjcyPC9rZXk+PC9mb3JlaWduLWtleXM+PHJlZi10eXBlIG5hbWU9IkpvdXJuYWwgQXJ0
aWNsZSI+MTc8L3JlZi10eXBlPjxjb250cmlidXRvcnM+PGF1dGhvcnM+PGF1dGhvcj5OYWthbywg
Ti48L2F1dGhvcj48YXV0aG9yPllhc3VvLCBTLjwvYXV0aG9yPjxhdXRob3I+TmlzaGltdXJhLCBB
LjwvYXV0aG9yPjxhdXRob3I+WWFtYW11cmEsIFQuPC9hdXRob3I+PGF1dGhvcj5XYXRhbmFiZSwg
VC48L2F1dGhvcj48YXV0aG9yPkFucmFrdSwgVC48L2F1dGhvcj48YXV0aG9yPk9rYW5vLCBULjwv
YXV0aG9yPjxhdXRob3I+RnVrYWRhLCBZLjwvYXV0aG9yPjxhdXRob3I+U2hhcnAsIFAuIEouPC9h
dXRob3I+PGF1dGhvcj5FYmloYXJhLCBTLjwvYXV0aG9yPjxhdXRob3I+WW9zaGltdXJhLCBULjwv
YXV0aG9yPjwvYXV0aG9ycz48L2NvbnRyaWJ1dG9ycz48YXV0aC1hZGRyZXNzPkRpdmlzaW9uIG9m
IEJpb21vZGVsaW5nLCBHcmFkdWF0ZSBTY2hvb2wgb2YgQmlvYWdyaWN1bHR1cmFsIFNjaWVuY2Vz
IGFuZCBJbnN0aXR1dGUgZm9yIEFkdmFuY2VkIFJlc2VhcmNoLCBOYWdveWEgVW5pdmVyc2l0eSwg
RnVyby1jaG8sIENoaWt1c2Eta3UsIE5hZ295YSA0NjQtODYwMSwgSmFwYW4uPC9hdXRoLWFkZHJl
c3M+PHRpdGxlcz48dGl0bGU+Q2lyY2FkaWFuIGNsb2NrIGdlbmUgcmVndWxhdGlvbiBvZiBzdGVy
b2lkb2dlbmljIGFjdXRlIHJlZ3VsYXRvcnkgcHJvdGVpbiBnZW5lIGV4cHJlc3Npb24gaW4gcHJl
b3Z1bGF0b3J5IG92YXJpYW4gZm9sbGljbGVzPC90aXRsZT48c2Vjb25kYXJ5LXRpdGxlPkVuZG9j
cmlub2xvZ3k8L3NlY29uZGFyeS10aXRsZT48L3RpdGxlcz48cGVyaW9kaWNhbD48ZnVsbC10aXRs
ZT5FbmRvY3Jpbm9sb2d5PC9mdWxsLXRpdGxlPjwvcGVyaW9kaWNhbD48cGFnZXM+MzAzMS04PC9w
YWdlcz48dm9sdW1lPjE0ODwvdm9sdW1lPjxudW1iZXI+NzwvbnVtYmVyPjxrZXl3b3Jkcz48a2V5
d29yZD5BUk5UTCBUcmFuc2NyaXB0aW9uIEZhY3RvcnM8L2tleXdvcmQ+PGtleXdvcmQ+QW5pbWFs
czwva2V5d29yZD48a2V5d29yZD5CYXNlIFNlcXVlbmNlPC9rZXl3b3JkPjxrZXl3b3JkPkJhc2lj
IEhlbGl4LUxvb3AtSGVsaXggVHJhbnNjcmlwdGlvbiBGYWN0b3JzL2dlbmV0aWNzPC9rZXl3b3Jk
PjxrZXl3b3JkPkNMT0NLIFByb3RlaW5zPC9rZXl3b3JkPjxrZXl3b3JkPkNlbGxzLCBDdWx0dXJl
ZDwva2V5d29yZD48a2V5d29yZD4qQ2lyY2FkaWFuIFJoeXRobTwva2V5d29yZD48a2V5d29yZD5D
b3R1cm5peC9nZW5ldGljczwva2V5d29yZD48a2V5d29yZD5GZW1hbGU8L2tleXdvcmQ+PGtleXdv
cmQ+KkdlbmUgRXhwcmVzc2lvbiBSZWd1bGF0aW9uPC9rZXl3b3JkPjxrZXl3b3JkPkdyYW51bG9z
YSBDZWxscy9jeXRvbG9neS9tZXRhYm9saXNtPC9rZXl3b3JkPjxrZXl3b3JkPkh1bWFuczwva2V5
d29yZD48a2V5d29yZD5JbiBTaXR1IEh5YnJpZGl6YXRpb248L2tleXdvcmQ+PGtleXdvcmQ+TW9s
ZWN1bGFyIFNlcXVlbmNlIERhdGE8L2tleXdvcmQ+PGtleXdvcmQ+T3ZhcmlhbiBGb2xsaWNsZS9j
eXRvbG9neS8qbWV0YWJvbGlzbTwva2V5d29yZD48a2V5d29yZD5PdmFyeS9tZXRhYm9saXNtPC9r
ZXl3b3JkPjxrZXl3b3JkPk92dWxhdGlvbi8qZ2VuZXRpY3M8L2tleXdvcmQ+PGtleXdvcmQ+UGhv
c3Bob3Byb3RlaW5zLypnZW5ldGljcy9tZXRhYm9saXNtPC9rZXl3b3JkPjxrZXl3b3JkPlJldmVy
c2UgVHJhbnNjcmlwdGFzZSBQb2x5bWVyYXNlIENoYWluIFJlYWN0aW9uPC9rZXl3b3JkPjxrZXl3
b3JkPlNlcXVlbmNlIEhvbW9sb2d5LCBOdWNsZWljIEFjaWQ8L2tleXdvcmQ+PGtleXdvcmQ+VHJh
bnMtQWN0aXZhdG9ycy9nZW5ldGljczwva2V5d29yZD48a2V5d29yZD5UcmFuc2NyaXB0aW9uIEZh
Y3RvcnMvZ2VuZXRpY3M8L2tleXdvcmQ+PGtleXdvcmQ+VHJhbnNjcmlwdGlvbiwgR2VuZXRpYzwv
a2V5d29yZD48L2tleXdvcmRzPjxkYXRlcz48eWVhcj4yMDA3PC95ZWFyPjxwdWItZGF0ZXM+PGRh
dGU+SnVsPC9kYXRlPjwvcHViLWRhdGVzPjwvZGF0ZXM+PGlzYm4+MDAxMy03MjI3IChQcmludCkm
I3hEOzAwMTMtNzIyNyAoTGlua2luZyk8L2lzYm4+PGFjY2Vzc2lvbi1udW0+MTc0MzEwMDY8L2Fj
Y2Vzc2lvbi1udW0+PHVybHM+PHJlbGF0ZWQtdXJscz48dXJsPmh0dHBzOi8vd3d3Lm5jYmkubmxt
Lm5paC5nb3YvcHVibWVkLzE3NDMxMDA2PC91cmw+PC9yZWxhdGVkLXVybHM+PC91cmxzPjxlbGVj
dHJvbmljLXJlc291cmNlLW51bT4xMC4xMjEwL2VuLjIwMDctMDA0NDwvZWxlY3Ryb25pYy1yZXNv
dXJjZS1udW0+PC9yZWNvcmQ+PC9DaXRlPjwvRW5kTm90ZT4A
</w:fldData>
        </w:fldChar>
      </w:r>
      <w:r w:rsidR="00F50B80">
        <w:rPr>
          <w:rStyle w:val="apple-converted-space"/>
          <w:rFonts w:ascii="Times New Roman" w:hAnsi="Times New Roman" w:cs="Times New Roman"/>
          <w:color w:val="000000" w:themeColor="text1"/>
          <w:sz w:val="24"/>
          <w:szCs w:val="24"/>
          <w:shd w:val="clear" w:color="auto" w:fill="FFFFFF"/>
        </w:rPr>
        <w:instrText xml:space="preserve"> ADDIN EN.CITE </w:instrText>
      </w:r>
      <w:r w:rsidR="00F50B80">
        <w:rPr>
          <w:rStyle w:val="apple-converted-space"/>
          <w:rFonts w:ascii="Times New Roman" w:hAnsi="Times New Roman" w:cs="Times New Roman"/>
          <w:color w:val="000000" w:themeColor="text1"/>
          <w:sz w:val="24"/>
          <w:szCs w:val="24"/>
          <w:shd w:val="clear" w:color="auto" w:fill="FFFFFF"/>
        </w:rPr>
        <w:fldChar w:fldCharType="begin">
          <w:fldData xml:space="preserve">PEVuZE5vdGU+PENpdGU+PEF1dGhvcj5OYWthbzwvQXV0aG9yPjxZZWFyPjIwMDc8L1llYXI+PFJl
Y051bT43MjwvUmVjTnVtPjxEaXNwbGF5VGV4dD4oNDEpPC9EaXNwbGF5VGV4dD48cmVjb3JkPjxy
ZWMtbnVtYmVyPjcyPC9yZWMtbnVtYmVyPjxmb3JlaWduLWtleXM+PGtleSBhcHA9IkVOIiBkYi1p
ZD0iemQ5dnJyOXI0c3hwdm9leDB6Mngwc2VvOTV0eDlmZXhyOTV0IiB0aW1lc3RhbXA9IjE0OTE0
ODg1ODIiPjcyPC9rZXk+PC9mb3JlaWduLWtleXM+PHJlZi10eXBlIG5hbWU9IkpvdXJuYWwgQXJ0
aWNsZSI+MTc8L3JlZi10eXBlPjxjb250cmlidXRvcnM+PGF1dGhvcnM+PGF1dGhvcj5OYWthbywg
Ti48L2F1dGhvcj48YXV0aG9yPllhc3VvLCBTLjwvYXV0aG9yPjxhdXRob3I+TmlzaGltdXJhLCBB
LjwvYXV0aG9yPjxhdXRob3I+WWFtYW11cmEsIFQuPC9hdXRob3I+PGF1dGhvcj5XYXRhbmFiZSwg
VC48L2F1dGhvcj48YXV0aG9yPkFucmFrdSwgVC48L2F1dGhvcj48YXV0aG9yPk9rYW5vLCBULjwv
YXV0aG9yPjxhdXRob3I+RnVrYWRhLCBZLjwvYXV0aG9yPjxhdXRob3I+U2hhcnAsIFAuIEouPC9h
dXRob3I+PGF1dGhvcj5FYmloYXJhLCBTLjwvYXV0aG9yPjxhdXRob3I+WW9zaGltdXJhLCBULjwv
YXV0aG9yPjwvYXV0aG9ycz48L2NvbnRyaWJ1dG9ycz48YXV0aC1hZGRyZXNzPkRpdmlzaW9uIG9m
IEJpb21vZGVsaW5nLCBHcmFkdWF0ZSBTY2hvb2wgb2YgQmlvYWdyaWN1bHR1cmFsIFNjaWVuY2Vz
IGFuZCBJbnN0aXR1dGUgZm9yIEFkdmFuY2VkIFJlc2VhcmNoLCBOYWdveWEgVW5pdmVyc2l0eSwg
RnVyby1jaG8sIENoaWt1c2Eta3UsIE5hZ295YSA0NjQtODYwMSwgSmFwYW4uPC9hdXRoLWFkZHJl
c3M+PHRpdGxlcz48dGl0bGU+Q2lyY2FkaWFuIGNsb2NrIGdlbmUgcmVndWxhdGlvbiBvZiBzdGVy
b2lkb2dlbmljIGFjdXRlIHJlZ3VsYXRvcnkgcHJvdGVpbiBnZW5lIGV4cHJlc3Npb24gaW4gcHJl
b3Z1bGF0b3J5IG92YXJpYW4gZm9sbGljbGVzPC90aXRsZT48c2Vjb25kYXJ5LXRpdGxlPkVuZG9j
cmlub2xvZ3k8L3NlY29uZGFyeS10aXRsZT48L3RpdGxlcz48cGVyaW9kaWNhbD48ZnVsbC10aXRs
ZT5FbmRvY3Jpbm9sb2d5PC9mdWxsLXRpdGxlPjwvcGVyaW9kaWNhbD48cGFnZXM+MzAzMS04PC9w
YWdlcz48dm9sdW1lPjE0ODwvdm9sdW1lPjxudW1iZXI+NzwvbnVtYmVyPjxrZXl3b3Jkcz48a2V5
d29yZD5BUk5UTCBUcmFuc2NyaXB0aW9uIEZhY3RvcnM8L2tleXdvcmQ+PGtleXdvcmQ+QW5pbWFs
czwva2V5d29yZD48a2V5d29yZD5CYXNlIFNlcXVlbmNlPC9rZXl3b3JkPjxrZXl3b3JkPkJhc2lj
IEhlbGl4LUxvb3AtSGVsaXggVHJhbnNjcmlwdGlvbiBGYWN0b3JzL2dlbmV0aWNzPC9rZXl3b3Jk
PjxrZXl3b3JkPkNMT0NLIFByb3RlaW5zPC9rZXl3b3JkPjxrZXl3b3JkPkNlbGxzLCBDdWx0dXJl
ZDwva2V5d29yZD48a2V5d29yZD4qQ2lyY2FkaWFuIFJoeXRobTwva2V5d29yZD48a2V5d29yZD5D
b3R1cm5peC9nZW5ldGljczwva2V5d29yZD48a2V5d29yZD5GZW1hbGU8L2tleXdvcmQ+PGtleXdv
cmQ+KkdlbmUgRXhwcmVzc2lvbiBSZWd1bGF0aW9uPC9rZXl3b3JkPjxrZXl3b3JkPkdyYW51bG9z
YSBDZWxscy9jeXRvbG9neS9tZXRhYm9saXNtPC9rZXl3b3JkPjxrZXl3b3JkPkh1bWFuczwva2V5
d29yZD48a2V5d29yZD5JbiBTaXR1IEh5YnJpZGl6YXRpb248L2tleXdvcmQ+PGtleXdvcmQ+TW9s
ZWN1bGFyIFNlcXVlbmNlIERhdGE8L2tleXdvcmQ+PGtleXdvcmQ+T3ZhcmlhbiBGb2xsaWNsZS9j
eXRvbG9neS8qbWV0YWJvbGlzbTwva2V5d29yZD48a2V5d29yZD5PdmFyeS9tZXRhYm9saXNtPC9r
ZXl3b3JkPjxrZXl3b3JkPk92dWxhdGlvbi8qZ2VuZXRpY3M8L2tleXdvcmQ+PGtleXdvcmQ+UGhv
c3Bob3Byb3RlaW5zLypnZW5ldGljcy9tZXRhYm9saXNtPC9rZXl3b3JkPjxrZXl3b3JkPlJldmVy
c2UgVHJhbnNjcmlwdGFzZSBQb2x5bWVyYXNlIENoYWluIFJlYWN0aW9uPC9rZXl3b3JkPjxrZXl3
b3JkPlNlcXVlbmNlIEhvbW9sb2d5LCBOdWNsZWljIEFjaWQ8L2tleXdvcmQ+PGtleXdvcmQ+VHJh
bnMtQWN0aXZhdG9ycy9nZW5ldGljczwva2V5d29yZD48a2V5d29yZD5UcmFuc2NyaXB0aW9uIEZh
Y3RvcnMvZ2VuZXRpY3M8L2tleXdvcmQ+PGtleXdvcmQ+VHJhbnNjcmlwdGlvbiwgR2VuZXRpYzwv
a2V5d29yZD48L2tleXdvcmRzPjxkYXRlcz48eWVhcj4yMDA3PC95ZWFyPjxwdWItZGF0ZXM+PGRh
dGU+SnVsPC9kYXRlPjwvcHViLWRhdGVzPjwvZGF0ZXM+PGlzYm4+MDAxMy03MjI3IChQcmludCkm
I3hEOzAwMTMtNzIyNyAoTGlua2luZyk8L2lzYm4+PGFjY2Vzc2lvbi1udW0+MTc0MzEwMDY8L2Fj
Y2Vzc2lvbi1udW0+PHVybHM+PHJlbGF0ZWQtdXJscz48dXJsPmh0dHBzOi8vd3d3Lm5jYmkubmxt
Lm5paC5nb3YvcHVibWVkLzE3NDMxMDA2PC91cmw+PC9yZWxhdGVkLXVybHM+PC91cmxzPjxlbGVj
dHJvbmljLXJlc291cmNlLW51bT4xMC4xMjEwL2VuLjIwMDctMDA0NDwvZWxlY3Ryb25pYy1yZXNv
dXJjZS1udW0+PC9yZWNvcmQ+PC9DaXRlPjwvRW5kTm90ZT4A
</w:fldData>
        </w:fldChar>
      </w:r>
      <w:r w:rsidR="00F50B80">
        <w:rPr>
          <w:rStyle w:val="apple-converted-space"/>
          <w:rFonts w:ascii="Times New Roman" w:hAnsi="Times New Roman" w:cs="Times New Roman"/>
          <w:color w:val="000000" w:themeColor="text1"/>
          <w:sz w:val="24"/>
          <w:szCs w:val="24"/>
          <w:shd w:val="clear" w:color="auto" w:fill="FFFFFF"/>
        </w:rPr>
        <w:instrText xml:space="preserve"> ADDIN EN.CITE.DATA </w:instrText>
      </w:r>
      <w:r w:rsidR="00F50B80">
        <w:rPr>
          <w:rStyle w:val="apple-converted-space"/>
          <w:rFonts w:ascii="Times New Roman" w:hAnsi="Times New Roman" w:cs="Times New Roman"/>
          <w:color w:val="000000" w:themeColor="text1"/>
          <w:sz w:val="24"/>
          <w:szCs w:val="24"/>
          <w:shd w:val="clear" w:color="auto" w:fill="FFFFFF"/>
        </w:rPr>
      </w:r>
      <w:r w:rsidR="00F50B80">
        <w:rPr>
          <w:rStyle w:val="apple-converted-space"/>
          <w:rFonts w:ascii="Times New Roman" w:hAnsi="Times New Roman" w:cs="Times New Roman"/>
          <w:color w:val="000000" w:themeColor="text1"/>
          <w:sz w:val="24"/>
          <w:szCs w:val="24"/>
          <w:shd w:val="clear" w:color="auto" w:fill="FFFFFF"/>
        </w:rPr>
        <w:fldChar w:fldCharType="end"/>
      </w:r>
      <w:r>
        <w:rPr>
          <w:rStyle w:val="apple-converted-space"/>
          <w:rFonts w:ascii="Times New Roman" w:hAnsi="Times New Roman" w:cs="Times New Roman"/>
          <w:color w:val="000000" w:themeColor="text1"/>
          <w:sz w:val="24"/>
          <w:szCs w:val="24"/>
          <w:shd w:val="clear" w:color="auto" w:fill="FFFFFF"/>
        </w:rPr>
      </w:r>
      <w:r>
        <w:rPr>
          <w:rStyle w:val="apple-converted-space"/>
          <w:rFonts w:ascii="Times New Roman" w:hAnsi="Times New Roman" w:cs="Times New Roman"/>
          <w:color w:val="000000" w:themeColor="text1"/>
          <w:sz w:val="24"/>
          <w:szCs w:val="24"/>
          <w:shd w:val="clear" w:color="auto" w:fill="FFFFFF"/>
        </w:rPr>
        <w:fldChar w:fldCharType="separate"/>
      </w:r>
      <w:r w:rsidR="00F50B80">
        <w:rPr>
          <w:rStyle w:val="apple-converted-space"/>
          <w:rFonts w:ascii="Times New Roman" w:hAnsi="Times New Roman" w:cs="Times New Roman"/>
          <w:noProof/>
          <w:color w:val="000000" w:themeColor="text1"/>
          <w:sz w:val="24"/>
          <w:szCs w:val="24"/>
          <w:shd w:val="clear" w:color="auto" w:fill="FFFFFF"/>
        </w:rPr>
        <w:t>(</w:t>
      </w:r>
      <w:hyperlink w:anchor="_ENREF_41" w:tooltip="Nakao, 2007 #72" w:history="1">
        <w:r w:rsidR="008834D1">
          <w:rPr>
            <w:rStyle w:val="apple-converted-space"/>
            <w:rFonts w:ascii="Times New Roman" w:hAnsi="Times New Roman" w:cs="Times New Roman"/>
            <w:noProof/>
            <w:color w:val="000000" w:themeColor="text1"/>
            <w:sz w:val="24"/>
            <w:szCs w:val="24"/>
            <w:shd w:val="clear" w:color="auto" w:fill="FFFFFF"/>
          </w:rPr>
          <w:t>41</w:t>
        </w:r>
      </w:hyperlink>
      <w:r w:rsidR="00F50B80">
        <w:rPr>
          <w:rStyle w:val="apple-converted-space"/>
          <w:rFonts w:ascii="Times New Roman" w:hAnsi="Times New Roman" w:cs="Times New Roman"/>
          <w:noProof/>
          <w:color w:val="000000" w:themeColor="text1"/>
          <w:sz w:val="24"/>
          <w:szCs w:val="24"/>
          <w:shd w:val="clear" w:color="auto" w:fill="FFFFFF"/>
        </w:rPr>
        <w:t>)</w:t>
      </w:r>
      <w:r>
        <w:rPr>
          <w:rStyle w:val="apple-converted-space"/>
          <w:rFonts w:ascii="Times New Roman" w:hAnsi="Times New Roman" w:cs="Times New Roman"/>
          <w:color w:val="000000" w:themeColor="text1"/>
          <w:sz w:val="24"/>
          <w:szCs w:val="24"/>
          <w:shd w:val="clear" w:color="auto" w:fill="FFFFFF"/>
        </w:rPr>
        <w:fldChar w:fldCharType="end"/>
      </w:r>
      <w:r>
        <w:rPr>
          <w:rStyle w:val="apple-converted-space"/>
          <w:rFonts w:ascii="Times New Roman" w:hAnsi="Times New Roman" w:cs="Times New Roman"/>
          <w:color w:val="000000" w:themeColor="text1"/>
          <w:sz w:val="24"/>
          <w:szCs w:val="24"/>
          <w:shd w:val="clear" w:color="auto" w:fill="FFFFFF"/>
        </w:rPr>
        <w:t>, three genes (</w:t>
      </w:r>
      <w:r w:rsidRPr="00971146">
        <w:rPr>
          <w:rStyle w:val="apple-converted-space"/>
          <w:rFonts w:ascii="Times New Roman" w:hAnsi="Times New Roman" w:cs="Times New Roman"/>
          <w:i/>
          <w:color w:val="000000" w:themeColor="text1"/>
          <w:sz w:val="24"/>
          <w:szCs w:val="24"/>
          <w:shd w:val="clear" w:color="auto" w:fill="FFFFFF"/>
        </w:rPr>
        <w:t xml:space="preserve">MRAP2, MC4R </w:t>
      </w:r>
      <w:r>
        <w:rPr>
          <w:rStyle w:val="apple-converted-space"/>
          <w:rFonts w:ascii="Times New Roman" w:hAnsi="Times New Roman" w:cs="Times New Roman"/>
          <w:color w:val="000000" w:themeColor="text1"/>
          <w:sz w:val="24"/>
          <w:szCs w:val="24"/>
          <w:shd w:val="clear" w:color="auto" w:fill="FFFFFF"/>
        </w:rPr>
        <w:t xml:space="preserve">and </w:t>
      </w:r>
      <w:r w:rsidRPr="00971146">
        <w:rPr>
          <w:rStyle w:val="apple-converted-space"/>
          <w:rFonts w:ascii="Times New Roman" w:hAnsi="Times New Roman" w:cs="Times New Roman"/>
          <w:i/>
          <w:color w:val="000000" w:themeColor="text1"/>
          <w:sz w:val="24"/>
          <w:szCs w:val="24"/>
          <w:shd w:val="clear" w:color="auto" w:fill="FFFFFF"/>
        </w:rPr>
        <w:t>RMI1</w:t>
      </w:r>
      <w:r>
        <w:rPr>
          <w:rStyle w:val="apple-converted-space"/>
          <w:rFonts w:ascii="Times New Roman" w:hAnsi="Times New Roman" w:cs="Times New Roman"/>
          <w:color w:val="000000" w:themeColor="text1"/>
          <w:sz w:val="24"/>
          <w:szCs w:val="24"/>
          <w:shd w:val="clear" w:color="auto" w:fill="FFFFFF"/>
        </w:rPr>
        <w:t>) are associated with the modulation of feeding behavior or reducing of food intake in response to dietary excess, and four genes (</w:t>
      </w:r>
      <w:r w:rsidRPr="00971146">
        <w:rPr>
          <w:rStyle w:val="apple-converted-space"/>
          <w:rFonts w:ascii="Times New Roman" w:hAnsi="Times New Roman" w:cs="Times New Roman"/>
          <w:i/>
          <w:color w:val="000000" w:themeColor="text1"/>
          <w:sz w:val="24"/>
          <w:szCs w:val="24"/>
          <w:shd w:val="clear" w:color="auto" w:fill="FFFFFF"/>
        </w:rPr>
        <w:t xml:space="preserve">HSD17B4, HEXB, B4GALT1 </w:t>
      </w:r>
      <w:r>
        <w:rPr>
          <w:rStyle w:val="apple-converted-space"/>
          <w:rFonts w:ascii="Times New Roman" w:hAnsi="Times New Roman" w:cs="Times New Roman"/>
          <w:color w:val="000000" w:themeColor="text1"/>
          <w:sz w:val="24"/>
          <w:szCs w:val="24"/>
          <w:shd w:val="clear" w:color="auto" w:fill="FFFFFF"/>
        </w:rPr>
        <w:t>and</w:t>
      </w:r>
      <w:r>
        <w:rPr>
          <w:rStyle w:val="apple-converted-space"/>
          <w:rFonts w:ascii="Times New Roman" w:hAnsi="Times New Roman" w:cs="Times New Roman" w:hint="eastAsia"/>
          <w:color w:val="000000" w:themeColor="text1"/>
          <w:sz w:val="24"/>
          <w:szCs w:val="24"/>
          <w:shd w:val="clear" w:color="auto" w:fill="FFFFFF"/>
        </w:rPr>
        <w:t xml:space="preserve"> </w:t>
      </w:r>
      <w:r w:rsidRPr="00971146">
        <w:rPr>
          <w:rStyle w:val="apple-converted-space"/>
          <w:rFonts w:ascii="Times New Roman" w:hAnsi="Times New Roman" w:cs="Times New Roman"/>
          <w:i/>
          <w:color w:val="000000" w:themeColor="text1"/>
          <w:sz w:val="24"/>
          <w:szCs w:val="24"/>
          <w:shd w:val="clear" w:color="auto" w:fill="FFFFFF"/>
        </w:rPr>
        <w:t>CYP19A1</w:t>
      </w:r>
      <w:r>
        <w:rPr>
          <w:rStyle w:val="apple-converted-space"/>
          <w:rFonts w:ascii="Times New Roman" w:hAnsi="Times New Roman" w:cs="Times New Roman"/>
          <w:color w:val="000000" w:themeColor="text1"/>
          <w:sz w:val="24"/>
          <w:szCs w:val="24"/>
          <w:shd w:val="clear" w:color="auto" w:fill="FFFFFF"/>
        </w:rPr>
        <w:t>)</w:t>
      </w:r>
      <w:r w:rsidRPr="00C873C7" w:rsidDel="0079680D">
        <w:rPr>
          <w:rStyle w:val="apple-converted-space"/>
          <w:rFonts w:ascii="Times New Roman" w:hAnsi="Times New Roman" w:cs="Times New Roman"/>
          <w:color w:val="000000" w:themeColor="text1"/>
          <w:sz w:val="24"/>
          <w:szCs w:val="24"/>
          <w:shd w:val="clear" w:color="auto" w:fill="FFFFFF"/>
        </w:rPr>
        <w:t xml:space="preserve"> </w:t>
      </w:r>
      <w:r>
        <w:rPr>
          <w:rStyle w:val="apple-converted-space"/>
          <w:rFonts w:ascii="Times New Roman" w:hAnsi="Times New Roman" w:cs="Times New Roman" w:hint="eastAsia"/>
          <w:color w:val="000000" w:themeColor="text1"/>
          <w:sz w:val="24"/>
          <w:szCs w:val="24"/>
          <w:shd w:val="clear" w:color="auto" w:fill="FFFFFF"/>
        </w:rPr>
        <w:t xml:space="preserve">are </w:t>
      </w:r>
      <w:r>
        <w:rPr>
          <w:rStyle w:val="apple-converted-space"/>
          <w:rFonts w:ascii="Times New Roman" w:hAnsi="Times New Roman" w:cs="Times New Roman"/>
          <w:color w:val="000000" w:themeColor="text1"/>
          <w:sz w:val="24"/>
          <w:szCs w:val="24"/>
          <w:shd w:val="clear" w:color="auto" w:fill="FFFFFF"/>
        </w:rPr>
        <w:t>related</w:t>
      </w:r>
      <w:r>
        <w:rPr>
          <w:rStyle w:val="apple-converted-space"/>
          <w:rFonts w:ascii="Times New Roman" w:hAnsi="Times New Roman" w:cs="Times New Roman" w:hint="eastAsia"/>
          <w:color w:val="000000" w:themeColor="text1"/>
          <w:sz w:val="24"/>
          <w:szCs w:val="24"/>
          <w:shd w:val="clear" w:color="auto" w:fill="FFFFFF"/>
        </w:rPr>
        <w:t xml:space="preserve"> to </w:t>
      </w:r>
      <w:r w:rsidRPr="00414F8A">
        <w:rPr>
          <w:rStyle w:val="apple-converted-space"/>
          <w:rFonts w:ascii="Times New Roman" w:hAnsi="Times New Roman" w:cs="Times New Roman"/>
          <w:color w:val="000000" w:themeColor="text1"/>
          <w:sz w:val="24"/>
          <w:szCs w:val="24"/>
          <w:shd w:val="clear" w:color="auto" w:fill="FFFFFF"/>
        </w:rPr>
        <w:t>sexual characteristics</w:t>
      </w:r>
      <w:r>
        <w:rPr>
          <w:rStyle w:val="apple-converted-space"/>
          <w:rFonts w:ascii="Times New Roman" w:hAnsi="Times New Roman" w:cs="Times New Roman" w:hint="eastAsia"/>
          <w:color w:val="000000" w:themeColor="text1"/>
          <w:sz w:val="24"/>
          <w:szCs w:val="24"/>
          <w:shd w:val="clear" w:color="auto" w:fill="FFFFFF"/>
        </w:rPr>
        <w:t xml:space="preserve">, </w:t>
      </w:r>
      <w:r w:rsidRPr="00414F8A">
        <w:rPr>
          <w:rStyle w:val="apple-converted-space"/>
          <w:rFonts w:ascii="Times New Roman" w:hAnsi="Times New Roman" w:cs="Times New Roman"/>
          <w:color w:val="000000" w:themeColor="text1"/>
          <w:sz w:val="24"/>
          <w:szCs w:val="24"/>
          <w:shd w:val="clear" w:color="auto" w:fill="FFFFFF"/>
        </w:rPr>
        <w:t>male courtship behavior</w:t>
      </w:r>
      <w:r w:rsidRPr="00414F8A" w:rsidDel="0079680D">
        <w:rPr>
          <w:rStyle w:val="apple-converted-space"/>
          <w:rFonts w:ascii="Times New Roman" w:hAnsi="Times New Roman" w:cs="Times New Roman"/>
          <w:color w:val="000000" w:themeColor="text1"/>
          <w:sz w:val="24"/>
          <w:szCs w:val="24"/>
          <w:shd w:val="clear" w:color="auto" w:fill="FFFFFF"/>
        </w:rPr>
        <w:t xml:space="preserve"> </w:t>
      </w:r>
      <w:r>
        <w:rPr>
          <w:rStyle w:val="apple-converted-space"/>
          <w:rFonts w:ascii="Times New Roman" w:hAnsi="Times New Roman" w:cs="Times New Roman" w:hint="eastAsia"/>
          <w:color w:val="000000" w:themeColor="text1"/>
          <w:sz w:val="24"/>
          <w:szCs w:val="24"/>
          <w:shd w:val="clear" w:color="auto" w:fill="FFFFFF"/>
        </w:rPr>
        <w:t xml:space="preserve">or </w:t>
      </w:r>
      <w:r w:rsidRPr="00414F8A">
        <w:rPr>
          <w:rStyle w:val="apple-converted-space"/>
          <w:rFonts w:ascii="Times New Roman" w:hAnsi="Times New Roman" w:cs="Times New Roman"/>
          <w:color w:val="000000" w:themeColor="text1"/>
          <w:sz w:val="24"/>
          <w:szCs w:val="24"/>
          <w:shd w:val="clear" w:color="auto" w:fill="FFFFFF"/>
        </w:rPr>
        <w:t>androgen</w:t>
      </w:r>
      <w:r w:rsidRPr="00414F8A" w:rsidDel="0079680D">
        <w:rPr>
          <w:rStyle w:val="apple-converted-space"/>
          <w:rFonts w:ascii="Times New Roman" w:hAnsi="Times New Roman" w:cs="Times New Roman"/>
          <w:color w:val="000000" w:themeColor="text1"/>
          <w:sz w:val="24"/>
          <w:szCs w:val="24"/>
          <w:shd w:val="clear" w:color="auto" w:fill="FFFFFF"/>
        </w:rPr>
        <w:t xml:space="preserve"> </w:t>
      </w:r>
      <w:r w:rsidRPr="00414F8A">
        <w:rPr>
          <w:rStyle w:val="apple-converted-space"/>
          <w:rFonts w:ascii="Times New Roman" w:hAnsi="Times New Roman" w:cs="Times New Roman"/>
          <w:color w:val="000000" w:themeColor="text1"/>
          <w:sz w:val="24"/>
          <w:szCs w:val="24"/>
          <w:shd w:val="clear" w:color="auto" w:fill="FFFFFF"/>
        </w:rPr>
        <w:t>metabolic process</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fldChar w:fldCharType="begin">
          <w:fldData xml:space="preserve">PEVuZE5vdGU+PENpdGU+PEF1dGhvcj5Eb3JlczwvQXV0aG9yPjxZZWFyPjIwMTU8L1llYXI+PFJl
Y051bT41MzwvUmVjTnVtPjxEaXNwbGF5VGV4dD4oNDIsIDQzKTwvRGlzcGxheVRleHQ+PHJlY29y
ZD48cmVjLW51bWJlcj41MzwvcmVjLW51bWJlcj48Zm9yZWlnbi1rZXlzPjxrZXkgYXBwPSJFTiIg
ZGItaWQ9InpkOXZycjlyNHN4cHZvZXgwejJ4MHNlbzk1dHg5ZmV4cjk1dCIgdGltZXN0YW1wPSIx
NDg5NTkyMDg4Ij41Mzwva2V5PjwvZm9yZWlnbi1rZXlzPjxyZWYtdHlwZSBuYW1lPSJKb3VybmFs
IEFydGljbGUiPjE3PC9yZWYtdHlwZT48Y29udHJpYnV0b3JzPjxhdXRob3JzPjxhdXRob3I+RG9y
ZXMsIFIuIE0uPC9hdXRob3I+PGF1dGhvcj5HYXJjaWEsIFkuPC9hdXRob3I+PC9hdXRob3JzPjwv
Y29udHJpYnV0b3JzPjxhdXRoLWFkZHJlc3M+RGVwYXJ0bWVudCBvZiBCaW9sb2dpY2FsIFNjaWVu
Y2VzLCBVbml2ZXJzaXR5IG9mIERlbnZlciwgRGVudmVyLCBDTyA4MDIxMCwgVVNBLiBFbGVjdHJv
bmljIGFkZHJlc3M6IHJkb3Jlc0BkdS5lZHUuJiN4RDtEZXBhcnRtZW50IG9mIEJpb2xvZ2ljYWwg
U2NpZW5jZXMsIFVuaXZlcnNpdHkgb2YgRGVudmVyLCBEZW52ZXIsIENPIDgwMjEwLCBVU0EuPC9h
dXRoLWFkZHJlc3M+PHRpdGxlcz48dGl0bGU+Vmlld3Mgb24gdGhlIGNvLWV2b2x1dGlvbiBvZiB0
aGUgbWVsYW5vY29ydGluLTIgcmVjZXB0b3IsIE1SQVBzLCBhbmQgdGhlIGh5cG90aGFsYW11cy9w
aXR1aXRhcnkvYWRyZW5hbC1pbnRlcnJlbmFsIGF4aXM8L3RpdGxlPjxzZWNvbmRhcnktdGl0bGU+
TW9sIENlbGwgRW5kb2NyaW5vbDwvc2Vjb25kYXJ5LXRpdGxlPjwvdGl0bGVzPjxwZXJpb2RpY2Fs
PjxmdWxsLXRpdGxlPk1vbCBDZWxsIEVuZG9jcmlub2w8L2Z1bGwtdGl0bGU+PC9wZXJpb2RpY2Fs
PjxwYWdlcz4xMi0yMjwvcGFnZXM+PHZvbHVtZT40MDg8L3ZvbHVtZT48a2V5d29yZHM+PGtleXdv
cmQ+QW1pbm8gQWNpZCBTZXF1ZW5jZTwva2V5d29yZD48a2V5d29yZD5BbmltYWxzPC9rZXl3b3Jk
PjxrZXl3b3JkPipFdm9sdXRpb24sIE1vbGVjdWxhcjwva2V5d29yZD48a2V5d29yZD5IdW1hbnM8
L2tleXdvcmQ+PGtleXdvcmQ+SHlwb3RoYWxhbW8tSHlwb3BoeXNlYWwgU3lzdGVtLyptZXRhYm9s
aXNtPC9rZXl3b3JkPjxrZXl3b3JkPktpZG5leS8qbWV0YWJvbGlzbTwva2V5d29yZD48a2V5d29y
ZD5NZW1icmFuZSBQcm90ZWlucy8qZ2VuZXRpY3M8L2tleXdvcmQ+PGtleXdvcmQ+TW9sZWN1bGFy
IFNlcXVlbmNlIERhdGE8L2tleXdvcmQ+PGtleXdvcmQ+UGl0dWl0YXJ5LUFkcmVuYWwgU3lzdGVt
LyptZXRhYm9saXNtPC9rZXl3b3JkPjxrZXl3b3JkPlJlY2VwdG9yLCBNZWxhbm9jb3J0aW4sIFR5
cGUgMi8qZ2VuZXRpY3M8L2tleXdvcmQ+PGtleXdvcmQ+SHBhPC9rZXl3b3JkPjxrZXl3b3JkPkhw
aTwva2V5d29yZD48a2V5d29yZD5NYzJyPC9rZXl3b3JkPjxrZXl3b3JkPk1jNXI8L2tleXdvcmQ+
PGtleXdvcmQ+TXJhcDwva2V5d29yZD48a2V5d29yZD5NcmFwMjwva2V5d29yZD48L2tleXdvcmRz
PjxkYXRlcz48eWVhcj4yMDE1PC95ZWFyPjxwdWItZGF0ZXM+PGRhdGU+SnVuIDE1PC9kYXRlPjwv
cHViLWRhdGVzPjwvZGF0ZXM+PGlzYm4+MTg3Mi04MDU3IChFbGVjdHJvbmljKSYjeEQ7MDMwMy03
MjA3IChMaW5raW5nKTwvaXNibj48YWNjZXNzaW9uLW51bT4yNTU3MzI0MDwvYWNjZXNzaW9uLW51
bT48dXJscz48cmVsYXRlZC11cmxzPjx1cmw+aHR0cHM6Ly93d3cubmNiaS5ubG0ubmloLmdvdi9w
dWJtZWQvMjU1NzMyNDA8L3VybD48L3JlbGF0ZWQtdXJscz48L3VybHM+PGVsZWN0cm9uaWMtcmVz
b3VyY2UtbnVtPjEwLjEwMTYvai5tY2UuMjAxNC4xMi4wMjI8L2VsZWN0cm9uaWMtcmVzb3VyY2Ut
bnVtPjwvcmVjb3JkPjwvQ2l0ZT48Q2l0ZT48QXV0aG9yPlNlYmFnPC9BdXRob3I+PFllYXI+MjAx
MzwvWWVhcj48UmVjTnVtPjU3PC9SZWNOdW0+PHJlY29yZD48cmVjLW51bWJlcj41NzwvcmVjLW51
bWJlcj48Zm9yZWlnbi1rZXlzPjxrZXkgYXBwPSJFTiIgZGItaWQ9InpkOXZycjlyNHN4cHZvZXgw
ejJ4MHNlbzk1dHg5ZmV4cjk1dCIgdGltZXN0YW1wPSIxNDg5NjI4MzM0Ij41Nzwva2V5PjwvZm9y
ZWlnbi1rZXlzPjxyZWYtdHlwZSBuYW1lPSJKb3VybmFsIEFydGljbGUiPjE3PC9yZWYtdHlwZT48
Y29udHJpYnV0b3JzPjxhdXRob3JzPjxhdXRob3I+U2ViYWcsIEouIEEuPC9hdXRob3I+PGF1dGhv
cj5aaGFuZywgQy48L2F1dGhvcj48YXV0aG9yPkhpbmtsZSwgUC4gTS48L2F1dGhvcj48YXV0aG9y
PkJyYWRzaGF3LCBBLiBNLjwvYXV0aG9yPjxhdXRob3I+Q29uZSwgUi4gRC48L2F1dGhvcj48L2F1
dGhvcnM+PC9jb250cmlidXRvcnM+PGF1dGgtYWRkcmVzcz5EZXBhcnRtZW50IG9mIE1vbGVjdWxh
ciBQaHlzaW9sb2d5IGFuZCBCaW9waHlzaWNzLCBWYW5kZXJiaWx0IFVuaXZlcnNpdHkgU2Nob29s
IG9mIE1lZGljaW5lLCBOYXNodmlsbGUsIFROIDM3MjMyLCBVU0EuPC9hdXRoLWFkZHJlc3M+PHRp
dGxlcz48dGl0bGU+RGV2ZWxvcG1lbnRhbCBjb250cm9sIG9mIHRoZSBtZWxhbm9jb3J0aW4tNCBy
ZWNlcHRvciBieSBNUkFQMiBwcm90ZWlucyBpbiB6ZWJyYWZpc2g8L3RpdGxlPjxzZWNvbmRhcnkt
dGl0bGU+U2NpZW5jZTwvc2Vjb25kYXJ5LXRpdGxlPjwvdGl0bGVzPjxwZXJpb2RpY2FsPjxmdWxs
LXRpdGxlPlNjaWVuY2U8L2Z1bGwtdGl0bGU+PC9wZXJpb2RpY2FsPjxwYWdlcz4yNzgtODE8L3Bh
Z2VzPjx2b2x1bWU+MzQxPC92b2x1bWU+PG51bWJlcj42MTQzPC9udW1iZXI+PGtleXdvcmRzPjxr
ZXl3b3JkPkFuaW1hbHM8L2tleXdvcmQ+PGtleXdvcmQ+RW1icnlvLCBOb25tYW1tYWxpYW4vbWV0
YWJvbGlzbTwva2V5d29yZD48a2V5d29yZD5FbmVyZ3kgTWV0YWJvbGlzbTwva2V5d29yZD48a2V5
d29yZD5IRUsyOTMgQ2VsbHM8L2tleXdvcmQ+PGtleXdvcmQ+SHVtYW5zPC9rZXl3b3JkPjxrZXl3
b3JkPlJlY2VwdG9yIEFjdGl2aXR5LU1vZGlmeWluZyBQcm90ZWlucy9nZW5ldGljcy8qbWV0YWJv
bGlzbTwva2V5d29yZD48a2V5d29yZD5SZWNlcHRvciwgTWVsYW5vY29ydGluLCBUeXBlIDQvKm1l
dGFib2xpc208L2tleXdvcmQ+PGtleXdvcmQ+WmVicmFmaXNoLyplbWJyeW9sb2d5L21ldGFib2xp
c208L2tleXdvcmQ+PGtleXdvcmQ+WmVicmFmaXNoIFByb3RlaW5zL2dlbmV0aWNzLyptZXRhYm9s
aXNtPC9rZXl3b3JkPjxrZXl3b3JkPmFscGhhLU1TSC9tZXRhYm9saXNtL3BoYXJtYWNvbG9neTwv
a2V5d29yZD48L2tleXdvcmRzPjxkYXRlcz48eWVhcj4yMDEzPC95ZWFyPjxwdWItZGF0ZXM+PGRh
dGU+SnVsIDE5PC9kYXRlPjwvcHViLWRhdGVzPjwvZGF0ZXM+PGlzYm4+MTA5NS05MjAzIChFbGVj
dHJvbmljKSYjeEQ7MDAzNi04MDc1IChMaW5raW5nKTwvaXNibj48YWNjZXNzaW9uLW51bT4yMzg2
OTAxNzwvYWNjZXNzaW9uLW51bT48dXJscz48cmVsYXRlZC11cmxzPjx1cmw+aHR0cHM6Ly93d3cu
bmNiaS5ubG0ubmloLmdvdi9wdWJtZWQvMjM4NjkwMTc8L3VybD48L3JlbGF0ZWQtdXJscz48L3Vy
bHM+PGN1c3RvbTI+UE1DNDI1NTI3NzwvY3VzdG9tMj48ZWxlY3Ryb25pYy1yZXNvdXJjZS1udW0+
MTAuMTEyNi9zY2llbmNlLjEyMzI5OTU8L2VsZWN0cm9uaWMtcmVzb3VyY2UtbnVtPjwvcmVjb3Jk
PjwvQ2l0ZT48L0VuZE5vdGU+
</w:fldData>
        </w:fldChar>
      </w:r>
      <w:r w:rsidR="00F50B80">
        <w:rPr>
          <w:rStyle w:val="apple-converted-space"/>
          <w:rFonts w:ascii="Times New Roman" w:hAnsi="Times New Roman" w:cs="Times New Roman"/>
          <w:color w:val="000000" w:themeColor="text1"/>
          <w:sz w:val="24"/>
          <w:szCs w:val="24"/>
          <w:shd w:val="clear" w:color="auto" w:fill="FFFFFF"/>
        </w:rPr>
        <w:instrText xml:space="preserve"> ADDIN EN.CITE </w:instrText>
      </w:r>
      <w:r w:rsidR="00F50B80">
        <w:rPr>
          <w:rStyle w:val="apple-converted-space"/>
          <w:rFonts w:ascii="Times New Roman" w:hAnsi="Times New Roman" w:cs="Times New Roman"/>
          <w:color w:val="000000" w:themeColor="text1"/>
          <w:sz w:val="24"/>
          <w:szCs w:val="24"/>
          <w:shd w:val="clear" w:color="auto" w:fill="FFFFFF"/>
        </w:rPr>
        <w:fldChar w:fldCharType="begin">
          <w:fldData xml:space="preserve">PEVuZE5vdGU+PENpdGU+PEF1dGhvcj5Eb3JlczwvQXV0aG9yPjxZZWFyPjIwMTU8L1llYXI+PFJl
Y051bT41MzwvUmVjTnVtPjxEaXNwbGF5VGV4dD4oNDIsIDQzKTwvRGlzcGxheVRleHQ+PHJlY29y
ZD48cmVjLW51bWJlcj41MzwvcmVjLW51bWJlcj48Zm9yZWlnbi1rZXlzPjxrZXkgYXBwPSJFTiIg
ZGItaWQ9InpkOXZycjlyNHN4cHZvZXgwejJ4MHNlbzk1dHg5ZmV4cjk1dCIgdGltZXN0YW1wPSIx
NDg5NTkyMDg4Ij41Mzwva2V5PjwvZm9yZWlnbi1rZXlzPjxyZWYtdHlwZSBuYW1lPSJKb3VybmFs
IEFydGljbGUiPjE3PC9yZWYtdHlwZT48Y29udHJpYnV0b3JzPjxhdXRob3JzPjxhdXRob3I+RG9y
ZXMsIFIuIE0uPC9hdXRob3I+PGF1dGhvcj5HYXJjaWEsIFkuPC9hdXRob3I+PC9hdXRob3JzPjwv
Y29udHJpYnV0b3JzPjxhdXRoLWFkZHJlc3M+RGVwYXJ0bWVudCBvZiBCaW9sb2dpY2FsIFNjaWVu
Y2VzLCBVbml2ZXJzaXR5IG9mIERlbnZlciwgRGVudmVyLCBDTyA4MDIxMCwgVVNBLiBFbGVjdHJv
bmljIGFkZHJlc3M6IHJkb3Jlc0BkdS5lZHUuJiN4RDtEZXBhcnRtZW50IG9mIEJpb2xvZ2ljYWwg
U2NpZW5jZXMsIFVuaXZlcnNpdHkgb2YgRGVudmVyLCBEZW52ZXIsIENPIDgwMjEwLCBVU0EuPC9h
dXRoLWFkZHJlc3M+PHRpdGxlcz48dGl0bGU+Vmlld3Mgb24gdGhlIGNvLWV2b2x1dGlvbiBvZiB0
aGUgbWVsYW5vY29ydGluLTIgcmVjZXB0b3IsIE1SQVBzLCBhbmQgdGhlIGh5cG90aGFsYW11cy9w
aXR1aXRhcnkvYWRyZW5hbC1pbnRlcnJlbmFsIGF4aXM8L3RpdGxlPjxzZWNvbmRhcnktdGl0bGU+
TW9sIENlbGwgRW5kb2NyaW5vbDwvc2Vjb25kYXJ5LXRpdGxlPjwvdGl0bGVzPjxwZXJpb2RpY2Fs
PjxmdWxsLXRpdGxlPk1vbCBDZWxsIEVuZG9jcmlub2w8L2Z1bGwtdGl0bGU+PC9wZXJpb2RpY2Fs
PjxwYWdlcz4xMi0yMjwvcGFnZXM+PHZvbHVtZT40MDg8L3ZvbHVtZT48a2V5d29yZHM+PGtleXdv
cmQ+QW1pbm8gQWNpZCBTZXF1ZW5jZTwva2V5d29yZD48a2V5d29yZD5BbmltYWxzPC9rZXl3b3Jk
PjxrZXl3b3JkPipFdm9sdXRpb24sIE1vbGVjdWxhcjwva2V5d29yZD48a2V5d29yZD5IdW1hbnM8
L2tleXdvcmQ+PGtleXdvcmQ+SHlwb3RoYWxhbW8tSHlwb3BoeXNlYWwgU3lzdGVtLyptZXRhYm9s
aXNtPC9rZXl3b3JkPjxrZXl3b3JkPktpZG5leS8qbWV0YWJvbGlzbTwva2V5d29yZD48a2V5d29y
ZD5NZW1icmFuZSBQcm90ZWlucy8qZ2VuZXRpY3M8L2tleXdvcmQ+PGtleXdvcmQ+TW9sZWN1bGFy
IFNlcXVlbmNlIERhdGE8L2tleXdvcmQ+PGtleXdvcmQ+UGl0dWl0YXJ5LUFkcmVuYWwgU3lzdGVt
LyptZXRhYm9saXNtPC9rZXl3b3JkPjxrZXl3b3JkPlJlY2VwdG9yLCBNZWxhbm9jb3J0aW4sIFR5
cGUgMi8qZ2VuZXRpY3M8L2tleXdvcmQ+PGtleXdvcmQ+SHBhPC9rZXl3b3JkPjxrZXl3b3JkPkhw
aTwva2V5d29yZD48a2V5d29yZD5NYzJyPC9rZXl3b3JkPjxrZXl3b3JkPk1jNXI8L2tleXdvcmQ+
PGtleXdvcmQ+TXJhcDwva2V5d29yZD48a2V5d29yZD5NcmFwMjwva2V5d29yZD48L2tleXdvcmRz
PjxkYXRlcz48eWVhcj4yMDE1PC95ZWFyPjxwdWItZGF0ZXM+PGRhdGU+SnVuIDE1PC9kYXRlPjwv
cHViLWRhdGVzPjwvZGF0ZXM+PGlzYm4+MTg3Mi04MDU3IChFbGVjdHJvbmljKSYjeEQ7MDMwMy03
MjA3IChMaW5raW5nKTwvaXNibj48YWNjZXNzaW9uLW51bT4yNTU3MzI0MDwvYWNjZXNzaW9uLW51
bT48dXJscz48cmVsYXRlZC11cmxzPjx1cmw+aHR0cHM6Ly93d3cubmNiaS5ubG0ubmloLmdvdi9w
dWJtZWQvMjU1NzMyNDA8L3VybD48L3JlbGF0ZWQtdXJscz48L3VybHM+PGVsZWN0cm9uaWMtcmVz
b3VyY2UtbnVtPjEwLjEwMTYvai5tY2UuMjAxNC4xMi4wMjI8L2VsZWN0cm9uaWMtcmVzb3VyY2Ut
bnVtPjwvcmVjb3JkPjwvQ2l0ZT48Q2l0ZT48QXV0aG9yPlNlYmFnPC9BdXRob3I+PFllYXI+MjAx
MzwvWWVhcj48UmVjTnVtPjU3PC9SZWNOdW0+PHJlY29yZD48cmVjLW51bWJlcj41NzwvcmVjLW51
bWJlcj48Zm9yZWlnbi1rZXlzPjxrZXkgYXBwPSJFTiIgZGItaWQ9InpkOXZycjlyNHN4cHZvZXgw
ejJ4MHNlbzk1dHg5ZmV4cjk1dCIgdGltZXN0YW1wPSIxNDg5NjI4MzM0Ij41Nzwva2V5PjwvZm9y
ZWlnbi1rZXlzPjxyZWYtdHlwZSBuYW1lPSJKb3VybmFsIEFydGljbGUiPjE3PC9yZWYtdHlwZT48
Y29udHJpYnV0b3JzPjxhdXRob3JzPjxhdXRob3I+U2ViYWcsIEouIEEuPC9hdXRob3I+PGF1dGhv
cj5aaGFuZywgQy48L2F1dGhvcj48YXV0aG9yPkhpbmtsZSwgUC4gTS48L2F1dGhvcj48YXV0aG9y
PkJyYWRzaGF3LCBBLiBNLjwvYXV0aG9yPjxhdXRob3I+Q29uZSwgUi4gRC48L2F1dGhvcj48L2F1
dGhvcnM+PC9jb250cmlidXRvcnM+PGF1dGgtYWRkcmVzcz5EZXBhcnRtZW50IG9mIE1vbGVjdWxh
ciBQaHlzaW9sb2d5IGFuZCBCaW9waHlzaWNzLCBWYW5kZXJiaWx0IFVuaXZlcnNpdHkgU2Nob29s
IG9mIE1lZGljaW5lLCBOYXNodmlsbGUsIFROIDM3MjMyLCBVU0EuPC9hdXRoLWFkZHJlc3M+PHRp
dGxlcz48dGl0bGU+RGV2ZWxvcG1lbnRhbCBjb250cm9sIG9mIHRoZSBtZWxhbm9jb3J0aW4tNCBy
ZWNlcHRvciBieSBNUkFQMiBwcm90ZWlucyBpbiB6ZWJyYWZpc2g8L3RpdGxlPjxzZWNvbmRhcnkt
dGl0bGU+U2NpZW5jZTwvc2Vjb25kYXJ5LXRpdGxlPjwvdGl0bGVzPjxwZXJpb2RpY2FsPjxmdWxs
LXRpdGxlPlNjaWVuY2U8L2Z1bGwtdGl0bGU+PC9wZXJpb2RpY2FsPjxwYWdlcz4yNzgtODE8L3Bh
Z2VzPjx2b2x1bWU+MzQxPC92b2x1bWU+PG51bWJlcj42MTQzPC9udW1iZXI+PGtleXdvcmRzPjxr
ZXl3b3JkPkFuaW1hbHM8L2tleXdvcmQ+PGtleXdvcmQ+RW1icnlvLCBOb25tYW1tYWxpYW4vbWV0
YWJvbGlzbTwva2V5d29yZD48a2V5d29yZD5FbmVyZ3kgTWV0YWJvbGlzbTwva2V5d29yZD48a2V5
d29yZD5IRUsyOTMgQ2VsbHM8L2tleXdvcmQ+PGtleXdvcmQ+SHVtYW5zPC9rZXl3b3JkPjxrZXl3
b3JkPlJlY2VwdG9yIEFjdGl2aXR5LU1vZGlmeWluZyBQcm90ZWlucy9nZW5ldGljcy8qbWV0YWJv
bGlzbTwva2V5d29yZD48a2V5d29yZD5SZWNlcHRvciwgTWVsYW5vY29ydGluLCBUeXBlIDQvKm1l
dGFib2xpc208L2tleXdvcmQ+PGtleXdvcmQ+WmVicmFmaXNoLyplbWJyeW9sb2d5L21ldGFib2xp
c208L2tleXdvcmQ+PGtleXdvcmQ+WmVicmFmaXNoIFByb3RlaW5zL2dlbmV0aWNzLyptZXRhYm9s
aXNtPC9rZXl3b3JkPjxrZXl3b3JkPmFscGhhLU1TSC9tZXRhYm9saXNtL3BoYXJtYWNvbG9neTwv
a2V5d29yZD48L2tleXdvcmRzPjxkYXRlcz48eWVhcj4yMDEzPC95ZWFyPjxwdWItZGF0ZXM+PGRh
dGU+SnVsIDE5PC9kYXRlPjwvcHViLWRhdGVzPjwvZGF0ZXM+PGlzYm4+MTA5NS05MjAzIChFbGVj
dHJvbmljKSYjeEQ7MDAzNi04MDc1IChMaW5raW5nKTwvaXNibj48YWNjZXNzaW9uLW51bT4yMzg2
OTAxNzwvYWNjZXNzaW9uLW51bT48dXJscz48cmVsYXRlZC11cmxzPjx1cmw+aHR0cHM6Ly93d3cu
bmNiaS5ubG0ubmloLmdvdi9wdWJtZWQvMjM4NjkwMTc8L3VybD48L3JlbGF0ZWQtdXJscz48L3Vy
bHM+PGN1c3RvbTI+UE1DNDI1NTI3NzwvY3VzdG9tMj48ZWxlY3Ryb25pYy1yZXNvdXJjZS1udW0+
MTAuMTEyNi9zY2llbmNlLjEyMzI5OTU8L2VsZWN0cm9uaWMtcmVzb3VyY2UtbnVtPjwvcmVjb3Jk
PjwvQ2l0ZT48L0VuZE5vdGU+
</w:fldData>
        </w:fldChar>
      </w:r>
      <w:r w:rsidR="00F50B80">
        <w:rPr>
          <w:rStyle w:val="apple-converted-space"/>
          <w:rFonts w:ascii="Times New Roman" w:hAnsi="Times New Roman" w:cs="Times New Roman"/>
          <w:color w:val="000000" w:themeColor="text1"/>
          <w:sz w:val="24"/>
          <w:szCs w:val="24"/>
          <w:shd w:val="clear" w:color="auto" w:fill="FFFFFF"/>
        </w:rPr>
        <w:instrText xml:space="preserve"> ADDIN EN.CITE.DATA </w:instrText>
      </w:r>
      <w:r w:rsidR="00F50B80">
        <w:rPr>
          <w:rStyle w:val="apple-converted-space"/>
          <w:rFonts w:ascii="Times New Roman" w:hAnsi="Times New Roman" w:cs="Times New Roman"/>
          <w:color w:val="000000" w:themeColor="text1"/>
          <w:sz w:val="24"/>
          <w:szCs w:val="24"/>
          <w:shd w:val="clear" w:color="auto" w:fill="FFFFFF"/>
        </w:rPr>
      </w:r>
      <w:r w:rsidR="00F50B80">
        <w:rPr>
          <w:rStyle w:val="apple-converted-space"/>
          <w:rFonts w:ascii="Times New Roman" w:hAnsi="Times New Roman" w:cs="Times New Roman"/>
          <w:color w:val="000000" w:themeColor="text1"/>
          <w:sz w:val="24"/>
          <w:szCs w:val="24"/>
          <w:shd w:val="clear" w:color="auto" w:fill="FFFFFF"/>
        </w:rPr>
        <w:fldChar w:fldCharType="end"/>
      </w:r>
      <w:r>
        <w:rPr>
          <w:rStyle w:val="apple-converted-space"/>
          <w:rFonts w:ascii="Times New Roman" w:hAnsi="Times New Roman" w:cs="Times New Roman"/>
          <w:color w:val="000000" w:themeColor="text1"/>
          <w:sz w:val="24"/>
          <w:szCs w:val="24"/>
          <w:shd w:val="clear" w:color="auto" w:fill="FFFFFF"/>
        </w:rPr>
      </w:r>
      <w:r>
        <w:rPr>
          <w:rStyle w:val="apple-converted-space"/>
          <w:rFonts w:ascii="Times New Roman" w:hAnsi="Times New Roman" w:cs="Times New Roman"/>
          <w:color w:val="000000" w:themeColor="text1"/>
          <w:sz w:val="24"/>
          <w:szCs w:val="24"/>
          <w:shd w:val="clear" w:color="auto" w:fill="FFFFFF"/>
        </w:rPr>
        <w:fldChar w:fldCharType="separate"/>
      </w:r>
      <w:r w:rsidR="00F50B80">
        <w:rPr>
          <w:rStyle w:val="apple-converted-space"/>
          <w:rFonts w:ascii="Times New Roman" w:hAnsi="Times New Roman" w:cs="Times New Roman"/>
          <w:noProof/>
          <w:color w:val="000000" w:themeColor="text1"/>
          <w:sz w:val="24"/>
          <w:szCs w:val="24"/>
          <w:shd w:val="clear" w:color="auto" w:fill="FFFFFF"/>
        </w:rPr>
        <w:t>(</w:t>
      </w:r>
      <w:hyperlink w:anchor="_ENREF_42" w:tooltip="Dores, 2015 #53" w:history="1">
        <w:r w:rsidR="008834D1">
          <w:rPr>
            <w:rStyle w:val="apple-converted-space"/>
            <w:rFonts w:ascii="Times New Roman" w:hAnsi="Times New Roman" w:cs="Times New Roman"/>
            <w:noProof/>
            <w:color w:val="000000" w:themeColor="text1"/>
            <w:sz w:val="24"/>
            <w:szCs w:val="24"/>
            <w:shd w:val="clear" w:color="auto" w:fill="FFFFFF"/>
          </w:rPr>
          <w:t>42</w:t>
        </w:r>
      </w:hyperlink>
      <w:r w:rsidR="00F50B80">
        <w:rPr>
          <w:rStyle w:val="apple-converted-space"/>
          <w:rFonts w:ascii="Times New Roman" w:hAnsi="Times New Roman" w:cs="Times New Roman"/>
          <w:noProof/>
          <w:color w:val="000000" w:themeColor="text1"/>
          <w:sz w:val="24"/>
          <w:szCs w:val="24"/>
          <w:shd w:val="clear" w:color="auto" w:fill="FFFFFF"/>
        </w:rPr>
        <w:t xml:space="preserve">, </w:t>
      </w:r>
      <w:hyperlink w:anchor="_ENREF_43" w:tooltip="Sebag, 2013 #57" w:history="1">
        <w:r w:rsidR="008834D1">
          <w:rPr>
            <w:rStyle w:val="apple-converted-space"/>
            <w:rFonts w:ascii="Times New Roman" w:hAnsi="Times New Roman" w:cs="Times New Roman"/>
            <w:noProof/>
            <w:color w:val="000000" w:themeColor="text1"/>
            <w:sz w:val="24"/>
            <w:szCs w:val="24"/>
            <w:shd w:val="clear" w:color="auto" w:fill="FFFFFF"/>
          </w:rPr>
          <w:t>43</w:t>
        </w:r>
      </w:hyperlink>
      <w:r w:rsidR="00F50B80">
        <w:rPr>
          <w:rStyle w:val="apple-converted-space"/>
          <w:rFonts w:ascii="Times New Roman" w:hAnsi="Times New Roman" w:cs="Times New Roman"/>
          <w:noProof/>
          <w:color w:val="000000" w:themeColor="text1"/>
          <w:sz w:val="24"/>
          <w:szCs w:val="24"/>
          <w:shd w:val="clear" w:color="auto" w:fill="FFFFFF"/>
        </w:rPr>
        <w:t>)</w:t>
      </w:r>
      <w:r>
        <w:rPr>
          <w:rStyle w:val="apple-converted-space"/>
          <w:rFonts w:ascii="Times New Roman" w:hAnsi="Times New Roman" w:cs="Times New Roman"/>
          <w:color w:val="000000" w:themeColor="text1"/>
          <w:sz w:val="24"/>
          <w:szCs w:val="24"/>
          <w:shd w:val="clear" w:color="auto" w:fill="FFFFFF"/>
        </w:rPr>
        <w:fldChar w:fldCharType="end"/>
      </w:r>
      <w:r w:rsidR="002F2208">
        <w:rPr>
          <w:rStyle w:val="apple-converted-space"/>
          <w:rFonts w:ascii="Times New Roman" w:hAnsi="Times New Roman" w:cs="Times New Roman"/>
          <w:color w:val="000000" w:themeColor="text1"/>
          <w:sz w:val="24"/>
          <w:szCs w:val="24"/>
          <w:shd w:val="clear" w:color="auto" w:fill="FFFFFF"/>
        </w:rPr>
        <w:t>(Fig. S26)</w:t>
      </w:r>
      <w:r>
        <w:rPr>
          <w:rStyle w:val="apple-converted-space"/>
          <w:rFonts w:ascii="Times New Roman" w:hAnsi="Times New Roman" w:cs="Times New Roman" w:hint="eastAsia"/>
          <w:color w:val="000000" w:themeColor="text1"/>
          <w:sz w:val="24"/>
          <w:szCs w:val="24"/>
          <w:shd w:val="clear" w:color="auto" w:fill="FFFFFF"/>
        </w:rPr>
        <w:t>.</w:t>
      </w:r>
      <w:r w:rsidRPr="00414F8A" w:rsidDel="0079680D">
        <w:rPr>
          <w:rStyle w:val="apple-converted-space"/>
          <w:rFonts w:ascii="Times New Roman" w:hAnsi="Times New Roman" w:cs="Times New Roman"/>
          <w:color w:val="000000" w:themeColor="text1"/>
          <w:sz w:val="24"/>
          <w:szCs w:val="24"/>
          <w:shd w:val="clear" w:color="auto" w:fill="FFFFFF"/>
        </w:rPr>
        <w:t xml:space="preserve"> </w:t>
      </w:r>
    </w:p>
    <w:p w14:paraId="4E26B06B" w14:textId="11B78473" w:rsidR="00147C7F" w:rsidRDefault="006104D4" w:rsidP="006104D4">
      <w:pPr>
        <w:tabs>
          <w:tab w:val="left" w:pos="3261"/>
        </w:tabs>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Among these candidate domestication genes, we examined functional activity of two mutations locating in introns of </w:t>
      </w:r>
      <w:r w:rsidRPr="00194533">
        <w:rPr>
          <w:rFonts w:ascii="Times New Roman" w:hAnsi="Times New Roman" w:cs="Times New Roman"/>
          <w:i/>
          <w:sz w:val="24"/>
          <w:szCs w:val="24"/>
        </w:rPr>
        <w:t>GRIK1</w:t>
      </w:r>
      <w:r>
        <w:rPr>
          <w:rFonts w:ascii="Times New Roman" w:hAnsi="Times New Roman" w:cs="Times New Roman"/>
          <w:sz w:val="24"/>
          <w:szCs w:val="24"/>
        </w:rPr>
        <w:t xml:space="preserve"> and </w:t>
      </w:r>
      <w:r w:rsidRPr="00194533">
        <w:rPr>
          <w:rFonts w:ascii="Times New Roman" w:hAnsi="Times New Roman" w:cs="Times New Roman"/>
          <w:i/>
          <w:sz w:val="24"/>
          <w:szCs w:val="24"/>
        </w:rPr>
        <w:t>LYST</w:t>
      </w:r>
      <w:r>
        <w:rPr>
          <w:rFonts w:ascii="Times New Roman" w:hAnsi="Times New Roman" w:cs="Times New Roman"/>
          <w:sz w:val="24"/>
          <w:szCs w:val="24"/>
        </w:rPr>
        <w:t xml:space="preserve">, respectively. Domestic genotype of </w:t>
      </w:r>
      <w:r w:rsidRPr="00194533">
        <w:rPr>
          <w:rFonts w:ascii="Times New Roman" w:hAnsi="Times New Roman" w:cs="Times New Roman"/>
          <w:i/>
          <w:sz w:val="24"/>
          <w:szCs w:val="24"/>
        </w:rPr>
        <w:t>LYST</w:t>
      </w:r>
      <w:r>
        <w:rPr>
          <w:rFonts w:ascii="Times New Roman" w:hAnsi="Times New Roman" w:cs="Times New Roman"/>
          <w:sz w:val="24"/>
          <w:szCs w:val="24"/>
        </w:rPr>
        <w:t xml:space="preserve"> mutation showed significantly higher gene expression acidity than wild genotype in luciferase activity assay (Fig. 4d; </w:t>
      </w:r>
      <w:r w:rsidR="00F025F7">
        <w:rPr>
          <w:rFonts w:ascii="Times New Roman" w:hAnsi="Times New Roman" w:cs="Times New Roman"/>
          <w:sz w:val="24"/>
          <w:szCs w:val="24"/>
        </w:rPr>
        <w:t>Table S21</w:t>
      </w:r>
      <w:r>
        <w:rPr>
          <w:rFonts w:ascii="Times New Roman" w:hAnsi="Times New Roman" w:cs="Times New Roman"/>
          <w:sz w:val="24"/>
          <w:szCs w:val="24"/>
        </w:rPr>
        <w:t>)</w:t>
      </w:r>
    </w:p>
    <w:p w14:paraId="23A32EDE" w14:textId="1E1CB3B4" w:rsidR="00F72EF3" w:rsidRDefault="00F72EF3" w:rsidP="006104D4">
      <w:pPr>
        <w:tabs>
          <w:tab w:val="left" w:pos="3261"/>
        </w:tabs>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Reanalysis provide further evidence on evolutionary relationship of domestic duc</w:t>
      </w:r>
      <w:r w:rsidR="002B168C">
        <w:rPr>
          <w:rFonts w:ascii="Times New Roman" w:hAnsi="Times New Roman" w:cs="Times New Roman"/>
          <w:b/>
          <w:sz w:val="24"/>
          <w:szCs w:val="24"/>
        </w:rPr>
        <w:t>k, mallard wild duck and spot-billed</w:t>
      </w:r>
      <w:r>
        <w:rPr>
          <w:rFonts w:ascii="Times New Roman" w:hAnsi="Times New Roman" w:cs="Times New Roman"/>
          <w:b/>
          <w:sz w:val="24"/>
          <w:szCs w:val="24"/>
        </w:rPr>
        <w:t xml:space="preserve"> wild duck</w:t>
      </w:r>
    </w:p>
    <w:p w14:paraId="1E0D905E" w14:textId="0F35836F" w:rsidR="00F72EF3" w:rsidRDefault="00F72EF3" w:rsidP="00F72EF3">
      <w:pPr>
        <w:tabs>
          <w:tab w:val="left" w:pos="3261"/>
        </w:tabs>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 xml:space="preserve">s the genomic </w:t>
      </w:r>
      <w:r w:rsidR="0057060C">
        <w:rPr>
          <w:rFonts w:ascii="Times New Roman" w:hAnsi="Times New Roman" w:cs="Times New Roman"/>
          <w:sz w:val="24"/>
          <w:szCs w:val="24"/>
        </w:rPr>
        <w:t>average genetic distance</w:t>
      </w:r>
      <w:r>
        <w:rPr>
          <w:rFonts w:ascii="Times New Roman" w:hAnsi="Times New Roman" w:cs="Times New Roman"/>
          <w:sz w:val="24"/>
          <w:szCs w:val="24"/>
        </w:rPr>
        <w:t xml:space="preserve"> between mallard and spot-billed (mean F</w:t>
      </w:r>
      <w:r>
        <w:rPr>
          <w:rFonts w:ascii="Times New Roman" w:hAnsi="Times New Roman" w:cs="Times New Roman"/>
          <w:sz w:val="24"/>
          <w:szCs w:val="24"/>
          <w:vertAlign w:val="subscript"/>
        </w:rPr>
        <w:t>ST</w:t>
      </w:r>
      <w:r>
        <w:rPr>
          <w:rFonts w:ascii="Times New Roman" w:hAnsi="Times New Roman" w:cs="Times New Roman"/>
          <w:sz w:val="24"/>
          <w:szCs w:val="24"/>
        </w:rPr>
        <w:t xml:space="preserve">: 0.0637) is </w:t>
      </w:r>
      <w:r w:rsidR="00DB1E89">
        <w:rPr>
          <w:rFonts w:ascii="Times New Roman" w:hAnsi="Times New Roman" w:cs="Times New Roman"/>
          <w:sz w:val="24"/>
          <w:szCs w:val="24"/>
        </w:rPr>
        <w:t xml:space="preserve">significantly </w:t>
      </w:r>
      <w:r w:rsidR="0057060C">
        <w:rPr>
          <w:rFonts w:ascii="Times New Roman" w:hAnsi="Times New Roman" w:cs="Times New Roman"/>
          <w:sz w:val="24"/>
          <w:szCs w:val="24"/>
        </w:rPr>
        <w:t>lower</w:t>
      </w:r>
      <w:r>
        <w:rPr>
          <w:rFonts w:ascii="Times New Roman" w:hAnsi="Times New Roman" w:cs="Times New Roman"/>
          <w:sz w:val="24"/>
          <w:szCs w:val="24"/>
        </w:rPr>
        <w:t xml:space="preserve"> than it in mallard/spot-billed</w:t>
      </w:r>
      <w:r w:rsidR="001F6556">
        <w:rPr>
          <w:rFonts w:ascii="Times New Roman" w:hAnsi="Times New Roman" w:cs="Times New Roman"/>
          <w:sz w:val="24"/>
          <w:szCs w:val="24"/>
        </w:rPr>
        <w:t xml:space="preserve"> </w:t>
      </w:r>
      <w:r>
        <w:rPr>
          <w:rFonts w:ascii="Times New Roman" w:hAnsi="Times New Roman" w:cs="Times New Roman"/>
          <w:sz w:val="24"/>
          <w:szCs w:val="24"/>
        </w:rPr>
        <w:t>vs domestic pairs (mean F</w:t>
      </w:r>
      <w:r>
        <w:rPr>
          <w:rFonts w:ascii="Times New Roman" w:hAnsi="Times New Roman" w:cs="Times New Roman"/>
          <w:sz w:val="24"/>
          <w:szCs w:val="24"/>
          <w:vertAlign w:val="subscript"/>
        </w:rPr>
        <w:t>ST</w:t>
      </w:r>
      <w:r>
        <w:rPr>
          <w:rFonts w:ascii="Times New Roman" w:hAnsi="Times New Roman" w:cs="Times New Roman"/>
          <w:sz w:val="24"/>
          <w:szCs w:val="24"/>
        </w:rPr>
        <w:t>: 0.2832, 0.2498)(</w:t>
      </w:r>
      <w:r w:rsidR="00746F0D">
        <w:rPr>
          <w:rFonts w:ascii="Times New Roman" w:hAnsi="Times New Roman" w:cs="Times New Roman"/>
          <w:sz w:val="24"/>
          <w:szCs w:val="24"/>
        </w:rPr>
        <w:t>Fig.</w:t>
      </w:r>
      <w:r>
        <w:rPr>
          <w:rFonts w:ascii="Times New Roman" w:hAnsi="Times New Roman" w:cs="Times New Roman"/>
          <w:sz w:val="24"/>
          <w:szCs w:val="24"/>
        </w:rPr>
        <w:t xml:space="preserve"> </w:t>
      </w:r>
      <w:r w:rsidR="0054098E">
        <w:rPr>
          <w:rFonts w:ascii="Times New Roman" w:hAnsi="Times New Roman" w:cs="Times New Roman"/>
          <w:sz w:val="24"/>
          <w:szCs w:val="24"/>
        </w:rPr>
        <w:t>5</w:t>
      </w:r>
      <w:r w:rsidR="00746F0D">
        <w:rPr>
          <w:rFonts w:ascii="Times New Roman" w:hAnsi="Times New Roman" w:cs="Times New Roman"/>
          <w:sz w:val="24"/>
          <w:szCs w:val="24"/>
        </w:rPr>
        <w:t>b</w:t>
      </w:r>
      <w:r>
        <w:rPr>
          <w:rFonts w:ascii="Times New Roman" w:hAnsi="Times New Roman" w:cs="Times New Roman"/>
          <w:sz w:val="24"/>
          <w:szCs w:val="24"/>
        </w:rPr>
        <w:t xml:space="preserve">). To further investigate whether this higher genomic </w:t>
      </w:r>
      <w:r w:rsidR="001223EB">
        <w:rPr>
          <w:rFonts w:ascii="Times New Roman" w:hAnsi="Times New Roman" w:cs="Times New Roman"/>
          <w:sz w:val="24"/>
          <w:szCs w:val="24"/>
        </w:rPr>
        <w:t>”</w:t>
      </w:r>
      <w:r>
        <w:rPr>
          <w:rFonts w:ascii="Times New Roman" w:hAnsi="Times New Roman" w:cs="Times New Roman"/>
          <w:sz w:val="24"/>
          <w:szCs w:val="24"/>
        </w:rPr>
        <w:t>similarity</w:t>
      </w:r>
      <w:r w:rsidR="001223EB">
        <w:rPr>
          <w:rFonts w:ascii="Times New Roman" w:hAnsi="Times New Roman" w:cs="Times New Roman"/>
          <w:sz w:val="24"/>
          <w:szCs w:val="24"/>
        </w:rPr>
        <w:t>”</w:t>
      </w:r>
      <w:r>
        <w:rPr>
          <w:rFonts w:ascii="Times New Roman" w:hAnsi="Times New Roman" w:cs="Times New Roman"/>
          <w:sz w:val="24"/>
          <w:szCs w:val="24"/>
        </w:rPr>
        <w:t xml:space="preserve"> between mallard and spot-billed is caused by hybridization</w:t>
      </w:r>
      <w:r w:rsidR="00D27E0C">
        <w:rPr>
          <w:rFonts w:ascii="Times New Roman" w:hAnsi="Times New Roman" w:cs="Times New Roman"/>
          <w:sz w:val="24"/>
          <w:szCs w:val="24"/>
        </w:rPr>
        <w:t xml:space="preserve"> or ph</w:t>
      </w:r>
      <w:r w:rsidR="001F14F0">
        <w:rPr>
          <w:rFonts w:ascii="Times New Roman" w:hAnsi="Times New Roman" w:cs="Times New Roman"/>
          <w:sz w:val="24"/>
          <w:szCs w:val="24"/>
        </w:rPr>
        <w:t>ylogeny</w:t>
      </w:r>
      <w:r w:rsidR="00D27E0C">
        <w:rPr>
          <w:rFonts w:ascii="Times New Roman" w:hAnsi="Times New Roman" w:cs="Times New Roman"/>
          <w:sz w:val="24"/>
          <w:szCs w:val="24"/>
        </w:rPr>
        <w:t xml:space="preserve"> as we inferred above</w:t>
      </w:r>
      <w:r>
        <w:rPr>
          <w:rFonts w:ascii="Times New Roman" w:hAnsi="Times New Roman" w:cs="Times New Roman"/>
          <w:sz w:val="24"/>
          <w:szCs w:val="24"/>
        </w:rPr>
        <w:t>. We stratified the</w:t>
      </w:r>
      <w:r w:rsidR="00633B4A">
        <w:rPr>
          <w:rFonts w:ascii="Times New Roman" w:hAnsi="Times New Roman" w:cs="Times New Roman"/>
          <w:sz w:val="24"/>
          <w:szCs w:val="24"/>
        </w:rPr>
        <w:t xml:space="preserve"> genomic</w:t>
      </w:r>
      <w:r>
        <w:rPr>
          <w:rFonts w:ascii="Times New Roman" w:hAnsi="Times New Roman" w:cs="Times New Roman"/>
          <w:sz w:val="24"/>
          <w:szCs w:val="24"/>
        </w:rPr>
        <w:t xml:space="preserve"> divergence value</w:t>
      </w:r>
      <w:r w:rsidR="00633B4A">
        <w:rPr>
          <w:rFonts w:ascii="Times New Roman" w:hAnsi="Times New Roman" w:cs="Times New Roman"/>
          <w:sz w:val="24"/>
          <w:szCs w:val="24"/>
        </w:rPr>
        <w:t>s</w:t>
      </w:r>
      <w:r>
        <w:rPr>
          <w:rFonts w:ascii="Times New Roman" w:hAnsi="Times New Roman" w:cs="Times New Roman"/>
          <w:sz w:val="24"/>
          <w:szCs w:val="24"/>
        </w:rPr>
        <w:t xml:space="preserve"> of </w:t>
      </w:r>
      <w:r w:rsidR="008A705C">
        <w:rPr>
          <w:rFonts w:ascii="Times New Roman" w:hAnsi="Times New Roman" w:cs="Times New Roman"/>
          <w:sz w:val="24"/>
          <w:szCs w:val="24"/>
        </w:rPr>
        <w:t>each</w:t>
      </w:r>
      <w:r>
        <w:rPr>
          <w:rFonts w:ascii="Times New Roman" w:hAnsi="Times New Roman" w:cs="Times New Roman"/>
          <w:sz w:val="24"/>
          <w:szCs w:val="24"/>
        </w:rPr>
        <w:t xml:space="preserve"> windows by </w:t>
      </w:r>
      <w:r w:rsidRPr="00786D53">
        <w:rPr>
          <w:rFonts w:ascii="Times New Roman" w:hAnsi="Times New Roman" w:cs="Times New Roman" w:hint="eastAsia"/>
          <w:sz w:val="24"/>
          <w:szCs w:val="24"/>
        </w:rPr>
        <w:t>Δ</w:t>
      </w:r>
      <w:r w:rsidRPr="00786D53">
        <w:rPr>
          <w:rFonts w:ascii="Times New Roman" w:hAnsi="Times New Roman" w:cs="Times New Roman"/>
          <w:sz w:val="24"/>
          <w:szCs w:val="24"/>
        </w:rPr>
        <w:t>DAF</w:t>
      </w:r>
      <w:r w:rsidR="00FC2357">
        <w:rPr>
          <w:rFonts w:ascii="Times New Roman" w:hAnsi="Times New Roman" w:cs="Times New Roman"/>
          <w:sz w:val="24"/>
          <w:szCs w:val="24"/>
        </w:rPr>
        <w:t xml:space="preserve"> (or </w:t>
      </w:r>
      <w:r>
        <w:rPr>
          <w:rFonts w:ascii="Times New Roman" w:hAnsi="Times New Roman" w:cs="Times New Roman"/>
          <w:sz w:val="24"/>
          <w:szCs w:val="24"/>
        </w:rPr>
        <w:t xml:space="preserve">absolute </w:t>
      </w:r>
      <w:r w:rsidRPr="00867A6D">
        <w:rPr>
          <w:rFonts w:ascii="Times New Roman" w:eastAsia="宋体" w:hAnsi="Times New Roman" w:cs="Times New Roman"/>
          <w:color w:val="000000"/>
          <w:kern w:val="0"/>
          <w:szCs w:val="21"/>
        </w:rPr>
        <w:t>ΔDAF</w:t>
      </w:r>
      <w:r w:rsidR="00FC2357">
        <w:rPr>
          <w:rFonts w:ascii="Times New Roman" w:eastAsia="宋体" w:hAnsi="Times New Roman" w:cs="Times New Roman"/>
          <w:color w:val="000000"/>
          <w:kern w:val="0"/>
          <w:szCs w:val="21"/>
        </w:rPr>
        <w:t>)</w:t>
      </w:r>
      <w:r w:rsidR="004D18C9">
        <w:rPr>
          <w:rFonts w:ascii="Times New Roman" w:hAnsi="Times New Roman" w:cs="Times New Roman"/>
          <w:sz w:val="24"/>
          <w:szCs w:val="24"/>
        </w:rPr>
        <w:t xml:space="preserve"> </w:t>
      </w:r>
      <w:r>
        <w:rPr>
          <w:rFonts w:ascii="Times New Roman" w:hAnsi="Times New Roman" w:cs="Times New Roman"/>
          <w:sz w:val="24"/>
          <w:szCs w:val="24"/>
        </w:rPr>
        <w:t xml:space="preserve">(derived allele frequency difference between the two populations) </w:t>
      </w:r>
      <w:r w:rsidR="00633B4A">
        <w:rPr>
          <w:rFonts w:ascii="Times New Roman" w:hAnsi="Times New Roman" w:cs="Times New Roman"/>
          <w:sz w:val="24"/>
          <w:szCs w:val="24"/>
        </w:rPr>
        <w:t>bins</w:t>
      </w:r>
      <w:r>
        <w:rPr>
          <w:rFonts w:ascii="Times New Roman" w:hAnsi="Times New Roman" w:cs="Times New Roman"/>
          <w:sz w:val="24"/>
          <w:szCs w:val="24"/>
        </w:rPr>
        <w:t xml:space="preserve">. According to recent research on introgression issue in chimpanzee, the chance of derive </w:t>
      </w:r>
      <w:r>
        <w:rPr>
          <w:rFonts w:ascii="Times New Roman" w:hAnsi="Times New Roman" w:cs="Times New Roman"/>
          <w:sz w:val="24"/>
          <w:szCs w:val="24"/>
        </w:rPr>
        <w:lastRenderedPageBreak/>
        <w:t>alleles being introduced through gene flow increases with the frequency in the donor p</w:t>
      </w:r>
      <w:r w:rsidRPr="004D577F">
        <w:rPr>
          <w:rFonts w:ascii="Times New Roman" w:hAnsi="Times New Roman" w:cs="Times New Roman"/>
          <w:sz w:val="24"/>
          <w:szCs w:val="24"/>
        </w:rPr>
        <w:t>opulation. Gene flow should introduce into receptor p</w:t>
      </w:r>
      <w:r>
        <w:rPr>
          <w:rFonts w:ascii="Times New Roman" w:hAnsi="Times New Roman" w:cs="Times New Roman"/>
          <w:sz w:val="24"/>
          <w:szCs w:val="24"/>
        </w:rPr>
        <w:t>opulations at low frequencies</w:t>
      </w:r>
      <w:r w:rsidR="004D577F">
        <w:rPr>
          <w:rFonts w:ascii="Times New Roman" w:hAnsi="Times New Roman" w:cs="Times New Roman"/>
          <w:sz w:val="24"/>
          <w:szCs w:val="24"/>
        </w:rPr>
        <w:t xml:space="preserve"> </w:t>
      </w:r>
      <w:r w:rsidR="004D577F">
        <w:rPr>
          <w:rFonts w:ascii="Times New Roman" w:hAnsi="Times New Roman" w:cs="Times New Roman"/>
          <w:sz w:val="24"/>
          <w:szCs w:val="24"/>
        </w:rPr>
        <w:fldChar w:fldCharType="begin">
          <w:fldData xml:space="preserve">PEVuZE5vdGU+PENpdGU+PEF1dGhvcj5kZSBNYW51ZWw8L0F1dGhvcj48WWVhcj4yMDE2PC9ZZWFy
PjxSZWNOdW0+MTI4PC9SZWNOdW0+PERpc3BsYXlUZXh0Pig0NCk8L0Rpc3BsYXlUZXh0PjxyZWNv
cmQ+PHJlYy1udW1iZXI+MTI4PC9yZWMtbnVtYmVyPjxmb3JlaWduLWtleXM+PGtleSBhcHA9IkVO
IiBkYi1pZD0iYXR3d3pkcjU5dzl6OTllZnc1d3hkdzVjZnZyejVyc2ZkMjA1IiB0aW1lc3RhbXA9
IjAiPjEyODwva2V5PjwvZm9yZWlnbi1rZXlzPjxyZWYtdHlwZSBuYW1lPSJKb3VybmFsIEFydGlj
bGUiPjE3PC9yZWYtdHlwZT48Y29udHJpYnV0b3JzPjxhdXRob3JzPjxhdXRob3I+ZGUgTWFudWVs
LCBNLjwvYXV0aG9yPjxhdXRob3I+S3VobHdpbG0sIE0uPC9hdXRob3I+PGF1dGhvcj5GcmFuZHNl
biwgUC48L2F1dGhvcj48YXV0aG9yPlNvdXNhLCBWLiBDLjwvYXV0aG9yPjxhdXRob3I+RGVzYWks
IFQuPC9hdXRob3I+PGF1dGhvcj5QcmFkby1NYXJ0aW5leiwgSi48L2F1dGhvcj48YXV0aG9yPkhl
cm5hbmRlei1Sb2RyaWd1ZXosIEouPC9hdXRob3I+PGF1dGhvcj5EdXBhbmxvdXAsIEkuPC9hdXRo
b3I+PGF1dGhvcj5MYW8sIE8uPC9hdXRob3I+PGF1dGhvcj5IYWxsYXN0LCBQLjwvYXV0aG9yPjxh
dXRob3I+U2NobWlkdCwgSi4gTS48L2F1dGhvcj48YXV0aG9yPkhlcmVkaWEtR2VuZXN0YXIsIEou
IE0uPC9hdXRob3I+PGF1dGhvcj5CZW5henpvLCBBLjwvYXV0aG9yPjxhdXRob3I+QmFyYnVqYW5p
LCBHLjwvYXV0aG9yPjxhdXRob3I+UGV0ZXIsIEIuIE0uPC9hdXRob3I+PGF1dGhvcj5LdWRlcm5h
LCBMLiBGLjwvYXV0aG9yPjxhdXRob3I+Q2FzYWxzLCBGLjwvYXV0aG9yPjxhdXRob3I+QW5nZWRh
a2luLCBTLjwvYXV0aG9yPjxhdXRob3I+QXJhbmRqZWxvdmljLCBNLjwvYXV0aG9yPjxhdXRob3I+
Qm9lc2NoLCBDLjwvYXV0aG9yPjxhdXRob3I+S3VobCwgSC48L2F1dGhvcj48YXV0aG9yPlZpZ2ls
YW50LCBMLjwvYXV0aG9yPjxhdXRob3I+TGFuZ2VyZ3JhYmVyLCBLLjwvYXV0aG9yPjxhdXRob3I+
Tm92ZW1icmUsIEouPC9hdXRob3I+PGF1dGhvcj5HdXQsIE0uPC9hdXRob3I+PGF1dGhvcj5HdXQs
IEkuPC9hdXRob3I+PGF1dGhvcj5OYXZhcnJvLCBBLjwvYXV0aG9yPjxhdXRob3I+Q2FybHNlbiwg
Ri48L2F1dGhvcj48YXV0aG9yPkFuZHJlcywgQS4gTS48L2F1dGhvcj48YXV0aG9yPlNpZWdpc211
bmQsIEguIFIuPC9hdXRob3I+PGF1dGhvcj5TY2FsbHksIEEuPC9hdXRob3I+PGF1dGhvcj5FeGNv
ZmZpZXIsIEwuPC9hdXRob3I+PGF1dGhvcj5UeWxlci1TbWl0aCwgQy48L2F1dGhvcj48YXV0aG9y
PkNhc3RlbGxhbm8sIFMuPC9hdXRob3I+PGF1dGhvcj5YdWUsIFkuPC9hdXRob3I+PGF1dGhvcj5I
dmlsc29tLCBDLjwvYXV0aG9yPjxhdXRob3I+TWFycXVlcy1Cb25ldCwgVC48L2F1dGhvcj48L2F1
dGhvcnM+PC9jb250cmlidXRvcnM+PGF1dGgtYWRkcmVzcz5JbnN0aXR1dCBkZSBCaW9sb2dpYSBF
dm9sdXRpdmEgKENvbnNlam8gU3VwZXJpb3IgZGUgSW52ZXN0aWdhY2lvbmVzIENpZW50aWZpY2Fz
LVVuaXZlcnNpdGF0IFBvbXBldSBGYWJyYSksIEJhcmNlbG9uYSBCaW9tZWRpY2FsIFJlc2VhcmNo
IFBhcmssIERvY3RvciBBaWd1YWRlciA4OCwgQmFyY2Vsb25hLCBDYXRhbG9uaWEgMDgwMDMsIFNw
YWluLiYjeEQ7U2VjdGlvbiBmb3IgQ29tcHV0YXRpb25hbCBhbmQgUk5BIEJpb2xvZ3ksIERlcGFy
dG1lbnQgb2YgQmlvbG9neSwgVW5pdmVyc2l0eSBvZiBDb3BlbmhhZ2VuLCAyMjAwIENvcGVuaGFn
ZW4sIERlbm1hcmsuIENlbnRlciBmb3IgWm9vIGFuZCBXaWxkIEFuaW1hbCBIZWFsdGgsIENvcGVu
aGFnZW4gWm9vLCAyMDAwIEZyZWRlcmlrc2JlcmcsIERlbm1hcmsuJiN4RDtDb21wdXRhdGlvbmFs
IGFuZCBNb2xlY3VsYXIgUG9wdWxhdGlvbiBHZW5ldGljcywgSW5zdGl0dXRlIG9mIEVjb2xvZ3kg
YW5kIEV2b2x1dGlvbiwgVW5pdmVyc2l0eSBvZiBCZXJuZSwgMzAxMiBCZXJuZSwgU3dpdHplcmxh
bmQuIFN3aXNzIEluc3RpdHV0ZSBvZiBCaW9pbmZvcm1hdGljcywgMTAxNSBMYXVzYW5uZSwgU3dp
dHplcmxhbmQuJiN4RDtEZXBhcnRtZW50IG9mIEdlbmV0aWNzLCBVbml2ZXJzaXR5IG9mIENhbWJy
aWRnZSwgQ2FtYnJpZGdlIENCMiAzRUgsIFVLLiYjeEQ7SW5zdGl0dXQgZGUgQmlvbG9naWEgRXZv
bHV0aXZhIChDb25zZWpvIFN1cGVyaW9yIGRlIEludmVzdGlnYWNpb25lcyBDaWVudGlmaWNhcy1V
bml2ZXJzaXRhdCBQb21wZXUgRmFicmEpLCBCYXJjZWxvbmEgQmlvbWVkaWNhbCBSZXNlYXJjaCBQ
YXJrLCBEb2N0b3IgQWlndWFkZXIgODgsIEJhcmNlbG9uYSwgQ2F0YWxvbmlhIDA4MDAzLCBTcGFp
bi4gV2VsbGNvbWUgVHJ1c3QgU2FuZ2VyIEluc3RpdHV0ZSwgV2VsbGNvbWUgR2Vub21lIENhbXB1
cywgSGlueHRvbiBDQjEwIDFTQSwgVUsuJiN4RDtOYXRpb25hbCBDZW50cmUgZm9yIEdlbm9taWMg
QW5hbHlzaXMtQ2VudHJlIGZvciBHZW5vbWljIFJlZ3VsYXRpb24sIEJhcmNlbG9uYSBJbnN0aXR1
dGUgb2YgU2NpZW5jZSBhbmQgVGVjaG5vbG9neSwgMDgwMjggQmFyY2Vsb25hLCBTcGFpbi4gVW5p
dmVyc2l0YXQgUG9tcGV1IEZhYnJhLCAwODAwMyBCYXJjZWxvbmEsIFNwYWluLiYjeEQ7V2VsbGNv
bWUgVHJ1c3QgU2FuZ2VyIEluc3RpdHV0ZSwgV2VsbGNvbWUgR2Vub21lIENhbXB1cywgSGlueHRv
biBDQjEwIDFTQSwgVUsuIEluc3RpdHV0ZSBvZiBNb2xlY3VsYXIgYW5kIENlbGwgQmlvbG9neSwg
VW5pdmVyc2l0eSBvZiBUYXJ0dSwgVGFydHUgNTEwMTAsIEVzdG9uaWEuJiN4RDtEZXBhcnRtZW50
IG9mIEV2b2x1dGlvbmFyeSBHZW5ldGljcywgTWF4IFBsYW5jayBJbnN0aXR1dGUgZm9yIEV2b2x1
dGlvbmFyeSBBbnRocm9wb2xvZ3ksIDA0MTAzLCBMZWlwemlnLCBHZXJtYW55LiYjeEQ7RGVwYXJ0
bWVudCBvZiBMaWZlIFNjaWVuY2VzIGFuZCBCaW90ZWNobm9sb2d5LCBVbml2ZXJzaXR5IG9mIEZl
cnJhcmEsIDQ0MTIxIEZlcnJhcmEsIEl0YWx5LiYjeEQ7RGVwYXJ0bWVudCBvZiBIdW1hbiBHZW5l
dGljcywgVW5pdmVyc2l0eSBvZiBDaGljYWdvLCBDaGljYWdvLCBJTCA2MDYzNywgVVNBLiYjeEQ7
RGVwYXJ0bWVudCBvZiBQcmltYXRvbG9neSwgTWF4IFBsYW5jayBJbnN0aXR1dGUgZm9yIEV2b2x1
dGlvbmFyeSBBbnRocm9wb2xvZ3ksIDA0MTAzIExlaXB6aWcsIEdlcm1hbnkuJiN4RDtTY2hvb2wg
b2YgSHVtYW4gRXZvbHV0aW9uIGFuZCBTb2NpYWwgQ2hhbmdlIGFuZCBJbnN0aXR1dGUgb2YgSHVt
YW4gT3JpZ2lucywgQXJpem9uYSBTdGF0ZSBVbml2ZXJzaXR5LCBUZW1wZSwgQVogODUyODcsIFVT
QS4mI3hEO05hdGlvbmFsIENlbnRyZSBmb3IgR2Vub21pYyBBbmFseXNpcy1DZW50cmUgZm9yIEdl
bm9taWMgUmVndWxhdGlvbiwgQmFyY2Vsb25hIEluc3RpdHV0ZSBvZiBTY2llbmNlIGFuZCBUZWNo
bm9sb2d5LCAwODAyOCBCYXJjZWxvbmEsIFNwYWluLiYjeEQ7SW5zdGl0dXQgZGUgQmlvbG9naWEg
RXZvbHV0aXZhIChDb25zZWpvIFN1cGVyaW9yIGRlIEludmVzdGlnYWNpb25lcyBDaWVudGlmaWNh
cy1Vbml2ZXJzaXRhdCBQb21wZXUgRmFicmEpLCBCYXJjZWxvbmEgQmlvbWVkaWNhbCBSZXNlYXJj
aCBQYXJrLCBEb2N0b3IgQWlndWFkZXIgODgsIEJhcmNlbG9uYSwgQ2F0YWxvbmlhIDA4MDAzLCBT
cGFpbi4gTmF0aW9uYWwgQ2VudHJlIGZvciBHZW5vbWljIEFuYWx5c2lzLUNlbnRyZSBmb3IgR2Vu
b21pYyBSZWd1bGF0aW9uLCBCYXJjZWxvbmEgSW5zdGl0dXRlIG9mIFNjaWVuY2UgYW5kIFRlY2hu
b2xvZ3ksIDA4MDI4IEJhcmNlbG9uYSwgU3BhaW4uIEluc3RpdHVjaW8gQ2F0YWxhbmEgZGUgUmVj
ZXJjYSBpIEVzdHVkaXMgQXZhbmNhdHMgKElDUkVBKSwgQmFyY2Vsb25hLCBDYXRhbG9uaWEgMDgw
MTAsIFNwYWluLiYjeEQ7Q2VudGVyIGZvciBab28gYW5kIFdpbGQgQW5pbWFsIEhlYWx0aCwgQ29w
ZW5oYWdlbiBab28sIDIwMDAgRnJlZGVyaWtzYmVyZywgRGVubWFyay4mI3hEO1NlY3Rpb24gZm9y
IENvbXB1dGF0aW9uYWwgYW5kIFJOQSBCaW9sb2d5LCBEZXBhcnRtZW50IG9mIEJpb2xvZ3ksIFVu
aXZlcnNpdHkgb2YgQ29wZW5oYWdlbiwgMjIwMCBDb3BlbmhhZ2VuLCBEZW5tYXJrLiYjeEQ7V2Vs
bGNvbWUgVHJ1c3QgU2FuZ2VyIEluc3RpdHV0ZSwgV2VsbGNvbWUgR2Vub21lIENhbXB1cywgSGlu
eHRvbiBDQjEwIDFTQSwgVUsuJiN4RDtDZW50ZXIgZm9yIFpvbyBhbmQgV2lsZCBBbmltYWwgSGVh
bHRoLCBDb3BlbmhhZ2VuIFpvbywgMjAwMCBGcmVkZXJpa3NiZXJnLCBEZW5tYXJrLiBjaEB6b28u
ZGsgdG9tYXMubWFycXVlc0B1cGYuZWR1LiYjeEQ7SW5zdGl0dXQgZGUgQmlvbG9naWEgRXZvbHV0
aXZhIChDb25zZWpvIFN1cGVyaW9yIGRlIEludmVzdGlnYWNpb25lcyBDaWVudGlmaWNhcy1Vbml2
ZXJzaXRhdCBQb21wZXUgRmFicmEpLCBCYXJjZWxvbmEgQmlvbWVkaWNhbCBSZXNlYXJjaCBQYXJr
LCBEb2N0b3IgQWlndWFkZXIgODgsIEJhcmNlbG9uYSwgQ2F0YWxvbmlhIDA4MDAzLCBTcGFpbi4g
TmF0aW9uYWwgQ2VudHJlIGZvciBHZW5vbWljIEFuYWx5c2lzLUNlbnRyZSBmb3IgR2Vub21pYyBS
ZWd1bGF0aW9uLCBCYXJjZWxvbmEgSW5zdGl0dXRlIG9mIFNjaWVuY2UgYW5kIFRlY2hub2xvZ3ks
IDA4MDI4IEJhcmNlbG9uYSwgU3BhaW4uIEluc3RpdHVjaW8gQ2F0YWxhbmEgZGUgUmVjZXJjYSBp
IEVzdHVkaXMgQXZhbmNhdHMgKElDUkVBKSwgQmFyY2Vsb25hLCBDYXRhbG9uaWEgMDgwMTAsIFNw
YWluLiBjaEB6b28uZGsgdG9tYXMubWFycXVlc0B1cGYuZWR1LjwvYXV0aC1hZGRyZXNzPjx0aXRs
ZXM+PHRpdGxlPkNoaW1wYW56ZWUgZ2Vub21pYyBkaXZlcnNpdHkgcmV2ZWFscyBhbmNpZW50IGFk
bWl4dHVyZSB3aXRoIGJvbm9ib3M8L3RpdGxlPjxzZWNvbmRhcnktdGl0bGU+U2NpZW5jZTwvc2Vj
b25kYXJ5LXRpdGxlPjwvdGl0bGVzPjxwYWdlcz40NzctNDgxPC9wYWdlcz48dm9sdW1lPjM1NDwv
dm9sdW1lPjxudW1iZXI+NjMxMTwvbnVtYmVyPjxrZXl3b3Jkcz48a2V5d29yZD5BbmltYWxzPC9r
ZXl3b3JkPjxrZXl3b3JkPkNhbWVyb29uPC9rZXl3b3JkPjxrZXl3b3JkPipFdm9sdXRpb24sIE1v
bGVjdWxhcjwva2V5d29yZD48a2V5d29yZD5HZW5lIEZsb3c8L2tleXdvcmQ+PGtleXdvcmQ+Kkdl
bmV0aWMgVmFyaWF0aW9uPC9rZXl3b3JkPjxrZXl3b3JkPkdlbm9tZTwva2V5d29yZD48a2V5d29y
ZD5HZW5vbWljczwva2V5d29yZD48a2V5d29yZD5IYXBsb3R5cGVzPC9rZXl3b3JkPjxrZXl3b3Jk
Pk5pZ2VyaWE8L2tleXdvcmQ+PGtleXdvcmQ+UGFuIHBhbmlzY3VzLypnZW5ldGljczwva2V5d29y
ZD48a2V5d29yZD5QYW4gdHJvZ2xvZHl0ZXMvKmdlbmV0aWNzPC9rZXl3b3JkPjxrZXl3b3JkPlBv
cHVsYXRpb248L2tleXdvcmQ+PC9rZXl3b3Jkcz48ZGF0ZXM+PHllYXI+MjAxNjwveWVhcj48cHVi
LWRhdGVzPjxkYXRlPk9jdCAyODwvZGF0ZT48L3B1Yi1kYXRlcz48L2RhdGVzPjxpc2JuPjEwOTUt
OTIwMyAoRWxlY3Ryb25pYykmI3hEOzAwMzYtODA3NSAoTGlua2luZyk8L2lzYm4+PGFjY2Vzc2lv
bi1udW0+Mjc3ODk4NDM8L2FjY2Vzc2lvbi1udW0+PHVybHM+PHJlbGF0ZWQtdXJscz48dXJsPmh0
dHBzOi8vd3d3Lm5jYmkubmxtLm5paC5nb3YvcHVibWVkLzI3Nzg5ODQzPC91cmw+PC9yZWxhdGVk
LXVybHM+PC91cmxzPjxjdXN0b20yPlBNQzU1NDYyMTI8L2N1c3RvbTI+PGVsZWN0cm9uaWMtcmVz
b3VyY2UtbnVtPjEwLjExMjYvc2NpZW5jZS5hYWcyNjAyPC9lbGVjdHJvbmljLXJlc291cmNlLW51
bT48L3JlY29yZD48L0NpdGU+PC9FbmROb3RlPgB=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PEVuZE5vdGU+PENpdGU+PEF1dGhvcj5kZSBNYW51ZWw8L0F1dGhvcj48WWVhcj4yMDE2PC9ZZWFy
PjxSZWNOdW0+MTI4PC9SZWNOdW0+PERpc3BsYXlUZXh0Pig0NCk8L0Rpc3BsYXlUZXh0PjxyZWNv
cmQ+PHJlYy1udW1iZXI+MTI4PC9yZWMtbnVtYmVyPjxmb3JlaWduLWtleXM+PGtleSBhcHA9IkVO
IiBkYi1pZD0iYXR3d3pkcjU5dzl6OTllZnc1d3hkdzVjZnZyejVyc2ZkMjA1IiB0aW1lc3RhbXA9
IjAiPjEyODwva2V5PjwvZm9yZWlnbi1rZXlzPjxyZWYtdHlwZSBuYW1lPSJKb3VybmFsIEFydGlj
bGUiPjE3PC9yZWYtdHlwZT48Y29udHJpYnV0b3JzPjxhdXRob3JzPjxhdXRob3I+ZGUgTWFudWVs
LCBNLjwvYXV0aG9yPjxhdXRob3I+S3VobHdpbG0sIE0uPC9hdXRob3I+PGF1dGhvcj5GcmFuZHNl
biwgUC48L2F1dGhvcj48YXV0aG9yPlNvdXNhLCBWLiBDLjwvYXV0aG9yPjxhdXRob3I+RGVzYWks
IFQuPC9hdXRob3I+PGF1dGhvcj5QcmFkby1NYXJ0aW5leiwgSi48L2F1dGhvcj48YXV0aG9yPkhl
cm5hbmRlei1Sb2RyaWd1ZXosIEouPC9hdXRob3I+PGF1dGhvcj5EdXBhbmxvdXAsIEkuPC9hdXRo
b3I+PGF1dGhvcj5MYW8sIE8uPC9hdXRob3I+PGF1dGhvcj5IYWxsYXN0LCBQLjwvYXV0aG9yPjxh
dXRob3I+U2NobWlkdCwgSi4gTS48L2F1dGhvcj48YXV0aG9yPkhlcmVkaWEtR2VuZXN0YXIsIEou
IE0uPC9hdXRob3I+PGF1dGhvcj5CZW5henpvLCBBLjwvYXV0aG9yPjxhdXRob3I+QmFyYnVqYW5p
LCBHLjwvYXV0aG9yPjxhdXRob3I+UGV0ZXIsIEIuIE0uPC9hdXRob3I+PGF1dGhvcj5LdWRlcm5h
LCBMLiBGLjwvYXV0aG9yPjxhdXRob3I+Q2FzYWxzLCBGLjwvYXV0aG9yPjxhdXRob3I+QW5nZWRh
a2luLCBTLjwvYXV0aG9yPjxhdXRob3I+QXJhbmRqZWxvdmljLCBNLjwvYXV0aG9yPjxhdXRob3I+
Qm9lc2NoLCBDLjwvYXV0aG9yPjxhdXRob3I+S3VobCwgSC48L2F1dGhvcj48YXV0aG9yPlZpZ2ls
YW50LCBMLjwvYXV0aG9yPjxhdXRob3I+TGFuZ2VyZ3JhYmVyLCBLLjwvYXV0aG9yPjxhdXRob3I+
Tm92ZW1icmUsIEouPC9hdXRob3I+PGF1dGhvcj5HdXQsIE0uPC9hdXRob3I+PGF1dGhvcj5HdXQs
IEkuPC9hdXRob3I+PGF1dGhvcj5OYXZhcnJvLCBBLjwvYXV0aG9yPjxhdXRob3I+Q2FybHNlbiwg
Ri48L2F1dGhvcj48YXV0aG9yPkFuZHJlcywgQS4gTS48L2F1dGhvcj48YXV0aG9yPlNpZWdpc211
bmQsIEguIFIuPC9hdXRob3I+PGF1dGhvcj5TY2FsbHksIEEuPC9hdXRob3I+PGF1dGhvcj5FeGNv
ZmZpZXIsIEwuPC9hdXRob3I+PGF1dGhvcj5UeWxlci1TbWl0aCwgQy48L2F1dGhvcj48YXV0aG9y
PkNhc3RlbGxhbm8sIFMuPC9hdXRob3I+PGF1dGhvcj5YdWUsIFkuPC9hdXRob3I+PGF1dGhvcj5I
dmlsc29tLCBDLjwvYXV0aG9yPjxhdXRob3I+TWFycXVlcy1Cb25ldCwgVC48L2F1dGhvcj48L2F1
dGhvcnM+PC9jb250cmlidXRvcnM+PGF1dGgtYWRkcmVzcz5JbnN0aXR1dCBkZSBCaW9sb2dpYSBF
dm9sdXRpdmEgKENvbnNlam8gU3VwZXJpb3IgZGUgSW52ZXN0aWdhY2lvbmVzIENpZW50aWZpY2Fz
LVVuaXZlcnNpdGF0IFBvbXBldSBGYWJyYSksIEJhcmNlbG9uYSBCaW9tZWRpY2FsIFJlc2VhcmNo
IFBhcmssIERvY3RvciBBaWd1YWRlciA4OCwgQmFyY2Vsb25hLCBDYXRhbG9uaWEgMDgwMDMsIFNw
YWluLiYjeEQ7U2VjdGlvbiBmb3IgQ29tcHV0YXRpb25hbCBhbmQgUk5BIEJpb2xvZ3ksIERlcGFy
dG1lbnQgb2YgQmlvbG9neSwgVW5pdmVyc2l0eSBvZiBDb3BlbmhhZ2VuLCAyMjAwIENvcGVuaGFn
ZW4sIERlbm1hcmsuIENlbnRlciBmb3IgWm9vIGFuZCBXaWxkIEFuaW1hbCBIZWFsdGgsIENvcGVu
aGFnZW4gWm9vLCAyMDAwIEZyZWRlcmlrc2JlcmcsIERlbm1hcmsuJiN4RDtDb21wdXRhdGlvbmFs
IGFuZCBNb2xlY3VsYXIgUG9wdWxhdGlvbiBHZW5ldGljcywgSW5zdGl0dXRlIG9mIEVjb2xvZ3kg
YW5kIEV2b2x1dGlvbiwgVW5pdmVyc2l0eSBvZiBCZXJuZSwgMzAxMiBCZXJuZSwgU3dpdHplcmxh
bmQuIFN3aXNzIEluc3RpdHV0ZSBvZiBCaW9pbmZvcm1hdGljcywgMTAxNSBMYXVzYW5uZSwgU3dp
dHplcmxhbmQuJiN4RDtEZXBhcnRtZW50IG9mIEdlbmV0aWNzLCBVbml2ZXJzaXR5IG9mIENhbWJy
aWRnZSwgQ2FtYnJpZGdlIENCMiAzRUgsIFVLLiYjeEQ7SW5zdGl0dXQgZGUgQmlvbG9naWEgRXZv
bHV0aXZhIChDb25zZWpvIFN1cGVyaW9yIGRlIEludmVzdGlnYWNpb25lcyBDaWVudGlmaWNhcy1V
bml2ZXJzaXRhdCBQb21wZXUgRmFicmEpLCBCYXJjZWxvbmEgQmlvbWVkaWNhbCBSZXNlYXJjaCBQ
YXJrLCBEb2N0b3IgQWlndWFkZXIgODgsIEJhcmNlbG9uYSwgQ2F0YWxvbmlhIDA4MDAzLCBTcGFp
bi4gV2VsbGNvbWUgVHJ1c3QgU2FuZ2VyIEluc3RpdHV0ZSwgV2VsbGNvbWUgR2Vub21lIENhbXB1
cywgSGlueHRvbiBDQjEwIDFTQSwgVUsuJiN4RDtOYXRpb25hbCBDZW50cmUgZm9yIEdlbm9taWMg
QW5hbHlzaXMtQ2VudHJlIGZvciBHZW5vbWljIFJlZ3VsYXRpb24sIEJhcmNlbG9uYSBJbnN0aXR1
dGUgb2YgU2NpZW5jZSBhbmQgVGVjaG5vbG9neSwgMDgwMjggQmFyY2Vsb25hLCBTcGFpbi4gVW5p
dmVyc2l0YXQgUG9tcGV1IEZhYnJhLCAwODAwMyBCYXJjZWxvbmEsIFNwYWluLiYjeEQ7V2VsbGNv
bWUgVHJ1c3QgU2FuZ2VyIEluc3RpdHV0ZSwgV2VsbGNvbWUgR2Vub21lIENhbXB1cywgSGlueHRv
biBDQjEwIDFTQSwgVUsuIEluc3RpdHV0ZSBvZiBNb2xlY3VsYXIgYW5kIENlbGwgQmlvbG9neSwg
VW5pdmVyc2l0eSBvZiBUYXJ0dSwgVGFydHUgNTEwMTAsIEVzdG9uaWEuJiN4RDtEZXBhcnRtZW50
IG9mIEV2b2x1dGlvbmFyeSBHZW5ldGljcywgTWF4IFBsYW5jayBJbnN0aXR1dGUgZm9yIEV2b2x1
dGlvbmFyeSBBbnRocm9wb2xvZ3ksIDA0MTAzLCBMZWlwemlnLCBHZXJtYW55LiYjeEQ7RGVwYXJ0
bWVudCBvZiBMaWZlIFNjaWVuY2VzIGFuZCBCaW90ZWNobm9sb2d5LCBVbml2ZXJzaXR5IG9mIEZl
cnJhcmEsIDQ0MTIxIEZlcnJhcmEsIEl0YWx5LiYjeEQ7RGVwYXJ0bWVudCBvZiBIdW1hbiBHZW5l
dGljcywgVW5pdmVyc2l0eSBvZiBDaGljYWdvLCBDaGljYWdvLCBJTCA2MDYzNywgVVNBLiYjeEQ7
RGVwYXJ0bWVudCBvZiBQcmltYXRvbG9neSwgTWF4IFBsYW5jayBJbnN0aXR1dGUgZm9yIEV2b2x1
dGlvbmFyeSBBbnRocm9wb2xvZ3ksIDA0MTAzIExlaXB6aWcsIEdlcm1hbnkuJiN4RDtTY2hvb2wg
b2YgSHVtYW4gRXZvbHV0aW9uIGFuZCBTb2NpYWwgQ2hhbmdlIGFuZCBJbnN0aXR1dGUgb2YgSHVt
YW4gT3JpZ2lucywgQXJpem9uYSBTdGF0ZSBVbml2ZXJzaXR5LCBUZW1wZSwgQVogODUyODcsIFVT
QS4mI3hEO05hdGlvbmFsIENlbnRyZSBmb3IgR2Vub21pYyBBbmFseXNpcy1DZW50cmUgZm9yIEdl
bm9taWMgUmVndWxhdGlvbiwgQmFyY2Vsb25hIEluc3RpdHV0ZSBvZiBTY2llbmNlIGFuZCBUZWNo
bm9sb2d5LCAwODAyOCBCYXJjZWxvbmEsIFNwYWluLiYjeEQ7SW5zdGl0dXQgZGUgQmlvbG9naWEg
RXZvbHV0aXZhIChDb25zZWpvIFN1cGVyaW9yIGRlIEludmVzdGlnYWNpb25lcyBDaWVudGlmaWNh
cy1Vbml2ZXJzaXRhdCBQb21wZXUgRmFicmEpLCBCYXJjZWxvbmEgQmlvbWVkaWNhbCBSZXNlYXJj
aCBQYXJrLCBEb2N0b3IgQWlndWFkZXIgODgsIEJhcmNlbG9uYSwgQ2F0YWxvbmlhIDA4MDAzLCBT
cGFpbi4gTmF0aW9uYWwgQ2VudHJlIGZvciBHZW5vbWljIEFuYWx5c2lzLUNlbnRyZSBmb3IgR2Vu
b21pYyBSZWd1bGF0aW9uLCBCYXJjZWxvbmEgSW5zdGl0dXRlIG9mIFNjaWVuY2UgYW5kIFRlY2hu
b2xvZ3ksIDA4MDI4IEJhcmNlbG9uYSwgU3BhaW4uIEluc3RpdHVjaW8gQ2F0YWxhbmEgZGUgUmVj
ZXJjYSBpIEVzdHVkaXMgQXZhbmNhdHMgKElDUkVBKSwgQmFyY2Vsb25hLCBDYXRhbG9uaWEgMDgw
MTAsIFNwYWluLiYjeEQ7Q2VudGVyIGZvciBab28gYW5kIFdpbGQgQW5pbWFsIEhlYWx0aCwgQ29w
ZW5oYWdlbiBab28sIDIwMDAgRnJlZGVyaWtzYmVyZywgRGVubWFyay4mI3hEO1NlY3Rpb24gZm9y
IENvbXB1dGF0aW9uYWwgYW5kIFJOQSBCaW9sb2d5LCBEZXBhcnRtZW50IG9mIEJpb2xvZ3ksIFVu
aXZlcnNpdHkgb2YgQ29wZW5oYWdlbiwgMjIwMCBDb3BlbmhhZ2VuLCBEZW5tYXJrLiYjeEQ7V2Vs
bGNvbWUgVHJ1c3QgU2FuZ2VyIEluc3RpdHV0ZSwgV2VsbGNvbWUgR2Vub21lIENhbXB1cywgSGlu
eHRvbiBDQjEwIDFTQSwgVUsuJiN4RDtDZW50ZXIgZm9yIFpvbyBhbmQgV2lsZCBBbmltYWwgSGVh
bHRoLCBDb3BlbmhhZ2VuIFpvbywgMjAwMCBGcmVkZXJpa3NiZXJnLCBEZW5tYXJrLiBjaEB6b28u
ZGsgdG9tYXMubWFycXVlc0B1cGYuZWR1LiYjeEQ7SW5zdGl0dXQgZGUgQmlvbG9naWEgRXZvbHV0
aXZhIChDb25zZWpvIFN1cGVyaW9yIGRlIEludmVzdGlnYWNpb25lcyBDaWVudGlmaWNhcy1Vbml2
ZXJzaXRhdCBQb21wZXUgRmFicmEpLCBCYXJjZWxvbmEgQmlvbWVkaWNhbCBSZXNlYXJjaCBQYXJr
LCBEb2N0b3IgQWlndWFkZXIgODgsIEJhcmNlbG9uYSwgQ2F0YWxvbmlhIDA4MDAzLCBTcGFpbi4g
TmF0aW9uYWwgQ2VudHJlIGZvciBHZW5vbWljIEFuYWx5c2lzLUNlbnRyZSBmb3IgR2Vub21pYyBS
ZWd1bGF0aW9uLCBCYXJjZWxvbmEgSW5zdGl0dXRlIG9mIFNjaWVuY2UgYW5kIFRlY2hub2xvZ3ks
IDA4MDI4IEJhcmNlbG9uYSwgU3BhaW4uIEluc3RpdHVjaW8gQ2F0YWxhbmEgZGUgUmVjZXJjYSBp
IEVzdHVkaXMgQXZhbmNhdHMgKElDUkVBKSwgQmFyY2Vsb25hLCBDYXRhbG9uaWEgMDgwMTAsIFNw
YWluLiBjaEB6b28uZGsgdG9tYXMubWFycXVlc0B1cGYuZWR1LjwvYXV0aC1hZGRyZXNzPjx0aXRs
ZXM+PHRpdGxlPkNoaW1wYW56ZWUgZ2Vub21pYyBkaXZlcnNpdHkgcmV2ZWFscyBhbmNpZW50IGFk
bWl4dHVyZSB3aXRoIGJvbm9ib3M8L3RpdGxlPjxzZWNvbmRhcnktdGl0bGU+U2NpZW5jZTwvc2Vj
b25kYXJ5LXRpdGxlPjwvdGl0bGVzPjxwYWdlcz40NzctNDgxPC9wYWdlcz48dm9sdW1lPjM1NDwv
dm9sdW1lPjxudW1iZXI+NjMxMTwvbnVtYmVyPjxrZXl3b3Jkcz48a2V5d29yZD5BbmltYWxzPC9r
ZXl3b3JkPjxrZXl3b3JkPkNhbWVyb29uPC9rZXl3b3JkPjxrZXl3b3JkPipFdm9sdXRpb24sIE1v
bGVjdWxhcjwva2V5d29yZD48a2V5d29yZD5HZW5lIEZsb3c8L2tleXdvcmQ+PGtleXdvcmQ+Kkdl
bmV0aWMgVmFyaWF0aW9uPC9rZXl3b3JkPjxrZXl3b3JkPkdlbm9tZTwva2V5d29yZD48a2V5d29y
ZD5HZW5vbWljczwva2V5d29yZD48a2V5d29yZD5IYXBsb3R5cGVzPC9rZXl3b3JkPjxrZXl3b3Jk
Pk5pZ2VyaWE8L2tleXdvcmQ+PGtleXdvcmQ+UGFuIHBhbmlzY3VzLypnZW5ldGljczwva2V5d29y
ZD48a2V5d29yZD5QYW4gdHJvZ2xvZHl0ZXMvKmdlbmV0aWNzPC9rZXl3b3JkPjxrZXl3b3JkPlBv
cHVsYXRpb248L2tleXdvcmQ+PC9rZXl3b3Jkcz48ZGF0ZXM+PHllYXI+MjAxNjwveWVhcj48cHVi
LWRhdGVzPjxkYXRlPk9jdCAyODwvZGF0ZT48L3B1Yi1kYXRlcz48L2RhdGVzPjxpc2JuPjEwOTUt
OTIwMyAoRWxlY3Ryb25pYykmI3hEOzAwMzYtODA3NSAoTGlua2luZyk8L2lzYm4+PGFjY2Vzc2lv
bi1udW0+Mjc3ODk4NDM8L2FjY2Vzc2lvbi1udW0+PHVybHM+PHJlbGF0ZWQtdXJscz48dXJsPmh0
dHBzOi8vd3d3Lm5jYmkubmxtLm5paC5nb3YvcHVibWVkLzI3Nzg5ODQzPC91cmw+PC9yZWxhdGVk
LXVybHM+PC91cmxzPjxjdXN0b20yPlBNQzU1NDYyMTI8L2N1c3RvbTI+PGVsZWN0cm9uaWMtcmVz
b3VyY2UtbnVtPjEwLjExMjYvc2NpZW5jZS5hYWcyNjAyPC9lbGVjdHJvbmljLXJlc291cmNlLW51
bT48L3JlY29yZD48L0NpdGU+PC9FbmROb3RlPgB=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4D577F">
        <w:rPr>
          <w:rFonts w:ascii="Times New Roman" w:hAnsi="Times New Roman" w:cs="Times New Roman"/>
          <w:sz w:val="24"/>
          <w:szCs w:val="24"/>
        </w:rPr>
      </w:r>
      <w:r w:rsidR="004D577F">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44" w:tooltip="de Manuel, 2016 #128" w:history="1">
        <w:r w:rsidR="008834D1">
          <w:rPr>
            <w:rFonts w:ascii="Times New Roman" w:hAnsi="Times New Roman" w:cs="Times New Roman"/>
            <w:noProof/>
            <w:sz w:val="24"/>
            <w:szCs w:val="24"/>
          </w:rPr>
          <w:t>44</w:t>
        </w:r>
      </w:hyperlink>
      <w:r w:rsidR="00F50B80">
        <w:rPr>
          <w:rFonts w:ascii="Times New Roman" w:hAnsi="Times New Roman" w:cs="Times New Roman"/>
          <w:noProof/>
          <w:sz w:val="24"/>
          <w:szCs w:val="24"/>
        </w:rPr>
        <w:t>)</w:t>
      </w:r>
      <w:r w:rsidR="004D577F">
        <w:rPr>
          <w:rFonts w:ascii="Times New Roman" w:hAnsi="Times New Roman" w:cs="Times New Roman"/>
          <w:sz w:val="24"/>
          <w:szCs w:val="24"/>
        </w:rPr>
        <w:fldChar w:fldCharType="end"/>
      </w:r>
      <w:r>
        <w:rPr>
          <w:rFonts w:ascii="Times New Roman" w:hAnsi="Times New Roman" w:cs="Times New Roman"/>
          <w:sz w:val="24"/>
          <w:szCs w:val="24"/>
        </w:rPr>
        <w:t xml:space="preserve">. So, we may expect lower divergence value in these </w:t>
      </w:r>
      <w:r w:rsidR="005A4C3B">
        <w:rPr>
          <w:rFonts w:ascii="Times New Roman" w:hAnsi="Times New Roman" w:cs="Times New Roman"/>
          <w:sz w:val="24"/>
          <w:szCs w:val="24"/>
        </w:rPr>
        <w:t>higher</w:t>
      </w:r>
      <w:r>
        <w:rPr>
          <w:rFonts w:ascii="Times New Roman" w:hAnsi="Times New Roman" w:cs="Times New Roman"/>
          <w:sz w:val="24"/>
          <w:szCs w:val="24"/>
        </w:rPr>
        <w:t xml:space="preserve"> </w:t>
      </w:r>
      <w:r w:rsidRPr="00C013FE">
        <w:rPr>
          <w:rFonts w:ascii="Times New Roman" w:hAnsi="Times New Roman" w:cs="Times New Roman"/>
          <w:sz w:val="24"/>
          <w:szCs w:val="24"/>
        </w:rPr>
        <w:t>ΔDAF</w:t>
      </w:r>
      <w:r w:rsidR="00FC2357">
        <w:rPr>
          <w:rFonts w:ascii="Times New Roman" w:hAnsi="Times New Roman" w:cs="Times New Roman"/>
          <w:sz w:val="24"/>
          <w:szCs w:val="24"/>
        </w:rPr>
        <w:t xml:space="preserve"> (</w:t>
      </w:r>
      <w:r w:rsidRPr="00C013FE">
        <w:rPr>
          <w:rFonts w:ascii="Times New Roman" w:hAnsi="Times New Roman" w:cs="Times New Roman"/>
          <w:sz w:val="24"/>
          <w:szCs w:val="24"/>
        </w:rPr>
        <w:t>absolute ΔDAF</w:t>
      </w:r>
      <w:r w:rsidR="00FC2357">
        <w:rPr>
          <w:rFonts w:ascii="Times New Roman" w:hAnsi="Times New Roman" w:cs="Times New Roman"/>
          <w:sz w:val="24"/>
          <w:szCs w:val="24"/>
        </w:rPr>
        <w:t>)</w:t>
      </w:r>
      <w:r w:rsidRPr="00C013FE">
        <w:rPr>
          <w:rFonts w:ascii="Times New Roman" w:hAnsi="Times New Roman" w:cs="Times New Roman"/>
          <w:sz w:val="24"/>
          <w:szCs w:val="24"/>
        </w:rPr>
        <w:t xml:space="preserve"> </w:t>
      </w:r>
      <w:r w:rsidR="005A4C3B">
        <w:rPr>
          <w:rFonts w:ascii="Times New Roman" w:hAnsi="Times New Roman" w:cs="Times New Roman"/>
          <w:sz w:val="24"/>
          <w:szCs w:val="24"/>
        </w:rPr>
        <w:t xml:space="preserve">bins </w:t>
      </w:r>
      <w:r w:rsidRPr="00C013FE">
        <w:rPr>
          <w:rFonts w:ascii="Times New Roman" w:hAnsi="Times New Roman" w:cs="Times New Roman"/>
          <w:sz w:val="24"/>
          <w:szCs w:val="24"/>
        </w:rPr>
        <w:t xml:space="preserve">as it represented more probability of introgression. We did </w:t>
      </w:r>
      <w:r w:rsidR="004D18C9">
        <w:rPr>
          <w:rFonts w:ascii="Times New Roman" w:hAnsi="Times New Roman" w:cs="Times New Roman"/>
          <w:sz w:val="24"/>
          <w:szCs w:val="24"/>
        </w:rPr>
        <w:t>find</w:t>
      </w:r>
      <w:r w:rsidRPr="00C013FE">
        <w:rPr>
          <w:rFonts w:ascii="Times New Roman" w:hAnsi="Times New Roman" w:cs="Times New Roman"/>
          <w:sz w:val="24"/>
          <w:szCs w:val="24"/>
        </w:rPr>
        <w:t xml:space="preserve"> decreased </w:t>
      </w:r>
      <w:r w:rsidR="009A7330">
        <w:rPr>
          <w:rFonts w:ascii="Times New Roman" w:hAnsi="Times New Roman" w:cs="Times New Roman"/>
          <w:sz w:val="24"/>
          <w:szCs w:val="24"/>
        </w:rPr>
        <w:t>genetic</w:t>
      </w:r>
      <w:r w:rsidR="00316609">
        <w:rPr>
          <w:rFonts w:ascii="Times New Roman" w:hAnsi="Times New Roman" w:cs="Times New Roman"/>
          <w:sz w:val="24"/>
          <w:szCs w:val="24"/>
        </w:rPr>
        <w:t xml:space="preserve"> </w:t>
      </w:r>
      <w:r w:rsidRPr="00C013FE">
        <w:rPr>
          <w:rFonts w:ascii="Times New Roman" w:hAnsi="Times New Roman" w:cs="Times New Roman"/>
          <w:sz w:val="24"/>
          <w:szCs w:val="24"/>
        </w:rPr>
        <w:t>di</w:t>
      </w:r>
      <w:r w:rsidR="009A7330">
        <w:rPr>
          <w:rFonts w:ascii="Times New Roman" w:hAnsi="Times New Roman" w:cs="Times New Roman"/>
          <w:sz w:val="24"/>
          <w:szCs w:val="24"/>
        </w:rPr>
        <w:t>stance</w:t>
      </w:r>
      <w:r w:rsidR="00316609">
        <w:rPr>
          <w:rFonts w:ascii="Times New Roman" w:hAnsi="Times New Roman" w:cs="Times New Roman"/>
          <w:sz w:val="24"/>
          <w:szCs w:val="24"/>
        </w:rPr>
        <w:t xml:space="preserve"> (F</w:t>
      </w:r>
      <w:r w:rsidR="00316609" w:rsidRPr="00316609">
        <w:rPr>
          <w:rFonts w:ascii="Times New Roman" w:hAnsi="Times New Roman" w:cs="Times New Roman"/>
          <w:sz w:val="24"/>
          <w:szCs w:val="24"/>
          <w:vertAlign w:val="subscript"/>
        </w:rPr>
        <w:t>ST</w:t>
      </w:r>
      <w:r w:rsidR="00316609">
        <w:rPr>
          <w:rFonts w:ascii="Times New Roman" w:hAnsi="Times New Roman" w:cs="Times New Roman"/>
          <w:sz w:val="24"/>
          <w:szCs w:val="24"/>
        </w:rPr>
        <w:t xml:space="preserve">, </w:t>
      </w:r>
      <w:proofErr w:type="spellStart"/>
      <w:r w:rsidR="00316609">
        <w:rPr>
          <w:rFonts w:ascii="Times New Roman" w:hAnsi="Times New Roman" w:cs="Times New Roman"/>
          <w:sz w:val="24"/>
          <w:szCs w:val="24"/>
        </w:rPr>
        <w:t>dxy</w:t>
      </w:r>
      <w:proofErr w:type="spellEnd"/>
      <w:r w:rsidR="00316609">
        <w:rPr>
          <w:rFonts w:ascii="Times New Roman" w:hAnsi="Times New Roman" w:cs="Times New Roman"/>
          <w:sz w:val="24"/>
          <w:szCs w:val="24"/>
        </w:rPr>
        <w:t>)</w:t>
      </w:r>
      <w:r w:rsidRPr="00C013FE">
        <w:rPr>
          <w:rFonts w:ascii="Times New Roman" w:hAnsi="Times New Roman" w:cs="Times New Roman"/>
          <w:sz w:val="24"/>
          <w:szCs w:val="24"/>
        </w:rPr>
        <w:t xml:space="preserve"> between mallard/spot-billed and domestic ducks in higher ΔDAF</w:t>
      </w:r>
      <w:r w:rsidR="005A4C3B">
        <w:rPr>
          <w:rFonts w:ascii="Times New Roman" w:hAnsi="Times New Roman" w:cs="Times New Roman"/>
          <w:sz w:val="24"/>
          <w:szCs w:val="24"/>
        </w:rPr>
        <w:t xml:space="preserve"> bins</w:t>
      </w:r>
      <w:r w:rsidRPr="00C013FE">
        <w:rPr>
          <w:rFonts w:ascii="Times New Roman" w:hAnsi="Times New Roman" w:cs="Times New Roman"/>
          <w:sz w:val="24"/>
          <w:szCs w:val="24"/>
        </w:rPr>
        <w:t xml:space="preserve"> (</w:t>
      </w:r>
      <w:r w:rsidR="003E42CB">
        <w:rPr>
          <w:rFonts w:ascii="Times New Roman" w:hAnsi="Times New Roman" w:cs="Times New Roman" w:hint="eastAsia"/>
          <w:sz w:val="24"/>
          <w:szCs w:val="24"/>
        </w:rPr>
        <w:t>Fig</w:t>
      </w:r>
      <w:r w:rsidR="003E42CB">
        <w:rPr>
          <w:rFonts w:ascii="Times New Roman" w:hAnsi="Times New Roman" w:cs="Times New Roman"/>
          <w:sz w:val="24"/>
          <w:szCs w:val="24"/>
        </w:rPr>
        <w:t>. S29 b</w:t>
      </w:r>
      <w:r w:rsidRPr="00C013FE">
        <w:rPr>
          <w:rFonts w:ascii="Times New Roman" w:hAnsi="Times New Roman" w:cs="Times New Roman"/>
          <w:sz w:val="24"/>
          <w:szCs w:val="24"/>
        </w:rPr>
        <w:t>)</w:t>
      </w:r>
      <w:r w:rsidR="007D1ACD">
        <w:rPr>
          <w:rFonts w:ascii="Times New Roman" w:hAnsi="Times New Roman" w:cs="Times New Roman"/>
          <w:sz w:val="24"/>
          <w:szCs w:val="24"/>
        </w:rPr>
        <w:t>. However</w:t>
      </w:r>
      <w:r w:rsidR="00316609">
        <w:rPr>
          <w:rFonts w:ascii="Times New Roman" w:hAnsi="Times New Roman" w:cs="Times New Roman"/>
          <w:sz w:val="24"/>
          <w:szCs w:val="24"/>
        </w:rPr>
        <w:t xml:space="preserve">, </w:t>
      </w:r>
      <w:r w:rsidR="00DA42AC">
        <w:rPr>
          <w:rFonts w:ascii="Times New Roman" w:hAnsi="Times New Roman" w:cs="Times New Roman"/>
          <w:sz w:val="24"/>
          <w:szCs w:val="24"/>
        </w:rPr>
        <w:t>both F</w:t>
      </w:r>
      <w:r w:rsidR="00DA42AC">
        <w:rPr>
          <w:rFonts w:ascii="Times New Roman" w:hAnsi="Times New Roman" w:cs="Times New Roman"/>
          <w:sz w:val="22"/>
          <w:szCs w:val="24"/>
          <w:vertAlign w:val="subscript"/>
        </w:rPr>
        <w:t xml:space="preserve">ST </w:t>
      </w:r>
      <w:r w:rsidR="00DA42AC">
        <w:rPr>
          <w:rFonts w:ascii="Times New Roman" w:hAnsi="Times New Roman" w:cs="Times New Roman"/>
          <w:sz w:val="24"/>
          <w:szCs w:val="24"/>
        </w:rPr>
        <w:t xml:space="preserve">and </w:t>
      </w:r>
      <w:proofErr w:type="spellStart"/>
      <w:r w:rsidR="00DA42AC">
        <w:rPr>
          <w:rFonts w:ascii="Times New Roman" w:hAnsi="Times New Roman" w:cs="Times New Roman"/>
          <w:sz w:val="24"/>
          <w:szCs w:val="24"/>
        </w:rPr>
        <w:t>dxy</w:t>
      </w:r>
      <w:proofErr w:type="spellEnd"/>
      <w:r w:rsidR="00316609">
        <w:rPr>
          <w:rFonts w:ascii="Times New Roman" w:hAnsi="Times New Roman" w:cs="Times New Roman"/>
          <w:sz w:val="24"/>
          <w:szCs w:val="24"/>
        </w:rPr>
        <w:t xml:space="preserve"> between mallard and spot-billed is increased with the </w:t>
      </w:r>
      <w:r w:rsidR="00316609" w:rsidRPr="00C013FE">
        <w:rPr>
          <w:rFonts w:ascii="Times New Roman" w:hAnsi="Times New Roman" w:cs="Times New Roman"/>
          <w:sz w:val="24"/>
          <w:szCs w:val="24"/>
        </w:rPr>
        <w:t>ΔDAF</w:t>
      </w:r>
      <w:r w:rsidR="005C4D06" w:rsidRPr="00C013FE">
        <w:rPr>
          <w:rFonts w:ascii="Times New Roman" w:hAnsi="Times New Roman" w:cs="Times New Roman"/>
          <w:sz w:val="24"/>
          <w:szCs w:val="24"/>
        </w:rPr>
        <w:t xml:space="preserve"> (</w:t>
      </w:r>
      <w:r w:rsidR="003E42CB">
        <w:rPr>
          <w:rFonts w:ascii="Times New Roman" w:hAnsi="Times New Roman" w:cs="Times New Roman"/>
          <w:sz w:val="24"/>
          <w:szCs w:val="24"/>
        </w:rPr>
        <w:t xml:space="preserve">Fig. S29 </w:t>
      </w:r>
      <w:r w:rsidR="005C4D06">
        <w:rPr>
          <w:rFonts w:ascii="Times New Roman" w:hAnsi="Times New Roman" w:cs="Times New Roman"/>
          <w:sz w:val="24"/>
          <w:szCs w:val="24"/>
        </w:rPr>
        <w:t>a</w:t>
      </w:r>
      <w:r w:rsidR="005C4D06" w:rsidRPr="00C013FE">
        <w:rPr>
          <w:rFonts w:ascii="Times New Roman" w:hAnsi="Times New Roman" w:cs="Times New Roman"/>
          <w:sz w:val="24"/>
          <w:szCs w:val="24"/>
        </w:rPr>
        <w:t>)</w:t>
      </w:r>
      <w:r w:rsidR="00316609">
        <w:rPr>
          <w:rFonts w:ascii="Times New Roman" w:hAnsi="Times New Roman" w:cs="Times New Roman"/>
          <w:sz w:val="24"/>
          <w:szCs w:val="24"/>
        </w:rPr>
        <w:t xml:space="preserve">. This observation </w:t>
      </w:r>
      <w:r w:rsidR="005C4D06">
        <w:rPr>
          <w:rFonts w:ascii="Times New Roman" w:hAnsi="Times New Roman" w:cs="Times New Roman"/>
          <w:sz w:val="24"/>
          <w:szCs w:val="24"/>
        </w:rPr>
        <w:t>suggest</w:t>
      </w:r>
      <w:r w:rsidR="00D3333F">
        <w:rPr>
          <w:rFonts w:ascii="Times New Roman" w:hAnsi="Times New Roman" w:cs="Times New Roman"/>
          <w:sz w:val="24"/>
          <w:szCs w:val="24"/>
        </w:rPr>
        <w:t>ed</w:t>
      </w:r>
      <w:r w:rsidR="005C4D06">
        <w:rPr>
          <w:rFonts w:ascii="Times New Roman" w:hAnsi="Times New Roman" w:cs="Times New Roman"/>
          <w:sz w:val="24"/>
          <w:szCs w:val="24"/>
        </w:rPr>
        <w:t xml:space="preserve"> that </w:t>
      </w:r>
      <w:r w:rsidR="00DA42AC">
        <w:rPr>
          <w:rFonts w:ascii="Times New Roman" w:hAnsi="Times New Roman" w:cs="Times New Roman"/>
          <w:sz w:val="24"/>
          <w:szCs w:val="24"/>
        </w:rPr>
        <w:t>this</w:t>
      </w:r>
      <w:r w:rsidR="005C4D06">
        <w:rPr>
          <w:rFonts w:ascii="Times New Roman" w:hAnsi="Times New Roman" w:cs="Times New Roman"/>
          <w:sz w:val="24"/>
          <w:szCs w:val="24"/>
        </w:rPr>
        <w:t xml:space="preserve"> higher genomic </w:t>
      </w:r>
      <w:r w:rsidR="00DA42AC">
        <w:rPr>
          <w:rFonts w:ascii="Times New Roman" w:hAnsi="Times New Roman" w:cs="Times New Roman"/>
          <w:sz w:val="24"/>
          <w:szCs w:val="24"/>
        </w:rPr>
        <w:t>“</w:t>
      </w:r>
      <w:r w:rsidR="005C4D06">
        <w:rPr>
          <w:rFonts w:ascii="Times New Roman" w:hAnsi="Times New Roman" w:cs="Times New Roman"/>
          <w:sz w:val="24"/>
          <w:szCs w:val="24"/>
        </w:rPr>
        <w:t>similarity</w:t>
      </w:r>
      <w:r w:rsidR="00DA42AC">
        <w:rPr>
          <w:rFonts w:ascii="Times New Roman" w:hAnsi="Times New Roman" w:cs="Times New Roman"/>
          <w:sz w:val="24"/>
          <w:szCs w:val="24"/>
        </w:rPr>
        <w:t>”</w:t>
      </w:r>
      <w:r w:rsidR="005C4D06">
        <w:rPr>
          <w:rFonts w:ascii="Times New Roman" w:hAnsi="Times New Roman" w:cs="Times New Roman"/>
          <w:sz w:val="24"/>
          <w:szCs w:val="24"/>
        </w:rPr>
        <w:t xml:space="preserve"> between the two wild duck species maybe not caused by introgression. Furthermore, </w:t>
      </w:r>
      <w:r w:rsidR="00CD1066">
        <w:rPr>
          <w:rFonts w:ascii="Times New Roman" w:hAnsi="Times New Roman" w:cs="Times New Roman"/>
          <w:sz w:val="24"/>
          <w:szCs w:val="24"/>
        </w:rPr>
        <w:t xml:space="preserve">we found that the </w:t>
      </w:r>
      <w:r w:rsidR="006703C4">
        <w:rPr>
          <w:rFonts w:ascii="Times New Roman" w:hAnsi="Times New Roman" w:cs="Times New Roman"/>
          <w:sz w:val="24"/>
          <w:szCs w:val="24"/>
        </w:rPr>
        <w:t xml:space="preserve">mean </w:t>
      </w:r>
      <w:r w:rsidR="006703C4" w:rsidRPr="00C013FE">
        <w:rPr>
          <w:rFonts w:ascii="Times New Roman" w:hAnsi="Times New Roman" w:cs="Times New Roman"/>
          <w:sz w:val="24"/>
          <w:szCs w:val="24"/>
        </w:rPr>
        <w:t>ΔDAF</w:t>
      </w:r>
      <w:r w:rsidR="006703C4">
        <w:rPr>
          <w:rFonts w:ascii="Times New Roman" w:hAnsi="Times New Roman" w:cs="Times New Roman"/>
          <w:sz w:val="24"/>
          <w:szCs w:val="24"/>
        </w:rPr>
        <w:t xml:space="preserve"> value didn’t show significant difference between high differentiation regions and genomic background, which is consistent with recent research that gene flow is not the major factor in the formation of the genomic islands (</w:t>
      </w:r>
      <w:r w:rsidR="000C37FB">
        <w:rPr>
          <w:rFonts w:ascii="Times New Roman" w:hAnsi="Times New Roman" w:cs="Times New Roman" w:hint="eastAsia"/>
          <w:sz w:val="24"/>
          <w:szCs w:val="24"/>
        </w:rPr>
        <w:t>Ta</w:t>
      </w:r>
      <w:r w:rsidR="000C37FB">
        <w:rPr>
          <w:rFonts w:ascii="Times New Roman" w:hAnsi="Times New Roman" w:cs="Times New Roman"/>
          <w:sz w:val="24"/>
          <w:szCs w:val="24"/>
        </w:rPr>
        <w:t>ble S23</w:t>
      </w:r>
      <w:r w:rsidR="006703C4">
        <w:rPr>
          <w:rFonts w:ascii="Times New Roman" w:hAnsi="Times New Roman" w:cs="Times New Roman"/>
          <w:sz w:val="24"/>
          <w:szCs w:val="24"/>
        </w:rPr>
        <w:t>)</w:t>
      </w:r>
      <w:r w:rsidR="0012386D">
        <w:rPr>
          <w:rFonts w:ascii="Times New Roman" w:hAnsi="Times New Roman" w:cs="Times New Roman"/>
          <w:sz w:val="24"/>
          <w:szCs w:val="24"/>
        </w:rPr>
        <w:t xml:space="preserve"> </w:t>
      </w:r>
      <w:r w:rsidR="007819CE">
        <w:rPr>
          <w:rFonts w:ascii="Times New Roman" w:hAnsi="Times New Roman" w:cs="Times New Roman"/>
          <w:sz w:val="24"/>
          <w:szCs w:val="24"/>
        </w:rPr>
        <w:fldChar w:fldCharType="begin">
          <w:fldData xml:space="preserve">PEVuZE5vdGU+PENpdGU+PEF1dGhvcj5IYW48L0F1dGhvcj48WWVhcj4yMDE3PC9ZZWFyPjxSZWNO
dW0+MTEwPC9SZWNOdW0+PERpc3BsYXlUZXh0Pig0MCk8L0Rpc3BsYXlUZXh0PjxyZWNvcmQ+PHJl
Yy1udW1iZXI+MTEwPC9yZWMtbnVtYmVyPjxmb3JlaWduLWtleXM+PGtleSBhcHA9IkVOIiBkYi1p
ZD0iemQ5dnJyOXI0c3hwdm9leDB6Mngwc2VvOTV0eDlmZXhyOTV0IiB0aW1lc3RhbXA9IjE1Mzgy
ODkxMTciPjExMDwva2V5PjwvZm9yZWlnbi1rZXlzPjxyZWYtdHlwZSBuYW1lPSJKb3VybmFsIEFy
dGljbGUiPjE3PC9yZWYtdHlwZT48Y29udHJpYnV0b3JzPjxhdXRob3JzPjxhdXRob3I+SGFuLCBG
LjwvYXV0aG9yPjxhdXRob3I+TGFtaWNoaGFuZXksIFMuPC9hdXRob3I+PGF1dGhvcj5HcmFudCwg
Qi4gUi48L2F1dGhvcj48YXV0aG9yPkdyYW50LCBQLiBSLjwvYXV0aG9yPjxhdXRob3I+QW5kZXJz
c29uLCBMLjwvYXV0aG9yPjxhdXRob3I+V2Vic3RlciwgTS4gVC48L2F1dGhvcj48L2F1dGhvcnM+
PC9jb250cmlidXRvcnM+PGF1dGgtYWRkcmVzcz5EZXBhcnRtZW50IG9mIE1lZGljYWwgQmlvY2hl
bWlzdHJ5IGFuZCBNaWNyb2Jpb2xvZ3ksIFNjaWVuY2UgZm9yIExpZmUgTGFib3JhdG9yeSwgVXBw
c2FsYSBVbml2ZXJzaXR5LCA3NTEyMyBVcHBzYWxhLCBTd2VkZW4uJiN4RDtEZXBhcnRtZW50IG9m
IEVjb2xvZ3kgYW5kIEV2b2x1dGlvbmFyeSBCaW9sb2d5LCBQcmluY2V0b24gVW5pdmVyc2l0eSwg
UHJpbmNldG9uLCBOZXcgSmVyc2V5IDA4NTQ0LTIwMTYsIFVTQS4mI3hEO0RlcGFydG1lbnQgb2Yg
QW5pbWFsIEJyZWVkaW5nIGFuZCBHZW5ldGljcywgU3dlZGlzaCBVbml2ZXJzaXR5IG9mIEFncmlj
dWx0dXJhbCBTY2llbmNlcywgNzUwMDcgVXBwc2FsYSwgU3dlZGVuLiYjeEQ7RGVwYXJ0bWVudCBv
ZiBWZXRlcmluYXJ5IEludGVncmF0aXZlIEJpb3NjaWVuY2VzLCBUZXhhcyBBJmFtcDtNIFVuaXZl
cnNpdHksIENvbGxlZ2UgU3RhdGlvbiwgVGV4YXMgNzc4NDMtNDQ2MSwgVVNBLjwvYXV0aC1hZGRy
ZXNzPjx0aXRsZXM+PHRpdGxlPkdlbmUgZmxvdywgYW5jaWVudCBwb2x5bW9ycGhpc20sIGFuZCBl
Y29sb2dpY2FsIGFkYXB0YXRpb24gc2hhcGUgdGhlIGdlbm9taWMgbGFuZHNjYXBlIG9mIGRpdmVy
Z2VuY2UgYW1vbmcgRGFyd2luJmFwb3M7cyBmaW5jaGVzPC90aXRsZT48c2Vjb25kYXJ5LXRpdGxl
Pkdlbm9tZSBSZXM8L3NlY29uZGFyeS10aXRsZT48L3RpdGxlcz48cGVyaW9kaWNhbD48ZnVsbC10
aXRsZT5HZW5vbWUgUmVzPC9mdWxsLXRpdGxlPjwvcGVyaW9kaWNhbD48cGFnZXM+MTAwNC0xMDE1
PC9wYWdlcz48dm9sdW1lPjI3PC92b2x1bWU+PG51bWJlcj42PC9udW1iZXI+PGVkaXRpb24+MjAx
Ny8wNC8yNzwvZWRpdGlvbj48a2V5d29yZHM+PGtleXdvcmQ+QWRhcHRhdGlvbiwgUGh5c2lvbG9n
aWNhbC9nZW5ldGljczwva2V5d29yZD48a2V5d29yZD5BbmltYWwgRGlzdHJpYnV0aW9uPC9rZXl3
b3JkPjxrZXl3b3JkPkFuaW1hbHM8L2tleXdvcmQ+PGtleXdvcmQ+RWN1YWRvcjwva2V5d29yZD48
a2V5d29yZD5GaW5jaGVzL2NsYXNzaWZpY2F0aW9uLypnZW5ldGljczwva2V5d29yZD48a2V5d29y
ZD4qR2VuZSBGbG93PC9rZXl3b3JkPjxrZXl3b3JkPkdlbmV0aWMgTG9jaTwva2V5d29yZD48a2V5
d29yZD4qR2VuZXRpYyBTcGVjaWF0aW9uPC9rZXl3b3JkPjxrZXl3b3JkPipHZW5vbWU8L2tleXdv
cmQ+PGtleXdvcmQ+R2Vub21pYyBJc2xhbmRzPC9rZXl3b3JkPjxrZXl3b3JkPkhhcGxvdHlwZXM8
L2tleXdvcmQ+PGtleXdvcmQ+TWljcm9zYXRlbGxpdGUgUmVwZWF0czwva2V5d29yZD48a2V5d29y
ZD4qUGh5bG9nZW55PC9rZXl3b3JkPjxrZXl3b3JkPlBvbHltb3JwaGlzbSwgR2VuZXRpYzwva2V5
d29yZD48a2V5d29yZD5TZWxlY3Rpb24sIEdlbmV0aWM8L2tleXdvcmQ+PGtleXdvcmQ+U3ltcGF0
cnk8L2tleXdvcmQ+PC9rZXl3b3Jkcz48ZGF0ZXM+PHllYXI+MjAxNzwveWVhcj48cHViLWRhdGVz
PjxkYXRlPkp1bjwvZGF0ZT48L3B1Yi1kYXRlcz48L2RhdGVzPjxpc2JuPjE1NDktNTQ2OSAoRWxl
Y3Ryb25pYykmI3hEOzEwODgtOTA1MSAoTGlua2luZyk8L2lzYm4+PGFjY2Vzc2lvbi1udW0+Mjg0
NDI1NTg8L2FjY2Vzc2lvbi1udW0+PHVybHM+PHJlbGF0ZWQtdXJscz48dXJsPmh0dHBzOi8vd3d3
Lm5jYmkubmxtLm5paC5nb3YvcHVibWVkLzI4NDQyNTU4PC91cmw+PC9yZWxhdGVkLXVybHM+PC91
cmxzPjxjdXN0b20yPlBNQzU0NTMzMTU8L2N1c3RvbTI+PGVsZWN0cm9uaWMtcmVzb3VyY2UtbnVt
PjEwLjExMDEvZ3IuMjEyNTIyLjExNjwvZWxlY3Ryb25pYy1yZXNvdXJjZS1udW0+PC9yZWNvcmQ+
PC9DaXRlPjwvRW5kTm90ZT5=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PEVuZE5vdGU+PENpdGU+PEF1dGhvcj5IYW48L0F1dGhvcj48WWVhcj4yMDE3PC9ZZWFyPjxSZWNO
dW0+MTEwPC9SZWNOdW0+PERpc3BsYXlUZXh0Pig0MCk8L0Rpc3BsYXlUZXh0PjxyZWNvcmQ+PHJl
Yy1udW1iZXI+MTEwPC9yZWMtbnVtYmVyPjxmb3JlaWduLWtleXM+PGtleSBhcHA9IkVOIiBkYi1p
ZD0iemQ5dnJyOXI0c3hwdm9leDB6Mngwc2VvOTV0eDlmZXhyOTV0IiB0aW1lc3RhbXA9IjE1Mzgy
ODkxMTciPjExMDwva2V5PjwvZm9yZWlnbi1rZXlzPjxyZWYtdHlwZSBuYW1lPSJKb3VybmFsIEFy
dGljbGUiPjE3PC9yZWYtdHlwZT48Y29udHJpYnV0b3JzPjxhdXRob3JzPjxhdXRob3I+SGFuLCBG
LjwvYXV0aG9yPjxhdXRob3I+TGFtaWNoaGFuZXksIFMuPC9hdXRob3I+PGF1dGhvcj5HcmFudCwg
Qi4gUi48L2F1dGhvcj48YXV0aG9yPkdyYW50LCBQLiBSLjwvYXV0aG9yPjxhdXRob3I+QW5kZXJz
c29uLCBMLjwvYXV0aG9yPjxhdXRob3I+V2Vic3RlciwgTS4gVC48L2F1dGhvcj48L2F1dGhvcnM+
PC9jb250cmlidXRvcnM+PGF1dGgtYWRkcmVzcz5EZXBhcnRtZW50IG9mIE1lZGljYWwgQmlvY2hl
bWlzdHJ5IGFuZCBNaWNyb2Jpb2xvZ3ksIFNjaWVuY2UgZm9yIExpZmUgTGFib3JhdG9yeSwgVXBw
c2FsYSBVbml2ZXJzaXR5LCA3NTEyMyBVcHBzYWxhLCBTd2VkZW4uJiN4RDtEZXBhcnRtZW50IG9m
IEVjb2xvZ3kgYW5kIEV2b2x1dGlvbmFyeSBCaW9sb2d5LCBQcmluY2V0b24gVW5pdmVyc2l0eSwg
UHJpbmNldG9uLCBOZXcgSmVyc2V5IDA4NTQ0LTIwMTYsIFVTQS4mI3hEO0RlcGFydG1lbnQgb2Yg
QW5pbWFsIEJyZWVkaW5nIGFuZCBHZW5ldGljcywgU3dlZGlzaCBVbml2ZXJzaXR5IG9mIEFncmlj
dWx0dXJhbCBTY2llbmNlcywgNzUwMDcgVXBwc2FsYSwgU3dlZGVuLiYjeEQ7RGVwYXJ0bWVudCBv
ZiBWZXRlcmluYXJ5IEludGVncmF0aXZlIEJpb3NjaWVuY2VzLCBUZXhhcyBBJmFtcDtNIFVuaXZl
cnNpdHksIENvbGxlZ2UgU3RhdGlvbiwgVGV4YXMgNzc4NDMtNDQ2MSwgVVNBLjwvYXV0aC1hZGRy
ZXNzPjx0aXRsZXM+PHRpdGxlPkdlbmUgZmxvdywgYW5jaWVudCBwb2x5bW9ycGhpc20sIGFuZCBl
Y29sb2dpY2FsIGFkYXB0YXRpb24gc2hhcGUgdGhlIGdlbm9taWMgbGFuZHNjYXBlIG9mIGRpdmVy
Z2VuY2UgYW1vbmcgRGFyd2luJmFwb3M7cyBmaW5jaGVzPC90aXRsZT48c2Vjb25kYXJ5LXRpdGxl
Pkdlbm9tZSBSZXM8L3NlY29uZGFyeS10aXRsZT48L3RpdGxlcz48cGVyaW9kaWNhbD48ZnVsbC10
aXRsZT5HZW5vbWUgUmVzPC9mdWxsLXRpdGxlPjwvcGVyaW9kaWNhbD48cGFnZXM+MTAwNC0xMDE1
PC9wYWdlcz48dm9sdW1lPjI3PC92b2x1bWU+PG51bWJlcj42PC9udW1iZXI+PGVkaXRpb24+MjAx
Ny8wNC8yNzwvZWRpdGlvbj48a2V5d29yZHM+PGtleXdvcmQ+QWRhcHRhdGlvbiwgUGh5c2lvbG9n
aWNhbC9nZW5ldGljczwva2V5d29yZD48a2V5d29yZD5BbmltYWwgRGlzdHJpYnV0aW9uPC9rZXl3
b3JkPjxrZXl3b3JkPkFuaW1hbHM8L2tleXdvcmQ+PGtleXdvcmQ+RWN1YWRvcjwva2V5d29yZD48
a2V5d29yZD5GaW5jaGVzL2NsYXNzaWZpY2F0aW9uLypnZW5ldGljczwva2V5d29yZD48a2V5d29y
ZD4qR2VuZSBGbG93PC9rZXl3b3JkPjxrZXl3b3JkPkdlbmV0aWMgTG9jaTwva2V5d29yZD48a2V5
d29yZD4qR2VuZXRpYyBTcGVjaWF0aW9uPC9rZXl3b3JkPjxrZXl3b3JkPipHZW5vbWU8L2tleXdv
cmQ+PGtleXdvcmQ+R2Vub21pYyBJc2xhbmRzPC9rZXl3b3JkPjxrZXl3b3JkPkhhcGxvdHlwZXM8
L2tleXdvcmQ+PGtleXdvcmQ+TWljcm9zYXRlbGxpdGUgUmVwZWF0czwva2V5d29yZD48a2V5d29y
ZD4qUGh5bG9nZW55PC9rZXl3b3JkPjxrZXl3b3JkPlBvbHltb3JwaGlzbSwgR2VuZXRpYzwva2V5
d29yZD48a2V5d29yZD5TZWxlY3Rpb24sIEdlbmV0aWM8L2tleXdvcmQ+PGtleXdvcmQ+U3ltcGF0
cnk8L2tleXdvcmQ+PC9rZXl3b3Jkcz48ZGF0ZXM+PHllYXI+MjAxNzwveWVhcj48cHViLWRhdGVz
PjxkYXRlPkp1bjwvZGF0ZT48L3B1Yi1kYXRlcz48L2RhdGVzPjxpc2JuPjE1NDktNTQ2OSAoRWxl
Y3Ryb25pYykmI3hEOzEwODgtOTA1MSAoTGlua2luZyk8L2lzYm4+PGFjY2Vzc2lvbi1udW0+Mjg0
NDI1NTg8L2FjY2Vzc2lvbi1udW0+PHVybHM+PHJlbGF0ZWQtdXJscz48dXJsPmh0dHBzOi8vd3d3
Lm5jYmkubmxtLm5paC5nb3YvcHVibWVkLzI4NDQyNTU4PC91cmw+PC9yZWxhdGVkLXVybHM+PC91
cmxzPjxjdXN0b20yPlBNQzU0NTMzMTU8L2N1c3RvbTI+PGVsZWN0cm9uaWMtcmVzb3VyY2UtbnVt
PjEwLjExMDEvZ3IuMjEyNTIyLjExNjwvZWxlY3Ryb25pYy1yZXNvdXJjZS1udW0+PC9yZWNvcmQ+
PC9DaXRlPjwvRW5kTm90ZT5=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7819CE">
        <w:rPr>
          <w:rFonts w:ascii="Times New Roman" w:hAnsi="Times New Roman" w:cs="Times New Roman"/>
          <w:sz w:val="24"/>
          <w:szCs w:val="24"/>
        </w:rPr>
      </w:r>
      <w:r w:rsidR="007819CE">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40" w:tooltip="Han, 2017 #110" w:history="1">
        <w:r w:rsidR="008834D1">
          <w:rPr>
            <w:rFonts w:ascii="Times New Roman" w:hAnsi="Times New Roman" w:cs="Times New Roman"/>
            <w:noProof/>
            <w:sz w:val="24"/>
            <w:szCs w:val="24"/>
          </w:rPr>
          <w:t>40</w:t>
        </w:r>
      </w:hyperlink>
      <w:r w:rsidR="00F50B80">
        <w:rPr>
          <w:rFonts w:ascii="Times New Roman" w:hAnsi="Times New Roman" w:cs="Times New Roman"/>
          <w:noProof/>
          <w:sz w:val="24"/>
          <w:szCs w:val="24"/>
        </w:rPr>
        <w:t>)</w:t>
      </w:r>
      <w:r w:rsidR="007819CE">
        <w:rPr>
          <w:rFonts w:ascii="Times New Roman" w:hAnsi="Times New Roman" w:cs="Times New Roman"/>
          <w:sz w:val="24"/>
          <w:szCs w:val="24"/>
        </w:rPr>
        <w:fldChar w:fldCharType="end"/>
      </w:r>
      <w:r w:rsidR="006703C4">
        <w:rPr>
          <w:rFonts w:ascii="Times New Roman" w:hAnsi="Times New Roman" w:cs="Times New Roman"/>
          <w:sz w:val="24"/>
          <w:szCs w:val="24"/>
        </w:rPr>
        <w:t>.</w:t>
      </w:r>
    </w:p>
    <w:p w14:paraId="33FDCD3E" w14:textId="1F15D879" w:rsidR="00F45224" w:rsidRDefault="00A84B1F" w:rsidP="0054098E">
      <w:pPr>
        <w:tabs>
          <w:tab w:val="left" w:pos="3261"/>
        </w:tabs>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To further deciphering </w:t>
      </w:r>
      <w:r w:rsidR="00731CD1">
        <w:rPr>
          <w:rFonts w:ascii="Times New Roman" w:hAnsi="Times New Roman" w:cs="Times New Roman"/>
          <w:sz w:val="24"/>
          <w:szCs w:val="24"/>
        </w:rPr>
        <w:t xml:space="preserve">the introgression effect and </w:t>
      </w:r>
      <w:r w:rsidR="007819CE">
        <w:rPr>
          <w:rFonts w:ascii="Times New Roman" w:hAnsi="Times New Roman" w:cs="Times New Roman" w:hint="eastAsia"/>
          <w:sz w:val="24"/>
          <w:szCs w:val="24"/>
        </w:rPr>
        <w:t>I</w:t>
      </w:r>
      <w:r w:rsidR="00731CD1">
        <w:rPr>
          <w:rFonts w:ascii="Times New Roman" w:hAnsi="Times New Roman" w:cs="Times New Roman"/>
          <w:sz w:val="24"/>
          <w:szCs w:val="24"/>
        </w:rPr>
        <w:t xml:space="preserve">t’s influence </w:t>
      </w:r>
      <w:r w:rsidR="00C144F4">
        <w:rPr>
          <w:rFonts w:ascii="Times New Roman" w:hAnsi="Times New Roman" w:cs="Times New Roman"/>
          <w:sz w:val="24"/>
          <w:szCs w:val="24"/>
        </w:rPr>
        <w:t>on</w:t>
      </w:r>
      <w:r w:rsidR="00731CD1">
        <w:rPr>
          <w:rFonts w:ascii="Times New Roman" w:hAnsi="Times New Roman" w:cs="Times New Roman"/>
          <w:sz w:val="24"/>
          <w:szCs w:val="24"/>
        </w:rPr>
        <w:t xml:space="preserve"> evolutionary relationship inference</w:t>
      </w:r>
      <w:r w:rsidR="00C144F4">
        <w:rPr>
          <w:rFonts w:ascii="Times New Roman" w:hAnsi="Times New Roman" w:cs="Times New Roman"/>
          <w:sz w:val="24"/>
          <w:szCs w:val="24"/>
        </w:rPr>
        <w:t xml:space="preserve"> of domestic and the two wild ducks</w:t>
      </w:r>
      <w:r w:rsidR="00731CD1">
        <w:rPr>
          <w:rFonts w:ascii="Times New Roman" w:hAnsi="Times New Roman" w:cs="Times New Roman"/>
          <w:sz w:val="24"/>
          <w:szCs w:val="24"/>
        </w:rPr>
        <w:t xml:space="preserve">, we performed ABBA-BABA test </w:t>
      </w:r>
      <w:r w:rsidR="004A67FB">
        <w:rPr>
          <w:rFonts w:ascii="Times New Roman" w:hAnsi="Times New Roman" w:cs="Times New Roman"/>
          <w:sz w:val="24"/>
          <w:szCs w:val="24"/>
        </w:rPr>
        <w:t xml:space="preserve">(assume that mallard, spot-billed, domestic duck is P1, P2, P3 </w:t>
      </w:r>
      <w:r w:rsidR="004A67FB">
        <w:rPr>
          <w:rFonts w:ascii="Times New Roman" w:hAnsi="Times New Roman" w:cs="Times New Roman" w:hint="eastAsia"/>
          <w:sz w:val="24"/>
          <w:szCs w:val="24"/>
        </w:rPr>
        <w:t>re</w:t>
      </w:r>
      <w:r w:rsidR="004A67FB">
        <w:rPr>
          <w:rFonts w:ascii="Times New Roman" w:hAnsi="Times New Roman" w:cs="Times New Roman"/>
          <w:sz w:val="24"/>
          <w:szCs w:val="24"/>
        </w:rPr>
        <w:t xml:space="preserve">spectively) </w:t>
      </w:r>
      <w:r w:rsidR="004C3EB1">
        <w:rPr>
          <w:rFonts w:ascii="Times New Roman" w:hAnsi="Times New Roman" w:cs="Times New Roman"/>
          <w:sz w:val="24"/>
          <w:szCs w:val="24"/>
        </w:rPr>
        <w:t>using Muscovy duck as outgroup</w:t>
      </w:r>
      <w:r w:rsidR="00E61B15">
        <w:rPr>
          <w:rFonts w:ascii="Times New Roman" w:hAnsi="Times New Roman" w:cs="Times New Roman"/>
          <w:sz w:val="24"/>
          <w:szCs w:val="24"/>
        </w:rPr>
        <w:t xml:space="preserve">. It </w:t>
      </w:r>
      <w:r w:rsidR="00AD1B75">
        <w:rPr>
          <w:rFonts w:ascii="Times New Roman" w:hAnsi="Times New Roman" w:cs="Times New Roman"/>
          <w:sz w:val="24"/>
          <w:szCs w:val="24"/>
        </w:rPr>
        <w:t>also suggest</w:t>
      </w:r>
      <w:r w:rsidR="000B3AD9">
        <w:rPr>
          <w:rFonts w:ascii="Times New Roman" w:hAnsi="Times New Roman" w:cs="Times New Roman" w:hint="eastAsia"/>
          <w:sz w:val="24"/>
          <w:szCs w:val="24"/>
        </w:rPr>
        <w:t>ed</w:t>
      </w:r>
      <w:r w:rsidR="00731CD1">
        <w:rPr>
          <w:rFonts w:ascii="Times New Roman" w:hAnsi="Times New Roman" w:cs="Times New Roman"/>
          <w:sz w:val="24"/>
          <w:szCs w:val="24"/>
        </w:rPr>
        <w:t xml:space="preserve"> that </w:t>
      </w:r>
      <w:r w:rsidR="00DA42AC">
        <w:rPr>
          <w:rFonts w:ascii="Times New Roman" w:hAnsi="Times New Roman" w:cs="Times New Roman"/>
          <w:sz w:val="24"/>
          <w:szCs w:val="24"/>
        </w:rPr>
        <w:t xml:space="preserve">genetic relationship between </w:t>
      </w:r>
      <w:r w:rsidR="00731CD1">
        <w:rPr>
          <w:rFonts w:ascii="Times New Roman" w:hAnsi="Times New Roman" w:cs="Times New Roman"/>
          <w:sz w:val="24"/>
          <w:szCs w:val="24"/>
        </w:rPr>
        <w:t xml:space="preserve">mallard and spot-billed duck </w:t>
      </w:r>
      <w:r w:rsidR="00DA42AC">
        <w:rPr>
          <w:rFonts w:ascii="Times New Roman" w:hAnsi="Times New Roman" w:cs="Times New Roman"/>
          <w:sz w:val="24"/>
          <w:szCs w:val="24"/>
        </w:rPr>
        <w:t>are</w:t>
      </w:r>
      <w:r w:rsidR="00731CD1">
        <w:rPr>
          <w:rFonts w:ascii="Times New Roman" w:hAnsi="Times New Roman" w:cs="Times New Roman"/>
          <w:sz w:val="24"/>
          <w:szCs w:val="24"/>
        </w:rPr>
        <w:t xml:space="preserve"> close</w:t>
      </w:r>
      <w:r w:rsidR="00DA42AC">
        <w:rPr>
          <w:rFonts w:ascii="Times New Roman" w:hAnsi="Times New Roman" w:cs="Times New Roman"/>
          <w:sz w:val="24"/>
          <w:szCs w:val="24"/>
        </w:rPr>
        <w:t>r</w:t>
      </w:r>
      <w:r w:rsidR="00731CD1">
        <w:rPr>
          <w:rFonts w:ascii="Times New Roman" w:hAnsi="Times New Roman" w:cs="Times New Roman"/>
          <w:sz w:val="24"/>
          <w:szCs w:val="24"/>
        </w:rPr>
        <w:t xml:space="preserve"> than</w:t>
      </w:r>
      <w:r w:rsidR="007F4E8B">
        <w:rPr>
          <w:rFonts w:ascii="Times New Roman" w:hAnsi="Times New Roman" w:cs="Times New Roman"/>
          <w:sz w:val="24"/>
          <w:szCs w:val="24"/>
        </w:rPr>
        <w:t xml:space="preserve"> it between the two wild species and</w:t>
      </w:r>
      <w:r w:rsidR="00731CD1">
        <w:rPr>
          <w:rFonts w:ascii="Times New Roman" w:hAnsi="Times New Roman" w:cs="Times New Roman"/>
          <w:sz w:val="24"/>
          <w:szCs w:val="24"/>
        </w:rPr>
        <w:t xml:space="preserve"> domestic</w:t>
      </w:r>
      <w:r w:rsidR="007F4E8B">
        <w:rPr>
          <w:rFonts w:ascii="Times New Roman" w:hAnsi="Times New Roman" w:cs="Times New Roman"/>
          <w:sz w:val="24"/>
          <w:szCs w:val="24"/>
        </w:rPr>
        <w:t>.</w:t>
      </w:r>
      <w:r w:rsidR="00731CD1">
        <w:rPr>
          <w:rFonts w:ascii="Times New Roman" w:hAnsi="Times New Roman" w:cs="Times New Roman"/>
          <w:sz w:val="24"/>
          <w:szCs w:val="24"/>
        </w:rPr>
        <w:t xml:space="preserve"> </w:t>
      </w:r>
      <w:r w:rsidR="007F4E8B">
        <w:rPr>
          <w:rFonts w:ascii="Times New Roman" w:hAnsi="Times New Roman" w:cs="Times New Roman"/>
          <w:sz w:val="24"/>
          <w:szCs w:val="24"/>
        </w:rPr>
        <w:t>We also found</w:t>
      </w:r>
      <w:r w:rsidR="00731CD1">
        <w:rPr>
          <w:rFonts w:ascii="Times New Roman" w:hAnsi="Times New Roman" w:cs="Times New Roman"/>
          <w:sz w:val="24"/>
          <w:szCs w:val="24"/>
        </w:rPr>
        <w:t xml:space="preserve"> evidence of gene flow between domestic and wild ducks</w:t>
      </w:r>
      <w:r w:rsidR="00C709C4">
        <w:rPr>
          <w:rFonts w:ascii="Times New Roman" w:hAnsi="Times New Roman" w:cs="Times New Roman"/>
          <w:sz w:val="24"/>
          <w:szCs w:val="24"/>
        </w:rPr>
        <w:t xml:space="preserve"> which is in consistent with above analysis</w:t>
      </w:r>
      <w:r w:rsidR="00731CD1">
        <w:rPr>
          <w:rFonts w:ascii="Times New Roman" w:hAnsi="Times New Roman" w:cs="Times New Roman"/>
          <w:sz w:val="24"/>
          <w:szCs w:val="24"/>
        </w:rPr>
        <w:t>. (D-statistics</w:t>
      </w:r>
      <w:r w:rsidR="00C144F4">
        <w:rPr>
          <w:rFonts w:ascii="Times New Roman" w:hAnsi="Times New Roman" w:cs="Times New Roman"/>
          <w:sz w:val="24"/>
          <w:szCs w:val="24"/>
        </w:rPr>
        <w:t>: -0.2972; jackknife std: 0.4189</w:t>
      </w:r>
      <w:r w:rsidR="00731CD1">
        <w:rPr>
          <w:rFonts w:ascii="Times New Roman" w:hAnsi="Times New Roman" w:cs="Times New Roman"/>
          <w:sz w:val="24"/>
          <w:szCs w:val="24"/>
        </w:rPr>
        <w:t>)</w:t>
      </w:r>
      <w:r w:rsidR="00DA42AC">
        <w:rPr>
          <w:rFonts w:ascii="Times New Roman" w:hAnsi="Times New Roman" w:cs="Times New Roman"/>
          <w:sz w:val="24"/>
          <w:szCs w:val="24"/>
        </w:rPr>
        <w:t xml:space="preserve"> </w:t>
      </w:r>
      <w:r w:rsidR="00731CD1">
        <w:rPr>
          <w:rFonts w:ascii="Times New Roman" w:hAnsi="Times New Roman" w:cs="Times New Roman"/>
          <w:sz w:val="24"/>
          <w:szCs w:val="24"/>
        </w:rPr>
        <w:t>(</w:t>
      </w:r>
      <w:r w:rsidR="007819CE">
        <w:rPr>
          <w:rFonts w:ascii="Times New Roman" w:hAnsi="Times New Roman" w:cs="Times New Roman"/>
          <w:sz w:val="24"/>
          <w:szCs w:val="24"/>
        </w:rPr>
        <w:t>Fig. S30</w:t>
      </w:r>
      <w:r w:rsidR="0093400E">
        <w:rPr>
          <w:rFonts w:ascii="Times New Roman" w:hAnsi="Times New Roman" w:cs="Times New Roman"/>
          <w:sz w:val="24"/>
          <w:szCs w:val="24"/>
        </w:rPr>
        <w:t xml:space="preserve"> a</w:t>
      </w:r>
      <w:r w:rsidR="00731CD1">
        <w:rPr>
          <w:rFonts w:ascii="Times New Roman" w:hAnsi="Times New Roman" w:cs="Times New Roman"/>
          <w:sz w:val="24"/>
          <w:szCs w:val="24"/>
        </w:rPr>
        <w:t>).</w:t>
      </w:r>
      <w:r w:rsidR="00C144F4">
        <w:rPr>
          <w:rFonts w:ascii="Times New Roman" w:hAnsi="Times New Roman" w:cs="Times New Roman"/>
          <w:sz w:val="24"/>
          <w:szCs w:val="24"/>
        </w:rPr>
        <w:t xml:space="preserve"> In order to characterized the gene flow effect on the phylogenetic tree reconstruction, we </w:t>
      </w:r>
      <w:r w:rsidR="0016328A">
        <w:rPr>
          <w:rFonts w:ascii="Times New Roman" w:hAnsi="Times New Roman" w:cs="Times New Roman"/>
          <w:sz w:val="24"/>
          <w:szCs w:val="24"/>
        </w:rPr>
        <w:t>used the same idea,</w:t>
      </w:r>
      <w:r w:rsidR="008C0F74" w:rsidRPr="008C0F74">
        <w:rPr>
          <w:rFonts w:ascii="Times New Roman" w:hAnsi="Times New Roman" w:cs="Times New Roman"/>
          <w:sz w:val="24"/>
          <w:szCs w:val="24"/>
        </w:rPr>
        <w:t xml:space="preserve"> </w:t>
      </w:r>
      <w:r w:rsidR="008C0F74" w:rsidRPr="00C013FE">
        <w:rPr>
          <w:rFonts w:ascii="Times New Roman" w:hAnsi="Times New Roman" w:cs="Times New Roman"/>
          <w:sz w:val="24"/>
          <w:szCs w:val="24"/>
        </w:rPr>
        <w:t>ΔDAF</w:t>
      </w:r>
      <w:r w:rsidR="0016328A">
        <w:rPr>
          <w:rFonts w:ascii="Times New Roman" w:hAnsi="Times New Roman" w:cs="Times New Roman"/>
          <w:sz w:val="24"/>
          <w:szCs w:val="24"/>
        </w:rPr>
        <w:t xml:space="preserve">, to test </w:t>
      </w:r>
      <w:r w:rsidR="008C0F74">
        <w:rPr>
          <w:rFonts w:ascii="Times New Roman" w:hAnsi="Times New Roman" w:cs="Times New Roman"/>
          <w:sz w:val="24"/>
          <w:szCs w:val="24"/>
        </w:rPr>
        <w:t>is there evidence that these</w:t>
      </w:r>
      <w:r w:rsidR="0016328A">
        <w:rPr>
          <w:rFonts w:ascii="Times New Roman" w:hAnsi="Times New Roman" w:cs="Times New Roman"/>
          <w:sz w:val="24"/>
          <w:szCs w:val="24"/>
        </w:rPr>
        <w:t xml:space="preserve"> derived allele sharing is caused by introgression</w:t>
      </w:r>
      <w:r w:rsidR="0093400E">
        <w:rPr>
          <w:rFonts w:ascii="Times New Roman" w:hAnsi="Times New Roman" w:cs="Times New Roman"/>
          <w:sz w:val="24"/>
          <w:szCs w:val="24"/>
        </w:rPr>
        <w:t xml:space="preserve"> (Fig. S30 b)</w:t>
      </w:r>
      <w:r w:rsidR="0016328A">
        <w:rPr>
          <w:rFonts w:ascii="Times New Roman" w:hAnsi="Times New Roman" w:cs="Times New Roman"/>
          <w:sz w:val="24"/>
          <w:szCs w:val="24"/>
        </w:rPr>
        <w:t xml:space="preserve">. </w:t>
      </w:r>
      <w:r w:rsidR="00423265">
        <w:rPr>
          <w:rFonts w:ascii="Times New Roman" w:hAnsi="Times New Roman" w:cs="Times New Roman"/>
          <w:sz w:val="24"/>
          <w:szCs w:val="24"/>
        </w:rPr>
        <w:t>We</w:t>
      </w:r>
      <w:r w:rsidR="00C144F4">
        <w:rPr>
          <w:rFonts w:ascii="Times New Roman" w:hAnsi="Times New Roman" w:cs="Times New Roman"/>
          <w:sz w:val="24"/>
          <w:szCs w:val="24"/>
        </w:rPr>
        <w:t xml:space="preserve"> stratified the number of BBAA (ABBA, </w:t>
      </w:r>
      <w:r w:rsidR="00C144F4">
        <w:rPr>
          <w:rFonts w:ascii="Times New Roman" w:hAnsi="Times New Roman" w:cs="Times New Roman"/>
          <w:sz w:val="24"/>
          <w:szCs w:val="24"/>
        </w:rPr>
        <w:lastRenderedPageBreak/>
        <w:t xml:space="preserve">BABA) sites by the </w:t>
      </w:r>
      <w:r w:rsidR="00C144F4" w:rsidRPr="00C013FE">
        <w:rPr>
          <w:rFonts w:ascii="Times New Roman" w:hAnsi="Times New Roman" w:cs="Times New Roman"/>
          <w:sz w:val="24"/>
          <w:szCs w:val="24"/>
        </w:rPr>
        <w:t>ΔDAF</w:t>
      </w:r>
      <w:r w:rsidR="00DC2557">
        <w:rPr>
          <w:rFonts w:ascii="Times New Roman" w:hAnsi="Times New Roman" w:cs="Times New Roman"/>
          <w:sz w:val="24"/>
          <w:szCs w:val="24"/>
        </w:rPr>
        <w:t xml:space="preserve"> bin</w:t>
      </w:r>
      <w:r w:rsidR="005A4C3B">
        <w:rPr>
          <w:rFonts w:ascii="Times New Roman" w:hAnsi="Times New Roman" w:cs="Times New Roman"/>
          <w:sz w:val="24"/>
          <w:szCs w:val="24"/>
        </w:rPr>
        <w:t>s between mallard and spot-billed duck populations (spot-billed and domestic, mallard and domestic, respectively). The most majority proportion of BBAA sites were distributed in low</w:t>
      </w:r>
      <w:r w:rsidR="00473948">
        <w:rPr>
          <w:rFonts w:ascii="Times New Roman" w:hAnsi="Times New Roman" w:cs="Times New Roman"/>
          <w:sz w:val="24"/>
          <w:szCs w:val="24"/>
        </w:rPr>
        <w:t>er</w:t>
      </w:r>
      <w:r w:rsidR="005A4C3B">
        <w:rPr>
          <w:rFonts w:ascii="Times New Roman" w:hAnsi="Times New Roman" w:cs="Times New Roman"/>
          <w:sz w:val="24"/>
          <w:szCs w:val="24"/>
        </w:rPr>
        <w:t xml:space="preserve"> </w:t>
      </w:r>
      <w:r w:rsidR="005A4C3B" w:rsidRPr="00C013FE">
        <w:rPr>
          <w:rFonts w:ascii="Times New Roman" w:hAnsi="Times New Roman" w:cs="Times New Roman"/>
          <w:sz w:val="24"/>
          <w:szCs w:val="24"/>
        </w:rPr>
        <w:t>ΔDAF</w:t>
      </w:r>
      <w:r w:rsidR="00CF0202">
        <w:rPr>
          <w:rFonts w:ascii="Times New Roman" w:hAnsi="Times New Roman" w:cs="Times New Roman"/>
          <w:sz w:val="24"/>
          <w:szCs w:val="24"/>
        </w:rPr>
        <w:t xml:space="preserve"> bins</w:t>
      </w:r>
      <w:r w:rsidR="00BF42F4">
        <w:rPr>
          <w:rFonts w:ascii="Times New Roman" w:hAnsi="Times New Roman" w:cs="Times New Roman"/>
          <w:sz w:val="24"/>
          <w:szCs w:val="24"/>
        </w:rPr>
        <w:t xml:space="preserve"> (-0.4 ~ 0.4)</w:t>
      </w:r>
      <w:r w:rsidR="00CF0202">
        <w:rPr>
          <w:rFonts w:ascii="Times New Roman" w:hAnsi="Times New Roman" w:cs="Times New Roman"/>
          <w:sz w:val="24"/>
          <w:szCs w:val="24"/>
        </w:rPr>
        <w:t xml:space="preserve">, imply the major reason for excess derived allele sharing due to phylogeny rather than introgression. </w:t>
      </w:r>
      <w:r w:rsidR="00555212">
        <w:rPr>
          <w:rFonts w:ascii="Times New Roman" w:hAnsi="Times New Roman" w:cs="Times New Roman"/>
          <w:sz w:val="24"/>
          <w:szCs w:val="24"/>
        </w:rPr>
        <w:t xml:space="preserve">As the majority </w:t>
      </w:r>
      <w:r w:rsidR="002F7778">
        <w:rPr>
          <w:rFonts w:ascii="Times New Roman" w:hAnsi="Times New Roman" w:cs="Times New Roman"/>
          <w:sz w:val="24"/>
          <w:szCs w:val="24"/>
        </w:rPr>
        <w:t xml:space="preserve">number of SNPs (polymorphic in </w:t>
      </w:r>
      <w:r w:rsidR="009032E4">
        <w:rPr>
          <w:rFonts w:ascii="Times New Roman" w:hAnsi="Times New Roman" w:cs="Times New Roman"/>
          <w:sz w:val="24"/>
          <w:szCs w:val="24"/>
        </w:rPr>
        <w:t xml:space="preserve">the </w:t>
      </w:r>
      <w:r w:rsidR="002F7778">
        <w:rPr>
          <w:rFonts w:ascii="Times New Roman" w:hAnsi="Times New Roman" w:cs="Times New Roman"/>
          <w:sz w:val="24"/>
          <w:szCs w:val="24"/>
        </w:rPr>
        <w:t xml:space="preserve">compared two populations. i.e. Polymorphic sites in </w:t>
      </w:r>
      <w:r w:rsidR="00935012">
        <w:rPr>
          <w:rFonts w:ascii="Times New Roman" w:hAnsi="Times New Roman" w:cs="Times New Roman"/>
          <w:sz w:val="24"/>
          <w:szCs w:val="24"/>
        </w:rPr>
        <w:t>spot-billed</w:t>
      </w:r>
      <w:r w:rsidR="002F7778">
        <w:rPr>
          <w:rFonts w:ascii="Times New Roman" w:hAnsi="Times New Roman" w:cs="Times New Roman"/>
          <w:sz w:val="24"/>
          <w:szCs w:val="24"/>
        </w:rPr>
        <w:t xml:space="preserve"> and </w:t>
      </w:r>
      <w:r w:rsidR="00935012">
        <w:rPr>
          <w:rFonts w:ascii="Times New Roman" w:hAnsi="Times New Roman" w:cs="Times New Roman"/>
          <w:sz w:val="24"/>
          <w:szCs w:val="24"/>
        </w:rPr>
        <w:t>domestic</w:t>
      </w:r>
      <w:r w:rsidR="002F7778">
        <w:rPr>
          <w:rFonts w:ascii="Times New Roman" w:hAnsi="Times New Roman" w:cs="Times New Roman"/>
          <w:sz w:val="24"/>
          <w:szCs w:val="24"/>
        </w:rPr>
        <w:t xml:space="preserve">, </w:t>
      </w:r>
      <w:r w:rsidR="00935012">
        <w:rPr>
          <w:rFonts w:ascii="Times New Roman" w:hAnsi="Times New Roman" w:cs="Times New Roman"/>
          <w:sz w:val="24"/>
          <w:szCs w:val="24"/>
        </w:rPr>
        <w:t>mallard</w:t>
      </w:r>
      <w:r w:rsidR="002F7778">
        <w:rPr>
          <w:rFonts w:ascii="Times New Roman" w:hAnsi="Times New Roman" w:cs="Times New Roman"/>
          <w:sz w:val="24"/>
          <w:szCs w:val="24"/>
        </w:rPr>
        <w:t xml:space="preserve"> and </w:t>
      </w:r>
      <w:r w:rsidR="00935012">
        <w:rPr>
          <w:rFonts w:ascii="Times New Roman" w:hAnsi="Times New Roman" w:cs="Times New Roman"/>
          <w:sz w:val="24"/>
          <w:szCs w:val="24"/>
        </w:rPr>
        <w:t>domestic</w:t>
      </w:r>
      <w:r w:rsidR="002F7778">
        <w:rPr>
          <w:rFonts w:ascii="Times New Roman" w:hAnsi="Times New Roman" w:cs="Times New Roman"/>
          <w:sz w:val="24"/>
          <w:szCs w:val="24"/>
        </w:rPr>
        <w:t xml:space="preserve">, </w:t>
      </w:r>
      <w:r w:rsidR="00935012">
        <w:rPr>
          <w:rFonts w:ascii="Times New Roman" w:hAnsi="Times New Roman" w:cs="Times New Roman"/>
          <w:sz w:val="24"/>
          <w:szCs w:val="24"/>
        </w:rPr>
        <w:t>mallard</w:t>
      </w:r>
      <w:r w:rsidR="002F7778">
        <w:rPr>
          <w:rFonts w:ascii="Times New Roman" w:hAnsi="Times New Roman" w:cs="Times New Roman"/>
          <w:sz w:val="24"/>
          <w:szCs w:val="24"/>
        </w:rPr>
        <w:t xml:space="preserve"> and </w:t>
      </w:r>
      <w:r w:rsidR="00935012">
        <w:rPr>
          <w:rFonts w:ascii="Times New Roman" w:hAnsi="Times New Roman" w:cs="Times New Roman"/>
          <w:sz w:val="24"/>
          <w:szCs w:val="24"/>
        </w:rPr>
        <w:t>spot-billed</w:t>
      </w:r>
      <w:r w:rsidR="002F7778">
        <w:rPr>
          <w:rFonts w:ascii="Times New Roman" w:hAnsi="Times New Roman" w:cs="Times New Roman"/>
          <w:sz w:val="24"/>
          <w:szCs w:val="24"/>
        </w:rPr>
        <w:t xml:space="preserve"> for ABBA, BABA, BBAA, respectively) distributed at lower </w:t>
      </w:r>
      <w:r w:rsidR="002F7778" w:rsidRPr="00C013FE">
        <w:rPr>
          <w:rFonts w:ascii="Times New Roman" w:hAnsi="Times New Roman" w:cs="Times New Roman"/>
          <w:sz w:val="24"/>
          <w:szCs w:val="24"/>
        </w:rPr>
        <w:t>ΔDAF</w:t>
      </w:r>
      <w:r w:rsidR="002F7778">
        <w:rPr>
          <w:rFonts w:ascii="Times New Roman" w:hAnsi="Times New Roman" w:cs="Times New Roman"/>
          <w:sz w:val="24"/>
          <w:szCs w:val="24"/>
        </w:rPr>
        <w:t xml:space="preserve"> bins. </w:t>
      </w:r>
      <w:r w:rsidR="002F7778">
        <w:rPr>
          <w:rFonts w:ascii="Times New Roman" w:hAnsi="Times New Roman" w:cs="Times New Roman" w:hint="eastAsia"/>
          <w:sz w:val="24"/>
          <w:szCs w:val="24"/>
        </w:rPr>
        <w:t>W</w:t>
      </w:r>
      <w:r w:rsidR="002F7778">
        <w:rPr>
          <w:rFonts w:ascii="Times New Roman" w:hAnsi="Times New Roman" w:cs="Times New Roman"/>
          <w:sz w:val="24"/>
          <w:szCs w:val="24"/>
        </w:rPr>
        <w:t xml:space="preserve">e further </w:t>
      </w:r>
      <w:r w:rsidR="009032E4">
        <w:rPr>
          <w:rFonts w:ascii="Times New Roman" w:hAnsi="Times New Roman" w:cs="Times New Roman"/>
          <w:sz w:val="24"/>
          <w:szCs w:val="24"/>
        </w:rPr>
        <w:t>measure</w:t>
      </w:r>
      <w:r w:rsidR="0051780F">
        <w:rPr>
          <w:rFonts w:ascii="Times New Roman" w:hAnsi="Times New Roman" w:cs="Times New Roman"/>
          <w:sz w:val="24"/>
          <w:szCs w:val="24"/>
        </w:rPr>
        <w:t>d</w:t>
      </w:r>
      <w:r w:rsidR="002F7778">
        <w:rPr>
          <w:rFonts w:ascii="Times New Roman" w:hAnsi="Times New Roman" w:cs="Times New Roman"/>
          <w:sz w:val="24"/>
          <w:szCs w:val="24"/>
        </w:rPr>
        <w:t xml:space="preserve"> the proportion distribution of the BBAA sites among all SNPs (</w:t>
      </w:r>
      <w:r w:rsidR="009032E4">
        <w:rPr>
          <w:rFonts w:ascii="Times New Roman" w:hAnsi="Times New Roman" w:cs="Times New Roman"/>
          <w:sz w:val="24"/>
          <w:szCs w:val="24"/>
        </w:rPr>
        <w:t>i.e. polymorphic in the compared two populations</w:t>
      </w:r>
      <w:r w:rsidR="002F7778">
        <w:rPr>
          <w:rFonts w:ascii="Times New Roman" w:hAnsi="Times New Roman" w:cs="Times New Roman"/>
          <w:sz w:val="24"/>
          <w:szCs w:val="24"/>
        </w:rPr>
        <w:t>)</w:t>
      </w:r>
      <w:r w:rsidR="002142FB">
        <w:rPr>
          <w:rFonts w:ascii="Times New Roman" w:hAnsi="Times New Roman" w:cs="Times New Roman"/>
          <w:sz w:val="24"/>
          <w:szCs w:val="24"/>
        </w:rPr>
        <w:t xml:space="preserve">. </w:t>
      </w:r>
      <w:r w:rsidR="00022ABD">
        <w:rPr>
          <w:rFonts w:ascii="Times New Roman" w:hAnsi="Times New Roman" w:cs="Times New Roman"/>
          <w:sz w:val="24"/>
          <w:szCs w:val="24"/>
        </w:rPr>
        <w:t xml:space="preserve">If </w:t>
      </w:r>
      <w:r w:rsidR="002142FB">
        <w:rPr>
          <w:rFonts w:ascii="Times New Roman" w:hAnsi="Times New Roman" w:cs="Times New Roman"/>
          <w:sz w:val="24"/>
          <w:szCs w:val="24"/>
        </w:rPr>
        <w:t xml:space="preserve">the introgression exists between </w:t>
      </w:r>
      <w:r w:rsidR="001F6556">
        <w:rPr>
          <w:rFonts w:ascii="Times New Roman" w:hAnsi="Times New Roman" w:cs="Times New Roman"/>
          <w:sz w:val="24"/>
          <w:szCs w:val="24"/>
        </w:rPr>
        <w:t>mallard and spot-billed</w:t>
      </w:r>
      <w:r w:rsidR="00E61B15">
        <w:rPr>
          <w:rFonts w:ascii="Times New Roman" w:hAnsi="Times New Roman" w:cs="Times New Roman"/>
          <w:sz w:val="24"/>
          <w:szCs w:val="24"/>
        </w:rPr>
        <w:t xml:space="preserve"> (mallard and domestic, spot-billed and domestic), we may expect the proportion of BBAA sites would increase with the</w:t>
      </w:r>
      <w:r w:rsidR="004C2C4B">
        <w:rPr>
          <w:rFonts w:ascii="Times New Roman" w:hAnsi="Times New Roman" w:cs="Times New Roman"/>
          <w:sz w:val="24"/>
          <w:szCs w:val="24"/>
        </w:rPr>
        <w:t xml:space="preserve"> </w:t>
      </w:r>
      <w:r w:rsidR="00E61B15" w:rsidRPr="00C013FE">
        <w:rPr>
          <w:rFonts w:ascii="Times New Roman" w:hAnsi="Times New Roman" w:cs="Times New Roman"/>
          <w:sz w:val="24"/>
          <w:szCs w:val="24"/>
        </w:rPr>
        <w:t>ΔDAF</w:t>
      </w:r>
      <w:r w:rsidR="004C2C4B">
        <w:rPr>
          <w:rFonts w:ascii="Times New Roman" w:hAnsi="Times New Roman" w:cs="Times New Roman"/>
          <w:sz w:val="24"/>
          <w:szCs w:val="24"/>
        </w:rPr>
        <w:t xml:space="preserve"> (or absolute </w:t>
      </w:r>
      <w:r w:rsidR="004C2C4B" w:rsidRPr="00C013FE">
        <w:rPr>
          <w:rFonts w:ascii="Times New Roman" w:hAnsi="Times New Roman" w:cs="Times New Roman"/>
          <w:sz w:val="24"/>
          <w:szCs w:val="24"/>
        </w:rPr>
        <w:t>ΔDAF</w:t>
      </w:r>
      <w:r w:rsidR="004C2C4B">
        <w:rPr>
          <w:rFonts w:ascii="Times New Roman" w:hAnsi="Times New Roman" w:cs="Times New Roman"/>
          <w:sz w:val="24"/>
          <w:szCs w:val="24"/>
        </w:rPr>
        <w:t xml:space="preserve"> in negative)</w:t>
      </w:r>
      <w:r w:rsidR="00E61B15">
        <w:rPr>
          <w:rFonts w:ascii="Times New Roman" w:hAnsi="Times New Roman" w:cs="Times New Roman"/>
          <w:sz w:val="24"/>
          <w:szCs w:val="24"/>
        </w:rPr>
        <w:t xml:space="preserve">. We did find that </w:t>
      </w:r>
      <w:r w:rsidR="00771F20">
        <w:rPr>
          <w:rFonts w:ascii="Times New Roman" w:hAnsi="Times New Roman" w:cs="Times New Roman"/>
          <w:sz w:val="24"/>
          <w:szCs w:val="24"/>
        </w:rPr>
        <w:t xml:space="preserve">the proportion of BABA, ABBA sites increased with </w:t>
      </w:r>
      <w:r w:rsidR="00771F20" w:rsidRPr="00C013FE">
        <w:rPr>
          <w:rFonts w:ascii="Times New Roman" w:hAnsi="Times New Roman" w:cs="Times New Roman"/>
          <w:sz w:val="24"/>
          <w:szCs w:val="24"/>
        </w:rPr>
        <w:t>ΔDAF</w:t>
      </w:r>
      <w:r w:rsidR="00D22A76">
        <w:rPr>
          <w:rFonts w:ascii="Times New Roman" w:hAnsi="Times New Roman" w:cs="Times New Roman"/>
          <w:sz w:val="24"/>
          <w:szCs w:val="24"/>
        </w:rPr>
        <w:t>,</w:t>
      </w:r>
      <w:r w:rsidR="00771F20">
        <w:rPr>
          <w:rFonts w:ascii="Times New Roman" w:hAnsi="Times New Roman" w:cs="Times New Roman"/>
          <w:sz w:val="24"/>
          <w:szCs w:val="24"/>
        </w:rPr>
        <w:t xml:space="preserve"> which indicate </w:t>
      </w:r>
      <w:r w:rsidR="001B7CC4">
        <w:rPr>
          <w:rFonts w:ascii="Times New Roman" w:hAnsi="Times New Roman" w:cs="Times New Roman"/>
          <w:sz w:val="24"/>
          <w:szCs w:val="24"/>
        </w:rPr>
        <w:t xml:space="preserve">that the derived allele sharing between wild (mallard or spot-billed) </w:t>
      </w:r>
      <w:r w:rsidR="00D938B7">
        <w:rPr>
          <w:rFonts w:ascii="Times New Roman" w:hAnsi="Times New Roman" w:cs="Times New Roman"/>
          <w:sz w:val="24"/>
          <w:szCs w:val="24"/>
        </w:rPr>
        <w:t>and</w:t>
      </w:r>
      <w:r w:rsidR="001B7CC4">
        <w:rPr>
          <w:rFonts w:ascii="Times New Roman" w:hAnsi="Times New Roman" w:cs="Times New Roman"/>
          <w:sz w:val="24"/>
          <w:szCs w:val="24"/>
        </w:rPr>
        <w:t xml:space="preserve"> domestic populations is partly due to the introgression</w:t>
      </w:r>
      <w:r w:rsidR="00D22A76">
        <w:rPr>
          <w:rFonts w:ascii="Times New Roman" w:hAnsi="Times New Roman" w:cs="Times New Roman"/>
          <w:sz w:val="24"/>
          <w:szCs w:val="24"/>
        </w:rPr>
        <w:t xml:space="preserve">. </w:t>
      </w:r>
      <w:r w:rsidR="001B7CC4">
        <w:rPr>
          <w:rFonts w:ascii="Times New Roman" w:hAnsi="Times New Roman" w:cs="Times New Roman"/>
          <w:sz w:val="24"/>
          <w:szCs w:val="24"/>
        </w:rPr>
        <w:t>W</w:t>
      </w:r>
      <w:r w:rsidR="001B7CC4">
        <w:rPr>
          <w:rFonts w:ascii="Times New Roman" w:hAnsi="Times New Roman" w:cs="Times New Roman" w:hint="eastAsia"/>
          <w:sz w:val="24"/>
          <w:szCs w:val="24"/>
        </w:rPr>
        <w:t>h</w:t>
      </w:r>
      <w:r w:rsidR="001B7CC4">
        <w:rPr>
          <w:rFonts w:ascii="Times New Roman" w:hAnsi="Times New Roman" w:cs="Times New Roman"/>
          <w:sz w:val="24"/>
          <w:szCs w:val="24"/>
        </w:rPr>
        <w:t xml:space="preserve">ereas </w:t>
      </w:r>
      <w:r w:rsidR="00B42468">
        <w:rPr>
          <w:rFonts w:ascii="Times New Roman" w:hAnsi="Times New Roman" w:cs="Times New Roman"/>
          <w:sz w:val="24"/>
          <w:szCs w:val="24"/>
        </w:rPr>
        <w:t xml:space="preserve">the </w:t>
      </w:r>
      <w:r w:rsidR="005E5E58">
        <w:rPr>
          <w:rFonts w:ascii="Times New Roman" w:hAnsi="Times New Roman" w:cs="Times New Roman"/>
          <w:sz w:val="24"/>
          <w:szCs w:val="24"/>
        </w:rPr>
        <w:t>distribution</w:t>
      </w:r>
      <w:r w:rsidR="00D938B7">
        <w:rPr>
          <w:rFonts w:ascii="Times New Roman" w:hAnsi="Times New Roman" w:cs="Times New Roman"/>
          <w:sz w:val="24"/>
          <w:szCs w:val="24"/>
        </w:rPr>
        <w:t xml:space="preserve"> of</w:t>
      </w:r>
      <w:r w:rsidR="00B42468">
        <w:rPr>
          <w:rFonts w:ascii="Times New Roman" w:hAnsi="Times New Roman" w:cs="Times New Roman"/>
          <w:sz w:val="24"/>
          <w:szCs w:val="24"/>
        </w:rPr>
        <w:t xml:space="preserve"> BBAA</w:t>
      </w:r>
      <w:r w:rsidR="00D938B7" w:rsidRPr="00D938B7">
        <w:rPr>
          <w:rFonts w:ascii="Times New Roman" w:hAnsi="Times New Roman" w:cs="Times New Roman"/>
          <w:sz w:val="24"/>
          <w:szCs w:val="24"/>
        </w:rPr>
        <w:t xml:space="preserve"> </w:t>
      </w:r>
      <w:r w:rsidR="00D938B7">
        <w:rPr>
          <w:rFonts w:ascii="Times New Roman" w:hAnsi="Times New Roman" w:cs="Times New Roman"/>
          <w:sz w:val="24"/>
          <w:szCs w:val="24"/>
        </w:rPr>
        <w:t>proportion</w:t>
      </w:r>
      <w:r w:rsidR="00B42468">
        <w:rPr>
          <w:rFonts w:ascii="Times New Roman" w:hAnsi="Times New Roman" w:cs="Times New Roman"/>
          <w:sz w:val="24"/>
          <w:szCs w:val="24"/>
        </w:rPr>
        <w:t xml:space="preserve"> </w:t>
      </w:r>
      <w:r w:rsidR="00BF42F4">
        <w:rPr>
          <w:rFonts w:ascii="Times New Roman" w:hAnsi="Times New Roman" w:cs="Times New Roman"/>
          <w:sz w:val="24"/>
          <w:szCs w:val="24"/>
        </w:rPr>
        <w:t xml:space="preserve">across </w:t>
      </w:r>
      <w:r w:rsidR="00BF42F4" w:rsidRPr="00C013FE">
        <w:rPr>
          <w:rFonts w:ascii="Times New Roman" w:hAnsi="Times New Roman" w:cs="Times New Roman"/>
          <w:sz w:val="24"/>
          <w:szCs w:val="24"/>
        </w:rPr>
        <w:t>ΔDAF</w:t>
      </w:r>
      <w:r w:rsidR="00BF42F4">
        <w:rPr>
          <w:rFonts w:ascii="Times New Roman" w:hAnsi="Times New Roman" w:cs="Times New Roman"/>
          <w:sz w:val="24"/>
          <w:szCs w:val="24"/>
        </w:rPr>
        <w:t xml:space="preserve"> bins </w:t>
      </w:r>
      <w:r w:rsidR="00B42468">
        <w:rPr>
          <w:rFonts w:ascii="Times New Roman" w:hAnsi="Times New Roman" w:cs="Times New Roman"/>
          <w:sz w:val="24"/>
          <w:szCs w:val="24"/>
        </w:rPr>
        <w:t>showed a different pattern</w:t>
      </w:r>
      <w:r w:rsidR="00BF42F4">
        <w:rPr>
          <w:rFonts w:ascii="Times New Roman" w:hAnsi="Times New Roman" w:cs="Times New Roman"/>
          <w:sz w:val="24"/>
          <w:szCs w:val="24"/>
        </w:rPr>
        <w:t xml:space="preserve"> that the BBAA rate has only little difference across </w:t>
      </w:r>
      <w:r w:rsidR="00BF42F4" w:rsidRPr="00C013FE">
        <w:rPr>
          <w:rFonts w:ascii="Times New Roman" w:hAnsi="Times New Roman" w:cs="Times New Roman"/>
          <w:sz w:val="24"/>
          <w:szCs w:val="24"/>
        </w:rPr>
        <w:t>ΔDAF</w:t>
      </w:r>
      <w:r w:rsidR="00BF42F4">
        <w:rPr>
          <w:rFonts w:ascii="Times New Roman" w:hAnsi="Times New Roman" w:cs="Times New Roman"/>
          <w:sz w:val="24"/>
          <w:szCs w:val="24"/>
        </w:rPr>
        <w:t xml:space="preserve"> bins, which indicate that </w:t>
      </w:r>
      <w:r w:rsidR="00352B69">
        <w:rPr>
          <w:rFonts w:ascii="Times New Roman" w:hAnsi="Times New Roman" w:cs="Times New Roman"/>
          <w:sz w:val="24"/>
          <w:szCs w:val="24"/>
        </w:rPr>
        <w:t xml:space="preserve">absent evidence of introgression between mallard and spot-billed. </w:t>
      </w:r>
    </w:p>
    <w:p w14:paraId="24E18472" w14:textId="77777777" w:rsidR="003463A6" w:rsidRDefault="00FB0F26">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D</w:t>
      </w:r>
      <w:r>
        <w:rPr>
          <w:rFonts w:ascii="Times New Roman" w:hAnsi="Times New Roman" w:cs="Times New Roman" w:hint="eastAsia"/>
          <w:b/>
          <w:sz w:val="24"/>
          <w:szCs w:val="24"/>
        </w:rPr>
        <w:t>iscussion</w:t>
      </w:r>
    </w:p>
    <w:p w14:paraId="17D33B99" w14:textId="0C266A62" w:rsidR="002349E4" w:rsidRDefault="00614D68" w:rsidP="00DF750C">
      <w:pPr>
        <w:spacing w:line="480" w:lineRule="auto"/>
        <w:rPr>
          <w:rFonts w:ascii="Times New Roman" w:hAnsi="Times New Roman" w:cs="Times New Roman"/>
          <w:color w:val="000000" w:themeColor="text1"/>
          <w:sz w:val="24"/>
          <w:szCs w:val="24"/>
        </w:rPr>
      </w:pPr>
      <w:bookmarkStart w:id="212" w:name="_Hlk483987361"/>
      <w:r>
        <w:rPr>
          <w:rFonts w:ascii="Times New Roman" w:hAnsi="Times New Roman" w:cs="Times New Roman"/>
          <w:sz w:val="24"/>
          <w:szCs w:val="24"/>
        </w:rPr>
        <w:t>H</w:t>
      </w:r>
      <w:r w:rsidR="006B3B30">
        <w:rPr>
          <w:rFonts w:ascii="Times New Roman" w:hAnsi="Times New Roman" w:cs="Times New Roman"/>
          <w:sz w:val="24"/>
          <w:szCs w:val="24"/>
        </w:rPr>
        <w:t>ow</w:t>
      </w:r>
      <w:r w:rsidR="00AD3DBC">
        <w:rPr>
          <w:rFonts w:ascii="Times New Roman" w:hAnsi="Times New Roman" w:cs="Times New Roman"/>
          <w:sz w:val="24"/>
          <w:szCs w:val="24"/>
        </w:rPr>
        <w:t xml:space="preserve"> domestic animals originate and </w:t>
      </w:r>
      <w:r w:rsidR="001C5496">
        <w:rPr>
          <w:rFonts w:ascii="Times New Roman" w:hAnsi="Times New Roman" w:cs="Times New Roman"/>
          <w:sz w:val="24"/>
          <w:szCs w:val="24"/>
        </w:rPr>
        <w:t xml:space="preserve">lead to striking morphological and behavioral changes </w:t>
      </w:r>
      <w:r>
        <w:rPr>
          <w:rFonts w:ascii="Times New Roman" w:hAnsi="Times New Roman" w:cs="Times New Roman"/>
          <w:sz w:val="24"/>
          <w:szCs w:val="24"/>
        </w:rPr>
        <w:t>are hot topics</w:t>
      </w:r>
      <w:r w:rsidR="001C5496">
        <w:rPr>
          <w:rFonts w:ascii="Times New Roman" w:hAnsi="Times New Roman" w:cs="Times New Roman"/>
          <w:sz w:val="24"/>
          <w:szCs w:val="24"/>
        </w:rPr>
        <w:t xml:space="preserve"> of evolutionary biology. </w:t>
      </w:r>
      <w:r w:rsidR="00391BD0">
        <w:rPr>
          <w:rFonts w:ascii="Times New Roman" w:hAnsi="Times New Roman" w:cs="Times New Roman"/>
          <w:sz w:val="24"/>
          <w:szCs w:val="24"/>
        </w:rPr>
        <w:t>Recently, t</w:t>
      </w:r>
      <w:r w:rsidR="00C03F75">
        <w:rPr>
          <w:rFonts w:ascii="Times New Roman" w:hAnsi="Times New Roman" w:cs="Times New Roman"/>
          <w:sz w:val="24"/>
          <w:szCs w:val="24"/>
        </w:rPr>
        <w:t xml:space="preserve">he rapid development of high-throughput sequencing technologies has significantly boosted </w:t>
      </w:r>
      <w:r w:rsidR="00FE3E28">
        <w:rPr>
          <w:rFonts w:ascii="Times New Roman" w:hAnsi="Times New Roman" w:cs="Times New Roman"/>
          <w:sz w:val="24"/>
          <w:szCs w:val="24"/>
        </w:rPr>
        <w:t xml:space="preserve">knowledges for </w:t>
      </w:r>
      <w:r w:rsidR="002168DE">
        <w:rPr>
          <w:rFonts w:ascii="Times New Roman" w:hAnsi="Times New Roman" w:cs="Times New Roman"/>
          <w:sz w:val="24"/>
          <w:szCs w:val="24"/>
        </w:rPr>
        <w:t>origination and domestic</w:t>
      </w:r>
      <w:r w:rsidR="00401A72">
        <w:rPr>
          <w:rFonts w:ascii="Times New Roman" w:hAnsi="Times New Roman" w:cs="Times New Roman"/>
          <w:sz w:val="24"/>
          <w:szCs w:val="24"/>
        </w:rPr>
        <w:t xml:space="preserve"> process in dog, pig</w:t>
      </w:r>
      <w:r w:rsidR="00BF2393">
        <w:rPr>
          <w:rFonts w:ascii="Times New Roman" w:hAnsi="Times New Roman" w:cs="Times New Roman"/>
          <w:sz w:val="24"/>
          <w:szCs w:val="24"/>
        </w:rPr>
        <w:t xml:space="preserve"> </w:t>
      </w:r>
      <w:r w:rsidR="00E7152F">
        <w:rPr>
          <w:rFonts w:ascii="Times New Roman" w:hAnsi="Times New Roman" w:cs="Times New Roman"/>
          <w:sz w:val="24"/>
          <w:szCs w:val="24"/>
        </w:rPr>
        <w:t>and</w:t>
      </w:r>
      <w:r w:rsidR="00401A72">
        <w:rPr>
          <w:rFonts w:ascii="Times New Roman" w:hAnsi="Times New Roman" w:cs="Times New Roman"/>
          <w:sz w:val="24"/>
          <w:szCs w:val="24"/>
        </w:rPr>
        <w:t xml:space="preserve"> rabbi</w:t>
      </w:r>
      <w:r w:rsidR="00E7152F">
        <w:rPr>
          <w:rFonts w:ascii="Times New Roman" w:hAnsi="Times New Roman" w:cs="Times New Roman"/>
          <w:sz w:val="24"/>
          <w:szCs w:val="24"/>
        </w:rPr>
        <w:t>t, as well as</w:t>
      </w:r>
      <w:r w:rsidR="00401A72">
        <w:rPr>
          <w:rFonts w:ascii="Times New Roman" w:hAnsi="Times New Roman" w:cs="Times New Roman"/>
          <w:sz w:val="24"/>
          <w:szCs w:val="24"/>
        </w:rPr>
        <w:t xml:space="preserve"> chicken </w:t>
      </w:r>
      <w:r w:rsidR="00BF2393" w:rsidRPr="00194533">
        <w:rPr>
          <w:rFonts w:ascii="Times New Roman" w:hAnsi="Times New Roman" w:cs="Times New Roman"/>
          <w:sz w:val="24"/>
          <w:szCs w:val="24"/>
        </w:rPr>
        <w:fldChar w:fldCharType="begin">
          <w:fldData xml:space="preserve">PEVuZE5vdGU+PENpdGU+PEF1dGhvcj5YaWFuZzwvQXV0aG9yPjxZZWFyPjIwMTQ8L1llYXI+PFJl
Y051bT4xMjE8L1JlY051bT48RGlzcGxheVRleHQ+KDYsIDcsIDI1LCA0NSwgNDYpPC9EaXNwbGF5
VGV4dD48cmVjb3JkPjxyZWMtbnVtYmVyPjEyMTwvcmVjLW51bWJlcj48Zm9yZWlnbi1rZXlzPjxr
ZXkgYXBwPSJFTiIgZGItaWQ9ImF0d3d6ZHI1OXc5ejk5ZWZ3NXd4ZHc1Y2Z2cno1cnNmZDIwNSIg
dGltZXN0YW1wPSIwIj4xMjE8L2tleT48L2ZvcmVpZ24ta2V5cz48cmVmLXR5cGUgbmFtZT0iSm91
cm5hbCBBcnRpY2xlIj4xNzwvcmVmLXR5cGU+PGNvbnRyaWJ1dG9ycz48YXV0aG9ycz48YXV0aG9y
PlhpYW5nLCBILjwvYXV0aG9yPjxhdXRob3I+R2FvLCBKLjwvYXV0aG9yPjxhdXRob3I+WXUsIEIu
PC9hdXRob3I+PGF1dGhvcj5aaG91LCBILjwvYXV0aG9yPjxhdXRob3I+Q2FpLCBELjwvYXV0aG9y
PjxhdXRob3I+WmhhbmcsIFkuPC9hdXRob3I+PGF1dGhvcj5DaGVuLCBYLjwvYXV0aG9yPjxhdXRo
b3I+V2FuZywgWC48L2F1dGhvcj48YXV0aG9yPkhvZnJlaXRlciwgTS48L2F1dGhvcj48YXV0aG9y
PlpoYW8sIFguPC9hdXRob3I+PC9hdXRob3JzPjwvY29udHJpYnV0b3JzPjxhdXRoLWFkZHJlc3M+
TmF0aW9uYWwgRW5naW5lZXJpbmcgTGFib3JhdG9yeSBmb3IgQW5pbWFsIEJyZWVkaW5nLCBNaW5p
c3RyeSBvZiBBZ3JpY3VsdHVyYWwgS2V5IExhYm9yYXRvcnkgb2YgQW5pbWFsIEdlbmV0aWNzLCBC
cmVlZGluZywgYW5kIFJlcHJvZHVjdGlvbiwgQ29sbGVnZSBvZiBBbmltYWwgU2NpZW5jZSBhbmQg
VGVjaG5vbG9neSwgQ2hpbmEgQWdyaWN1bHR1cmFsIFVuaXZlcnNpdHksIEJlaWppbmcgMTAwMTkz
LCBDaGluYTsmI3hEO0hlYmVpIFByb3ZpbmNpYWwgSW5zdGl0dXRlIG9mIEN1bHR1cmFsIFJlbGlj
LCBTaGlqaWF6aHVhbmcgMDUwMDMxLCBDaGluYTsmI3hEO1h1c2h1aSBDb3VudHkgT2ZmaWNlIGZv
ciBQcmVzZXJ2YXRpb24gb2YgQW5jaWVudCBNb251bWVudHMsIFh1c2h1aSAwNzI1NTAsIENoaW5h
OyYjeEQ7QW5jaWVudCBETkEgTGFib3JhdG9yeSwgUmVzZWFyY2ggQ2VudGVyIGZvciBDaGluZXNl
IEZyb250aWVyIEFyY2hhZW9sb2d5LCBDb2xsZWdlIG9mIExpZmUgU2NpZW5jZSwgSmlsaW4gVW5p
dmVyc2l0eSwgQ2hhbmdjaHVuIDEzMDAyMywgQ2hpbmE7JiN4RDtGYWN1bHR5IG9mIE1hdGhlbWF0
aWNzIGFuZCBOYXR1cmFsIFNjaWVuY2VzLCBJbnN0aXR1dGUgZm9yIEJpb2NoZW1pc3RyeSBhbmQg
QmlvbG9neSwgVW5pdmVyc2l0eSBvZiBQb3RzZGFtLCAxNDQ3NiBQb3RzZGFtLCBHZXJtYW55OyBh
bmQgRGVwYXJ0bWVudCBvZiBCaW9sb2d5LCBVbml2ZXJzaXR5IG9mIFlvcmssIEhlc2xpbmd0b24s
IFlvcmsgWU8xMCA1REQsIFVuaXRlZCBLaW5nZG9tIG1pY2hpQHBhbGFlby5ldSB6aHhiQGNhdS5l
ZHUuY24uJiN4RDtOYXRpb25hbCBFbmdpbmVlcmluZyBMYWJvcmF0b3J5IGZvciBBbmltYWwgQnJl
ZWRpbmcsIE1pbmlzdHJ5IG9mIEFncmljdWx0dXJhbCBLZXkgTGFib3JhdG9yeSBvZiBBbmltYWwg
R2VuZXRpY3MsIEJyZWVkaW5nLCBhbmQgUmVwcm9kdWN0aW9uLCBDb2xsZWdlIG9mIEFuaW1hbCBT
Y2llbmNlIGFuZCBUZWNobm9sb2d5LCBDaGluYSBBZ3JpY3VsdHVyYWwgVW5pdmVyc2l0eSwgQmVp
amluZyAxMDAxOTMsIENoaW5hOyBtaWNoaUBwYWxhZW8uZXUgemh4YkBjYXUuZWR1LmNuLjwvYXV0
aC1hZGRyZXNzPjx0aXRsZXM+PHRpdGxlPkVhcmx5IEhvbG9jZW5lIGNoaWNrZW4gZG9tZXN0aWNh
dGlvbiBpbiBub3J0aGVybiBDaGluYTwvdGl0bGU+PHNlY29uZGFyeS10aXRsZT5Qcm9jIE5hdGwg
QWNhZCBTY2kgVSBTIEE8L3NlY29uZGFyeS10aXRsZT48L3RpdGxlcz48cGFnZXM+MTc1NjQtOTwv
cGFnZXM+PHZvbHVtZT4xMTE8L3ZvbHVtZT48bnVtYmVyPjQ5PC9udW1iZXI+PGtleXdvcmRzPjxr
ZXl3b3JkPkFuaW1hbCBIdXNiYW5kcnkvKmhpc3Rvcnk8L2tleXdvcmQ+PGtleXdvcmQ+QW5pbWFs
czwva2V5d29yZD48a2V5d29yZD5BcmNoYWVvbG9neS9tZXRob2RzPC9rZXl3b3JkPjxrZXl3b3Jk
PkJheWVzIFRoZW9yZW08L2tleXdvcmQ+PGtleXdvcmQ+KkJpb2xvZ2ljYWwgRXZvbHV0aW9uPC9r
ZXl3b3JkPjxrZXl3b3JkPkJvbmUgYW5kIEJvbmVzPC9rZXl3b3JkPjxrZXl3b3JkPkNoaWNrZW5z
LypnZW5ldGljczwva2V5d29yZD48a2V5d29yZD5DaGluYTwva2V5d29yZD48a2V5d29yZD5ETkEs
IE1pdG9jaG9uZHJpYWwvKmFuYWx5c2lzPC9rZXl3b3JkPjxrZXl3b3JkPkdlbmUgUG9vbDwva2V5
d29yZD48a2V5d29yZD5HZW9ncmFwaHk8L2tleXdvcmQ+PGtleXdvcmQ+SGFwbG90eXBlczwva2V5
d29yZD48a2V5d29yZD5IaXN0b3J5LCBBbmNpZW50PC9rZXl3b3JkPjxrZXl3b3JkPk1vZGVscywg
R2VuZXRpYzwva2V5d29yZD48a2V5d29yZD5Nb2xlY3VsYXIgU2VxdWVuY2UgRGF0YTwva2V5d29y
ZD48a2V5d29yZD5QaHlsb2dlbnk8L2tleXdvcmQ+PGtleXdvcmQ+U3BlY2llcyBTcGVjaWZpY2l0
eTwva2V5d29yZD48a2V5d29yZD5hbmNpZW50IEROQTwva2V5d29yZD48a2V5d29yZD5jaGlja2Vu
PC9rZXl3b3JkPjxrZXl3b3JkPmRvbWVzdGljYXRpb248L2tleXdvcmQ+PGtleXdvcmQ+c3BlY2ll
cyBvcmlnaW48L2tleXdvcmQ+PC9rZXl3b3Jkcz48ZGF0ZXM+PHllYXI+MjAxNDwveWVhcj48cHVi
LWRhdGVzPjxkYXRlPkRlYyA5PC9kYXRlPjwvcHViLWRhdGVzPjwvZGF0ZXM+PGlzYm4+MTA5MS02
NDkwIChFbGVjdHJvbmljKSYjeEQ7MDAyNy04NDI0IChMaW5raW5nKTwvaXNibj48YWNjZXNzaW9u
LW51bT4yNTQyMjQzOTwvYWNjZXNzaW9uLW51bT48dXJscz48cmVsYXRlZC11cmxzPjx1cmw+aHR0
cHM6Ly93d3cubmNiaS5ubG0ubmloLmdvdi9wdWJtZWQvMjU0MjI0Mzk8L3VybD48L3JlbGF0ZWQt
dXJscz48L3VybHM+PGN1c3RvbTI+UE1DNDI2NzM2MzwvY3VzdG9tMj48ZWxlY3Ryb25pYy1yZXNv
dXJjZS1udW0+MTAuMTA3My9wbmFzLjE0MTE4ODIxMTE8L2VsZWN0cm9uaWMtcmVzb3VyY2UtbnVt
PjwvcmVjb3JkPjwvQ2l0ZT48Q2l0ZT48QXV0aG9yPkZyYW50ejwvQXV0aG9yPjxZZWFyPjIwMTU8
L1llYXI+PFJlY051bT4xMTQ8L1JlY051bT48cmVjb3JkPjxyZWMtbnVtYmVyPjExNDwvcmVjLW51
bWJlcj48Zm9yZWlnbi1rZXlzPjxrZXkgYXBwPSJFTiIgZGItaWQ9ImF0d3d6ZHI1OXc5ejk5ZWZ3
NXd4ZHc1Y2Z2cno1cnNmZDIwNSIgdGltZXN0YW1wPSIwIj4xMTQ8L2tleT48L2ZvcmVpZ24ta2V5
cz48cmVmLXR5cGUgbmFtZT0iSm91cm5hbCBBcnRpY2xlIj4xNzwvcmVmLXR5cGU+PGNvbnRyaWJ1
dG9ycz48YXV0aG9ycz48YXV0aG9yPkZyYW50eiwgTC4gQS48L2F1dGhvcj48YXV0aG9yPlNjaHJh
aWJlciwgSi4gRy48L2F1dGhvcj48YXV0aG9yPk1hZHNlbiwgTy48L2F1dGhvcj48YXV0aG9yPk1l
Z2VucywgSC4gSi48L2F1dGhvcj48YXV0aG9yPkNhZ2FuLCBBLjwvYXV0aG9yPjxhdXRob3I+Qm9z
c2UsIE0uPC9hdXRob3I+PGF1dGhvcj5QYXVkZWwsIFkuPC9hdXRob3I+PGF1dGhvcj5Dcm9vaWpt
YW5zLCBSLiBQLjwvYXV0aG9yPjxhdXRob3I+TGFyc29uLCBHLjwvYXV0aG9yPjxhdXRob3I+R3Jv
ZW5lbiwgTS4gQS48L2F1dGhvcj48L2F1dGhvcnM+PC9jb250cmlidXRvcnM+PGF1dGgtYWRkcmVz
cz5BbmltYWwgQnJlZWRpbmcgYW5kIEdlbm9taWNzIEdyb3VwLCBXYWdlbmluZ2VuIFVuaXZlcnNp
dHksIFdhZ2VuaW5nZW4sIHRoZSBOZXRoZXJsYW5kcy4mI3hEO1BhbGFlb2dlbm9taWNzIGFuZCBC
aW8tQXJjaGFlb2xvZ3kgUmVzZWFyY2ggTmV0d29yaywgUmVzZWFyY2ggTGFib3JhdG9yeSBmb3Ig
QXJjaGFlb2xvZ3kgYW5kIEhpc3Rvcnkgb2YgQXJ0LCBVbml2ZXJzaXR5IG9mIE94Zm9yZCwgT3hm
b3JkLCBVSy4mI3hEO0RlcGFydG1lbnQgb2YgSW50ZWdyYXRpdmUgQmlvbG9neSwgVW5pdmVyc2l0
eSBvZiBDYWxpZm9ybmlhLCBCZXJrZWxleSwgQmVya2VsZXksIENhbGlmb3JuaWEsIFVTQS4mI3hE
O0RlcGFydG1lbnQgb2YgR2Vub21lIFNjaWVuY2VzLCBVbml2ZXJzaXR5IG9mIFdhc2hpbmd0b24s
IFNlYXR0bGUsIFdhc2hpbmd0b24sIFVTQS4mI3hEO0RlcGFydG1lbnQgb2YgRXZvbHV0aW9uYXJ5
IEdlbmV0aWNzLCBNYXggUGxhbmNrIEluc3RpdHV0ZSBmb3IgRXZvbHV0aW9uYXJ5IEFudGhyb3Bv
bG9neSwgTGVpcHppZywgR2VybWFueS48L2F1dGgtYWRkcmVzcz48dGl0bGVzPjx0aXRsZT5Fdmlk
ZW5jZSBvZiBsb25nLXRlcm0gZ2VuZSBmbG93IGFuZCBzZWxlY3Rpb24gZHVyaW5nIGRvbWVzdGlj
YXRpb24gZnJvbSBhbmFseXNlcyBvZiBFdXJhc2lhbiB3aWxkIGFuZCBkb21lc3RpYyBwaWcgZ2Vu
b21lczwvdGl0bGU+PHNlY29uZGFyeS10aXRsZT5OYXQgR2VuZXQ8L3NlY29uZGFyeS10aXRsZT48
L3RpdGxlcz48cGFnZXM+MTE0MS04PC9wYWdlcz48dm9sdW1lPjQ3PC92b2x1bWU+PG51bWJlcj4x
MDwvbnVtYmVyPjxrZXl3b3Jkcz48a2V5d29yZD5BbmltYWxzPC9rZXl3b3JkPjxrZXl3b3JkPkFu
aW1hbHMsIERvbWVzdGljLypnZW5ldGljczwva2V5d29yZD48a2V5d29yZD5BbmltYWxzLCBXaWxk
LypnZW5ldGljczwva2V5d29yZD48a2V5d29yZD5Bc2lhPC9rZXl3b3JkPjxrZXl3b3JkPkV1cm9w
ZTwva2V5d29yZD48a2V5d29yZD4qR2VuZSBGbG93PC9rZXl3b3JkPjxrZXl3b3JkPipHZW5vbWU8
L2tleXdvcmQ+PGtleXdvcmQ+U3dpbmUvKmdlbmV0aWNzPC9rZXl3b3JkPjwva2V5d29yZHM+PGRh
dGVzPjx5ZWFyPjIwMTU8L3llYXI+PHB1Yi1kYXRlcz48ZGF0ZT5PY3Q8L2RhdGU+PC9wdWItZGF0
ZXM+PC9kYXRlcz48aXNibj4xNTQ2LTE3MTggKEVsZWN0cm9uaWMpJiN4RDsxMDYxLTQwMzYgKExp
bmtpbmcpPC9pc2JuPjxhY2Nlc3Npb24tbnVtPjI2MzIzMDU4PC9hY2Nlc3Npb24tbnVtPjx1cmxz
PjxyZWxhdGVkLXVybHM+PHVybD5odHRwczovL3d3dy5uY2JpLm5sbS5uaWguZ292L3B1Ym1lZC8y
NjMyMzA1ODwvdXJsPjwvcmVsYXRlZC11cmxzPjwvdXJscz48ZWxlY3Ryb25pYy1yZXNvdXJjZS1u
dW0+MTAuMTAzOC9uZy4zMzk0PC9lbGVjdHJvbmljLXJlc291cmNlLW51bT48L3JlY29yZD48L0Np
dGU+PENpdGU+PEF1dGhvcj5XYW5nPC9BdXRob3I+PFllYXI+MjAxMzwvWWVhcj48UmVjTnVtPjEy
MjwvUmVjTnVtPjxyZWNvcmQ+PHJlYy1udW1iZXI+MTIyPC9yZWMtbnVtYmVyPjxmb3JlaWduLWtl
eXM+PGtleSBhcHA9IkVOIiBkYi1pZD0iYXR3d3pkcjU5dzl6OTllZnc1d3hkdzVjZnZyejVyc2Zk
MjA1IiB0aW1lc3RhbXA9IjAiPjEyMjwva2V5PjwvZm9yZWlnbi1rZXlzPjxyZWYtdHlwZSBuYW1l
PSJKb3VybmFsIEFydGljbGUiPjE3PC9yZWYtdHlwZT48Y29udHJpYnV0b3JzPjxhdXRob3JzPjxh
dXRob3I+V2FuZywgRy4gRC48L2F1dGhvcj48YXV0aG9yPlpoYWksIFcuPC9hdXRob3I+PGF1dGhv
cj5ZYW5nLCBILiBDLjwvYXV0aG9yPjxhdXRob3I+RmFuLCBSLiBYLjwvYXV0aG9yPjxhdXRob3I+
Q2FvLCBYLjwvYXV0aG9yPjxhdXRob3I+WmhvbmcsIEwuPC9hdXRob3I+PGF1dGhvcj5XYW5nLCBM
LjwvYXV0aG9yPjxhdXRob3I+TGl1LCBGLjwvYXV0aG9yPjxhdXRob3I+V3UsIEguPC9hdXRob3I+
PGF1dGhvcj5DaGVuZywgTC4gRy48L2F1dGhvcj48YXV0aG9yPlBveWFya292LCBBLiBELjwvYXV0
aG9yPjxhdXRob3I+UG95YXJrb3YsIE4uIEEuLCBKci48L2F1dGhvcj48YXV0aG9yPlRhbmcsIFMu
IFMuPC9hdXRob3I+PGF1dGhvcj5aaGFvLCBXLiBNLjwvYXV0aG9yPjxhdXRob3I+R2FvLCBZLjwv
YXV0aG9yPjxhdXRob3I+THYsIFguIE0uPC9hdXRob3I+PGF1dGhvcj5JcndpbiwgRC4gTS48L2F1
dGhvcj48YXV0aG9yPlNhdm9sYWluZW4sIFAuPC9hdXRob3I+PGF1dGhvcj5XdSwgQy4gSS48L2F1
dGhvcj48YXV0aG9yPlpoYW5nLCBZLiBQLjwvYXV0aG9yPjwvYXV0aG9ycz48L2NvbnRyaWJ1dG9y
cz48YXV0aC1hZGRyZXNzPlN0YXRlIEtleSBMYWJvcmF0b3J5IG9mIEdlbmV0aWMgUmVzb3VyY2Vz
IGFuZCBFdm9sdXRpb24sIEt1bm1pbmcgSW5zdGl0dXRlIG9mIFpvb2xvZ3ksIENoaW5lc2UgQWNh
ZGVteSBvZiBTY2llbmNlcywgTm8uIDMyIEppYW9jaGFuZyBEb25nbHUsIEt1bm1pbmcgNjUwMjIz
LCBDaGluYS48L2F1dGgtYWRkcmVzcz48dGl0bGVzPjx0aXRsZT5UaGUgZ2Vub21pY3Mgb2Ygc2Vs
ZWN0aW9uIGluIGRvZ3MgYW5kIHRoZSBwYXJhbGxlbCBldm9sdXRpb24gYmV0d2VlbiBkb2dzIGFu
ZCBodW1hbnM8L3RpdGxlPjxzZWNvbmRhcnktdGl0bGU+TmF0IENvbW11bjwvc2Vjb25kYXJ5LXRp
dGxlPjwvdGl0bGVzPjxwYWdlcz4xODYwPC9wYWdlcz48dm9sdW1lPjQ8L3ZvbHVtZT48a2V5d29y
ZHM+PGtleXdvcmQ+QW5pbWFsczwva2V5d29yZD48a2V5d29yZD5BbmltYWxzLCBEb21lc3RpYy9n
ZW5ldGljczwva2V5d29yZD48a2V5d29yZD5DaGluYTwva2V5d29yZD48a2V5d29yZD5Eb2dzLypn
ZW5ldGljczwva2V5d29yZD48a2V5d29yZD4qRXZvbHV0aW9uLCBNb2xlY3VsYXI8L2tleXdvcmQ+
PGtleXdvcmQ+R2VuZSBPbnRvbG9neTwva2V5d29yZD48a2V5d29yZD5HZW5ldGljIEFzc29jaWF0
aW9uIFN0dWRpZXM8L2tleXdvcmQ+PGtleXdvcmQ+R2VuZXRpYyBWYXJpYXRpb248L2tleXdvcmQ+
PGtleXdvcmQ+R2VuZXRpY3MsIFBvcHVsYXRpb248L2tleXdvcmQ+PGtleXdvcmQ+Kkdlbm9taWNz
PC9rZXl3b3JkPjxrZXl3b3JkPkdlb2dyYXBoeTwva2V5d29yZD48a2V5d29yZD5IaWdoLVRocm91
Z2hwdXQgTnVjbGVvdGlkZSBTZXF1ZW5jaW5nPC9rZXl3b3JkPjxrZXl3b3JkPkh1bWFuczwva2V5
d29yZD48a2V5d29yZD5Qb3B1bGF0aW9uIER5bmFtaWNzPC9rZXl3b3JkPjxrZXl3b3JkPlByaW5j
aXBhbCBDb21wb25lbnQgQW5hbHlzaXM8L2tleXdvcmQ+PGtleXdvcmQ+KlNlbGVjdGlvbiwgR2Vu
ZXRpYzwva2V5d29yZD48a2V5d29yZD5TZXF1ZW5jZSBBbmFseXNpcywgRE5BPC9rZXl3b3JkPjxr
ZXl3b3JkPldvbHZlcy9nZW5ldGljczwva2V5d29yZD48L2tleXdvcmRzPjxkYXRlcz48eWVhcj4y
MDEzPC95ZWFyPjwvZGF0ZXM+PGlzYm4+MjA0MS0xNzIzIChFbGVjdHJvbmljKSYjeEQ7MjA0MS0x
NzIzIChMaW5raW5nKTwvaXNibj48YWNjZXNzaW9uLW51bT4yMzY3MzY0NTwvYWNjZXNzaW9uLW51
bT48dXJscz48cmVsYXRlZC11cmxzPjx1cmw+aHR0cHM6Ly93d3cubmNiaS5ubG0ubmloLmdvdi9w
dWJtZWQvMjM2NzM2NDU8L3VybD48L3JlbGF0ZWQtdXJscz48L3VybHM+PGVsZWN0cm9uaWMtcmVz
b3VyY2UtbnVtPjEwLjEwMzgvbmNvbW1zMjgxNDwvZWxlY3Ryb25pYy1yZXNvdXJjZS1udW0+PC9y
ZWNvcmQ+PC9DaXRlPjxDaXRlPjxBdXRob3I+RnJlZWRtYW48L0F1dGhvcj48WWVhcj4yMDE0PC9Z
ZWFyPjxSZWNOdW0+NjU8L1JlY051bT48cmVjb3JkPjxyZWMtbnVtYmVyPjY1PC9yZWMtbnVtYmVy
Pjxmb3JlaWduLWtleXM+PGtleSBhcHA9IkVOIiBkYi1pZD0iemQ5dnJyOXI0c3hwdm9leDB6Mngw
c2VvOTV0eDlmZXhyOTV0IiB0aW1lc3RhbXA9IjE0OTExMjA5ODIiPjY1PC9rZXk+PC9mb3JlaWdu
LWtleXM+PHJlZi10eXBlIG5hbWU9IkpvdXJuYWwgQXJ0aWNsZSI+MTc8L3JlZi10eXBlPjxjb250
cmlidXRvcnM+PGF1dGhvcnM+PGF1dGhvcj5GcmVlZG1hbiwgQS4gSC48L2F1dGhvcj48YXV0aG9y
Pkdyb25hdSwgSS48L2F1dGhvcj48YXV0aG9yPlNjaHdlaXplciwgUi4gTS48L2F1dGhvcj48YXV0
aG9yPk9ydGVnYS1EZWwgVmVjY2h5bywgRC48L2F1dGhvcj48YXV0aG9yPkhhbiwgRS48L2F1dGhv
cj48YXV0aG9yPlNpbHZhLCBQLiBNLjwvYXV0aG9yPjxhdXRob3I+R2FsYXZlcm5pLCBNLjwvYXV0
aG9yPjxhdXRob3I+RmFuLCBaLjwvYXV0aG9yPjxhdXRob3I+TWFyeCwgUC48L2F1dGhvcj48YXV0
aG9yPkxvcmVudGUtR2FsZG9zLCBCLjwvYXV0aG9yPjxhdXRob3I+QmVhbGUsIEguPC9hdXRob3I+
PGF1dGhvcj5SYW1pcmV6LCBPLjwvYXV0aG9yPjxhdXRob3I+SG9ybW96ZGlhcmksIEYuPC9hdXRo
b3I+PGF1dGhvcj5BbGthbiwgQy48L2F1dGhvcj48YXV0aG9yPlZpbGEsIEMuPC9hdXRob3I+PGF1
dGhvcj5TcXVpcmUsIEsuPC9hdXRob3I+PGF1dGhvcj5HZWZmZW4sIEUuPC9hdXRob3I+PGF1dGhv
cj5LdXNhaywgSi48L2F1dGhvcj48YXV0aG9yPkJveWtvLCBBLiBSLjwvYXV0aG9yPjxhdXRob3I+
UGFya2VyLCBILiBHLjwvYXV0aG9yPjxhdXRob3I+TGVlLCBDLjwvYXV0aG9yPjxhdXRob3I+VGFk
aWdvdGxhLCBWLjwvYXV0aG9yPjxhdXRob3I+V2lsdG9uLCBBLjwvYXV0aG9yPjxhdXRob3I+U2ll
cGVsLCBBLjwvYXV0aG9yPjxhdXRob3I+QnVzdGFtYW50ZSwgQy4gRC48L2F1dGhvcj48YXV0aG9y
PkhhcmtpbnMsIFQuIFQuPC9hdXRob3I+PGF1dGhvcj5OZWxzb24sIFMuIEYuPC9hdXRob3I+PGF1
dGhvcj5Pc3RyYW5kZXIsIEUuIEEuPC9hdXRob3I+PGF1dGhvcj5NYXJxdWVzLUJvbmV0LCBULjwv
YXV0aG9yPjxhdXRob3I+V2F5bmUsIFIuIEsuPC9hdXRob3I+PGF1dGhvcj5Ob3ZlbWJyZSwgSi48
L2F1dGhvcj48L2F1dGhvcnM+PC9jb250cmlidXRvcnM+PGF1dGgtYWRkcmVzcz5EZXBhcnRtZW50
IG9mIEVjb2xvZ3kgYW5kIEV2b2x1dGlvbmFyeSBCaW9sb2d5LCBVbml2ZXJzaXR5IG9mIENhbGlm
b3JuaWEsIExvcyBBbmdlbGVzLCBMb3MgQW5nZWxlcywgQ2FsaWZvcm5pYSwgVW5pdGVkIFN0YXRl
cyBvZiBBbWVyaWNhLiYjeEQ7RGVwYXJ0bWVudCBvZiBCaW9sb2dpY2FsIFN0YXRpc3RpY3MgYW5k
IENvbXB1dGF0aW9uYWwgQmlvbG9neSwgQ29ybmVsbCBVbml2ZXJzaXR5LCBJdGhhY2EsIE5ldyBZ
b3JrLCBVbml0ZWQgU3RhdGVzIG9mIEFtZXJpY2EuJiN4RDtDSUJJTy1VUCwgVW5pdmVyc2l0eSBv
ZiBQb3J0bywgVmFpcmFvLCBQb3J0dWdhbC4mI3hEO0lTUFJBLCBPenphbm8gZGVsbCZhcG9zO0Vt
aWxpYSwgSXRhbHkuJiN4RDtLZXkgTGFib3JhdG9yeSBvZiBCaW9yZXNvdXJjZXMgYW5kIEVjb2Vu
dmlyb25tZW50LCBTaWNodWFuIFVuaXZlcnNpdHksIENoZW5nZHUsIENoaW5hLiYjeEQ7RGVwYXJ0
bWVudCBvZiBNZWFzdXJlbWVudCBhbmQgSW5mb3JtYXRpb24gU3lzdGVtcywgQnVkYXBlc3QgVW5p
dmVyc2l0eSBvZiBUZWNobm9sb2d5IGFuZCBFY29ub21pY3MsIEJ1ZGFwZXN0LCBIdW5nYXJ5LiYj
eEQ7SW5zdGl0dXQgZGUgQmlvbG9naWEgRXZvbHV0aXZhIChDU0lDLVVuaXYgUG9tcGV1IEZhYnJh
KSwgQmFyY2Vsb25hLCBTcGFpbi4mI3hEO05hdGlvbmFsIEluc3RpdHV0ZXMgb2YgSGVhbHRoL05I
R1JJLCBCZXRoZXNkYSwgTWFyeWxhbmQsIFVuaXRlZCBTdGF0ZXMgb2YgQW1lcmljYS4mI3hEO0Rl
cGFydG1lbnQgb2YgQ29tcHV0ZXIgU2NpZW5jZSwgVW5pdmVyc2l0eSBvZiBDYWxpZm9ybmlhLCBM
b3MgQW5nZWxlcywgTG9zIEFuZ2VsZXMsIENhbGlmb3JuaWEsIFVuaXRlZCBTdGF0ZXMgb2YgQW1l
cmljYS4mI3hEO0JpbGtlbnQgVW5pdmVyc2l0eSwgQW5rYXJhLCBUdXJrZXkuJiN4RDtFc3RhY2lv
biBCaW9sb2dpYSBkZSBEb25hbmEgRUJELUNTSUMsIFNldmlsbGEsIFNwYWluLiYjeEQ7RGVwYXJ0
bWVudCBvZiBIdW1hbiBHZW5ldGljcywgVW5pdmVyc2l0eSBvZiBDYWxpZm9ybmlhLCBMb3MgQW5n
ZWxlcywgTG9zIEFuZ2VsZXMsIENhbGlmb3JuaWEsIFVuaXRlZCBTdGF0ZXMgb2YgQW1lcmljYS4m
I3hEO0RlcGFydG1lbnQgb2YgWm9vbG9neSwgVGVsIEF2aXYgVW5pdmVyc2l0eSwgVGVsIEF2aXYs
IElzcmFlbC4mI3hEO1VuaXZlcnNpdHkgb2YgWmFncmViLCBaYWdyZWIsIENyb2F0aWEuJiN4RDtE
ZXBhcnRtZW50IG9mIFZldGVyaW5hcnkgTWVkaWNpbmUsIENvcm5lbGwgVW5pdmVyc2l0eSwgSXRo
YWNhLCBOZXcgWW9yaywgVW5pdGVkIFN0YXRlcyBvZiBBbWVyaWNhLiYjeEQ7TGlmZSBUZWNobm9s
b2dpZXMsIEZvc3RlciBDaXR5LCBDYWxpZm9ybmlhLCBVbml0ZWQgU3RhdGVzIG9mIEFtZXJpY2Eu
JiN4RDtTdGFuZm9yZCBTY2hvb2wgb2YgTWVkaWNpbmUsIFN0YW5mb3JkLCBDYWxpZm9ybmlhLCBV
bml0ZWQgU3RhdGVzIG9mIEFtZXJpY2EuJiN4RDtJbnN0aXR1dCBkZSBCaW9sb2dpYSBFdm9sdXRp
dmEgKENTSUMtVW5pdiBQb21wZXUgRmFicmEpLCBCYXJjZWxvbmEsIFNwYWluIDsgSW5zdGl0dWNp
byBDYXRhbGFuYSBkZSBSZWNlcmNhIGkgRXN0dWRpcyBBdmFuY2F0cyAoSUNSRUEpLiAwODAxMCwg
QmFyY2Vsb25hLCBTcGFpbi48L2F1dGgtYWRkcmVzcz48dGl0bGVzPjx0aXRsZT5HZW5vbWUgc2Vx
dWVuY2luZyBoaWdobGlnaHRzIHRoZSBkeW5hbWljIGVhcmx5IGhpc3Rvcnkgb2YgZG9nczwvdGl0
bGU+PHNlY29uZGFyeS10aXRsZT5QTG9TIEdlbmV0PC9zZWNvbmRhcnktdGl0bGU+PC90aXRsZXM+
PHBlcmlvZGljYWw+PGZ1bGwtdGl0bGU+UExvUyBHZW5ldDwvZnVsbC10aXRsZT48L3BlcmlvZGlj
YWw+PHBhZ2VzPmUxMDA0MDE2PC9wYWdlcz48dm9sdW1lPjEwPC92b2x1bWU+PG51bWJlcj4xPC9u
dW1iZXI+PGtleXdvcmRzPjxrZXl3b3JkPkFteWxhc2VzLypnZW5ldGljczwva2V5d29yZD48a2V5
d29yZD5BbmltYWxzPC9rZXl3b3JkPjxrZXl3b3JkPkFuaW1hbHMsIERvbWVzdGljLypnZW5ldGlj
czwva2V5d29yZD48a2V5d29yZD5ETkEgQ29weSBOdW1iZXIgVmFyaWF0aW9ucy8qZ2VuZXRpY3M8
L2tleXdvcmQ+PGtleXdvcmQ+RE5BLCBNaXRvY2hvbmRyaWFsL2dlbmV0aWNzPC9rZXl3b3JkPjxr
ZXl3b3JkPkRpZXQ8L2tleXdvcmQ+PGtleXdvcmQ+RG9nczwva2V5d29yZD48a2V5d29yZD4qRXZv
bHV0aW9uLCBNb2xlY3VsYXI8L2tleXdvcmQ+PGtleXdvcmQ+R2VuZXRpYyBWYXJpYXRpb248L2tl
eXdvcmQ+PGtleXdvcmQ+UGh5bG9nZW55PC9rZXl3b3JkPjxrZXl3b3JkPlBvcHVsYXRpb24gRGVu
c2l0eTwva2V5d29yZD48a2V5d29yZD5Xb2x2ZXMvY2xhc3NpZmljYXRpb24vZ2VuZXRpY3M8L2tl
eXdvcmQ+PC9rZXl3b3Jkcz48ZGF0ZXM+PHllYXI+MjAxNDwveWVhcj48cHViLWRhdGVzPjxkYXRl
PkphbjwvZGF0ZT48L3B1Yi1kYXRlcz48L2RhdGVzPjxpc2JuPjE1NTMtNzQwNCAoRWxlY3Ryb25p
YykmI3hEOzE1NTMtNzM5MCAoTGlua2luZyk8L2lzYm4+PGFjY2Vzc2lvbi1udW0+MjQ0NTM5ODI8
L2FjY2Vzc2lvbi1udW0+PHVybHM+PHJlbGF0ZWQtdXJscz48dXJsPmh0dHBzOi8vd3d3Lm5jYmku
bmxtLm5paC5nb3YvcHVibWVkLzI0NDUzOTgyPC91cmw+PC9yZWxhdGVkLXVybHM+PC91cmxzPjxj
dXN0b20yPlBNQzM4OTQxNzA8L2N1c3RvbTI+PGVsZWN0cm9uaWMtcmVzb3VyY2UtbnVtPjEwLjEz
NzEvam91cm5hbC5wZ2VuLjEwMDQwMTY8L2VsZWN0cm9uaWMtcmVzb3VyY2UtbnVtPjwvcmVjb3Jk
PjwvQ2l0ZT48Q2l0ZT48QXV0aG9yPkNhcm5laXJvPC9BdXRob3I+PFllYXI+MjAxNDwvWWVhcj48
UmVjTnVtPjEzPC9SZWNOdW0+PHJlY29yZD48cmVjLW51bWJlcj4xMzwvcmVjLW51bWJlcj48Zm9y
ZWlnbi1rZXlzPjxrZXkgYXBwPSJFTiIgZGItaWQ9InpkOXZycjlyNHN4cHZvZXgwejJ4MHNlbzk1
dHg5ZmV4cjk1dCIgdGltZXN0YW1wPSIxNDg2MjIwNDY5Ij4xMzwva2V5PjwvZm9yZWlnbi1rZXlz
PjxyZWYtdHlwZSBuYW1lPSJKb3VybmFsIEFydGljbGUiPjE3PC9yZWYtdHlwZT48Y29udHJpYnV0
b3JzPjxhdXRob3JzPjxhdXRob3I+Q2FybmVpcm8sIE0uPC9hdXRob3I+PGF1dGhvcj5SdWJpbiwg
Qy4gSi48L2F1dGhvcj48YXV0aG9yPkRpIFBhbG1hLCBGLjwvYXV0aG9yPjxhdXRob3I+QWxiZXJ0
LCBGLiBXLjwvYXV0aG9yPjxhdXRob3I+QWxmb2xkaSwgSi48L2F1dGhvcj48YXV0aG9yPkJhcnJp
bywgQS4gTS48L2F1dGhvcj48YXV0aG9yPlBpZWxiZXJnLCBHLjwvYXV0aG9yPjxhdXRob3I+UmFm
YXRpLCBOLjwvYXV0aG9yPjxhdXRob3I+U2F5eWFiLCBTLjwvYXV0aG9yPjxhdXRob3I+VHVybmVy
LU1haWVyLCBKLjwvYXV0aG9yPjxhdXRob3I+WW91bmlzLCBTLjwvYXV0aG9yPjxhdXRob3I+QWZv
bnNvLCBTLjwvYXV0aG9yPjxhdXRob3I+QWtlbiwgQi48L2F1dGhvcj48YXV0aG9yPkFsdmVzLCBK
LiBNLjwvYXV0aG9yPjxhdXRob3I+QmFycmVsbCwgRC48L2F1dGhvcj48YXV0aG9yPkJvbGV0LCBH
LjwvYXV0aG9yPjxhdXRob3I+Qm91Y2hlciwgUy48L2F1dGhvcj48YXV0aG9yPkJ1cmJhbm8sIEgu
IEEuPC9hdXRob3I+PGF1dGhvcj5DYW1wb3MsIFIuPC9hdXRob3I+PGF1dGhvcj5DaGFuZywgSi4g
TC48L2F1dGhvcj48YXV0aG9yPkR1cmFudGhvbiwgVi48L2F1dGhvcj48YXV0aG9yPkZvbnRhbmVz
aSwgTC48L2F1dGhvcj48YXV0aG9yPkdhcnJlYXUsIEguPC9hdXRob3I+PGF1dGhvcj5IZWltYW4s
IEQuPC9hdXRob3I+PGF1dGhvcj5Kb2huc29uLCBKLjwvYXV0aG9yPjxhdXRob3I+TWFnZSwgUi4g
Ry48L2F1dGhvcj48YXV0aG9yPlBlbmcsIFouPC9hdXRob3I+PGF1dGhvcj5RdWVuZXksIEcuPC9h
dXRob3I+PGF1dGhvcj5Sb2dlbC1HYWlsbGFyZCwgQy48L2F1dGhvcj48YXV0aG9yPlJ1ZmZpZXIs
IE0uPC9hdXRob3I+PGF1dGhvcj5TZWFybGUsIFMuPC9hdXRob3I+PGF1dGhvcj5WaWxsYWZ1ZXJ0
ZSwgUi48L2F1dGhvcj48YXV0aG9yPlhpb25nLCBBLjwvYXV0aG9yPjxhdXRob3I+WW91bmcsIFMu
PC9hdXRob3I+PGF1dGhvcj5Gb3JzYmVyZy1OaWxzc29uLCBLLjwvYXV0aG9yPjxhdXRob3I+R29v
ZCwgSi4gTS48L2F1dGhvcj48YXV0aG9yPkxhbmRlciwgRS4gUy48L2F1dGhvcj48YXV0aG9yPkZl
cnJhbmQsIE4uPC9hdXRob3I+PGF1dGhvcj5MaW5kYmxhZC1Ub2gsIEsuPC9hdXRob3I+PGF1dGhv
cj5BbmRlcnNzb24sIEwuPC9hdXRob3I+PC9hdXRob3JzPjwvY29udHJpYnV0b3JzPjxhdXRoLWFk
ZHJlc3M+Q0lCSU8vSW5CSU8sIENlbnRybyBkZSBJbnZlc3RpZ2FjYW8gZW0gQmlvZGl2ZXJzaWRh
ZGUgZSBSZWN1cnNvcyBHZW5ldGljb3MsIENhbXB1cyBBZ3JhcmlvIGRlIFZhaXJhbywgVW5pdmVy
c2lkYWRlIGRvIFBvcnRvLCA0NDg1LTY2MSwgVmFpcmFvLCBQb3J0dWdhbC4mI3hEO1NjaWVuY2Ug
Zm9yIExpZmUgTGFib3JhdG9yeSBVcHBzYWxhLCBEZXBhcnRtZW50IG9mIE1lZGljYWwgQmlvY2hl
bWlzdHJ5IGFuZCBNaWNyb2Jpb2xvZ3ksIFVwcHNhbGEgVW5pdmVyc2l0eSwgVXBwc2FsYSwgU3dl
ZGVuLiYjeEQ7QnJvYWQgSW5zdGl0dXRlIG9mIEhhcnZhcmQgYW5kIE1hc3NhY2h1c2V0dHMgSW5z
dGl0dXRlIG9mIFRlY2hub2xvZ3ksIDcgQ2FtYnJpZGdlIENlbnRlciwgQ2FtYnJpZGdlLCBNQSAw
MjE0MiwgVVNBLiBWZXJ0ZWJyYXRlIGFuZCBIZWFsdGggR2Vub21pY3MsIFRoZSBHZW5vbWUgQW5h
bHlzaXMgQ2VudHJlLCBOb3J3aWNoLCBVSy4mI3hEO0RlcGFydG1lbnQgb2YgRXZvbHV0aW9uYXJ5
IEdlbmV0aWNzLCBNYXggUGxhbmNrIEluc3RpdHV0ZSBmb3IgRXZvbHV0aW9uYXJ5IEFudGhyb3Bv
bG9neSwgTGVpcHppZywgR2VybWFueS4mI3hEO0Jyb2FkIEluc3RpdHV0ZSBvZiBIYXJ2YXJkIGFu
ZCBNYXNzYWNodXNldHRzIEluc3RpdHV0ZSBvZiBUZWNobm9sb2d5LCA3IENhbWJyaWRnZSBDZW50
ZXIsIENhbWJyaWRnZSwgTUEgMDIxNDIsIFVTQS4mI3hEO0RlcGFydG1lbnQgb2YgQW5pbWFsIEJy
ZWVkaW5nIGFuZCBHZW5ldGljcywgU3dlZGlzaCBVbml2ZXJzaXR5IG9mIEFncmljdWx0dXJhbCBT
Y2llbmNlcywgVXBwc2FsYSwgU3dlZGVuLiYjeEQ7U2NpZW5jZSBmb3IgTGlmZSBMYWJvcmF0b3J5
IFVwcHNhbGEsIERlcGFydG1lbnQgb2YgTWVkaWNhbCBCaW9jaGVtaXN0cnkgYW5kIE1pY3JvYmlv
bG9neSwgVXBwc2FsYSBVbml2ZXJzaXR5LCBVcHBzYWxhLCBTd2VkZW4uIERlcGFydG1lbnQgb2Yg
QW5pbWFsIFByb2R1Y3Rpb24sIEFpbiBTaGFtcyBVbml2ZXJzaXR5LCBTaG91YnJhIEVsLUtoZWlt
YSwgQ2Fpcm8sIEVneXB0LiYjeEQ7V2VsbGNvbWUgVHJ1c3QgU2FuZ2VyIEluc3RpdHV0ZSwgSGlu
eHRvbiwgVUsuIEV1cm9wZWFuIE1vbGVjdWxhciBCaW9sb2d5IExhYm9yYXRvcnksIEV1cm9wZWFu
IEJpb2luZm9ybWF0aWNzIEluc3RpdHV0ZSwgV2VsbGNvbWUgVHJ1c3QgR2Vub21lIENhbXB1cywg
SGlueHRvbiwgQ2FtYnJpZGdlIENCMTAgMVNELCBVSy4mI3hEO0NJQklPL0luQklPLCBDZW50cm8g
ZGUgSW52ZXN0aWdhY2FvIGVtIEJpb2RpdmVyc2lkYWRlIGUgUmVjdXJzb3MgR2VuZXRpY29zLCBD
YW1wdXMgQWdyYXJpbyBkZSBWYWlyYW8sIFVuaXZlcnNpZGFkZSBkbyBQb3J0bywgNDQ4NS02NjEs
IFZhaXJhbywgUG9ydHVnYWwuIERlcGFydG1lbnQgb2YgR2VuZXRpY3MsIFVuaXZlcnNpdHkgb2Yg
Q2FtYnJpZGdlLCBDYW1icmlkZ2UgQ0IyIDNFSCwgVUsuJiN4RDtJbnN0aXR1dCBOYXRpb25hbCBk
ZSBsYSBSZWNoZXJjaGUgQWdyb25vbWlxdWUgKElOUkEpLCBVTVIxMzg4IEdlbmV0aXF1ZSwgUGh5
c2lvbG9naWUgZXQgU3lzdGVtZXMgZCZhcG9zO0VsZXZhZ2UsIEYtMzEzMjYgQ2FzdGFuZXQtVG9s
b3NhbiwgRnJhbmNlLiYjeEQ7TGFib3ZldCBDb25zZWlsLCBCUDUzOSwgODU1MDUgTGVzIEhlcmJp
ZXJzIENlZGV4LCBGcmFuY2UuJiN4RDtJTlJBLCBVTVIxMTk4IEJpb2xvZ2llIGR1IERldmVsb3Bw
ZW1lbnQgZXQgUmVwcm9kdWN0aW9uLCBGLTc4MzUwIEpvdXktZW4tSm9zYXMsIEZyYW5jZS4mI3hE
O0RlcGFydG1lbnQgb2YgQWdyaWN1bHR1cmFsIGFuZCBGb29kIFNjaWVuY2VzLCBEaXZpc2lvbiBv
ZiBBbmltYWwgU2NpZW5jZXMsIFVuaXZlcnNpdHkgb2YgQm9sb2duYSwgNDAxMjcgQm9sb2duYSwg
SXRhbHkuJiN4RDtMYWJvcmF0b3J5IG9mIEltbXVub2xvZ3ksIE5hdGlvbmFsIEluc3RpdHV0ZSBv
ZiBBbGxlcmd5IGFuZCBJbmZlY3Rpb3VzIERpc2Vhc2VzIChOSUFJRCksIE5hdGlvbmFsIEluc3Rp
dHV0ZXMgb2YgSGVhbHRoLCBCZXRoZXNkYSwgTUQgMjA4OTIsIFVTQS4mI3hEO1UuUy4gRGVwYXJ0
bWVudCBvZiBFbmVyZ3kgSm9pbnQgR2Vub21lIEluc3RpdHV0ZSwgTGF3cmVuY2UgQmVya2VsZXkg
TmF0aW9uYWwgTGFib3JhdG9yeSwgMjgwMCBNaXRjaGVsbCBEcml2ZSwgV2FsbnV0IENyZWVrLCBD
QSA5NDU5OCwgVVNBLiYjeEQ7QU5UQUdFTkUsIEFuaW1hbCBHZW5vbWljcyBMYWJvcmF0b3J5LCBM
eW9uLCBGcmFuY2UuJiN4RDtJTlJBLCBVTVIxMzEzIEdlbmV0aXF1ZSBBbmltYWxlIGV0IEJpb2xv
Z2llIEludGVncmF0aXZlLCBGLSA3ODM1MCwgSm91eS1lbi1Kb3NhcywgRnJhbmNlLiYjeEQ7V2Vs
bGNvbWUgVHJ1c3QgU2FuZ2VyIEluc3RpdHV0ZSwgSGlueHRvbiwgVUsuJiN4RDtJbnN0aXR1dG8g
ZGUgRXN0dWRpb3MgU29jaWFsZXMgQXZhbnphZG9zLCAoSUVTQS1DU0lDKSBDYW1wbyBTYW50byBk
ZSBsb3MgTWFydGlyZXMgNywgQ29yZG9iYSwgU3BhaW4uJiN4RDtTY2llbmNlIGZvciBMaWZlIExh
Ym9yYXRvcnksIERlcGFydG1lbnQgb2YgSW1tdW5vbG9neSwgR2VuZXRpY3MgYW5kIFBhdGhvbG9n
eSwgVXBwc2FsYSBVbml2ZXJzaXR5LCBVcHBzYWxhLCBTd2VkZW4uJiN4RDtEZXBhcnRtZW50IG9m
IEV2b2x1dGlvbmFyeSBHZW5ldGljcywgTWF4IFBsYW5jayBJbnN0aXR1dGUgZm9yIEV2b2x1dGlv
bmFyeSBBbnRocm9wb2xvZ3ksIExlaXB6aWcsIEdlcm1hbnkuIERpdmlzaW9uIG9mIEJpb2xvZ2lj
YWwgU2NpZW5jZXMsIFRoZSBVbml2ZXJzaXR5IG9mIE1vbnRhbmEsIE1pc3NvdWxhLCBNVCA1OTgx
MiwgVVNBLiYjeEQ7Q0lCSU8vSW5CSU8sIENlbnRybyBkZSBJbnZlc3RpZ2FjYW8gZW0gQmlvZGl2
ZXJzaWRhZGUgZSBSZWN1cnNvcyBHZW5ldGljb3MsIENhbXB1cyBBZ3JhcmlvIGRlIFZhaXJhbywg
VW5pdmVyc2lkYWRlIGRvIFBvcnRvLCA0NDg1LTY2MSwgVmFpcmFvLCBQb3J0dWdhbC4gRGVwYXJ0
YW1lbnRvIGRlIEJpb2xvZ2lhLCBGYWN1bGRhZGUgZGUgQ2llbmNpYXMsIFVuaXZlcnNpZGFkZSBk
byBQb3J0bywgUnVhIGRvIENhbXBvIEFsZWdyZSBzbi4gNDE2OS0wMDcgUG9ydG8sIFBvcnR1Z2Fs
LiYjeEQ7U2NpZW5jZSBmb3IgTGlmZSBMYWJvcmF0b3J5IFVwcHNhbGEsIERlcGFydG1lbnQgb2Yg
TWVkaWNhbCBCaW9jaGVtaXN0cnkgYW5kIE1pY3JvYmlvbG9neSwgVXBwc2FsYSBVbml2ZXJzaXR5
LCBVcHBzYWxhLCBTd2VkZW4uIEJyb2FkIEluc3RpdHV0ZSBvZiBIYXJ2YXJkIGFuZCBNYXNzYWNo
dXNldHRzIEluc3RpdHV0ZSBvZiBUZWNobm9sb2d5LCA3IENhbWJyaWRnZSBDZW50ZXIsIENhbWJy
aWRnZSwgTUEgMDIxNDIsIFVTQS4ga2Vyc2xpQGJyb2FkaW5zdGl0dXRlLm9yZyBsZWlmLmFuZGVy
c3NvbkBpbWJpbS51dS5zZS4mI3hEO1NjaWVuY2UgZm9yIExpZmUgTGFib3JhdG9yeSBVcHBzYWxh
LCBEZXBhcnRtZW50IG9mIE1lZGljYWwgQmlvY2hlbWlzdHJ5IGFuZCBNaWNyb2Jpb2xvZ3ksIFVw
cHNhbGEgVW5pdmVyc2l0eSwgVXBwc2FsYSwgU3dlZGVuLiBEZXBhcnRtZW50IG9mIEFuaW1hbCBC
cmVlZGluZyBhbmQgR2VuZXRpY3MsIFN3ZWRpc2ggVW5pdmVyc2l0eSBvZiBBZ3JpY3VsdHVyYWwg
U2NpZW5jZXMsIFVwcHNhbGEsIFN3ZWRlbi4gRGVwYXJ0bWVudCBvZiBWZXRlcmluYXJ5IEludGVn
cmF0aXZlIEJpb3NjaWVuY2VzLCBDb2xsZWdlIG9mIFZldGVyaW5hcnkgTWVkaWNpbmUgYW5kIEJp
b21lZGljYWwgU2NpZW5jZXMsIFRleGFzIEEmYW1wO00gVW5pdmVyc2l0eSwgQ29sbGVnZSBTdGF0
aW9uLCBUWCA3Nzg0My00NDU4LCBVU0EuIGtlcnNsaUBicm9hZGluc3RpdHV0ZS5vcmcgbGVpZi5h
bmRlcnNzb25AaW1iaW0udXUuc2UuPC9hdXRoLWFkZHJlc3M+PHRpdGxlcz48dGl0bGU+UmFiYml0
IGdlbm9tZSBhbmFseXNpcyByZXZlYWxzIGEgcG9seWdlbmljIGJhc2lzIGZvciBwaGVub3R5cGlj
IGNoYW5nZSBkdXJpbmcgZG9tZXN0aWNhdGlvbjwvdGl0bGU+PHNlY29uZGFyeS10aXRsZT5TY2ll
bmNlPC9zZWNvbmRhcnktdGl0bGU+PC90aXRsZXM+PHBlcmlvZGljYWw+PGZ1bGwtdGl0bGU+U2Np
ZW5jZTwvZnVsbC10aXRsZT48L3BlcmlvZGljYWw+PHBhZ2VzPjEwNzQtOTwvcGFnZXM+PHZvbHVt
ZT4zNDU8L3ZvbHVtZT48bnVtYmVyPjYyMDA8L251bWJlcj48a2V5d29yZHM+PGtleXdvcmQ+QW5p
bWFsczwva2V5d29yZD48a2V5d29yZD5BbmltYWxzLCBEb21lc3RpYy9hbmF0b215ICZhbXA7IGhp
c3RvbG9neS8qZ2VuZXRpY3MvcHN5Y2hvbG9neTwva2V5d29yZD48a2V5d29yZD5BbmltYWxzLCBX
aWxkL2FuYXRvbXkgJmFtcDsgaGlzdG9sb2d5LypnZW5ldGljcy9wc3ljaG9sb2d5PC9rZXl3b3Jk
PjxrZXl3b3JkPkJhc2UgU2VxdWVuY2U8L2tleXdvcmQ+PGtleXdvcmQ+QmVoYXZpb3IsIEFuaW1h
bDwva2V5d29yZD48a2V5d29yZD5CcmVlZGluZzwva2V5d29yZD48a2V5d29yZD5Fdm9sdXRpb24s
IE1vbGVjdWxhcjwva2V5d29yZD48a2V5d29yZD5HZW5lIEZyZXF1ZW5jeTwva2V5d29yZD48a2V5
d29yZD5HZW5ldGljIExvY2k8L2tleXdvcmQ+PGtleXdvcmQ+R2Vub21lL2dlbmV0aWNzPC9rZXl3
b3JkPjxrZXl3b3JkPk1vbGVjdWxhciBTZXF1ZW5jZSBEYXRhPC9rZXl3b3JkPjxrZXl3b3JkPlBo
ZW5vdHlwZTwva2V5d29yZD48a2V5d29yZD5Qb2x5bW9ycGhpc20sIFNpbmdsZSBOdWNsZW90aWRl
PC9rZXl3b3JkPjxrZXl3b3JkPlJhYmJpdHMvYW5hdG9teSAmYW1wOyBoaXN0b2xvZ3kvKmdlbmV0
aWNzL3BzeWNob2xvZ3k8L2tleXdvcmQ+PGtleXdvcmQ+U2VsZWN0aW9uLCBHZW5ldGljPC9rZXl3
b3JkPjxrZXl3b3JkPlNlcXVlbmNlIEFuYWx5c2lzLCBETkE8L2tleXdvcmQ+PC9rZXl3b3Jkcz48
ZGF0ZXM+PHllYXI+MjAxNDwveWVhcj48cHViLWRhdGVzPjxkYXRlPkF1ZyAyOTwvZGF0ZT48L3B1
Yi1kYXRlcz48L2RhdGVzPjxpc2JuPjEwOTUtOTIwMyAoRWxlY3Ryb25pYykmI3hEOzAwMzYtODA3
NSAoTGlua2luZyk8L2lzYm4+PGFjY2Vzc2lvbi1udW0+MjUxNzAxNTc8L2FjY2Vzc2lvbi1udW0+
PHVybHM+PHJlbGF0ZWQtdXJscz48dXJsPmh0dHBzOi8vd3d3Lm5jYmkubmxtLm5paC5nb3YvcHVi
bWVkLzI1MTcwMTU3PC91cmw+PC9yZWxhdGVkLXVybHM+PC91cmxzPjxlbGVjdHJvbmljLXJlc291
cmNlLW51bT4xMC4xMTI2L3NjaWVuY2UuMTI1MzcxNDwvZWxlY3Ryb25pYy1yZXNvdXJjZS1udW0+
PC9yZWNvcmQ+PC9DaXRlPjwvRW5kTm90ZT4A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PEVuZE5vdGU+PENpdGU+PEF1dGhvcj5YaWFuZzwvQXV0aG9yPjxZZWFyPjIwMTQ8L1llYXI+PFJl
Y051bT4xMjE8L1JlY051bT48RGlzcGxheVRleHQ+KDYsIDcsIDI1LCA0NSwgNDYpPC9EaXNwbGF5
VGV4dD48cmVjb3JkPjxyZWMtbnVtYmVyPjEyMTwvcmVjLW51bWJlcj48Zm9yZWlnbi1rZXlzPjxr
ZXkgYXBwPSJFTiIgZGItaWQ9ImF0d3d6ZHI1OXc5ejk5ZWZ3NXd4ZHc1Y2Z2cno1cnNmZDIwNSIg
dGltZXN0YW1wPSIwIj4xMjE8L2tleT48L2ZvcmVpZ24ta2V5cz48cmVmLXR5cGUgbmFtZT0iSm91
cm5hbCBBcnRpY2xlIj4xNzwvcmVmLXR5cGU+PGNvbnRyaWJ1dG9ycz48YXV0aG9ycz48YXV0aG9y
PlhpYW5nLCBILjwvYXV0aG9yPjxhdXRob3I+R2FvLCBKLjwvYXV0aG9yPjxhdXRob3I+WXUsIEIu
PC9hdXRob3I+PGF1dGhvcj5aaG91LCBILjwvYXV0aG9yPjxhdXRob3I+Q2FpLCBELjwvYXV0aG9y
PjxhdXRob3I+WmhhbmcsIFkuPC9hdXRob3I+PGF1dGhvcj5DaGVuLCBYLjwvYXV0aG9yPjxhdXRo
b3I+V2FuZywgWC48L2F1dGhvcj48YXV0aG9yPkhvZnJlaXRlciwgTS48L2F1dGhvcj48YXV0aG9y
PlpoYW8sIFguPC9hdXRob3I+PC9hdXRob3JzPjwvY29udHJpYnV0b3JzPjxhdXRoLWFkZHJlc3M+
TmF0aW9uYWwgRW5naW5lZXJpbmcgTGFib3JhdG9yeSBmb3IgQW5pbWFsIEJyZWVkaW5nLCBNaW5p
c3RyeSBvZiBBZ3JpY3VsdHVyYWwgS2V5IExhYm9yYXRvcnkgb2YgQW5pbWFsIEdlbmV0aWNzLCBC
cmVlZGluZywgYW5kIFJlcHJvZHVjdGlvbiwgQ29sbGVnZSBvZiBBbmltYWwgU2NpZW5jZSBhbmQg
VGVjaG5vbG9neSwgQ2hpbmEgQWdyaWN1bHR1cmFsIFVuaXZlcnNpdHksIEJlaWppbmcgMTAwMTkz
LCBDaGluYTsmI3hEO0hlYmVpIFByb3ZpbmNpYWwgSW5zdGl0dXRlIG9mIEN1bHR1cmFsIFJlbGlj
LCBTaGlqaWF6aHVhbmcgMDUwMDMxLCBDaGluYTsmI3hEO1h1c2h1aSBDb3VudHkgT2ZmaWNlIGZv
ciBQcmVzZXJ2YXRpb24gb2YgQW5jaWVudCBNb251bWVudHMsIFh1c2h1aSAwNzI1NTAsIENoaW5h
OyYjeEQ7QW5jaWVudCBETkEgTGFib3JhdG9yeSwgUmVzZWFyY2ggQ2VudGVyIGZvciBDaGluZXNl
IEZyb250aWVyIEFyY2hhZW9sb2d5LCBDb2xsZWdlIG9mIExpZmUgU2NpZW5jZSwgSmlsaW4gVW5p
dmVyc2l0eSwgQ2hhbmdjaHVuIDEzMDAyMywgQ2hpbmE7JiN4RDtGYWN1bHR5IG9mIE1hdGhlbWF0
aWNzIGFuZCBOYXR1cmFsIFNjaWVuY2VzLCBJbnN0aXR1dGUgZm9yIEJpb2NoZW1pc3RyeSBhbmQg
QmlvbG9neSwgVW5pdmVyc2l0eSBvZiBQb3RzZGFtLCAxNDQ3NiBQb3RzZGFtLCBHZXJtYW55OyBh
bmQgRGVwYXJ0bWVudCBvZiBCaW9sb2d5LCBVbml2ZXJzaXR5IG9mIFlvcmssIEhlc2xpbmd0b24s
IFlvcmsgWU8xMCA1REQsIFVuaXRlZCBLaW5nZG9tIG1pY2hpQHBhbGFlby5ldSB6aHhiQGNhdS5l
ZHUuY24uJiN4RDtOYXRpb25hbCBFbmdpbmVlcmluZyBMYWJvcmF0b3J5IGZvciBBbmltYWwgQnJl
ZWRpbmcsIE1pbmlzdHJ5IG9mIEFncmljdWx0dXJhbCBLZXkgTGFib3JhdG9yeSBvZiBBbmltYWwg
R2VuZXRpY3MsIEJyZWVkaW5nLCBhbmQgUmVwcm9kdWN0aW9uLCBDb2xsZWdlIG9mIEFuaW1hbCBT
Y2llbmNlIGFuZCBUZWNobm9sb2d5LCBDaGluYSBBZ3JpY3VsdHVyYWwgVW5pdmVyc2l0eSwgQmVp
amluZyAxMDAxOTMsIENoaW5hOyBtaWNoaUBwYWxhZW8uZXUgemh4YkBjYXUuZWR1LmNuLjwvYXV0
aC1hZGRyZXNzPjx0aXRsZXM+PHRpdGxlPkVhcmx5IEhvbG9jZW5lIGNoaWNrZW4gZG9tZXN0aWNh
dGlvbiBpbiBub3J0aGVybiBDaGluYTwvdGl0bGU+PHNlY29uZGFyeS10aXRsZT5Qcm9jIE5hdGwg
QWNhZCBTY2kgVSBTIEE8L3NlY29uZGFyeS10aXRsZT48L3RpdGxlcz48cGFnZXM+MTc1NjQtOTwv
cGFnZXM+PHZvbHVtZT4xMTE8L3ZvbHVtZT48bnVtYmVyPjQ5PC9udW1iZXI+PGtleXdvcmRzPjxr
ZXl3b3JkPkFuaW1hbCBIdXNiYW5kcnkvKmhpc3Rvcnk8L2tleXdvcmQ+PGtleXdvcmQ+QW5pbWFs
czwva2V5d29yZD48a2V5d29yZD5BcmNoYWVvbG9neS9tZXRob2RzPC9rZXl3b3JkPjxrZXl3b3Jk
PkJheWVzIFRoZW9yZW08L2tleXdvcmQ+PGtleXdvcmQ+KkJpb2xvZ2ljYWwgRXZvbHV0aW9uPC9r
ZXl3b3JkPjxrZXl3b3JkPkJvbmUgYW5kIEJvbmVzPC9rZXl3b3JkPjxrZXl3b3JkPkNoaWNrZW5z
LypnZW5ldGljczwva2V5d29yZD48a2V5d29yZD5DaGluYTwva2V5d29yZD48a2V5d29yZD5ETkEs
IE1pdG9jaG9uZHJpYWwvKmFuYWx5c2lzPC9rZXl3b3JkPjxrZXl3b3JkPkdlbmUgUG9vbDwva2V5
d29yZD48a2V5d29yZD5HZW9ncmFwaHk8L2tleXdvcmQ+PGtleXdvcmQ+SGFwbG90eXBlczwva2V5
d29yZD48a2V5d29yZD5IaXN0b3J5LCBBbmNpZW50PC9rZXl3b3JkPjxrZXl3b3JkPk1vZGVscywg
R2VuZXRpYzwva2V5d29yZD48a2V5d29yZD5Nb2xlY3VsYXIgU2VxdWVuY2UgRGF0YTwva2V5d29y
ZD48a2V5d29yZD5QaHlsb2dlbnk8L2tleXdvcmQ+PGtleXdvcmQ+U3BlY2llcyBTcGVjaWZpY2l0
eTwva2V5d29yZD48a2V5d29yZD5hbmNpZW50IEROQTwva2V5d29yZD48a2V5d29yZD5jaGlja2Vu
PC9rZXl3b3JkPjxrZXl3b3JkPmRvbWVzdGljYXRpb248L2tleXdvcmQ+PGtleXdvcmQ+c3BlY2ll
cyBvcmlnaW48L2tleXdvcmQ+PC9rZXl3b3Jkcz48ZGF0ZXM+PHllYXI+MjAxNDwveWVhcj48cHVi
LWRhdGVzPjxkYXRlPkRlYyA5PC9kYXRlPjwvcHViLWRhdGVzPjwvZGF0ZXM+PGlzYm4+MTA5MS02
NDkwIChFbGVjdHJvbmljKSYjeEQ7MDAyNy04NDI0IChMaW5raW5nKTwvaXNibj48YWNjZXNzaW9u
LW51bT4yNTQyMjQzOTwvYWNjZXNzaW9uLW51bT48dXJscz48cmVsYXRlZC11cmxzPjx1cmw+aHR0
cHM6Ly93d3cubmNiaS5ubG0ubmloLmdvdi9wdWJtZWQvMjU0MjI0Mzk8L3VybD48L3JlbGF0ZWQt
dXJscz48L3VybHM+PGN1c3RvbTI+UE1DNDI2NzM2MzwvY3VzdG9tMj48ZWxlY3Ryb25pYy1yZXNv
dXJjZS1udW0+MTAuMTA3My9wbmFzLjE0MTE4ODIxMTE8L2VsZWN0cm9uaWMtcmVzb3VyY2UtbnVt
PjwvcmVjb3JkPjwvQ2l0ZT48Q2l0ZT48QXV0aG9yPkZyYW50ejwvQXV0aG9yPjxZZWFyPjIwMTU8
L1llYXI+PFJlY051bT4xMTQ8L1JlY051bT48cmVjb3JkPjxyZWMtbnVtYmVyPjExNDwvcmVjLW51
bWJlcj48Zm9yZWlnbi1rZXlzPjxrZXkgYXBwPSJFTiIgZGItaWQ9ImF0d3d6ZHI1OXc5ejk5ZWZ3
NXd4ZHc1Y2Z2cno1cnNmZDIwNSIgdGltZXN0YW1wPSIwIj4xMTQ8L2tleT48L2ZvcmVpZ24ta2V5
cz48cmVmLXR5cGUgbmFtZT0iSm91cm5hbCBBcnRpY2xlIj4xNzwvcmVmLXR5cGU+PGNvbnRyaWJ1
dG9ycz48YXV0aG9ycz48YXV0aG9yPkZyYW50eiwgTC4gQS48L2F1dGhvcj48YXV0aG9yPlNjaHJh
aWJlciwgSi4gRy48L2F1dGhvcj48YXV0aG9yPk1hZHNlbiwgTy48L2F1dGhvcj48YXV0aG9yPk1l
Z2VucywgSC4gSi48L2F1dGhvcj48YXV0aG9yPkNhZ2FuLCBBLjwvYXV0aG9yPjxhdXRob3I+Qm9z
c2UsIE0uPC9hdXRob3I+PGF1dGhvcj5QYXVkZWwsIFkuPC9hdXRob3I+PGF1dGhvcj5Dcm9vaWpt
YW5zLCBSLiBQLjwvYXV0aG9yPjxhdXRob3I+TGFyc29uLCBHLjwvYXV0aG9yPjxhdXRob3I+R3Jv
ZW5lbiwgTS4gQS48L2F1dGhvcj48L2F1dGhvcnM+PC9jb250cmlidXRvcnM+PGF1dGgtYWRkcmVz
cz5BbmltYWwgQnJlZWRpbmcgYW5kIEdlbm9taWNzIEdyb3VwLCBXYWdlbmluZ2VuIFVuaXZlcnNp
dHksIFdhZ2VuaW5nZW4sIHRoZSBOZXRoZXJsYW5kcy4mI3hEO1BhbGFlb2dlbm9taWNzIGFuZCBC
aW8tQXJjaGFlb2xvZ3kgUmVzZWFyY2ggTmV0d29yaywgUmVzZWFyY2ggTGFib3JhdG9yeSBmb3Ig
QXJjaGFlb2xvZ3kgYW5kIEhpc3Rvcnkgb2YgQXJ0LCBVbml2ZXJzaXR5IG9mIE94Zm9yZCwgT3hm
b3JkLCBVSy4mI3hEO0RlcGFydG1lbnQgb2YgSW50ZWdyYXRpdmUgQmlvbG9neSwgVW5pdmVyc2l0
eSBvZiBDYWxpZm9ybmlhLCBCZXJrZWxleSwgQmVya2VsZXksIENhbGlmb3JuaWEsIFVTQS4mI3hE
O0RlcGFydG1lbnQgb2YgR2Vub21lIFNjaWVuY2VzLCBVbml2ZXJzaXR5IG9mIFdhc2hpbmd0b24s
IFNlYXR0bGUsIFdhc2hpbmd0b24sIFVTQS4mI3hEO0RlcGFydG1lbnQgb2YgRXZvbHV0aW9uYXJ5
IEdlbmV0aWNzLCBNYXggUGxhbmNrIEluc3RpdHV0ZSBmb3IgRXZvbHV0aW9uYXJ5IEFudGhyb3Bv
bG9neSwgTGVpcHppZywgR2VybWFueS48L2F1dGgtYWRkcmVzcz48dGl0bGVzPjx0aXRsZT5Fdmlk
ZW5jZSBvZiBsb25nLXRlcm0gZ2VuZSBmbG93IGFuZCBzZWxlY3Rpb24gZHVyaW5nIGRvbWVzdGlj
YXRpb24gZnJvbSBhbmFseXNlcyBvZiBFdXJhc2lhbiB3aWxkIGFuZCBkb21lc3RpYyBwaWcgZ2Vu
b21lczwvdGl0bGU+PHNlY29uZGFyeS10aXRsZT5OYXQgR2VuZXQ8L3NlY29uZGFyeS10aXRsZT48
L3RpdGxlcz48cGFnZXM+MTE0MS04PC9wYWdlcz48dm9sdW1lPjQ3PC92b2x1bWU+PG51bWJlcj4x
MDwvbnVtYmVyPjxrZXl3b3Jkcz48a2V5d29yZD5BbmltYWxzPC9rZXl3b3JkPjxrZXl3b3JkPkFu
aW1hbHMsIERvbWVzdGljLypnZW5ldGljczwva2V5d29yZD48a2V5d29yZD5BbmltYWxzLCBXaWxk
LypnZW5ldGljczwva2V5d29yZD48a2V5d29yZD5Bc2lhPC9rZXl3b3JkPjxrZXl3b3JkPkV1cm9w
ZTwva2V5d29yZD48a2V5d29yZD4qR2VuZSBGbG93PC9rZXl3b3JkPjxrZXl3b3JkPipHZW5vbWU8
L2tleXdvcmQ+PGtleXdvcmQ+U3dpbmUvKmdlbmV0aWNzPC9rZXl3b3JkPjwva2V5d29yZHM+PGRh
dGVzPjx5ZWFyPjIwMTU8L3llYXI+PHB1Yi1kYXRlcz48ZGF0ZT5PY3Q8L2RhdGU+PC9wdWItZGF0
ZXM+PC9kYXRlcz48aXNibj4xNTQ2LTE3MTggKEVsZWN0cm9uaWMpJiN4RDsxMDYxLTQwMzYgKExp
bmtpbmcpPC9pc2JuPjxhY2Nlc3Npb24tbnVtPjI2MzIzMDU4PC9hY2Nlc3Npb24tbnVtPjx1cmxz
PjxyZWxhdGVkLXVybHM+PHVybD5odHRwczovL3d3dy5uY2JpLm5sbS5uaWguZ292L3B1Ym1lZC8y
NjMyMzA1ODwvdXJsPjwvcmVsYXRlZC11cmxzPjwvdXJscz48ZWxlY3Ryb25pYy1yZXNvdXJjZS1u
dW0+MTAuMTAzOC9uZy4zMzk0PC9lbGVjdHJvbmljLXJlc291cmNlLW51bT48L3JlY29yZD48L0Np
dGU+PENpdGU+PEF1dGhvcj5XYW5nPC9BdXRob3I+PFllYXI+MjAxMzwvWWVhcj48UmVjTnVtPjEy
MjwvUmVjTnVtPjxyZWNvcmQ+PHJlYy1udW1iZXI+MTIyPC9yZWMtbnVtYmVyPjxmb3JlaWduLWtl
eXM+PGtleSBhcHA9IkVOIiBkYi1pZD0iYXR3d3pkcjU5dzl6OTllZnc1d3hkdzVjZnZyejVyc2Zk
MjA1IiB0aW1lc3RhbXA9IjAiPjEyMjwva2V5PjwvZm9yZWlnbi1rZXlzPjxyZWYtdHlwZSBuYW1l
PSJKb3VybmFsIEFydGljbGUiPjE3PC9yZWYtdHlwZT48Y29udHJpYnV0b3JzPjxhdXRob3JzPjxh
dXRob3I+V2FuZywgRy4gRC48L2F1dGhvcj48YXV0aG9yPlpoYWksIFcuPC9hdXRob3I+PGF1dGhv
cj5ZYW5nLCBILiBDLjwvYXV0aG9yPjxhdXRob3I+RmFuLCBSLiBYLjwvYXV0aG9yPjxhdXRob3I+
Q2FvLCBYLjwvYXV0aG9yPjxhdXRob3I+WmhvbmcsIEwuPC9hdXRob3I+PGF1dGhvcj5XYW5nLCBM
LjwvYXV0aG9yPjxhdXRob3I+TGl1LCBGLjwvYXV0aG9yPjxhdXRob3I+V3UsIEguPC9hdXRob3I+
PGF1dGhvcj5DaGVuZywgTC4gRy48L2F1dGhvcj48YXV0aG9yPlBveWFya292LCBBLiBELjwvYXV0
aG9yPjxhdXRob3I+UG95YXJrb3YsIE4uIEEuLCBKci48L2F1dGhvcj48YXV0aG9yPlRhbmcsIFMu
IFMuPC9hdXRob3I+PGF1dGhvcj5aaGFvLCBXLiBNLjwvYXV0aG9yPjxhdXRob3I+R2FvLCBZLjwv
YXV0aG9yPjxhdXRob3I+THYsIFguIE0uPC9hdXRob3I+PGF1dGhvcj5JcndpbiwgRC4gTS48L2F1
dGhvcj48YXV0aG9yPlNhdm9sYWluZW4sIFAuPC9hdXRob3I+PGF1dGhvcj5XdSwgQy4gSS48L2F1
dGhvcj48YXV0aG9yPlpoYW5nLCBZLiBQLjwvYXV0aG9yPjwvYXV0aG9ycz48L2NvbnRyaWJ1dG9y
cz48YXV0aC1hZGRyZXNzPlN0YXRlIEtleSBMYWJvcmF0b3J5IG9mIEdlbmV0aWMgUmVzb3VyY2Vz
IGFuZCBFdm9sdXRpb24sIEt1bm1pbmcgSW5zdGl0dXRlIG9mIFpvb2xvZ3ksIENoaW5lc2UgQWNh
ZGVteSBvZiBTY2llbmNlcywgTm8uIDMyIEppYW9jaGFuZyBEb25nbHUsIEt1bm1pbmcgNjUwMjIz
LCBDaGluYS48L2F1dGgtYWRkcmVzcz48dGl0bGVzPjx0aXRsZT5UaGUgZ2Vub21pY3Mgb2Ygc2Vs
ZWN0aW9uIGluIGRvZ3MgYW5kIHRoZSBwYXJhbGxlbCBldm9sdXRpb24gYmV0d2VlbiBkb2dzIGFu
ZCBodW1hbnM8L3RpdGxlPjxzZWNvbmRhcnktdGl0bGU+TmF0IENvbW11bjwvc2Vjb25kYXJ5LXRp
dGxlPjwvdGl0bGVzPjxwYWdlcz4xODYwPC9wYWdlcz48dm9sdW1lPjQ8L3ZvbHVtZT48a2V5d29y
ZHM+PGtleXdvcmQ+QW5pbWFsczwva2V5d29yZD48a2V5d29yZD5BbmltYWxzLCBEb21lc3RpYy9n
ZW5ldGljczwva2V5d29yZD48a2V5d29yZD5DaGluYTwva2V5d29yZD48a2V5d29yZD5Eb2dzLypn
ZW5ldGljczwva2V5d29yZD48a2V5d29yZD4qRXZvbHV0aW9uLCBNb2xlY3VsYXI8L2tleXdvcmQ+
PGtleXdvcmQ+R2VuZSBPbnRvbG9neTwva2V5d29yZD48a2V5d29yZD5HZW5ldGljIEFzc29jaWF0
aW9uIFN0dWRpZXM8L2tleXdvcmQ+PGtleXdvcmQ+R2VuZXRpYyBWYXJpYXRpb248L2tleXdvcmQ+
PGtleXdvcmQ+R2VuZXRpY3MsIFBvcHVsYXRpb248L2tleXdvcmQ+PGtleXdvcmQ+Kkdlbm9taWNz
PC9rZXl3b3JkPjxrZXl3b3JkPkdlb2dyYXBoeTwva2V5d29yZD48a2V5d29yZD5IaWdoLVRocm91
Z2hwdXQgTnVjbGVvdGlkZSBTZXF1ZW5jaW5nPC9rZXl3b3JkPjxrZXl3b3JkPkh1bWFuczwva2V5
d29yZD48a2V5d29yZD5Qb3B1bGF0aW9uIER5bmFtaWNzPC9rZXl3b3JkPjxrZXl3b3JkPlByaW5j
aXBhbCBDb21wb25lbnQgQW5hbHlzaXM8L2tleXdvcmQ+PGtleXdvcmQ+KlNlbGVjdGlvbiwgR2Vu
ZXRpYzwva2V5d29yZD48a2V5d29yZD5TZXF1ZW5jZSBBbmFseXNpcywgRE5BPC9rZXl3b3JkPjxr
ZXl3b3JkPldvbHZlcy9nZW5ldGljczwva2V5d29yZD48L2tleXdvcmRzPjxkYXRlcz48eWVhcj4y
MDEzPC95ZWFyPjwvZGF0ZXM+PGlzYm4+MjA0MS0xNzIzIChFbGVjdHJvbmljKSYjeEQ7MjA0MS0x
NzIzIChMaW5raW5nKTwvaXNibj48YWNjZXNzaW9uLW51bT4yMzY3MzY0NTwvYWNjZXNzaW9uLW51
bT48dXJscz48cmVsYXRlZC11cmxzPjx1cmw+aHR0cHM6Ly93d3cubmNiaS5ubG0ubmloLmdvdi9w
dWJtZWQvMjM2NzM2NDU8L3VybD48L3JlbGF0ZWQtdXJscz48L3VybHM+PGVsZWN0cm9uaWMtcmVz
b3VyY2UtbnVtPjEwLjEwMzgvbmNvbW1zMjgxNDwvZWxlY3Ryb25pYy1yZXNvdXJjZS1udW0+PC9y
ZWNvcmQ+PC9DaXRlPjxDaXRlPjxBdXRob3I+RnJlZWRtYW48L0F1dGhvcj48WWVhcj4yMDE0PC9Z
ZWFyPjxSZWNOdW0+NjU8L1JlY051bT48cmVjb3JkPjxyZWMtbnVtYmVyPjY1PC9yZWMtbnVtYmVy
Pjxmb3JlaWduLWtleXM+PGtleSBhcHA9IkVOIiBkYi1pZD0iemQ5dnJyOXI0c3hwdm9leDB6Mngw
c2VvOTV0eDlmZXhyOTV0IiB0aW1lc3RhbXA9IjE0OTExMjA5ODIiPjY1PC9rZXk+PC9mb3JlaWdu
LWtleXM+PHJlZi10eXBlIG5hbWU9IkpvdXJuYWwgQXJ0aWNsZSI+MTc8L3JlZi10eXBlPjxjb250
cmlidXRvcnM+PGF1dGhvcnM+PGF1dGhvcj5GcmVlZG1hbiwgQS4gSC48L2F1dGhvcj48YXV0aG9y
Pkdyb25hdSwgSS48L2F1dGhvcj48YXV0aG9yPlNjaHdlaXplciwgUi4gTS48L2F1dGhvcj48YXV0
aG9yPk9ydGVnYS1EZWwgVmVjY2h5bywgRC48L2F1dGhvcj48YXV0aG9yPkhhbiwgRS48L2F1dGhv
cj48YXV0aG9yPlNpbHZhLCBQLiBNLjwvYXV0aG9yPjxhdXRob3I+R2FsYXZlcm5pLCBNLjwvYXV0
aG9yPjxhdXRob3I+RmFuLCBaLjwvYXV0aG9yPjxhdXRob3I+TWFyeCwgUC48L2F1dGhvcj48YXV0
aG9yPkxvcmVudGUtR2FsZG9zLCBCLjwvYXV0aG9yPjxhdXRob3I+QmVhbGUsIEguPC9hdXRob3I+
PGF1dGhvcj5SYW1pcmV6LCBPLjwvYXV0aG9yPjxhdXRob3I+SG9ybW96ZGlhcmksIEYuPC9hdXRo
b3I+PGF1dGhvcj5BbGthbiwgQy48L2F1dGhvcj48YXV0aG9yPlZpbGEsIEMuPC9hdXRob3I+PGF1
dGhvcj5TcXVpcmUsIEsuPC9hdXRob3I+PGF1dGhvcj5HZWZmZW4sIEUuPC9hdXRob3I+PGF1dGhv
cj5LdXNhaywgSi48L2F1dGhvcj48YXV0aG9yPkJveWtvLCBBLiBSLjwvYXV0aG9yPjxhdXRob3I+
UGFya2VyLCBILiBHLjwvYXV0aG9yPjxhdXRob3I+TGVlLCBDLjwvYXV0aG9yPjxhdXRob3I+VGFk
aWdvdGxhLCBWLjwvYXV0aG9yPjxhdXRob3I+V2lsdG9uLCBBLjwvYXV0aG9yPjxhdXRob3I+U2ll
cGVsLCBBLjwvYXV0aG9yPjxhdXRob3I+QnVzdGFtYW50ZSwgQy4gRC48L2F1dGhvcj48YXV0aG9y
PkhhcmtpbnMsIFQuIFQuPC9hdXRob3I+PGF1dGhvcj5OZWxzb24sIFMuIEYuPC9hdXRob3I+PGF1
dGhvcj5Pc3RyYW5kZXIsIEUuIEEuPC9hdXRob3I+PGF1dGhvcj5NYXJxdWVzLUJvbmV0LCBULjwv
YXV0aG9yPjxhdXRob3I+V2F5bmUsIFIuIEsuPC9hdXRob3I+PGF1dGhvcj5Ob3ZlbWJyZSwgSi48
L2F1dGhvcj48L2F1dGhvcnM+PC9jb250cmlidXRvcnM+PGF1dGgtYWRkcmVzcz5EZXBhcnRtZW50
IG9mIEVjb2xvZ3kgYW5kIEV2b2x1dGlvbmFyeSBCaW9sb2d5LCBVbml2ZXJzaXR5IG9mIENhbGlm
b3JuaWEsIExvcyBBbmdlbGVzLCBMb3MgQW5nZWxlcywgQ2FsaWZvcm5pYSwgVW5pdGVkIFN0YXRl
cyBvZiBBbWVyaWNhLiYjeEQ7RGVwYXJ0bWVudCBvZiBCaW9sb2dpY2FsIFN0YXRpc3RpY3MgYW5k
IENvbXB1dGF0aW9uYWwgQmlvbG9neSwgQ29ybmVsbCBVbml2ZXJzaXR5LCBJdGhhY2EsIE5ldyBZ
b3JrLCBVbml0ZWQgU3RhdGVzIG9mIEFtZXJpY2EuJiN4RDtDSUJJTy1VUCwgVW5pdmVyc2l0eSBv
ZiBQb3J0bywgVmFpcmFvLCBQb3J0dWdhbC4mI3hEO0lTUFJBLCBPenphbm8gZGVsbCZhcG9zO0Vt
aWxpYSwgSXRhbHkuJiN4RDtLZXkgTGFib3JhdG9yeSBvZiBCaW9yZXNvdXJjZXMgYW5kIEVjb2Vu
dmlyb25tZW50LCBTaWNodWFuIFVuaXZlcnNpdHksIENoZW5nZHUsIENoaW5hLiYjeEQ7RGVwYXJ0
bWVudCBvZiBNZWFzdXJlbWVudCBhbmQgSW5mb3JtYXRpb24gU3lzdGVtcywgQnVkYXBlc3QgVW5p
dmVyc2l0eSBvZiBUZWNobm9sb2d5IGFuZCBFY29ub21pY3MsIEJ1ZGFwZXN0LCBIdW5nYXJ5LiYj
eEQ7SW5zdGl0dXQgZGUgQmlvbG9naWEgRXZvbHV0aXZhIChDU0lDLVVuaXYgUG9tcGV1IEZhYnJh
KSwgQmFyY2Vsb25hLCBTcGFpbi4mI3hEO05hdGlvbmFsIEluc3RpdHV0ZXMgb2YgSGVhbHRoL05I
R1JJLCBCZXRoZXNkYSwgTWFyeWxhbmQsIFVuaXRlZCBTdGF0ZXMgb2YgQW1lcmljYS4mI3hEO0Rl
cGFydG1lbnQgb2YgQ29tcHV0ZXIgU2NpZW5jZSwgVW5pdmVyc2l0eSBvZiBDYWxpZm9ybmlhLCBM
b3MgQW5nZWxlcywgTG9zIEFuZ2VsZXMsIENhbGlmb3JuaWEsIFVuaXRlZCBTdGF0ZXMgb2YgQW1l
cmljYS4mI3hEO0JpbGtlbnQgVW5pdmVyc2l0eSwgQW5rYXJhLCBUdXJrZXkuJiN4RDtFc3RhY2lv
biBCaW9sb2dpYSBkZSBEb25hbmEgRUJELUNTSUMsIFNldmlsbGEsIFNwYWluLiYjeEQ7RGVwYXJ0
bWVudCBvZiBIdW1hbiBHZW5ldGljcywgVW5pdmVyc2l0eSBvZiBDYWxpZm9ybmlhLCBMb3MgQW5n
ZWxlcywgTG9zIEFuZ2VsZXMsIENhbGlmb3JuaWEsIFVuaXRlZCBTdGF0ZXMgb2YgQW1lcmljYS4m
I3hEO0RlcGFydG1lbnQgb2YgWm9vbG9neSwgVGVsIEF2aXYgVW5pdmVyc2l0eSwgVGVsIEF2aXYs
IElzcmFlbC4mI3hEO1VuaXZlcnNpdHkgb2YgWmFncmViLCBaYWdyZWIsIENyb2F0aWEuJiN4RDtE
ZXBhcnRtZW50IG9mIFZldGVyaW5hcnkgTWVkaWNpbmUsIENvcm5lbGwgVW5pdmVyc2l0eSwgSXRo
YWNhLCBOZXcgWW9yaywgVW5pdGVkIFN0YXRlcyBvZiBBbWVyaWNhLiYjeEQ7TGlmZSBUZWNobm9s
b2dpZXMsIEZvc3RlciBDaXR5LCBDYWxpZm9ybmlhLCBVbml0ZWQgU3RhdGVzIG9mIEFtZXJpY2Eu
JiN4RDtTdGFuZm9yZCBTY2hvb2wgb2YgTWVkaWNpbmUsIFN0YW5mb3JkLCBDYWxpZm9ybmlhLCBV
bml0ZWQgU3RhdGVzIG9mIEFtZXJpY2EuJiN4RDtJbnN0aXR1dCBkZSBCaW9sb2dpYSBFdm9sdXRp
dmEgKENTSUMtVW5pdiBQb21wZXUgRmFicmEpLCBCYXJjZWxvbmEsIFNwYWluIDsgSW5zdGl0dWNp
byBDYXRhbGFuYSBkZSBSZWNlcmNhIGkgRXN0dWRpcyBBdmFuY2F0cyAoSUNSRUEpLiAwODAxMCwg
QmFyY2Vsb25hLCBTcGFpbi48L2F1dGgtYWRkcmVzcz48dGl0bGVzPjx0aXRsZT5HZW5vbWUgc2Vx
dWVuY2luZyBoaWdobGlnaHRzIHRoZSBkeW5hbWljIGVhcmx5IGhpc3Rvcnkgb2YgZG9nczwvdGl0
bGU+PHNlY29uZGFyeS10aXRsZT5QTG9TIEdlbmV0PC9zZWNvbmRhcnktdGl0bGU+PC90aXRsZXM+
PHBlcmlvZGljYWw+PGZ1bGwtdGl0bGU+UExvUyBHZW5ldDwvZnVsbC10aXRsZT48L3BlcmlvZGlj
YWw+PHBhZ2VzPmUxMDA0MDE2PC9wYWdlcz48dm9sdW1lPjEwPC92b2x1bWU+PG51bWJlcj4xPC9u
dW1iZXI+PGtleXdvcmRzPjxrZXl3b3JkPkFteWxhc2VzLypnZW5ldGljczwva2V5d29yZD48a2V5
d29yZD5BbmltYWxzPC9rZXl3b3JkPjxrZXl3b3JkPkFuaW1hbHMsIERvbWVzdGljLypnZW5ldGlj
czwva2V5d29yZD48a2V5d29yZD5ETkEgQ29weSBOdW1iZXIgVmFyaWF0aW9ucy8qZ2VuZXRpY3M8
L2tleXdvcmQ+PGtleXdvcmQ+RE5BLCBNaXRvY2hvbmRyaWFsL2dlbmV0aWNzPC9rZXl3b3JkPjxr
ZXl3b3JkPkRpZXQ8L2tleXdvcmQ+PGtleXdvcmQ+RG9nczwva2V5d29yZD48a2V5d29yZD4qRXZv
bHV0aW9uLCBNb2xlY3VsYXI8L2tleXdvcmQ+PGtleXdvcmQ+R2VuZXRpYyBWYXJpYXRpb248L2tl
eXdvcmQ+PGtleXdvcmQ+UGh5bG9nZW55PC9rZXl3b3JkPjxrZXl3b3JkPlBvcHVsYXRpb24gRGVu
c2l0eTwva2V5d29yZD48a2V5d29yZD5Xb2x2ZXMvY2xhc3NpZmljYXRpb24vZ2VuZXRpY3M8L2tl
eXdvcmQ+PC9rZXl3b3Jkcz48ZGF0ZXM+PHllYXI+MjAxNDwveWVhcj48cHViLWRhdGVzPjxkYXRl
PkphbjwvZGF0ZT48L3B1Yi1kYXRlcz48L2RhdGVzPjxpc2JuPjE1NTMtNzQwNCAoRWxlY3Ryb25p
YykmI3hEOzE1NTMtNzM5MCAoTGlua2luZyk8L2lzYm4+PGFjY2Vzc2lvbi1udW0+MjQ0NTM5ODI8
L2FjY2Vzc2lvbi1udW0+PHVybHM+PHJlbGF0ZWQtdXJscz48dXJsPmh0dHBzOi8vd3d3Lm5jYmku
bmxtLm5paC5nb3YvcHVibWVkLzI0NDUzOTgyPC91cmw+PC9yZWxhdGVkLXVybHM+PC91cmxzPjxj
dXN0b20yPlBNQzM4OTQxNzA8L2N1c3RvbTI+PGVsZWN0cm9uaWMtcmVzb3VyY2UtbnVtPjEwLjEz
NzEvam91cm5hbC5wZ2VuLjEwMDQwMTY8L2VsZWN0cm9uaWMtcmVzb3VyY2UtbnVtPjwvcmVjb3Jk
PjwvQ2l0ZT48Q2l0ZT48QXV0aG9yPkNhcm5laXJvPC9BdXRob3I+PFllYXI+MjAxNDwvWWVhcj48
UmVjTnVtPjEzPC9SZWNOdW0+PHJlY29yZD48cmVjLW51bWJlcj4xMzwvcmVjLW51bWJlcj48Zm9y
ZWlnbi1rZXlzPjxrZXkgYXBwPSJFTiIgZGItaWQ9InpkOXZycjlyNHN4cHZvZXgwejJ4MHNlbzk1
dHg5ZmV4cjk1dCIgdGltZXN0YW1wPSIxNDg2MjIwNDY5Ij4xMzwva2V5PjwvZm9yZWlnbi1rZXlz
PjxyZWYtdHlwZSBuYW1lPSJKb3VybmFsIEFydGljbGUiPjE3PC9yZWYtdHlwZT48Y29udHJpYnV0
b3JzPjxhdXRob3JzPjxhdXRob3I+Q2FybmVpcm8sIE0uPC9hdXRob3I+PGF1dGhvcj5SdWJpbiwg
Qy4gSi48L2F1dGhvcj48YXV0aG9yPkRpIFBhbG1hLCBGLjwvYXV0aG9yPjxhdXRob3I+QWxiZXJ0
LCBGLiBXLjwvYXV0aG9yPjxhdXRob3I+QWxmb2xkaSwgSi48L2F1dGhvcj48YXV0aG9yPkJhcnJp
bywgQS4gTS48L2F1dGhvcj48YXV0aG9yPlBpZWxiZXJnLCBHLjwvYXV0aG9yPjxhdXRob3I+UmFm
YXRpLCBOLjwvYXV0aG9yPjxhdXRob3I+U2F5eWFiLCBTLjwvYXV0aG9yPjxhdXRob3I+VHVybmVy
LU1haWVyLCBKLjwvYXV0aG9yPjxhdXRob3I+WW91bmlzLCBTLjwvYXV0aG9yPjxhdXRob3I+QWZv
bnNvLCBTLjwvYXV0aG9yPjxhdXRob3I+QWtlbiwgQi48L2F1dGhvcj48YXV0aG9yPkFsdmVzLCBK
LiBNLjwvYXV0aG9yPjxhdXRob3I+QmFycmVsbCwgRC48L2F1dGhvcj48YXV0aG9yPkJvbGV0LCBH
LjwvYXV0aG9yPjxhdXRob3I+Qm91Y2hlciwgUy48L2F1dGhvcj48YXV0aG9yPkJ1cmJhbm8sIEgu
IEEuPC9hdXRob3I+PGF1dGhvcj5DYW1wb3MsIFIuPC9hdXRob3I+PGF1dGhvcj5DaGFuZywgSi4g
TC48L2F1dGhvcj48YXV0aG9yPkR1cmFudGhvbiwgVi48L2F1dGhvcj48YXV0aG9yPkZvbnRhbmVz
aSwgTC48L2F1dGhvcj48YXV0aG9yPkdhcnJlYXUsIEguPC9hdXRob3I+PGF1dGhvcj5IZWltYW4s
IEQuPC9hdXRob3I+PGF1dGhvcj5Kb2huc29uLCBKLjwvYXV0aG9yPjxhdXRob3I+TWFnZSwgUi4g
Ry48L2F1dGhvcj48YXV0aG9yPlBlbmcsIFouPC9hdXRob3I+PGF1dGhvcj5RdWVuZXksIEcuPC9h
dXRob3I+PGF1dGhvcj5Sb2dlbC1HYWlsbGFyZCwgQy48L2F1dGhvcj48YXV0aG9yPlJ1ZmZpZXIs
IE0uPC9hdXRob3I+PGF1dGhvcj5TZWFybGUsIFMuPC9hdXRob3I+PGF1dGhvcj5WaWxsYWZ1ZXJ0
ZSwgUi48L2F1dGhvcj48YXV0aG9yPlhpb25nLCBBLjwvYXV0aG9yPjxhdXRob3I+WW91bmcsIFMu
PC9hdXRob3I+PGF1dGhvcj5Gb3JzYmVyZy1OaWxzc29uLCBLLjwvYXV0aG9yPjxhdXRob3I+R29v
ZCwgSi4gTS48L2F1dGhvcj48YXV0aG9yPkxhbmRlciwgRS4gUy48L2F1dGhvcj48YXV0aG9yPkZl
cnJhbmQsIE4uPC9hdXRob3I+PGF1dGhvcj5MaW5kYmxhZC1Ub2gsIEsuPC9hdXRob3I+PGF1dGhv
cj5BbmRlcnNzb24sIEwuPC9hdXRob3I+PC9hdXRob3JzPjwvY29udHJpYnV0b3JzPjxhdXRoLWFk
ZHJlc3M+Q0lCSU8vSW5CSU8sIENlbnRybyBkZSBJbnZlc3RpZ2FjYW8gZW0gQmlvZGl2ZXJzaWRh
ZGUgZSBSZWN1cnNvcyBHZW5ldGljb3MsIENhbXB1cyBBZ3JhcmlvIGRlIFZhaXJhbywgVW5pdmVy
c2lkYWRlIGRvIFBvcnRvLCA0NDg1LTY2MSwgVmFpcmFvLCBQb3J0dWdhbC4mI3hEO1NjaWVuY2Ug
Zm9yIExpZmUgTGFib3JhdG9yeSBVcHBzYWxhLCBEZXBhcnRtZW50IG9mIE1lZGljYWwgQmlvY2hl
bWlzdHJ5IGFuZCBNaWNyb2Jpb2xvZ3ksIFVwcHNhbGEgVW5pdmVyc2l0eSwgVXBwc2FsYSwgU3dl
ZGVuLiYjeEQ7QnJvYWQgSW5zdGl0dXRlIG9mIEhhcnZhcmQgYW5kIE1hc3NhY2h1c2V0dHMgSW5z
dGl0dXRlIG9mIFRlY2hub2xvZ3ksIDcgQ2FtYnJpZGdlIENlbnRlciwgQ2FtYnJpZGdlLCBNQSAw
MjE0MiwgVVNBLiBWZXJ0ZWJyYXRlIGFuZCBIZWFsdGggR2Vub21pY3MsIFRoZSBHZW5vbWUgQW5h
bHlzaXMgQ2VudHJlLCBOb3J3aWNoLCBVSy4mI3hEO0RlcGFydG1lbnQgb2YgRXZvbHV0aW9uYXJ5
IEdlbmV0aWNzLCBNYXggUGxhbmNrIEluc3RpdHV0ZSBmb3IgRXZvbHV0aW9uYXJ5IEFudGhyb3Bv
bG9neSwgTGVpcHppZywgR2VybWFueS4mI3hEO0Jyb2FkIEluc3RpdHV0ZSBvZiBIYXJ2YXJkIGFu
ZCBNYXNzYWNodXNldHRzIEluc3RpdHV0ZSBvZiBUZWNobm9sb2d5LCA3IENhbWJyaWRnZSBDZW50
ZXIsIENhbWJyaWRnZSwgTUEgMDIxNDIsIFVTQS4mI3hEO0RlcGFydG1lbnQgb2YgQW5pbWFsIEJy
ZWVkaW5nIGFuZCBHZW5ldGljcywgU3dlZGlzaCBVbml2ZXJzaXR5IG9mIEFncmljdWx0dXJhbCBT
Y2llbmNlcywgVXBwc2FsYSwgU3dlZGVuLiYjeEQ7U2NpZW5jZSBmb3IgTGlmZSBMYWJvcmF0b3J5
IFVwcHNhbGEsIERlcGFydG1lbnQgb2YgTWVkaWNhbCBCaW9jaGVtaXN0cnkgYW5kIE1pY3JvYmlv
bG9neSwgVXBwc2FsYSBVbml2ZXJzaXR5LCBVcHBzYWxhLCBTd2VkZW4uIERlcGFydG1lbnQgb2Yg
QW5pbWFsIFByb2R1Y3Rpb24sIEFpbiBTaGFtcyBVbml2ZXJzaXR5LCBTaG91YnJhIEVsLUtoZWlt
YSwgQ2Fpcm8sIEVneXB0LiYjeEQ7V2VsbGNvbWUgVHJ1c3QgU2FuZ2VyIEluc3RpdHV0ZSwgSGlu
eHRvbiwgVUsuIEV1cm9wZWFuIE1vbGVjdWxhciBCaW9sb2d5IExhYm9yYXRvcnksIEV1cm9wZWFu
IEJpb2luZm9ybWF0aWNzIEluc3RpdHV0ZSwgV2VsbGNvbWUgVHJ1c3QgR2Vub21lIENhbXB1cywg
SGlueHRvbiwgQ2FtYnJpZGdlIENCMTAgMVNELCBVSy4mI3hEO0NJQklPL0luQklPLCBDZW50cm8g
ZGUgSW52ZXN0aWdhY2FvIGVtIEJpb2RpdmVyc2lkYWRlIGUgUmVjdXJzb3MgR2VuZXRpY29zLCBD
YW1wdXMgQWdyYXJpbyBkZSBWYWlyYW8sIFVuaXZlcnNpZGFkZSBkbyBQb3J0bywgNDQ4NS02NjEs
IFZhaXJhbywgUG9ydHVnYWwuIERlcGFydG1lbnQgb2YgR2VuZXRpY3MsIFVuaXZlcnNpdHkgb2Yg
Q2FtYnJpZGdlLCBDYW1icmlkZ2UgQ0IyIDNFSCwgVUsuJiN4RDtJbnN0aXR1dCBOYXRpb25hbCBk
ZSBsYSBSZWNoZXJjaGUgQWdyb25vbWlxdWUgKElOUkEpLCBVTVIxMzg4IEdlbmV0aXF1ZSwgUGh5
c2lvbG9naWUgZXQgU3lzdGVtZXMgZCZhcG9zO0VsZXZhZ2UsIEYtMzEzMjYgQ2FzdGFuZXQtVG9s
b3NhbiwgRnJhbmNlLiYjeEQ7TGFib3ZldCBDb25zZWlsLCBCUDUzOSwgODU1MDUgTGVzIEhlcmJp
ZXJzIENlZGV4LCBGcmFuY2UuJiN4RDtJTlJBLCBVTVIxMTk4IEJpb2xvZ2llIGR1IERldmVsb3Bw
ZW1lbnQgZXQgUmVwcm9kdWN0aW9uLCBGLTc4MzUwIEpvdXktZW4tSm9zYXMsIEZyYW5jZS4mI3hE
O0RlcGFydG1lbnQgb2YgQWdyaWN1bHR1cmFsIGFuZCBGb29kIFNjaWVuY2VzLCBEaXZpc2lvbiBv
ZiBBbmltYWwgU2NpZW5jZXMsIFVuaXZlcnNpdHkgb2YgQm9sb2duYSwgNDAxMjcgQm9sb2duYSwg
SXRhbHkuJiN4RDtMYWJvcmF0b3J5IG9mIEltbXVub2xvZ3ksIE5hdGlvbmFsIEluc3RpdHV0ZSBv
ZiBBbGxlcmd5IGFuZCBJbmZlY3Rpb3VzIERpc2Vhc2VzIChOSUFJRCksIE5hdGlvbmFsIEluc3Rp
dHV0ZXMgb2YgSGVhbHRoLCBCZXRoZXNkYSwgTUQgMjA4OTIsIFVTQS4mI3hEO1UuUy4gRGVwYXJ0
bWVudCBvZiBFbmVyZ3kgSm9pbnQgR2Vub21lIEluc3RpdHV0ZSwgTGF3cmVuY2UgQmVya2VsZXkg
TmF0aW9uYWwgTGFib3JhdG9yeSwgMjgwMCBNaXRjaGVsbCBEcml2ZSwgV2FsbnV0IENyZWVrLCBD
QSA5NDU5OCwgVVNBLiYjeEQ7QU5UQUdFTkUsIEFuaW1hbCBHZW5vbWljcyBMYWJvcmF0b3J5LCBM
eW9uLCBGcmFuY2UuJiN4RDtJTlJBLCBVTVIxMzEzIEdlbmV0aXF1ZSBBbmltYWxlIGV0IEJpb2xv
Z2llIEludGVncmF0aXZlLCBGLSA3ODM1MCwgSm91eS1lbi1Kb3NhcywgRnJhbmNlLiYjeEQ7V2Vs
bGNvbWUgVHJ1c3QgU2FuZ2VyIEluc3RpdHV0ZSwgSGlueHRvbiwgVUsuJiN4RDtJbnN0aXR1dG8g
ZGUgRXN0dWRpb3MgU29jaWFsZXMgQXZhbnphZG9zLCAoSUVTQS1DU0lDKSBDYW1wbyBTYW50byBk
ZSBsb3MgTWFydGlyZXMgNywgQ29yZG9iYSwgU3BhaW4uJiN4RDtTY2llbmNlIGZvciBMaWZlIExh
Ym9yYXRvcnksIERlcGFydG1lbnQgb2YgSW1tdW5vbG9neSwgR2VuZXRpY3MgYW5kIFBhdGhvbG9n
eSwgVXBwc2FsYSBVbml2ZXJzaXR5LCBVcHBzYWxhLCBTd2VkZW4uJiN4RDtEZXBhcnRtZW50IG9m
IEV2b2x1dGlvbmFyeSBHZW5ldGljcywgTWF4IFBsYW5jayBJbnN0aXR1dGUgZm9yIEV2b2x1dGlv
bmFyeSBBbnRocm9wb2xvZ3ksIExlaXB6aWcsIEdlcm1hbnkuIERpdmlzaW9uIG9mIEJpb2xvZ2lj
YWwgU2NpZW5jZXMsIFRoZSBVbml2ZXJzaXR5IG9mIE1vbnRhbmEsIE1pc3NvdWxhLCBNVCA1OTgx
MiwgVVNBLiYjeEQ7Q0lCSU8vSW5CSU8sIENlbnRybyBkZSBJbnZlc3RpZ2FjYW8gZW0gQmlvZGl2
ZXJzaWRhZGUgZSBSZWN1cnNvcyBHZW5ldGljb3MsIENhbXB1cyBBZ3JhcmlvIGRlIFZhaXJhbywg
VW5pdmVyc2lkYWRlIGRvIFBvcnRvLCA0NDg1LTY2MSwgVmFpcmFvLCBQb3J0dWdhbC4gRGVwYXJ0
YW1lbnRvIGRlIEJpb2xvZ2lhLCBGYWN1bGRhZGUgZGUgQ2llbmNpYXMsIFVuaXZlcnNpZGFkZSBk
byBQb3J0bywgUnVhIGRvIENhbXBvIEFsZWdyZSBzbi4gNDE2OS0wMDcgUG9ydG8sIFBvcnR1Z2Fs
LiYjeEQ7U2NpZW5jZSBmb3IgTGlmZSBMYWJvcmF0b3J5IFVwcHNhbGEsIERlcGFydG1lbnQgb2Yg
TWVkaWNhbCBCaW9jaGVtaXN0cnkgYW5kIE1pY3JvYmlvbG9neSwgVXBwc2FsYSBVbml2ZXJzaXR5
LCBVcHBzYWxhLCBTd2VkZW4uIEJyb2FkIEluc3RpdHV0ZSBvZiBIYXJ2YXJkIGFuZCBNYXNzYWNo
dXNldHRzIEluc3RpdHV0ZSBvZiBUZWNobm9sb2d5LCA3IENhbWJyaWRnZSBDZW50ZXIsIENhbWJy
aWRnZSwgTUEgMDIxNDIsIFVTQS4ga2Vyc2xpQGJyb2FkaW5zdGl0dXRlLm9yZyBsZWlmLmFuZGVy
c3NvbkBpbWJpbS51dS5zZS4mI3hEO1NjaWVuY2UgZm9yIExpZmUgTGFib3JhdG9yeSBVcHBzYWxh
LCBEZXBhcnRtZW50IG9mIE1lZGljYWwgQmlvY2hlbWlzdHJ5IGFuZCBNaWNyb2Jpb2xvZ3ksIFVw
cHNhbGEgVW5pdmVyc2l0eSwgVXBwc2FsYSwgU3dlZGVuLiBEZXBhcnRtZW50IG9mIEFuaW1hbCBC
cmVlZGluZyBhbmQgR2VuZXRpY3MsIFN3ZWRpc2ggVW5pdmVyc2l0eSBvZiBBZ3JpY3VsdHVyYWwg
U2NpZW5jZXMsIFVwcHNhbGEsIFN3ZWRlbi4gRGVwYXJ0bWVudCBvZiBWZXRlcmluYXJ5IEludGVn
cmF0aXZlIEJpb3NjaWVuY2VzLCBDb2xsZWdlIG9mIFZldGVyaW5hcnkgTWVkaWNpbmUgYW5kIEJp
b21lZGljYWwgU2NpZW5jZXMsIFRleGFzIEEmYW1wO00gVW5pdmVyc2l0eSwgQ29sbGVnZSBTdGF0
aW9uLCBUWCA3Nzg0My00NDU4LCBVU0EuIGtlcnNsaUBicm9hZGluc3RpdHV0ZS5vcmcgbGVpZi5h
bmRlcnNzb25AaW1iaW0udXUuc2UuPC9hdXRoLWFkZHJlc3M+PHRpdGxlcz48dGl0bGU+UmFiYml0
IGdlbm9tZSBhbmFseXNpcyByZXZlYWxzIGEgcG9seWdlbmljIGJhc2lzIGZvciBwaGVub3R5cGlj
IGNoYW5nZSBkdXJpbmcgZG9tZXN0aWNhdGlvbjwvdGl0bGU+PHNlY29uZGFyeS10aXRsZT5TY2ll
bmNlPC9zZWNvbmRhcnktdGl0bGU+PC90aXRsZXM+PHBlcmlvZGljYWw+PGZ1bGwtdGl0bGU+U2Np
ZW5jZTwvZnVsbC10aXRsZT48L3BlcmlvZGljYWw+PHBhZ2VzPjEwNzQtOTwvcGFnZXM+PHZvbHVt
ZT4zNDU8L3ZvbHVtZT48bnVtYmVyPjYyMDA8L251bWJlcj48a2V5d29yZHM+PGtleXdvcmQ+QW5p
bWFsczwva2V5d29yZD48a2V5d29yZD5BbmltYWxzLCBEb21lc3RpYy9hbmF0b215ICZhbXA7IGhp
c3RvbG9neS8qZ2VuZXRpY3MvcHN5Y2hvbG9neTwva2V5d29yZD48a2V5d29yZD5BbmltYWxzLCBX
aWxkL2FuYXRvbXkgJmFtcDsgaGlzdG9sb2d5LypnZW5ldGljcy9wc3ljaG9sb2d5PC9rZXl3b3Jk
PjxrZXl3b3JkPkJhc2UgU2VxdWVuY2U8L2tleXdvcmQ+PGtleXdvcmQ+QmVoYXZpb3IsIEFuaW1h
bDwva2V5d29yZD48a2V5d29yZD5CcmVlZGluZzwva2V5d29yZD48a2V5d29yZD5Fdm9sdXRpb24s
IE1vbGVjdWxhcjwva2V5d29yZD48a2V5d29yZD5HZW5lIEZyZXF1ZW5jeTwva2V5d29yZD48a2V5
d29yZD5HZW5ldGljIExvY2k8L2tleXdvcmQ+PGtleXdvcmQ+R2Vub21lL2dlbmV0aWNzPC9rZXl3
b3JkPjxrZXl3b3JkPk1vbGVjdWxhciBTZXF1ZW5jZSBEYXRhPC9rZXl3b3JkPjxrZXl3b3JkPlBo
ZW5vdHlwZTwva2V5d29yZD48a2V5d29yZD5Qb2x5bW9ycGhpc20sIFNpbmdsZSBOdWNsZW90aWRl
PC9rZXl3b3JkPjxrZXl3b3JkPlJhYmJpdHMvYW5hdG9teSAmYW1wOyBoaXN0b2xvZ3kvKmdlbmV0
aWNzL3BzeWNob2xvZ3k8L2tleXdvcmQ+PGtleXdvcmQ+U2VsZWN0aW9uLCBHZW5ldGljPC9rZXl3
b3JkPjxrZXl3b3JkPlNlcXVlbmNlIEFuYWx5c2lzLCBETkE8L2tleXdvcmQ+PC9rZXl3b3Jkcz48
ZGF0ZXM+PHllYXI+MjAxNDwveWVhcj48cHViLWRhdGVzPjxkYXRlPkF1ZyAyOTwvZGF0ZT48L3B1
Yi1kYXRlcz48L2RhdGVzPjxpc2JuPjEwOTUtOTIwMyAoRWxlY3Ryb25pYykmI3hEOzAwMzYtODA3
NSAoTGlua2luZyk8L2lzYm4+PGFjY2Vzc2lvbi1udW0+MjUxNzAxNTc8L2FjY2Vzc2lvbi1udW0+
PHVybHM+PHJlbGF0ZWQtdXJscz48dXJsPmh0dHBzOi8vd3d3Lm5jYmkubmxtLm5paC5nb3YvcHVi
bWVkLzI1MTcwMTU3PC91cmw+PC9yZWxhdGVkLXVybHM+PC91cmxzPjxlbGVjdHJvbmljLXJlc291
cmNlLW51bT4xMC4xMTI2L3NjaWVuY2UuMTI1MzcxNDwvZWxlY3Ryb25pYy1yZXNvdXJjZS1udW0+
PC9yZWNvcmQ+PC9DaXRlPjwvRW5kTm90ZT4A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BF2393" w:rsidRPr="00194533">
        <w:rPr>
          <w:rFonts w:ascii="Times New Roman" w:hAnsi="Times New Roman" w:cs="Times New Roman"/>
          <w:sz w:val="24"/>
          <w:szCs w:val="24"/>
        </w:rPr>
      </w:r>
      <w:r w:rsidR="00BF2393" w:rsidRPr="00194533">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6" w:tooltip="Frantz, 2015 #114" w:history="1">
        <w:r w:rsidR="008834D1">
          <w:rPr>
            <w:rFonts w:ascii="Times New Roman" w:hAnsi="Times New Roman" w:cs="Times New Roman"/>
            <w:noProof/>
            <w:sz w:val="24"/>
            <w:szCs w:val="24"/>
          </w:rPr>
          <w:t>6</w:t>
        </w:r>
      </w:hyperlink>
      <w:r w:rsidR="00F50B80">
        <w:rPr>
          <w:rFonts w:ascii="Times New Roman" w:hAnsi="Times New Roman" w:cs="Times New Roman"/>
          <w:noProof/>
          <w:sz w:val="24"/>
          <w:szCs w:val="24"/>
        </w:rPr>
        <w:t xml:space="preserve">, </w:t>
      </w:r>
      <w:hyperlink w:anchor="_ENREF_7" w:tooltip="Carneiro, 2014 #13" w:history="1">
        <w:r w:rsidR="008834D1">
          <w:rPr>
            <w:rFonts w:ascii="Times New Roman" w:hAnsi="Times New Roman" w:cs="Times New Roman"/>
            <w:noProof/>
            <w:sz w:val="24"/>
            <w:szCs w:val="24"/>
          </w:rPr>
          <w:t>7</w:t>
        </w:r>
      </w:hyperlink>
      <w:r w:rsidR="00F50B80">
        <w:rPr>
          <w:rFonts w:ascii="Times New Roman" w:hAnsi="Times New Roman" w:cs="Times New Roman"/>
          <w:noProof/>
          <w:sz w:val="24"/>
          <w:szCs w:val="24"/>
        </w:rPr>
        <w:t xml:space="preserve">, </w:t>
      </w:r>
      <w:hyperlink w:anchor="_ENREF_25" w:tooltip="Freedman, 2014 #65" w:history="1">
        <w:r w:rsidR="008834D1">
          <w:rPr>
            <w:rFonts w:ascii="Times New Roman" w:hAnsi="Times New Roman" w:cs="Times New Roman"/>
            <w:noProof/>
            <w:sz w:val="24"/>
            <w:szCs w:val="24"/>
          </w:rPr>
          <w:t>25</w:t>
        </w:r>
      </w:hyperlink>
      <w:r w:rsidR="00F50B80">
        <w:rPr>
          <w:rFonts w:ascii="Times New Roman" w:hAnsi="Times New Roman" w:cs="Times New Roman"/>
          <w:noProof/>
          <w:sz w:val="24"/>
          <w:szCs w:val="24"/>
        </w:rPr>
        <w:t xml:space="preserve">, </w:t>
      </w:r>
      <w:hyperlink w:anchor="_ENREF_45" w:tooltip="Xiang, 2014 #121" w:history="1">
        <w:r w:rsidR="008834D1">
          <w:rPr>
            <w:rFonts w:ascii="Times New Roman" w:hAnsi="Times New Roman" w:cs="Times New Roman"/>
            <w:noProof/>
            <w:sz w:val="24"/>
            <w:szCs w:val="24"/>
          </w:rPr>
          <w:t>45</w:t>
        </w:r>
      </w:hyperlink>
      <w:r w:rsidR="00F50B80">
        <w:rPr>
          <w:rFonts w:ascii="Times New Roman" w:hAnsi="Times New Roman" w:cs="Times New Roman"/>
          <w:noProof/>
          <w:sz w:val="24"/>
          <w:szCs w:val="24"/>
        </w:rPr>
        <w:t xml:space="preserve">, </w:t>
      </w:r>
      <w:hyperlink w:anchor="_ENREF_46" w:tooltip="Wang, 2013 #122" w:history="1">
        <w:r w:rsidR="008834D1">
          <w:rPr>
            <w:rFonts w:ascii="Times New Roman" w:hAnsi="Times New Roman" w:cs="Times New Roman"/>
            <w:noProof/>
            <w:sz w:val="24"/>
            <w:szCs w:val="24"/>
          </w:rPr>
          <w:t>46</w:t>
        </w:r>
      </w:hyperlink>
      <w:r w:rsidR="00F50B80">
        <w:rPr>
          <w:rFonts w:ascii="Times New Roman" w:hAnsi="Times New Roman" w:cs="Times New Roman"/>
          <w:noProof/>
          <w:sz w:val="24"/>
          <w:szCs w:val="24"/>
        </w:rPr>
        <w:t>)</w:t>
      </w:r>
      <w:r w:rsidR="00BF2393" w:rsidRPr="00194533">
        <w:rPr>
          <w:rFonts w:ascii="Times New Roman" w:hAnsi="Times New Roman" w:cs="Times New Roman"/>
          <w:sz w:val="24"/>
          <w:szCs w:val="24"/>
        </w:rPr>
        <w:fldChar w:fldCharType="end"/>
      </w:r>
      <w:r w:rsidR="00401A72">
        <w:rPr>
          <w:rFonts w:ascii="Times New Roman" w:hAnsi="Times New Roman" w:cs="Times New Roman"/>
          <w:sz w:val="24"/>
          <w:szCs w:val="24"/>
        </w:rPr>
        <w:t xml:space="preserve">. </w:t>
      </w:r>
      <w:r w:rsidR="00034A05">
        <w:rPr>
          <w:rFonts w:ascii="Times New Roman" w:hAnsi="Times New Roman" w:cs="Times New Roman"/>
          <w:sz w:val="24"/>
          <w:szCs w:val="24"/>
        </w:rPr>
        <w:t>Here</w:t>
      </w:r>
      <w:r w:rsidR="00F80EE3">
        <w:rPr>
          <w:rFonts w:ascii="Times New Roman" w:hAnsi="Times New Roman" w:cs="Times New Roman"/>
          <w:sz w:val="24"/>
          <w:szCs w:val="24"/>
        </w:rPr>
        <w:t xml:space="preserve"> </w:t>
      </w:r>
      <w:r w:rsidR="00E3172B">
        <w:rPr>
          <w:rFonts w:ascii="Times New Roman" w:hAnsi="Times New Roman" w:cs="Times New Roman"/>
          <w:sz w:val="24"/>
          <w:szCs w:val="24"/>
        </w:rPr>
        <w:t xml:space="preserve">we </w:t>
      </w:r>
      <w:r w:rsidR="001917FE">
        <w:rPr>
          <w:rFonts w:ascii="Times New Roman" w:hAnsi="Times New Roman" w:cs="Times New Roman"/>
          <w:sz w:val="24"/>
          <w:szCs w:val="24"/>
        </w:rPr>
        <w:t xml:space="preserve">focused on duck origination and domestication using genome-wide </w:t>
      </w:r>
      <w:r w:rsidR="00595C0A">
        <w:rPr>
          <w:rFonts w:ascii="Times New Roman" w:hAnsi="Times New Roman" w:cs="Times New Roman"/>
          <w:sz w:val="24"/>
          <w:szCs w:val="24"/>
        </w:rPr>
        <w:t xml:space="preserve">resequencing </w:t>
      </w:r>
      <w:r w:rsidR="001917FE">
        <w:rPr>
          <w:rFonts w:ascii="Times New Roman" w:hAnsi="Times New Roman" w:cs="Times New Roman"/>
          <w:sz w:val="24"/>
          <w:szCs w:val="24"/>
        </w:rPr>
        <w:t xml:space="preserve">data sets of domestic ducks and </w:t>
      </w:r>
      <w:r w:rsidR="00BB017B">
        <w:rPr>
          <w:rFonts w:ascii="Times New Roman" w:hAnsi="Times New Roman" w:cs="Times New Roman"/>
          <w:sz w:val="24"/>
          <w:szCs w:val="24"/>
        </w:rPr>
        <w:t>eight</w:t>
      </w:r>
      <w:r w:rsidR="001917FE">
        <w:rPr>
          <w:rFonts w:ascii="Times New Roman" w:hAnsi="Times New Roman" w:cs="Times New Roman"/>
          <w:sz w:val="24"/>
          <w:szCs w:val="24"/>
        </w:rPr>
        <w:t xml:space="preserve"> wild duck species</w:t>
      </w:r>
      <w:r w:rsidR="003F34ED">
        <w:rPr>
          <w:rFonts w:ascii="Times New Roman" w:hAnsi="Times New Roman" w:cs="Times New Roman"/>
          <w:sz w:val="24"/>
          <w:szCs w:val="24"/>
        </w:rPr>
        <w:t>,</w:t>
      </w:r>
      <w:r w:rsidR="00A41AA0">
        <w:rPr>
          <w:rFonts w:ascii="Times New Roman" w:hAnsi="Times New Roman" w:cs="Times New Roman"/>
          <w:sz w:val="24"/>
          <w:szCs w:val="24"/>
        </w:rPr>
        <w:t xml:space="preserve"> together with</w:t>
      </w:r>
      <w:r w:rsidR="00595C0A">
        <w:rPr>
          <w:rFonts w:ascii="Times New Roman" w:hAnsi="Times New Roman" w:cs="Times New Roman"/>
          <w:sz w:val="24"/>
          <w:szCs w:val="24"/>
        </w:rPr>
        <w:t xml:space="preserve"> </w:t>
      </w:r>
      <w:r w:rsidR="00595C0A" w:rsidRPr="00C6001A">
        <w:rPr>
          <w:rFonts w:ascii="Times New Roman" w:hAnsi="Times New Roman" w:cs="Times New Roman"/>
          <w:i/>
          <w:sz w:val="24"/>
          <w:szCs w:val="24"/>
        </w:rPr>
        <w:t>de</w:t>
      </w:r>
      <w:r w:rsidR="00BB017B" w:rsidRPr="00C6001A">
        <w:rPr>
          <w:rFonts w:ascii="Times New Roman" w:hAnsi="Times New Roman" w:cs="Times New Roman"/>
          <w:i/>
          <w:sz w:val="24"/>
          <w:szCs w:val="24"/>
        </w:rPr>
        <w:t xml:space="preserve"> </w:t>
      </w:r>
      <w:r w:rsidR="00943F26" w:rsidRPr="00C6001A">
        <w:rPr>
          <w:rFonts w:ascii="Times New Roman" w:hAnsi="Times New Roman" w:cs="Times New Roman"/>
          <w:i/>
          <w:sz w:val="24"/>
          <w:szCs w:val="24"/>
        </w:rPr>
        <w:t>no</w:t>
      </w:r>
      <w:r w:rsidR="00595C0A" w:rsidRPr="00C6001A">
        <w:rPr>
          <w:rFonts w:ascii="Times New Roman" w:hAnsi="Times New Roman" w:cs="Times New Roman"/>
          <w:i/>
          <w:sz w:val="24"/>
          <w:szCs w:val="24"/>
        </w:rPr>
        <w:t>vo</w:t>
      </w:r>
      <w:r w:rsidR="00595C0A">
        <w:rPr>
          <w:rFonts w:ascii="Times New Roman" w:hAnsi="Times New Roman" w:cs="Times New Roman"/>
          <w:sz w:val="24"/>
          <w:szCs w:val="24"/>
        </w:rPr>
        <w:t xml:space="preserve"> genome sequences of two</w:t>
      </w:r>
      <w:r w:rsidR="00E3172B">
        <w:rPr>
          <w:rFonts w:ascii="Times New Roman" w:hAnsi="Times New Roman" w:cs="Times New Roman"/>
          <w:sz w:val="24"/>
          <w:szCs w:val="24"/>
        </w:rPr>
        <w:t xml:space="preserve"> </w:t>
      </w:r>
      <w:r w:rsidR="000370E2">
        <w:rPr>
          <w:rFonts w:ascii="Times New Roman" w:hAnsi="Times New Roman" w:cs="Times New Roman" w:hint="eastAsia"/>
          <w:color w:val="000000" w:themeColor="text1"/>
          <w:sz w:val="24"/>
          <w:szCs w:val="24"/>
        </w:rPr>
        <w:t xml:space="preserve">wild ducks (a mallard </w:t>
      </w:r>
      <w:r w:rsidR="00943F26">
        <w:rPr>
          <w:rFonts w:ascii="Times New Roman" w:hAnsi="Times New Roman" w:cs="Times New Roman"/>
          <w:color w:val="000000" w:themeColor="text1"/>
          <w:sz w:val="24"/>
          <w:szCs w:val="24"/>
        </w:rPr>
        <w:t xml:space="preserve">duck </w:t>
      </w:r>
      <w:r w:rsidR="000370E2">
        <w:rPr>
          <w:rFonts w:ascii="Times New Roman" w:hAnsi="Times New Roman" w:cs="Times New Roman" w:hint="eastAsia"/>
          <w:color w:val="000000" w:themeColor="text1"/>
          <w:sz w:val="24"/>
          <w:szCs w:val="24"/>
        </w:rPr>
        <w:t>and a spot-billed</w:t>
      </w:r>
      <w:r w:rsidR="00943F26">
        <w:rPr>
          <w:rFonts w:ascii="Times New Roman" w:hAnsi="Times New Roman" w:cs="Times New Roman"/>
          <w:color w:val="000000" w:themeColor="text1"/>
          <w:sz w:val="24"/>
          <w:szCs w:val="24"/>
        </w:rPr>
        <w:t xml:space="preserve"> duck</w:t>
      </w:r>
      <w:r w:rsidR="00DB3EE4">
        <w:rPr>
          <w:rFonts w:ascii="Times New Roman" w:hAnsi="Times New Roman" w:cs="Times New Roman"/>
          <w:color w:val="000000" w:themeColor="text1"/>
          <w:sz w:val="24"/>
          <w:szCs w:val="24"/>
        </w:rPr>
        <w:t>)</w:t>
      </w:r>
      <w:r w:rsidR="000370E2">
        <w:rPr>
          <w:rFonts w:ascii="Times New Roman" w:hAnsi="Times New Roman" w:cs="Times New Roman" w:hint="eastAsia"/>
          <w:color w:val="000000" w:themeColor="text1"/>
          <w:sz w:val="24"/>
          <w:szCs w:val="24"/>
        </w:rPr>
        <w:t>.</w:t>
      </w:r>
      <w:r w:rsidR="00E3172B">
        <w:rPr>
          <w:rFonts w:ascii="Times New Roman" w:hAnsi="Times New Roman" w:cs="Times New Roman"/>
          <w:color w:val="000000" w:themeColor="text1"/>
          <w:sz w:val="24"/>
          <w:szCs w:val="24"/>
        </w:rPr>
        <w:t xml:space="preserve"> </w:t>
      </w:r>
      <w:r w:rsidR="00AA4E3C">
        <w:rPr>
          <w:rFonts w:ascii="Times New Roman" w:hAnsi="Times New Roman" w:cs="Times New Roman"/>
          <w:color w:val="000000" w:themeColor="text1"/>
          <w:sz w:val="24"/>
          <w:szCs w:val="24"/>
        </w:rPr>
        <w:t xml:space="preserve">Surprisingly, these efforts </w:t>
      </w:r>
      <w:r w:rsidR="00D75E8F">
        <w:rPr>
          <w:rFonts w:ascii="Times New Roman" w:hAnsi="Times New Roman" w:cs="Times New Roman"/>
          <w:color w:val="000000" w:themeColor="text1"/>
          <w:sz w:val="24"/>
          <w:szCs w:val="24"/>
        </w:rPr>
        <w:t xml:space="preserve">made a conclusion that domestic ducks </w:t>
      </w:r>
      <w:r w:rsidR="002E10E1">
        <w:rPr>
          <w:rFonts w:ascii="Times New Roman" w:hAnsi="Times New Roman" w:cs="Times New Roman"/>
          <w:color w:val="000000" w:themeColor="text1"/>
          <w:sz w:val="24"/>
          <w:szCs w:val="24"/>
        </w:rPr>
        <w:t>were neither originated from the mallard ducks no</w:t>
      </w:r>
      <w:r w:rsidR="004567AC">
        <w:rPr>
          <w:rFonts w:ascii="Times New Roman" w:hAnsi="Times New Roman" w:cs="Times New Roman"/>
          <w:color w:val="000000" w:themeColor="text1"/>
          <w:sz w:val="24"/>
          <w:szCs w:val="24"/>
        </w:rPr>
        <w:t>r</w:t>
      </w:r>
      <w:r w:rsidR="002E10E1">
        <w:rPr>
          <w:rFonts w:ascii="Times New Roman" w:hAnsi="Times New Roman" w:cs="Times New Roman"/>
          <w:color w:val="000000" w:themeColor="text1"/>
          <w:sz w:val="24"/>
          <w:szCs w:val="24"/>
        </w:rPr>
        <w:t xml:space="preserve"> tamed from descents of mallard</w:t>
      </w:r>
      <w:r w:rsidR="00BE548C">
        <w:rPr>
          <w:rFonts w:ascii="Times New Roman" w:hAnsi="Times New Roman" w:cs="Times New Roman"/>
          <w:color w:val="000000" w:themeColor="text1"/>
          <w:sz w:val="24"/>
          <w:szCs w:val="24"/>
        </w:rPr>
        <w:t xml:space="preserve"> duck</w:t>
      </w:r>
      <w:r w:rsidR="002E10E1">
        <w:rPr>
          <w:rFonts w:ascii="Times New Roman" w:hAnsi="Times New Roman" w:cs="Times New Roman"/>
          <w:color w:val="000000" w:themeColor="text1"/>
          <w:sz w:val="24"/>
          <w:szCs w:val="24"/>
        </w:rPr>
        <w:t xml:space="preserve"> and spot-billed duck. </w:t>
      </w:r>
      <w:r w:rsidR="00A134BE">
        <w:rPr>
          <w:rFonts w:ascii="Times New Roman" w:hAnsi="Times New Roman" w:cs="Times New Roman"/>
          <w:color w:val="000000" w:themeColor="text1"/>
          <w:sz w:val="24"/>
          <w:szCs w:val="24"/>
        </w:rPr>
        <w:t xml:space="preserve">Instead, we </w:t>
      </w:r>
      <w:r w:rsidR="00A4733C">
        <w:rPr>
          <w:rFonts w:ascii="Times New Roman" w:hAnsi="Times New Roman" w:cs="Times New Roman"/>
          <w:color w:val="000000" w:themeColor="text1"/>
          <w:sz w:val="24"/>
          <w:szCs w:val="24"/>
        </w:rPr>
        <w:t>inferred</w:t>
      </w:r>
      <w:r w:rsidR="005D5A1A">
        <w:rPr>
          <w:rFonts w:ascii="Times New Roman" w:hAnsi="Times New Roman" w:cs="Times New Roman"/>
          <w:color w:val="000000" w:themeColor="text1"/>
          <w:sz w:val="24"/>
          <w:szCs w:val="24"/>
        </w:rPr>
        <w:t xml:space="preserve"> that ducks were </w:t>
      </w:r>
      <w:r w:rsidR="00D75E8F">
        <w:rPr>
          <w:rFonts w:ascii="Times New Roman" w:hAnsi="Times New Roman" w:cs="Times New Roman"/>
          <w:color w:val="000000" w:themeColor="text1"/>
          <w:sz w:val="24"/>
          <w:szCs w:val="24"/>
        </w:rPr>
        <w:t xml:space="preserve">domesticated from </w:t>
      </w:r>
      <w:r w:rsidR="00D92014">
        <w:rPr>
          <w:rFonts w:ascii="Times New Roman" w:hAnsi="Times New Roman" w:cs="Times New Roman"/>
          <w:color w:val="000000" w:themeColor="text1"/>
          <w:sz w:val="24"/>
          <w:szCs w:val="24"/>
        </w:rPr>
        <w:t>an</w:t>
      </w:r>
      <w:r w:rsidR="00D75E8F">
        <w:rPr>
          <w:rFonts w:ascii="Times New Roman" w:hAnsi="Times New Roman" w:cs="Times New Roman"/>
          <w:color w:val="000000" w:themeColor="text1"/>
          <w:sz w:val="24"/>
          <w:szCs w:val="24"/>
        </w:rPr>
        <w:t xml:space="preserve"> </w:t>
      </w:r>
      <w:r w:rsidR="00783845">
        <w:rPr>
          <w:rFonts w:ascii="Times New Roman" w:hAnsi="Times New Roman" w:cs="Times New Roman"/>
          <w:color w:val="000000" w:themeColor="text1"/>
          <w:sz w:val="24"/>
          <w:szCs w:val="24"/>
        </w:rPr>
        <w:t xml:space="preserve">ancient wild duck lineage, which was </w:t>
      </w:r>
      <w:r w:rsidR="00D92014">
        <w:rPr>
          <w:rFonts w:ascii="Times New Roman" w:hAnsi="Times New Roman" w:cs="Times New Roman"/>
          <w:color w:val="000000" w:themeColor="text1"/>
          <w:sz w:val="24"/>
          <w:szCs w:val="24"/>
        </w:rPr>
        <w:t xml:space="preserve">close to the ancestor of mallard </w:t>
      </w:r>
      <w:r w:rsidR="00BE548C">
        <w:rPr>
          <w:rFonts w:ascii="Times New Roman" w:hAnsi="Times New Roman" w:cs="Times New Roman"/>
          <w:color w:val="000000" w:themeColor="text1"/>
          <w:sz w:val="24"/>
          <w:szCs w:val="24"/>
        </w:rPr>
        <w:t xml:space="preserve">duck </w:t>
      </w:r>
      <w:r w:rsidR="00D92014">
        <w:rPr>
          <w:rFonts w:ascii="Times New Roman" w:hAnsi="Times New Roman" w:cs="Times New Roman"/>
          <w:color w:val="000000" w:themeColor="text1"/>
          <w:sz w:val="24"/>
          <w:szCs w:val="24"/>
        </w:rPr>
        <w:t xml:space="preserve">and spot-billed ducks. </w:t>
      </w:r>
      <w:r w:rsidR="00F676ED">
        <w:rPr>
          <w:rFonts w:ascii="Times New Roman" w:hAnsi="Times New Roman" w:cs="Times New Roman"/>
          <w:color w:val="000000" w:themeColor="text1"/>
          <w:sz w:val="24"/>
          <w:szCs w:val="24"/>
        </w:rPr>
        <w:t xml:space="preserve">Such inference was supported by both phylogenetic comparative analysis and </w:t>
      </w:r>
      <w:r w:rsidR="007237A0" w:rsidRPr="007237A0">
        <w:rPr>
          <w:rFonts w:ascii="Times New Roman" w:hAnsi="Times New Roman" w:cs="Times New Roman"/>
          <w:color w:val="000000" w:themeColor="text1"/>
          <w:sz w:val="24"/>
          <w:szCs w:val="24"/>
        </w:rPr>
        <w:t>population genetic analysis. Despite the incomplete lineage sorting (ILS) and gene flow may confound the analyses, the different SNP sets used in genetic structure analysis, f3-statistics, SNPs distributions analysis and tree construction that was sampled from genome-wide would avoid these confounding effect</w:t>
      </w:r>
      <w:r w:rsidR="00A7547D">
        <w:rPr>
          <w:rFonts w:ascii="Times New Roman" w:hAnsi="Times New Roman" w:cs="Times New Roman"/>
          <w:color w:val="000000" w:themeColor="text1"/>
          <w:sz w:val="24"/>
          <w:szCs w:val="24"/>
        </w:rPr>
        <w:t>s</w:t>
      </w:r>
      <w:r w:rsidR="007237A0" w:rsidRPr="007237A0">
        <w:rPr>
          <w:rFonts w:ascii="Times New Roman" w:hAnsi="Times New Roman" w:cs="Times New Roman"/>
          <w:color w:val="000000" w:themeColor="text1"/>
          <w:sz w:val="24"/>
          <w:szCs w:val="24"/>
        </w:rPr>
        <w:t xml:space="preserve"> in phylogen</w:t>
      </w:r>
      <w:r w:rsidR="00A91F6A">
        <w:rPr>
          <w:rFonts w:ascii="Times New Roman" w:hAnsi="Times New Roman" w:cs="Times New Roman"/>
          <w:color w:val="000000" w:themeColor="text1"/>
          <w:sz w:val="24"/>
          <w:szCs w:val="24"/>
        </w:rPr>
        <w:t>ic</w:t>
      </w:r>
      <w:r w:rsidR="007237A0" w:rsidRPr="007237A0">
        <w:rPr>
          <w:rFonts w:ascii="Times New Roman" w:hAnsi="Times New Roman" w:cs="Times New Roman"/>
          <w:color w:val="000000" w:themeColor="text1"/>
          <w:sz w:val="24"/>
          <w:szCs w:val="24"/>
        </w:rPr>
        <w:t xml:space="preserve"> inference</w:t>
      </w:r>
      <w:r w:rsidR="004A4759">
        <w:rPr>
          <w:rFonts w:ascii="Times New Roman" w:hAnsi="Times New Roman" w:cs="Times New Roman"/>
          <w:color w:val="000000" w:themeColor="text1"/>
          <w:sz w:val="24"/>
          <w:szCs w:val="24"/>
        </w:rPr>
        <w:fldChar w:fldCharType="begin"/>
      </w:r>
      <w:r w:rsidR="00F50B80">
        <w:rPr>
          <w:rFonts w:ascii="Times New Roman" w:hAnsi="Times New Roman" w:cs="Times New Roman"/>
          <w:color w:val="000000" w:themeColor="text1"/>
          <w:sz w:val="24"/>
          <w:szCs w:val="24"/>
        </w:rPr>
        <w:instrText xml:space="preserve"> ADDIN EN.CITE &lt;EndNote&gt;&lt;Cite&gt;&lt;Author&gt;Harr&lt;/Author&gt;&lt;Year&gt;2006&lt;/Year&gt;&lt;RecNum&gt;19&lt;/RecNum&gt;&lt;DisplayText&gt;(47)&lt;/DisplayText&gt;&lt;record&gt;&lt;rec-number&gt;19&lt;/rec-number&gt;&lt;foreign-keys&gt;&lt;key app="EN" db-id="zd9vrr9r4sxpvoex0z2x0seo95tx9fexr95t" timestamp="1486223926"&gt;19&lt;/key&gt;&lt;/foreign-keys&gt;&lt;ref-type name="Journal Article"&gt;17&lt;/ref-type&gt;&lt;contributors&gt;&lt;authors&gt;&lt;author&gt;Harr, Bettina&lt;/author&gt;&lt;/authors&gt;&lt;/contributors&gt;&lt;titles&gt;&lt;title&gt;Genomic islands of differentiation between house mouse subspecies&lt;/title&gt;&lt;secondary-title&gt;Genome Research&lt;/secondary-title&gt;&lt;/titles&gt;&lt;periodical&gt;&lt;full-title&gt;Genome Research&lt;/full-title&gt;&lt;/periodical&gt;&lt;pages&gt;730-737&lt;/pages&gt;&lt;volume&gt;16&lt;/volume&gt;&lt;number&gt;6&lt;/number&gt;&lt;dates&gt;&lt;year&gt;2006&lt;/year&gt;&lt;/dates&gt;&lt;isbn&gt;1088-9051&lt;/isbn&gt;&lt;urls&gt;&lt;/urls&gt;&lt;/record&gt;&lt;/Cite&gt;&lt;/EndNote&gt;</w:instrText>
      </w:r>
      <w:r w:rsidR="004A4759">
        <w:rPr>
          <w:rFonts w:ascii="Times New Roman" w:hAnsi="Times New Roman" w:cs="Times New Roman"/>
          <w:color w:val="000000" w:themeColor="text1"/>
          <w:sz w:val="24"/>
          <w:szCs w:val="24"/>
        </w:rPr>
        <w:fldChar w:fldCharType="separate"/>
      </w:r>
      <w:r w:rsidR="00F50B80">
        <w:rPr>
          <w:rFonts w:ascii="Times New Roman" w:hAnsi="Times New Roman" w:cs="Times New Roman"/>
          <w:noProof/>
          <w:color w:val="000000" w:themeColor="text1"/>
          <w:sz w:val="24"/>
          <w:szCs w:val="24"/>
        </w:rPr>
        <w:t>(</w:t>
      </w:r>
      <w:hyperlink w:anchor="_ENREF_47" w:tooltip="Harr, 2006 #19" w:history="1">
        <w:r w:rsidR="008834D1">
          <w:rPr>
            <w:rFonts w:ascii="Times New Roman" w:hAnsi="Times New Roman" w:cs="Times New Roman"/>
            <w:noProof/>
            <w:color w:val="000000" w:themeColor="text1"/>
            <w:sz w:val="24"/>
            <w:szCs w:val="24"/>
          </w:rPr>
          <w:t>47</w:t>
        </w:r>
      </w:hyperlink>
      <w:r w:rsidR="00F50B80">
        <w:rPr>
          <w:rFonts w:ascii="Times New Roman" w:hAnsi="Times New Roman" w:cs="Times New Roman"/>
          <w:noProof/>
          <w:color w:val="000000" w:themeColor="text1"/>
          <w:sz w:val="24"/>
          <w:szCs w:val="24"/>
        </w:rPr>
        <w:t>)</w:t>
      </w:r>
      <w:r w:rsidR="004A4759">
        <w:rPr>
          <w:rFonts w:ascii="Times New Roman" w:hAnsi="Times New Roman" w:cs="Times New Roman"/>
          <w:color w:val="000000" w:themeColor="text1"/>
          <w:sz w:val="24"/>
          <w:szCs w:val="24"/>
        </w:rPr>
        <w:fldChar w:fldCharType="end"/>
      </w:r>
      <w:r w:rsidR="007237A0" w:rsidRPr="007237A0">
        <w:rPr>
          <w:rFonts w:ascii="Times New Roman" w:hAnsi="Times New Roman" w:cs="Times New Roman"/>
          <w:color w:val="000000" w:themeColor="text1"/>
          <w:sz w:val="24"/>
          <w:szCs w:val="24"/>
        </w:rPr>
        <w:t>.</w:t>
      </w:r>
      <w:r w:rsidR="00D158A3">
        <w:rPr>
          <w:rFonts w:ascii="Times New Roman" w:hAnsi="Times New Roman" w:cs="Times New Roman" w:hint="eastAsia"/>
          <w:color w:val="000000" w:themeColor="text1"/>
          <w:sz w:val="24"/>
          <w:szCs w:val="24"/>
        </w:rPr>
        <w:t xml:space="preserve"> </w:t>
      </w:r>
      <w:r w:rsidR="00B80BE5">
        <w:rPr>
          <w:rFonts w:ascii="Times New Roman" w:hAnsi="Times New Roman" w:cs="Times New Roman"/>
          <w:color w:val="000000" w:themeColor="text1"/>
          <w:sz w:val="24"/>
          <w:szCs w:val="24"/>
        </w:rPr>
        <w:t xml:space="preserve">Furthermore, </w:t>
      </w:r>
      <w:r w:rsidR="009D383E">
        <w:rPr>
          <w:rFonts w:ascii="Times New Roman" w:hAnsi="Times New Roman" w:cs="Times New Roman"/>
          <w:color w:val="000000" w:themeColor="text1"/>
          <w:sz w:val="24"/>
          <w:szCs w:val="24"/>
        </w:rPr>
        <w:t xml:space="preserve">Genetic structure </w:t>
      </w:r>
      <w:r w:rsidR="0001018A">
        <w:rPr>
          <w:rFonts w:ascii="Times New Roman" w:hAnsi="Times New Roman" w:cs="Times New Roman"/>
          <w:color w:val="000000" w:themeColor="text1"/>
          <w:sz w:val="24"/>
          <w:szCs w:val="24"/>
        </w:rPr>
        <w:t xml:space="preserve">show </w:t>
      </w:r>
      <w:r w:rsidR="005C6EEE">
        <w:rPr>
          <w:rFonts w:ascii="Times New Roman" w:hAnsi="Times New Roman" w:cs="Times New Roman"/>
          <w:color w:val="000000" w:themeColor="text1"/>
          <w:sz w:val="24"/>
          <w:szCs w:val="24"/>
        </w:rPr>
        <w:t xml:space="preserve">each </w:t>
      </w:r>
      <w:r w:rsidR="00B921FB">
        <w:rPr>
          <w:rFonts w:ascii="Times New Roman" w:hAnsi="Times New Roman" w:cs="Times New Roman"/>
          <w:color w:val="000000" w:themeColor="text1"/>
          <w:sz w:val="24"/>
          <w:szCs w:val="24"/>
        </w:rPr>
        <w:t>individual of</w:t>
      </w:r>
      <w:r w:rsidR="00DC6B3F">
        <w:rPr>
          <w:rFonts w:ascii="Times New Roman" w:hAnsi="Times New Roman" w:cs="Times New Roman"/>
          <w:color w:val="000000" w:themeColor="text1"/>
          <w:sz w:val="24"/>
          <w:szCs w:val="24"/>
        </w:rPr>
        <w:t xml:space="preserve"> both</w:t>
      </w:r>
      <w:r w:rsidR="00B921FB">
        <w:rPr>
          <w:rFonts w:ascii="Times New Roman" w:hAnsi="Times New Roman" w:cs="Times New Roman"/>
          <w:color w:val="000000" w:themeColor="text1"/>
          <w:sz w:val="24"/>
          <w:szCs w:val="24"/>
        </w:rPr>
        <w:t xml:space="preserve"> the mallard duck and spot-billed duck</w:t>
      </w:r>
      <w:r w:rsidR="00887E47">
        <w:rPr>
          <w:rFonts w:ascii="Times New Roman" w:hAnsi="Times New Roman" w:cs="Times New Roman"/>
          <w:color w:val="000000" w:themeColor="text1"/>
          <w:sz w:val="24"/>
          <w:szCs w:val="24"/>
        </w:rPr>
        <w:t xml:space="preserve"> </w:t>
      </w:r>
      <w:r w:rsidR="002A4618">
        <w:rPr>
          <w:rFonts w:ascii="Times New Roman" w:hAnsi="Times New Roman" w:cs="Times New Roman"/>
          <w:color w:val="000000" w:themeColor="text1"/>
          <w:sz w:val="24"/>
          <w:szCs w:val="24"/>
        </w:rPr>
        <w:t xml:space="preserve">almost </w:t>
      </w:r>
      <w:r w:rsidR="005C6EEE">
        <w:rPr>
          <w:rFonts w:ascii="Times New Roman" w:hAnsi="Times New Roman" w:cs="Times New Roman"/>
          <w:color w:val="000000" w:themeColor="text1"/>
          <w:sz w:val="24"/>
          <w:szCs w:val="24"/>
        </w:rPr>
        <w:t>consistent</w:t>
      </w:r>
      <w:r w:rsidR="00887E47">
        <w:rPr>
          <w:rFonts w:ascii="Times New Roman" w:hAnsi="Times New Roman" w:cs="Times New Roman"/>
          <w:color w:val="000000" w:themeColor="text1"/>
          <w:sz w:val="24"/>
          <w:szCs w:val="24"/>
        </w:rPr>
        <w:t xml:space="preserve"> </w:t>
      </w:r>
      <w:r w:rsidR="005C6EEE">
        <w:rPr>
          <w:rFonts w:ascii="Times New Roman" w:hAnsi="Times New Roman" w:cs="Times New Roman"/>
          <w:color w:val="000000" w:themeColor="text1"/>
          <w:sz w:val="24"/>
          <w:szCs w:val="24"/>
        </w:rPr>
        <w:t>of</w:t>
      </w:r>
      <w:r w:rsidR="00887E47">
        <w:rPr>
          <w:rFonts w:ascii="Times New Roman" w:hAnsi="Times New Roman" w:cs="Times New Roman"/>
          <w:color w:val="000000" w:themeColor="text1"/>
          <w:sz w:val="24"/>
          <w:szCs w:val="24"/>
        </w:rPr>
        <w:t xml:space="preserve"> </w:t>
      </w:r>
      <w:r w:rsidR="002A4618">
        <w:rPr>
          <w:rFonts w:ascii="Times New Roman" w:hAnsi="Times New Roman" w:cs="Times New Roman"/>
          <w:color w:val="000000" w:themeColor="text1"/>
          <w:sz w:val="24"/>
          <w:szCs w:val="24"/>
        </w:rPr>
        <w:t>purely one ancestry component</w:t>
      </w:r>
      <w:r w:rsidR="00B921FB">
        <w:rPr>
          <w:rFonts w:ascii="Times New Roman" w:hAnsi="Times New Roman" w:cs="Times New Roman"/>
          <w:color w:val="000000" w:themeColor="text1"/>
          <w:sz w:val="24"/>
          <w:szCs w:val="24"/>
        </w:rPr>
        <w:t xml:space="preserve">. This is different from </w:t>
      </w:r>
      <w:r w:rsidR="005E7DAE">
        <w:rPr>
          <w:rFonts w:ascii="Times New Roman" w:hAnsi="Times New Roman" w:cs="Times New Roman"/>
          <w:color w:val="000000" w:themeColor="text1"/>
          <w:sz w:val="24"/>
          <w:szCs w:val="24"/>
        </w:rPr>
        <w:t>the case of</w:t>
      </w:r>
      <w:r w:rsidR="00B921FB">
        <w:rPr>
          <w:rFonts w:ascii="Times New Roman" w:hAnsi="Times New Roman" w:cs="Times New Roman"/>
          <w:color w:val="000000" w:themeColor="text1"/>
          <w:sz w:val="24"/>
          <w:szCs w:val="24"/>
        </w:rPr>
        <w:t xml:space="preserve"> </w:t>
      </w:r>
      <w:r w:rsidR="00157569">
        <w:rPr>
          <w:rFonts w:ascii="Times New Roman" w:hAnsi="Times New Roman" w:cs="Times New Roman"/>
          <w:color w:val="000000" w:themeColor="text1"/>
          <w:sz w:val="24"/>
          <w:szCs w:val="24"/>
        </w:rPr>
        <w:t>admixture</w:t>
      </w:r>
      <w:r w:rsidR="00B921FB">
        <w:rPr>
          <w:rFonts w:ascii="Times New Roman" w:hAnsi="Times New Roman" w:cs="Times New Roman"/>
          <w:color w:val="000000" w:themeColor="text1"/>
          <w:sz w:val="24"/>
          <w:szCs w:val="24"/>
        </w:rPr>
        <w:t xml:space="preserve">, where individuals </w:t>
      </w:r>
      <w:r w:rsidR="002A4618">
        <w:rPr>
          <w:rFonts w:ascii="Times New Roman" w:hAnsi="Times New Roman" w:cs="Times New Roman"/>
          <w:color w:val="000000" w:themeColor="text1"/>
          <w:sz w:val="24"/>
          <w:szCs w:val="24"/>
        </w:rPr>
        <w:t xml:space="preserve">of one population </w:t>
      </w:r>
      <w:r w:rsidR="003259A9">
        <w:rPr>
          <w:rFonts w:ascii="Times New Roman" w:hAnsi="Times New Roman" w:cs="Times New Roman"/>
          <w:color w:val="000000" w:themeColor="text1"/>
          <w:sz w:val="24"/>
          <w:szCs w:val="24"/>
        </w:rPr>
        <w:t>with</w:t>
      </w:r>
      <w:r w:rsidR="00157569">
        <w:rPr>
          <w:rFonts w:ascii="Times New Roman" w:hAnsi="Times New Roman" w:cs="Times New Roman"/>
          <w:color w:val="000000" w:themeColor="text1"/>
          <w:sz w:val="24"/>
          <w:szCs w:val="24"/>
        </w:rPr>
        <w:t xml:space="preserve"> components of other populations’ ancestry </w:t>
      </w:r>
      <w:r w:rsidR="0032247C">
        <w:rPr>
          <w:rFonts w:ascii="Times New Roman" w:hAnsi="Times New Roman" w:cs="Times New Roman"/>
          <w:color w:val="000000" w:themeColor="text1"/>
          <w:sz w:val="24"/>
          <w:szCs w:val="24"/>
        </w:rPr>
        <w:fldChar w:fldCharType="begin">
          <w:fldData xml:space="preserve">PEVuZE5vdGU+PENpdGU+PEF1dGhvcj5kZSBNYW51ZWw8L0F1dGhvcj48WWVhcj4yMDE2PC9ZZWFy
PjxSZWNOdW0+MTI4PC9SZWNOdW0+PERpc3BsYXlUZXh0Pig0NCwgNDgsIDQ5KTwvRGlzcGxheVRl
eHQ+PHJlY29yZD48cmVjLW51bWJlcj4xMjg8L3JlYy1udW1iZXI+PGZvcmVpZ24ta2V5cz48a2V5
IGFwcD0iRU4iIGRiLWlkPSJhdHd3emRyNTl3OXo5OWVmdzV3eGR3NWNmdnJ6NXJzZmQyMDUiIHRp
bWVzdGFtcD0iMCI+MTI4PC9rZXk+PC9mb3JlaWduLWtleXM+PHJlZi10eXBlIG5hbWU9IkpvdXJu
YWwgQXJ0aWNsZSI+MTc8L3JlZi10eXBlPjxjb250cmlidXRvcnM+PGF1dGhvcnM+PGF1dGhvcj5k
ZSBNYW51ZWwsIE0uPC9hdXRob3I+PGF1dGhvcj5LdWhsd2lsbSwgTS48L2F1dGhvcj48YXV0aG9y
PkZyYW5kc2VuLCBQLjwvYXV0aG9yPjxhdXRob3I+U291c2EsIFYuIEMuPC9hdXRob3I+PGF1dGhv
cj5EZXNhaSwgVC48L2F1dGhvcj48YXV0aG9yPlByYWRvLU1hcnRpbmV6LCBKLjwvYXV0aG9yPjxh
dXRob3I+SGVybmFuZGV6LVJvZHJpZ3VleiwgSi48L2F1dGhvcj48YXV0aG9yPkR1cGFubG91cCwg
SS48L2F1dGhvcj48YXV0aG9yPkxhbywgTy48L2F1dGhvcj48YXV0aG9yPkhhbGxhc3QsIFAuPC9h
dXRob3I+PGF1dGhvcj5TY2htaWR0LCBKLiBNLjwvYXV0aG9yPjxhdXRob3I+SGVyZWRpYS1HZW5l
c3RhciwgSi4gTS48L2F1dGhvcj48YXV0aG9yPkJlbmF6em8sIEEuPC9hdXRob3I+PGF1dGhvcj5C
YXJidWphbmksIEcuPC9hdXRob3I+PGF1dGhvcj5QZXRlciwgQi4gTS48L2F1dGhvcj48YXV0aG9y
Pkt1ZGVybmEsIEwuIEYuPC9hdXRob3I+PGF1dGhvcj5DYXNhbHMsIEYuPC9hdXRob3I+PGF1dGhv
cj5BbmdlZGFraW4sIFMuPC9hdXRob3I+PGF1dGhvcj5BcmFuZGplbG92aWMsIE0uPC9hdXRob3I+
PGF1dGhvcj5Cb2VzY2gsIEMuPC9hdXRob3I+PGF1dGhvcj5LdWhsLCBILjwvYXV0aG9yPjxhdXRo
b3I+VmlnaWxhbnQsIEwuPC9hdXRob3I+PGF1dGhvcj5MYW5nZXJncmFiZXIsIEsuPC9hdXRob3I+
PGF1dGhvcj5Ob3ZlbWJyZSwgSi48L2F1dGhvcj48YXV0aG9yPkd1dCwgTS48L2F1dGhvcj48YXV0
aG9yPkd1dCwgSS48L2F1dGhvcj48YXV0aG9yPk5hdmFycm8sIEEuPC9hdXRob3I+PGF1dGhvcj5D
YXJsc2VuLCBGLjwvYXV0aG9yPjxhdXRob3I+QW5kcmVzLCBBLiBNLjwvYXV0aG9yPjxhdXRob3I+
U2llZ2lzbXVuZCwgSC4gUi48L2F1dGhvcj48YXV0aG9yPlNjYWxseSwgQS48L2F1dGhvcj48YXV0
aG9yPkV4Y29mZmllciwgTC48L2F1dGhvcj48YXV0aG9yPlR5bGVyLVNtaXRoLCBDLjwvYXV0aG9y
PjxhdXRob3I+Q2FzdGVsbGFubywgUy48L2F1dGhvcj48YXV0aG9yPlh1ZSwgWS48L2F1dGhvcj48
YXV0aG9yPkh2aWxzb20sIEMuPC9hdXRob3I+PGF1dGhvcj5NYXJxdWVzLUJvbmV0LCBULjwvYXV0
aG9yPjwvYXV0aG9ycz48L2NvbnRyaWJ1dG9ycz48YXV0aC1hZGRyZXNzPkluc3RpdHV0IGRlIEJp
b2xvZ2lhIEV2b2x1dGl2YSAoQ29uc2VqbyBTdXBlcmlvciBkZSBJbnZlc3RpZ2FjaW9uZXMgQ2ll
bnRpZmljYXMtVW5pdmVyc2l0YXQgUG9tcGV1IEZhYnJhKSwgQmFyY2Vsb25hIEJpb21lZGljYWwg
UmVzZWFyY2ggUGFyaywgRG9jdG9yIEFpZ3VhZGVyIDg4LCBCYXJjZWxvbmEsIENhdGFsb25pYSAw
ODAwMywgU3BhaW4uJiN4RDtTZWN0aW9uIGZvciBDb21wdXRhdGlvbmFsIGFuZCBSTkEgQmlvbG9n
eSwgRGVwYXJ0bWVudCBvZiBCaW9sb2d5LCBVbml2ZXJzaXR5IG9mIENvcGVuaGFnZW4sIDIyMDAg
Q29wZW5oYWdlbiwgRGVubWFyay4gQ2VudGVyIGZvciBab28gYW5kIFdpbGQgQW5pbWFsIEhlYWx0
aCwgQ29wZW5oYWdlbiBab28sIDIwMDAgRnJlZGVyaWtzYmVyZywgRGVubWFyay4mI3hEO0NvbXB1
dGF0aW9uYWwgYW5kIE1vbGVjdWxhciBQb3B1bGF0aW9uIEdlbmV0aWNzLCBJbnN0aXR1dGUgb2Yg
RWNvbG9neSBhbmQgRXZvbHV0aW9uLCBVbml2ZXJzaXR5IG9mIEJlcm5lLCAzMDEyIEJlcm5lLCBT
d2l0emVybGFuZC4gU3dpc3MgSW5zdGl0dXRlIG9mIEJpb2luZm9ybWF0aWNzLCAxMDE1IExhdXNh
bm5lLCBTd2l0emVybGFuZC4mI3hEO0RlcGFydG1lbnQgb2YgR2VuZXRpY3MsIFVuaXZlcnNpdHkg
b2YgQ2FtYnJpZGdlLCBDYW1icmlkZ2UgQ0IyIDNFSCwgVUsuJiN4RDtJbnN0aXR1dCBkZSBCaW9s
b2dpYSBFdm9sdXRpdmEgKENvbnNlam8gU3VwZXJpb3IgZGUgSW52ZXN0aWdhY2lvbmVzIENpZW50
aWZpY2FzLVVuaXZlcnNpdGF0IFBvbXBldSBGYWJyYSksIEJhcmNlbG9uYSBCaW9tZWRpY2FsIFJl
c2VhcmNoIFBhcmssIERvY3RvciBBaWd1YWRlciA4OCwgQmFyY2Vsb25hLCBDYXRhbG9uaWEgMDgw
MDMsIFNwYWluLiBXZWxsY29tZSBUcnVzdCBTYW5nZXIgSW5zdGl0dXRlLCBXZWxsY29tZSBHZW5v
bWUgQ2FtcHVzLCBIaW54dG9uIENCMTAgMVNBLCBVSy4mI3hEO05hdGlvbmFsIENlbnRyZSBmb3Ig
R2Vub21pYyBBbmFseXNpcy1DZW50cmUgZm9yIEdlbm9taWMgUmVndWxhdGlvbiwgQmFyY2Vsb25h
IEluc3RpdHV0ZSBvZiBTY2llbmNlIGFuZCBUZWNobm9sb2d5LCAwODAyOCBCYXJjZWxvbmEsIFNw
YWluLiBVbml2ZXJzaXRhdCBQb21wZXUgRmFicmEsIDA4MDAzIEJhcmNlbG9uYSwgU3BhaW4uJiN4
RDtXZWxsY29tZSBUcnVzdCBTYW5nZXIgSW5zdGl0dXRlLCBXZWxsY29tZSBHZW5vbWUgQ2FtcHVz
LCBIaW54dG9uIENCMTAgMVNBLCBVSy4gSW5zdGl0dXRlIG9mIE1vbGVjdWxhciBhbmQgQ2VsbCBC
aW9sb2d5LCBVbml2ZXJzaXR5IG9mIFRhcnR1LCBUYXJ0dSA1MTAxMCwgRXN0b25pYS4mI3hEO0Rl
cGFydG1lbnQgb2YgRXZvbHV0aW9uYXJ5IEdlbmV0aWNzLCBNYXggUGxhbmNrIEluc3RpdHV0ZSBm
b3IgRXZvbHV0aW9uYXJ5IEFudGhyb3BvbG9neSwgMDQxMDMsIExlaXB6aWcsIEdlcm1hbnkuJiN4
RDtEZXBhcnRtZW50IG9mIExpZmUgU2NpZW5jZXMgYW5kIEJpb3RlY2hub2xvZ3ksIFVuaXZlcnNp
dHkgb2YgRmVycmFyYSwgNDQxMjEgRmVycmFyYSwgSXRhbHkuJiN4RDtEZXBhcnRtZW50IG9mIEh1
bWFuIEdlbmV0aWNzLCBVbml2ZXJzaXR5IG9mIENoaWNhZ28sIENoaWNhZ28sIElMIDYwNjM3LCBV
U0EuJiN4RDtEZXBhcnRtZW50IG9mIFByaW1hdG9sb2d5LCBNYXggUGxhbmNrIEluc3RpdHV0ZSBm
b3IgRXZvbHV0aW9uYXJ5IEFudGhyb3BvbG9neSwgMDQxMDMgTGVpcHppZywgR2VybWFueS4mI3hE
O1NjaG9vbCBvZiBIdW1hbiBFdm9sdXRpb24gYW5kIFNvY2lhbCBDaGFuZ2UgYW5kIEluc3RpdHV0
ZSBvZiBIdW1hbiBPcmlnaW5zLCBBcml6b25hIFN0YXRlIFVuaXZlcnNpdHksIFRlbXBlLCBBWiA4
NTI4NywgVVNBLiYjeEQ7TmF0aW9uYWwgQ2VudHJlIGZvciBHZW5vbWljIEFuYWx5c2lzLUNlbnRy
ZSBmb3IgR2Vub21pYyBSZWd1bGF0aW9uLCBCYXJjZWxvbmEgSW5zdGl0dXRlIG9mIFNjaWVuY2Ug
YW5kIFRlY2hub2xvZ3ksIDA4MDI4IEJhcmNlbG9uYSwgU3BhaW4uJiN4RDtJbnN0aXR1dCBkZSBC
aW9sb2dpYSBFdm9sdXRpdmEgKENvbnNlam8gU3VwZXJpb3IgZGUgSW52ZXN0aWdhY2lvbmVzIENp
ZW50aWZpY2FzLVVuaXZlcnNpdGF0IFBvbXBldSBGYWJyYSksIEJhcmNlbG9uYSBCaW9tZWRpY2Fs
IFJlc2VhcmNoIFBhcmssIERvY3RvciBBaWd1YWRlciA4OCwgQmFyY2Vsb25hLCBDYXRhbG9uaWEg
MDgwMDMsIFNwYWluLiBOYXRpb25hbCBDZW50cmUgZm9yIEdlbm9taWMgQW5hbHlzaXMtQ2VudHJl
IGZvciBHZW5vbWljIFJlZ3VsYXRpb24sIEJhcmNlbG9uYSBJbnN0aXR1dGUgb2YgU2NpZW5jZSBh
bmQgVGVjaG5vbG9neSwgMDgwMjggQmFyY2Vsb25hLCBTcGFpbi4gSW5zdGl0dWNpbyBDYXRhbGFu
YSBkZSBSZWNlcmNhIGkgRXN0dWRpcyBBdmFuY2F0cyAoSUNSRUEpLCBCYXJjZWxvbmEsIENhdGFs
b25pYSAwODAxMCwgU3BhaW4uJiN4RDtDZW50ZXIgZm9yIFpvbyBhbmQgV2lsZCBBbmltYWwgSGVh
bHRoLCBDb3BlbmhhZ2VuIFpvbywgMjAwMCBGcmVkZXJpa3NiZXJnLCBEZW5tYXJrLiYjeEQ7U2Vj
dGlvbiBmb3IgQ29tcHV0YXRpb25hbCBhbmQgUk5BIEJpb2xvZ3ksIERlcGFydG1lbnQgb2YgQmlv
bG9neSwgVW5pdmVyc2l0eSBvZiBDb3BlbmhhZ2VuLCAyMjAwIENvcGVuaGFnZW4sIERlbm1hcmsu
JiN4RDtXZWxsY29tZSBUcnVzdCBTYW5nZXIgSW5zdGl0dXRlLCBXZWxsY29tZSBHZW5vbWUgQ2Ft
cHVzLCBIaW54dG9uIENCMTAgMVNBLCBVSy4mI3hEO0NlbnRlciBmb3IgWm9vIGFuZCBXaWxkIEFu
aW1hbCBIZWFsdGgsIENvcGVuaGFnZW4gWm9vLCAyMDAwIEZyZWRlcmlrc2JlcmcsIERlbm1hcmsu
IGNoQHpvby5kayB0b21hcy5tYXJxdWVzQHVwZi5lZHUuJiN4RDtJbnN0aXR1dCBkZSBCaW9sb2dp
YSBFdm9sdXRpdmEgKENvbnNlam8gU3VwZXJpb3IgZGUgSW52ZXN0aWdhY2lvbmVzIENpZW50aWZp
Y2FzLVVuaXZlcnNpdGF0IFBvbXBldSBGYWJyYSksIEJhcmNlbG9uYSBCaW9tZWRpY2FsIFJlc2Vh
cmNoIFBhcmssIERvY3RvciBBaWd1YWRlciA4OCwgQmFyY2Vsb25hLCBDYXRhbG9uaWEgMDgwMDMs
IFNwYWluLiBOYXRpb25hbCBDZW50cmUgZm9yIEdlbm9taWMgQW5hbHlzaXMtQ2VudHJlIGZvciBH
ZW5vbWljIFJlZ3VsYXRpb24sIEJhcmNlbG9uYSBJbnN0aXR1dGUgb2YgU2NpZW5jZSBhbmQgVGVj
aG5vbG9neSwgMDgwMjggQmFyY2Vsb25hLCBTcGFpbi4gSW5zdGl0dWNpbyBDYXRhbGFuYSBkZSBS
ZWNlcmNhIGkgRXN0dWRpcyBBdmFuY2F0cyAoSUNSRUEpLCBCYXJjZWxvbmEsIENhdGFsb25pYSAw
ODAxMCwgU3BhaW4uIGNoQHpvby5kayB0b21hcy5tYXJxdWVzQHVwZi5lZHUuPC9hdXRoLWFkZHJl
c3M+PHRpdGxlcz48dGl0bGU+Q2hpbXBhbnplZSBnZW5vbWljIGRpdmVyc2l0eSByZXZlYWxzIGFu
Y2llbnQgYWRtaXh0dXJlIHdpdGggYm9ub2JvczwvdGl0bGU+PHNlY29uZGFyeS10aXRsZT5TY2ll
bmNlPC9zZWNvbmRhcnktdGl0bGU+PC90aXRsZXM+PHBhZ2VzPjQ3Ny00ODE8L3BhZ2VzPjx2b2x1
bWU+MzU0PC92b2x1bWU+PG51bWJlcj42MzExPC9udW1iZXI+PGtleXdvcmRzPjxrZXl3b3JkPkFu
aW1hbHM8L2tleXdvcmQ+PGtleXdvcmQ+Q2FtZXJvb248L2tleXdvcmQ+PGtleXdvcmQ+KkV2b2x1
dGlvbiwgTW9sZWN1bGFyPC9rZXl3b3JkPjxrZXl3b3JkPkdlbmUgRmxvdzwva2V5d29yZD48a2V5
d29yZD4qR2VuZXRpYyBWYXJpYXRpb248L2tleXdvcmQ+PGtleXdvcmQ+R2Vub21lPC9rZXl3b3Jk
PjxrZXl3b3JkPkdlbm9taWNzPC9rZXl3b3JkPjxrZXl3b3JkPkhhcGxvdHlwZXM8L2tleXdvcmQ+
PGtleXdvcmQ+TmlnZXJpYTwva2V5d29yZD48a2V5d29yZD5QYW4gcGFuaXNjdXMvKmdlbmV0aWNz
PC9rZXl3b3JkPjxrZXl3b3JkPlBhbiB0cm9nbG9keXRlcy8qZ2VuZXRpY3M8L2tleXdvcmQ+PGtl
eXdvcmQ+UG9wdWxhdGlvbjwva2V5d29yZD48L2tleXdvcmRzPjxkYXRlcz48eWVhcj4yMDE2PC95
ZWFyPjxwdWItZGF0ZXM+PGRhdGU+T2N0IDI4PC9kYXRlPjwvcHViLWRhdGVzPjwvZGF0ZXM+PGlz
Ym4+MTA5NS05MjAzIChFbGVjdHJvbmljKSYjeEQ7MDAzNi04MDc1IChMaW5raW5nKTwvaXNibj48
YWNjZXNzaW9uLW51bT4yNzc4OTg0MzwvYWNjZXNzaW9uLW51bT48dXJscz48cmVsYXRlZC11cmxz
Pjx1cmw+aHR0cHM6Ly93d3cubmNiaS5ubG0ubmloLmdvdi9wdWJtZWQvMjc3ODk4NDM8L3VybD48
L3JlbGF0ZWQtdXJscz48L3VybHM+PGN1c3RvbTI+UE1DNTU0NjIxMjwvY3VzdG9tMj48ZWxlY3Ry
b25pYy1yZXNvdXJjZS1udW0+MTAuMTEyNi9zY2llbmNlLmFhZzI2MDI8L2VsZWN0cm9uaWMtcmVz
b3VyY2UtbnVtPjwvcmVjb3JkPjwvQ2l0ZT48Q2l0ZT48QXV0aG9yPkxpPC9BdXRob3I+PFllYXI+
MjAxMzwvWWVhcj48UmVjTnVtPjk0PC9SZWNOdW0+PHJlY29yZD48cmVjLW51bWJlcj45NDwvcmVj
LW51bWJlcj48Zm9yZWlnbi1rZXlzPjxrZXkgYXBwPSJFTiIgZGItaWQ9InpkOXZycjlyNHN4cHZv
ZXgwejJ4MHNlbzk1dHg5ZmV4cjk1dCIgdGltZXN0YW1wPSIxNDk1MzQ2NTYwIj45NDwva2V5Pjwv
Zm9yZWlnbi1rZXlzPjxyZWYtdHlwZSBuYW1lPSJKb3VybmFsIEFydGljbGUiPjE3PC9yZWYtdHlw
ZT48Y29udHJpYnV0b3JzPjxhdXRob3JzPjxhdXRob3I+TGksIE0uPC9hdXRob3I+PGF1dGhvcj5U
aWFuLCBTLjwvYXV0aG9yPjxhdXRob3I+SmluLCBMLjwvYXV0aG9yPjxhdXRob3I+WmhvdSwgRy48
L2F1dGhvcj48YXV0aG9yPkxpLCBZLjwvYXV0aG9yPjxhdXRob3I+WmhhbmcsIFkuPC9hdXRob3I+
PGF1dGhvcj5XYW5nLCBULjwvYXV0aG9yPjxhdXRob3I+WWV1bmcsIEMuIEsuPC9hdXRob3I+PGF1
dGhvcj5DaGVuLCBMLjwvYXV0aG9yPjxhdXRob3I+TWEsIEouPC9hdXRob3I+PGF1dGhvcj5aaGFu
ZywgSi48L2F1dGhvcj48YXV0aG9yPkppYW5nLCBBLjwvYXV0aG9yPjxhdXRob3I+TGksIEouPC9h
dXRob3I+PGF1dGhvcj5aaG91LCBDLjwvYXV0aG9yPjxhdXRob3I+WmhhbmcsIEouPC9hdXRob3I+
PGF1dGhvcj5MaXUsIFkuPC9hdXRob3I+PGF1dGhvcj5TdW4sIFguPC9hdXRob3I+PGF1dGhvcj5a
aGFvLCBILjwvYXV0aG9yPjxhdXRob3I+Tml1LCBaLjwvYXV0aG9yPjxhdXRob3I+TG91LCBQLjwv
YXV0aG9yPjxhdXRob3I+WGlhbiwgTC48L2F1dGhvcj48YXV0aG9yPlNoZW4sIFguPC9hdXRob3I+
PGF1dGhvcj5MaXUsIFMuPC9hdXRob3I+PGF1dGhvcj5aaGFuZywgUy48L2F1dGhvcj48YXV0aG9y
PlpoYW5nLCBNLjwvYXV0aG9yPjxhdXRob3I+Wmh1LCBMLjwvYXV0aG9yPjxhdXRob3I+U2h1YWks
IFMuPC9hdXRob3I+PGF1dGhvcj5CYWksIEwuPC9hdXRob3I+PGF1dGhvcj5UYW5nLCBHLjwvYXV0
aG9yPjxhdXRob3I+TGl1LCBILjwvYXV0aG9yPjxhdXRob3I+SmlhbmcsIFkuPC9hdXRob3I+PGF1
dGhvcj5NYWksIE0uPC9hdXRob3I+PGF1dGhvcj5YaWFvLCBKLjwvYXV0aG9yPjxhdXRob3I+V2Fu
ZywgWC48L2F1dGhvcj48YXV0aG9yPlpob3UsIFEuPC9hdXRob3I+PGF1dGhvcj5XYW5nLCBaLjwv
YXV0aG9yPjxhdXRob3I+U3RvdGhhcmQsIFAuPC9hdXRob3I+PGF1dGhvcj5YdWUsIE0uPC9hdXRo
b3I+PGF1dGhvcj5HYW8sIFguPC9hdXRob3I+PGF1dGhvcj5MdW8sIFouPC9hdXRob3I+PGF1dGhv
cj5HdSwgWS48L2F1dGhvcj48YXV0aG9yPlpodSwgSC48L2F1dGhvcj48YXV0aG9yPkh1LCBYLjwv
YXV0aG9yPjxhdXRob3I+WmhhbywgWS48L2F1dGhvcj48YXV0aG9yPlBsYXN0b3csIEcuIFMuPC9h
dXRob3I+PGF1dGhvcj5XYW5nLCBKLjwvYXV0aG9yPjxhdXRob3I+SmlhbmcsIFouPC9hdXRob3I+
PGF1dGhvcj5MaSwgSy48L2F1dGhvcj48YXV0aG9yPkxpLCBOLjwvYXV0aG9yPjxhdXRob3I+TGks
IFguPC9hdXRob3I+PGF1dGhvcj5MaSwgUi48L2F1dGhvcj48L2F1dGhvcnM+PC9jb250cmlidXRv
cnM+PGF1dGgtYWRkcmVzcz4xXSBJbnN0aXR1dGUgb2YgQW5pbWFsIEdlbmV0aWNzIGFuZCBCcmVl
ZGluZywgQ29sbGVnZSBvZiBBbmltYWwgU2NpZW5jZSBhbmQgVGVjaG5vbG9neSwgU2ljaHVhbiBB
Z3JpY3VsdHVyYWwgVW5pdmVyc2l0eSwgWWEmYXBvczthbiwgQ2hpbmEuIFsyXSBCaW9keW5hbWlj
IE9wdGljYWwgSW1hZ2luZyBDZW50ZXIgKEJJT1BJQyksIFBla2luZy1Uc2luZ2h1YSBDZW50ZXIg
Zm9yIExpZmUgU2NpZW5jZXMgYW5kIFNjaG9vbCBvZiBMaWZlIFNjaWVuY2VzLCBQZWtpbmcgVW5p
dmVyc2l0eSwgQmVpamluZywgQ2hpbmEuIFszXS48L2F1dGgtYWRkcmVzcz48dGl0bGVzPjx0aXRs
ZT5HZW5vbWljIGFuYWx5c2VzIGlkZW50aWZ5IGRpc3RpbmN0IHBhdHRlcm5zIG9mIHNlbGVjdGlv
biBpbiBkb21lc3RpY2F0ZWQgcGlncyBhbmQgVGliZXRhbiB3aWxkIGJvYXJzPC90aXRsZT48c2Vj
b25kYXJ5LXRpdGxlPk5hdCBHZW5ldDwvc2Vjb25kYXJ5LXRpdGxlPjwvdGl0bGVzPjxwZXJpb2Rp
Y2FsPjxmdWxsLXRpdGxlPk5hdCBHZW5ldDwvZnVsbC10aXRsZT48L3BlcmlvZGljYWw+PHBhZ2Vz
PjE0MzEtODwvcGFnZXM+PHZvbHVtZT40NTwvdm9sdW1lPjxudW1iZXI+MTI8L251bWJlcj48a2V5
d29yZHM+PGtleXdvcmQ+QWRhcHRhdGlvbiwgQmlvbG9naWNhbC9nZW5ldGljczwva2V5d29yZD48
a2V5d29yZD5BbHRpdHVkZTwva2V5d29yZD48a2V5d29yZD5BbmltYWxzPC9rZXl3b3JkPjxrZXl3
b3JkPkV2b2x1dGlvbiwgTW9sZWN1bGFyPC9rZXl3b3JkPjxrZXl3b3JkPkZlbWFsZTwva2V5d29y
ZD48a2V5d29yZD5HZW5ldGljIFZhcmlhdGlvbi9waHlzaW9sb2d5PC9rZXl3b3JkPjxrZXl3b3Jk
Pkdlbm9tZS9nZW5ldGljczwva2V5d29yZD48a2V5d29yZD5NdWx0aWdlbmUgRmFtaWx5PC9rZXl3
b3JkPjxrZXl3b3JkPlBoeWxvZ2VueTwva2V5d29yZD48a2V5d29yZD5TYWxpdmF0aW9uL2dlbmV0
aWNzPC9rZXl3b3JkPjxrZXl3b3JkPipTZWxlY3Rpb24sIEdlbmV0aWM8L2tleXdvcmQ+PGtleXdv
cmQ+U2VxdWVuY2UgQW5hbHlzaXMsIEROQTwva2V5d29yZD48a2V5d29yZD5TdXMgc2Nyb2ZhLypn
ZW5ldGljczwva2V5d29yZD48a2V5d29yZD5UaWJldDwva2V5d29yZD48L2tleXdvcmRzPjxkYXRl
cz48eWVhcj4yMDEzPC95ZWFyPjxwdWItZGF0ZXM+PGRhdGU+RGVjPC9kYXRlPjwvcHViLWRhdGVz
PjwvZGF0ZXM+PGlzYm4+MTU0Ni0xNzE4IChFbGVjdHJvbmljKSYjeEQ7MTA2MS00MDM2IChMaW5r
aW5nKTwvaXNibj48YWNjZXNzaW9uLW51bT4yNDE2MjczNjwvYWNjZXNzaW9uLW51bT48dXJscz48
cmVsYXRlZC11cmxzPjx1cmw+aHR0cHM6Ly93d3cubmNiaS5ubG0ubmloLmdvdi9wdWJtZWQvMjQx
NjI3MzY8L3VybD48L3JlbGF0ZWQtdXJscz48L3VybHM+PGVsZWN0cm9uaWMtcmVzb3VyY2UtbnVt
PjEwLjEwMzgvbmcuMjgxMTwvZWxlY3Ryb25pYy1yZXNvdXJjZS1udW0+PC9yZWNvcmQ+PC9DaXRl
PjxDaXRlPjxBdXRob3I+UHJhZG8tTWFydGluZXo8L0F1dGhvcj48WWVhcj4yMDEzPC9ZZWFyPjxS
ZWNOdW0+OTU8L1JlY051bT48cmVjb3JkPjxyZWMtbnVtYmVyPjk1PC9yZWMtbnVtYmVyPjxmb3Jl
aWduLWtleXM+PGtleSBhcHA9IkVOIiBkYi1pZD0iemQ5dnJyOXI0c3hwdm9leDB6Mngwc2VvOTV0
eDlmZXhyOTV0IiB0aW1lc3RhbXA9IjE0OTUzNDY3MTkiPjk1PC9rZXk+PC9mb3JlaWduLWtleXM+
PHJlZi10eXBlIG5hbWU9IkpvdXJuYWwgQXJ0aWNsZSI+MTc8L3JlZi10eXBlPjxjb250cmlidXRv
cnM+PGF1dGhvcnM+PGF1dGhvcj5QcmFkby1NYXJ0aW5leiwgSi48L2F1dGhvcj48YXV0aG9yPlN1
ZG1hbnQsIFAuIEguPC9hdXRob3I+PGF1dGhvcj5LaWRkLCBKLiBNLjwvYXV0aG9yPjxhdXRob3I+
TGksIEguPC9hdXRob3I+PGF1dGhvcj5LZWxsZXksIEouIEwuPC9hdXRob3I+PGF1dGhvcj5Mb3Jl
bnRlLUdhbGRvcywgQi48L2F1dGhvcj48YXV0aG9yPlZlZXJhbWFoLCBLLiBSLjwvYXV0aG9yPjxh
dXRob3I+V29lcm5lciwgQS4gRS48L2F1dGhvcj48YXV0aG9yPk8mYXBvcztDb25ub3IsIFQuIEQu
PC9hdXRob3I+PGF1dGhvcj5TYW50cGVyZSwgRy48L2F1dGhvcj48YXV0aG9yPkNhZ2FuLCBBLjwv
YXV0aG9yPjxhdXRob3I+VGhldW5lcnQsIEMuPC9hdXRob3I+PGF1dGhvcj5DYXNhbHMsIEYuPC9h
dXRob3I+PGF1dGhvcj5MYWF5b3VuaSwgSC48L2F1dGhvcj48YXV0aG9yPk11bmNoLCBLLjwvYXV0
aG9yPjxhdXRob3I+SG9ib2x0aCwgQS48L2F1dGhvcj48YXV0aG9yPkhhbGFnZXIsIEEuIEUuPC9h
dXRob3I+PGF1dGhvcj5NYWxpZywgTS48L2F1dGhvcj48YXV0aG9yPkhlcm5hbmRlei1Sb2RyaWd1
ZXosIEouPC9hdXRob3I+PGF1dGhvcj5IZXJuYW5kby1IZXJyYWV6LCBJLjwvYXV0aG9yPjxhdXRo
b3I+UHJ1ZmVyLCBLLjwvYXV0aG9yPjxhdXRob3I+UHlidXMsIE0uPC9hdXRob3I+PGF1dGhvcj5K
b2huc3RvbmUsIEwuPC9hdXRob3I+PGF1dGhvcj5MYWNobWFubiwgTS48L2F1dGhvcj48YXV0aG9y
PkFsa2FuLCBDLjwvYXV0aG9yPjxhdXRob3I+VHdpZ2csIEQuPC9hdXRob3I+PGF1dGhvcj5QZXRp
dCwgTi48L2F1dGhvcj48YXV0aG9yPkJha2VyLCBDLjwvYXV0aG9yPjxhdXRob3I+SG9ybW96ZGlh
cmksIEYuPC9hdXRob3I+PGF1dGhvcj5GZXJuYW5kZXotQ2FsbGVqbywgTS48L2F1dGhvcj48YXV0
aG9yPkRhYmFkLCBNLjwvYXV0aG9yPjxhdXRob3I+V2lsc29uLCBNLiBMLjwvYXV0aG9yPjxhdXRo
b3I+U3Rldmlzb24sIEwuPC9hdXRob3I+PGF1dGhvcj5DYW1wcnViaSwgQy48L2F1dGhvcj48YXV0
aG9yPkNhcnZhbGhvLCBULjwvYXV0aG9yPjxhdXRob3I+UnVpei1IZXJyZXJhLCBBLjwvYXV0aG9y
PjxhdXRob3I+Vml2ZXMsIEwuPC9hdXRob3I+PGF1dGhvcj5NZWxlLCBNLjwvYXV0aG9yPjxhdXRo
b3I+QWJlbGxvLCBULjwvYXV0aG9yPjxhdXRob3I+S29uZG92YSwgSS48L2F1dGhvcj48YXV0aG9y
PkJvbnRyb3AsIFIuIEUuPC9hdXRob3I+PGF1dGhvcj5QdXNleSwgQS48L2F1dGhvcj48YXV0aG9y
Pkxhbmtlc3RlciwgRi48L2F1dGhvcj48YXV0aG9yPktpeWFuZywgSi4gQS48L2F1dGhvcj48YXV0
aG9yPkJlcmdsLCBSLiBBLjwvYXV0aG9yPjxhdXRob3I+TG9uc2RvcmYsIEUuPC9hdXRob3I+PGF1
dGhvcj5NeWVycywgUy48L2F1dGhvcj48YXV0aG9yPlZlbnR1cmEsIE0uPC9hdXRob3I+PGF1dGhv
cj5HYWduZXV4LCBQLjwvYXV0aG9yPjxhdXRob3I+Q29tYXMsIEQuPC9hdXRob3I+PGF1dGhvcj5T
aWVnaXNtdW5kLCBILjwvYXV0aG9yPjxhdXRob3I+QmxhbmMsIEouPC9hdXRob3I+PGF1dGhvcj5B
Z3VlZGEtQ2FscGVuYSwgTC48L2F1dGhvcj48YXV0aG9yPkd1dCwgTS48L2F1dGhvcj48YXV0aG9y
PkZ1bHRvbiwgTC48L2F1dGhvcj48YXV0aG9yPlRpc2hrb2ZmLCBTLiBBLjwvYXV0aG9yPjxhdXRo
b3I+TXVsbGlraW4sIEouIEMuPC9hdXRob3I+PGF1dGhvcj5XaWxzb24sIFIuIEsuPC9hdXRob3I+
PGF1dGhvcj5HdXQsIEkuIEcuPC9hdXRob3I+PGF1dGhvcj5Hb25kZXIsIE0uIEsuPC9hdXRob3I+
PGF1dGhvcj5SeWRlciwgTy4gQS48L2F1dGhvcj48YXV0aG9yPkhhaG4sIEIuIEguPC9hdXRob3I+
PGF1dGhvcj5OYXZhcnJvLCBBLjwvYXV0aG9yPjxhdXRob3I+QWtleSwgSi4gTS48L2F1dGhvcj48
YXV0aG9yPkJlcnRyYW5wZXRpdCwgSi48L2F1dGhvcj48YXV0aG9yPlJlaWNoLCBELjwvYXV0aG9y
PjxhdXRob3I+TWFpbHVuZCwgVC48L2F1dGhvcj48YXV0aG9yPlNjaGllcnVwLCBNLiBILjwvYXV0
aG9yPjxhdXRob3I+SHZpbHNvbSwgQy48L2F1dGhvcj48YXV0aG9yPkFuZHJlcywgQS4gTS48L2F1
dGhvcj48YXV0aG9yPldhbGwsIEouIEQuPC9hdXRob3I+PGF1dGhvcj5CdXN0YW1hbnRlLCBDLiBE
LjwvYXV0aG9yPjxhdXRob3I+SGFtbWVyLCBNLiBGLjwvYXV0aG9yPjxhdXRob3I+RWljaGxlciwg
RS4gRS48L2F1dGhvcj48YXV0aG9yPk1hcnF1ZXMtQm9uZXQsIFQuPC9hdXRob3I+PC9hdXRob3Jz
PjwvY29udHJpYnV0b3JzPjxhdXRoLWFkZHJlc3M+SW5zdGl0dXQgZGUgQmlvbG9naWEgRXZvbHV0
aXZhLCBDU0lDLVVuaXZlcnNpdGF0IFBvbXBldSBGYWJyYSwgUFJCQiwgRG9jdG9yIEFpZ3VhZGVy
IDg4LCBCYXJjZWxvbmEsIENhdGFsb25pYSAwODAwMywgU3BhaW4uPC9hdXRoLWFkZHJlc3M+PHRp
dGxlcz48dGl0bGU+R3JlYXQgYXBlIGdlbmV0aWMgZGl2ZXJzaXR5IGFuZCBwb3B1bGF0aW9uIGhp
c3Rvcnk8L3RpdGxlPjxzZWNvbmRhcnktdGl0bGU+TmF0dXJlPC9zZWNvbmRhcnktdGl0bGU+PC90
aXRsZXM+PHBlcmlvZGljYWw+PGZ1bGwtdGl0bGU+TmF0dXJlPC9mdWxsLXRpdGxlPjwvcGVyaW9k
aWNhbD48cGFnZXM+NDcxLTU8L3BhZ2VzPjx2b2x1bWU+NDk5PC92b2x1bWU+PG51bWJlcj43NDU5
PC9udW1iZXI+PGtleXdvcmRzPjxrZXl3b3JkPkFmcmljYTwva2V5d29yZD48a2V5d29yZD5Bbmlt
YWxzPC9rZXl3b3JkPjxrZXl3b3JkPkFuaW1hbHMsIFdpbGQvZ2VuZXRpY3M8L2tleXdvcmQ+PGtl
eXdvcmQ+QW5pbWFscywgWm9vL2dlbmV0aWNzPC9rZXl3b3JkPjxrZXl3b3JkPkFzaWEsIFNvdXRo
ZWFzdGVybjwva2V5d29yZD48a2V5d29yZD5Fdm9sdXRpb24sIE1vbGVjdWxhcjwva2V5d29yZD48
a2V5d29yZD5HZW5lIEZsb3cvZ2VuZXRpY3M8L2tleXdvcmQ+PGtleXdvcmQ+KkdlbmV0aWMgVmFy
aWF0aW9uPC9rZXl3b3JkPjxrZXl3b3JkPkdlbmV0aWNzLCBQb3B1bGF0aW9uPC9rZXl3b3JkPjxr
ZXl3b3JkPkdlbm9tZS9nZW5ldGljczwva2V5d29yZD48a2V5d29yZD5Hb3JpbGxhIGdvcmlsbGEv
Y2xhc3NpZmljYXRpb24vZ2VuZXRpY3M8L2tleXdvcmQ+PGtleXdvcmQ+SG9taW5pZGFlL2NsYXNz
aWZpY2F0aW9uLypnZW5ldGljczwva2V5d29yZD48a2V5d29yZD5IdW1hbnM8L2tleXdvcmQ+PGtl
eXdvcmQ+SW5icmVlZGluZzwva2V5d29yZD48a2V5d29yZD5QYW4gcGFuaXNjdXMvY2xhc3NpZmlj
YXRpb24vZ2VuZXRpY3M8L2tleXdvcmQ+PGtleXdvcmQ+UGFuIHRyb2dsb2R5dGVzL2NsYXNzaWZp
Y2F0aW9uL2dlbmV0aWNzPC9rZXl3b3JkPjxrZXl3b3JkPlBoeWxvZ2VueTwva2V5d29yZD48a2V5
d29yZD5Qb2x5bW9ycGhpc20sIFNpbmdsZSBOdWNsZW90aWRlL2dlbmV0aWNzPC9rZXl3b3JkPjxr
ZXl3b3JkPlBvcHVsYXRpb24gRGVuc2l0eTwva2V5d29yZD48L2tleXdvcmRzPjxkYXRlcz48eWVh
cj4yMDEzPC95ZWFyPjxwdWItZGF0ZXM+PGRhdGU+SnVsIDI1PC9kYXRlPjwvcHViLWRhdGVzPjwv
ZGF0ZXM+PGlzYm4+MTQ3Ni00Njg3IChFbGVjdHJvbmljKSYjeEQ7MDAyOC0wODM2IChMaW5raW5n
KTwvaXNibj48YWNjZXNzaW9uLW51bT4yMzgyMzcyMzwvYWNjZXNzaW9uLW51bT48dXJscz48cmVs
YXRlZC11cmxzPjx1cmw+aHR0cHM6Ly93d3cubmNiaS5ubG0ubmloLmdvdi9wdWJtZWQvMjM4MjM3
MjM8L3VybD48L3JlbGF0ZWQtdXJscz48L3VybHM+PGN1c3RvbTI+UE1DMzgyMjE2NTwvY3VzdG9t
Mj48ZWxlY3Ryb25pYy1yZXNvdXJjZS1udW0+MTAuMTAzOC9uYXR1cmUxMjIyODwvZWxlY3Ryb25p
Yy1yZXNvdXJjZS1udW0+PC9yZWNvcmQ+PC9DaXRlPjwvRW5kTm90ZT4A
</w:fldData>
        </w:fldChar>
      </w:r>
      <w:r w:rsidR="00F50B80">
        <w:rPr>
          <w:rFonts w:ascii="Times New Roman" w:hAnsi="Times New Roman" w:cs="Times New Roman"/>
          <w:color w:val="000000" w:themeColor="text1"/>
          <w:sz w:val="24"/>
          <w:szCs w:val="24"/>
        </w:rPr>
        <w:instrText xml:space="preserve"> ADDIN EN.CITE </w:instrText>
      </w:r>
      <w:r w:rsidR="00F50B80">
        <w:rPr>
          <w:rFonts w:ascii="Times New Roman" w:hAnsi="Times New Roman" w:cs="Times New Roman"/>
          <w:color w:val="000000" w:themeColor="text1"/>
          <w:sz w:val="24"/>
          <w:szCs w:val="24"/>
        </w:rPr>
        <w:fldChar w:fldCharType="begin">
          <w:fldData xml:space="preserve">PEVuZE5vdGU+PENpdGU+PEF1dGhvcj5kZSBNYW51ZWw8L0F1dGhvcj48WWVhcj4yMDE2PC9ZZWFy
PjxSZWNOdW0+MTI4PC9SZWNOdW0+PERpc3BsYXlUZXh0Pig0NCwgNDgsIDQ5KTwvRGlzcGxheVRl
eHQ+PHJlY29yZD48cmVjLW51bWJlcj4xMjg8L3JlYy1udW1iZXI+PGZvcmVpZ24ta2V5cz48a2V5
IGFwcD0iRU4iIGRiLWlkPSJhdHd3emRyNTl3OXo5OWVmdzV3eGR3NWNmdnJ6NXJzZmQyMDUiIHRp
bWVzdGFtcD0iMCI+MTI4PC9rZXk+PC9mb3JlaWduLWtleXM+PHJlZi10eXBlIG5hbWU9IkpvdXJu
YWwgQXJ0aWNsZSI+MTc8L3JlZi10eXBlPjxjb250cmlidXRvcnM+PGF1dGhvcnM+PGF1dGhvcj5k
ZSBNYW51ZWwsIE0uPC9hdXRob3I+PGF1dGhvcj5LdWhsd2lsbSwgTS48L2F1dGhvcj48YXV0aG9y
PkZyYW5kc2VuLCBQLjwvYXV0aG9yPjxhdXRob3I+U291c2EsIFYuIEMuPC9hdXRob3I+PGF1dGhv
cj5EZXNhaSwgVC48L2F1dGhvcj48YXV0aG9yPlByYWRvLU1hcnRpbmV6LCBKLjwvYXV0aG9yPjxh
dXRob3I+SGVybmFuZGV6LVJvZHJpZ3VleiwgSi48L2F1dGhvcj48YXV0aG9yPkR1cGFubG91cCwg
SS48L2F1dGhvcj48YXV0aG9yPkxhbywgTy48L2F1dGhvcj48YXV0aG9yPkhhbGxhc3QsIFAuPC9h
dXRob3I+PGF1dGhvcj5TY2htaWR0LCBKLiBNLjwvYXV0aG9yPjxhdXRob3I+SGVyZWRpYS1HZW5l
c3RhciwgSi4gTS48L2F1dGhvcj48YXV0aG9yPkJlbmF6em8sIEEuPC9hdXRob3I+PGF1dGhvcj5C
YXJidWphbmksIEcuPC9hdXRob3I+PGF1dGhvcj5QZXRlciwgQi4gTS48L2F1dGhvcj48YXV0aG9y
Pkt1ZGVybmEsIEwuIEYuPC9hdXRob3I+PGF1dGhvcj5DYXNhbHMsIEYuPC9hdXRob3I+PGF1dGhv
cj5BbmdlZGFraW4sIFMuPC9hdXRob3I+PGF1dGhvcj5BcmFuZGplbG92aWMsIE0uPC9hdXRob3I+
PGF1dGhvcj5Cb2VzY2gsIEMuPC9hdXRob3I+PGF1dGhvcj5LdWhsLCBILjwvYXV0aG9yPjxhdXRo
b3I+VmlnaWxhbnQsIEwuPC9hdXRob3I+PGF1dGhvcj5MYW5nZXJncmFiZXIsIEsuPC9hdXRob3I+
PGF1dGhvcj5Ob3ZlbWJyZSwgSi48L2F1dGhvcj48YXV0aG9yPkd1dCwgTS48L2F1dGhvcj48YXV0
aG9yPkd1dCwgSS48L2F1dGhvcj48YXV0aG9yPk5hdmFycm8sIEEuPC9hdXRob3I+PGF1dGhvcj5D
YXJsc2VuLCBGLjwvYXV0aG9yPjxhdXRob3I+QW5kcmVzLCBBLiBNLjwvYXV0aG9yPjxhdXRob3I+
U2llZ2lzbXVuZCwgSC4gUi48L2F1dGhvcj48YXV0aG9yPlNjYWxseSwgQS48L2F1dGhvcj48YXV0
aG9yPkV4Y29mZmllciwgTC48L2F1dGhvcj48YXV0aG9yPlR5bGVyLVNtaXRoLCBDLjwvYXV0aG9y
PjxhdXRob3I+Q2FzdGVsbGFubywgUy48L2F1dGhvcj48YXV0aG9yPlh1ZSwgWS48L2F1dGhvcj48
YXV0aG9yPkh2aWxzb20sIEMuPC9hdXRob3I+PGF1dGhvcj5NYXJxdWVzLUJvbmV0LCBULjwvYXV0
aG9yPjwvYXV0aG9ycz48L2NvbnRyaWJ1dG9ycz48YXV0aC1hZGRyZXNzPkluc3RpdHV0IGRlIEJp
b2xvZ2lhIEV2b2x1dGl2YSAoQ29uc2VqbyBTdXBlcmlvciBkZSBJbnZlc3RpZ2FjaW9uZXMgQ2ll
bnRpZmljYXMtVW5pdmVyc2l0YXQgUG9tcGV1IEZhYnJhKSwgQmFyY2Vsb25hIEJpb21lZGljYWwg
UmVzZWFyY2ggUGFyaywgRG9jdG9yIEFpZ3VhZGVyIDg4LCBCYXJjZWxvbmEsIENhdGFsb25pYSAw
ODAwMywgU3BhaW4uJiN4RDtTZWN0aW9uIGZvciBDb21wdXRhdGlvbmFsIGFuZCBSTkEgQmlvbG9n
eSwgRGVwYXJ0bWVudCBvZiBCaW9sb2d5LCBVbml2ZXJzaXR5IG9mIENvcGVuaGFnZW4sIDIyMDAg
Q29wZW5oYWdlbiwgRGVubWFyay4gQ2VudGVyIGZvciBab28gYW5kIFdpbGQgQW5pbWFsIEhlYWx0
aCwgQ29wZW5oYWdlbiBab28sIDIwMDAgRnJlZGVyaWtzYmVyZywgRGVubWFyay4mI3hEO0NvbXB1
dGF0aW9uYWwgYW5kIE1vbGVjdWxhciBQb3B1bGF0aW9uIEdlbmV0aWNzLCBJbnN0aXR1dGUgb2Yg
RWNvbG9neSBhbmQgRXZvbHV0aW9uLCBVbml2ZXJzaXR5IG9mIEJlcm5lLCAzMDEyIEJlcm5lLCBT
d2l0emVybGFuZC4gU3dpc3MgSW5zdGl0dXRlIG9mIEJpb2luZm9ybWF0aWNzLCAxMDE1IExhdXNh
bm5lLCBTd2l0emVybGFuZC4mI3hEO0RlcGFydG1lbnQgb2YgR2VuZXRpY3MsIFVuaXZlcnNpdHkg
b2YgQ2FtYnJpZGdlLCBDYW1icmlkZ2UgQ0IyIDNFSCwgVUsuJiN4RDtJbnN0aXR1dCBkZSBCaW9s
b2dpYSBFdm9sdXRpdmEgKENvbnNlam8gU3VwZXJpb3IgZGUgSW52ZXN0aWdhY2lvbmVzIENpZW50
aWZpY2FzLVVuaXZlcnNpdGF0IFBvbXBldSBGYWJyYSksIEJhcmNlbG9uYSBCaW9tZWRpY2FsIFJl
c2VhcmNoIFBhcmssIERvY3RvciBBaWd1YWRlciA4OCwgQmFyY2Vsb25hLCBDYXRhbG9uaWEgMDgw
MDMsIFNwYWluLiBXZWxsY29tZSBUcnVzdCBTYW5nZXIgSW5zdGl0dXRlLCBXZWxsY29tZSBHZW5v
bWUgQ2FtcHVzLCBIaW54dG9uIENCMTAgMVNBLCBVSy4mI3hEO05hdGlvbmFsIENlbnRyZSBmb3Ig
R2Vub21pYyBBbmFseXNpcy1DZW50cmUgZm9yIEdlbm9taWMgUmVndWxhdGlvbiwgQmFyY2Vsb25h
IEluc3RpdHV0ZSBvZiBTY2llbmNlIGFuZCBUZWNobm9sb2d5LCAwODAyOCBCYXJjZWxvbmEsIFNw
YWluLiBVbml2ZXJzaXRhdCBQb21wZXUgRmFicmEsIDA4MDAzIEJhcmNlbG9uYSwgU3BhaW4uJiN4
RDtXZWxsY29tZSBUcnVzdCBTYW5nZXIgSW5zdGl0dXRlLCBXZWxsY29tZSBHZW5vbWUgQ2FtcHVz
LCBIaW54dG9uIENCMTAgMVNBLCBVSy4gSW5zdGl0dXRlIG9mIE1vbGVjdWxhciBhbmQgQ2VsbCBC
aW9sb2d5LCBVbml2ZXJzaXR5IG9mIFRhcnR1LCBUYXJ0dSA1MTAxMCwgRXN0b25pYS4mI3hEO0Rl
cGFydG1lbnQgb2YgRXZvbHV0aW9uYXJ5IEdlbmV0aWNzLCBNYXggUGxhbmNrIEluc3RpdHV0ZSBm
b3IgRXZvbHV0aW9uYXJ5IEFudGhyb3BvbG9neSwgMDQxMDMsIExlaXB6aWcsIEdlcm1hbnkuJiN4
RDtEZXBhcnRtZW50IG9mIExpZmUgU2NpZW5jZXMgYW5kIEJpb3RlY2hub2xvZ3ksIFVuaXZlcnNp
dHkgb2YgRmVycmFyYSwgNDQxMjEgRmVycmFyYSwgSXRhbHkuJiN4RDtEZXBhcnRtZW50IG9mIEh1
bWFuIEdlbmV0aWNzLCBVbml2ZXJzaXR5IG9mIENoaWNhZ28sIENoaWNhZ28sIElMIDYwNjM3LCBV
U0EuJiN4RDtEZXBhcnRtZW50IG9mIFByaW1hdG9sb2d5LCBNYXggUGxhbmNrIEluc3RpdHV0ZSBm
b3IgRXZvbHV0aW9uYXJ5IEFudGhyb3BvbG9neSwgMDQxMDMgTGVpcHppZywgR2VybWFueS4mI3hE
O1NjaG9vbCBvZiBIdW1hbiBFdm9sdXRpb24gYW5kIFNvY2lhbCBDaGFuZ2UgYW5kIEluc3RpdHV0
ZSBvZiBIdW1hbiBPcmlnaW5zLCBBcml6b25hIFN0YXRlIFVuaXZlcnNpdHksIFRlbXBlLCBBWiA4
NTI4NywgVVNBLiYjeEQ7TmF0aW9uYWwgQ2VudHJlIGZvciBHZW5vbWljIEFuYWx5c2lzLUNlbnRy
ZSBmb3IgR2Vub21pYyBSZWd1bGF0aW9uLCBCYXJjZWxvbmEgSW5zdGl0dXRlIG9mIFNjaWVuY2Ug
YW5kIFRlY2hub2xvZ3ksIDA4MDI4IEJhcmNlbG9uYSwgU3BhaW4uJiN4RDtJbnN0aXR1dCBkZSBC
aW9sb2dpYSBFdm9sdXRpdmEgKENvbnNlam8gU3VwZXJpb3IgZGUgSW52ZXN0aWdhY2lvbmVzIENp
ZW50aWZpY2FzLVVuaXZlcnNpdGF0IFBvbXBldSBGYWJyYSksIEJhcmNlbG9uYSBCaW9tZWRpY2Fs
IFJlc2VhcmNoIFBhcmssIERvY3RvciBBaWd1YWRlciA4OCwgQmFyY2Vsb25hLCBDYXRhbG9uaWEg
MDgwMDMsIFNwYWluLiBOYXRpb25hbCBDZW50cmUgZm9yIEdlbm9taWMgQW5hbHlzaXMtQ2VudHJl
IGZvciBHZW5vbWljIFJlZ3VsYXRpb24sIEJhcmNlbG9uYSBJbnN0aXR1dGUgb2YgU2NpZW5jZSBh
bmQgVGVjaG5vbG9neSwgMDgwMjggQmFyY2Vsb25hLCBTcGFpbi4gSW5zdGl0dWNpbyBDYXRhbGFu
YSBkZSBSZWNlcmNhIGkgRXN0dWRpcyBBdmFuY2F0cyAoSUNSRUEpLCBCYXJjZWxvbmEsIENhdGFs
b25pYSAwODAxMCwgU3BhaW4uJiN4RDtDZW50ZXIgZm9yIFpvbyBhbmQgV2lsZCBBbmltYWwgSGVh
bHRoLCBDb3BlbmhhZ2VuIFpvbywgMjAwMCBGcmVkZXJpa3NiZXJnLCBEZW5tYXJrLiYjeEQ7U2Vj
dGlvbiBmb3IgQ29tcHV0YXRpb25hbCBhbmQgUk5BIEJpb2xvZ3ksIERlcGFydG1lbnQgb2YgQmlv
bG9neSwgVW5pdmVyc2l0eSBvZiBDb3BlbmhhZ2VuLCAyMjAwIENvcGVuaGFnZW4sIERlbm1hcmsu
JiN4RDtXZWxsY29tZSBUcnVzdCBTYW5nZXIgSW5zdGl0dXRlLCBXZWxsY29tZSBHZW5vbWUgQ2Ft
cHVzLCBIaW54dG9uIENCMTAgMVNBLCBVSy4mI3hEO0NlbnRlciBmb3IgWm9vIGFuZCBXaWxkIEFu
aW1hbCBIZWFsdGgsIENvcGVuaGFnZW4gWm9vLCAyMDAwIEZyZWRlcmlrc2JlcmcsIERlbm1hcmsu
IGNoQHpvby5kayB0b21hcy5tYXJxdWVzQHVwZi5lZHUuJiN4RDtJbnN0aXR1dCBkZSBCaW9sb2dp
YSBFdm9sdXRpdmEgKENvbnNlam8gU3VwZXJpb3IgZGUgSW52ZXN0aWdhY2lvbmVzIENpZW50aWZp
Y2FzLVVuaXZlcnNpdGF0IFBvbXBldSBGYWJyYSksIEJhcmNlbG9uYSBCaW9tZWRpY2FsIFJlc2Vh
cmNoIFBhcmssIERvY3RvciBBaWd1YWRlciA4OCwgQmFyY2Vsb25hLCBDYXRhbG9uaWEgMDgwMDMs
IFNwYWluLiBOYXRpb25hbCBDZW50cmUgZm9yIEdlbm9taWMgQW5hbHlzaXMtQ2VudHJlIGZvciBH
ZW5vbWljIFJlZ3VsYXRpb24sIEJhcmNlbG9uYSBJbnN0aXR1dGUgb2YgU2NpZW5jZSBhbmQgVGVj
aG5vbG9neSwgMDgwMjggQmFyY2Vsb25hLCBTcGFpbi4gSW5zdGl0dWNpbyBDYXRhbGFuYSBkZSBS
ZWNlcmNhIGkgRXN0dWRpcyBBdmFuY2F0cyAoSUNSRUEpLCBCYXJjZWxvbmEsIENhdGFsb25pYSAw
ODAxMCwgU3BhaW4uIGNoQHpvby5kayB0b21hcy5tYXJxdWVzQHVwZi5lZHUuPC9hdXRoLWFkZHJl
c3M+PHRpdGxlcz48dGl0bGU+Q2hpbXBhbnplZSBnZW5vbWljIGRpdmVyc2l0eSByZXZlYWxzIGFu
Y2llbnQgYWRtaXh0dXJlIHdpdGggYm9ub2JvczwvdGl0bGU+PHNlY29uZGFyeS10aXRsZT5TY2ll
bmNlPC9zZWNvbmRhcnktdGl0bGU+PC90aXRsZXM+PHBhZ2VzPjQ3Ny00ODE8L3BhZ2VzPjx2b2x1
bWU+MzU0PC92b2x1bWU+PG51bWJlcj42MzExPC9udW1iZXI+PGtleXdvcmRzPjxrZXl3b3JkPkFu
aW1hbHM8L2tleXdvcmQ+PGtleXdvcmQ+Q2FtZXJvb248L2tleXdvcmQ+PGtleXdvcmQ+KkV2b2x1
dGlvbiwgTW9sZWN1bGFyPC9rZXl3b3JkPjxrZXl3b3JkPkdlbmUgRmxvdzwva2V5d29yZD48a2V5
d29yZD4qR2VuZXRpYyBWYXJpYXRpb248L2tleXdvcmQ+PGtleXdvcmQ+R2Vub21lPC9rZXl3b3Jk
PjxrZXl3b3JkPkdlbm9taWNzPC9rZXl3b3JkPjxrZXl3b3JkPkhhcGxvdHlwZXM8L2tleXdvcmQ+
PGtleXdvcmQ+TmlnZXJpYTwva2V5d29yZD48a2V5d29yZD5QYW4gcGFuaXNjdXMvKmdlbmV0aWNz
PC9rZXl3b3JkPjxrZXl3b3JkPlBhbiB0cm9nbG9keXRlcy8qZ2VuZXRpY3M8L2tleXdvcmQ+PGtl
eXdvcmQ+UG9wdWxhdGlvbjwva2V5d29yZD48L2tleXdvcmRzPjxkYXRlcz48eWVhcj4yMDE2PC95
ZWFyPjxwdWItZGF0ZXM+PGRhdGU+T2N0IDI4PC9kYXRlPjwvcHViLWRhdGVzPjwvZGF0ZXM+PGlz
Ym4+MTA5NS05MjAzIChFbGVjdHJvbmljKSYjeEQ7MDAzNi04MDc1IChMaW5raW5nKTwvaXNibj48
YWNjZXNzaW9uLW51bT4yNzc4OTg0MzwvYWNjZXNzaW9uLW51bT48dXJscz48cmVsYXRlZC11cmxz
Pjx1cmw+aHR0cHM6Ly93d3cubmNiaS5ubG0ubmloLmdvdi9wdWJtZWQvMjc3ODk4NDM8L3VybD48
L3JlbGF0ZWQtdXJscz48L3VybHM+PGN1c3RvbTI+UE1DNTU0NjIxMjwvY3VzdG9tMj48ZWxlY3Ry
b25pYy1yZXNvdXJjZS1udW0+MTAuMTEyNi9zY2llbmNlLmFhZzI2MDI8L2VsZWN0cm9uaWMtcmVz
b3VyY2UtbnVtPjwvcmVjb3JkPjwvQ2l0ZT48Q2l0ZT48QXV0aG9yPkxpPC9BdXRob3I+PFllYXI+
MjAxMzwvWWVhcj48UmVjTnVtPjk0PC9SZWNOdW0+PHJlY29yZD48cmVjLW51bWJlcj45NDwvcmVj
LW51bWJlcj48Zm9yZWlnbi1rZXlzPjxrZXkgYXBwPSJFTiIgZGItaWQ9InpkOXZycjlyNHN4cHZv
ZXgwejJ4MHNlbzk1dHg5ZmV4cjk1dCIgdGltZXN0YW1wPSIxNDk1MzQ2NTYwIj45NDwva2V5Pjwv
Zm9yZWlnbi1rZXlzPjxyZWYtdHlwZSBuYW1lPSJKb3VybmFsIEFydGljbGUiPjE3PC9yZWYtdHlw
ZT48Y29udHJpYnV0b3JzPjxhdXRob3JzPjxhdXRob3I+TGksIE0uPC9hdXRob3I+PGF1dGhvcj5U
aWFuLCBTLjwvYXV0aG9yPjxhdXRob3I+SmluLCBMLjwvYXV0aG9yPjxhdXRob3I+WmhvdSwgRy48
L2F1dGhvcj48YXV0aG9yPkxpLCBZLjwvYXV0aG9yPjxhdXRob3I+WmhhbmcsIFkuPC9hdXRob3I+
PGF1dGhvcj5XYW5nLCBULjwvYXV0aG9yPjxhdXRob3I+WWV1bmcsIEMuIEsuPC9hdXRob3I+PGF1
dGhvcj5DaGVuLCBMLjwvYXV0aG9yPjxhdXRob3I+TWEsIEouPC9hdXRob3I+PGF1dGhvcj5aaGFu
ZywgSi48L2F1dGhvcj48YXV0aG9yPkppYW5nLCBBLjwvYXV0aG9yPjxhdXRob3I+TGksIEouPC9h
dXRob3I+PGF1dGhvcj5aaG91LCBDLjwvYXV0aG9yPjxhdXRob3I+WmhhbmcsIEouPC9hdXRob3I+
PGF1dGhvcj5MaXUsIFkuPC9hdXRob3I+PGF1dGhvcj5TdW4sIFguPC9hdXRob3I+PGF1dGhvcj5a
aGFvLCBILjwvYXV0aG9yPjxhdXRob3I+Tml1LCBaLjwvYXV0aG9yPjxhdXRob3I+TG91LCBQLjwv
YXV0aG9yPjxhdXRob3I+WGlhbiwgTC48L2F1dGhvcj48YXV0aG9yPlNoZW4sIFguPC9hdXRob3I+
PGF1dGhvcj5MaXUsIFMuPC9hdXRob3I+PGF1dGhvcj5aaGFuZywgUy48L2F1dGhvcj48YXV0aG9y
PlpoYW5nLCBNLjwvYXV0aG9yPjxhdXRob3I+Wmh1LCBMLjwvYXV0aG9yPjxhdXRob3I+U2h1YWks
IFMuPC9hdXRob3I+PGF1dGhvcj5CYWksIEwuPC9hdXRob3I+PGF1dGhvcj5UYW5nLCBHLjwvYXV0
aG9yPjxhdXRob3I+TGl1LCBILjwvYXV0aG9yPjxhdXRob3I+SmlhbmcsIFkuPC9hdXRob3I+PGF1
dGhvcj5NYWksIE0uPC9hdXRob3I+PGF1dGhvcj5YaWFvLCBKLjwvYXV0aG9yPjxhdXRob3I+V2Fu
ZywgWC48L2F1dGhvcj48YXV0aG9yPlpob3UsIFEuPC9hdXRob3I+PGF1dGhvcj5XYW5nLCBaLjwv
YXV0aG9yPjxhdXRob3I+U3RvdGhhcmQsIFAuPC9hdXRob3I+PGF1dGhvcj5YdWUsIE0uPC9hdXRo
b3I+PGF1dGhvcj5HYW8sIFguPC9hdXRob3I+PGF1dGhvcj5MdW8sIFouPC9hdXRob3I+PGF1dGhv
cj5HdSwgWS48L2F1dGhvcj48YXV0aG9yPlpodSwgSC48L2F1dGhvcj48YXV0aG9yPkh1LCBYLjwv
YXV0aG9yPjxhdXRob3I+WmhhbywgWS48L2F1dGhvcj48YXV0aG9yPlBsYXN0b3csIEcuIFMuPC9h
dXRob3I+PGF1dGhvcj5XYW5nLCBKLjwvYXV0aG9yPjxhdXRob3I+SmlhbmcsIFouPC9hdXRob3I+
PGF1dGhvcj5MaSwgSy48L2F1dGhvcj48YXV0aG9yPkxpLCBOLjwvYXV0aG9yPjxhdXRob3I+TGks
IFguPC9hdXRob3I+PGF1dGhvcj5MaSwgUi48L2F1dGhvcj48L2F1dGhvcnM+PC9jb250cmlidXRv
cnM+PGF1dGgtYWRkcmVzcz4xXSBJbnN0aXR1dGUgb2YgQW5pbWFsIEdlbmV0aWNzIGFuZCBCcmVl
ZGluZywgQ29sbGVnZSBvZiBBbmltYWwgU2NpZW5jZSBhbmQgVGVjaG5vbG9neSwgU2ljaHVhbiBB
Z3JpY3VsdHVyYWwgVW5pdmVyc2l0eSwgWWEmYXBvczthbiwgQ2hpbmEuIFsyXSBCaW9keW5hbWlj
IE9wdGljYWwgSW1hZ2luZyBDZW50ZXIgKEJJT1BJQyksIFBla2luZy1Uc2luZ2h1YSBDZW50ZXIg
Zm9yIExpZmUgU2NpZW5jZXMgYW5kIFNjaG9vbCBvZiBMaWZlIFNjaWVuY2VzLCBQZWtpbmcgVW5p
dmVyc2l0eSwgQmVpamluZywgQ2hpbmEuIFszXS48L2F1dGgtYWRkcmVzcz48dGl0bGVzPjx0aXRs
ZT5HZW5vbWljIGFuYWx5c2VzIGlkZW50aWZ5IGRpc3RpbmN0IHBhdHRlcm5zIG9mIHNlbGVjdGlv
biBpbiBkb21lc3RpY2F0ZWQgcGlncyBhbmQgVGliZXRhbiB3aWxkIGJvYXJzPC90aXRsZT48c2Vj
b25kYXJ5LXRpdGxlPk5hdCBHZW5ldDwvc2Vjb25kYXJ5LXRpdGxlPjwvdGl0bGVzPjxwZXJpb2Rp
Y2FsPjxmdWxsLXRpdGxlPk5hdCBHZW5ldDwvZnVsbC10aXRsZT48L3BlcmlvZGljYWw+PHBhZ2Vz
PjE0MzEtODwvcGFnZXM+PHZvbHVtZT40NTwvdm9sdW1lPjxudW1iZXI+MTI8L251bWJlcj48a2V5
d29yZHM+PGtleXdvcmQ+QWRhcHRhdGlvbiwgQmlvbG9naWNhbC9nZW5ldGljczwva2V5d29yZD48
a2V5d29yZD5BbHRpdHVkZTwva2V5d29yZD48a2V5d29yZD5BbmltYWxzPC9rZXl3b3JkPjxrZXl3
b3JkPkV2b2x1dGlvbiwgTW9sZWN1bGFyPC9rZXl3b3JkPjxrZXl3b3JkPkZlbWFsZTwva2V5d29y
ZD48a2V5d29yZD5HZW5ldGljIFZhcmlhdGlvbi9waHlzaW9sb2d5PC9rZXl3b3JkPjxrZXl3b3Jk
Pkdlbm9tZS9nZW5ldGljczwva2V5d29yZD48a2V5d29yZD5NdWx0aWdlbmUgRmFtaWx5PC9rZXl3
b3JkPjxrZXl3b3JkPlBoeWxvZ2VueTwva2V5d29yZD48a2V5d29yZD5TYWxpdmF0aW9uL2dlbmV0
aWNzPC9rZXl3b3JkPjxrZXl3b3JkPipTZWxlY3Rpb24sIEdlbmV0aWM8L2tleXdvcmQ+PGtleXdv
cmQ+U2VxdWVuY2UgQW5hbHlzaXMsIEROQTwva2V5d29yZD48a2V5d29yZD5TdXMgc2Nyb2ZhLypn
ZW5ldGljczwva2V5d29yZD48a2V5d29yZD5UaWJldDwva2V5d29yZD48L2tleXdvcmRzPjxkYXRl
cz48eWVhcj4yMDEzPC95ZWFyPjxwdWItZGF0ZXM+PGRhdGU+RGVjPC9kYXRlPjwvcHViLWRhdGVz
PjwvZGF0ZXM+PGlzYm4+MTU0Ni0xNzE4IChFbGVjdHJvbmljKSYjeEQ7MTA2MS00MDM2IChMaW5r
aW5nKTwvaXNibj48YWNjZXNzaW9uLW51bT4yNDE2MjczNjwvYWNjZXNzaW9uLW51bT48dXJscz48
cmVsYXRlZC11cmxzPjx1cmw+aHR0cHM6Ly93d3cubmNiaS5ubG0ubmloLmdvdi9wdWJtZWQvMjQx
NjI3MzY8L3VybD48L3JlbGF0ZWQtdXJscz48L3VybHM+PGVsZWN0cm9uaWMtcmVzb3VyY2UtbnVt
PjEwLjEwMzgvbmcuMjgxMTwvZWxlY3Ryb25pYy1yZXNvdXJjZS1udW0+PC9yZWNvcmQ+PC9DaXRl
PjxDaXRlPjxBdXRob3I+UHJhZG8tTWFydGluZXo8L0F1dGhvcj48WWVhcj4yMDEzPC9ZZWFyPjxS
ZWNOdW0+OTU8L1JlY051bT48cmVjb3JkPjxyZWMtbnVtYmVyPjk1PC9yZWMtbnVtYmVyPjxmb3Jl
aWduLWtleXM+PGtleSBhcHA9IkVOIiBkYi1pZD0iemQ5dnJyOXI0c3hwdm9leDB6Mngwc2VvOTV0
eDlmZXhyOTV0IiB0aW1lc3RhbXA9IjE0OTUzNDY3MTkiPjk1PC9rZXk+PC9mb3JlaWduLWtleXM+
PHJlZi10eXBlIG5hbWU9IkpvdXJuYWwgQXJ0aWNsZSI+MTc8L3JlZi10eXBlPjxjb250cmlidXRv
cnM+PGF1dGhvcnM+PGF1dGhvcj5QcmFkby1NYXJ0aW5leiwgSi48L2F1dGhvcj48YXV0aG9yPlN1
ZG1hbnQsIFAuIEguPC9hdXRob3I+PGF1dGhvcj5LaWRkLCBKLiBNLjwvYXV0aG9yPjxhdXRob3I+
TGksIEguPC9hdXRob3I+PGF1dGhvcj5LZWxsZXksIEouIEwuPC9hdXRob3I+PGF1dGhvcj5Mb3Jl
bnRlLUdhbGRvcywgQi48L2F1dGhvcj48YXV0aG9yPlZlZXJhbWFoLCBLLiBSLjwvYXV0aG9yPjxh
dXRob3I+V29lcm5lciwgQS4gRS48L2F1dGhvcj48YXV0aG9yPk8mYXBvcztDb25ub3IsIFQuIEQu
PC9hdXRob3I+PGF1dGhvcj5TYW50cGVyZSwgRy48L2F1dGhvcj48YXV0aG9yPkNhZ2FuLCBBLjwv
YXV0aG9yPjxhdXRob3I+VGhldW5lcnQsIEMuPC9hdXRob3I+PGF1dGhvcj5DYXNhbHMsIEYuPC9h
dXRob3I+PGF1dGhvcj5MYWF5b3VuaSwgSC48L2F1dGhvcj48YXV0aG9yPk11bmNoLCBLLjwvYXV0
aG9yPjxhdXRob3I+SG9ib2x0aCwgQS48L2F1dGhvcj48YXV0aG9yPkhhbGFnZXIsIEEuIEUuPC9h
dXRob3I+PGF1dGhvcj5NYWxpZywgTS48L2F1dGhvcj48YXV0aG9yPkhlcm5hbmRlei1Sb2RyaWd1
ZXosIEouPC9hdXRob3I+PGF1dGhvcj5IZXJuYW5kby1IZXJyYWV6LCBJLjwvYXV0aG9yPjxhdXRo
b3I+UHJ1ZmVyLCBLLjwvYXV0aG9yPjxhdXRob3I+UHlidXMsIE0uPC9hdXRob3I+PGF1dGhvcj5K
b2huc3RvbmUsIEwuPC9hdXRob3I+PGF1dGhvcj5MYWNobWFubiwgTS48L2F1dGhvcj48YXV0aG9y
PkFsa2FuLCBDLjwvYXV0aG9yPjxhdXRob3I+VHdpZ2csIEQuPC9hdXRob3I+PGF1dGhvcj5QZXRp
dCwgTi48L2F1dGhvcj48YXV0aG9yPkJha2VyLCBDLjwvYXV0aG9yPjxhdXRob3I+SG9ybW96ZGlh
cmksIEYuPC9hdXRob3I+PGF1dGhvcj5GZXJuYW5kZXotQ2FsbGVqbywgTS48L2F1dGhvcj48YXV0
aG9yPkRhYmFkLCBNLjwvYXV0aG9yPjxhdXRob3I+V2lsc29uLCBNLiBMLjwvYXV0aG9yPjxhdXRo
b3I+U3Rldmlzb24sIEwuPC9hdXRob3I+PGF1dGhvcj5DYW1wcnViaSwgQy48L2F1dGhvcj48YXV0
aG9yPkNhcnZhbGhvLCBULjwvYXV0aG9yPjxhdXRob3I+UnVpei1IZXJyZXJhLCBBLjwvYXV0aG9y
PjxhdXRob3I+Vml2ZXMsIEwuPC9hdXRob3I+PGF1dGhvcj5NZWxlLCBNLjwvYXV0aG9yPjxhdXRo
b3I+QWJlbGxvLCBULjwvYXV0aG9yPjxhdXRob3I+S29uZG92YSwgSS48L2F1dGhvcj48YXV0aG9y
PkJvbnRyb3AsIFIuIEUuPC9hdXRob3I+PGF1dGhvcj5QdXNleSwgQS48L2F1dGhvcj48YXV0aG9y
Pkxhbmtlc3RlciwgRi48L2F1dGhvcj48YXV0aG9yPktpeWFuZywgSi4gQS48L2F1dGhvcj48YXV0
aG9yPkJlcmdsLCBSLiBBLjwvYXV0aG9yPjxhdXRob3I+TG9uc2RvcmYsIEUuPC9hdXRob3I+PGF1
dGhvcj5NeWVycywgUy48L2F1dGhvcj48YXV0aG9yPlZlbnR1cmEsIE0uPC9hdXRob3I+PGF1dGhv
cj5HYWduZXV4LCBQLjwvYXV0aG9yPjxhdXRob3I+Q29tYXMsIEQuPC9hdXRob3I+PGF1dGhvcj5T
aWVnaXNtdW5kLCBILjwvYXV0aG9yPjxhdXRob3I+QmxhbmMsIEouPC9hdXRob3I+PGF1dGhvcj5B
Z3VlZGEtQ2FscGVuYSwgTC48L2F1dGhvcj48YXV0aG9yPkd1dCwgTS48L2F1dGhvcj48YXV0aG9y
PkZ1bHRvbiwgTC48L2F1dGhvcj48YXV0aG9yPlRpc2hrb2ZmLCBTLiBBLjwvYXV0aG9yPjxhdXRo
b3I+TXVsbGlraW4sIEouIEMuPC9hdXRob3I+PGF1dGhvcj5XaWxzb24sIFIuIEsuPC9hdXRob3I+
PGF1dGhvcj5HdXQsIEkuIEcuPC9hdXRob3I+PGF1dGhvcj5Hb25kZXIsIE0uIEsuPC9hdXRob3I+
PGF1dGhvcj5SeWRlciwgTy4gQS48L2F1dGhvcj48YXV0aG9yPkhhaG4sIEIuIEguPC9hdXRob3I+
PGF1dGhvcj5OYXZhcnJvLCBBLjwvYXV0aG9yPjxhdXRob3I+QWtleSwgSi4gTS48L2F1dGhvcj48
YXV0aG9yPkJlcnRyYW5wZXRpdCwgSi48L2F1dGhvcj48YXV0aG9yPlJlaWNoLCBELjwvYXV0aG9y
PjxhdXRob3I+TWFpbHVuZCwgVC48L2F1dGhvcj48YXV0aG9yPlNjaGllcnVwLCBNLiBILjwvYXV0
aG9yPjxhdXRob3I+SHZpbHNvbSwgQy48L2F1dGhvcj48YXV0aG9yPkFuZHJlcywgQS4gTS48L2F1
dGhvcj48YXV0aG9yPldhbGwsIEouIEQuPC9hdXRob3I+PGF1dGhvcj5CdXN0YW1hbnRlLCBDLiBE
LjwvYXV0aG9yPjxhdXRob3I+SGFtbWVyLCBNLiBGLjwvYXV0aG9yPjxhdXRob3I+RWljaGxlciwg
RS4gRS48L2F1dGhvcj48YXV0aG9yPk1hcnF1ZXMtQm9uZXQsIFQuPC9hdXRob3I+PC9hdXRob3Jz
PjwvY29udHJpYnV0b3JzPjxhdXRoLWFkZHJlc3M+SW5zdGl0dXQgZGUgQmlvbG9naWEgRXZvbHV0
aXZhLCBDU0lDLVVuaXZlcnNpdGF0IFBvbXBldSBGYWJyYSwgUFJCQiwgRG9jdG9yIEFpZ3VhZGVy
IDg4LCBCYXJjZWxvbmEsIENhdGFsb25pYSAwODAwMywgU3BhaW4uPC9hdXRoLWFkZHJlc3M+PHRp
dGxlcz48dGl0bGU+R3JlYXQgYXBlIGdlbmV0aWMgZGl2ZXJzaXR5IGFuZCBwb3B1bGF0aW9uIGhp
c3Rvcnk8L3RpdGxlPjxzZWNvbmRhcnktdGl0bGU+TmF0dXJlPC9zZWNvbmRhcnktdGl0bGU+PC90
aXRsZXM+PHBlcmlvZGljYWw+PGZ1bGwtdGl0bGU+TmF0dXJlPC9mdWxsLXRpdGxlPjwvcGVyaW9k
aWNhbD48cGFnZXM+NDcxLTU8L3BhZ2VzPjx2b2x1bWU+NDk5PC92b2x1bWU+PG51bWJlcj43NDU5
PC9udW1iZXI+PGtleXdvcmRzPjxrZXl3b3JkPkFmcmljYTwva2V5d29yZD48a2V5d29yZD5Bbmlt
YWxzPC9rZXl3b3JkPjxrZXl3b3JkPkFuaW1hbHMsIFdpbGQvZ2VuZXRpY3M8L2tleXdvcmQ+PGtl
eXdvcmQ+QW5pbWFscywgWm9vL2dlbmV0aWNzPC9rZXl3b3JkPjxrZXl3b3JkPkFzaWEsIFNvdXRo
ZWFzdGVybjwva2V5d29yZD48a2V5d29yZD5Fdm9sdXRpb24sIE1vbGVjdWxhcjwva2V5d29yZD48
a2V5d29yZD5HZW5lIEZsb3cvZ2VuZXRpY3M8L2tleXdvcmQ+PGtleXdvcmQ+KkdlbmV0aWMgVmFy
aWF0aW9uPC9rZXl3b3JkPjxrZXl3b3JkPkdlbmV0aWNzLCBQb3B1bGF0aW9uPC9rZXl3b3JkPjxr
ZXl3b3JkPkdlbm9tZS9nZW5ldGljczwva2V5d29yZD48a2V5d29yZD5Hb3JpbGxhIGdvcmlsbGEv
Y2xhc3NpZmljYXRpb24vZ2VuZXRpY3M8L2tleXdvcmQ+PGtleXdvcmQ+SG9taW5pZGFlL2NsYXNz
aWZpY2F0aW9uLypnZW5ldGljczwva2V5d29yZD48a2V5d29yZD5IdW1hbnM8L2tleXdvcmQ+PGtl
eXdvcmQ+SW5icmVlZGluZzwva2V5d29yZD48a2V5d29yZD5QYW4gcGFuaXNjdXMvY2xhc3NpZmlj
YXRpb24vZ2VuZXRpY3M8L2tleXdvcmQ+PGtleXdvcmQ+UGFuIHRyb2dsb2R5dGVzL2NsYXNzaWZp
Y2F0aW9uL2dlbmV0aWNzPC9rZXl3b3JkPjxrZXl3b3JkPlBoeWxvZ2VueTwva2V5d29yZD48a2V5
d29yZD5Qb2x5bW9ycGhpc20sIFNpbmdsZSBOdWNsZW90aWRlL2dlbmV0aWNzPC9rZXl3b3JkPjxr
ZXl3b3JkPlBvcHVsYXRpb24gRGVuc2l0eTwva2V5d29yZD48L2tleXdvcmRzPjxkYXRlcz48eWVh
cj4yMDEzPC95ZWFyPjxwdWItZGF0ZXM+PGRhdGU+SnVsIDI1PC9kYXRlPjwvcHViLWRhdGVzPjwv
ZGF0ZXM+PGlzYm4+MTQ3Ni00Njg3IChFbGVjdHJvbmljKSYjeEQ7MDAyOC0wODM2IChMaW5raW5n
KTwvaXNibj48YWNjZXNzaW9uLW51bT4yMzgyMzcyMzwvYWNjZXNzaW9uLW51bT48dXJscz48cmVs
YXRlZC11cmxzPjx1cmw+aHR0cHM6Ly93d3cubmNiaS5ubG0ubmloLmdvdi9wdWJtZWQvMjM4MjM3
MjM8L3VybD48L3JlbGF0ZWQtdXJscz48L3VybHM+PGN1c3RvbTI+UE1DMzgyMjE2NTwvY3VzdG9t
Mj48ZWxlY3Ryb25pYy1yZXNvdXJjZS1udW0+MTAuMTAzOC9uYXR1cmUxMjIyODwvZWxlY3Ryb25p
Yy1yZXNvdXJjZS1udW0+PC9yZWNvcmQ+PC9DaXRlPjwvRW5kTm90ZT4A
</w:fldData>
        </w:fldChar>
      </w:r>
      <w:r w:rsidR="00F50B80">
        <w:rPr>
          <w:rFonts w:ascii="Times New Roman" w:hAnsi="Times New Roman" w:cs="Times New Roman"/>
          <w:color w:val="000000" w:themeColor="text1"/>
          <w:sz w:val="24"/>
          <w:szCs w:val="24"/>
        </w:rPr>
        <w:instrText xml:space="preserve"> ADDIN EN.CITE.DATA </w:instrText>
      </w:r>
      <w:r w:rsidR="00F50B80">
        <w:rPr>
          <w:rFonts w:ascii="Times New Roman" w:hAnsi="Times New Roman" w:cs="Times New Roman"/>
          <w:color w:val="000000" w:themeColor="text1"/>
          <w:sz w:val="24"/>
          <w:szCs w:val="24"/>
        </w:rPr>
      </w:r>
      <w:r w:rsidR="00F50B80">
        <w:rPr>
          <w:rFonts w:ascii="Times New Roman" w:hAnsi="Times New Roman" w:cs="Times New Roman"/>
          <w:color w:val="000000" w:themeColor="text1"/>
          <w:sz w:val="24"/>
          <w:szCs w:val="24"/>
        </w:rPr>
        <w:fldChar w:fldCharType="end"/>
      </w:r>
      <w:r w:rsidR="0032247C">
        <w:rPr>
          <w:rFonts w:ascii="Times New Roman" w:hAnsi="Times New Roman" w:cs="Times New Roman"/>
          <w:color w:val="000000" w:themeColor="text1"/>
          <w:sz w:val="24"/>
          <w:szCs w:val="24"/>
        </w:rPr>
      </w:r>
      <w:r w:rsidR="0032247C">
        <w:rPr>
          <w:rFonts w:ascii="Times New Roman" w:hAnsi="Times New Roman" w:cs="Times New Roman"/>
          <w:color w:val="000000" w:themeColor="text1"/>
          <w:sz w:val="24"/>
          <w:szCs w:val="24"/>
        </w:rPr>
        <w:fldChar w:fldCharType="separate"/>
      </w:r>
      <w:r w:rsidR="00F50B80">
        <w:rPr>
          <w:rFonts w:ascii="Times New Roman" w:hAnsi="Times New Roman" w:cs="Times New Roman"/>
          <w:noProof/>
          <w:color w:val="000000" w:themeColor="text1"/>
          <w:sz w:val="24"/>
          <w:szCs w:val="24"/>
        </w:rPr>
        <w:t>(</w:t>
      </w:r>
      <w:hyperlink w:anchor="_ENREF_44" w:tooltip="de Manuel, 2016 #128" w:history="1">
        <w:r w:rsidR="008834D1">
          <w:rPr>
            <w:rFonts w:ascii="Times New Roman" w:hAnsi="Times New Roman" w:cs="Times New Roman"/>
            <w:noProof/>
            <w:color w:val="000000" w:themeColor="text1"/>
            <w:sz w:val="24"/>
            <w:szCs w:val="24"/>
          </w:rPr>
          <w:t>44</w:t>
        </w:r>
      </w:hyperlink>
      <w:r w:rsidR="00F50B80">
        <w:rPr>
          <w:rFonts w:ascii="Times New Roman" w:hAnsi="Times New Roman" w:cs="Times New Roman"/>
          <w:noProof/>
          <w:color w:val="000000" w:themeColor="text1"/>
          <w:sz w:val="24"/>
          <w:szCs w:val="24"/>
        </w:rPr>
        <w:t xml:space="preserve">, </w:t>
      </w:r>
      <w:hyperlink w:anchor="_ENREF_48" w:tooltip="Li, 2013 #94" w:history="1">
        <w:r w:rsidR="008834D1">
          <w:rPr>
            <w:rFonts w:ascii="Times New Roman" w:hAnsi="Times New Roman" w:cs="Times New Roman"/>
            <w:noProof/>
            <w:color w:val="000000" w:themeColor="text1"/>
            <w:sz w:val="24"/>
            <w:szCs w:val="24"/>
          </w:rPr>
          <w:t>48</w:t>
        </w:r>
      </w:hyperlink>
      <w:r w:rsidR="00F50B80">
        <w:rPr>
          <w:rFonts w:ascii="Times New Roman" w:hAnsi="Times New Roman" w:cs="Times New Roman"/>
          <w:noProof/>
          <w:color w:val="000000" w:themeColor="text1"/>
          <w:sz w:val="24"/>
          <w:szCs w:val="24"/>
        </w:rPr>
        <w:t xml:space="preserve">, </w:t>
      </w:r>
      <w:hyperlink w:anchor="_ENREF_49" w:tooltip="Prado-Martinez, 2013 #95" w:history="1">
        <w:r w:rsidR="008834D1">
          <w:rPr>
            <w:rFonts w:ascii="Times New Roman" w:hAnsi="Times New Roman" w:cs="Times New Roman"/>
            <w:noProof/>
            <w:color w:val="000000" w:themeColor="text1"/>
            <w:sz w:val="24"/>
            <w:szCs w:val="24"/>
          </w:rPr>
          <w:t>49</w:t>
        </w:r>
      </w:hyperlink>
      <w:r w:rsidR="00F50B80">
        <w:rPr>
          <w:rFonts w:ascii="Times New Roman" w:hAnsi="Times New Roman" w:cs="Times New Roman"/>
          <w:noProof/>
          <w:color w:val="000000" w:themeColor="text1"/>
          <w:sz w:val="24"/>
          <w:szCs w:val="24"/>
        </w:rPr>
        <w:t>)</w:t>
      </w:r>
      <w:r w:rsidR="0032247C">
        <w:rPr>
          <w:rFonts w:ascii="Times New Roman" w:hAnsi="Times New Roman" w:cs="Times New Roman"/>
          <w:color w:val="000000" w:themeColor="text1"/>
          <w:sz w:val="24"/>
          <w:szCs w:val="24"/>
        </w:rPr>
        <w:fldChar w:fldCharType="end"/>
      </w:r>
      <w:r w:rsidR="00DC6B3F">
        <w:rPr>
          <w:rFonts w:ascii="Times New Roman" w:hAnsi="Times New Roman" w:cs="Times New Roman"/>
          <w:color w:val="000000" w:themeColor="text1"/>
          <w:sz w:val="24"/>
          <w:szCs w:val="24"/>
        </w:rPr>
        <w:t xml:space="preserve">, thus </w:t>
      </w:r>
      <w:r w:rsidR="00157569">
        <w:rPr>
          <w:rFonts w:ascii="Times New Roman" w:hAnsi="Times New Roman" w:cs="Times New Roman"/>
          <w:color w:val="000000" w:themeColor="text1"/>
          <w:sz w:val="24"/>
          <w:szCs w:val="24"/>
        </w:rPr>
        <w:t>indicating no evidence of</w:t>
      </w:r>
      <w:r w:rsidR="00DC6B3F">
        <w:rPr>
          <w:rFonts w:ascii="Times New Roman" w:hAnsi="Times New Roman" w:cs="Times New Roman"/>
          <w:color w:val="000000" w:themeColor="text1"/>
          <w:sz w:val="24"/>
          <w:szCs w:val="24"/>
        </w:rPr>
        <w:t xml:space="preserve"> introgression between the mallard and spot-billed duck </w:t>
      </w:r>
      <w:r w:rsidR="002024DB">
        <w:rPr>
          <w:rFonts w:ascii="Times New Roman" w:hAnsi="Times New Roman" w:cs="Times New Roman"/>
          <w:color w:val="000000" w:themeColor="text1"/>
          <w:sz w:val="24"/>
          <w:szCs w:val="24"/>
        </w:rPr>
        <w:t xml:space="preserve">(Fig. 2d; </w:t>
      </w:r>
      <w:r w:rsidR="00157569">
        <w:rPr>
          <w:rFonts w:ascii="Times New Roman" w:hAnsi="Times New Roman" w:cs="Times New Roman"/>
          <w:color w:val="000000" w:themeColor="text1"/>
          <w:sz w:val="24"/>
          <w:szCs w:val="24"/>
        </w:rPr>
        <w:t>Fig. S14</w:t>
      </w:r>
      <w:r w:rsidR="002024DB">
        <w:rPr>
          <w:rFonts w:ascii="Times New Roman" w:hAnsi="Times New Roman" w:cs="Times New Roman"/>
          <w:color w:val="000000" w:themeColor="text1"/>
          <w:sz w:val="24"/>
          <w:szCs w:val="24"/>
        </w:rPr>
        <w:t>)</w:t>
      </w:r>
      <w:r w:rsidR="00F3625B">
        <w:rPr>
          <w:rFonts w:ascii="Times New Roman" w:hAnsi="Times New Roman" w:cs="Times New Roman"/>
          <w:color w:val="000000" w:themeColor="text1"/>
          <w:sz w:val="24"/>
          <w:szCs w:val="24"/>
        </w:rPr>
        <w:t xml:space="preserve">. </w:t>
      </w:r>
      <w:r w:rsidR="007237A0" w:rsidRPr="007237A0">
        <w:rPr>
          <w:rFonts w:ascii="Times New Roman" w:hAnsi="Times New Roman" w:cs="Times New Roman"/>
          <w:color w:val="000000" w:themeColor="text1"/>
          <w:sz w:val="24"/>
          <w:szCs w:val="24"/>
        </w:rPr>
        <w:t xml:space="preserve">Subsequent </w:t>
      </w:r>
      <w:bookmarkStart w:id="213" w:name="_Hlk517026095"/>
      <w:r w:rsidR="007237A0" w:rsidRPr="007237A0">
        <w:rPr>
          <w:rFonts w:ascii="Times New Roman" w:hAnsi="Times New Roman" w:cs="Times New Roman"/>
          <w:color w:val="000000" w:themeColor="text1"/>
          <w:sz w:val="24"/>
          <w:szCs w:val="24"/>
        </w:rPr>
        <w:t>∂</w:t>
      </w:r>
      <w:proofErr w:type="spellStart"/>
      <w:r w:rsidR="007237A0" w:rsidRPr="007237A0">
        <w:rPr>
          <w:rFonts w:ascii="Times New Roman" w:hAnsi="Times New Roman" w:cs="Times New Roman"/>
          <w:color w:val="000000" w:themeColor="text1"/>
          <w:sz w:val="24"/>
          <w:szCs w:val="24"/>
        </w:rPr>
        <w:t>a∂i</w:t>
      </w:r>
      <w:proofErr w:type="spellEnd"/>
      <w:r w:rsidR="007237A0" w:rsidRPr="007237A0">
        <w:rPr>
          <w:rFonts w:ascii="Times New Roman" w:hAnsi="Times New Roman" w:cs="Times New Roman"/>
          <w:color w:val="000000" w:themeColor="text1"/>
          <w:sz w:val="24"/>
          <w:szCs w:val="24"/>
        </w:rPr>
        <w:t xml:space="preserve"> and PSMC simulations that rely on different data sets and theory reconstructed the perfect matched demographic history further support the robustness of our inference</w:t>
      </w:r>
      <w:bookmarkEnd w:id="213"/>
      <w:r w:rsidR="007237A0">
        <w:rPr>
          <w:rFonts w:ascii="Times New Roman" w:hAnsi="Times New Roman" w:cs="Times New Roman"/>
          <w:color w:val="000000" w:themeColor="text1"/>
          <w:sz w:val="24"/>
          <w:szCs w:val="24"/>
        </w:rPr>
        <w:t>.</w:t>
      </w:r>
      <w:r w:rsidR="00A91F6A">
        <w:rPr>
          <w:rFonts w:ascii="Times New Roman" w:hAnsi="Times New Roman" w:cs="Times New Roman"/>
          <w:color w:val="000000" w:themeColor="text1"/>
          <w:sz w:val="24"/>
          <w:szCs w:val="24"/>
        </w:rPr>
        <w:t xml:space="preserve"> In addition, the subsequent observations of </w:t>
      </w:r>
      <w:r w:rsidR="00A91F6A" w:rsidRPr="005E7DAE">
        <w:rPr>
          <w:rFonts w:ascii="Times New Roman" w:hAnsi="Times New Roman" w:cs="Times New Roman"/>
          <w:i/>
          <w:color w:val="000000" w:themeColor="text1"/>
          <w:sz w:val="24"/>
          <w:szCs w:val="24"/>
        </w:rPr>
        <w:t>F</w:t>
      </w:r>
      <w:r w:rsidR="00A91F6A" w:rsidRPr="005E7DAE">
        <w:rPr>
          <w:rFonts w:ascii="Times New Roman" w:hAnsi="Times New Roman" w:cs="Times New Roman"/>
          <w:i/>
          <w:color w:val="000000" w:themeColor="text1"/>
          <w:sz w:val="24"/>
          <w:szCs w:val="24"/>
          <w:vertAlign w:val="subscript"/>
        </w:rPr>
        <w:t>ST</w:t>
      </w:r>
      <w:r w:rsidR="00A91F6A">
        <w:rPr>
          <w:rFonts w:ascii="Times New Roman" w:hAnsi="Times New Roman" w:cs="Times New Roman"/>
          <w:color w:val="000000" w:themeColor="text1"/>
          <w:sz w:val="24"/>
          <w:szCs w:val="24"/>
        </w:rPr>
        <w:t xml:space="preserve"> on domestication and speciation analyses are consistent with or could be best explained by this phylogen</w:t>
      </w:r>
      <w:r w:rsidR="00DD39DE">
        <w:rPr>
          <w:rFonts w:ascii="Times New Roman" w:hAnsi="Times New Roman" w:cs="Times New Roman"/>
          <w:color w:val="000000" w:themeColor="text1"/>
          <w:sz w:val="24"/>
          <w:szCs w:val="24"/>
        </w:rPr>
        <w:t>ic</w:t>
      </w:r>
      <w:r w:rsidR="00A91F6A">
        <w:rPr>
          <w:rFonts w:ascii="Times New Roman" w:hAnsi="Times New Roman" w:cs="Times New Roman"/>
          <w:color w:val="000000" w:themeColor="text1"/>
          <w:sz w:val="24"/>
          <w:szCs w:val="24"/>
        </w:rPr>
        <w:t xml:space="preserve"> inference</w:t>
      </w:r>
      <w:r w:rsidR="00DD39DE">
        <w:rPr>
          <w:rFonts w:ascii="Times New Roman" w:hAnsi="Times New Roman" w:cs="Times New Roman"/>
          <w:color w:val="000000" w:themeColor="text1"/>
          <w:sz w:val="24"/>
          <w:szCs w:val="24"/>
        </w:rPr>
        <w:t xml:space="preserve"> (Fig. 5b)</w:t>
      </w:r>
      <w:r w:rsidR="00AF05A4">
        <w:rPr>
          <w:rFonts w:ascii="Times New Roman" w:hAnsi="Times New Roman" w:cs="Times New Roman"/>
          <w:color w:val="000000" w:themeColor="text1"/>
          <w:sz w:val="24"/>
          <w:szCs w:val="24"/>
        </w:rPr>
        <w:t>.</w:t>
      </w:r>
    </w:p>
    <w:p w14:paraId="22C36B4C" w14:textId="05D017BD" w:rsidR="00265F8B" w:rsidRDefault="00265F8B" w:rsidP="00DF750C">
      <w:pPr>
        <w:spacing w:line="480" w:lineRule="auto"/>
        <w:rPr>
          <w:rFonts w:ascii="Times New Roman" w:hAnsi="Times New Roman" w:cs="Times New Roman"/>
          <w:sz w:val="24"/>
          <w:szCs w:val="24"/>
        </w:rPr>
      </w:pPr>
      <w:r>
        <w:rPr>
          <w:rFonts w:ascii="Times New Roman" w:hAnsi="Times New Roman" w:cs="Times New Roman"/>
          <w:sz w:val="24"/>
          <w:szCs w:val="24"/>
        </w:rPr>
        <w:t>Accumulated studies have revealed that ext</w:t>
      </w:r>
      <w:r w:rsidR="00DF6FC9">
        <w:rPr>
          <w:rFonts w:ascii="Times New Roman" w:hAnsi="Times New Roman" w:cs="Times New Roman"/>
          <w:sz w:val="24"/>
          <w:szCs w:val="24"/>
        </w:rPr>
        <w:t>a</w:t>
      </w:r>
      <w:r>
        <w:rPr>
          <w:rFonts w:ascii="Times New Roman" w:hAnsi="Times New Roman" w:cs="Times New Roman"/>
          <w:sz w:val="24"/>
          <w:szCs w:val="24"/>
        </w:rPr>
        <w:t xml:space="preserve">nt wild animal may not be the wild </w:t>
      </w:r>
      <w:r>
        <w:rPr>
          <w:rFonts w:ascii="Times New Roman" w:hAnsi="Times New Roman" w:cs="Times New Roman"/>
          <w:sz w:val="24"/>
          <w:szCs w:val="24"/>
        </w:rPr>
        <w:lastRenderedPageBreak/>
        <w:t>progenitors of its domestic forms (dog, horse, pig)</w:t>
      </w:r>
      <w:r w:rsidRPr="00194533">
        <w:rPr>
          <w:rFonts w:ascii="Times New Roman" w:hAnsi="Times New Roman" w:cs="Times New Roman"/>
          <w:sz w:val="24"/>
          <w:szCs w:val="24"/>
        </w:rPr>
        <w:fldChar w:fldCharType="begin">
          <w:fldData xml:space="preserve">PEVuZE5vdGU+PENpdGU+PEF1dGhvcj5XYXJtdXRoPC9BdXRob3I+PFllYXI+MjAxMjwvWWVhcj48
UmVjTnVtPjEyMzwvUmVjTnVtPjxEaXNwbGF5VGV4dD4oNiwgNTAtNTIpPC9EaXNwbGF5VGV4dD48
cmVjb3JkPjxyZWMtbnVtYmVyPjEyMzwvcmVjLW51bWJlcj48Zm9yZWlnbi1rZXlzPjxrZXkgYXBw
PSJFTiIgZGItaWQ9ImF0d3d6ZHI1OXc5ejk5ZWZ3NXd4ZHc1Y2Z2cno1cnNmZDIwNSIgdGltZXN0
YW1wPSIwIj4xMjM8L2tleT48L2ZvcmVpZ24ta2V5cz48cmVmLXR5cGUgbmFtZT0iSm91cm5hbCBB
cnRpY2xlIj4xNzwvcmVmLXR5cGU+PGNvbnRyaWJ1dG9ycz48YXV0aG9ycz48YXV0aG9yPldhcm11
dGgsIFYuPC9hdXRob3I+PGF1dGhvcj5Fcmlrc3NvbiwgQS48L2F1dGhvcj48YXV0aG9yPkJvd2Vy
LCBNLiBBLjwvYXV0aG9yPjxhdXRob3I+QmFya2VyLCBHLjwvYXV0aG9yPjxhdXRob3I+QmFycmV0
dCwgRS48L2F1dGhvcj48YXV0aG9yPkhhbmtzLCBCLiBLLjwvYXV0aG9yPjxhdXRob3I+TGksIFMu
PC9hdXRob3I+PGF1dGhvcj5Mb21pdGFzaHZpbGksIEQuPC9hdXRob3I+PGF1dGhvcj5PY2hpci1H
b3J5YWV2YSwgTS48L2F1dGhvcj48YXV0aG9yPlNpem9ub3YsIEcuIFYuPC9hdXRob3I+PGF1dGhv
cj5Tb3lvbm92LCBWLjwvYXV0aG9yPjxhdXRob3I+TWFuaWNhLCBBLjwvYXV0aG9yPjwvYXV0aG9y
cz48L2NvbnRyaWJ1dG9ycz48YXV0aC1hZGRyZXNzPkRlcGFydG1lbnQgb2YgWm9vbG9neSwgVW5p
dmVyc2l0eSBvZiBDYW1icmlkZ2UsIENhbWJyaWRnZSBDQjIgM0VKLCBVbml0ZWQgS2luZ2RvbS4g
dm13MjNAY2FtLmFjLnVrPC9hdXRoLWFkZHJlc3M+PHRpdGxlcz48dGl0bGU+UmVjb25zdHJ1Y3Rp
bmcgdGhlIG9yaWdpbiBhbmQgc3ByZWFkIG9mIGhvcnNlIGRvbWVzdGljYXRpb24gaW4gdGhlIEV1
cmFzaWFuIHN0ZXBwZTwvdGl0bGU+PHNlY29uZGFyeS10aXRsZT5Qcm9jIE5hdGwgQWNhZCBTY2kg
VSBTIEE8L3NlY29uZGFyeS10aXRsZT48L3RpdGxlcz48cGFnZXM+ODIwMi02PC9wYWdlcz48dm9s
dW1lPjEwOTwvdm9sdW1lPjxudW1iZXI+MjE8L251bWJlcj48a2V5d29yZHM+PGtleXdvcmQ+QWxn
b3JpdGhtczwva2V5d29yZD48a2V5d29yZD5BbmltYWxzPC9rZXl3b3JkPjxrZXl3b3JkPkFuaW1h
bHMsIERvbWVzdGljLypnZW5ldGljczwva2V5d29yZD48a2V5d29yZD5BbmltYWxzLCBXaWxkLypn
ZW5ldGljczwva2V5d29yZD48a2V5d29yZD5BcmNoYWVvbG9neTwva2V5d29yZD48a2V5d29yZD5B
c2lhPC9rZXl3b3JkPjxrZXl3b3JkPkROQSwgTWl0b2Nob25kcmlhbC8qZ2VuZXRpY3M8L2tleXdv
cmQ+PGtleXdvcmQ+RXVyb3BlPC9rZXl3b3JkPjxrZXl3b3JkPkdlbmV0aWNzLCBQb3B1bGF0aW9u
PC9rZXl3b3JkPjxrZXl3b3JkPkhvcnNlcy8qZ2VuZXRpY3M8L2tleXdvcmQ+PGtleXdvcmQ+TWlj
cm9zYXRlbGxpdGUgUmVwZWF0cy9nZW5ldGljczwva2V5d29yZD48a2V5d29yZD5Nb2RlbHMsIEdl
bmV0aWM8L2tleXdvcmQ+PGtleXdvcmQ+WSBDaHJvbW9zb21lLypnZW5ldGljczwva2V5d29yZD48
L2tleXdvcmRzPjxkYXRlcz48eWVhcj4yMDEyPC95ZWFyPjxwdWItZGF0ZXM+PGRhdGU+TWF5IDIy
PC9kYXRlPjwvcHViLWRhdGVzPjwvZGF0ZXM+PGlzYm4+MTA5MS02NDkwIChFbGVjdHJvbmljKSYj
eEQ7MDAyNy04NDI0IChMaW5raW5nKTwvaXNibj48YWNjZXNzaW9uLW51bT4yMjU2NjYzOTwvYWNj
ZXNzaW9uLW51bT48dXJscz48cmVsYXRlZC11cmxzPjx1cmw+aHR0cHM6Ly93d3cubmNiaS5ubG0u
bmloLmdvdi9wdWJtZWQvMjI1NjY2Mzk8L3VybD48L3JlbGF0ZWQtdXJscz48L3VybHM+PGN1c3Rv
bTI+UE1DMzM2MTQwMDwvY3VzdG9tMj48ZWxlY3Ryb25pYy1yZXNvdXJjZS1udW0+MTAuMTA3My9w
bmFzLjExMTExMjIxMDk8L2VsZWN0cm9uaWMtcmVzb3VyY2UtbnVtPjwvcmVjb3JkPjwvQ2l0ZT48
Q2l0ZT48QXV0aG9yPkJvdGlndWU8L0F1dGhvcj48WWVhcj4yMDE3PC9ZZWFyPjxSZWNOdW0+MTI0
PC9SZWNOdW0+PHJlY29yZD48cmVjLW51bWJlcj4xMjQ8L3JlYy1udW1iZXI+PGZvcmVpZ24ta2V5
cz48a2V5IGFwcD0iRU4iIGRiLWlkPSJhdHd3emRyNTl3OXo5OWVmdzV3eGR3NWNmdnJ6NXJzZmQy
MDUiIHRpbWVzdGFtcD0iMCI+MTI0PC9rZXk+PC9mb3JlaWduLWtleXM+PHJlZi10eXBlIG5hbWU9
IkpvdXJuYWwgQXJ0aWNsZSI+MTc8L3JlZi10eXBlPjxjb250cmlidXRvcnM+PGF1dGhvcnM+PGF1
dGhvcj5Cb3RpZ3VlLCBMLiBSLjwvYXV0aG9yPjxhdXRob3I+U29uZywgUy48L2F1dGhvcj48YXV0
aG9yPlNjaGV1LCBBLjwvYXV0aG9yPjxhdXRob3I+R29wYWxhbiwgUy48L2F1dGhvcj48YXV0aG9y
PlBlbmRsZXRvbiwgQS4gTC48L2F1dGhvcj48YXV0aG9yPk9ldGplbnMsIE0uPC9hdXRob3I+PGF1
dGhvcj5UYXJhdmVsbGEsIEEuIE0uPC9hdXRob3I+PGF1dGhvcj5TZXJlZ2VseSwgVC48L2F1dGhv
cj48YXV0aG9yPlplZWItTGFueiwgQS48L2F1dGhvcj48YXV0aG9yPkFyYm9nYXN0LCBSLiBNLjwv
YXV0aG9yPjxhdXRob3I+Qm9ibywgRC48L2F1dGhvcj48YXV0aG9yPkRhbHksIEsuPC9hdXRob3I+
PGF1dGhvcj5VbnRlcmxhbmRlciwgTS48L2F1dGhvcj48YXV0aG9yPkJ1cmdlciwgSi48L2F1dGhv
cj48YXV0aG9yPktpZGQsIEouIE0uPC9hdXRob3I+PGF1dGhvcj5WZWVyYW1haCwgSy4gUi48L2F1
dGhvcj48L2F1dGhvcnM+PC9jb250cmlidXRvcnM+PGF1dGgtYWRkcmVzcz5EZXBhcnRtZW50IG9m
IEVjb2xvZ3kgYW5kIEV2b2x1dGlvbiwgU3RvbnkgQnJvb2sgVW5pdmVyc2l0eSwgU3RvbnkgQnJv
b2ssIE5ldyBZb3JrIDExNzk0LTUyNDUsIFVTQS4mI3hEO0RlcGFydG1lbnQgb2YgQ29tcHV0YXRp
b25hbCBNZWRpY2luZSBhbmQgQmlvaW5mb3JtYXRpY3MsIFVuaXZlcnNpdHkgb2YgTWljaGlnYW4s
IEFubiBBcmJvciwgTWljaGlnYW4gNDgxMDksIFVTQS4mI3hEO1BhbGFlb2dlbmV0aWNzIEdyb3Vw
LCBKb2hhbm5lcyBHdXRlbmJlcmctVW5pdmVyc2l0eSBNYWlueiwgNTUwOTkgTWFpbnosIEdlcm1h
bnkuJiN4RDtTbXVyZml0IEluc3RpdHV0ZSBvZiBHZW5ldGljcywgVHJpbml0eSBDb2xsZWdlIER1
YmxpbiwgRHVibGluIDIsIElyZWxhbmQuJiN4RDtEZXBhcnRtZW50IG9mIEh1bWFuIEdlbmV0aWNz
LCBVbml2ZXJzaXR5IG9mIE1pY2hpZ2FuLCBBbm4gQXJib3IsIE1pY2hpZ2FuIDQ4MTA5LCBVU0Eu
JiN4RDtEZXBhcnRtZW50IG9mIFByZWhpc3RvcmljIEFyY2hhZW9sb2d5LCBJbnN0aXR1dGUgb2Yg
QXJjaGFlb2xvZ3ksIEhlcml0YWdlIFNjaWVuY2VzIGFuZCBBcnQgSGlzdG9yeSwgVW5pdmVyc2l0
eSBvZiBCYW1iZXJnLCA5NjA0NSBCYW1iZXJnLCBHZXJtYW55LiYjeEQ7R2VuZXJhbGRpcmVrdGlv
biBLdWx0dXJlbGxlcyBFcmJlIFJoZWlubGFuZC1QZmFseiwgRGlyZWt0aW9uIExhbmRlc2FyY2hh
b2xvZ2llLCBBdXNzZW5zdGVsbGUgU3BleWVyLCA2NzM0NiBTcGV5ZXIsIEdlcm1hbnkuJiN4RDtD
TlJTIFVNUiA3MDQ0LVVEUywgNSBBbGxlZSBkdSBHZW5lcmFsIFJvdXZpbGxvaXMgRiA2NzA4MyBT
dHJhc2JvdXJnLCBGcmFuY2UuPC9hdXRoLWFkZHJlc3M+PHRpdGxlcz48dGl0bGU+QW5jaWVudCBF
dXJvcGVhbiBkb2cgZ2Vub21lcyByZXZlYWwgY29udGludWl0eSBzaW5jZSB0aGUgRWFybHkgTmVv
bGl0aGljPC90aXRsZT48c2Vjb25kYXJ5LXRpdGxlPk5hdCBDb21tdW48L3NlY29uZGFyeS10aXRs
ZT48L3RpdGxlcz48cGFnZXM+MTYwODI8L3BhZ2VzPjx2b2x1bWU+ODwvdm9sdW1lPjxkYXRlcz48
eWVhcj4yMDE3PC95ZWFyPjxwdWItZGF0ZXM+PGRhdGU+SnVsIDE4PC9kYXRlPjwvcHViLWRhdGVz
PjwvZGF0ZXM+PGlzYm4+MjA0MS0xNzIzIChFbGVjdHJvbmljKSYjeEQ7MjA0MS0xNzIzIChMaW5r
aW5nKTwvaXNibj48YWNjZXNzaW9uLW51bT4yODcxOTU3NDwvYWNjZXNzaW9uLW51bT48dXJscz48
cmVsYXRlZC11cmxzPjx1cmw+aHR0cHM6Ly93d3cubmNiaS5ubG0ubmloLmdvdi9wdWJtZWQvMjg3
MTk1NzQ8L3VybD48L3JlbGF0ZWQtdXJscz48L3VybHM+PGN1c3RvbTI+UE1DNTUyMDA1ODwvY3Vz
dG9tMj48ZWxlY3Ryb25pYy1yZXNvdXJjZS1udW0+MTAuMTAzOC9uY29tbXMxNjA4MjwvZWxlY3Ry
b25pYy1yZXNvdXJjZS1udW0+PC9yZWNvcmQ+PC9DaXRlPjxDaXRlPjxBdXRob3I+RnJhbnR6PC9B
dXRob3I+PFllYXI+MjAxNjwvWWVhcj48UmVjTnVtPjEyNTwvUmVjTnVtPjxyZWNvcmQ+PHJlYy1u
dW1iZXI+MTI1PC9yZWMtbnVtYmVyPjxmb3JlaWduLWtleXM+PGtleSBhcHA9IkVOIiBkYi1pZD0i
YXR3d3pkcjU5dzl6OTllZnc1d3hkdzVjZnZyejVyc2ZkMjA1IiB0aW1lc3RhbXA9IjAiPjEyNTwv
a2V5PjwvZm9yZWlnbi1rZXlzPjxyZWYtdHlwZSBuYW1lPSJKb3VybmFsIEFydGljbGUiPjE3PC9y
ZWYtdHlwZT48Y29udHJpYnV0b3JzPjxhdXRob3JzPjxhdXRob3I+RnJhbnR6LCBMLiBBLjwvYXV0
aG9yPjxhdXRob3I+TXVsbGluLCBWLiBFLjwvYXV0aG9yPjxhdXRob3I+UGlvbm5pZXItQ2FwaXRh
biwgTS48L2F1dGhvcj48YXV0aG9yPkxlYnJhc3NldXIsIE8uPC9hdXRob3I+PGF1dGhvcj5PbGxp
dmllciwgTS48L2F1dGhvcj48YXV0aG9yPlBlcnJpLCBBLjwvYXV0aG9yPjxhdXRob3I+TGluZGVy
aG9sbSwgQS48L2F1dGhvcj48YXV0aG9yPk1hdHRpYW5nZWxpLCBWLjwvYXV0aG9yPjxhdXRob3I+
VGVhc2RhbGUsIE0uIEQuPC9hdXRob3I+PGF1dGhvcj5EaW1vcG91bG9zLCBFLiBBLjwvYXV0aG9y
PjxhdXRob3I+VHJlc3NldCwgQS48L2F1dGhvcj48YXV0aG9yPkR1ZmZyYWlzc2UsIE0uPC9hdXRo
b3I+PGF1dGhvcj5NY0Nvcm1pY2ssIEYuPC9hdXRob3I+PGF1dGhvcj5CYXJ0b3NpZXdpY3osIEwu
PC9hdXRob3I+PGF1dGhvcj5HYWwsIEUuPC9hdXRob3I+PGF1dGhvcj5OeWVyZ2VzLCBFLiBBLjwv
YXV0aG9yPjxhdXRob3I+U2FibGluLCBNLiBWLjwvYXV0aG9yPjxhdXRob3I+QnJlaGFyZCwgUy48
L2F1dGhvcj48YXV0aG9yPk1hc2hrb3VyLCBNLjwvYXV0aG9yPjxhdXRob3I+QmFsYXNlc2N1LCBB
LjwvYXV0aG9yPjxhdXRob3I+R2lsbGV0LCBCLjwvYXV0aG9yPjxhdXRob3I+SHVnaGVzLCBTLjwv
YXV0aG9yPjxhdXRob3I+Q2hhc3NhaW5nLCBPLjwvYXV0aG9yPjxhdXRob3I+SGl0dGUsIEMuPC9h
dXRob3I+PGF1dGhvcj5WaWduZSwgSi4gRC48L2F1dGhvcj48YXV0aG9yPkRvYm5leSwgSy48L2F1
dGhvcj48YXV0aG9yPkhhbm5pLCBDLjwvYXV0aG9yPjxhdXRob3I+QnJhZGxleSwgRC4gRy48L2F1
dGhvcj48YXV0aG9yPkxhcnNvbiwgRy48L2F1dGhvcj48L2F1dGhvcnM+PC9jb250cmlidXRvcnM+
PGF1dGgtYWRkcmVzcz5UaGUgUGFsYWVvZ2Vub21pY3MgYW5kIEJpby1BcmNoYWVvbG9neSBSZXNl
YXJjaCBOZXR3b3JrLCBSZXNlYXJjaCBMYWJvcmF0b3J5IGZvciBBcmNoYWVvbG9neSBhbmQgSGlz
dG9yeSBvZiBBcnQsIFVuaXZlcnNpdHkgb2YgT3hmb3JkLCBPeGZvcmQsIFVLLiBsYXVyZW50LmZy
YW50ekBhcmNoLm94LmFjLnVrIGdyZWdlci5sYXJzb25AYXJjaC5veC5hYy51ayBkYnJhZGxleUB0
Y2QuaWUuJiN4RDtTbXVyZml0IEluc3RpdHV0ZSBvZiBHZW5ldGljcywgVHJpbml0eSBDb2xsZWdl
IER1YmxpbiwgRHVibGluIDIsIElyZWxhbmQuJiN4RDtDTlJTL0VOUyBkZSBMeW9uLCBJR0ZMLCBV
TVIgNTI0MiBhbmQgRnJlbmNoIE5hdGlvbmFsIFBsYXRmb3JtIG9mIFBhbGVvZ2VuZXRpY3MsIFBB
TEdFTkUsIEVjb2xlIE5vcm1hbGUgU3VwZXJpZXVyZSBkZSBMeW9uLCA0NiBBbGxlZSBkJmFwb3M7
SXRhbGllLCA2OTM2NCBMeW9uIENlZGV4IDA3LCBGcmFuY2UvVW5pdmVyc2l0ZSBHcmVub2JsZSBB
bHBlcywgTGFib3JhdG9pcmUgZCZhcG9zO0Vjb2xvZ2llIEFscGluZSAoTEVDQSksIEYtMzgwMDAg
R3Jlbm9ibGUsIEZyYW5jZS4gQ05SUy9NdXNldW0gTmF0aW9uYWwgZCZhcG9zO0hpc3RvaXJlIE5h
dHVyZWxsZS9Tb3Jib25uZSBVbml2ZXJzaXRlcywgQXJjaGVvem9vbG9naWUsIEFyY2hlb2JvdGFu
aXF1ZTogU29jaWV0ZXMsIFByYXRpcXVlcyBldCBFbnZpcm9ubmVtZW50IChVTVIgNzIwOSksIENQ
NTYsIDU1IHJ1ZSBCdWZmb24sIEYtNzUwMDUgUGFyaXMsIEZyYW5jZS4mI3hEO1RoZSBQYWxhZW9n
ZW5vbWljcyBhbmQgQmlvLUFyY2hhZW9sb2d5IFJlc2VhcmNoIE5ldHdvcmssIFJlc2VhcmNoIExh
Ym9yYXRvcnkgZm9yIEFyY2hhZW9sb2d5IGFuZCBIaXN0b3J5IG9mIEFydCwgVW5pdmVyc2l0eSBv
ZiBPeGZvcmQsIE94Zm9yZCwgVUsuJiN4RDtDTlJTL0VOUyBkZSBMeW9uLCBJR0ZMLCBVTVIgNTI0
MiBhbmQgRnJlbmNoIE5hdGlvbmFsIFBsYXRmb3JtIG9mIFBhbGVvZ2VuZXRpY3MsIFBBTEdFTkUs
IEVjb2xlIE5vcm1hbGUgU3VwZXJpZXVyZSBkZSBMeW9uLCA0NiBBbGxlZSBkJmFwb3M7SXRhbGll
LCA2OTM2NCBMeW9uIENlZGV4IDA3LCBGcmFuY2UvVW5pdmVyc2l0ZSBHcmVub2JsZSBBbHBlcywg
TGFib3JhdG9pcmUgZCZhcG9zO0Vjb2xvZ2llIEFscGluZSAoTEVDQSksIEYtMzgwMDAgR3Jlbm9i
bGUsIEZyYW5jZS4mI3hEO0RlcGFydG1lbnQgb2YgSHVtYW4gRXZvbHV0aW9uLCBNYXggUGxhbmNr
IEluc3RpdHV0ZSBmb3IgRXZvbHV0aW9uYXJ5IEFudGhyb3BvbG9neSwgMDQxMDMgTGVpcHppZywg
R2VybWFueS4mI3hEO1RoZSBQYWxhZW9nZW5vbWljcyBhbmQgQmlvLUFyY2hhZW9sb2d5IFJlc2Vh
cmNoIE5ldHdvcmssIFJlc2VhcmNoIExhYm9yYXRvcnkgZm9yIEFyY2hhZW9sb2d5IGFuZCBIaXN0
b3J5IG9mIEFydCwgVW5pdmVyc2l0eSBvZiBPeGZvcmQsIE94Zm9yZCwgVUsuIERlcGFydG1lbnQg
b2YgQW50aHJvcG9sb2d5LCBUZXhhcyBBJmFtcDtNIFVuaXZlcnNpdHksIENvbGxlZ2UgU3RhdGlv
biwgVFggNzc4NDMtNDM1MiwgVVNBLiYjeEQ7VGhlIFBhbGFlb2dlbm9taWNzIGFuZCBCaW8tQXJj
aGFlb2xvZ3kgUmVzZWFyY2ggTmV0d29yaywgUmVzZWFyY2ggTGFib3JhdG9yeSBmb3IgQXJjaGFl
b2xvZ3kgYW5kIEhpc3Rvcnkgb2YgQXJ0LCBVbml2ZXJzaXR5IG9mIE94Zm9yZCwgT3hmb3JkLCBV
Sy4gU2Nob29sIG9mIEJpb2xvZ3ksIEFyaXN0b3RsZSBVbml2ZXJzaXR5IG9mIFRoZXNzYWxvbmlr
aSwgVGhlc3NhbG9uaWtpLCBHcmVlY2UuJiN4RDtDTlJTL011c2V1bSBOYXRpb25hbCBkJmFwb3M7
SGlzdG9pcmUgTmF0dXJlbGxlL1NvcmJvbm5lIFVuaXZlcnNpdGVzLCBBcmNoZW96b29sb2dpZSwg
QXJjaGVvYm90YW5pcXVlOiBTb2NpZXRlcywgUHJhdGlxdWVzIGV0IEVudmlyb25uZW1lbnQgKFVN
UiA3MjA5KSwgQ1A1NiwgNTUgcnVlIEJ1ZmZvbiwgRi03NTAwNSBQYXJpcywgRnJhbmNlLiYjeEQ7
U2Nob29sIG9mIEdlb2dyYXBoeSwgQXJjaGFlb2xvZ3kgYW5kIFBhbGFlb2Vjb2xvZ3ksIFF1ZWVu
JmFwb3M7cyBVbml2ZXJzaXR5IEJlbGZhc3QsIFVuaXZlcnNpdHkgUm9hZCwgQmVsZmFzdCwgTm9y
dGhlcm4gSXJlbGFuZCwgVUsuJiN4RDtPc3Rlb2FyY2hhZW9sb2dpY2FsIFJlc2VhcmNoIExhYm9y
YXRvcnksIFVuaXZlcnNpdHkgb2YgU3RvY2tob2xtLCBTdG9ja2hvbG0sIFN3ZWRlbi4mI3hEO0Fy
Y2hhZW9sb2dpY2FsIEluc3RpdHV0ZSwgUmVzZWFyY2ggQ2VudHJlIGZvciB0aGUgSHVtYW5pdGll
cywgSHVuZ2FyaWFuIEFjYWRlbXkgb2YgU2NpZW5jZXMsIEJ1ZGFwZXN0LCBIdW5nYXJ5LiYjeEQ7
Wm9vbG9naWNhbCBJbnN0aXR1dGUsIFJ1c3NpYW4gQWNhZGVteSBvZiBTY2llbmNlcywgVW5pdmVy
c2l0ZXRza2F5YSBOYWIuIDEsIDE5OTAzNCBTYWludC1QZXRlcnNidXJnLCBSdXNzaWEuJiN4RDtU
aGUgTmF0aW9uYWwgTXVzZXVtIG9mIFJvbWFuaWFuIEhpc3RvcnksIDEyIENhbGVhIFZpY3Rvcmll
aSwgMDMwMDI2IEJ1Y2hhcmVzdCwgUm9tYW5pYS4mI3hEO0luc3RpdHV0IGRlIEdlbmV0aXF1ZSBl
dCBEZXZlbG9wcGVtZW50IGRlIFJlbm5lcywgQ05SUy1VTVI2MjkwLCBVbml2ZXJzaXRlIGRlIFJl
bm5lcyAxLCBSZW5uZXMsIEZyYW5jZS4mI3hEO0RlcGFydG1lbnQgb2YgQXJjaGFlb2xvZ3ksIFNj
aG9vbCBvZiBHZW9zY2llbmNlcywgVW5pdmVyc2l0eSBvZiBBYmVyZGVlbiwgU3QuIE1hcnkmYXBv
cztzLCBFbHBoaW5zdG9uZSBSb2FkLCBBQjI0IDNVRiwgVUsuIERlcGFydG1lbnQgb2YgQXJjaGFl
b2xvZ3ksIENsYXNzaWNzIGFuZCBFZ3lwdG9sb2d5LCBVbml2ZXJzaXR5IG9mIExpdmVycG9vbCwg
MTItMTQgQWJlcmNyb21ieSBTcXVhcmUsIExpdmVycG9vbCBMNjkgN1daLCBVSy4mI3hEO1NtdXJm
aXQgSW5zdGl0dXRlIG9mIEdlbmV0aWNzLCBUcmluaXR5IENvbGxlZ2UgRHVibGluLCBEdWJsaW4g
MiwgSXJlbGFuZC4gbGF1cmVudC5mcmFudHpAYXJjaC5veC5hYy51ayBncmVnZXIubGFyc29uQGFy
Y2gub3guYWMudWsgZGJyYWRsZXlAdGNkLmllLjwvYXV0aC1hZGRyZXNzPjx0aXRsZXM+PHRpdGxl
Pkdlbm9taWMgYW5kIGFyY2hhZW9sb2dpY2FsIGV2aWRlbmNlIHN1Z2dlc3QgYSBkdWFsIG9yaWdp
biBvZiBkb21lc3RpYyBkb2dzPC90aXRsZT48c2Vjb25kYXJ5LXRpdGxlPlNjaWVuY2U8L3NlY29u
ZGFyeS10aXRsZT48L3RpdGxlcz48cGFnZXM+MTIyOC0zMTwvcGFnZXM+PHZvbHVtZT4zNTI8L3Zv
bHVtZT48bnVtYmVyPjYyOTA8L251bWJlcj48a2V5d29yZHM+PGtleXdvcmQ+QW5pbWFsczwva2V5
d29yZD48a2V5d29yZD5BbmltYWxzLCBEb21lc3RpYy8qZ2VuZXRpY3M8L2tleXdvcmQ+PGtleXdv
cmQ+QXJjaGFlb2xvZ3k8L2tleXdvcmQ+PGtleXdvcmQ+RE5BLCBNaXRvY2hvbmRyaWFsL2dlbmV0
aWNzPC9rZXl3b3JkPjxrZXl3b3JkPkRvZ3MvY2xhc3NpZmljYXRpb24vKmdlbmV0aWNzPC9rZXl3
b3JkPjxrZXl3b3JkPkV1cm9wZTwva2V5d29yZD48a2V5d29yZD5GYXIgRWFzdDwva2V5d29yZD48
a2V5d29yZD5HZW5vbWljczwva2V5d29yZD48a2V5d29yZD5IYXBsb3R5cGVzPC9rZXl3b3JkPjxr
ZXl3b3JkPkh1bWFuIE1pZ3JhdGlvbjwva2V5d29yZD48a2V5d29yZD5QaHlsb2dlbnk8L2tleXdv
cmQ+PGtleXdvcmQ+V29sdmVzLypnZW5ldGljczwva2V5d29yZD48L2tleXdvcmRzPjxkYXRlcz48
eWVhcj4yMDE2PC95ZWFyPjxwdWItZGF0ZXM+PGRhdGU+SnVuIDM8L2RhdGU+PC9wdWItZGF0ZXM+
PC9kYXRlcz48aXNibj4xMDk1LTkyMDMgKEVsZWN0cm9uaWMpJiN4RDswMDM2LTgwNzUgKExpbmtp
bmcpPC9pc2JuPjxhY2Nlc3Npb24tbnVtPjI3MjU3MjU5PC9hY2Nlc3Npb24tbnVtPjx1cmxzPjxy
ZWxhdGVkLXVybHM+PHVybD5odHRwczovL3d3dy5uY2JpLm5sbS5uaWguZ292L3B1Ym1lZC8yNzI1
NzI1OTwvdXJsPjwvcmVsYXRlZC11cmxzPjwvdXJscz48ZWxlY3Ryb25pYy1yZXNvdXJjZS1udW0+
MTAuMTEyNi9zY2llbmNlLmFhZjMxNjE8L2VsZWN0cm9uaWMtcmVzb3VyY2UtbnVtPjwvcmVjb3Jk
PjwvQ2l0ZT48Q2l0ZT48QXV0aG9yPkZyYW50ejwvQXV0aG9yPjxZZWFyPjIwMTU8L1llYXI+PFJl
Y051bT4xMTQ8L1JlY051bT48cmVjb3JkPjxyZWMtbnVtYmVyPjExNDwvcmVjLW51bWJlcj48Zm9y
ZWlnbi1rZXlzPjxrZXkgYXBwPSJFTiIgZGItaWQ9ImF0d3d6ZHI1OXc5ejk5ZWZ3NXd4ZHc1Y2Z2
cno1cnNmZDIwNSIgdGltZXN0YW1wPSIwIj4xMTQ8L2tleT48L2ZvcmVpZ24ta2V5cz48cmVmLXR5
cGUgbmFtZT0iSm91cm5hbCBBcnRpY2xlIj4xNzwvcmVmLXR5cGU+PGNvbnRyaWJ1dG9ycz48YXV0
aG9ycz48YXV0aG9yPkZyYW50eiwgTC4gQS48L2F1dGhvcj48YXV0aG9yPlNjaHJhaWJlciwgSi4g
Ry48L2F1dGhvcj48YXV0aG9yPk1hZHNlbiwgTy48L2F1dGhvcj48YXV0aG9yPk1lZ2VucywgSC4g
Si48L2F1dGhvcj48YXV0aG9yPkNhZ2FuLCBBLjwvYXV0aG9yPjxhdXRob3I+Qm9zc2UsIE0uPC9h
dXRob3I+PGF1dGhvcj5QYXVkZWwsIFkuPC9hdXRob3I+PGF1dGhvcj5Dcm9vaWptYW5zLCBSLiBQ
LjwvYXV0aG9yPjxhdXRob3I+TGFyc29uLCBHLjwvYXV0aG9yPjxhdXRob3I+R3JvZW5lbiwgTS4g
QS48L2F1dGhvcj48L2F1dGhvcnM+PC9jb250cmlidXRvcnM+PGF1dGgtYWRkcmVzcz5BbmltYWwg
QnJlZWRpbmcgYW5kIEdlbm9taWNzIEdyb3VwLCBXYWdlbmluZ2VuIFVuaXZlcnNpdHksIFdhZ2Vu
aW5nZW4sIHRoZSBOZXRoZXJsYW5kcy4mI3hEO1BhbGFlb2dlbm9taWNzIGFuZCBCaW8tQXJjaGFl
b2xvZ3kgUmVzZWFyY2ggTmV0d29yaywgUmVzZWFyY2ggTGFib3JhdG9yeSBmb3IgQXJjaGFlb2xv
Z3kgYW5kIEhpc3Rvcnkgb2YgQXJ0LCBVbml2ZXJzaXR5IG9mIE94Zm9yZCwgT3hmb3JkLCBVSy4m
I3hEO0RlcGFydG1lbnQgb2YgSW50ZWdyYXRpdmUgQmlvbG9neSwgVW5pdmVyc2l0eSBvZiBDYWxp
Zm9ybmlhLCBCZXJrZWxleSwgQmVya2VsZXksIENhbGlmb3JuaWEsIFVTQS4mI3hEO0RlcGFydG1l
bnQgb2YgR2Vub21lIFNjaWVuY2VzLCBVbml2ZXJzaXR5IG9mIFdhc2hpbmd0b24sIFNlYXR0bGUs
IFdhc2hpbmd0b24sIFVTQS4mI3hEO0RlcGFydG1lbnQgb2YgRXZvbHV0aW9uYXJ5IEdlbmV0aWNz
LCBNYXggUGxhbmNrIEluc3RpdHV0ZSBmb3IgRXZvbHV0aW9uYXJ5IEFudGhyb3BvbG9neSwgTGVp
cHppZywgR2VybWFueS48L2F1dGgtYWRkcmVzcz48dGl0bGVzPjx0aXRsZT5FdmlkZW5jZSBvZiBs
b25nLXRlcm0gZ2VuZSBmbG93IGFuZCBzZWxlY3Rpb24gZHVyaW5nIGRvbWVzdGljYXRpb24gZnJv
bSBhbmFseXNlcyBvZiBFdXJhc2lhbiB3aWxkIGFuZCBkb21lc3RpYyBwaWcgZ2Vub21lczwvdGl0
bGU+PHNlY29uZGFyeS10aXRsZT5OYXQgR2VuZXQ8L3NlY29uZGFyeS10aXRsZT48L3RpdGxlcz48
cGFnZXM+MTE0MS04PC9wYWdlcz48dm9sdW1lPjQ3PC92b2x1bWU+PG51bWJlcj4xMDwvbnVtYmVy
PjxrZXl3b3Jkcz48a2V5d29yZD5BbmltYWxzPC9rZXl3b3JkPjxrZXl3b3JkPkFuaW1hbHMsIERv
bWVzdGljLypnZW5ldGljczwva2V5d29yZD48a2V5d29yZD5BbmltYWxzLCBXaWxkLypnZW5ldGlj
czwva2V5d29yZD48a2V5d29yZD5Bc2lhPC9rZXl3b3JkPjxrZXl3b3JkPkV1cm9wZTwva2V5d29y
ZD48a2V5d29yZD4qR2VuZSBGbG93PC9rZXl3b3JkPjxrZXl3b3JkPipHZW5vbWU8L2tleXdvcmQ+
PGtleXdvcmQ+U3dpbmUvKmdlbmV0aWNzPC9rZXl3b3JkPjwva2V5d29yZHM+PGRhdGVzPjx5ZWFy
PjIwMTU8L3llYXI+PHB1Yi1kYXRlcz48ZGF0ZT5PY3Q8L2RhdGU+PC9wdWItZGF0ZXM+PC9kYXRl
cz48aXNibj4xNTQ2LTE3MTggKEVsZWN0cm9uaWMpJiN4RDsxMDYxLTQwMzYgKExpbmtpbmcpPC9p
c2JuPjxhY2Nlc3Npb24tbnVtPjI2MzIzMDU4PC9hY2Nlc3Npb24tbnVtPjx1cmxzPjxyZWxhdGVk
LXVybHM+PHVybD5odHRwczovL3d3dy5uY2JpLm5sbS5uaWguZ292L3B1Ym1lZC8yNjMyMzA1ODwv
dXJsPjwvcmVsYXRlZC11cmxzPjwvdXJscz48ZWxlY3Ryb25pYy1yZXNvdXJjZS1udW0+MTAuMTAz
OC9uZy4zMzk0PC9lbGVjdHJvbmljLXJlc291cmNlLW51bT48L3JlY29yZD48L0NpdGU+PC9FbmRO
b3RlPn==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PEVuZE5vdGU+PENpdGU+PEF1dGhvcj5XYXJtdXRoPC9BdXRob3I+PFllYXI+MjAxMjwvWWVhcj48
UmVjTnVtPjEyMzwvUmVjTnVtPjxEaXNwbGF5VGV4dD4oNiwgNTAtNTIpPC9EaXNwbGF5VGV4dD48
cmVjb3JkPjxyZWMtbnVtYmVyPjEyMzwvcmVjLW51bWJlcj48Zm9yZWlnbi1rZXlzPjxrZXkgYXBw
PSJFTiIgZGItaWQ9ImF0d3d6ZHI1OXc5ejk5ZWZ3NXd4ZHc1Y2Z2cno1cnNmZDIwNSIgdGltZXN0
YW1wPSIwIj4xMjM8L2tleT48L2ZvcmVpZ24ta2V5cz48cmVmLXR5cGUgbmFtZT0iSm91cm5hbCBB
cnRpY2xlIj4xNzwvcmVmLXR5cGU+PGNvbnRyaWJ1dG9ycz48YXV0aG9ycz48YXV0aG9yPldhcm11
dGgsIFYuPC9hdXRob3I+PGF1dGhvcj5Fcmlrc3NvbiwgQS48L2F1dGhvcj48YXV0aG9yPkJvd2Vy
LCBNLiBBLjwvYXV0aG9yPjxhdXRob3I+QmFya2VyLCBHLjwvYXV0aG9yPjxhdXRob3I+QmFycmV0
dCwgRS48L2F1dGhvcj48YXV0aG9yPkhhbmtzLCBCLiBLLjwvYXV0aG9yPjxhdXRob3I+TGksIFMu
PC9hdXRob3I+PGF1dGhvcj5Mb21pdGFzaHZpbGksIEQuPC9hdXRob3I+PGF1dGhvcj5PY2hpci1H
b3J5YWV2YSwgTS48L2F1dGhvcj48YXV0aG9yPlNpem9ub3YsIEcuIFYuPC9hdXRob3I+PGF1dGhv
cj5Tb3lvbm92LCBWLjwvYXV0aG9yPjxhdXRob3I+TWFuaWNhLCBBLjwvYXV0aG9yPjwvYXV0aG9y
cz48L2NvbnRyaWJ1dG9ycz48YXV0aC1hZGRyZXNzPkRlcGFydG1lbnQgb2YgWm9vbG9neSwgVW5p
dmVyc2l0eSBvZiBDYW1icmlkZ2UsIENhbWJyaWRnZSBDQjIgM0VKLCBVbml0ZWQgS2luZ2RvbS4g
dm13MjNAY2FtLmFjLnVrPC9hdXRoLWFkZHJlc3M+PHRpdGxlcz48dGl0bGU+UmVjb25zdHJ1Y3Rp
bmcgdGhlIG9yaWdpbiBhbmQgc3ByZWFkIG9mIGhvcnNlIGRvbWVzdGljYXRpb24gaW4gdGhlIEV1
cmFzaWFuIHN0ZXBwZTwvdGl0bGU+PHNlY29uZGFyeS10aXRsZT5Qcm9jIE5hdGwgQWNhZCBTY2kg
VSBTIEE8L3NlY29uZGFyeS10aXRsZT48L3RpdGxlcz48cGFnZXM+ODIwMi02PC9wYWdlcz48dm9s
dW1lPjEwOTwvdm9sdW1lPjxudW1iZXI+MjE8L251bWJlcj48a2V5d29yZHM+PGtleXdvcmQ+QWxn
b3JpdGhtczwva2V5d29yZD48a2V5d29yZD5BbmltYWxzPC9rZXl3b3JkPjxrZXl3b3JkPkFuaW1h
bHMsIERvbWVzdGljLypnZW5ldGljczwva2V5d29yZD48a2V5d29yZD5BbmltYWxzLCBXaWxkLypn
ZW5ldGljczwva2V5d29yZD48a2V5d29yZD5BcmNoYWVvbG9neTwva2V5d29yZD48a2V5d29yZD5B
c2lhPC9rZXl3b3JkPjxrZXl3b3JkPkROQSwgTWl0b2Nob25kcmlhbC8qZ2VuZXRpY3M8L2tleXdv
cmQ+PGtleXdvcmQ+RXVyb3BlPC9rZXl3b3JkPjxrZXl3b3JkPkdlbmV0aWNzLCBQb3B1bGF0aW9u
PC9rZXl3b3JkPjxrZXl3b3JkPkhvcnNlcy8qZ2VuZXRpY3M8L2tleXdvcmQ+PGtleXdvcmQ+TWlj
cm9zYXRlbGxpdGUgUmVwZWF0cy9nZW5ldGljczwva2V5d29yZD48a2V5d29yZD5Nb2RlbHMsIEdl
bmV0aWM8L2tleXdvcmQ+PGtleXdvcmQ+WSBDaHJvbW9zb21lLypnZW5ldGljczwva2V5d29yZD48
L2tleXdvcmRzPjxkYXRlcz48eWVhcj4yMDEyPC95ZWFyPjxwdWItZGF0ZXM+PGRhdGU+TWF5IDIy
PC9kYXRlPjwvcHViLWRhdGVzPjwvZGF0ZXM+PGlzYm4+MTA5MS02NDkwIChFbGVjdHJvbmljKSYj
eEQ7MDAyNy04NDI0IChMaW5raW5nKTwvaXNibj48YWNjZXNzaW9uLW51bT4yMjU2NjYzOTwvYWNj
ZXNzaW9uLW51bT48dXJscz48cmVsYXRlZC11cmxzPjx1cmw+aHR0cHM6Ly93d3cubmNiaS5ubG0u
bmloLmdvdi9wdWJtZWQvMjI1NjY2Mzk8L3VybD48L3JlbGF0ZWQtdXJscz48L3VybHM+PGN1c3Rv
bTI+UE1DMzM2MTQwMDwvY3VzdG9tMj48ZWxlY3Ryb25pYy1yZXNvdXJjZS1udW0+MTAuMTA3My9w
bmFzLjExMTExMjIxMDk8L2VsZWN0cm9uaWMtcmVzb3VyY2UtbnVtPjwvcmVjb3JkPjwvQ2l0ZT48
Q2l0ZT48QXV0aG9yPkJvdGlndWU8L0F1dGhvcj48WWVhcj4yMDE3PC9ZZWFyPjxSZWNOdW0+MTI0
PC9SZWNOdW0+PHJlY29yZD48cmVjLW51bWJlcj4xMjQ8L3JlYy1udW1iZXI+PGZvcmVpZ24ta2V5
cz48a2V5IGFwcD0iRU4iIGRiLWlkPSJhdHd3emRyNTl3OXo5OWVmdzV3eGR3NWNmdnJ6NXJzZmQy
MDUiIHRpbWVzdGFtcD0iMCI+MTI0PC9rZXk+PC9mb3JlaWduLWtleXM+PHJlZi10eXBlIG5hbWU9
IkpvdXJuYWwgQXJ0aWNsZSI+MTc8L3JlZi10eXBlPjxjb250cmlidXRvcnM+PGF1dGhvcnM+PGF1
dGhvcj5Cb3RpZ3VlLCBMLiBSLjwvYXV0aG9yPjxhdXRob3I+U29uZywgUy48L2F1dGhvcj48YXV0
aG9yPlNjaGV1LCBBLjwvYXV0aG9yPjxhdXRob3I+R29wYWxhbiwgUy48L2F1dGhvcj48YXV0aG9y
PlBlbmRsZXRvbiwgQS4gTC48L2F1dGhvcj48YXV0aG9yPk9ldGplbnMsIE0uPC9hdXRob3I+PGF1
dGhvcj5UYXJhdmVsbGEsIEEuIE0uPC9hdXRob3I+PGF1dGhvcj5TZXJlZ2VseSwgVC48L2F1dGhv
cj48YXV0aG9yPlplZWItTGFueiwgQS48L2F1dGhvcj48YXV0aG9yPkFyYm9nYXN0LCBSLiBNLjwv
YXV0aG9yPjxhdXRob3I+Qm9ibywgRC48L2F1dGhvcj48YXV0aG9yPkRhbHksIEsuPC9hdXRob3I+
PGF1dGhvcj5VbnRlcmxhbmRlciwgTS48L2F1dGhvcj48YXV0aG9yPkJ1cmdlciwgSi48L2F1dGhv
cj48YXV0aG9yPktpZGQsIEouIE0uPC9hdXRob3I+PGF1dGhvcj5WZWVyYW1haCwgSy4gUi48L2F1
dGhvcj48L2F1dGhvcnM+PC9jb250cmlidXRvcnM+PGF1dGgtYWRkcmVzcz5EZXBhcnRtZW50IG9m
IEVjb2xvZ3kgYW5kIEV2b2x1dGlvbiwgU3RvbnkgQnJvb2sgVW5pdmVyc2l0eSwgU3RvbnkgQnJv
b2ssIE5ldyBZb3JrIDExNzk0LTUyNDUsIFVTQS4mI3hEO0RlcGFydG1lbnQgb2YgQ29tcHV0YXRp
b25hbCBNZWRpY2luZSBhbmQgQmlvaW5mb3JtYXRpY3MsIFVuaXZlcnNpdHkgb2YgTWljaGlnYW4s
IEFubiBBcmJvciwgTWljaGlnYW4gNDgxMDksIFVTQS4mI3hEO1BhbGFlb2dlbmV0aWNzIEdyb3Vw
LCBKb2hhbm5lcyBHdXRlbmJlcmctVW5pdmVyc2l0eSBNYWlueiwgNTUwOTkgTWFpbnosIEdlcm1h
bnkuJiN4RDtTbXVyZml0IEluc3RpdHV0ZSBvZiBHZW5ldGljcywgVHJpbml0eSBDb2xsZWdlIER1
YmxpbiwgRHVibGluIDIsIElyZWxhbmQuJiN4RDtEZXBhcnRtZW50IG9mIEh1bWFuIEdlbmV0aWNz
LCBVbml2ZXJzaXR5IG9mIE1pY2hpZ2FuLCBBbm4gQXJib3IsIE1pY2hpZ2FuIDQ4MTA5LCBVU0Eu
JiN4RDtEZXBhcnRtZW50IG9mIFByZWhpc3RvcmljIEFyY2hhZW9sb2d5LCBJbnN0aXR1dGUgb2Yg
QXJjaGFlb2xvZ3ksIEhlcml0YWdlIFNjaWVuY2VzIGFuZCBBcnQgSGlzdG9yeSwgVW5pdmVyc2l0
eSBvZiBCYW1iZXJnLCA5NjA0NSBCYW1iZXJnLCBHZXJtYW55LiYjeEQ7R2VuZXJhbGRpcmVrdGlv
biBLdWx0dXJlbGxlcyBFcmJlIFJoZWlubGFuZC1QZmFseiwgRGlyZWt0aW9uIExhbmRlc2FyY2hh
b2xvZ2llLCBBdXNzZW5zdGVsbGUgU3BleWVyLCA2NzM0NiBTcGV5ZXIsIEdlcm1hbnkuJiN4RDtD
TlJTIFVNUiA3MDQ0LVVEUywgNSBBbGxlZSBkdSBHZW5lcmFsIFJvdXZpbGxvaXMgRiA2NzA4MyBT
dHJhc2JvdXJnLCBGcmFuY2UuPC9hdXRoLWFkZHJlc3M+PHRpdGxlcz48dGl0bGU+QW5jaWVudCBF
dXJvcGVhbiBkb2cgZ2Vub21lcyByZXZlYWwgY29udGludWl0eSBzaW5jZSB0aGUgRWFybHkgTmVv
bGl0aGljPC90aXRsZT48c2Vjb25kYXJ5LXRpdGxlPk5hdCBDb21tdW48L3NlY29uZGFyeS10aXRs
ZT48L3RpdGxlcz48cGFnZXM+MTYwODI8L3BhZ2VzPjx2b2x1bWU+ODwvdm9sdW1lPjxkYXRlcz48
eWVhcj4yMDE3PC95ZWFyPjxwdWItZGF0ZXM+PGRhdGU+SnVsIDE4PC9kYXRlPjwvcHViLWRhdGVz
PjwvZGF0ZXM+PGlzYm4+MjA0MS0xNzIzIChFbGVjdHJvbmljKSYjeEQ7MjA0MS0xNzIzIChMaW5r
aW5nKTwvaXNibj48YWNjZXNzaW9uLW51bT4yODcxOTU3NDwvYWNjZXNzaW9uLW51bT48dXJscz48
cmVsYXRlZC11cmxzPjx1cmw+aHR0cHM6Ly93d3cubmNiaS5ubG0ubmloLmdvdi9wdWJtZWQvMjg3
MTk1NzQ8L3VybD48L3JlbGF0ZWQtdXJscz48L3VybHM+PGN1c3RvbTI+UE1DNTUyMDA1ODwvY3Vz
dG9tMj48ZWxlY3Ryb25pYy1yZXNvdXJjZS1udW0+MTAuMTAzOC9uY29tbXMxNjA4MjwvZWxlY3Ry
b25pYy1yZXNvdXJjZS1udW0+PC9yZWNvcmQ+PC9DaXRlPjxDaXRlPjxBdXRob3I+RnJhbnR6PC9B
dXRob3I+PFllYXI+MjAxNjwvWWVhcj48UmVjTnVtPjEyNTwvUmVjTnVtPjxyZWNvcmQ+PHJlYy1u
dW1iZXI+MTI1PC9yZWMtbnVtYmVyPjxmb3JlaWduLWtleXM+PGtleSBhcHA9IkVOIiBkYi1pZD0i
YXR3d3pkcjU5dzl6OTllZnc1d3hkdzVjZnZyejVyc2ZkMjA1IiB0aW1lc3RhbXA9IjAiPjEyNTwv
a2V5PjwvZm9yZWlnbi1rZXlzPjxyZWYtdHlwZSBuYW1lPSJKb3VybmFsIEFydGljbGUiPjE3PC9y
ZWYtdHlwZT48Y29udHJpYnV0b3JzPjxhdXRob3JzPjxhdXRob3I+RnJhbnR6LCBMLiBBLjwvYXV0
aG9yPjxhdXRob3I+TXVsbGluLCBWLiBFLjwvYXV0aG9yPjxhdXRob3I+UGlvbm5pZXItQ2FwaXRh
biwgTS48L2F1dGhvcj48YXV0aG9yPkxlYnJhc3NldXIsIE8uPC9hdXRob3I+PGF1dGhvcj5PbGxp
dmllciwgTS48L2F1dGhvcj48YXV0aG9yPlBlcnJpLCBBLjwvYXV0aG9yPjxhdXRob3I+TGluZGVy
aG9sbSwgQS48L2F1dGhvcj48YXV0aG9yPk1hdHRpYW5nZWxpLCBWLjwvYXV0aG9yPjxhdXRob3I+
VGVhc2RhbGUsIE0uIEQuPC9hdXRob3I+PGF1dGhvcj5EaW1vcG91bG9zLCBFLiBBLjwvYXV0aG9y
PjxhdXRob3I+VHJlc3NldCwgQS48L2F1dGhvcj48YXV0aG9yPkR1ZmZyYWlzc2UsIE0uPC9hdXRo
b3I+PGF1dGhvcj5NY0Nvcm1pY2ssIEYuPC9hdXRob3I+PGF1dGhvcj5CYXJ0b3NpZXdpY3osIEwu
PC9hdXRob3I+PGF1dGhvcj5HYWwsIEUuPC9hdXRob3I+PGF1dGhvcj5OeWVyZ2VzLCBFLiBBLjwv
YXV0aG9yPjxhdXRob3I+U2FibGluLCBNLiBWLjwvYXV0aG9yPjxhdXRob3I+QnJlaGFyZCwgUy48
L2F1dGhvcj48YXV0aG9yPk1hc2hrb3VyLCBNLjwvYXV0aG9yPjxhdXRob3I+QmFsYXNlc2N1LCBB
LjwvYXV0aG9yPjxhdXRob3I+R2lsbGV0LCBCLjwvYXV0aG9yPjxhdXRob3I+SHVnaGVzLCBTLjwv
YXV0aG9yPjxhdXRob3I+Q2hhc3NhaW5nLCBPLjwvYXV0aG9yPjxhdXRob3I+SGl0dGUsIEMuPC9h
dXRob3I+PGF1dGhvcj5WaWduZSwgSi4gRC48L2F1dGhvcj48YXV0aG9yPkRvYm5leSwgSy48L2F1
dGhvcj48YXV0aG9yPkhhbm5pLCBDLjwvYXV0aG9yPjxhdXRob3I+QnJhZGxleSwgRC4gRy48L2F1
dGhvcj48YXV0aG9yPkxhcnNvbiwgRy48L2F1dGhvcj48L2F1dGhvcnM+PC9jb250cmlidXRvcnM+
PGF1dGgtYWRkcmVzcz5UaGUgUGFsYWVvZ2Vub21pY3MgYW5kIEJpby1BcmNoYWVvbG9neSBSZXNl
YXJjaCBOZXR3b3JrLCBSZXNlYXJjaCBMYWJvcmF0b3J5IGZvciBBcmNoYWVvbG9neSBhbmQgSGlz
dG9yeSBvZiBBcnQsIFVuaXZlcnNpdHkgb2YgT3hmb3JkLCBPeGZvcmQsIFVLLiBsYXVyZW50LmZy
YW50ekBhcmNoLm94LmFjLnVrIGdyZWdlci5sYXJzb25AYXJjaC5veC5hYy51ayBkYnJhZGxleUB0
Y2QuaWUuJiN4RDtTbXVyZml0IEluc3RpdHV0ZSBvZiBHZW5ldGljcywgVHJpbml0eSBDb2xsZWdl
IER1YmxpbiwgRHVibGluIDIsIElyZWxhbmQuJiN4RDtDTlJTL0VOUyBkZSBMeW9uLCBJR0ZMLCBV
TVIgNTI0MiBhbmQgRnJlbmNoIE5hdGlvbmFsIFBsYXRmb3JtIG9mIFBhbGVvZ2VuZXRpY3MsIFBB
TEdFTkUsIEVjb2xlIE5vcm1hbGUgU3VwZXJpZXVyZSBkZSBMeW9uLCA0NiBBbGxlZSBkJmFwb3M7
SXRhbGllLCA2OTM2NCBMeW9uIENlZGV4IDA3LCBGcmFuY2UvVW5pdmVyc2l0ZSBHcmVub2JsZSBB
bHBlcywgTGFib3JhdG9pcmUgZCZhcG9zO0Vjb2xvZ2llIEFscGluZSAoTEVDQSksIEYtMzgwMDAg
R3Jlbm9ibGUsIEZyYW5jZS4gQ05SUy9NdXNldW0gTmF0aW9uYWwgZCZhcG9zO0hpc3RvaXJlIE5h
dHVyZWxsZS9Tb3Jib25uZSBVbml2ZXJzaXRlcywgQXJjaGVvem9vbG9naWUsIEFyY2hlb2JvdGFu
aXF1ZTogU29jaWV0ZXMsIFByYXRpcXVlcyBldCBFbnZpcm9ubmVtZW50IChVTVIgNzIwOSksIENQ
NTYsIDU1IHJ1ZSBCdWZmb24sIEYtNzUwMDUgUGFyaXMsIEZyYW5jZS4mI3hEO1RoZSBQYWxhZW9n
ZW5vbWljcyBhbmQgQmlvLUFyY2hhZW9sb2d5IFJlc2VhcmNoIE5ldHdvcmssIFJlc2VhcmNoIExh
Ym9yYXRvcnkgZm9yIEFyY2hhZW9sb2d5IGFuZCBIaXN0b3J5IG9mIEFydCwgVW5pdmVyc2l0eSBv
ZiBPeGZvcmQsIE94Zm9yZCwgVUsuJiN4RDtDTlJTL0VOUyBkZSBMeW9uLCBJR0ZMLCBVTVIgNTI0
MiBhbmQgRnJlbmNoIE5hdGlvbmFsIFBsYXRmb3JtIG9mIFBhbGVvZ2VuZXRpY3MsIFBBTEdFTkUs
IEVjb2xlIE5vcm1hbGUgU3VwZXJpZXVyZSBkZSBMeW9uLCA0NiBBbGxlZSBkJmFwb3M7SXRhbGll
LCA2OTM2NCBMeW9uIENlZGV4IDA3LCBGcmFuY2UvVW5pdmVyc2l0ZSBHcmVub2JsZSBBbHBlcywg
TGFib3JhdG9pcmUgZCZhcG9zO0Vjb2xvZ2llIEFscGluZSAoTEVDQSksIEYtMzgwMDAgR3Jlbm9i
bGUsIEZyYW5jZS4mI3hEO0RlcGFydG1lbnQgb2YgSHVtYW4gRXZvbHV0aW9uLCBNYXggUGxhbmNr
IEluc3RpdHV0ZSBmb3IgRXZvbHV0aW9uYXJ5IEFudGhyb3BvbG9neSwgMDQxMDMgTGVpcHppZywg
R2VybWFueS4mI3hEO1RoZSBQYWxhZW9nZW5vbWljcyBhbmQgQmlvLUFyY2hhZW9sb2d5IFJlc2Vh
cmNoIE5ldHdvcmssIFJlc2VhcmNoIExhYm9yYXRvcnkgZm9yIEFyY2hhZW9sb2d5IGFuZCBIaXN0
b3J5IG9mIEFydCwgVW5pdmVyc2l0eSBvZiBPeGZvcmQsIE94Zm9yZCwgVUsuIERlcGFydG1lbnQg
b2YgQW50aHJvcG9sb2d5LCBUZXhhcyBBJmFtcDtNIFVuaXZlcnNpdHksIENvbGxlZ2UgU3RhdGlv
biwgVFggNzc4NDMtNDM1MiwgVVNBLiYjeEQ7VGhlIFBhbGFlb2dlbm9taWNzIGFuZCBCaW8tQXJj
aGFlb2xvZ3kgUmVzZWFyY2ggTmV0d29yaywgUmVzZWFyY2ggTGFib3JhdG9yeSBmb3IgQXJjaGFl
b2xvZ3kgYW5kIEhpc3Rvcnkgb2YgQXJ0LCBVbml2ZXJzaXR5IG9mIE94Zm9yZCwgT3hmb3JkLCBV
Sy4gU2Nob29sIG9mIEJpb2xvZ3ksIEFyaXN0b3RsZSBVbml2ZXJzaXR5IG9mIFRoZXNzYWxvbmlr
aSwgVGhlc3NhbG9uaWtpLCBHcmVlY2UuJiN4RDtDTlJTL011c2V1bSBOYXRpb25hbCBkJmFwb3M7
SGlzdG9pcmUgTmF0dXJlbGxlL1NvcmJvbm5lIFVuaXZlcnNpdGVzLCBBcmNoZW96b29sb2dpZSwg
QXJjaGVvYm90YW5pcXVlOiBTb2NpZXRlcywgUHJhdGlxdWVzIGV0IEVudmlyb25uZW1lbnQgKFVN
UiA3MjA5KSwgQ1A1NiwgNTUgcnVlIEJ1ZmZvbiwgRi03NTAwNSBQYXJpcywgRnJhbmNlLiYjeEQ7
U2Nob29sIG9mIEdlb2dyYXBoeSwgQXJjaGFlb2xvZ3kgYW5kIFBhbGFlb2Vjb2xvZ3ksIFF1ZWVu
JmFwb3M7cyBVbml2ZXJzaXR5IEJlbGZhc3QsIFVuaXZlcnNpdHkgUm9hZCwgQmVsZmFzdCwgTm9y
dGhlcm4gSXJlbGFuZCwgVUsuJiN4RDtPc3Rlb2FyY2hhZW9sb2dpY2FsIFJlc2VhcmNoIExhYm9y
YXRvcnksIFVuaXZlcnNpdHkgb2YgU3RvY2tob2xtLCBTdG9ja2hvbG0sIFN3ZWRlbi4mI3hEO0Fy
Y2hhZW9sb2dpY2FsIEluc3RpdHV0ZSwgUmVzZWFyY2ggQ2VudHJlIGZvciB0aGUgSHVtYW5pdGll
cywgSHVuZ2FyaWFuIEFjYWRlbXkgb2YgU2NpZW5jZXMsIEJ1ZGFwZXN0LCBIdW5nYXJ5LiYjeEQ7
Wm9vbG9naWNhbCBJbnN0aXR1dGUsIFJ1c3NpYW4gQWNhZGVteSBvZiBTY2llbmNlcywgVW5pdmVy
c2l0ZXRza2F5YSBOYWIuIDEsIDE5OTAzNCBTYWludC1QZXRlcnNidXJnLCBSdXNzaWEuJiN4RDtU
aGUgTmF0aW9uYWwgTXVzZXVtIG9mIFJvbWFuaWFuIEhpc3RvcnksIDEyIENhbGVhIFZpY3Rvcmll
aSwgMDMwMDI2IEJ1Y2hhcmVzdCwgUm9tYW5pYS4mI3hEO0luc3RpdHV0IGRlIEdlbmV0aXF1ZSBl
dCBEZXZlbG9wcGVtZW50IGRlIFJlbm5lcywgQ05SUy1VTVI2MjkwLCBVbml2ZXJzaXRlIGRlIFJl
bm5lcyAxLCBSZW5uZXMsIEZyYW5jZS4mI3hEO0RlcGFydG1lbnQgb2YgQXJjaGFlb2xvZ3ksIFNj
aG9vbCBvZiBHZW9zY2llbmNlcywgVW5pdmVyc2l0eSBvZiBBYmVyZGVlbiwgU3QuIE1hcnkmYXBv
cztzLCBFbHBoaW5zdG9uZSBSb2FkLCBBQjI0IDNVRiwgVUsuIERlcGFydG1lbnQgb2YgQXJjaGFl
b2xvZ3ksIENsYXNzaWNzIGFuZCBFZ3lwdG9sb2d5LCBVbml2ZXJzaXR5IG9mIExpdmVycG9vbCwg
MTItMTQgQWJlcmNyb21ieSBTcXVhcmUsIExpdmVycG9vbCBMNjkgN1daLCBVSy4mI3hEO1NtdXJm
aXQgSW5zdGl0dXRlIG9mIEdlbmV0aWNzLCBUcmluaXR5IENvbGxlZ2UgRHVibGluLCBEdWJsaW4g
MiwgSXJlbGFuZC4gbGF1cmVudC5mcmFudHpAYXJjaC5veC5hYy51ayBncmVnZXIubGFyc29uQGFy
Y2gub3guYWMudWsgZGJyYWRsZXlAdGNkLmllLjwvYXV0aC1hZGRyZXNzPjx0aXRsZXM+PHRpdGxl
Pkdlbm9taWMgYW5kIGFyY2hhZW9sb2dpY2FsIGV2aWRlbmNlIHN1Z2dlc3QgYSBkdWFsIG9yaWdp
biBvZiBkb21lc3RpYyBkb2dzPC90aXRsZT48c2Vjb25kYXJ5LXRpdGxlPlNjaWVuY2U8L3NlY29u
ZGFyeS10aXRsZT48L3RpdGxlcz48cGFnZXM+MTIyOC0zMTwvcGFnZXM+PHZvbHVtZT4zNTI8L3Zv
bHVtZT48bnVtYmVyPjYyOTA8L251bWJlcj48a2V5d29yZHM+PGtleXdvcmQ+QW5pbWFsczwva2V5
d29yZD48a2V5d29yZD5BbmltYWxzLCBEb21lc3RpYy8qZ2VuZXRpY3M8L2tleXdvcmQ+PGtleXdv
cmQ+QXJjaGFlb2xvZ3k8L2tleXdvcmQ+PGtleXdvcmQ+RE5BLCBNaXRvY2hvbmRyaWFsL2dlbmV0
aWNzPC9rZXl3b3JkPjxrZXl3b3JkPkRvZ3MvY2xhc3NpZmljYXRpb24vKmdlbmV0aWNzPC9rZXl3
b3JkPjxrZXl3b3JkPkV1cm9wZTwva2V5d29yZD48a2V5d29yZD5GYXIgRWFzdDwva2V5d29yZD48
a2V5d29yZD5HZW5vbWljczwva2V5d29yZD48a2V5d29yZD5IYXBsb3R5cGVzPC9rZXl3b3JkPjxr
ZXl3b3JkPkh1bWFuIE1pZ3JhdGlvbjwva2V5d29yZD48a2V5d29yZD5QaHlsb2dlbnk8L2tleXdv
cmQ+PGtleXdvcmQ+V29sdmVzLypnZW5ldGljczwva2V5d29yZD48L2tleXdvcmRzPjxkYXRlcz48
eWVhcj4yMDE2PC95ZWFyPjxwdWItZGF0ZXM+PGRhdGU+SnVuIDM8L2RhdGU+PC9wdWItZGF0ZXM+
PC9kYXRlcz48aXNibj4xMDk1LTkyMDMgKEVsZWN0cm9uaWMpJiN4RDswMDM2LTgwNzUgKExpbmtp
bmcpPC9pc2JuPjxhY2Nlc3Npb24tbnVtPjI3MjU3MjU5PC9hY2Nlc3Npb24tbnVtPjx1cmxzPjxy
ZWxhdGVkLXVybHM+PHVybD5odHRwczovL3d3dy5uY2JpLm5sbS5uaWguZ292L3B1Ym1lZC8yNzI1
NzI1OTwvdXJsPjwvcmVsYXRlZC11cmxzPjwvdXJscz48ZWxlY3Ryb25pYy1yZXNvdXJjZS1udW0+
MTAuMTEyNi9zY2llbmNlLmFhZjMxNjE8L2VsZWN0cm9uaWMtcmVzb3VyY2UtbnVtPjwvcmVjb3Jk
PjwvQ2l0ZT48Q2l0ZT48QXV0aG9yPkZyYW50ejwvQXV0aG9yPjxZZWFyPjIwMTU8L1llYXI+PFJl
Y051bT4xMTQ8L1JlY051bT48cmVjb3JkPjxyZWMtbnVtYmVyPjExNDwvcmVjLW51bWJlcj48Zm9y
ZWlnbi1rZXlzPjxrZXkgYXBwPSJFTiIgZGItaWQ9ImF0d3d6ZHI1OXc5ejk5ZWZ3NXd4ZHc1Y2Z2
cno1cnNmZDIwNSIgdGltZXN0YW1wPSIwIj4xMTQ8L2tleT48L2ZvcmVpZ24ta2V5cz48cmVmLXR5
cGUgbmFtZT0iSm91cm5hbCBBcnRpY2xlIj4xNzwvcmVmLXR5cGU+PGNvbnRyaWJ1dG9ycz48YXV0
aG9ycz48YXV0aG9yPkZyYW50eiwgTC4gQS48L2F1dGhvcj48YXV0aG9yPlNjaHJhaWJlciwgSi4g
Ry48L2F1dGhvcj48YXV0aG9yPk1hZHNlbiwgTy48L2F1dGhvcj48YXV0aG9yPk1lZ2VucywgSC4g
Si48L2F1dGhvcj48YXV0aG9yPkNhZ2FuLCBBLjwvYXV0aG9yPjxhdXRob3I+Qm9zc2UsIE0uPC9h
dXRob3I+PGF1dGhvcj5QYXVkZWwsIFkuPC9hdXRob3I+PGF1dGhvcj5Dcm9vaWptYW5zLCBSLiBQ
LjwvYXV0aG9yPjxhdXRob3I+TGFyc29uLCBHLjwvYXV0aG9yPjxhdXRob3I+R3JvZW5lbiwgTS4g
QS48L2F1dGhvcj48L2F1dGhvcnM+PC9jb250cmlidXRvcnM+PGF1dGgtYWRkcmVzcz5BbmltYWwg
QnJlZWRpbmcgYW5kIEdlbm9taWNzIEdyb3VwLCBXYWdlbmluZ2VuIFVuaXZlcnNpdHksIFdhZ2Vu
aW5nZW4sIHRoZSBOZXRoZXJsYW5kcy4mI3hEO1BhbGFlb2dlbm9taWNzIGFuZCBCaW8tQXJjaGFl
b2xvZ3kgUmVzZWFyY2ggTmV0d29yaywgUmVzZWFyY2ggTGFib3JhdG9yeSBmb3IgQXJjaGFlb2xv
Z3kgYW5kIEhpc3Rvcnkgb2YgQXJ0LCBVbml2ZXJzaXR5IG9mIE94Zm9yZCwgT3hmb3JkLCBVSy4m
I3hEO0RlcGFydG1lbnQgb2YgSW50ZWdyYXRpdmUgQmlvbG9neSwgVW5pdmVyc2l0eSBvZiBDYWxp
Zm9ybmlhLCBCZXJrZWxleSwgQmVya2VsZXksIENhbGlmb3JuaWEsIFVTQS4mI3hEO0RlcGFydG1l
bnQgb2YgR2Vub21lIFNjaWVuY2VzLCBVbml2ZXJzaXR5IG9mIFdhc2hpbmd0b24sIFNlYXR0bGUs
IFdhc2hpbmd0b24sIFVTQS4mI3hEO0RlcGFydG1lbnQgb2YgRXZvbHV0aW9uYXJ5IEdlbmV0aWNz
LCBNYXggUGxhbmNrIEluc3RpdHV0ZSBmb3IgRXZvbHV0aW9uYXJ5IEFudGhyb3BvbG9neSwgTGVp
cHppZywgR2VybWFueS48L2F1dGgtYWRkcmVzcz48dGl0bGVzPjx0aXRsZT5FdmlkZW5jZSBvZiBs
b25nLXRlcm0gZ2VuZSBmbG93IGFuZCBzZWxlY3Rpb24gZHVyaW5nIGRvbWVzdGljYXRpb24gZnJv
bSBhbmFseXNlcyBvZiBFdXJhc2lhbiB3aWxkIGFuZCBkb21lc3RpYyBwaWcgZ2Vub21lczwvdGl0
bGU+PHNlY29uZGFyeS10aXRsZT5OYXQgR2VuZXQ8L3NlY29uZGFyeS10aXRsZT48L3RpdGxlcz48
cGFnZXM+MTE0MS04PC9wYWdlcz48dm9sdW1lPjQ3PC92b2x1bWU+PG51bWJlcj4xMDwvbnVtYmVy
PjxrZXl3b3Jkcz48a2V5d29yZD5BbmltYWxzPC9rZXl3b3JkPjxrZXl3b3JkPkFuaW1hbHMsIERv
bWVzdGljLypnZW5ldGljczwva2V5d29yZD48a2V5d29yZD5BbmltYWxzLCBXaWxkLypnZW5ldGlj
czwva2V5d29yZD48a2V5d29yZD5Bc2lhPC9rZXl3b3JkPjxrZXl3b3JkPkV1cm9wZTwva2V5d29y
ZD48a2V5d29yZD4qR2VuZSBGbG93PC9rZXl3b3JkPjxrZXl3b3JkPipHZW5vbWU8L2tleXdvcmQ+
PGtleXdvcmQ+U3dpbmUvKmdlbmV0aWNzPC9rZXl3b3JkPjwva2V5d29yZHM+PGRhdGVzPjx5ZWFy
PjIwMTU8L3llYXI+PHB1Yi1kYXRlcz48ZGF0ZT5PY3Q8L2RhdGU+PC9wdWItZGF0ZXM+PC9kYXRl
cz48aXNibj4xNTQ2LTE3MTggKEVsZWN0cm9uaWMpJiN4RDsxMDYxLTQwMzYgKExpbmtpbmcpPC9p
c2JuPjxhY2Nlc3Npb24tbnVtPjI2MzIzMDU4PC9hY2Nlc3Npb24tbnVtPjx1cmxzPjxyZWxhdGVk
LXVybHM+PHVybD5odHRwczovL3d3dy5uY2JpLm5sbS5uaWguZ292L3B1Ym1lZC8yNjMyMzA1ODwv
dXJsPjwvcmVsYXRlZC11cmxzPjwvdXJscz48ZWxlY3Ryb25pYy1yZXNvdXJjZS1udW0+MTAuMTAz
OC9uZy4zMzk0PC9lbGVjdHJvbmljLXJlc291cmNlLW51bT48L3JlY29yZD48L0NpdGU+PC9FbmRO
b3RlPn==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Pr="00194533">
        <w:rPr>
          <w:rFonts w:ascii="Times New Roman" w:hAnsi="Times New Roman" w:cs="Times New Roman"/>
          <w:sz w:val="24"/>
          <w:szCs w:val="24"/>
        </w:rPr>
      </w:r>
      <w:r w:rsidRPr="00194533">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6" w:tooltip="Frantz, 2015 #114" w:history="1">
        <w:r w:rsidR="008834D1">
          <w:rPr>
            <w:rFonts w:ascii="Times New Roman" w:hAnsi="Times New Roman" w:cs="Times New Roman"/>
            <w:noProof/>
            <w:sz w:val="24"/>
            <w:szCs w:val="24"/>
          </w:rPr>
          <w:t>6</w:t>
        </w:r>
      </w:hyperlink>
      <w:r w:rsidR="00F50B80">
        <w:rPr>
          <w:rFonts w:ascii="Times New Roman" w:hAnsi="Times New Roman" w:cs="Times New Roman"/>
          <w:noProof/>
          <w:sz w:val="24"/>
          <w:szCs w:val="24"/>
        </w:rPr>
        <w:t xml:space="preserve">, </w:t>
      </w:r>
      <w:hyperlink w:anchor="_ENREF_50" w:tooltip="Warmuth, 2012 #123" w:history="1">
        <w:r w:rsidR="008834D1">
          <w:rPr>
            <w:rFonts w:ascii="Times New Roman" w:hAnsi="Times New Roman" w:cs="Times New Roman"/>
            <w:noProof/>
            <w:sz w:val="24"/>
            <w:szCs w:val="24"/>
          </w:rPr>
          <w:t>50-52</w:t>
        </w:r>
      </w:hyperlink>
      <w:r w:rsidR="00F50B80">
        <w:rPr>
          <w:rFonts w:ascii="Times New Roman" w:hAnsi="Times New Roman" w:cs="Times New Roman"/>
          <w:noProof/>
          <w:sz w:val="24"/>
          <w:szCs w:val="24"/>
        </w:rPr>
        <w:t>)</w:t>
      </w:r>
      <w:r w:rsidRPr="00194533">
        <w:rPr>
          <w:rFonts w:ascii="Times New Roman" w:hAnsi="Times New Roman" w:cs="Times New Roman"/>
          <w:sz w:val="24"/>
          <w:szCs w:val="24"/>
        </w:rPr>
        <w:fldChar w:fldCharType="end"/>
      </w:r>
      <w:r w:rsidRPr="00194533">
        <w:rPr>
          <w:rFonts w:ascii="Times New Roman" w:hAnsi="Times New Roman" w:cs="Times New Roman"/>
          <w:sz w:val="24"/>
          <w:szCs w:val="24"/>
        </w:rPr>
        <w:t xml:space="preserve">. </w:t>
      </w:r>
      <w:r w:rsidR="0007156D">
        <w:rPr>
          <w:rFonts w:ascii="Times New Roman" w:hAnsi="Times New Roman" w:cs="Times New Roman"/>
          <w:sz w:val="24"/>
          <w:szCs w:val="24"/>
        </w:rPr>
        <w:t>Traditional domestication hypothesis, which</w:t>
      </w:r>
      <w:r w:rsidR="005A469E">
        <w:rPr>
          <w:rFonts w:ascii="Times New Roman" w:hAnsi="Times New Roman" w:cs="Times New Roman"/>
          <w:sz w:val="24"/>
          <w:szCs w:val="24"/>
        </w:rPr>
        <w:t xml:space="preserve"> is </w:t>
      </w:r>
      <w:bookmarkStart w:id="214" w:name="_Hlk507532262"/>
      <w:r w:rsidR="005A469E">
        <w:rPr>
          <w:rFonts w:ascii="Times New Roman" w:hAnsi="Times New Roman" w:cs="Times New Roman"/>
          <w:sz w:val="24"/>
          <w:szCs w:val="24"/>
        </w:rPr>
        <w:t xml:space="preserve">assumed </w:t>
      </w:r>
      <w:bookmarkEnd w:id="214"/>
      <w:r w:rsidR="005A469E">
        <w:rPr>
          <w:rFonts w:ascii="Times New Roman" w:hAnsi="Times New Roman" w:cs="Times New Roman"/>
          <w:sz w:val="24"/>
          <w:szCs w:val="24"/>
        </w:rPr>
        <w:t>to be initiated by humans and involve reproductive isolation and strong domestication bottlenecks,</w:t>
      </w:r>
      <w:r w:rsidR="0007156D">
        <w:rPr>
          <w:rFonts w:ascii="Times New Roman" w:hAnsi="Times New Roman" w:cs="Times New Roman"/>
          <w:sz w:val="24"/>
          <w:szCs w:val="24"/>
        </w:rPr>
        <w:t xml:space="preserve"> is not compatible with genetic data </w:t>
      </w:r>
      <w:r w:rsidR="005A469E">
        <w:rPr>
          <w:rFonts w:ascii="Times New Roman" w:hAnsi="Times New Roman" w:cs="Times New Roman"/>
          <w:sz w:val="24"/>
          <w:szCs w:val="24"/>
        </w:rPr>
        <w:t xml:space="preserve">so </w:t>
      </w:r>
      <w:r w:rsidR="0007156D">
        <w:rPr>
          <w:rFonts w:ascii="Times New Roman" w:hAnsi="Times New Roman" w:cs="Times New Roman"/>
          <w:sz w:val="24"/>
          <w:szCs w:val="24"/>
        </w:rPr>
        <w:t>well, implying hypothesis may need a rethink</w:t>
      </w:r>
      <w:r w:rsidR="002C5C82">
        <w:rPr>
          <w:rFonts w:ascii="Times New Roman" w:hAnsi="Times New Roman" w:cs="Times New Roman"/>
          <w:sz w:val="24"/>
          <w:szCs w:val="24"/>
        </w:rPr>
        <w:t xml:space="preserve"> </w:t>
      </w:r>
      <w:r w:rsidR="005A469E">
        <w:rPr>
          <w:rFonts w:ascii="Times New Roman" w:hAnsi="Times New Roman" w:cs="Times New Roman"/>
          <w:sz w:val="24"/>
          <w:szCs w:val="24"/>
        </w:rPr>
        <w:fldChar w:fldCharType="begin">
          <w:fldData xml:space="preserve">PEVuZE5vdGU+PENpdGU+PEF1dGhvcj5GcmFudHo8L0F1dGhvcj48WWVhcj4yMDE1PC9ZZWFyPjxS
ZWNOdW0+MTE0PC9SZWNOdW0+PERpc3BsYXlUZXh0Pig2KTwvRGlzcGxheVRleHQ+PHJlY29yZD48
cmVjLW51bWJlcj4xMTQ8L3JlYy1udW1iZXI+PGZvcmVpZ24ta2V5cz48a2V5IGFwcD0iRU4iIGRi
LWlkPSJhdHd3emRyNTl3OXo5OWVmdzV3eGR3NWNmdnJ6NXJzZmQyMDUiIHRpbWVzdGFtcD0iMCI+
MTE0PC9rZXk+PC9mb3JlaWduLWtleXM+PHJlZi10eXBlIG5hbWU9IkpvdXJuYWwgQXJ0aWNsZSI+
MTc8L3JlZi10eXBlPjxjb250cmlidXRvcnM+PGF1dGhvcnM+PGF1dGhvcj5GcmFudHosIEwuIEEu
PC9hdXRob3I+PGF1dGhvcj5TY2hyYWliZXIsIEouIEcuPC9hdXRob3I+PGF1dGhvcj5NYWRzZW4s
IE8uPC9hdXRob3I+PGF1dGhvcj5NZWdlbnMsIEguIEouPC9hdXRob3I+PGF1dGhvcj5DYWdhbiwg
QS48L2F1dGhvcj48YXV0aG9yPkJvc3NlLCBNLjwvYXV0aG9yPjxhdXRob3I+UGF1ZGVsLCBZLjwv
YXV0aG9yPjxhdXRob3I+Q3Jvb2lqbWFucywgUi4gUC48L2F1dGhvcj48YXV0aG9yPkxhcnNvbiwg
Ry48L2F1dGhvcj48YXV0aG9yPkdyb2VuZW4sIE0uIEEuPC9hdXRob3I+PC9hdXRob3JzPjwvY29u
dHJpYnV0b3JzPjxhdXRoLWFkZHJlc3M+QW5pbWFsIEJyZWVkaW5nIGFuZCBHZW5vbWljcyBHcm91
cCwgV2FnZW5pbmdlbiBVbml2ZXJzaXR5LCBXYWdlbmluZ2VuLCB0aGUgTmV0aGVybGFuZHMuJiN4
RDtQYWxhZW9nZW5vbWljcyBhbmQgQmlvLUFyY2hhZW9sb2d5IFJlc2VhcmNoIE5ldHdvcmssIFJl
c2VhcmNoIExhYm9yYXRvcnkgZm9yIEFyY2hhZW9sb2d5IGFuZCBIaXN0b3J5IG9mIEFydCwgVW5p
dmVyc2l0eSBvZiBPeGZvcmQsIE94Zm9yZCwgVUsuJiN4RDtEZXBhcnRtZW50IG9mIEludGVncmF0
aXZlIEJpb2xvZ3ksIFVuaXZlcnNpdHkgb2YgQ2FsaWZvcm5pYSwgQmVya2VsZXksIEJlcmtlbGV5
LCBDYWxpZm9ybmlhLCBVU0EuJiN4RDtEZXBhcnRtZW50IG9mIEdlbm9tZSBTY2llbmNlcywgVW5p
dmVyc2l0eSBvZiBXYXNoaW5ndG9uLCBTZWF0dGxlLCBXYXNoaW5ndG9uLCBVU0EuJiN4RDtEZXBh
cnRtZW50IG9mIEV2b2x1dGlvbmFyeSBHZW5ldGljcywgTWF4IFBsYW5jayBJbnN0aXR1dGUgZm9y
IEV2b2x1dGlvbmFyeSBBbnRocm9wb2xvZ3ksIExlaXB6aWcsIEdlcm1hbnkuPC9hdXRoLWFkZHJl
c3M+PHRpdGxlcz48dGl0bGU+RXZpZGVuY2Ugb2YgbG9uZy10ZXJtIGdlbmUgZmxvdyBhbmQgc2Vs
ZWN0aW9uIGR1cmluZyBkb21lc3RpY2F0aW9uIGZyb20gYW5hbHlzZXMgb2YgRXVyYXNpYW4gd2ls
ZCBhbmQgZG9tZXN0aWMgcGlnIGdlbm9tZXM8L3RpdGxlPjxzZWNvbmRhcnktdGl0bGU+TmF0IEdl
bmV0PC9zZWNvbmRhcnktdGl0bGU+PC90aXRsZXM+PHBhZ2VzPjExNDEtODwvcGFnZXM+PHZvbHVt
ZT40Nzwvdm9sdW1lPjxudW1iZXI+MTA8L251bWJlcj48a2V5d29yZHM+PGtleXdvcmQ+QW5pbWFs
czwva2V5d29yZD48a2V5d29yZD5BbmltYWxzLCBEb21lc3RpYy8qZ2VuZXRpY3M8L2tleXdvcmQ+
PGtleXdvcmQ+QW5pbWFscywgV2lsZC8qZ2VuZXRpY3M8L2tleXdvcmQ+PGtleXdvcmQ+QXNpYTwv
a2V5d29yZD48a2V5d29yZD5FdXJvcGU8L2tleXdvcmQ+PGtleXdvcmQ+KkdlbmUgRmxvdzwva2V5
d29yZD48a2V5d29yZD4qR2Vub21lPC9rZXl3b3JkPjxrZXl3b3JkPlN3aW5lLypnZW5ldGljczwv
a2V5d29yZD48L2tleXdvcmRzPjxkYXRlcz48eWVhcj4yMDE1PC95ZWFyPjxwdWItZGF0ZXM+PGRh
dGU+T2N0PC9kYXRlPjwvcHViLWRhdGVzPjwvZGF0ZXM+PGlzYm4+MTU0Ni0xNzE4IChFbGVjdHJv
bmljKSYjeEQ7MTA2MS00MDM2IChMaW5raW5nKTwvaXNibj48YWNjZXNzaW9uLW51bT4yNjMyMzA1
ODwvYWNjZXNzaW9uLW51bT48dXJscz48cmVsYXRlZC11cmxzPjx1cmw+aHR0cHM6Ly93d3cubmNi
aS5ubG0ubmloLmdvdi9wdWJtZWQvMjYzMjMwNTg8L3VybD48L3JlbGF0ZWQtdXJscz48L3VybHM+
PGVsZWN0cm9uaWMtcmVzb3VyY2UtbnVtPjEwLjEwMzgvbmcuMzM5NDwvZWxlY3Ryb25pYy1yZXNv
dXJjZS1udW0+PC9yZWNvcmQ+PC9DaXRlPjwvRW5kTm90ZT4A
</w:fldData>
        </w:fldChar>
      </w:r>
      <w:r w:rsidR="004D577F">
        <w:rPr>
          <w:rFonts w:ascii="Times New Roman" w:hAnsi="Times New Roman" w:cs="Times New Roman"/>
          <w:sz w:val="24"/>
          <w:szCs w:val="24"/>
        </w:rPr>
        <w:instrText xml:space="preserve"> ADDIN EN.CITE </w:instrText>
      </w:r>
      <w:r w:rsidR="004D577F">
        <w:rPr>
          <w:rFonts w:ascii="Times New Roman" w:hAnsi="Times New Roman" w:cs="Times New Roman"/>
          <w:sz w:val="24"/>
          <w:szCs w:val="24"/>
        </w:rPr>
        <w:fldChar w:fldCharType="begin">
          <w:fldData xml:space="preserve">PEVuZE5vdGU+PENpdGU+PEF1dGhvcj5GcmFudHo8L0F1dGhvcj48WWVhcj4yMDE1PC9ZZWFyPjxS
ZWNOdW0+MTE0PC9SZWNOdW0+PERpc3BsYXlUZXh0Pig2KTwvRGlzcGxheVRleHQ+PHJlY29yZD48
cmVjLW51bWJlcj4xMTQ8L3JlYy1udW1iZXI+PGZvcmVpZ24ta2V5cz48a2V5IGFwcD0iRU4iIGRi
LWlkPSJhdHd3emRyNTl3OXo5OWVmdzV3eGR3NWNmdnJ6NXJzZmQyMDUiIHRpbWVzdGFtcD0iMCI+
MTE0PC9rZXk+PC9mb3JlaWduLWtleXM+PHJlZi10eXBlIG5hbWU9IkpvdXJuYWwgQXJ0aWNsZSI+
MTc8L3JlZi10eXBlPjxjb250cmlidXRvcnM+PGF1dGhvcnM+PGF1dGhvcj5GcmFudHosIEwuIEEu
PC9hdXRob3I+PGF1dGhvcj5TY2hyYWliZXIsIEouIEcuPC9hdXRob3I+PGF1dGhvcj5NYWRzZW4s
IE8uPC9hdXRob3I+PGF1dGhvcj5NZWdlbnMsIEguIEouPC9hdXRob3I+PGF1dGhvcj5DYWdhbiwg
QS48L2F1dGhvcj48YXV0aG9yPkJvc3NlLCBNLjwvYXV0aG9yPjxhdXRob3I+UGF1ZGVsLCBZLjwv
YXV0aG9yPjxhdXRob3I+Q3Jvb2lqbWFucywgUi4gUC48L2F1dGhvcj48YXV0aG9yPkxhcnNvbiwg
Ry48L2F1dGhvcj48YXV0aG9yPkdyb2VuZW4sIE0uIEEuPC9hdXRob3I+PC9hdXRob3JzPjwvY29u
dHJpYnV0b3JzPjxhdXRoLWFkZHJlc3M+QW5pbWFsIEJyZWVkaW5nIGFuZCBHZW5vbWljcyBHcm91
cCwgV2FnZW5pbmdlbiBVbml2ZXJzaXR5LCBXYWdlbmluZ2VuLCB0aGUgTmV0aGVybGFuZHMuJiN4
RDtQYWxhZW9nZW5vbWljcyBhbmQgQmlvLUFyY2hhZW9sb2d5IFJlc2VhcmNoIE5ldHdvcmssIFJl
c2VhcmNoIExhYm9yYXRvcnkgZm9yIEFyY2hhZW9sb2d5IGFuZCBIaXN0b3J5IG9mIEFydCwgVW5p
dmVyc2l0eSBvZiBPeGZvcmQsIE94Zm9yZCwgVUsuJiN4RDtEZXBhcnRtZW50IG9mIEludGVncmF0
aXZlIEJpb2xvZ3ksIFVuaXZlcnNpdHkgb2YgQ2FsaWZvcm5pYSwgQmVya2VsZXksIEJlcmtlbGV5
LCBDYWxpZm9ybmlhLCBVU0EuJiN4RDtEZXBhcnRtZW50IG9mIEdlbm9tZSBTY2llbmNlcywgVW5p
dmVyc2l0eSBvZiBXYXNoaW5ndG9uLCBTZWF0dGxlLCBXYXNoaW5ndG9uLCBVU0EuJiN4RDtEZXBh
cnRtZW50IG9mIEV2b2x1dGlvbmFyeSBHZW5ldGljcywgTWF4IFBsYW5jayBJbnN0aXR1dGUgZm9y
IEV2b2x1dGlvbmFyeSBBbnRocm9wb2xvZ3ksIExlaXB6aWcsIEdlcm1hbnkuPC9hdXRoLWFkZHJl
c3M+PHRpdGxlcz48dGl0bGU+RXZpZGVuY2Ugb2YgbG9uZy10ZXJtIGdlbmUgZmxvdyBhbmQgc2Vs
ZWN0aW9uIGR1cmluZyBkb21lc3RpY2F0aW9uIGZyb20gYW5hbHlzZXMgb2YgRXVyYXNpYW4gd2ls
ZCBhbmQgZG9tZXN0aWMgcGlnIGdlbm9tZXM8L3RpdGxlPjxzZWNvbmRhcnktdGl0bGU+TmF0IEdl
bmV0PC9zZWNvbmRhcnktdGl0bGU+PC90aXRsZXM+PHBhZ2VzPjExNDEtODwvcGFnZXM+PHZvbHVt
ZT40Nzwvdm9sdW1lPjxudW1iZXI+MTA8L251bWJlcj48a2V5d29yZHM+PGtleXdvcmQ+QW5pbWFs
czwva2V5d29yZD48a2V5d29yZD5BbmltYWxzLCBEb21lc3RpYy8qZ2VuZXRpY3M8L2tleXdvcmQ+
PGtleXdvcmQ+QW5pbWFscywgV2lsZC8qZ2VuZXRpY3M8L2tleXdvcmQ+PGtleXdvcmQ+QXNpYTwv
a2V5d29yZD48a2V5d29yZD5FdXJvcGU8L2tleXdvcmQ+PGtleXdvcmQ+KkdlbmUgRmxvdzwva2V5
d29yZD48a2V5d29yZD4qR2Vub21lPC9rZXl3b3JkPjxrZXl3b3JkPlN3aW5lLypnZW5ldGljczwv
a2V5d29yZD48L2tleXdvcmRzPjxkYXRlcz48eWVhcj4yMDE1PC95ZWFyPjxwdWItZGF0ZXM+PGRh
dGU+T2N0PC9kYXRlPjwvcHViLWRhdGVzPjwvZGF0ZXM+PGlzYm4+MTU0Ni0xNzE4IChFbGVjdHJv
bmljKSYjeEQ7MTA2MS00MDM2IChMaW5raW5nKTwvaXNibj48YWNjZXNzaW9uLW51bT4yNjMyMzA1
ODwvYWNjZXNzaW9uLW51bT48dXJscz48cmVsYXRlZC11cmxzPjx1cmw+aHR0cHM6Ly93d3cubmNi
aS5ubG0ubmloLmdvdi9wdWJtZWQvMjYzMjMwNTg8L3VybD48L3JlbGF0ZWQtdXJscz48L3VybHM+
PGVsZWN0cm9uaWMtcmVzb3VyY2UtbnVtPjEwLjEwMzgvbmcuMzM5NDwvZWxlY3Ryb25pYy1yZXNv
dXJjZS1udW0+PC9yZWNvcmQ+PC9DaXRlPjwvRW5kTm90ZT4A
</w:fldData>
        </w:fldChar>
      </w:r>
      <w:r w:rsidR="004D577F">
        <w:rPr>
          <w:rFonts w:ascii="Times New Roman" w:hAnsi="Times New Roman" w:cs="Times New Roman"/>
          <w:sz w:val="24"/>
          <w:szCs w:val="24"/>
        </w:rPr>
        <w:instrText xml:space="preserve"> ADDIN EN.CITE.DATA </w:instrText>
      </w:r>
      <w:r w:rsidR="004D577F">
        <w:rPr>
          <w:rFonts w:ascii="Times New Roman" w:hAnsi="Times New Roman" w:cs="Times New Roman"/>
          <w:sz w:val="24"/>
          <w:szCs w:val="24"/>
        </w:rPr>
      </w:r>
      <w:r w:rsidR="004D577F">
        <w:rPr>
          <w:rFonts w:ascii="Times New Roman" w:hAnsi="Times New Roman" w:cs="Times New Roman"/>
          <w:sz w:val="24"/>
          <w:szCs w:val="24"/>
        </w:rPr>
        <w:fldChar w:fldCharType="end"/>
      </w:r>
      <w:r w:rsidR="005A469E">
        <w:rPr>
          <w:rFonts w:ascii="Times New Roman" w:hAnsi="Times New Roman" w:cs="Times New Roman"/>
          <w:sz w:val="24"/>
          <w:szCs w:val="24"/>
        </w:rPr>
      </w:r>
      <w:r w:rsidR="005A469E">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6" w:tooltip="Frantz, 2015 #114" w:history="1">
        <w:r w:rsidR="008834D1">
          <w:rPr>
            <w:rFonts w:ascii="Times New Roman" w:hAnsi="Times New Roman" w:cs="Times New Roman"/>
            <w:noProof/>
            <w:sz w:val="24"/>
            <w:szCs w:val="24"/>
          </w:rPr>
          <w:t>6</w:t>
        </w:r>
      </w:hyperlink>
      <w:r w:rsidR="004D577F">
        <w:rPr>
          <w:rFonts w:ascii="Times New Roman" w:hAnsi="Times New Roman" w:cs="Times New Roman"/>
          <w:noProof/>
          <w:sz w:val="24"/>
          <w:szCs w:val="24"/>
        </w:rPr>
        <w:t>)</w:t>
      </w:r>
      <w:r w:rsidR="005A469E">
        <w:rPr>
          <w:rFonts w:ascii="Times New Roman" w:hAnsi="Times New Roman" w:cs="Times New Roman"/>
          <w:sz w:val="24"/>
          <w:szCs w:val="24"/>
        </w:rPr>
        <w:fldChar w:fldCharType="end"/>
      </w:r>
      <w:r w:rsidR="0007156D">
        <w:rPr>
          <w:rFonts w:ascii="Times New Roman" w:hAnsi="Times New Roman" w:cs="Times New Roman"/>
          <w:sz w:val="24"/>
          <w:szCs w:val="24"/>
        </w:rPr>
        <w:t xml:space="preserve">. </w:t>
      </w:r>
      <w:r w:rsidR="00EC5005">
        <w:rPr>
          <w:rFonts w:ascii="Times New Roman" w:hAnsi="Times New Roman" w:cs="Times New Roman"/>
          <w:sz w:val="24"/>
          <w:szCs w:val="24"/>
        </w:rPr>
        <w:t>Domestication process of duck suppl</w:t>
      </w:r>
      <w:r w:rsidR="008C582E">
        <w:rPr>
          <w:rFonts w:ascii="Times New Roman" w:hAnsi="Times New Roman" w:cs="Times New Roman"/>
          <w:sz w:val="24"/>
          <w:szCs w:val="24"/>
        </w:rPr>
        <w:t>ied</w:t>
      </w:r>
      <w:r w:rsidR="00EC5005">
        <w:rPr>
          <w:rFonts w:ascii="Times New Roman" w:hAnsi="Times New Roman" w:cs="Times New Roman"/>
          <w:sz w:val="24"/>
          <w:szCs w:val="24"/>
        </w:rPr>
        <w:t xml:space="preserve"> a new case to domestication studies. Our analysis may help to provide new ideas to resolve the problems in current domestication studies.</w:t>
      </w:r>
    </w:p>
    <w:p w14:paraId="427F8657" w14:textId="19CF52D2" w:rsidR="00414609" w:rsidRPr="00155842" w:rsidRDefault="00D53C68">
      <w:pPr>
        <w:spacing w:line="480" w:lineRule="auto"/>
        <w:rPr>
          <w:rFonts w:ascii="Times New Roman" w:hAnsi="Times New Roman" w:cs="Times New Roman"/>
          <w:sz w:val="24"/>
          <w:szCs w:val="24"/>
        </w:rPr>
      </w:pPr>
      <w:r>
        <w:rPr>
          <w:rFonts w:ascii="Times New Roman" w:hAnsi="Times New Roman" w:cs="Times New Roman"/>
          <w:sz w:val="24"/>
          <w:szCs w:val="24"/>
        </w:rPr>
        <w:t>Detecting</w:t>
      </w:r>
      <w:r w:rsidR="00EC5005">
        <w:rPr>
          <w:rFonts w:ascii="Times New Roman" w:hAnsi="Times New Roman" w:cs="Times New Roman"/>
          <w:sz w:val="24"/>
          <w:szCs w:val="24"/>
        </w:rPr>
        <w:t xml:space="preserve"> genetic variation underlying phenotypic diversity between domestic duck and wild duck </w:t>
      </w:r>
      <w:r w:rsidR="002804B1">
        <w:rPr>
          <w:rFonts w:ascii="Times New Roman" w:hAnsi="Times New Roman" w:cs="Times New Roman"/>
          <w:sz w:val="24"/>
          <w:szCs w:val="24"/>
        </w:rPr>
        <w:t>could help us comprehensiv</w:t>
      </w:r>
      <w:r w:rsidR="001358F5">
        <w:rPr>
          <w:rFonts w:ascii="Times New Roman" w:hAnsi="Times New Roman" w:cs="Times New Roman"/>
          <w:sz w:val="24"/>
          <w:szCs w:val="24"/>
        </w:rPr>
        <w:t>e</w:t>
      </w:r>
      <w:r w:rsidR="002804B1">
        <w:rPr>
          <w:rFonts w:ascii="Times New Roman" w:hAnsi="Times New Roman" w:cs="Times New Roman"/>
          <w:sz w:val="24"/>
          <w:szCs w:val="24"/>
        </w:rPr>
        <w:t xml:space="preserve"> understanding how duck was domesticated</w:t>
      </w:r>
      <w:r w:rsidR="008875EF">
        <w:rPr>
          <w:rFonts w:ascii="Times New Roman" w:hAnsi="Times New Roman" w:cs="Times New Roman"/>
          <w:sz w:val="24"/>
          <w:szCs w:val="24"/>
        </w:rPr>
        <w:t xml:space="preserve"> and genetic changes </w:t>
      </w:r>
      <w:r w:rsidR="00BE586A">
        <w:rPr>
          <w:rFonts w:ascii="Times New Roman" w:hAnsi="Times New Roman" w:cs="Times New Roman"/>
          <w:sz w:val="24"/>
          <w:szCs w:val="24"/>
        </w:rPr>
        <w:t>of</w:t>
      </w:r>
      <w:r w:rsidR="008875EF">
        <w:rPr>
          <w:rFonts w:ascii="Times New Roman" w:hAnsi="Times New Roman" w:cs="Times New Roman"/>
          <w:sz w:val="24"/>
          <w:szCs w:val="24"/>
        </w:rPr>
        <w:t xml:space="preserve"> phenotype different between wild and domestic duck</w:t>
      </w:r>
      <w:r w:rsidR="002804B1">
        <w:rPr>
          <w:rFonts w:ascii="Times New Roman" w:hAnsi="Times New Roman" w:cs="Times New Roman"/>
          <w:sz w:val="24"/>
          <w:szCs w:val="24"/>
        </w:rPr>
        <w:t>.</w:t>
      </w:r>
      <w:r w:rsidR="00BE586A">
        <w:rPr>
          <w:rFonts w:ascii="Times New Roman" w:hAnsi="Times New Roman" w:cs="Times New Roman"/>
          <w:sz w:val="24"/>
          <w:szCs w:val="24"/>
        </w:rPr>
        <w:t xml:space="preserve"> </w:t>
      </w:r>
      <w:r w:rsidR="00567C5F" w:rsidRPr="00BE586A">
        <w:rPr>
          <w:rFonts w:ascii="Times New Roman" w:hAnsi="Times New Roman" w:cs="Times New Roman"/>
          <w:sz w:val="24"/>
          <w:szCs w:val="24"/>
        </w:rPr>
        <w:t>Detail analyses on</w:t>
      </w:r>
      <w:r w:rsidR="008C582E" w:rsidRPr="00194533">
        <w:rPr>
          <w:rFonts w:ascii="Times New Roman" w:hAnsi="Times New Roman" w:cs="Times New Roman"/>
          <w:sz w:val="24"/>
          <w:szCs w:val="24"/>
        </w:rPr>
        <w:t xml:space="preserve"> ancestor </w:t>
      </w:r>
      <w:r w:rsidR="00341B3D">
        <w:rPr>
          <w:rFonts w:ascii="Times New Roman" w:hAnsi="Times New Roman" w:cs="Times New Roman"/>
          <w:sz w:val="24"/>
          <w:szCs w:val="24"/>
        </w:rPr>
        <w:t xml:space="preserve">of </w:t>
      </w:r>
      <w:r w:rsidR="008C582E" w:rsidRPr="00194533">
        <w:rPr>
          <w:rFonts w:ascii="Times New Roman" w:hAnsi="Times New Roman" w:cs="Times New Roman"/>
          <w:sz w:val="24"/>
          <w:szCs w:val="24"/>
        </w:rPr>
        <w:t>wild duck</w:t>
      </w:r>
      <w:r w:rsidR="00567C5F" w:rsidRPr="00BE586A">
        <w:rPr>
          <w:rFonts w:ascii="Times New Roman" w:hAnsi="Times New Roman" w:cs="Times New Roman"/>
          <w:sz w:val="24"/>
          <w:szCs w:val="24"/>
        </w:rPr>
        <w:t xml:space="preserve"> showed </w:t>
      </w:r>
      <w:r w:rsidR="008C582E" w:rsidRPr="00194533">
        <w:rPr>
          <w:rFonts w:ascii="Times New Roman" w:hAnsi="Times New Roman" w:cs="Times New Roman"/>
          <w:sz w:val="24"/>
          <w:szCs w:val="24"/>
        </w:rPr>
        <w:t xml:space="preserve">adaptive selection might contribute to </w:t>
      </w:r>
      <w:r w:rsidR="00567C5F" w:rsidRPr="00BE586A">
        <w:rPr>
          <w:rFonts w:ascii="Times New Roman" w:hAnsi="Times New Roman" w:cs="Times New Roman"/>
          <w:sz w:val="24"/>
          <w:szCs w:val="24"/>
        </w:rPr>
        <w:t>the enhancement of long-distance flight ability in wild duck.</w:t>
      </w:r>
      <w:r w:rsidR="008C582E">
        <w:rPr>
          <w:rFonts w:ascii="Times New Roman" w:hAnsi="Times New Roman" w:cs="Times New Roman"/>
          <w:sz w:val="24"/>
          <w:szCs w:val="24"/>
        </w:rPr>
        <w:t xml:space="preserve"> </w:t>
      </w:r>
      <w:r w:rsidR="00280AA4">
        <w:rPr>
          <w:rFonts w:ascii="Times New Roman" w:hAnsi="Times New Roman" w:cs="Times New Roman"/>
          <w:sz w:val="24"/>
          <w:szCs w:val="24"/>
        </w:rPr>
        <w:t>M</w:t>
      </w:r>
      <w:r w:rsidR="008C582E">
        <w:rPr>
          <w:rFonts w:ascii="Times New Roman" w:hAnsi="Times New Roman" w:cs="Times New Roman"/>
          <w:sz w:val="24"/>
          <w:szCs w:val="24"/>
        </w:rPr>
        <w:t>eanwhile</w:t>
      </w:r>
      <w:r w:rsidR="00280AA4">
        <w:rPr>
          <w:rFonts w:ascii="Times New Roman" w:hAnsi="Times New Roman" w:cs="Times New Roman"/>
          <w:sz w:val="24"/>
          <w:szCs w:val="24"/>
        </w:rPr>
        <w:t>,</w:t>
      </w:r>
      <w:r w:rsidR="008C582E">
        <w:rPr>
          <w:rFonts w:ascii="Times New Roman" w:hAnsi="Times New Roman" w:cs="Times New Roman"/>
          <w:sz w:val="24"/>
          <w:szCs w:val="24"/>
        </w:rPr>
        <w:t xml:space="preserve"> w</w:t>
      </w:r>
      <w:r w:rsidR="00567C5F">
        <w:rPr>
          <w:rFonts w:ascii="Times New Roman" w:hAnsi="Times New Roman" w:cs="Times New Roman"/>
          <w:sz w:val="24"/>
          <w:szCs w:val="24"/>
        </w:rPr>
        <w:t>e f</w:t>
      </w:r>
      <w:r w:rsidR="00B95DFC">
        <w:rPr>
          <w:rFonts w:ascii="Times New Roman" w:hAnsi="Times New Roman" w:cs="Times New Roman"/>
          <w:sz w:val="24"/>
          <w:szCs w:val="24"/>
        </w:rPr>
        <w:t>ound</w:t>
      </w:r>
      <w:r w:rsidR="00567C5F">
        <w:rPr>
          <w:rFonts w:ascii="Times New Roman" w:hAnsi="Times New Roman" w:cs="Times New Roman"/>
          <w:sz w:val="24"/>
          <w:szCs w:val="24"/>
        </w:rPr>
        <w:t xml:space="preserve"> that </w:t>
      </w:r>
      <w:r w:rsidR="00280AA4">
        <w:rPr>
          <w:rFonts w:ascii="Times New Roman" w:hAnsi="Times New Roman" w:cs="Times New Roman"/>
          <w:sz w:val="24"/>
          <w:szCs w:val="24"/>
        </w:rPr>
        <w:t xml:space="preserve">duck </w:t>
      </w:r>
      <w:r w:rsidR="00567C5F">
        <w:rPr>
          <w:rFonts w:ascii="Times New Roman" w:hAnsi="Times New Roman" w:cs="Times New Roman"/>
          <w:sz w:val="24"/>
          <w:szCs w:val="24"/>
        </w:rPr>
        <w:t>domestication</w:t>
      </w:r>
      <w:r w:rsidR="00280AA4">
        <w:rPr>
          <w:rFonts w:ascii="Times New Roman" w:hAnsi="Times New Roman" w:cs="Times New Roman"/>
          <w:sz w:val="24"/>
          <w:szCs w:val="24"/>
        </w:rPr>
        <w:t xml:space="preserve"> was</w:t>
      </w:r>
      <w:r w:rsidR="00567C5F">
        <w:rPr>
          <w:rFonts w:ascii="Times New Roman" w:hAnsi="Times New Roman" w:cs="Times New Roman"/>
          <w:sz w:val="24"/>
          <w:szCs w:val="24"/>
        </w:rPr>
        <w:t xml:space="preserve"> accompanied by selection at genes affecting neuronal activit</w:t>
      </w:r>
      <w:r w:rsidR="005B2D8A">
        <w:rPr>
          <w:rFonts w:ascii="Times New Roman" w:hAnsi="Times New Roman" w:cs="Times New Roman"/>
          <w:sz w:val="24"/>
          <w:szCs w:val="24"/>
        </w:rPr>
        <w:t>ies</w:t>
      </w:r>
      <w:r w:rsidR="00DD3AE2" w:rsidRPr="00DD3AE2">
        <w:rPr>
          <w:rStyle w:val="aa"/>
          <w:rFonts w:ascii="Times New Roman" w:hAnsi="Times New Roman" w:cs="Times New Roman" w:hint="eastAsia"/>
          <w:color w:val="000000" w:themeColor="text1"/>
          <w:sz w:val="24"/>
          <w:szCs w:val="24"/>
          <w:shd w:val="clear" w:color="auto" w:fill="FFFFFF"/>
        </w:rPr>
        <w:t xml:space="preserve"> </w:t>
      </w:r>
      <w:r w:rsidR="00DD3AE2">
        <w:rPr>
          <w:rStyle w:val="aa"/>
          <w:rFonts w:ascii="Times New Roman" w:hAnsi="Times New Roman" w:cs="Times New Roman"/>
          <w:color w:val="000000" w:themeColor="text1"/>
          <w:sz w:val="24"/>
          <w:szCs w:val="24"/>
          <w:shd w:val="clear" w:color="auto" w:fill="FFFFFF"/>
        </w:rPr>
        <w:t>(</w:t>
      </w:r>
      <w:r w:rsidR="00DD3AE2">
        <w:rPr>
          <w:rStyle w:val="apple-converted-space"/>
          <w:rFonts w:ascii="Times New Roman" w:hAnsi="Times New Roman" w:cs="Times New Roman" w:hint="eastAsia"/>
          <w:color w:val="000000" w:themeColor="text1"/>
          <w:sz w:val="24"/>
          <w:szCs w:val="24"/>
          <w:shd w:val="clear" w:color="auto" w:fill="FFFFFF"/>
        </w:rPr>
        <w:t xml:space="preserve">e.g. </w:t>
      </w:r>
      <w:r w:rsidR="00DD3AE2" w:rsidRPr="00194533">
        <w:rPr>
          <w:rFonts w:ascii="Times New Roman" w:hAnsi="Times New Roman" w:cs="Times New Roman"/>
          <w:i/>
          <w:sz w:val="24"/>
          <w:szCs w:val="24"/>
        </w:rPr>
        <w:t>SH3GL2</w:t>
      </w:r>
      <w:r w:rsidR="00511700" w:rsidDel="00511700">
        <w:rPr>
          <w:rFonts w:ascii="Times New Roman" w:hAnsi="Times New Roman" w:cs="Times New Roman" w:hint="eastAsia"/>
          <w:sz w:val="24"/>
          <w:szCs w:val="24"/>
        </w:rPr>
        <w:t xml:space="preserve"> </w:t>
      </w:r>
      <w:r w:rsidR="00DD3AE2">
        <w:rPr>
          <w:rFonts w:ascii="Times New Roman" w:hAnsi="Times New Roman" w:cs="Times New Roman"/>
          <w:sz w:val="24"/>
          <w:szCs w:val="24"/>
        </w:rPr>
        <w:fldChar w:fldCharType="begin">
          <w:fldData xml:space="preserve">PEVuZE5vdGU+PENpdGU+PEF1dGhvcj5XYW5nPC9BdXRob3I+PFllYXI+MjAxMzwvWWVhcj48UmVj
TnVtPjEyMjwvUmVjTnVtPjxEaXNwbGF5VGV4dD4oNDYpPC9EaXNwbGF5VGV4dD48cmVjb3JkPjxy
ZWMtbnVtYmVyPjEyMjwvcmVjLW51bWJlcj48Zm9yZWlnbi1rZXlzPjxrZXkgYXBwPSJFTiIgZGIt
aWQ9ImF0d3d6ZHI1OXc5ejk5ZWZ3NXd4ZHc1Y2Z2cno1cnNmZDIwNSIgdGltZXN0YW1wPSIwIj4x
MjI8L2tleT48L2ZvcmVpZ24ta2V5cz48cmVmLXR5cGUgbmFtZT0iSm91cm5hbCBBcnRpY2xlIj4x
NzwvcmVmLXR5cGU+PGNvbnRyaWJ1dG9ycz48YXV0aG9ycz48YXV0aG9yPldhbmcsIEcuIEQuPC9h
dXRob3I+PGF1dGhvcj5aaGFpLCBXLjwvYXV0aG9yPjxhdXRob3I+WWFuZywgSC4gQy48L2F1dGhv
cj48YXV0aG9yPkZhbiwgUi4gWC48L2F1dGhvcj48YXV0aG9yPkNhbywgWC48L2F1dGhvcj48YXV0
aG9yPlpob25nLCBMLjwvYXV0aG9yPjxhdXRob3I+V2FuZywgTC48L2F1dGhvcj48YXV0aG9yPkxp
dSwgRi48L2F1dGhvcj48YXV0aG9yPld1LCBILjwvYXV0aG9yPjxhdXRob3I+Q2hlbmcsIEwuIEcu
PC9hdXRob3I+PGF1dGhvcj5Qb3lhcmtvdiwgQS4gRC48L2F1dGhvcj48YXV0aG9yPlBveWFya292
LCBOLiBBLiwgSnIuPC9hdXRob3I+PGF1dGhvcj5UYW5nLCBTLiBTLjwvYXV0aG9yPjxhdXRob3I+
WmhhbywgVy4gTS48L2F1dGhvcj48YXV0aG9yPkdhbywgWS48L2F1dGhvcj48YXV0aG9yPkx2LCBY
LiBNLjwvYXV0aG9yPjxhdXRob3I+SXJ3aW4sIEQuIE0uPC9hdXRob3I+PGF1dGhvcj5TYXZvbGFp
bmVuLCBQLjwvYXV0aG9yPjxhdXRob3I+V3UsIEMuIEkuPC9hdXRob3I+PGF1dGhvcj5aaGFuZywg
WS4gUC48L2F1dGhvcj48L2F1dGhvcnM+PC9jb250cmlidXRvcnM+PGF1dGgtYWRkcmVzcz5TdGF0
ZSBLZXkgTGFib3JhdG9yeSBvZiBHZW5ldGljIFJlc291cmNlcyBhbmQgRXZvbHV0aW9uLCBLdW5t
aW5nIEluc3RpdHV0ZSBvZiBab29sb2d5LCBDaGluZXNlIEFjYWRlbXkgb2YgU2NpZW5jZXMsIE5v
LiAzMiBKaWFvY2hhbmcgRG9uZ2x1LCBLdW5taW5nIDY1MDIyMywgQ2hpbmEuPC9hdXRoLWFkZHJl
c3M+PHRpdGxlcz48dGl0bGU+VGhlIGdlbm9taWNzIG9mIHNlbGVjdGlvbiBpbiBkb2dzIGFuZCB0
aGUgcGFyYWxsZWwgZXZvbHV0aW9uIGJldHdlZW4gZG9ncyBhbmQgaHVtYW5zPC90aXRsZT48c2Vj
b25kYXJ5LXRpdGxlPk5hdCBDb21tdW48L3NlY29uZGFyeS10aXRsZT48L3RpdGxlcz48cGFnZXM+
MTg2MDwvcGFnZXM+PHZvbHVtZT40PC92b2x1bWU+PGtleXdvcmRzPjxrZXl3b3JkPkFuaW1hbHM8
L2tleXdvcmQ+PGtleXdvcmQ+QW5pbWFscywgRG9tZXN0aWMvZ2VuZXRpY3M8L2tleXdvcmQ+PGtl
eXdvcmQ+Q2hpbmE8L2tleXdvcmQ+PGtleXdvcmQ+RG9ncy8qZ2VuZXRpY3M8L2tleXdvcmQ+PGtl
eXdvcmQ+KkV2b2x1dGlvbiwgTW9sZWN1bGFyPC9rZXl3b3JkPjxrZXl3b3JkPkdlbmUgT250b2xv
Z3k8L2tleXdvcmQ+PGtleXdvcmQ+R2VuZXRpYyBBc3NvY2lhdGlvbiBTdHVkaWVzPC9rZXl3b3Jk
PjxrZXl3b3JkPkdlbmV0aWMgVmFyaWF0aW9uPC9rZXl3b3JkPjxrZXl3b3JkPkdlbmV0aWNzLCBQ
b3B1bGF0aW9uPC9rZXl3b3JkPjxrZXl3b3JkPipHZW5vbWljczwva2V5d29yZD48a2V5d29yZD5H
ZW9ncmFwaHk8L2tleXdvcmQ+PGtleXdvcmQ+SGlnaC1UaHJvdWdocHV0IE51Y2xlb3RpZGUgU2Vx
dWVuY2luZzwva2V5d29yZD48a2V5d29yZD5IdW1hbnM8L2tleXdvcmQ+PGtleXdvcmQ+UG9wdWxh
dGlvbiBEeW5hbWljczwva2V5d29yZD48a2V5d29yZD5QcmluY2lwYWwgQ29tcG9uZW50IEFuYWx5
c2lzPC9rZXl3b3JkPjxrZXl3b3JkPipTZWxlY3Rpb24sIEdlbmV0aWM8L2tleXdvcmQ+PGtleXdv
cmQ+U2VxdWVuY2UgQW5hbHlzaXMsIEROQTwva2V5d29yZD48a2V5d29yZD5Xb2x2ZXMvZ2VuZXRp
Y3M8L2tleXdvcmQ+PC9rZXl3b3Jkcz48ZGF0ZXM+PHllYXI+MjAxMzwveWVhcj48L2RhdGVzPjxp
c2JuPjIwNDEtMTcyMyAoRWxlY3Ryb25pYykmI3hEOzIwNDEtMTcyMyAoTGlua2luZyk8L2lzYm4+
PGFjY2Vzc2lvbi1udW0+MjM2NzM2NDU8L2FjY2Vzc2lvbi1udW0+PHVybHM+PHJlbGF0ZWQtdXJs
cz48dXJsPmh0dHBzOi8vd3d3Lm5jYmkubmxtLm5paC5nb3YvcHVibWVkLzIzNjczNjQ1PC91cmw+
PC9yZWxhdGVkLXVybHM+PC91cmxzPjxlbGVjdHJvbmljLXJlc291cmNlLW51bT4xMC4xMDM4L25j
b21tczI4MTQ8L2VsZWN0cm9uaWMtcmVzb3VyY2UtbnVtPjwvcmVjb3JkPjwvQ2l0ZT48L0VuZE5v
dGU+AG==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PEVuZE5vdGU+PENpdGU+PEF1dGhvcj5XYW5nPC9BdXRob3I+PFllYXI+MjAxMzwvWWVhcj48UmVj
TnVtPjEyMjwvUmVjTnVtPjxEaXNwbGF5VGV4dD4oNDYpPC9EaXNwbGF5VGV4dD48cmVjb3JkPjxy
ZWMtbnVtYmVyPjEyMjwvcmVjLW51bWJlcj48Zm9yZWlnbi1rZXlzPjxrZXkgYXBwPSJFTiIgZGIt
aWQ9ImF0d3d6ZHI1OXc5ejk5ZWZ3NXd4ZHc1Y2Z2cno1cnNmZDIwNSIgdGltZXN0YW1wPSIwIj4x
MjI8L2tleT48L2ZvcmVpZ24ta2V5cz48cmVmLXR5cGUgbmFtZT0iSm91cm5hbCBBcnRpY2xlIj4x
NzwvcmVmLXR5cGU+PGNvbnRyaWJ1dG9ycz48YXV0aG9ycz48YXV0aG9yPldhbmcsIEcuIEQuPC9h
dXRob3I+PGF1dGhvcj5aaGFpLCBXLjwvYXV0aG9yPjxhdXRob3I+WWFuZywgSC4gQy48L2F1dGhv
cj48YXV0aG9yPkZhbiwgUi4gWC48L2F1dGhvcj48YXV0aG9yPkNhbywgWC48L2F1dGhvcj48YXV0
aG9yPlpob25nLCBMLjwvYXV0aG9yPjxhdXRob3I+V2FuZywgTC48L2F1dGhvcj48YXV0aG9yPkxp
dSwgRi48L2F1dGhvcj48YXV0aG9yPld1LCBILjwvYXV0aG9yPjxhdXRob3I+Q2hlbmcsIEwuIEcu
PC9hdXRob3I+PGF1dGhvcj5Qb3lhcmtvdiwgQS4gRC48L2F1dGhvcj48YXV0aG9yPlBveWFya292
LCBOLiBBLiwgSnIuPC9hdXRob3I+PGF1dGhvcj5UYW5nLCBTLiBTLjwvYXV0aG9yPjxhdXRob3I+
WmhhbywgVy4gTS48L2F1dGhvcj48YXV0aG9yPkdhbywgWS48L2F1dGhvcj48YXV0aG9yPkx2LCBY
LiBNLjwvYXV0aG9yPjxhdXRob3I+SXJ3aW4sIEQuIE0uPC9hdXRob3I+PGF1dGhvcj5TYXZvbGFp
bmVuLCBQLjwvYXV0aG9yPjxhdXRob3I+V3UsIEMuIEkuPC9hdXRob3I+PGF1dGhvcj5aaGFuZywg
WS4gUC48L2F1dGhvcj48L2F1dGhvcnM+PC9jb250cmlidXRvcnM+PGF1dGgtYWRkcmVzcz5TdGF0
ZSBLZXkgTGFib3JhdG9yeSBvZiBHZW5ldGljIFJlc291cmNlcyBhbmQgRXZvbHV0aW9uLCBLdW5t
aW5nIEluc3RpdHV0ZSBvZiBab29sb2d5LCBDaGluZXNlIEFjYWRlbXkgb2YgU2NpZW5jZXMsIE5v
LiAzMiBKaWFvY2hhbmcgRG9uZ2x1LCBLdW5taW5nIDY1MDIyMywgQ2hpbmEuPC9hdXRoLWFkZHJl
c3M+PHRpdGxlcz48dGl0bGU+VGhlIGdlbm9taWNzIG9mIHNlbGVjdGlvbiBpbiBkb2dzIGFuZCB0
aGUgcGFyYWxsZWwgZXZvbHV0aW9uIGJldHdlZW4gZG9ncyBhbmQgaHVtYW5zPC90aXRsZT48c2Vj
b25kYXJ5LXRpdGxlPk5hdCBDb21tdW48L3NlY29uZGFyeS10aXRsZT48L3RpdGxlcz48cGFnZXM+
MTg2MDwvcGFnZXM+PHZvbHVtZT40PC92b2x1bWU+PGtleXdvcmRzPjxrZXl3b3JkPkFuaW1hbHM8
L2tleXdvcmQ+PGtleXdvcmQ+QW5pbWFscywgRG9tZXN0aWMvZ2VuZXRpY3M8L2tleXdvcmQ+PGtl
eXdvcmQ+Q2hpbmE8L2tleXdvcmQ+PGtleXdvcmQ+RG9ncy8qZ2VuZXRpY3M8L2tleXdvcmQ+PGtl
eXdvcmQ+KkV2b2x1dGlvbiwgTW9sZWN1bGFyPC9rZXl3b3JkPjxrZXl3b3JkPkdlbmUgT250b2xv
Z3k8L2tleXdvcmQ+PGtleXdvcmQ+R2VuZXRpYyBBc3NvY2lhdGlvbiBTdHVkaWVzPC9rZXl3b3Jk
PjxrZXl3b3JkPkdlbmV0aWMgVmFyaWF0aW9uPC9rZXl3b3JkPjxrZXl3b3JkPkdlbmV0aWNzLCBQ
b3B1bGF0aW9uPC9rZXl3b3JkPjxrZXl3b3JkPipHZW5vbWljczwva2V5d29yZD48a2V5d29yZD5H
ZW9ncmFwaHk8L2tleXdvcmQ+PGtleXdvcmQ+SGlnaC1UaHJvdWdocHV0IE51Y2xlb3RpZGUgU2Vx
dWVuY2luZzwva2V5d29yZD48a2V5d29yZD5IdW1hbnM8L2tleXdvcmQ+PGtleXdvcmQ+UG9wdWxh
dGlvbiBEeW5hbWljczwva2V5d29yZD48a2V5d29yZD5QcmluY2lwYWwgQ29tcG9uZW50IEFuYWx5
c2lzPC9rZXl3b3JkPjxrZXl3b3JkPipTZWxlY3Rpb24sIEdlbmV0aWM8L2tleXdvcmQ+PGtleXdv
cmQ+U2VxdWVuY2UgQW5hbHlzaXMsIEROQTwva2V5d29yZD48a2V5d29yZD5Xb2x2ZXMvZ2VuZXRp
Y3M8L2tleXdvcmQ+PC9rZXl3b3Jkcz48ZGF0ZXM+PHllYXI+MjAxMzwveWVhcj48L2RhdGVzPjxp
c2JuPjIwNDEtMTcyMyAoRWxlY3Ryb25pYykmI3hEOzIwNDEtMTcyMyAoTGlua2luZyk8L2lzYm4+
PGFjY2Vzc2lvbi1udW0+MjM2NzM2NDU8L2FjY2Vzc2lvbi1udW0+PHVybHM+PHJlbGF0ZWQtdXJs
cz48dXJsPmh0dHBzOi8vd3d3Lm5jYmkubmxtLm5paC5nb3YvcHVibWVkLzIzNjczNjQ1PC91cmw+
PC9yZWxhdGVkLXVybHM+PC91cmxzPjxlbGVjdHJvbmljLXJlc291cmNlLW51bT4xMC4xMDM4L25j
b21tczI4MTQ8L2VsZWN0cm9uaWMtcmVzb3VyY2UtbnVtPjwvcmVjb3JkPjwvQ2l0ZT48L0VuZE5v
dGU+AG==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DD3AE2">
        <w:rPr>
          <w:rFonts w:ascii="Times New Roman" w:hAnsi="Times New Roman" w:cs="Times New Roman"/>
          <w:sz w:val="24"/>
          <w:szCs w:val="24"/>
        </w:rPr>
      </w:r>
      <w:r w:rsidR="00DD3AE2">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46" w:tooltip="Wang, 2013 #122" w:history="1">
        <w:r w:rsidR="008834D1">
          <w:rPr>
            <w:rFonts w:ascii="Times New Roman" w:hAnsi="Times New Roman" w:cs="Times New Roman"/>
            <w:noProof/>
            <w:sz w:val="24"/>
            <w:szCs w:val="24"/>
          </w:rPr>
          <w:t>46</w:t>
        </w:r>
      </w:hyperlink>
      <w:r w:rsidR="00F50B80">
        <w:rPr>
          <w:rFonts w:ascii="Times New Roman" w:hAnsi="Times New Roman" w:cs="Times New Roman"/>
          <w:noProof/>
          <w:sz w:val="24"/>
          <w:szCs w:val="24"/>
        </w:rPr>
        <w:t>)</w:t>
      </w:r>
      <w:r w:rsidR="00DD3AE2">
        <w:rPr>
          <w:rFonts w:ascii="Times New Roman" w:hAnsi="Times New Roman" w:cs="Times New Roman"/>
          <w:sz w:val="24"/>
          <w:szCs w:val="24"/>
        </w:rPr>
        <w:fldChar w:fldCharType="end"/>
      </w:r>
      <w:r w:rsidR="00DD3AE2">
        <w:rPr>
          <w:rFonts w:ascii="Times New Roman" w:hAnsi="Times New Roman" w:cs="Times New Roman"/>
          <w:sz w:val="24"/>
          <w:szCs w:val="24"/>
        </w:rPr>
        <w:t>)</w:t>
      </w:r>
      <w:r w:rsidR="005B2D8A">
        <w:rPr>
          <w:rFonts w:ascii="Times New Roman" w:hAnsi="Times New Roman" w:cs="Times New Roman"/>
          <w:sz w:val="24"/>
          <w:szCs w:val="24"/>
        </w:rPr>
        <w:t>, lekking behavior</w:t>
      </w:r>
      <w:r w:rsidR="00DD3AE2">
        <w:rPr>
          <w:rFonts w:ascii="Times New Roman" w:hAnsi="Times New Roman" w:cs="Times New Roman"/>
          <w:sz w:val="24"/>
          <w:szCs w:val="24"/>
        </w:rPr>
        <w:t xml:space="preserve"> (</w:t>
      </w:r>
      <w:r w:rsidR="00DD3AE2">
        <w:rPr>
          <w:rStyle w:val="apple-converted-space"/>
          <w:rFonts w:ascii="Times New Roman" w:hAnsi="Times New Roman" w:cs="Times New Roman" w:hint="eastAsia"/>
          <w:color w:val="000000" w:themeColor="text1"/>
          <w:sz w:val="24"/>
          <w:szCs w:val="24"/>
          <w:shd w:val="clear" w:color="auto" w:fill="FFFFFF"/>
        </w:rPr>
        <w:t xml:space="preserve">e.g. </w:t>
      </w:r>
      <w:r w:rsidR="00DD3AE2" w:rsidRPr="00194533">
        <w:rPr>
          <w:rStyle w:val="apple-converted-space"/>
          <w:rFonts w:ascii="Times New Roman" w:hAnsi="Times New Roman" w:cs="Times New Roman"/>
          <w:i/>
          <w:color w:val="000000" w:themeColor="text1"/>
          <w:sz w:val="24"/>
          <w:szCs w:val="24"/>
          <w:shd w:val="clear" w:color="auto" w:fill="FFFFFF"/>
        </w:rPr>
        <w:t>HEXB, B4GALT1</w:t>
      </w:r>
      <w:r w:rsidR="00511700" w:rsidRPr="00194533">
        <w:rPr>
          <w:rStyle w:val="apple-converted-space"/>
          <w:rFonts w:ascii="Times New Roman" w:hAnsi="Times New Roman" w:cs="Times New Roman"/>
          <w:i/>
          <w:color w:val="000000" w:themeColor="text1"/>
          <w:sz w:val="24"/>
          <w:szCs w:val="24"/>
          <w:shd w:val="clear" w:color="auto" w:fill="FFFFFF"/>
        </w:rPr>
        <w:t xml:space="preserve"> </w:t>
      </w:r>
      <w:r w:rsidR="00511700">
        <w:rPr>
          <w:rStyle w:val="apple-converted-space"/>
          <w:rFonts w:ascii="Times New Roman" w:hAnsi="Times New Roman" w:cs="Times New Roman"/>
          <w:color w:val="000000" w:themeColor="text1"/>
          <w:sz w:val="24"/>
          <w:szCs w:val="24"/>
          <w:shd w:val="clear" w:color="auto" w:fill="FFFFFF"/>
        </w:rPr>
        <w:t>and</w:t>
      </w:r>
      <w:r w:rsidR="00DD3AE2">
        <w:rPr>
          <w:rStyle w:val="apple-converted-space"/>
          <w:rFonts w:ascii="Times New Roman" w:hAnsi="Times New Roman" w:cs="Times New Roman" w:hint="eastAsia"/>
          <w:color w:val="000000" w:themeColor="text1"/>
          <w:sz w:val="24"/>
          <w:szCs w:val="24"/>
          <w:shd w:val="clear" w:color="auto" w:fill="FFFFFF"/>
        </w:rPr>
        <w:t xml:space="preserve"> </w:t>
      </w:r>
      <w:r w:rsidR="00DD3AE2" w:rsidRPr="00194533">
        <w:rPr>
          <w:rStyle w:val="apple-converted-space"/>
          <w:rFonts w:ascii="Times New Roman" w:hAnsi="Times New Roman" w:cs="Times New Roman"/>
          <w:i/>
          <w:color w:val="000000" w:themeColor="text1"/>
          <w:sz w:val="24"/>
          <w:szCs w:val="24"/>
          <w:shd w:val="clear" w:color="auto" w:fill="FFFFFF"/>
        </w:rPr>
        <w:t>HSD17B4</w:t>
      </w:r>
      <w:r w:rsidR="00280AA4">
        <w:rPr>
          <w:rStyle w:val="apple-converted-space"/>
          <w:rFonts w:ascii="Times New Roman" w:hAnsi="Times New Roman" w:cs="Times New Roman"/>
          <w:color w:val="000000" w:themeColor="text1"/>
          <w:sz w:val="24"/>
          <w:szCs w:val="24"/>
          <w:shd w:val="clear" w:color="auto" w:fill="FFFFFF"/>
        </w:rPr>
        <w:t>)</w:t>
      </w:r>
      <w:r w:rsidR="005B2D8A">
        <w:rPr>
          <w:rFonts w:ascii="Times New Roman" w:hAnsi="Times New Roman" w:cs="Times New Roman"/>
          <w:sz w:val="24"/>
          <w:szCs w:val="24"/>
        </w:rPr>
        <w:t xml:space="preserve">. </w:t>
      </w:r>
      <w:r w:rsidR="00A71A89">
        <w:rPr>
          <w:rFonts w:ascii="Times New Roman" w:hAnsi="Times New Roman" w:cs="Times New Roman"/>
          <w:sz w:val="24"/>
          <w:szCs w:val="24"/>
        </w:rPr>
        <w:t xml:space="preserve">Moreover, </w:t>
      </w:r>
      <w:r w:rsidR="005B2D8A">
        <w:rPr>
          <w:rFonts w:ascii="Times New Roman" w:hAnsi="Times New Roman" w:cs="Times New Roman"/>
          <w:sz w:val="24"/>
          <w:szCs w:val="24"/>
        </w:rPr>
        <w:t>Genes associate</w:t>
      </w:r>
      <w:r w:rsidR="00A71A89">
        <w:rPr>
          <w:rFonts w:ascii="Times New Roman" w:hAnsi="Times New Roman" w:cs="Times New Roman"/>
          <w:sz w:val="24"/>
          <w:szCs w:val="24"/>
        </w:rPr>
        <w:t>d</w:t>
      </w:r>
      <w:r w:rsidR="005B2D8A">
        <w:rPr>
          <w:rFonts w:ascii="Times New Roman" w:hAnsi="Times New Roman" w:cs="Times New Roman"/>
          <w:sz w:val="24"/>
          <w:szCs w:val="24"/>
        </w:rPr>
        <w:t xml:space="preserve"> with lipid, carbohydrate, protein metabolic process and food intake control were under selection</w:t>
      </w:r>
      <w:r w:rsidR="00DD3AE2">
        <w:rPr>
          <w:rFonts w:ascii="Times New Roman" w:hAnsi="Times New Roman" w:cs="Times New Roman"/>
          <w:sz w:val="24"/>
          <w:szCs w:val="24"/>
        </w:rPr>
        <w:t xml:space="preserve"> </w:t>
      </w:r>
      <w:r w:rsidR="00DD3AE2">
        <w:rPr>
          <w:rFonts w:ascii="Times New Roman" w:hAnsi="Times New Roman" w:cs="Times New Roman" w:hint="eastAsia"/>
          <w:sz w:val="24"/>
          <w:szCs w:val="24"/>
        </w:rPr>
        <w:t xml:space="preserve">(e.g. </w:t>
      </w:r>
      <w:r w:rsidR="00DD3AE2" w:rsidRPr="00194533">
        <w:rPr>
          <w:rFonts w:ascii="Times New Roman" w:hAnsi="Times New Roman" w:cs="Times New Roman"/>
          <w:i/>
          <w:sz w:val="24"/>
          <w:szCs w:val="24"/>
        </w:rPr>
        <w:t>RMI1</w:t>
      </w:r>
      <w:r w:rsidR="00DD3AE2">
        <w:rPr>
          <w:rFonts w:ascii="Times New Roman" w:hAnsi="Times New Roman" w:cs="Times New Roman" w:hint="eastAsia"/>
          <w:sz w:val="24"/>
          <w:szCs w:val="24"/>
        </w:rPr>
        <w:t xml:space="preserve">, </w:t>
      </w:r>
      <w:r w:rsidR="00DD3AE2" w:rsidRPr="00194533">
        <w:rPr>
          <w:rFonts w:ascii="Times New Roman" w:hAnsi="Times New Roman" w:cs="Times New Roman"/>
          <w:i/>
          <w:sz w:val="24"/>
          <w:szCs w:val="24"/>
        </w:rPr>
        <w:t>MRAP2</w:t>
      </w:r>
      <w:r w:rsidR="00DD3AE2">
        <w:rPr>
          <w:rFonts w:ascii="Times New Roman" w:hAnsi="Times New Roman" w:cs="Times New Roman" w:hint="eastAsia"/>
          <w:sz w:val="24"/>
          <w:szCs w:val="24"/>
        </w:rPr>
        <w:t xml:space="preserve"> and </w:t>
      </w:r>
      <w:r w:rsidR="00DD3AE2" w:rsidRPr="00194533">
        <w:rPr>
          <w:rFonts w:ascii="Times New Roman" w:hAnsi="Times New Roman" w:cs="Times New Roman"/>
          <w:i/>
          <w:sz w:val="24"/>
          <w:szCs w:val="24"/>
        </w:rPr>
        <w:t>MC4R</w:t>
      </w:r>
      <w:r w:rsidR="0065610C">
        <w:rPr>
          <w:rFonts w:ascii="Times New Roman" w:hAnsi="Times New Roman" w:cs="Times New Roman"/>
          <w:sz w:val="24"/>
          <w:szCs w:val="24"/>
        </w:rPr>
        <w:t xml:space="preserve"> </w:t>
      </w:r>
      <w:r w:rsidR="00DD3AE2">
        <w:rPr>
          <w:rFonts w:ascii="Times New Roman" w:hAnsi="Times New Roman" w:cs="Times New Roman"/>
          <w:sz w:val="24"/>
          <w:szCs w:val="24"/>
        </w:rPr>
        <w:fldChar w:fldCharType="begin"/>
      </w:r>
      <w:r w:rsidR="007819CE">
        <w:rPr>
          <w:rFonts w:ascii="Times New Roman" w:hAnsi="Times New Roman" w:cs="Times New Roman"/>
          <w:sz w:val="24"/>
          <w:szCs w:val="24"/>
        </w:rPr>
        <w:instrText xml:space="preserve"> ADDIN EN.CITE &lt;EndNote&gt;&lt;Cite&gt;&lt;Author&gt;Rubin&lt;/Author&gt;&lt;Year&gt;2012&lt;/Year&gt;&lt;RecNum&gt;67&lt;/RecNum&gt;&lt;DisplayText&gt;(8)&lt;/DisplayText&gt;&lt;record&gt;&lt;rec-number&gt;67&lt;/rec-number&gt;&lt;foreign-keys&gt;&lt;key app="EN" db-id="zd9vrr9r4sxpvoex0z2x0seo95tx9fexr95t" timestamp="1491289469"&gt;67&lt;/key&gt;&lt;/foreign-keys&gt;&lt;ref-type name="Journal Article"&gt;17&lt;/ref-type&gt;&lt;contributors&gt;&lt;authors&gt;&lt;author&gt;Rubin, C. J.&lt;/author&gt;&lt;author&gt;Megens, H. J.&lt;/author&gt;&lt;author&gt;Martinez Barrio, A.&lt;/author&gt;&lt;author&gt;Maqbool, K.&lt;/author&gt;&lt;author&gt;Sayyab, S.&lt;/author&gt;&lt;author&gt;Schwochow, D.&lt;/author&gt;&lt;author&gt;Wang, C.&lt;/author&gt;&lt;author&gt;Carlborg, O.&lt;/author&gt;&lt;author&gt;Jern, P.&lt;/author&gt;&lt;author&gt;Jorgensen, C. B.&lt;/author&gt;&lt;author&gt;Archibald, A. L.&lt;/author&gt;&lt;author&gt;Fredholm, M.&lt;/author&gt;&lt;author&gt;Groenen, M. A.&lt;/author&gt;&lt;author&gt;Andersson, L.&lt;/author&gt;&lt;/authors&gt;&lt;/contributors&gt;&lt;auth-address&gt;Science for Life Laboratory, Department of Medical Biochemistry and Microbiology, Uppsala University, SE-751 23 Uppsala, Sweden.&lt;/auth-address&gt;&lt;titles&gt;&lt;title&gt;Strong signatures of selection in the domestic pig genome&lt;/title&gt;&lt;secondary-title&gt;Proc Natl Acad Sci U S A&lt;/secondary-title&gt;&lt;/titles&gt;&lt;periodical&gt;&lt;full-title&gt;Proc Natl Acad Sci U S A&lt;/full-title&gt;&lt;/periodical&gt;&lt;pages&gt;19529-36&lt;/pages&gt;&lt;volume&gt;109&lt;/volume&gt;&lt;number&gt;48&lt;/number&gt;&lt;keywords&gt;&lt;keyword&gt;Amino Acid Sequence&lt;/keyword&gt;&lt;keyword&gt;Animals&lt;/keyword&gt;&lt;keyword&gt;Animals, Domestic/*genetics&lt;/keyword&gt;&lt;keyword&gt;DNA Copy Number Variations&lt;/keyword&gt;&lt;keyword&gt;*Genome&lt;/keyword&gt;&lt;keyword&gt;Homozygote&lt;/keyword&gt;&lt;keyword&gt;Molecular Sequence Data&lt;/keyword&gt;&lt;keyword&gt;Quantitative Trait Loci&lt;/keyword&gt;&lt;keyword&gt;*Selection, Genetic&lt;/keyword&gt;&lt;keyword&gt;Sequence Homology, Amino Acid&lt;/keyword&gt;&lt;keyword&gt;Swine/*genetics&lt;/keyword&gt;&lt;/keywords&gt;&lt;dates&gt;&lt;year&gt;2012&lt;/year&gt;&lt;pub-dates&gt;&lt;date&gt;Nov 27&lt;/date&gt;&lt;/pub-dates&gt;&lt;/dates&gt;&lt;isbn&gt;1091-6490 (Electronic)&amp;#xD;0027-8424 (Linking)&lt;/isbn&gt;&lt;accession-num&gt;23151514&lt;/accession-num&gt;&lt;urls&gt;&lt;related-urls&gt;&lt;url&gt;https://www.ncbi.nlm.nih.gov/pubmed/23151514&lt;/url&gt;&lt;/related-urls&gt;&lt;/urls&gt;&lt;custom2&gt;PMC3511700&lt;/custom2&gt;&lt;electronic-resource-num&gt;10.1073/pnas.1217149109&lt;/electronic-resource-num&gt;&lt;/record&gt;&lt;/Cite&gt;&lt;/EndNote&gt;</w:instrText>
      </w:r>
      <w:r w:rsidR="00DD3AE2">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8" w:tooltip="Rubin, 2012 #67" w:history="1">
        <w:r w:rsidR="008834D1">
          <w:rPr>
            <w:rFonts w:ascii="Times New Roman" w:hAnsi="Times New Roman" w:cs="Times New Roman"/>
            <w:noProof/>
            <w:sz w:val="24"/>
            <w:szCs w:val="24"/>
          </w:rPr>
          <w:t>8</w:t>
        </w:r>
      </w:hyperlink>
      <w:r w:rsidR="004D577F">
        <w:rPr>
          <w:rFonts w:ascii="Times New Roman" w:hAnsi="Times New Roman" w:cs="Times New Roman"/>
          <w:noProof/>
          <w:sz w:val="24"/>
          <w:szCs w:val="24"/>
        </w:rPr>
        <w:t>)</w:t>
      </w:r>
      <w:r w:rsidR="00DD3AE2">
        <w:rPr>
          <w:rFonts w:ascii="Times New Roman" w:hAnsi="Times New Roman" w:cs="Times New Roman"/>
          <w:sz w:val="24"/>
          <w:szCs w:val="24"/>
        </w:rPr>
        <w:fldChar w:fldCharType="end"/>
      </w:r>
      <w:r w:rsidR="00DD3AE2">
        <w:rPr>
          <w:rFonts w:ascii="Times New Roman" w:hAnsi="Times New Roman" w:cs="Times New Roman"/>
          <w:sz w:val="24"/>
          <w:szCs w:val="24"/>
        </w:rPr>
        <w:t>)</w:t>
      </w:r>
      <w:r w:rsidR="005B2D8A">
        <w:rPr>
          <w:rFonts w:ascii="Times New Roman" w:hAnsi="Times New Roman" w:cs="Times New Roman"/>
          <w:sz w:val="24"/>
          <w:szCs w:val="24"/>
        </w:rPr>
        <w:t xml:space="preserve">. </w:t>
      </w:r>
      <w:r w:rsidR="007F1F94">
        <w:rPr>
          <w:rFonts w:ascii="Times New Roman" w:hAnsi="Times New Roman" w:cs="Times New Roman"/>
          <w:sz w:val="24"/>
          <w:szCs w:val="24"/>
        </w:rPr>
        <w:t xml:space="preserve">In summary, </w:t>
      </w:r>
      <w:r w:rsidR="005B2D8A">
        <w:rPr>
          <w:rFonts w:ascii="Times New Roman" w:hAnsi="Times New Roman" w:cs="Times New Roman"/>
          <w:sz w:val="24"/>
          <w:szCs w:val="24"/>
        </w:rPr>
        <w:t>an adaption to food-rich</w:t>
      </w:r>
      <w:r w:rsidR="00F94FF9">
        <w:rPr>
          <w:rFonts w:ascii="Times New Roman" w:hAnsi="Times New Roman" w:cs="Times New Roman"/>
          <w:sz w:val="24"/>
          <w:szCs w:val="24"/>
        </w:rPr>
        <w:t xml:space="preserve"> and artificial feeding</w:t>
      </w:r>
      <w:r w:rsidR="005B2D8A">
        <w:rPr>
          <w:rFonts w:ascii="Times New Roman" w:hAnsi="Times New Roman" w:cs="Times New Roman"/>
          <w:sz w:val="24"/>
          <w:szCs w:val="24"/>
        </w:rPr>
        <w:t xml:space="preserve"> </w:t>
      </w:r>
      <w:r w:rsidR="005E7DAE">
        <w:rPr>
          <w:rFonts w:ascii="Times New Roman" w:hAnsi="Times New Roman" w:cs="Times New Roman"/>
          <w:sz w:val="24"/>
          <w:szCs w:val="24"/>
        </w:rPr>
        <w:t xml:space="preserve">environment with </w:t>
      </w:r>
      <w:r w:rsidR="0065610C">
        <w:rPr>
          <w:rFonts w:ascii="Times New Roman" w:hAnsi="Times New Roman" w:cs="Times New Roman"/>
          <w:sz w:val="24"/>
          <w:szCs w:val="24"/>
        </w:rPr>
        <w:t>development of agriculture</w:t>
      </w:r>
      <w:r w:rsidR="00F40ACB">
        <w:rPr>
          <w:rFonts w:ascii="Times New Roman" w:hAnsi="Times New Roman" w:cs="Times New Roman"/>
          <w:sz w:val="24"/>
          <w:szCs w:val="24"/>
        </w:rPr>
        <w:t xml:space="preserve"> </w:t>
      </w:r>
      <w:r w:rsidR="0065610C">
        <w:rPr>
          <w:rFonts w:ascii="Times New Roman" w:hAnsi="Times New Roman" w:cs="Times New Roman"/>
          <w:sz w:val="24"/>
          <w:szCs w:val="24"/>
        </w:rPr>
        <w:t>may</w:t>
      </w:r>
      <w:r w:rsidR="007F1F94">
        <w:rPr>
          <w:rFonts w:ascii="Times New Roman" w:hAnsi="Times New Roman" w:cs="Times New Roman"/>
          <w:sz w:val="24"/>
          <w:szCs w:val="24"/>
        </w:rPr>
        <w:t xml:space="preserve"> contribute to </w:t>
      </w:r>
      <w:r w:rsidR="005B2D8A">
        <w:rPr>
          <w:rFonts w:ascii="Times New Roman" w:hAnsi="Times New Roman" w:cs="Times New Roman"/>
          <w:sz w:val="24"/>
          <w:szCs w:val="24"/>
        </w:rPr>
        <w:t>duck domestication.</w:t>
      </w:r>
    </w:p>
    <w:p w14:paraId="2AF2D2E5" w14:textId="79E91707" w:rsidR="00370C45" w:rsidRDefault="00DB7656" w:rsidP="00DF750C">
      <w:pPr>
        <w:spacing w:line="480" w:lineRule="auto"/>
        <w:rPr>
          <w:rFonts w:ascii="Times New Roman" w:hAnsi="Times New Roman" w:cs="Times New Roman"/>
          <w:sz w:val="24"/>
          <w:szCs w:val="24"/>
        </w:rPr>
      </w:pPr>
      <w:r>
        <w:rPr>
          <w:rFonts w:ascii="Times New Roman" w:hAnsi="Times New Roman" w:cs="Times New Roman"/>
          <w:sz w:val="24"/>
          <w:szCs w:val="24"/>
        </w:rPr>
        <w:t>H</w:t>
      </w:r>
      <w:r w:rsidR="0054067C">
        <w:rPr>
          <w:rFonts w:ascii="Times New Roman" w:hAnsi="Times New Roman" w:cs="Times New Roman"/>
          <w:sz w:val="24"/>
          <w:szCs w:val="24"/>
        </w:rPr>
        <w:t>ighly heterogeneous patterns of genetic differentiation across the genome have been found and drawn a great attention</w:t>
      </w:r>
      <w:r>
        <w:rPr>
          <w:rFonts w:ascii="Times New Roman" w:hAnsi="Times New Roman" w:cs="Times New Roman"/>
          <w:sz w:val="24"/>
          <w:szCs w:val="24"/>
        </w:rPr>
        <w:t xml:space="preserve"> in speciation studies </w:t>
      </w:r>
      <w:r w:rsidR="00D96815">
        <w:rPr>
          <w:rFonts w:ascii="Times New Roman" w:hAnsi="Times New Roman" w:cs="Times New Roman"/>
          <w:sz w:val="24"/>
          <w:szCs w:val="24"/>
        </w:rPr>
        <w:fldChar w:fldCharType="begin">
          <w:fldData xml:space="preserve">PEVuZE5vdGU+PENpdGU+PEF1dGhvcj5IYW48L0F1dGhvcj48WWVhcj4yMDE3PC9ZZWFyPjxSZWNO
dW0+MTEwPC9SZWNOdW0+PERpc3BsYXlUZXh0Pig0MCwgNDcsIDUzKTwvRGlzcGxheVRleHQ+PHJl
Y29yZD48cmVjLW51bWJlcj4xMTA8L3JlYy1udW1iZXI+PGZvcmVpZ24ta2V5cz48a2V5IGFwcD0i
RU4iIGRiLWlkPSJ6ZDl2cnI5cjRzeHB2b2V4MHoyeDBzZW85NXR4OWZleHI5NXQiIHRpbWVzdGFt
cD0iMTUzODI4OTExNyI+MTEwPC9rZXk+PC9mb3JlaWduLWtleXM+PHJlZi10eXBlIG5hbWU9Ikpv
dXJuYWwgQXJ0aWNsZSI+MTc8L3JlZi10eXBlPjxjb250cmlidXRvcnM+PGF1dGhvcnM+PGF1dGhv
cj5IYW4sIEYuPC9hdXRob3I+PGF1dGhvcj5MYW1pY2hoYW5leSwgUy48L2F1dGhvcj48YXV0aG9y
PkdyYW50LCBCLiBSLjwvYXV0aG9yPjxhdXRob3I+R3JhbnQsIFAuIFIuPC9hdXRob3I+PGF1dGhv
cj5BbmRlcnNzb24sIEwuPC9hdXRob3I+PGF1dGhvcj5XZWJzdGVyLCBNLiBULjwvYXV0aG9yPjwv
YXV0aG9ycz48L2NvbnRyaWJ1dG9ycz48YXV0aC1hZGRyZXNzPkRlcGFydG1lbnQgb2YgTWVkaWNh
bCBCaW9jaGVtaXN0cnkgYW5kIE1pY3JvYmlvbG9neSwgU2NpZW5jZSBmb3IgTGlmZSBMYWJvcmF0
b3J5LCBVcHBzYWxhIFVuaXZlcnNpdHksIDc1MTIzIFVwcHNhbGEsIFN3ZWRlbi4mI3hEO0RlcGFy
dG1lbnQgb2YgRWNvbG9neSBhbmQgRXZvbHV0aW9uYXJ5IEJpb2xvZ3ksIFByaW5jZXRvbiBVbml2
ZXJzaXR5LCBQcmluY2V0b24sIE5ldyBKZXJzZXkgMDg1NDQtMjAxNiwgVVNBLiYjeEQ7RGVwYXJ0
bWVudCBvZiBBbmltYWwgQnJlZWRpbmcgYW5kIEdlbmV0aWNzLCBTd2VkaXNoIFVuaXZlcnNpdHkg
b2YgQWdyaWN1bHR1cmFsIFNjaWVuY2VzLCA3NTAwNyBVcHBzYWxhLCBTd2VkZW4uJiN4RDtEZXBh
cnRtZW50IG9mIFZldGVyaW5hcnkgSW50ZWdyYXRpdmUgQmlvc2NpZW5jZXMsIFRleGFzIEEmYW1w
O00gVW5pdmVyc2l0eSwgQ29sbGVnZSBTdGF0aW9uLCBUZXhhcyA3Nzg0My00NDYxLCBVU0EuPC9h
dXRoLWFkZHJlc3M+PHRpdGxlcz48dGl0bGU+R2VuZSBmbG93LCBhbmNpZW50IHBvbHltb3JwaGlz
bSwgYW5kIGVjb2xvZ2ljYWwgYWRhcHRhdGlvbiBzaGFwZSB0aGUgZ2Vub21pYyBsYW5kc2NhcGUg
b2YgZGl2ZXJnZW5jZSBhbW9uZyBEYXJ3aW4mYXBvcztzIGZpbmNoZXM8L3RpdGxlPjxzZWNvbmRh
cnktdGl0bGU+R2Vub21lIFJlczwvc2Vjb25kYXJ5LXRpdGxlPjwvdGl0bGVzPjxwZXJpb2RpY2Fs
PjxmdWxsLXRpdGxlPkdlbm9tZSBSZXM8L2Z1bGwtdGl0bGU+PC9wZXJpb2RpY2FsPjxwYWdlcz4x
MDA0LTEwMTU8L3BhZ2VzPjx2b2x1bWU+Mjc8L3ZvbHVtZT48bnVtYmVyPjY8L251bWJlcj48ZWRp
dGlvbj4yMDE3LzA0LzI3PC9lZGl0aW9uPjxrZXl3b3Jkcz48a2V5d29yZD5BZGFwdGF0aW9uLCBQ
aHlzaW9sb2dpY2FsL2dlbmV0aWNzPC9rZXl3b3JkPjxrZXl3b3JkPkFuaW1hbCBEaXN0cmlidXRp
b248L2tleXdvcmQ+PGtleXdvcmQ+QW5pbWFsczwva2V5d29yZD48a2V5d29yZD5FY3VhZG9yPC9r
ZXl3b3JkPjxrZXl3b3JkPkZpbmNoZXMvY2xhc3NpZmljYXRpb24vKmdlbmV0aWNzPC9rZXl3b3Jk
PjxrZXl3b3JkPipHZW5lIEZsb3c8L2tleXdvcmQ+PGtleXdvcmQ+R2VuZXRpYyBMb2NpPC9rZXl3
b3JkPjxrZXl3b3JkPipHZW5ldGljIFNwZWNpYXRpb248L2tleXdvcmQ+PGtleXdvcmQ+Kkdlbm9t
ZTwva2V5d29yZD48a2V5d29yZD5HZW5vbWljIElzbGFuZHM8L2tleXdvcmQ+PGtleXdvcmQ+SGFw
bG90eXBlczwva2V5d29yZD48a2V5d29yZD5NaWNyb3NhdGVsbGl0ZSBSZXBlYXRzPC9rZXl3b3Jk
PjxrZXl3b3JkPipQaHlsb2dlbnk8L2tleXdvcmQ+PGtleXdvcmQ+UG9seW1vcnBoaXNtLCBHZW5l
dGljPC9rZXl3b3JkPjxrZXl3b3JkPlNlbGVjdGlvbiwgR2VuZXRpYzwva2V5d29yZD48a2V5d29y
ZD5TeW1wYXRyeTwva2V5d29yZD48L2tleXdvcmRzPjxkYXRlcz48eWVhcj4yMDE3PC95ZWFyPjxw
dWItZGF0ZXM+PGRhdGU+SnVuPC9kYXRlPjwvcHViLWRhdGVzPjwvZGF0ZXM+PGlzYm4+MTU0OS01
NDY5IChFbGVjdHJvbmljKSYjeEQ7MTA4OC05MDUxIChMaW5raW5nKTwvaXNibj48YWNjZXNzaW9u
LW51bT4yODQ0MjU1ODwvYWNjZXNzaW9uLW51bT48dXJscz48cmVsYXRlZC11cmxzPjx1cmw+aHR0
cHM6Ly93d3cubmNiaS5ubG0ubmloLmdvdi9wdWJtZWQvMjg0NDI1NTg8L3VybD48L3JlbGF0ZWQt
dXJscz48L3VybHM+PGN1c3RvbTI+UE1DNTQ1MzMxNTwvY3VzdG9tMj48ZWxlY3Ryb25pYy1yZXNv
dXJjZS1udW0+MTAuMTEwMS9nci4yMTI1MjIuMTE2PC9lbGVjdHJvbmljLXJlc291cmNlLW51bT48
L3JlY29yZD48L0NpdGU+PENpdGU+PEF1dGhvcj5IYXJyPC9BdXRob3I+PFllYXI+MjAwNjwvWWVh
cj48UmVjTnVtPjE5PC9SZWNOdW0+PHJlY29yZD48cmVjLW51bWJlcj4xOTwvcmVjLW51bWJlcj48
Zm9yZWlnbi1rZXlzPjxrZXkgYXBwPSJFTiIgZGItaWQ9InpkOXZycjlyNHN4cHZvZXgwejJ4MHNl
bzk1dHg5ZmV4cjk1dCIgdGltZXN0YW1wPSIxNDg2MjIzOTI2Ij4xOTwva2V5PjwvZm9yZWlnbi1r
ZXlzPjxyZWYtdHlwZSBuYW1lPSJKb3VybmFsIEFydGljbGUiPjE3PC9yZWYtdHlwZT48Y29udHJp
YnV0b3JzPjxhdXRob3JzPjxhdXRob3I+SGFyciwgQmV0dGluYTwvYXV0aG9yPjwvYXV0aG9ycz48
L2NvbnRyaWJ1dG9ycz48dGl0bGVzPjx0aXRsZT5HZW5vbWljIGlzbGFuZHMgb2YgZGlmZmVyZW50
aWF0aW9uIGJldHdlZW4gaG91c2UgbW91c2Ugc3Vic3BlY2llczwvdGl0bGU+PHNlY29uZGFyeS10
aXRsZT5HZW5vbWUgUmVzZWFyY2g8L3NlY29uZGFyeS10aXRsZT48L3RpdGxlcz48cGVyaW9kaWNh
bD48ZnVsbC10aXRsZT5HZW5vbWUgUmVzZWFyY2g8L2Z1bGwtdGl0bGU+PC9wZXJpb2RpY2FsPjxw
YWdlcz43MzAtNzM3PC9wYWdlcz48dm9sdW1lPjE2PC92b2x1bWU+PG51bWJlcj42PC9udW1iZXI+
PGRhdGVzPjx5ZWFyPjIwMDY8L3llYXI+PC9kYXRlcz48aXNibj4xMDg4LTkwNTE8L2lzYm4+PHVy
bHM+PC91cmxzPjwvcmVjb3JkPjwvQ2l0ZT48Q2l0ZT48QXV0aG9yPkNydWlja3NoYW5rPC9BdXRo
b3I+PFllYXI+MjAxNDwvWWVhcj48UmVjTnVtPjEyNjwvUmVjTnVtPjxyZWNvcmQ+PHJlYy1udW1i
ZXI+MTI2PC9yZWMtbnVtYmVyPjxmb3JlaWduLWtleXM+PGtleSBhcHA9IkVOIiBkYi1pZD0iYXR3
d3pkcjU5dzl6OTllZnc1d3hkdzVjZnZyejVyc2ZkMjA1IiB0aW1lc3RhbXA9IjAiPjEyNjwva2V5
PjwvZm9yZWlnbi1rZXlzPjxyZWYtdHlwZSBuYW1lPSJKb3VybmFsIEFydGljbGUiPjE3PC9yZWYt
dHlwZT48Y29udHJpYnV0b3JzPjxhdXRob3JzPjxhdXRob3I+Q3J1aWNrc2hhbmssIFQuIEUuPC9h
dXRob3I+PGF1dGhvcj5IYWhuLCBNLiBXLjwvYXV0aG9yPjwvYXV0aG9ycz48L2NvbnRyaWJ1dG9y
cz48YXV0aC1hZGRyZXNzPkluZGlhbmEgVW5pdiwgRGVwdCBCaW9sLCBCbG9vbWluZ3RvbiwgSU4g
NDc0MDUgVVNBJiN4RDtJbmRpYW5hIFVuaXYsIFNjaCBJbmZvcm1hdCAmYW1wOyBDb21wLCBCbG9v
bWluZ3RvbiwgSU4gNDc0MDUgVVNBPC9hdXRoLWFkZHJlc3M+PHRpdGxlcz48dGl0bGU+UmVhbmFs
eXNpcyBzdWdnZXN0cyB0aGF0IGdlbm9taWMgaXNsYW5kcyBvZiBzcGVjaWF0aW9uIGFyZSBkdWUg
dG8gcmVkdWNlZCBkaXZlcnNpdHksIG5vdCByZWR1Y2VkIGdlbmUgZmxvdzwvdGl0bGU+PHNlY29u
ZGFyeS10aXRsZT5Nb2xlY3VsYXIgRWNvbG9neTwvc2Vjb25kYXJ5LXRpdGxlPjxhbHQtdGl0bGU+
TW9sIEVjb2w8L2FsdC10aXRsZT48L3RpdGxlcz48cGFnZXM+MzEzMy0zMTU3PC9wYWdlcz48dm9s
dW1lPjIzPC92b2x1bWU+PG51bWJlcj4xMzwvbnVtYmVyPjxrZXl3b3Jkcz48a2V5d29yZD5mIHN0
PC9rZXl3b3JkPjxrZXl3b3JkPmhpdGNoaGlraW5nPC9rZXl3b3JkPjxrZXl3b3JkPmltPC9rZXl3
b3JkPjxrZXl3b3JkPnJlY29tYmluYXRpb248L2tleXdvcmQ+PGtleXdvcmQ+c3ltcGF0cmljIHNw
ZWNpYXRpb248L2tleXdvcmQ+PGtleXdvcmQ+cmFiYml0IG9yeWN0b2xhZ3VzLWN1bmljdWx1czwv
a2V5d29yZD48a2V5d29yZD5oeWJyaWRpemluZyBoZWxpY29uaXVzIGJ1dHRlcmZsaWVzPC9rZXl3
b3JkPjxrZXl3b3JkPndoaXRlZmlzaCBjb3JlZ29udXMtY2x1cGVhZm9ybWlzPC9rZXl3b3JkPjxr
ZXl3b3JkPmFub3BoZWxlcy1nYW1iaWFlPC9rZXl3b3JkPjxrZXl3b3JkPmVjb2xvZ2ljYWwgc3Bl
Y2lhdGlvbjwva2V5d29yZD48a2V5d29yZD5zeW1wYXRyaWMgc3BlY2lhdGlvbjwva2V5d29yZD48
a2V5d29yZD5iYWNrZ3JvdW5kIHNlbGVjdGlvbjwva2V5d29yZD48a2V5d29yZD5maWNlZHVsYSBm
bHljYXRjaGVyczwva2V5d29yZD48a2V5d29yZD5kcm9zb3BoaWxhLXNpbXVsYW5zPC9rZXl3b3Jk
PjxrZXl3b3JkPnNwZWNpZXMgcGFpcnM8L2tleXdvcmQ+PC9rZXl3b3Jkcz48ZGF0ZXM+PHllYXI+
MjAxNDwveWVhcj48cHViLWRhdGVzPjxkYXRlPkp1bDwvZGF0ZT48L3B1Yi1kYXRlcz48L2RhdGVz
Pjxpc2JuPjA5NjItMTA4MzwvaXNibj48YWNjZXNzaW9uLW51bT5XT1M6MDAwMzM4MDE0OTAwMDAz
PC9hY2Nlc3Npb24tbnVtPjx1cmxzPjxyZWxhdGVkLXVybHM+PHVybD4mbHQ7R28gdG8gSVNJJmd0
OzovL1dPUzowMDAzMzgwMTQ5MDAwMDM8L3VybD48L3JlbGF0ZWQtdXJscz48L3VybHM+PGVsZWN0
cm9uaWMtcmVzb3VyY2UtbnVtPjEwLjExMTEvbWVjLjEyNzk2PC9lbGVjdHJvbmljLXJlc291cmNl
LW51bT48bGFuZ3VhZ2U+RW5nbGlzaDwvbGFuZ3VhZ2U+PC9yZWNvcmQ+PC9DaXRlPjwvRW5kTm90
ZT5=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PEVuZE5vdGU+PENpdGU+PEF1dGhvcj5IYW48L0F1dGhvcj48WWVhcj4yMDE3PC9ZZWFyPjxSZWNO
dW0+MTEwPC9SZWNOdW0+PERpc3BsYXlUZXh0Pig0MCwgNDcsIDUzKTwvRGlzcGxheVRleHQ+PHJl
Y29yZD48cmVjLW51bWJlcj4xMTA8L3JlYy1udW1iZXI+PGZvcmVpZ24ta2V5cz48a2V5IGFwcD0i
RU4iIGRiLWlkPSJ6ZDl2cnI5cjRzeHB2b2V4MHoyeDBzZW85NXR4OWZleHI5NXQiIHRpbWVzdGFt
cD0iMTUzODI4OTExNyI+MTEwPC9rZXk+PC9mb3JlaWduLWtleXM+PHJlZi10eXBlIG5hbWU9Ikpv
dXJuYWwgQXJ0aWNsZSI+MTc8L3JlZi10eXBlPjxjb250cmlidXRvcnM+PGF1dGhvcnM+PGF1dGhv
cj5IYW4sIEYuPC9hdXRob3I+PGF1dGhvcj5MYW1pY2hoYW5leSwgUy48L2F1dGhvcj48YXV0aG9y
PkdyYW50LCBCLiBSLjwvYXV0aG9yPjxhdXRob3I+R3JhbnQsIFAuIFIuPC9hdXRob3I+PGF1dGhv
cj5BbmRlcnNzb24sIEwuPC9hdXRob3I+PGF1dGhvcj5XZWJzdGVyLCBNLiBULjwvYXV0aG9yPjwv
YXV0aG9ycz48L2NvbnRyaWJ1dG9ycz48YXV0aC1hZGRyZXNzPkRlcGFydG1lbnQgb2YgTWVkaWNh
bCBCaW9jaGVtaXN0cnkgYW5kIE1pY3JvYmlvbG9neSwgU2NpZW5jZSBmb3IgTGlmZSBMYWJvcmF0
b3J5LCBVcHBzYWxhIFVuaXZlcnNpdHksIDc1MTIzIFVwcHNhbGEsIFN3ZWRlbi4mI3hEO0RlcGFy
dG1lbnQgb2YgRWNvbG9neSBhbmQgRXZvbHV0aW9uYXJ5IEJpb2xvZ3ksIFByaW5jZXRvbiBVbml2
ZXJzaXR5LCBQcmluY2V0b24sIE5ldyBKZXJzZXkgMDg1NDQtMjAxNiwgVVNBLiYjeEQ7RGVwYXJ0
bWVudCBvZiBBbmltYWwgQnJlZWRpbmcgYW5kIEdlbmV0aWNzLCBTd2VkaXNoIFVuaXZlcnNpdHkg
b2YgQWdyaWN1bHR1cmFsIFNjaWVuY2VzLCA3NTAwNyBVcHBzYWxhLCBTd2VkZW4uJiN4RDtEZXBh
cnRtZW50IG9mIFZldGVyaW5hcnkgSW50ZWdyYXRpdmUgQmlvc2NpZW5jZXMsIFRleGFzIEEmYW1w
O00gVW5pdmVyc2l0eSwgQ29sbGVnZSBTdGF0aW9uLCBUZXhhcyA3Nzg0My00NDYxLCBVU0EuPC9h
dXRoLWFkZHJlc3M+PHRpdGxlcz48dGl0bGU+R2VuZSBmbG93LCBhbmNpZW50IHBvbHltb3JwaGlz
bSwgYW5kIGVjb2xvZ2ljYWwgYWRhcHRhdGlvbiBzaGFwZSB0aGUgZ2Vub21pYyBsYW5kc2NhcGUg
b2YgZGl2ZXJnZW5jZSBhbW9uZyBEYXJ3aW4mYXBvcztzIGZpbmNoZXM8L3RpdGxlPjxzZWNvbmRh
cnktdGl0bGU+R2Vub21lIFJlczwvc2Vjb25kYXJ5LXRpdGxlPjwvdGl0bGVzPjxwZXJpb2RpY2Fs
PjxmdWxsLXRpdGxlPkdlbm9tZSBSZXM8L2Z1bGwtdGl0bGU+PC9wZXJpb2RpY2FsPjxwYWdlcz4x
MDA0LTEwMTU8L3BhZ2VzPjx2b2x1bWU+Mjc8L3ZvbHVtZT48bnVtYmVyPjY8L251bWJlcj48ZWRp
dGlvbj4yMDE3LzA0LzI3PC9lZGl0aW9uPjxrZXl3b3Jkcz48a2V5d29yZD5BZGFwdGF0aW9uLCBQ
aHlzaW9sb2dpY2FsL2dlbmV0aWNzPC9rZXl3b3JkPjxrZXl3b3JkPkFuaW1hbCBEaXN0cmlidXRp
b248L2tleXdvcmQ+PGtleXdvcmQ+QW5pbWFsczwva2V5d29yZD48a2V5d29yZD5FY3VhZG9yPC9r
ZXl3b3JkPjxrZXl3b3JkPkZpbmNoZXMvY2xhc3NpZmljYXRpb24vKmdlbmV0aWNzPC9rZXl3b3Jk
PjxrZXl3b3JkPipHZW5lIEZsb3c8L2tleXdvcmQ+PGtleXdvcmQ+R2VuZXRpYyBMb2NpPC9rZXl3
b3JkPjxrZXl3b3JkPipHZW5ldGljIFNwZWNpYXRpb248L2tleXdvcmQ+PGtleXdvcmQ+Kkdlbm9t
ZTwva2V5d29yZD48a2V5d29yZD5HZW5vbWljIElzbGFuZHM8L2tleXdvcmQ+PGtleXdvcmQ+SGFw
bG90eXBlczwva2V5d29yZD48a2V5d29yZD5NaWNyb3NhdGVsbGl0ZSBSZXBlYXRzPC9rZXl3b3Jk
PjxrZXl3b3JkPipQaHlsb2dlbnk8L2tleXdvcmQ+PGtleXdvcmQ+UG9seW1vcnBoaXNtLCBHZW5l
dGljPC9rZXl3b3JkPjxrZXl3b3JkPlNlbGVjdGlvbiwgR2VuZXRpYzwva2V5d29yZD48a2V5d29y
ZD5TeW1wYXRyeTwva2V5d29yZD48L2tleXdvcmRzPjxkYXRlcz48eWVhcj4yMDE3PC95ZWFyPjxw
dWItZGF0ZXM+PGRhdGU+SnVuPC9kYXRlPjwvcHViLWRhdGVzPjwvZGF0ZXM+PGlzYm4+MTU0OS01
NDY5IChFbGVjdHJvbmljKSYjeEQ7MTA4OC05MDUxIChMaW5raW5nKTwvaXNibj48YWNjZXNzaW9u
LW51bT4yODQ0MjU1ODwvYWNjZXNzaW9uLW51bT48dXJscz48cmVsYXRlZC11cmxzPjx1cmw+aHR0
cHM6Ly93d3cubmNiaS5ubG0ubmloLmdvdi9wdWJtZWQvMjg0NDI1NTg8L3VybD48L3JlbGF0ZWQt
dXJscz48L3VybHM+PGN1c3RvbTI+UE1DNTQ1MzMxNTwvY3VzdG9tMj48ZWxlY3Ryb25pYy1yZXNv
dXJjZS1udW0+MTAuMTEwMS9nci4yMTI1MjIuMTE2PC9lbGVjdHJvbmljLXJlc291cmNlLW51bT48
L3JlY29yZD48L0NpdGU+PENpdGU+PEF1dGhvcj5IYXJyPC9BdXRob3I+PFllYXI+MjAwNjwvWWVh
cj48UmVjTnVtPjE5PC9SZWNOdW0+PHJlY29yZD48cmVjLW51bWJlcj4xOTwvcmVjLW51bWJlcj48
Zm9yZWlnbi1rZXlzPjxrZXkgYXBwPSJFTiIgZGItaWQ9InpkOXZycjlyNHN4cHZvZXgwejJ4MHNl
bzk1dHg5ZmV4cjk1dCIgdGltZXN0YW1wPSIxNDg2MjIzOTI2Ij4xOTwva2V5PjwvZm9yZWlnbi1r
ZXlzPjxyZWYtdHlwZSBuYW1lPSJKb3VybmFsIEFydGljbGUiPjE3PC9yZWYtdHlwZT48Y29udHJp
YnV0b3JzPjxhdXRob3JzPjxhdXRob3I+SGFyciwgQmV0dGluYTwvYXV0aG9yPjwvYXV0aG9ycz48
L2NvbnRyaWJ1dG9ycz48dGl0bGVzPjx0aXRsZT5HZW5vbWljIGlzbGFuZHMgb2YgZGlmZmVyZW50
aWF0aW9uIGJldHdlZW4gaG91c2UgbW91c2Ugc3Vic3BlY2llczwvdGl0bGU+PHNlY29uZGFyeS10
aXRsZT5HZW5vbWUgUmVzZWFyY2g8L3NlY29uZGFyeS10aXRsZT48L3RpdGxlcz48cGVyaW9kaWNh
bD48ZnVsbC10aXRsZT5HZW5vbWUgUmVzZWFyY2g8L2Z1bGwtdGl0bGU+PC9wZXJpb2RpY2FsPjxw
YWdlcz43MzAtNzM3PC9wYWdlcz48dm9sdW1lPjE2PC92b2x1bWU+PG51bWJlcj42PC9udW1iZXI+
PGRhdGVzPjx5ZWFyPjIwMDY8L3llYXI+PC9kYXRlcz48aXNibj4xMDg4LTkwNTE8L2lzYm4+PHVy
bHM+PC91cmxzPjwvcmVjb3JkPjwvQ2l0ZT48Q2l0ZT48QXV0aG9yPkNydWlja3NoYW5rPC9BdXRo
b3I+PFllYXI+MjAxNDwvWWVhcj48UmVjTnVtPjEyNjwvUmVjTnVtPjxyZWNvcmQ+PHJlYy1udW1i
ZXI+MTI2PC9yZWMtbnVtYmVyPjxmb3JlaWduLWtleXM+PGtleSBhcHA9IkVOIiBkYi1pZD0iYXR3
d3pkcjU5dzl6OTllZnc1d3hkdzVjZnZyejVyc2ZkMjA1IiB0aW1lc3RhbXA9IjAiPjEyNjwva2V5
PjwvZm9yZWlnbi1rZXlzPjxyZWYtdHlwZSBuYW1lPSJKb3VybmFsIEFydGljbGUiPjE3PC9yZWYt
dHlwZT48Y29udHJpYnV0b3JzPjxhdXRob3JzPjxhdXRob3I+Q3J1aWNrc2hhbmssIFQuIEUuPC9h
dXRob3I+PGF1dGhvcj5IYWhuLCBNLiBXLjwvYXV0aG9yPjwvYXV0aG9ycz48L2NvbnRyaWJ1dG9y
cz48YXV0aC1hZGRyZXNzPkluZGlhbmEgVW5pdiwgRGVwdCBCaW9sLCBCbG9vbWluZ3RvbiwgSU4g
NDc0MDUgVVNBJiN4RDtJbmRpYW5hIFVuaXYsIFNjaCBJbmZvcm1hdCAmYW1wOyBDb21wLCBCbG9v
bWluZ3RvbiwgSU4gNDc0MDUgVVNBPC9hdXRoLWFkZHJlc3M+PHRpdGxlcz48dGl0bGU+UmVhbmFs
eXNpcyBzdWdnZXN0cyB0aGF0IGdlbm9taWMgaXNsYW5kcyBvZiBzcGVjaWF0aW9uIGFyZSBkdWUg
dG8gcmVkdWNlZCBkaXZlcnNpdHksIG5vdCByZWR1Y2VkIGdlbmUgZmxvdzwvdGl0bGU+PHNlY29u
ZGFyeS10aXRsZT5Nb2xlY3VsYXIgRWNvbG9neTwvc2Vjb25kYXJ5LXRpdGxlPjxhbHQtdGl0bGU+
TW9sIEVjb2w8L2FsdC10aXRsZT48L3RpdGxlcz48cGFnZXM+MzEzMy0zMTU3PC9wYWdlcz48dm9s
dW1lPjIzPC92b2x1bWU+PG51bWJlcj4xMzwvbnVtYmVyPjxrZXl3b3Jkcz48a2V5d29yZD5mIHN0
PC9rZXl3b3JkPjxrZXl3b3JkPmhpdGNoaGlraW5nPC9rZXl3b3JkPjxrZXl3b3JkPmltPC9rZXl3
b3JkPjxrZXl3b3JkPnJlY29tYmluYXRpb248L2tleXdvcmQ+PGtleXdvcmQ+c3ltcGF0cmljIHNw
ZWNpYXRpb248L2tleXdvcmQ+PGtleXdvcmQ+cmFiYml0IG9yeWN0b2xhZ3VzLWN1bmljdWx1czwv
a2V5d29yZD48a2V5d29yZD5oeWJyaWRpemluZyBoZWxpY29uaXVzIGJ1dHRlcmZsaWVzPC9rZXl3
b3JkPjxrZXl3b3JkPndoaXRlZmlzaCBjb3JlZ29udXMtY2x1cGVhZm9ybWlzPC9rZXl3b3JkPjxr
ZXl3b3JkPmFub3BoZWxlcy1nYW1iaWFlPC9rZXl3b3JkPjxrZXl3b3JkPmVjb2xvZ2ljYWwgc3Bl
Y2lhdGlvbjwva2V5d29yZD48a2V5d29yZD5zeW1wYXRyaWMgc3BlY2lhdGlvbjwva2V5d29yZD48
a2V5d29yZD5iYWNrZ3JvdW5kIHNlbGVjdGlvbjwva2V5d29yZD48a2V5d29yZD5maWNlZHVsYSBm
bHljYXRjaGVyczwva2V5d29yZD48a2V5d29yZD5kcm9zb3BoaWxhLXNpbXVsYW5zPC9rZXl3b3Jk
PjxrZXl3b3JkPnNwZWNpZXMgcGFpcnM8L2tleXdvcmQ+PC9rZXl3b3Jkcz48ZGF0ZXM+PHllYXI+
MjAxNDwveWVhcj48cHViLWRhdGVzPjxkYXRlPkp1bDwvZGF0ZT48L3B1Yi1kYXRlcz48L2RhdGVz
Pjxpc2JuPjA5NjItMTA4MzwvaXNibj48YWNjZXNzaW9uLW51bT5XT1M6MDAwMzM4MDE0OTAwMDAz
PC9hY2Nlc3Npb24tbnVtPjx1cmxzPjxyZWxhdGVkLXVybHM+PHVybD4mbHQ7R28gdG8gSVNJJmd0
OzovL1dPUzowMDAzMzgwMTQ5MDAwMDM8L3VybD48L3JlbGF0ZWQtdXJscz48L3VybHM+PGVsZWN0
cm9uaWMtcmVzb3VyY2UtbnVtPjEwLjExMTEvbWVjLjEyNzk2PC9lbGVjdHJvbmljLXJlc291cmNl
LW51bT48bGFuZ3VhZ2U+RW5nbGlzaDwvbGFuZ3VhZ2U+PC9yZWNvcmQ+PC9DaXRlPjwvRW5kTm90
ZT5=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D96815">
        <w:rPr>
          <w:rFonts w:ascii="Times New Roman" w:hAnsi="Times New Roman" w:cs="Times New Roman"/>
          <w:sz w:val="24"/>
          <w:szCs w:val="24"/>
        </w:rPr>
      </w:r>
      <w:r w:rsidR="00D96815">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40" w:tooltip="Han, 2017 #110" w:history="1">
        <w:r w:rsidR="008834D1">
          <w:rPr>
            <w:rFonts w:ascii="Times New Roman" w:hAnsi="Times New Roman" w:cs="Times New Roman"/>
            <w:noProof/>
            <w:sz w:val="24"/>
            <w:szCs w:val="24"/>
          </w:rPr>
          <w:t>40</w:t>
        </w:r>
      </w:hyperlink>
      <w:r w:rsidR="00F50B80">
        <w:rPr>
          <w:rFonts w:ascii="Times New Roman" w:hAnsi="Times New Roman" w:cs="Times New Roman"/>
          <w:noProof/>
          <w:sz w:val="24"/>
          <w:szCs w:val="24"/>
        </w:rPr>
        <w:t xml:space="preserve">, </w:t>
      </w:r>
      <w:hyperlink w:anchor="_ENREF_47" w:tooltip="Harr, 2006 #19" w:history="1">
        <w:r w:rsidR="008834D1">
          <w:rPr>
            <w:rFonts w:ascii="Times New Roman" w:hAnsi="Times New Roman" w:cs="Times New Roman"/>
            <w:noProof/>
            <w:sz w:val="24"/>
            <w:szCs w:val="24"/>
          </w:rPr>
          <w:t>47</w:t>
        </w:r>
      </w:hyperlink>
      <w:r w:rsidR="00F50B80">
        <w:rPr>
          <w:rFonts w:ascii="Times New Roman" w:hAnsi="Times New Roman" w:cs="Times New Roman"/>
          <w:noProof/>
          <w:sz w:val="24"/>
          <w:szCs w:val="24"/>
        </w:rPr>
        <w:t xml:space="preserve">, </w:t>
      </w:r>
      <w:hyperlink w:anchor="_ENREF_53" w:tooltip="Cruickshank, 2014 #126" w:history="1">
        <w:r w:rsidR="008834D1">
          <w:rPr>
            <w:rFonts w:ascii="Times New Roman" w:hAnsi="Times New Roman" w:cs="Times New Roman"/>
            <w:noProof/>
            <w:sz w:val="24"/>
            <w:szCs w:val="24"/>
          </w:rPr>
          <w:t>53</w:t>
        </w:r>
      </w:hyperlink>
      <w:r w:rsidR="00F50B80">
        <w:rPr>
          <w:rFonts w:ascii="Times New Roman" w:hAnsi="Times New Roman" w:cs="Times New Roman"/>
          <w:noProof/>
          <w:sz w:val="24"/>
          <w:szCs w:val="24"/>
        </w:rPr>
        <w:t>)</w:t>
      </w:r>
      <w:r w:rsidR="00D96815">
        <w:rPr>
          <w:rFonts w:ascii="Times New Roman" w:hAnsi="Times New Roman" w:cs="Times New Roman"/>
          <w:sz w:val="24"/>
          <w:szCs w:val="24"/>
        </w:rPr>
        <w:fldChar w:fldCharType="end"/>
      </w:r>
      <w:r w:rsidR="0054067C">
        <w:rPr>
          <w:rFonts w:ascii="Times New Roman" w:hAnsi="Times New Roman" w:cs="Times New Roman"/>
          <w:sz w:val="24"/>
          <w:szCs w:val="24"/>
        </w:rPr>
        <w:t>.</w:t>
      </w:r>
      <w:r w:rsidR="00B429A8">
        <w:rPr>
          <w:rFonts w:ascii="Times New Roman" w:hAnsi="Times New Roman" w:cs="Times New Roman"/>
          <w:sz w:val="24"/>
          <w:szCs w:val="24"/>
        </w:rPr>
        <w:t xml:space="preserve"> </w:t>
      </w:r>
      <w:r w:rsidR="001016B4">
        <w:rPr>
          <w:rFonts w:ascii="Times New Roman" w:hAnsi="Times New Roman" w:cs="Times New Roman"/>
          <w:sz w:val="24"/>
          <w:szCs w:val="24"/>
        </w:rPr>
        <w:t>However, which</w:t>
      </w:r>
      <w:r w:rsidR="009F641C">
        <w:rPr>
          <w:rFonts w:ascii="Times New Roman" w:hAnsi="Times New Roman" w:cs="Times New Roman"/>
          <w:sz w:val="24"/>
          <w:szCs w:val="24"/>
        </w:rPr>
        <w:t xml:space="preserve"> process </w:t>
      </w:r>
      <w:r w:rsidR="001016B4">
        <w:rPr>
          <w:rFonts w:ascii="Times New Roman" w:hAnsi="Times New Roman" w:cs="Times New Roman"/>
          <w:sz w:val="24"/>
          <w:szCs w:val="24"/>
        </w:rPr>
        <w:t>drive the evolution of divergent islands, how divergent islands are related to speciation are still unclear</w:t>
      </w:r>
      <w:r w:rsidR="004A4759">
        <w:rPr>
          <w:rFonts w:ascii="Times New Roman" w:hAnsi="Times New Roman" w:cs="Times New Roman"/>
          <w:sz w:val="24"/>
          <w:szCs w:val="24"/>
        </w:rPr>
        <w:t xml:space="preserve"> </w:t>
      </w:r>
      <w:r w:rsidR="00155842">
        <w:rPr>
          <w:rFonts w:ascii="Times New Roman" w:hAnsi="Times New Roman" w:cs="Times New Roman"/>
          <w:sz w:val="24"/>
          <w:szCs w:val="24"/>
        </w:rPr>
        <w:fldChar w:fldCharType="begin">
          <w:fldData xml:space="preserve">PEVuZE5vdGU+PENpdGU+PEF1dGhvcj5CdXJyaTwvQXV0aG9yPjxZZWFyPjIwMTU8L1llYXI+PFJl
Y051bT4xMjwvUmVjTnVtPjxEaXNwbGF5VGV4dD4oOSk8L0Rpc3BsYXlUZXh0PjxyZWNvcmQ+PHJl
Yy1udW1iZXI+MTI8L3JlYy1udW1iZXI+PGZvcmVpZ24ta2V5cz48a2V5IGFwcD0iRU4iIGRiLWlk
PSJ6ZDl2cnI5cjRzeHB2b2V4MHoyeDBzZW85NXR4OWZleHI5NXQiIHRpbWVzdGFtcD0iMTQ4NjIy
MDMxNSI+MTI8L2tleT48L2ZvcmVpZ24ta2V5cz48cmVmLXR5cGUgbmFtZT0iSm91cm5hbCBBcnRp
Y2xlIj4xNzwvcmVmLXR5cGU+PGNvbnRyaWJ1dG9ycz48YXV0aG9ycz48YXV0aG9yPkJ1cnJpLCBS
LjwvYXV0aG9yPjxhdXRob3I+TmF0ZXIsIEEuPC9hdXRob3I+PGF1dGhvcj5LYXdha2FtaSwgVC48
L2F1dGhvcj48YXV0aG9yPk11Z2FsLCBDLiBGLjwvYXV0aG9yPjxhdXRob3I+T2xhc29uLCBQLiBJ
LjwvYXV0aG9yPjxhdXRob3I+U21lZHMsIEwuPC9hdXRob3I+PGF1dGhvcj5TdWgsIEEuPC9hdXRo
b3I+PGF1dGhvcj5EdXRvaXQsIEwuPC9hdXRob3I+PGF1dGhvcj5CdXJlcywgUy48L2F1dGhvcj48
YXV0aG9yPkdhcmFtc3plZ2ksIEwuIFouPC9hdXRob3I+PGF1dGhvcj5Ib2duZXIsIFMuPC9hdXRo
b3I+PGF1dGhvcj5Nb3Jlbm8sIEouPC9hdXRob3I+PGF1dGhvcj5RdmFybnN0cm9tLCBBLjwvYXV0
aG9yPjxhdXRob3I+UnV6aWMsIE0uPC9hdXRob3I+PGF1dGhvcj5TYWV0aGVyLCBTLiBBLjwvYXV0
aG9yPjxhdXRob3I+U2FldHJlLCBHLiBQLjwvYXV0aG9yPjxhdXRob3I+VG9yb2ssIEouPC9hdXRo
b3I+PGF1dGhvcj5FbGxlZ3JlbiwgSC48L2F1dGhvcj48L2F1dGhvcnM+PC9jb250cmlidXRvcnM+
PGF1dGgtYWRkcmVzcz5EZXBhcnRtZW50IG9mIEV2b2x1dGlvbmFyeSBCaW9sb2d5LCBFdm9sdXRp
b25hcnkgQmlvbG9neSBDZW50cmUsIFVwcHNhbGEgVW5pdmVyc2l0eSwgNzUyMzYgVXBwc2FsYSwg
U3dlZGVuOyYjeEQ7V2FsbGVuYmVyZyBBZHZhbmNlZCBCaW9pbmZvcm1hdGljcyBJbmZyYXN0cnVj
dHVyZSAoV0FCSSksIFNjaWVuY2UgZm9yIExpZmUgTGFib3JhdG9yeSwgVXBwc2FsYSBVbml2ZXJz
aXR5LCA3NTEyMyBVcHBzYWxhLCBTd2VkZW47JiN4RDtMYWJvcmF0b3J5IG9mIE9ybml0aG9sb2d5
LCBEZXBhcnRtZW50IG9mIFpvb2xvZ3ksIFBhbGFja3kgVW5pdmVyc2l0eSwgNzcxNDYgT2xvbW91
YywgQ3plY2ggUmVwdWJsaWM7JiN4RDtEZXBhcnRtZW50IG9mIEV2b2x1dGlvbmFyeSBFY29sb2d5
LCBFc3RhY2lvbiBCaW9sb2dpY2EgZGUgRG9uYW5hLUNTSUMsIDQxMDkyIFNldmlsbGUsIFNwYWlu
OyYjeEQ7RGVwYXJ0bWVudCBvZiBCaW9zY2llbmNlcywgQ2VudHJlIGZvciBFY29sb2dpY2FsIGFu
ZCBFdm9sdXRpb25hcnkgU3ludGhlc2lzLCBVbml2ZXJzaXR5IG9mIE9zbG8sIDAzMTYgT3Nsbywg
Tm9yd2F5OyBOYXR1cmFsIEhpc3RvcnkgTXVzZXVtLCBVbml2ZXJzaXR5IG9mIE9zbG8sIDAzMTgg
T3NsbywgTm9yd2F5OyYjeEQ7TXVzZW8gTmFjaW9uYWwgZGUgQ2llbmNpYXMgTmF0dXJhbGVzLUNT
SUMsIDI4MDA2IE1hZHJpZCwgU3BhaW47JiN4RDtEZXBhcnRtZW50IG9mIEFuaW1hbCBFY29sb2d5
LCBFdm9sdXRpb25hcnkgQmlvbG9neSBDZW50cmUsIFVwcHNhbGEgVW5pdmVyc2l0eSwgNzUyMzYg
VXBwc2FsYSwgU3dlZGVuOyYjeEQ7QmlyZCBQcm90ZWN0aW9uIGFuZCBTdHVkeSBTb2NpZXR5IG9m
IFNlcmJpYSwgUmFkbmlja2EgMjBhLCAyMTAwMCBOb3ZpIFNhZCwgU2VyYmlhOyYjeEQ7RGVwYXJ0
bWVudCBvZiBCaW9zY2llbmNlcywgQ2VudHJlIGZvciBFY29sb2dpY2FsIGFuZCBFdm9sdXRpb25h
cnkgU3ludGhlc2lzLCBVbml2ZXJzaXR5IG9mIE9zbG8sIDAzMTYgT3NsbywgTm9yd2F5OyBOb3J3
ZWdpYW4gSW5zdGl0dXRlIGZvciBOYXR1cmUgUmVzZWFyY2ggKE5JTkEpLCA3MDM0IFRyb25kaGVp
bSwgTm9yd2F5OyYjeEQ7RGVwYXJ0bWVudCBvZiBCaW9zY2llbmNlcywgQ2VudHJlIGZvciBFY29s
b2dpY2FsIGFuZCBFdm9sdXRpb25hcnkgU3ludGhlc2lzLCBVbml2ZXJzaXR5IG9mIE9zbG8sIDAz
MTYgT3NsbywgTm9yd2F5OyYjeEQ7QmVoYXZpb3VyYWwgRWNvbG9neSBHcm91cCwgRGVwYXJ0bWVu
dCBvZiBTeXN0ZW1hdGljIFpvb2xvZ3kgYW5kIEVjb2xvZ3ksIEVvdHZvcyBMb3JhbmQgVW5pdmVy
c2l0eSwgMTExNyBCdWRhcGVzdCwgSHVuZ2FyeS48L2F1dGgtYWRkcmVzcz48dGl0bGVzPjx0aXRs
ZT5MaW5rZWQgc2VsZWN0aW9uIGFuZCByZWNvbWJpbmF0aW9uIHJhdGUgdmFyaWF0aW9uIGRyaXZl
IHRoZSBldm9sdXRpb24gb2YgdGhlIGdlbm9taWMgbGFuZHNjYXBlIG9mIGRpZmZlcmVudGlhdGlv
biBhY3Jvc3MgdGhlIHNwZWNpYXRpb24gY29udGludXVtIG9mIEZpY2VkdWxhIGZseWNhdGNoZXJz
PC90aXRsZT48c2Vjb25kYXJ5LXRpdGxlPkdlbm9tZSBSZXM8L3NlY29uZGFyeS10aXRsZT48L3Rp
dGxlcz48cGVyaW9kaWNhbD48ZnVsbC10aXRsZT5HZW5vbWUgUmVzPC9mdWxsLXRpdGxlPjwvcGVy
aW9kaWNhbD48cGFnZXM+MTY1Ni02NTwvcGFnZXM+PHZvbHVtZT4yNTwvdm9sdW1lPjxudW1iZXI+
MTE8L251bWJlcj48a2V5d29yZHM+PGtleXdvcmQ+QW5pbWFsczwva2V5d29yZD48a2V5d29yZD5G
ZW1hbGU8L2tleXdvcmQ+PGtleXdvcmQ+R2VuZSBGbG93PC9rZXl3b3JkPjxrZXl3b3JkPipHZW5l
dGljIFNwZWNpYXRpb248L2tleXdvcmQ+PGtleXdvcmQ+R2VuZXRpY3MsIFBvcHVsYXRpb248L2tl
eXdvcmQ+PGtleXdvcmQ+R2Vub21lPC9rZXl3b3JkPjxrZXl3b3JkPkdlbm9taWNzPC9rZXl3b3Jk
PjxrZXl3b3JkPkdlbm90eXBpbmcgVGVjaG5pcXVlczwva2V5d29yZD48a2V5d29yZD5NYWxlPC9r
ZXl3b3JkPjxrZXl3b3JkPlBhc3Nlcmlmb3JtZXMvKmNsYXNzaWZpY2F0aW9uLypnZW5ldGljczwv
a2V5d29yZD48a2V5d29yZD5Qb2x5bW9ycGhpc20sIFNpbmdsZSBOdWNsZW90aWRlPC9rZXl3b3Jk
PjxrZXl3b3JkPipSZWNvbWJpbmF0aW9uLCBHZW5ldGljPC9rZXl3b3JkPjxrZXl3b3JkPlJlcHJv
ZHVjdGl2ZSBJc29sYXRpb248L2tleXdvcmQ+PGtleXdvcmQ+KlNlbGVjdGlvbiwgR2VuZXRpYzwv
a2V5d29yZD48a2V5d29yZD5TZXF1ZW5jZSBBbmFseXNpcywgRE5BPC9rZXl3b3JkPjxrZXl3b3Jk
PlNwZWNpZXMgU3BlY2lmaWNpdHk8L2tleXdvcmQ+PC9rZXl3b3Jkcz48ZGF0ZXM+PHllYXI+MjAx
NTwveWVhcj48cHViLWRhdGVzPjxkYXRlPk5vdjwvZGF0ZT48L3B1Yi1kYXRlcz48L2RhdGVzPjxp
c2JuPjE1NDktNTQ2OSAoRWxlY3Ryb25pYykmI3hEOzEwODgtOTA1MSAoTGlua2luZyk8L2lzYm4+
PGFjY2Vzc2lvbi1udW0+MjYzNTUwMDU8L2FjY2Vzc2lvbi1udW0+PHVybHM+PHJlbGF0ZWQtdXJs
cz48dXJsPmh0dHBzOi8vd3d3Lm5jYmkubmxtLm5paC5nb3YvcHVibWVkLzI2MzU1MDA1PC91cmw+
PC9yZWxhdGVkLXVybHM+PC91cmxzPjxjdXN0b20yPlBNQzQ2MTc5NjI8L2N1c3RvbTI+PGVsZWN0
cm9uaWMtcmVzb3VyY2UtbnVtPjEwLjExMDEvZ3IuMTk2NDg1LjExNTwvZWxlY3Ryb25pYy1yZXNv
dXJjZS1udW0+PC9yZWNvcmQ+PC9DaXRlPjwvRW5kTm90ZT4A
</w:fldData>
        </w:fldChar>
      </w:r>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PEVuZE5vdGU+PENpdGU+PEF1dGhvcj5CdXJyaTwvQXV0aG9yPjxZZWFyPjIwMTU8L1llYXI+PFJl
Y051bT4xMjwvUmVjTnVtPjxEaXNwbGF5VGV4dD4oOSk8L0Rpc3BsYXlUZXh0PjxyZWNvcmQ+PHJl
Yy1udW1iZXI+MTI8L3JlYy1udW1iZXI+PGZvcmVpZ24ta2V5cz48a2V5IGFwcD0iRU4iIGRiLWlk
PSJ6ZDl2cnI5cjRzeHB2b2V4MHoyeDBzZW85NXR4OWZleHI5NXQiIHRpbWVzdGFtcD0iMTQ4NjIy
MDMxNSI+MTI8L2tleT48L2ZvcmVpZ24ta2V5cz48cmVmLXR5cGUgbmFtZT0iSm91cm5hbCBBcnRp
Y2xlIj4xNzwvcmVmLXR5cGU+PGNvbnRyaWJ1dG9ycz48YXV0aG9ycz48YXV0aG9yPkJ1cnJpLCBS
LjwvYXV0aG9yPjxhdXRob3I+TmF0ZXIsIEEuPC9hdXRob3I+PGF1dGhvcj5LYXdha2FtaSwgVC48
L2F1dGhvcj48YXV0aG9yPk11Z2FsLCBDLiBGLjwvYXV0aG9yPjxhdXRob3I+T2xhc29uLCBQLiBJ
LjwvYXV0aG9yPjxhdXRob3I+U21lZHMsIEwuPC9hdXRob3I+PGF1dGhvcj5TdWgsIEEuPC9hdXRo
b3I+PGF1dGhvcj5EdXRvaXQsIEwuPC9hdXRob3I+PGF1dGhvcj5CdXJlcywgUy48L2F1dGhvcj48
YXV0aG9yPkdhcmFtc3plZ2ksIEwuIFouPC9hdXRob3I+PGF1dGhvcj5Ib2duZXIsIFMuPC9hdXRo
b3I+PGF1dGhvcj5Nb3Jlbm8sIEouPC9hdXRob3I+PGF1dGhvcj5RdmFybnN0cm9tLCBBLjwvYXV0
aG9yPjxhdXRob3I+UnV6aWMsIE0uPC9hdXRob3I+PGF1dGhvcj5TYWV0aGVyLCBTLiBBLjwvYXV0
aG9yPjxhdXRob3I+U2FldHJlLCBHLiBQLjwvYXV0aG9yPjxhdXRob3I+VG9yb2ssIEouPC9hdXRo
b3I+PGF1dGhvcj5FbGxlZ3JlbiwgSC48L2F1dGhvcj48L2F1dGhvcnM+PC9jb250cmlidXRvcnM+
PGF1dGgtYWRkcmVzcz5EZXBhcnRtZW50IG9mIEV2b2x1dGlvbmFyeSBCaW9sb2d5LCBFdm9sdXRp
b25hcnkgQmlvbG9neSBDZW50cmUsIFVwcHNhbGEgVW5pdmVyc2l0eSwgNzUyMzYgVXBwc2FsYSwg
U3dlZGVuOyYjeEQ7V2FsbGVuYmVyZyBBZHZhbmNlZCBCaW9pbmZvcm1hdGljcyBJbmZyYXN0cnVj
dHVyZSAoV0FCSSksIFNjaWVuY2UgZm9yIExpZmUgTGFib3JhdG9yeSwgVXBwc2FsYSBVbml2ZXJz
aXR5LCA3NTEyMyBVcHBzYWxhLCBTd2VkZW47JiN4RDtMYWJvcmF0b3J5IG9mIE9ybml0aG9sb2d5
LCBEZXBhcnRtZW50IG9mIFpvb2xvZ3ksIFBhbGFja3kgVW5pdmVyc2l0eSwgNzcxNDYgT2xvbW91
YywgQ3plY2ggUmVwdWJsaWM7JiN4RDtEZXBhcnRtZW50IG9mIEV2b2x1dGlvbmFyeSBFY29sb2d5
LCBFc3RhY2lvbiBCaW9sb2dpY2EgZGUgRG9uYW5hLUNTSUMsIDQxMDkyIFNldmlsbGUsIFNwYWlu
OyYjeEQ7RGVwYXJ0bWVudCBvZiBCaW9zY2llbmNlcywgQ2VudHJlIGZvciBFY29sb2dpY2FsIGFu
ZCBFdm9sdXRpb25hcnkgU3ludGhlc2lzLCBVbml2ZXJzaXR5IG9mIE9zbG8sIDAzMTYgT3Nsbywg
Tm9yd2F5OyBOYXR1cmFsIEhpc3RvcnkgTXVzZXVtLCBVbml2ZXJzaXR5IG9mIE9zbG8sIDAzMTgg
T3NsbywgTm9yd2F5OyYjeEQ7TXVzZW8gTmFjaW9uYWwgZGUgQ2llbmNpYXMgTmF0dXJhbGVzLUNT
SUMsIDI4MDA2IE1hZHJpZCwgU3BhaW47JiN4RDtEZXBhcnRtZW50IG9mIEFuaW1hbCBFY29sb2d5
LCBFdm9sdXRpb25hcnkgQmlvbG9neSBDZW50cmUsIFVwcHNhbGEgVW5pdmVyc2l0eSwgNzUyMzYg
VXBwc2FsYSwgU3dlZGVuOyYjeEQ7QmlyZCBQcm90ZWN0aW9uIGFuZCBTdHVkeSBTb2NpZXR5IG9m
IFNlcmJpYSwgUmFkbmlja2EgMjBhLCAyMTAwMCBOb3ZpIFNhZCwgU2VyYmlhOyYjeEQ7RGVwYXJ0
bWVudCBvZiBCaW9zY2llbmNlcywgQ2VudHJlIGZvciBFY29sb2dpY2FsIGFuZCBFdm9sdXRpb25h
cnkgU3ludGhlc2lzLCBVbml2ZXJzaXR5IG9mIE9zbG8sIDAzMTYgT3NsbywgTm9yd2F5OyBOb3J3
ZWdpYW4gSW5zdGl0dXRlIGZvciBOYXR1cmUgUmVzZWFyY2ggKE5JTkEpLCA3MDM0IFRyb25kaGVp
bSwgTm9yd2F5OyYjeEQ7RGVwYXJ0bWVudCBvZiBCaW9zY2llbmNlcywgQ2VudHJlIGZvciBFY29s
b2dpY2FsIGFuZCBFdm9sdXRpb25hcnkgU3ludGhlc2lzLCBVbml2ZXJzaXR5IG9mIE9zbG8sIDAz
MTYgT3NsbywgTm9yd2F5OyYjeEQ7QmVoYXZpb3VyYWwgRWNvbG9neSBHcm91cCwgRGVwYXJ0bWVu
dCBvZiBTeXN0ZW1hdGljIFpvb2xvZ3kgYW5kIEVjb2xvZ3ksIEVvdHZvcyBMb3JhbmQgVW5pdmVy
c2l0eSwgMTExNyBCdWRhcGVzdCwgSHVuZ2FyeS48L2F1dGgtYWRkcmVzcz48dGl0bGVzPjx0aXRs
ZT5MaW5rZWQgc2VsZWN0aW9uIGFuZCByZWNvbWJpbmF0aW9uIHJhdGUgdmFyaWF0aW9uIGRyaXZl
IHRoZSBldm9sdXRpb24gb2YgdGhlIGdlbm9taWMgbGFuZHNjYXBlIG9mIGRpZmZlcmVudGlhdGlv
biBhY3Jvc3MgdGhlIHNwZWNpYXRpb24gY29udGludXVtIG9mIEZpY2VkdWxhIGZseWNhdGNoZXJz
PC90aXRsZT48c2Vjb25kYXJ5LXRpdGxlPkdlbm9tZSBSZXM8L3NlY29uZGFyeS10aXRsZT48L3Rp
dGxlcz48cGVyaW9kaWNhbD48ZnVsbC10aXRsZT5HZW5vbWUgUmVzPC9mdWxsLXRpdGxlPjwvcGVy
aW9kaWNhbD48cGFnZXM+MTY1Ni02NTwvcGFnZXM+PHZvbHVtZT4yNTwvdm9sdW1lPjxudW1iZXI+
MTE8L251bWJlcj48a2V5d29yZHM+PGtleXdvcmQ+QW5pbWFsczwva2V5d29yZD48a2V5d29yZD5G
ZW1hbGU8L2tleXdvcmQ+PGtleXdvcmQ+R2VuZSBGbG93PC9rZXl3b3JkPjxrZXl3b3JkPipHZW5l
dGljIFNwZWNpYXRpb248L2tleXdvcmQ+PGtleXdvcmQ+R2VuZXRpY3MsIFBvcHVsYXRpb248L2tl
eXdvcmQ+PGtleXdvcmQ+R2Vub21lPC9rZXl3b3JkPjxrZXl3b3JkPkdlbm9taWNzPC9rZXl3b3Jk
PjxrZXl3b3JkPkdlbm90eXBpbmcgVGVjaG5pcXVlczwva2V5d29yZD48a2V5d29yZD5NYWxlPC9r
ZXl3b3JkPjxrZXl3b3JkPlBhc3Nlcmlmb3JtZXMvKmNsYXNzaWZpY2F0aW9uLypnZW5ldGljczwv
a2V5d29yZD48a2V5d29yZD5Qb2x5bW9ycGhpc20sIFNpbmdsZSBOdWNsZW90aWRlPC9rZXl3b3Jk
PjxrZXl3b3JkPipSZWNvbWJpbmF0aW9uLCBHZW5ldGljPC9rZXl3b3JkPjxrZXl3b3JkPlJlcHJv
ZHVjdGl2ZSBJc29sYXRpb248L2tleXdvcmQ+PGtleXdvcmQ+KlNlbGVjdGlvbiwgR2VuZXRpYzwv
a2V5d29yZD48a2V5d29yZD5TZXF1ZW5jZSBBbmFseXNpcywgRE5BPC9rZXl3b3JkPjxrZXl3b3Jk
PlNwZWNpZXMgU3BlY2lmaWNpdHk8L2tleXdvcmQ+PC9rZXl3b3Jkcz48ZGF0ZXM+PHllYXI+MjAx
NTwveWVhcj48cHViLWRhdGVzPjxkYXRlPk5vdjwvZGF0ZT48L3B1Yi1kYXRlcz48L2RhdGVzPjxp
c2JuPjE1NDktNTQ2OSAoRWxlY3Ryb25pYykmI3hEOzEwODgtOTA1MSAoTGlua2luZyk8L2lzYm4+
PGFjY2Vzc2lvbi1udW0+MjYzNTUwMDU8L2FjY2Vzc2lvbi1udW0+PHVybHM+PHJlbGF0ZWQtdXJs
cz48dXJsPmh0dHBzOi8vd3d3Lm5jYmkubmxtLm5paC5nb3YvcHVibWVkLzI2MzU1MDA1PC91cmw+
PC9yZWxhdGVkLXVybHM+PC91cmxzPjxjdXN0b20yPlBNQzQ2MTc5NjI8L2N1c3RvbTI+PGVsZWN0
cm9uaWMtcmVzb3VyY2UtbnVtPjEwLjExMDEvZ3IuMTk2NDg1LjExNTwvZWxlY3Ryb25pYy1yZXNv
dXJjZS1udW0+PC9yZWNvcmQ+PC9DaXRlPjwvRW5kTm90ZT4A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sidR="00155842">
        <w:rPr>
          <w:rFonts w:ascii="Times New Roman" w:hAnsi="Times New Roman" w:cs="Times New Roman"/>
          <w:sz w:val="24"/>
          <w:szCs w:val="24"/>
        </w:rPr>
      </w:r>
      <w:r w:rsidR="00155842">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9" w:tooltip="Burri, 2015 #12" w:history="1">
        <w:r w:rsidR="008834D1">
          <w:rPr>
            <w:rFonts w:ascii="Times New Roman" w:hAnsi="Times New Roman" w:cs="Times New Roman"/>
            <w:noProof/>
            <w:sz w:val="24"/>
            <w:szCs w:val="24"/>
          </w:rPr>
          <w:t>9</w:t>
        </w:r>
      </w:hyperlink>
      <w:r w:rsidR="004D577F">
        <w:rPr>
          <w:rFonts w:ascii="Times New Roman" w:hAnsi="Times New Roman" w:cs="Times New Roman"/>
          <w:noProof/>
          <w:sz w:val="24"/>
          <w:szCs w:val="24"/>
        </w:rPr>
        <w:t>)</w:t>
      </w:r>
      <w:r w:rsidR="00155842">
        <w:rPr>
          <w:rFonts w:ascii="Times New Roman" w:hAnsi="Times New Roman" w:cs="Times New Roman"/>
          <w:sz w:val="24"/>
          <w:szCs w:val="24"/>
        </w:rPr>
        <w:fldChar w:fldCharType="end"/>
      </w:r>
      <w:r w:rsidR="001016B4">
        <w:rPr>
          <w:rFonts w:ascii="Times New Roman" w:hAnsi="Times New Roman" w:cs="Times New Roman"/>
          <w:sz w:val="24"/>
          <w:szCs w:val="24"/>
        </w:rPr>
        <w:t>.</w:t>
      </w:r>
      <w:r w:rsidR="00DF6C06">
        <w:rPr>
          <w:rFonts w:ascii="Times New Roman" w:hAnsi="Times New Roman" w:cs="Times New Roman"/>
          <w:sz w:val="24"/>
          <w:szCs w:val="24"/>
        </w:rPr>
        <w:t xml:space="preserve"> </w:t>
      </w:r>
      <w:r w:rsidR="00370C45">
        <w:rPr>
          <w:rFonts w:ascii="Times New Roman" w:hAnsi="Times New Roman" w:cs="Times New Roman"/>
          <w:sz w:val="24"/>
          <w:szCs w:val="24"/>
        </w:rPr>
        <w:t xml:space="preserve">We have shown strong evidence suggesting that </w:t>
      </w:r>
      <w:r w:rsidR="004E2A24">
        <w:rPr>
          <w:rFonts w:ascii="Times New Roman" w:hAnsi="Times New Roman" w:cs="Times New Roman"/>
          <w:sz w:val="24"/>
          <w:szCs w:val="24"/>
        </w:rPr>
        <w:t>mallard duck and spot-billed</w:t>
      </w:r>
      <w:r w:rsidR="00370C45">
        <w:rPr>
          <w:rFonts w:ascii="Times New Roman" w:hAnsi="Times New Roman" w:cs="Times New Roman"/>
          <w:sz w:val="24"/>
          <w:szCs w:val="24"/>
        </w:rPr>
        <w:t xml:space="preserve"> duck are in very early stage of divergence. </w:t>
      </w:r>
      <w:r w:rsidR="00341B3D">
        <w:rPr>
          <w:rFonts w:ascii="Times New Roman" w:hAnsi="Times New Roman" w:cs="Times New Roman"/>
          <w:sz w:val="24"/>
          <w:szCs w:val="24"/>
        </w:rPr>
        <w:t>W</w:t>
      </w:r>
      <w:r w:rsidR="00270671">
        <w:rPr>
          <w:rFonts w:ascii="Times New Roman" w:hAnsi="Times New Roman" w:cs="Times New Roman"/>
          <w:sz w:val="24"/>
          <w:szCs w:val="24"/>
        </w:rPr>
        <w:t xml:space="preserve">e </w:t>
      </w:r>
      <w:r w:rsidR="00341B3D">
        <w:rPr>
          <w:rFonts w:ascii="Times New Roman" w:hAnsi="Times New Roman" w:cs="Times New Roman"/>
          <w:sz w:val="24"/>
          <w:szCs w:val="24"/>
        </w:rPr>
        <w:t xml:space="preserve">have also </w:t>
      </w:r>
      <w:r w:rsidR="00270671">
        <w:rPr>
          <w:rFonts w:ascii="Times New Roman" w:hAnsi="Times New Roman" w:cs="Times New Roman"/>
          <w:sz w:val="24"/>
          <w:szCs w:val="24"/>
        </w:rPr>
        <w:t xml:space="preserve">detected </w:t>
      </w:r>
      <w:r w:rsidR="00647BF4">
        <w:rPr>
          <w:rFonts w:ascii="Times New Roman" w:hAnsi="Times New Roman" w:cs="Times New Roman"/>
          <w:sz w:val="24"/>
          <w:szCs w:val="24"/>
        </w:rPr>
        <w:lastRenderedPageBreak/>
        <w:t>divergent islands</w:t>
      </w:r>
      <w:r w:rsidR="00647BF4" w:rsidDel="00270671">
        <w:rPr>
          <w:rFonts w:ascii="Times New Roman" w:hAnsi="Times New Roman" w:cs="Times New Roman"/>
          <w:sz w:val="24"/>
          <w:szCs w:val="24"/>
        </w:rPr>
        <w:t xml:space="preserve"> </w:t>
      </w:r>
      <w:r w:rsidR="00647BF4">
        <w:rPr>
          <w:rFonts w:ascii="Times New Roman" w:hAnsi="Times New Roman" w:cs="Times New Roman"/>
          <w:sz w:val="24"/>
          <w:szCs w:val="24"/>
        </w:rPr>
        <w:t xml:space="preserve">distributed </w:t>
      </w:r>
      <w:r w:rsidR="00155842">
        <w:rPr>
          <w:rFonts w:ascii="Times New Roman" w:hAnsi="Times New Roman" w:cs="Times New Roman"/>
          <w:sz w:val="24"/>
          <w:szCs w:val="24"/>
        </w:rPr>
        <w:t>in</w:t>
      </w:r>
      <w:r w:rsidR="00647BF4">
        <w:rPr>
          <w:rFonts w:ascii="Times New Roman" w:hAnsi="Times New Roman" w:cs="Times New Roman"/>
          <w:sz w:val="24"/>
          <w:szCs w:val="24"/>
        </w:rPr>
        <w:t xml:space="preserve"> </w:t>
      </w:r>
      <w:r w:rsidR="00370C45">
        <w:rPr>
          <w:rFonts w:ascii="Times New Roman" w:hAnsi="Times New Roman" w:cs="Times New Roman"/>
          <w:sz w:val="24"/>
          <w:szCs w:val="24"/>
        </w:rPr>
        <w:t xml:space="preserve">small part </w:t>
      </w:r>
      <w:r w:rsidR="00647BF4">
        <w:rPr>
          <w:rFonts w:ascii="Times New Roman" w:hAnsi="Times New Roman" w:cs="Times New Roman"/>
          <w:sz w:val="24"/>
          <w:szCs w:val="24"/>
        </w:rPr>
        <w:t>genome</w:t>
      </w:r>
      <w:r w:rsidR="00270671">
        <w:rPr>
          <w:rFonts w:ascii="Times New Roman" w:hAnsi="Times New Roman" w:cs="Times New Roman"/>
          <w:sz w:val="24"/>
          <w:szCs w:val="24"/>
        </w:rPr>
        <w:t>, which s</w:t>
      </w:r>
      <w:r w:rsidR="00647BF4">
        <w:rPr>
          <w:rFonts w:ascii="Times New Roman" w:hAnsi="Times New Roman" w:cs="Times New Roman"/>
          <w:sz w:val="24"/>
          <w:szCs w:val="24"/>
        </w:rPr>
        <w:t>hould</w:t>
      </w:r>
      <w:r w:rsidR="00370C45">
        <w:rPr>
          <w:rFonts w:ascii="Times New Roman" w:hAnsi="Times New Roman" w:cs="Times New Roman"/>
          <w:sz w:val="24"/>
          <w:szCs w:val="24"/>
        </w:rPr>
        <w:t xml:space="preserve"> harbor critical information in decoding how these divergent islands occurred</w:t>
      </w:r>
      <w:r w:rsidR="00341B3D">
        <w:rPr>
          <w:rFonts w:ascii="Times New Roman" w:hAnsi="Times New Roman" w:cs="Times New Roman"/>
          <w:sz w:val="24"/>
          <w:szCs w:val="24"/>
        </w:rPr>
        <w:t>,</w:t>
      </w:r>
      <w:r w:rsidR="00370C45">
        <w:rPr>
          <w:rFonts w:ascii="Times New Roman" w:hAnsi="Times New Roman" w:cs="Times New Roman"/>
          <w:sz w:val="24"/>
          <w:szCs w:val="24"/>
        </w:rPr>
        <w:t xml:space="preserve"> thus making those genes and mutations </w:t>
      </w:r>
      <w:r w:rsidR="00341B3D">
        <w:rPr>
          <w:rFonts w:ascii="Times New Roman" w:hAnsi="Times New Roman" w:cs="Times New Roman"/>
          <w:sz w:val="24"/>
          <w:szCs w:val="24"/>
        </w:rPr>
        <w:t xml:space="preserve">in divergent islands </w:t>
      </w:r>
      <w:r w:rsidR="00370C45">
        <w:rPr>
          <w:rFonts w:ascii="Times New Roman" w:hAnsi="Times New Roman" w:cs="Times New Roman"/>
          <w:sz w:val="24"/>
          <w:szCs w:val="24"/>
        </w:rPr>
        <w:t>especially worthy to pay attention to.</w:t>
      </w:r>
      <w:r w:rsidR="00811009">
        <w:rPr>
          <w:rFonts w:ascii="Times New Roman" w:hAnsi="Times New Roman" w:cs="Times New Roman"/>
          <w:sz w:val="24"/>
          <w:szCs w:val="24"/>
        </w:rPr>
        <w:t xml:space="preserve"> </w:t>
      </w:r>
      <w:r w:rsidR="004E08BE">
        <w:rPr>
          <w:rFonts w:ascii="Times New Roman" w:hAnsi="Times New Roman" w:cs="Times New Roman"/>
          <w:sz w:val="24"/>
          <w:szCs w:val="24"/>
        </w:rPr>
        <w:t xml:space="preserve">Interestingly, all divergent islands (elevated </w:t>
      </w:r>
      <w:proofErr w:type="spellStart"/>
      <w:r w:rsidR="004E08BE">
        <w:rPr>
          <w:rFonts w:ascii="Times New Roman" w:hAnsi="Times New Roman" w:cs="Times New Roman"/>
          <w:sz w:val="24"/>
          <w:szCs w:val="24"/>
        </w:rPr>
        <w:t>dfs</w:t>
      </w:r>
      <w:proofErr w:type="spellEnd"/>
      <w:r w:rsidR="004E08BE">
        <w:rPr>
          <w:rFonts w:ascii="Times New Roman" w:hAnsi="Times New Roman" w:cs="Times New Roman"/>
          <w:sz w:val="24"/>
          <w:szCs w:val="24"/>
        </w:rPr>
        <w:t>) were located in ‘Z’ chromosome when we align scaffolds to chicken genome which is the most closely species that genome were sequenced (</w:t>
      </w:r>
      <w:r w:rsidR="004A4759">
        <w:rPr>
          <w:rFonts w:ascii="Times New Roman" w:hAnsi="Times New Roman" w:cs="Times New Roman"/>
          <w:sz w:val="24"/>
          <w:szCs w:val="24"/>
        </w:rPr>
        <w:t>Fig. S22</w:t>
      </w:r>
      <w:r w:rsidR="004E08BE">
        <w:rPr>
          <w:rFonts w:ascii="Times New Roman" w:hAnsi="Times New Roman" w:cs="Times New Roman"/>
          <w:sz w:val="24"/>
          <w:szCs w:val="24"/>
        </w:rPr>
        <w:t xml:space="preserve">). </w:t>
      </w:r>
      <w:r w:rsidR="002F796C">
        <w:rPr>
          <w:rFonts w:ascii="Times New Roman" w:hAnsi="Times New Roman" w:cs="Times New Roman"/>
          <w:sz w:val="24"/>
          <w:szCs w:val="24"/>
        </w:rPr>
        <w:t>Studies on</w:t>
      </w:r>
      <w:r w:rsidR="00C717D3" w:rsidRPr="00C717D3">
        <w:rPr>
          <w:rFonts w:ascii="Times New Roman" w:hAnsi="Times New Roman" w:cs="Times New Roman"/>
          <w:sz w:val="24"/>
          <w:szCs w:val="24"/>
        </w:rPr>
        <w:t xml:space="preserve"> </w:t>
      </w:r>
      <w:r w:rsidR="002F796C">
        <w:rPr>
          <w:rFonts w:ascii="Times New Roman" w:hAnsi="Times New Roman" w:cs="Times New Roman"/>
          <w:sz w:val="24"/>
          <w:szCs w:val="24"/>
        </w:rPr>
        <w:t xml:space="preserve">flycatchers suggest that both </w:t>
      </w:r>
      <w:r w:rsidR="002F796C" w:rsidRPr="00D8621E">
        <w:rPr>
          <w:rFonts w:ascii="Times New Roman" w:hAnsi="Times New Roman" w:cs="Times New Roman" w:hint="eastAsia"/>
          <w:sz w:val="24"/>
          <w:szCs w:val="24"/>
        </w:rPr>
        <w:t>species-specific male plumage traits and species recognition are located on the Z chromosome</w:t>
      </w:r>
      <w:r w:rsidR="00FF05C2">
        <w:rPr>
          <w:rFonts w:ascii="Times New Roman" w:hAnsi="Times New Roman" w:cs="Times New Roman"/>
          <w:sz w:val="24"/>
          <w:szCs w:val="24"/>
        </w:rPr>
        <w:fldChar w:fldCharType="begin">
          <w:fldData xml:space="preserve">PEVuZE5vdGU+PENpdGU+PEF1dGhvcj5TYWV0cmU8L0F1dGhvcj48WWVhcj4yMDAzPC9ZZWFyPjxS
ZWNOdW0+NDk8L1JlY051bT48RGlzcGxheVRleHQ+KDU0LCA1NSk8L0Rpc3BsYXlUZXh0PjxyZWNv
cmQ+PHJlYy1udW1iZXI+NDk8L3JlYy1udW1iZXI+PGZvcmVpZ24ta2V5cz48a2V5IGFwcD0iRU4i
IGRiLWlkPSJ6ZDl2cnI5cjRzeHB2b2V4MHoyeDBzZW85NXR4OWZleHI5NXQiIHRpbWVzdGFtcD0i
MTQ4ODIwNTE4OCI+NDk8L2tleT48L2ZvcmVpZ24ta2V5cz48cmVmLXR5cGUgbmFtZT0iSm91cm5h
bCBBcnRpY2xlIj4xNzwvcmVmLXR5cGU+PGNvbnRyaWJ1dG9ycz48YXV0aG9ycz48YXV0aG9yPlNh
ZXRyZSwgRy4gUC48L2F1dGhvcj48YXV0aG9yPkJvcmdlLCBULjwvYXV0aG9yPjxhdXRob3I+TGlu
ZHJvb3MsIEsuPC9hdXRob3I+PGF1dGhvcj5IYWF2aWUsIEouPC9hdXRob3I+PGF1dGhvcj5TaGVs
ZG9uLCBCLiBDLjwvYXV0aG9yPjxhdXRob3I+UHJpbW1lciwgQy48L2F1dGhvcj48YXV0aG9yPlN5
dmFuZW4sIEEuIEMuPC9hdXRob3I+PC9hdXRob3JzPjwvY29udHJpYnV0b3JzPjxhdXRoLWFkZHJl
c3M+RGVwYXJ0bWVudCBvZiBFdm9sdXRpb25hcnkgQmlvbG9neSwgRXZvbHV0aW9uYXJ5IEJpb2xv
Z3kgQ2VudHJlLCBVcHBzYWxhIFVuaXZlcnNpdHksIE5vcmJ5dmFnZW4gMThkLCBTRS03NTIgMzYg
VXBwc2FsYSwgU3dlZGVuLiBnbGVubi1wZXRlci5zYWV0cmVAZWJjLnV1LnNlPC9hdXRoLWFkZHJl
c3M+PHRpdGxlcz48dGl0bGU+U2V4IGNocm9tb3NvbWUgZXZvbHV0aW9uIGFuZCBzcGVjaWF0aW9u
IGluIEZpY2VkdWxhIGZseWNhdGNoZXJzPC90aXRsZT48c2Vjb25kYXJ5LXRpdGxlPlByb2MgQmlv
bCBTY2k8L3NlY29uZGFyeS10aXRsZT48L3RpdGxlcz48cGVyaW9kaWNhbD48ZnVsbC10aXRsZT5Q
cm9jIEJpb2wgU2NpPC9mdWxsLXRpdGxlPjwvcGVyaW9kaWNhbD48cGFnZXM+NTMtOTwvcGFnZXM+
PHZvbHVtZT4yNzA8L3ZvbHVtZT48bnVtYmVyPjE1MTA8L251bWJlcj48a2V5d29yZHM+PGtleXdv
cmQ+QW5pbWFsczwva2V5d29yZD48a2V5d29yZD5Db2xvcjwva2V5d29yZD48a2V5d29yZD4qRXZv
bHV0aW9uLCBNb2xlY3VsYXI8L2tleXdvcmQ+PGtleXdvcmQ+RmVhdGhlcnMvcGh5c2lvbG9neTwv
a2V5d29yZD48a2V5d29yZD5GZW1hbGU8L2tleXdvcmQ+PGtleXdvcmQ+R2VuZSBGcmVxdWVuY3k8
L2tleXdvcmQ+PGtleXdvcmQ+SHlicmlkaXphdGlvbiwgR2VuZXRpYzwva2V5d29yZD48a2V5d29y
ZD5NYWxlPC9rZXl3b3JkPjxrZXl3b3JkPlBoeWxvZ2VueTwva2V5d29yZD48a2V5d29yZD5Qb2x5
bW9ycGhpc20sIFNpbmdsZSBOdWNsZW90aWRlL2dlbmV0aWNzPC9rZXl3b3JkPjxrZXl3b3JkPlJl
cHJvZHVjdGlvbi8qZ2VuZXRpY3M8L2tleXdvcmQ+PGtleXdvcmQ+U2VsZWN0aW9uLCBHZW5ldGlj
PC9rZXl3b3JkPjxrZXl3b3JkPlNleCBDaGFyYWN0ZXJpc3RpY3M8L2tleXdvcmQ+PGtleXdvcmQ+
U2V4IENocm9tb3NvbWVzLypnZW5ldGljczwva2V5d29yZD48a2V5d29yZD5Tb25nYmlyZHMvKmdl
bmV0aWNzPC9rZXl3b3JkPjxrZXl3b3JkPlNwZWNpZXMgU3BlY2lmaWNpdHk8L2tleXdvcmQ+PGtl
eXdvcmQ+V2luZ3MsIEFuaW1hbC9waHlzaW9sb2d5PC9rZXl3b3JkPjwva2V5d29yZHM+PGRhdGVz
Pjx5ZWFyPjIwMDM8L3llYXI+PHB1Yi1kYXRlcz48ZGF0ZT5KYW4gMDc8L2RhdGU+PC9wdWItZGF0
ZXM+PC9kYXRlcz48aXNibj4wOTYyLTg0NTIgKFByaW50KSYjeEQ7MDk2Mi04NDUyIChMaW5raW5n
KTwvaXNibj48YWNjZXNzaW9uLW51bT4xMjU5MDc3MTwvYWNjZXNzaW9uLW51bT48dXJscz48cmVs
YXRlZC11cmxzPjx1cmw+aHR0cHM6Ly93d3cubmNiaS5ubG0ubmloLmdvdi9wdWJtZWQvMTI1OTA3
NzE8L3VybD48L3JlbGF0ZWQtdXJscz48L3VybHM+PGN1c3RvbTI+UE1DMTY5MTIwNjwvY3VzdG9t
Mj48ZWxlY3Ryb25pYy1yZXNvdXJjZS1udW0+MTAuMTA5OC9yc3BiLjIwMDIuMjIwNDwvZWxlY3Ry
b25pYy1yZXNvdXJjZS1udW0+PC9yZWNvcmQ+PC9DaXRlPjxDaXRlPjxBdXRob3I+U2FldGhlcjwv
QXV0aG9yPjxZZWFyPjIwMDc8L1llYXI+PFJlY051bT41MjwvUmVjTnVtPjxyZWNvcmQ+PHJlYy1u
dW1iZXI+NTI8L3JlYy1udW1iZXI+PGZvcmVpZ24ta2V5cz48a2V5IGFwcD0iRU4iIGRiLWlkPSJ6
ZDl2cnI5cjRzeHB2b2V4MHoyeDBzZW85NXR4OWZleHI5NXQiIHRpbWVzdGFtcD0iMTQ4ODIwNTU3
NiI+NTI8L2tleT48L2ZvcmVpZ24ta2V5cz48cmVmLXR5cGUgbmFtZT0iSm91cm5hbCBBcnRpY2xl
Ij4xNzwvcmVmLXR5cGU+PGNvbnRyaWJ1dG9ycz48YXV0aG9ycz48YXV0aG9yPlNhZXRoZXIsIFMu
IEEuPC9hdXRob3I+PGF1dGhvcj5TYWV0cmUsIEcuIFAuPC9hdXRob3I+PGF1dGhvcj5Cb3JnZSwg
VC48L2F1dGhvcj48YXV0aG9yPldpbGV5LCBDLjwvYXV0aG9yPjxhdXRob3I+U3ZlZGluLCBOLjwv
YXV0aG9yPjxhdXRob3I+QW5kZXJzc29uLCBHLjwvYXV0aG9yPjxhdXRob3I+VmVlbiwgVC48L2F1
dGhvcj48YXV0aG9yPkhhYXZpZSwgSi48L2F1dGhvcj48YXV0aG9yPlNlcnZlZGlvLCBNLiBSLjwv
YXV0aG9yPjxhdXRob3I+QnVyZXMsIFMuPC9hdXRob3I+PGF1dGhvcj5LcmFsLCBNLjwvYXV0aG9y
PjxhdXRob3I+SGplcm5xdWlzdCwgTS4gQi48L2F1dGhvcj48YXV0aG9yPkd1c3RhZnNzb24sIEwu
PC9hdXRob3I+PGF1dGhvcj5UcmFmZiwgSi48L2F1dGhvcj48YXV0aG9yPlF2YXJuc3Ryb20sIEEu
PC9hdXRob3I+PC9hdXRob3JzPjwvY29udHJpYnV0b3JzPjxhdXRoLWFkZHJlc3M+RGVwYXJ0bWVu
dCBvZiBBbmltYWwgUG9wdWxhdGlvbiBCaW9sb2d5LCBOZXRoZXJsYW5kcyBJbnN0aXR1dGUgb2Yg
RWNvbG9neSwgUG9zdCBPZmZpY2UgQm94IDQwLCA2NjY2IFpHIEhldGVyZW4sIE5ldGhlcmxhbmRz
LiBzLmEuc2F0aGVyQGJpby51aW8ubm88L2F1dGgtYWRkcmVzcz48dGl0bGVzPjx0aXRsZT5TZXgg
Y2hyb21vc29tZS1saW5rZWQgc3BlY2llcyByZWNvZ25pdGlvbiBhbmQgZXZvbHV0aW9uIG9mIHJl
cHJvZHVjdGl2ZSBpc29sYXRpb24gaW4gZmx5Y2F0Y2hlcnM8L3RpdGxlPjxzZWNvbmRhcnktdGl0
bGU+U2NpZW5jZTwvc2Vjb25kYXJ5LXRpdGxlPjwvdGl0bGVzPjxwZXJpb2RpY2FsPjxmdWxsLXRp
dGxlPlNjaWVuY2U8L2Z1bGwtdGl0bGU+PC9wZXJpb2RpY2FsPjxwYWdlcz45NS03PC9wYWdlcz48
dm9sdW1lPjMxODwvdm9sdW1lPjxudW1iZXI+NTg0NzwvbnVtYmVyPjxrZXl3b3Jkcz48a2V5d29y
ZD5BbmltYWxzPC9rZXl3b3JkPjxrZXl3b3JkPipCaW9sb2dpY2FsIEV2b2x1dGlvbjwva2V5d29y
ZD48a2V5d29yZD5GZWF0aGVyczwva2V5d29yZD48a2V5d29yZD5GZW1hbGU8L2tleXdvcmQ+PGtl
eXdvcmQ+R2VuZSBGbG93PC9rZXl3b3JkPjxrZXl3b3JkPipHZW5ldGljIExpbmthZ2U8L2tleXdv
cmQ+PGtleXdvcmQ+KkdlbmV0aWMgU3BlY2lhdGlvbjwva2V5d29yZD48a2V5d29yZD5IeWJyaWRp
emF0aW9uLCBHZW5ldGljPC9rZXl3b3JkPjxrZXl3b3JkPk1hbGU8L2tleXdvcmQ+PGtleXdvcmQ+
Kk1hdGluZyBQcmVmZXJlbmNlLCBBbmltYWw8L2tleXdvcmQ+PGtleXdvcmQ+UmVjb21iaW5hdGlv
biwgR2VuZXRpYzwva2V5d29yZD48a2V5d29yZD5SZXByb2R1Y3Rpb248L2tleXdvcmQ+PGtleXdv
cmQ+U2V4IENocm9tb3NvbWVzLypnZW5ldGljczwva2V5d29yZD48a2V5d29yZD5TZXh1YWwgQmVo
YXZpb3IsIEFuaW1hbDwva2V5d29yZD48a2V5d29yZD5Tb25nYmlyZHMvYW5hdG9teSAmYW1wOyBo
aXN0b2xvZ3kvZ2VuZXRpY3MvKnBoeXNpb2xvZ3k8L2tleXdvcmQ+PC9rZXl3b3Jkcz48ZGF0ZXM+
PHllYXI+MjAwNzwveWVhcj48cHViLWRhdGVzPjxkYXRlPk9jdCAwNTwvZGF0ZT48L3B1Yi1kYXRl
cz48L2RhdGVzPjxpc2JuPjEwOTUtOTIwMyAoRWxlY3Ryb25pYykmI3hEOzAwMzYtODA3NSAoTGlu
a2luZyk8L2lzYm4+PGFjY2Vzc2lvbi1udW0+MTc5MTY3MzI8L2FjY2Vzc2lvbi1udW0+PHVybHM+
PHJlbGF0ZWQtdXJscz48dXJsPmh0dHBzOi8vd3d3Lm5jYmkubmxtLm5paC5nb3YvcHVibWVkLzE3
OTE2NzMyPC91cmw+PC9yZWxhdGVkLXVybHM+PC91cmxzPjxlbGVjdHJvbmljLXJlc291cmNlLW51
bT4xMC4xMTI2L3NjaWVuY2UuMTE0MTUwNjwvZWxlY3Ryb25pYy1yZXNvdXJjZS1udW0+PC9yZWNv
cmQ+PC9DaXRlPjwvRW5kTm90ZT4A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PEVuZE5vdGU+PENpdGU+PEF1dGhvcj5TYWV0cmU8L0F1dGhvcj48WWVhcj4yMDAzPC9ZZWFyPjxS
ZWNOdW0+NDk8L1JlY051bT48RGlzcGxheVRleHQ+KDU0LCA1NSk8L0Rpc3BsYXlUZXh0PjxyZWNv
cmQ+PHJlYy1udW1iZXI+NDk8L3JlYy1udW1iZXI+PGZvcmVpZ24ta2V5cz48a2V5IGFwcD0iRU4i
IGRiLWlkPSJ6ZDl2cnI5cjRzeHB2b2V4MHoyeDBzZW85NXR4OWZleHI5NXQiIHRpbWVzdGFtcD0i
MTQ4ODIwNTE4OCI+NDk8L2tleT48L2ZvcmVpZ24ta2V5cz48cmVmLXR5cGUgbmFtZT0iSm91cm5h
bCBBcnRpY2xlIj4xNzwvcmVmLXR5cGU+PGNvbnRyaWJ1dG9ycz48YXV0aG9ycz48YXV0aG9yPlNh
ZXRyZSwgRy4gUC48L2F1dGhvcj48YXV0aG9yPkJvcmdlLCBULjwvYXV0aG9yPjxhdXRob3I+TGlu
ZHJvb3MsIEsuPC9hdXRob3I+PGF1dGhvcj5IYWF2aWUsIEouPC9hdXRob3I+PGF1dGhvcj5TaGVs
ZG9uLCBCLiBDLjwvYXV0aG9yPjxhdXRob3I+UHJpbW1lciwgQy48L2F1dGhvcj48YXV0aG9yPlN5
dmFuZW4sIEEuIEMuPC9hdXRob3I+PC9hdXRob3JzPjwvY29udHJpYnV0b3JzPjxhdXRoLWFkZHJl
c3M+RGVwYXJ0bWVudCBvZiBFdm9sdXRpb25hcnkgQmlvbG9neSwgRXZvbHV0aW9uYXJ5IEJpb2xv
Z3kgQ2VudHJlLCBVcHBzYWxhIFVuaXZlcnNpdHksIE5vcmJ5dmFnZW4gMThkLCBTRS03NTIgMzYg
VXBwc2FsYSwgU3dlZGVuLiBnbGVubi1wZXRlci5zYWV0cmVAZWJjLnV1LnNlPC9hdXRoLWFkZHJl
c3M+PHRpdGxlcz48dGl0bGU+U2V4IGNocm9tb3NvbWUgZXZvbHV0aW9uIGFuZCBzcGVjaWF0aW9u
IGluIEZpY2VkdWxhIGZseWNhdGNoZXJzPC90aXRsZT48c2Vjb25kYXJ5LXRpdGxlPlByb2MgQmlv
bCBTY2k8L3NlY29uZGFyeS10aXRsZT48L3RpdGxlcz48cGVyaW9kaWNhbD48ZnVsbC10aXRsZT5Q
cm9jIEJpb2wgU2NpPC9mdWxsLXRpdGxlPjwvcGVyaW9kaWNhbD48cGFnZXM+NTMtOTwvcGFnZXM+
PHZvbHVtZT4yNzA8L3ZvbHVtZT48bnVtYmVyPjE1MTA8L251bWJlcj48a2V5d29yZHM+PGtleXdv
cmQ+QW5pbWFsczwva2V5d29yZD48a2V5d29yZD5Db2xvcjwva2V5d29yZD48a2V5d29yZD4qRXZv
bHV0aW9uLCBNb2xlY3VsYXI8L2tleXdvcmQ+PGtleXdvcmQ+RmVhdGhlcnMvcGh5c2lvbG9neTwv
a2V5d29yZD48a2V5d29yZD5GZW1hbGU8L2tleXdvcmQ+PGtleXdvcmQ+R2VuZSBGcmVxdWVuY3k8
L2tleXdvcmQ+PGtleXdvcmQ+SHlicmlkaXphdGlvbiwgR2VuZXRpYzwva2V5d29yZD48a2V5d29y
ZD5NYWxlPC9rZXl3b3JkPjxrZXl3b3JkPlBoeWxvZ2VueTwva2V5d29yZD48a2V5d29yZD5Qb2x5
bW9ycGhpc20sIFNpbmdsZSBOdWNsZW90aWRlL2dlbmV0aWNzPC9rZXl3b3JkPjxrZXl3b3JkPlJl
cHJvZHVjdGlvbi8qZ2VuZXRpY3M8L2tleXdvcmQ+PGtleXdvcmQ+U2VsZWN0aW9uLCBHZW5ldGlj
PC9rZXl3b3JkPjxrZXl3b3JkPlNleCBDaGFyYWN0ZXJpc3RpY3M8L2tleXdvcmQ+PGtleXdvcmQ+
U2V4IENocm9tb3NvbWVzLypnZW5ldGljczwva2V5d29yZD48a2V5d29yZD5Tb25nYmlyZHMvKmdl
bmV0aWNzPC9rZXl3b3JkPjxrZXl3b3JkPlNwZWNpZXMgU3BlY2lmaWNpdHk8L2tleXdvcmQ+PGtl
eXdvcmQ+V2luZ3MsIEFuaW1hbC9waHlzaW9sb2d5PC9rZXl3b3JkPjwva2V5d29yZHM+PGRhdGVz
Pjx5ZWFyPjIwMDM8L3llYXI+PHB1Yi1kYXRlcz48ZGF0ZT5KYW4gMDc8L2RhdGU+PC9wdWItZGF0
ZXM+PC9kYXRlcz48aXNibj4wOTYyLTg0NTIgKFByaW50KSYjeEQ7MDk2Mi04NDUyIChMaW5raW5n
KTwvaXNibj48YWNjZXNzaW9uLW51bT4xMjU5MDc3MTwvYWNjZXNzaW9uLW51bT48dXJscz48cmVs
YXRlZC11cmxzPjx1cmw+aHR0cHM6Ly93d3cubmNiaS5ubG0ubmloLmdvdi9wdWJtZWQvMTI1OTA3
NzE8L3VybD48L3JlbGF0ZWQtdXJscz48L3VybHM+PGN1c3RvbTI+UE1DMTY5MTIwNjwvY3VzdG9t
Mj48ZWxlY3Ryb25pYy1yZXNvdXJjZS1udW0+MTAuMTA5OC9yc3BiLjIwMDIuMjIwNDwvZWxlY3Ry
b25pYy1yZXNvdXJjZS1udW0+PC9yZWNvcmQ+PC9DaXRlPjxDaXRlPjxBdXRob3I+U2FldGhlcjwv
QXV0aG9yPjxZZWFyPjIwMDc8L1llYXI+PFJlY051bT41MjwvUmVjTnVtPjxyZWNvcmQ+PHJlYy1u
dW1iZXI+NTI8L3JlYy1udW1iZXI+PGZvcmVpZ24ta2V5cz48a2V5IGFwcD0iRU4iIGRiLWlkPSJ6
ZDl2cnI5cjRzeHB2b2V4MHoyeDBzZW85NXR4OWZleHI5NXQiIHRpbWVzdGFtcD0iMTQ4ODIwNTU3
NiI+NTI8L2tleT48L2ZvcmVpZ24ta2V5cz48cmVmLXR5cGUgbmFtZT0iSm91cm5hbCBBcnRpY2xl
Ij4xNzwvcmVmLXR5cGU+PGNvbnRyaWJ1dG9ycz48YXV0aG9ycz48YXV0aG9yPlNhZXRoZXIsIFMu
IEEuPC9hdXRob3I+PGF1dGhvcj5TYWV0cmUsIEcuIFAuPC9hdXRob3I+PGF1dGhvcj5Cb3JnZSwg
VC48L2F1dGhvcj48YXV0aG9yPldpbGV5LCBDLjwvYXV0aG9yPjxhdXRob3I+U3ZlZGluLCBOLjwv
YXV0aG9yPjxhdXRob3I+QW5kZXJzc29uLCBHLjwvYXV0aG9yPjxhdXRob3I+VmVlbiwgVC48L2F1
dGhvcj48YXV0aG9yPkhhYXZpZSwgSi48L2F1dGhvcj48YXV0aG9yPlNlcnZlZGlvLCBNLiBSLjwv
YXV0aG9yPjxhdXRob3I+QnVyZXMsIFMuPC9hdXRob3I+PGF1dGhvcj5LcmFsLCBNLjwvYXV0aG9y
PjxhdXRob3I+SGplcm5xdWlzdCwgTS4gQi48L2F1dGhvcj48YXV0aG9yPkd1c3RhZnNzb24sIEwu
PC9hdXRob3I+PGF1dGhvcj5UcmFmZiwgSi48L2F1dGhvcj48YXV0aG9yPlF2YXJuc3Ryb20sIEEu
PC9hdXRob3I+PC9hdXRob3JzPjwvY29udHJpYnV0b3JzPjxhdXRoLWFkZHJlc3M+RGVwYXJ0bWVu
dCBvZiBBbmltYWwgUG9wdWxhdGlvbiBCaW9sb2d5LCBOZXRoZXJsYW5kcyBJbnN0aXR1dGUgb2Yg
RWNvbG9neSwgUG9zdCBPZmZpY2UgQm94IDQwLCA2NjY2IFpHIEhldGVyZW4sIE5ldGhlcmxhbmRz
LiBzLmEuc2F0aGVyQGJpby51aW8ubm88L2F1dGgtYWRkcmVzcz48dGl0bGVzPjx0aXRsZT5TZXgg
Y2hyb21vc29tZS1saW5rZWQgc3BlY2llcyByZWNvZ25pdGlvbiBhbmQgZXZvbHV0aW9uIG9mIHJl
cHJvZHVjdGl2ZSBpc29sYXRpb24gaW4gZmx5Y2F0Y2hlcnM8L3RpdGxlPjxzZWNvbmRhcnktdGl0
bGU+U2NpZW5jZTwvc2Vjb25kYXJ5LXRpdGxlPjwvdGl0bGVzPjxwZXJpb2RpY2FsPjxmdWxsLXRp
dGxlPlNjaWVuY2U8L2Z1bGwtdGl0bGU+PC9wZXJpb2RpY2FsPjxwYWdlcz45NS03PC9wYWdlcz48
dm9sdW1lPjMxODwvdm9sdW1lPjxudW1iZXI+NTg0NzwvbnVtYmVyPjxrZXl3b3Jkcz48a2V5d29y
ZD5BbmltYWxzPC9rZXl3b3JkPjxrZXl3b3JkPipCaW9sb2dpY2FsIEV2b2x1dGlvbjwva2V5d29y
ZD48a2V5d29yZD5GZWF0aGVyczwva2V5d29yZD48a2V5d29yZD5GZW1hbGU8L2tleXdvcmQ+PGtl
eXdvcmQ+R2VuZSBGbG93PC9rZXl3b3JkPjxrZXl3b3JkPipHZW5ldGljIExpbmthZ2U8L2tleXdv
cmQ+PGtleXdvcmQ+KkdlbmV0aWMgU3BlY2lhdGlvbjwva2V5d29yZD48a2V5d29yZD5IeWJyaWRp
emF0aW9uLCBHZW5ldGljPC9rZXl3b3JkPjxrZXl3b3JkPk1hbGU8L2tleXdvcmQ+PGtleXdvcmQ+
Kk1hdGluZyBQcmVmZXJlbmNlLCBBbmltYWw8L2tleXdvcmQ+PGtleXdvcmQ+UmVjb21iaW5hdGlv
biwgR2VuZXRpYzwva2V5d29yZD48a2V5d29yZD5SZXByb2R1Y3Rpb248L2tleXdvcmQ+PGtleXdv
cmQ+U2V4IENocm9tb3NvbWVzLypnZW5ldGljczwva2V5d29yZD48a2V5d29yZD5TZXh1YWwgQmVo
YXZpb3IsIEFuaW1hbDwva2V5d29yZD48a2V5d29yZD5Tb25nYmlyZHMvYW5hdG9teSAmYW1wOyBo
aXN0b2xvZ3kvZ2VuZXRpY3MvKnBoeXNpb2xvZ3k8L2tleXdvcmQ+PC9rZXl3b3Jkcz48ZGF0ZXM+
PHllYXI+MjAwNzwveWVhcj48cHViLWRhdGVzPjxkYXRlPk9jdCAwNTwvZGF0ZT48L3B1Yi1kYXRl
cz48L2RhdGVzPjxpc2JuPjEwOTUtOTIwMyAoRWxlY3Ryb25pYykmI3hEOzAwMzYtODA3NSAoTGlu
a2luZyk8L2lzYm4+PGFjY2Vzc2lvbi1udW0+MTc5MTY3MzI8L2FjY2Vzc2lvbi1udW0+PHVybHM+
PHJlbGF0ZWQtdXJscz48dXJsPmh0dHBzOi8vd3d3Lm5jYmkubmxtLm5paC5nb3YvcHVibWVkLzE3
OTE2NzMyPC91cmw+PC9yZWxhdGVkLXVybHM+PC91cmxzPjxlbGVjdHJvbmljLXJlc291cmNlLW51
bT4xMC4xMTI2L3NjaWVuY2UuMTE0MTUwNjwvZWxlY3Ryb25pYy1yZXNvdXJjZS1udW0+PC9yZWNv
cmQ+PC9DaXRlPjwvRW5kTm90ZT4A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FF05C2">
        <w:rPr>
          <w:rFonts w:ascii="Times New Roman" w:hAnsi="Times New Roman" w:cs="Times New Roman"/>
          <w:sz w:val="24"/>
          <w:szCs w:val="24"/>
        </w:rPr>
      </w:r>
      <w:r w:rsidR="00FF05C2">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54" w:tooltip="Saetre, 2003 #49" w:history="1">
        <w:r w:rsidR="008834D1">
          <w:rPr>
            <w:rFonts w:ascii="Times New Roman" w:hAnsi="Times New Roman" w:cs="Times New Roman"/>
            <w:noProof/>
            <w:sz w:val="24"/>
            <w:szCs w:val="24"/>
          </w:rPr>
          <w:t>54</w:t>
        </w:r>
      </w:hyperlink>
      <w:r w:rsidR="00F50B80">
        <w:rPr>
          <w:rFonts w:ascii="Times New Roman" w:hAnsi="Times New Roman" w:cs="Times New Roman"/>
          <w:noProof/>
          <w:sz w:val="24"/>
          <w:szCs w:val="24"/>
        </w:rPr>
        <w:t xml:space="preserve">, </w:t>
      </w:r>
      <w:hyperlink w:anchor="_ENREF_55" w:tooltip="Saether, 2007 #52" w:history="1">
        <w:r w:rsidR="008834D1">
          <w:rPr>
            <w:rFonts w:ascii="Times New Roman" w:hAnsi="Times New Roman" w:cs="Times New Roman"/>
            <w:noProof/>
            <w:sz w:val="24"/>
            <w:szCs w:val="24"/>
          </w:rPr>
          <w:t>55</w:t>
        </w:r>
      </w:hyperlink>
      <w:r w:rsidR="00F50B80">
        <w:rPr>
          <w:rFonts w:ascii="Times New Roman" w:hAnsi="Times New Roman" w:cs="Times New Roman"/>
          <w:noProof/>
          <w:sz w:val="24"/>
          <w:szCs w:val="24"/>
        </w:rPr>
        <w:t>)</w:t>
      </w:r>
      <w:r w:rsidR="00FF05C2">
        <w:rPr>
          <w:rFonts w:ascii="Times New Roman" w:hAnsi="Times New Roman" w:cs="Times New Roman"/>
          <w:sz w:val="24"/>
          <w:szCs w:val="24"/>
        </w:rPr>
        <w:fldChar w:fldCharType="end"/>
      </w:r>
      <w:r w:rsidR="002F796C" w:rsidRPr="00D8621E">
        <w:rPr>
          <w:rFonts w:ascii="Times New Roman" w:hAnsi="Times New Roman" w:cs="Times New Roman" w:hint="eastAsia"/>
          <w:sz w:val="24"/>
          <w:szCs w:val="24"/>
        </w:rPr>
        <w:t>.</w:t>
      </w:r>
      <w:r w:rsidR="002F796C">
        <w:rPr>
          <w:rFonts w:ascii="Times New Roman" w:hAnsi="Times New Roman" w:cs="Times New Roman"/>
          <w:sz w:val="24"/>
          <w:szCs w:val="24"/>
        </w:rPr>
        <w:t xml:space="preserve"> Similar with flycatchers, male plumage traits of mallard </w:t>
      </w:r>
      <w:r w:rsidR="00BE548C">
        <w:rPr>
          <w:rFonts w:ascii="Times New Roman" w:hAnsi="Times New Roman" w:cs="Times New Roman"/>
          <w:sz w:val="24"/>
          <w:szCs w:val="24"/>
        </w:rPr>
        <w:t xml:space="preserve">duck </w:t>
      </w:r>
      <w:r w:rsidR="002F796C">
        <w:rPr>
          <w:rFonts w:ascii="Times New Roman" w:hAnsi="Times New Roman" w:cs="Times New Roman"/>
          <w:sz w:val="24"/>
          <w:szCs w:val="24"/>
        </w:rPr>
        <w:t xml:space="preserve">and spot-billed </w:t>
      </w:r>
      <w:r w:rsidR="00BE548C">
        <w:rPr>
          <w:rFonts w:ascii="Times New Roman" w:hAnsi="Times New Roman" w:cs="Times New Roman"/>
          <w:sz w:val="24"/>
          <w:szCs w:val="24"/>
        </w:rPr>
        <w:t xml:space="preserve">duck </w:t>
      </w:r>
      <w:r w:rsidR="002F796C">
        <w:rPr>
          <w:rFonts w:ascii="Times New Roman" w:hAnsi="Times New Roman" w:cs="Times New Roman"/>
          <w:sz w:val="24"/>
          <w:szCs w:val="24"/>
        </w:rPr>
        <w:t xml:space="preserve">are quite different. </w:t>
      </w:r>
      <w:r w:rsidR="00015F67">
        <w:rPr>
          <w:rFonts w:ascii="Times New Roman" w:hAnsi="Times New Roman" w:cs="Times New Roman"/>
          <w:sz w:val="24"/>
          <w:szCs w:val="24"/>
        </w:rPr>
        <w:t xml:space="preserve">Therefore, we guessed that </w:t>
      </w:r>
      <w:r w:rsidR="003B0C1B">
        <w:rPr>
          <w:rFonts w:ascii="Times New Roman" w:hAnsi="Times New Roman" w:cs="Times New Roman"/>
          <w:sz w:val="24"/>
          <w:szCs w:val="24"/>
        </w:rPr>
        <w:t xml:space="preserve">difference in male-plumage traits between two wild duck species might be associated to these divergent islands on Z chromosome and their speciation. </w:t>
      </w:r>
      <w:r w:rsidR="00205433">
        <w:rPr>
          <w:rFonts w:ascii="Times New Roman" w:hAnsi="Times New Roman" w:cs="Times New Roman"/>
          <w:sz w:val="24"/>
          <w:szCs w:val="24"/>
        </w:rPr>
        <w:t xml:space="preserve">Moreover, we </w:t>
      </w:r>
      <w:r w:rsidR="007411DD">
        <w:rPr>
          <w:rFonts w:ascii="Times New Roman" w:hAnsi="Times New Roman" w:cs="Times New Roman"/>
          <w:sz w:val="24"/>
          <w:szCs w:val="24"/>
        </w:rPr>
        <w:t xml:space="preserve">note that Tajima’s D </w:t>
      </w:r>
      <w:r w:rsidR="00370C45">
        <w:rPr>
          <w:rFonts w:ascii="Times New Roman" w:hAnsi="Times New Roman" w:cs="Times New Roman"/>
          <w:sz w:val="24"/>
          <w:szCs w:val="24"/>
        </w:rPr>
        <w:t xml:space="preserve">is </w:t>
      </w:r>
      <w:r w:rsidR="007411DD">
        <w:rPr>
          <w:rFonts w:ascii="Times New Roman" w:hAnsi="Times New Roman" w:cs="Times New Roman"/>
          <w:sz w:val="24"/>
          <w:szCs w:val="24"/>
        </w:rPr>
        <w:t>not reduced</w:t>
      </w:r>
      <w:r w:rsidR="00C717D3">
        <w:rPr>
          <w:rFonts w:ascii="Times New Roman" w:hAnsi="Times New Roman" w:cs="Times New Roman"/>
          <w:sz w:val="24"/>
          <w:szCs w:val="24"/>
        </w:rPr>
        <w:t xml:space="preserve"> in </w:t>
      </w:r>
      <w:r w:rsidR="00921680">
        <w:rPr>
          <w:rFonts w:ascii="Times New Roman" w:hAnsi="Times New Roman" w:cs="Times New Roman"/>
          <w:sz w:val="24"/>
          <w:szCs w:val="24"/>
        </w:rPr>
        <w:t>high differentiation regions</w:t>
      </w:r>
      <w:r w:rsidR="007411DD">
        <w:rPr>
          <w:rFonts w:ascii="Times New Roman" w:hAnsi="Times New Roman" w:cs="Times New Roman"/>
          <w:sz w:val="24"/>
          <w:szCs w:val="24"/>
        </w:rPr>
        <w:t xml:space="preserve">, </w:t>
      </w:r>
      <w:r w:rsidR="00921680">
        <w:rPr>
          <w:rFonts w:ascii="Times New Roman" w:hAnsi="Times New Roman" w:cs="Times New Roman"/>
          <w:sz w:val="24"/>
          <w:szCs w:val="24"/>
        </w:rPr>
        <w:t>which is different with</w:t>
      </w:r>
      <w:r w:rsidR="007411DD">
        <w:rPr>
          <w:rFonts w:ascii="Times New Roman" w:hAnsi="Times New Roman" w:cs="Times New Roman"/>
          <w:sz w:val="24"/>
          <w:szCs w:val="24"/>
        </w:rPr>
        <w:t xml:space="preserve"> the cases of flycatchers and Darwin’s finches</w:t>
      </w:r>
      <w:r w:rsidR="00767392">
        <w:rPr>
          <w:rFonts w:ascii="Times New Roman" w:hAnsi="Times New Roman" w:cs="Times New Roman"/>
          <w:sz w:val="24"/>
          <w:szCs w:val="24"/>
        </w:rPr>
        <w:fldChar w:fldCharType="begin">
          <w:fldData xml:space="preserve">PEVuZE5vdGU+PENpdGU+PEF1dGhvcj5IYW48L0F1dGhvcj48WWVhcj4yMDE3PC9ZZWFyPjxSZWNO
dW0+MTEwPC9SZWNOdW0+PERpc3BsYXlUZXh0Pig5LCA0MCk8L0Rpc3BsYXlUZXh0PjxyZWNvcmQ+
PHJlYy1udW1iZXI+MTEwPC9yZWMtbnVtYmVyPjxmb3JlaWduLWtleXM+PGtleSBhcHA9IkVOIiBk
Yi1pZD0iemQ5dnJyOXI0c3hwdm9leDB6Mngwc2VvOTV0eDlmZXhyOTV0IiB0aW1lc3RhbXA9IjE1
MzgyODkxMTciPjExMDwva2V5PjwvZm9yZWlnbi1rZXlzPjxyZWYtdHlwZSBuYW1lPSJKb3VybmFs
IEFydGljbGUiPjE3PC9yZWYtdHlwZT48Y29udHJpYnV0b3JzPjxhdXRob3JzPjxhdXRob3I+SGFu
LCBGLjwvYXV0aG9yPjxhdXRob3I+TGFtaWNoaGFuZXksIFMuPC9hdXRob3I+PGF1dGhvcj5HcmFu
dCwgQi4gUi48L2F1dGhvcj48YXV0aG9yPkdyYW50LCBQLiBSLjwvYXV0aG9yPjxhdXRob3I+QW5k
ZXJzc29uLCBMLjwvYXV0aG9yPjxhdXRob3I+V2Vic3RlciwgTS4gVC48L2F1dGhvcj48L2F1dGhv
cnM+PC9jb250cmlidXRvcnM+PGF1dGgtYWRkcmVzcz5EZXBhcnRtZW50IG9mIE1lZGljYWwgQmlv
Y2hlbWlzdHJ5IGFuZCBNaWNyb2Jpb2xvZ3ksIFNjaWVuY2UgZm9yIExpZmUgTGFib3JhdG9yeSwg
VXBwc2FsYSBVbml2ZXJzaXR5LCA3NTEyMyBVcHBzYWxhLCBTd2VkZW4uJiN4RDtEZXBhcnRtZW50
IG9mIEVjb2xvZ3kgYW5kIEV2b2x1dGlvbmFyeSBCaW9sb2d5LCBQcmluY2V0b24gVW5pdmVyc2l0
eSwgUHJpbmNldG9uLCBOZXcgSmVyc2V5IDA4NTQ0LTIwMTYsIFVTQS4mI3hEO0RlcGFydG1lbnQg
b2YgQW5pbWFsIEJyZWVkaW5nIGFuZCBHZW5ldGljcywgU3dlZGlzaCBVbml2ZXJzaXR5IG9mIEFn
cmljdWx0dXJhbCBTY2llbmNlcywgNzUwMDcgVXBwc2FsYSwgU3dlZGVuLiYjeEQ7RGVwYXJ0bWVu
dCBvZiBWZXRlcmluYXJ5IEludGVncmF0aXZlIEJpb3NjaWVuY2VzLCBUZXhhcyBBJmFtcDtNIFVu
aXZlcnNpdHksIENvbGxlZ2UgU3RhdGlvbiwgVGV4YXMgNzc4NDMtNDQ2MSwgVVNBLjwvYXV0aC1h
ZGRyZXNzPjx0aXRsZXM+PHRpdGxlPkdlbmUgZmxvdywgYW5jaWVudCBwb2x5bW9ycGhpc20sIGFu
ZCBlY29sb2dpY2FsIGFkYXB0YXRpb24gc2hhcGUgdGhlIGdlbm9taWMgbGFuZHNjYXBlIG9mIGRp
dmVyZ2VuY2UgYW1vbmcgRGFyd2luJmFwb3M7cyBmaW5jaGVzPC90aXRsZT48c2Vjb25kYXJ5LXRp
dGxlPkdlbm9tZSBSZXM8L3NlY29uZGFyeS10aXRsZT48L3RpdGxlcz48cGVyaW9kaWNhbD48ZnVs
bC10aXRsZT5HZW5vbWUgUmVzPC9mdWxsLXRpdGxlPjwvcGVyaW9kaWNhbD48cGFnZXM+MTAwNC0x
MDE1PC9wYWdlcz48dm9sdW1lPjI3PC92b2x1bWU+PG51bWJlcj42PC9udW1iZXI+PGVkaXRpb24+
MjAxNy8wNC8yNzwvZWRpdGlvbj48a2V5d29yZHM+PGtleXdvcmQ+QWRhcHRhdGlvbiwgUGh5c2lv
bG9naWNhbC9nZW5ldGljczwva2V5d29yZD48a2V5d29yZD5BbmltYWwgRGlzdHJpYnV0aW9uPC9r
ZXl3b3JkPjxrZXl3b3JkPkFuaW1hbHM8L2tleXdvcmQ+PGtleXdvcmQ+RWN1YWRvcjwva2V5d29y
ZD48a2V5d29yZD5GaW5jaGVzL2NsYXNzaWZpY2F0aW9uLypnZW5ldGljczwva2V5d29yZD48a2V5
d29yZD4qR2VuZSBGbG93PC9rZXl3b3JkPjxrZXl3b3JkPkdlbmV0aWMgTG9jaTwva2V5d29yZD48
a2V5d29yZD4qR2VuZXRpYyBTcGVjaWF0aW9uPC9rZXl3b3JkPjxrZXl3b3JkPipHZW5vbWU8L2tl
eXdvcmQ+PGtleXdvcmQ+R2Vub21pYyBJc2xhbmRzPC9rZXl3b3JkPjxrZXl3b3JkPkhhcGxvdHlw
ZXM8L2tleXdvcmQ+PGtleXdvcmQ+TWljcm9zYXRlbGxpdGUgUmVwZWF0czwva2V5d29yZD48a2V5
d29yZD4qUGh5bG9nZW55PC9rZXl3b3JkPjxrZXl3b3JkPlBvbHltb3JwaGlzbSwgR2VuZXRpYzwv
a2V5d29yZD48a2V5d29yZD5TZWxlY3Rpb24sIEdlbmV0aWM8L2tleXdvcmQ+PGtleXdvcmQ+U3lt
cGF0cnk8L2tleXdvcmQ+PC9rZXl3b3Jkcz48ZGF0ZXM+PHllYXI+MjAxNzwveWVhcj48cHViLWRh
dGVzPjxkYXRlPkp1bjwvZGF0ZT48L3B1Yi1kYXRlcz48L2RhdGVzPjxpc2JuPjE1NDktNTQ2OSAo
RWxlY3Ryb25pYykmI3hEOzEwODgtOTA1MSAoTGlua2luZyk8L2lzYm4+PGFjY2Vzc2lvbi1udW0+
Mjg0NDI1NTg8L2FjY2Vzc2lvbi1udW0+PHVybHM+PHJlbGF0ZWQtdXJscz48dXJsPmh0dHBzOi8v
d3d3Lm5jYmkubmxtLm5paC5nb3YvcHVibWVkLzI4NDQyNTU4PC91cmw+PC9yZWxhdGVkLXVybHM+
PC91cmxzPjxjdXN0b20yPlBNQzU0NTMzMTU8L2N1c3RvbTI+PGVsZWN0cm9uaWMtcmVzb3VyY2Ut
bnVtPjEwLjExMDEvZ3IuMjEyNTIyLjExNjwvZWxlY3Ryb25pYy1yZXNvdXJjZS1udW0+PC9yZWNv
cmQ+PC9DaXRlPjxDaXRlPjxBdXRob3I+QnVycmk8L0F1dGhvcj48WWVhcj4yMDE1PC9ZZWFyPjxS
ZWNOdW0+MTI8L1JlY051bT48cmVjb3JkPjxyZWMtbnVtYmVyPjEyPC9yZWMtbnVtYmVyPjxmb3Jl
aWduLWtleXM+PGtleSBhcHA9IkVOIiBkYi1pZD0iemQ5dnJyOXI0c3hwdm9leDB6Mngwc2VvOTV0
eDlmZXhyOTV0IiB0aW1lc3RhbXA9IjE0ODYyMjAzMTUiPjEyPC9rZXk+PC9mb3JlaWduLWtleXM+
PHJlZi10eXBlIG5hbWU9IkpvdXJuYWwgQXJ0aWNsZSI+MTc8L3JlZi10eXBlPjxjb250cmlidXRv
cnM+PGF1dGhvcnM+PGF1dGhvcj5CdXJyaSwgUi48L2F1dGhvcj48YXV0aG9yPk5hdGVyLCBBLjwv
YXV0aG9yPjxhdXRob3I+S2F3YWthbWksIFQuPC9hdXRob3I+PGF1dGhvcj5NdWdhbCwgQy4gRi48
L2F1dGhvcj48YXV0aG9yPk9sYXNvbiwgUC4gSS48L2F1dGhvcj48YXV0aG9yPlNtZWRzLCBMLjwv
YXV0aG9yPjxhdXRob3I+U3VoLCBBLjwvYXV0aG9yPjxhdXRob3I+RHV0b2l0LCBMLjwvYXV0aG9y
PjxhdXRob3I+QnVyZXMsIFMuPC9hdXRob3I+PGF1dGhvcj5HYXJhbXN6ZWdpLCBMLiBaLjwvYXV0
aG9yPjxhdXRob3I+SG9nbmVyLCBTLjwvYXV0aG9yPjxhdXRob3I+TW9yZW5vLCBKLjwvYXV0aG9y
PjxhdXRob3I+UXZhcm5zdHJvbSwgQS48L2F1dGhvcj48YXV0aG9yPlJ1emljLCBNLjwvYXV0aG9y
PjxhdXRob3I+U2FldGhlciwgUy4gQS48L2F1dGhvcj48YXV0aG9yPlNhZXRyZSwgRy4gUC48L2F1
dGhvcj48YXV0aG9yPlRvcm9rLCBKLjwvYXV0aG9yPjxhdXRob3I+RWxsZWdyZW4sIEguPC9hdXRo
b3I+PC9hdXRob3JzPjwvY29udHJpYnV0b3JzPjxhdXRoLWFkZHJlc3M+RGVwYXJ0bWVudCBvZiBF
dm9sdXRpb25hcnkgQmlvbG9neSwgRXZvbHV0aW9uYXJ5IEJpb2xvZ3kgQ2VudHJlLCBVcHBzYWxh
IFVuaXZlcnNpdHksIDc1MjM2IFVwcHNhbGEsIFN3ZWRlbjsmI3hEO1dhbGxlbmJlcmcgQWR2YW5j
ZWQgQmlvaW5mb3JtYXRpY3MgSW5mcmFzdHJ1Y3R1cmUgKFdBQkkpLCBTY2llbmNlIGZvciBMaWZl
IExhYm9yYXRvcnksIFVwcHNhbGEgVW5pdmVyc2l0eSwgNzUxMjMgVXBwc2FsYSwgU3dlZGVuOyYj
eEQ7TGFib3JhdG9yeSBvZiBPcm5pdGhvbG9neSwgRGVwYXJ0bWVudCBvZiBab29sb2d5LCBQYWxh
Y2t5IFVuaXZlcnNpdHksIDc3MTQ2IE9sb21vdWMsIEN6ZWNoIFJlcHVibGljOyYjeEQ7RGVwYXJ0
bWVudCBvZiBFdm9sdXRpb25hcnkgRWNvbG9neSwgRXN0YWNpb24gQmlvbG9naWNhIGRlIERvbmFu
YS1DU0lDLCA0MTA5MiBTZXZpbGxlLCBTcGFpbjsmI3hEO0RlcGFydG1lbnQgb2YgQmlvc2NpZW5j
ZXMsIENlbnRyZSBmb3IgRWNvbG9naWNhbCBhbmQgRXZvbHV0aW9uYXJ5IFN5bnRoZXNpcywgVW5p
dmVyc2l0eSBvZiBPc2xvLCAwMzE2IE9zbG8sIE5vcndheTsgTmF0dXJhbCBIaXN0b3J5IE11c2V1
bSwgVW5pdmVyc2l0eSBvZiBPc2xvLCAwMzE4IE9zbG8sIE5vcndheTsmI3hEO011c2VvIE5hY2lv
bmFsIGRlIENpZW5jaWFzIE5hdHVyYWxlcy1DU0lDLCAyODAwNiBNYWRyaWQsIFNwYWluOyYjeEQ7
RGVwYXJ0bWVudCBvZiBBbmltYWwgRWNvbG9neSwgRXZvbHV0aW9uYXJ5IEJpb2xvZ3kgQ2VudHJl
LCBVcHBzYWxhIFVuaXZlcnNpdHksIDc1MjM2IFVwcHNhbGEsIFN3ZWRlbjsmI3hEO0JpcmQgUHJv
dGVjdGlvbiBhbmQgU3R1ZHkgU29jaWV0eSBvZiBTZXJiaWEsIFJhZG5pY2thIDIwYSwgMjEwMDAg
Tm92aSBTYWQsIFNlcmJpYTsmI3hEO0RlcGFydG1lbnQgb2YgQmlvc2NpZW5jZXMsIENlbnRyZSBm
b3IgRWNvbG9naWNhbCBhbmQgRXZvbHV0aW9uYXJ5IFN5bnRoZXNpcywgVW5pdmVyc2l0eSBvZiBP
c2xvLCAwMzE2IE9zbG8sIE5vcndheTsgTm9yd2VnaWFuIEluc3RpdHV0ZSBmb3IgTmF0dXJlIFJl
c2VhcmNoIChOSU5BKSwgNzAzNCBUcm9uZGhlaW0sIE5vcndheTsmI3hEO0RlcGFydG1lbnQgb2Yg
Qmlvc2NpZW5jZXMsIENlbnRyZSBmb3IgRWNvbG9naWNhbCBhbmQgRXZvbHV0aW9uYXJ5IFN5bnRo
ZXNpcywgVW5pdmVyc2l0eSBvZiBPc2xvLCAwMzE2IE9zbG8sIE5vcndheTsmI3hEO0JlaGF2aW91
cmFsIEVjb2xvZ3kgR3JvdXAsIERlcGFydG1lbnQgb2YgU3lzdGVtYXRpYyBab29sb2d5IGFuZCBF
Y29sb2d5LCBFb3R2b3MgTG9yYW5kIFVuaXZlcnNpdHksIDExMTcgQnVkYXBlc3QsIEh1bmdhcnku
PC9hdXRoLWFkZHJlc3M+PHRpdGxlcz48dGl0bGU+TGlua2VkIHNlbGVjdGlvbiBhbmQgcmVjb21i
aW5hdGlvbiByYXRlIHZhcmlhdGlvbiBkcml2ZSB0aGUgZXZvbHV0aW9uIG9mIHRoZSBnZW5vbWlj
IGxhbmRzY2FwZSBvZiBkaWZmZXJlbnRpYXRpb24gYWNyb3NzIHRoZSBzcGVjaWF0aW9uIGNvbnRp
bnV1bSBvZiBGaWNlZHVsYSBmbHljYXRjaGVyczwvdGl0bGU+PHNlY29uZGFyeS10aXRsZT5HZW5v
bWUgUmVzPC9zZWNvbmRhcnktdGl0bGU+PC90aXRsZXM+PHBlcmlvZGljYWw+PGZ1bGwtdGl0bGU+
R2Vub21lIFJlczwvZnVsbC10aXRsZT48L3BlcmlvZGljYWw+PHBhZ2VzPjE2NTYtNjU8L3BhZ2Vz
Pjx2b2x1bWU+MjU8L3ZvbHVtZT48bnVtYmVyPjExPC9udW1iZXI+PGtleXdvcmRzPjxrZXl3b3Jk
PkFuaW1hbHM8L2tleXdvcmQ+PGtleXdvcmQ+RmVtYWxlPC9rZXl3b3JkPjxrZXl3b3JkPkdlbmUg
Rmxvdzwva2V5d29yZD48a2V5d29yZD4qR2VuZXRpYyBTcGVjaWF0aW9uPC9rZXl3b3JkPjxrZXl3
b3JkPkdlbmV0aWNzLCBQb3B1bGF0aW9uPC9rZXl3b3JkPjxrZXl3b3JkPkdlbm9tZTwva2V5d29y
ZD48a2V5d29yZD5HZW5vbWljczwva2V5d29yZD48a2V5d29yZD5HZW5vdHlwaW5nIFRlY2huaXF1
ZXM8L2tleXdvcmQ+PGtleXdvcmQ+TWFsZTwva2V5d29yZD48a2V5d29yZD5QYXNzZXJpZm9ybWVz
LypjbGFzc2lmaWNhdGlvbi8qZ2VuZXRpY3M8L2tleXdvcmQ+PGtleXdvcmQ+UG9seW1vcnBoaXNt
LCBTaW5nbGUgTnVjbGVvdGlkZTwva2V5d29yZD48a2V5d29yZD4qUmVjb21iaW5hdGlvbiwgR2Vu
ZXRpYzwva2V5d29yZD48a2V5d29yZD5SZXByb2R1Y3RpdmUgSXNvbGF0aW9uPC9rZXl3b3JkPjxr
ZXl3b3JkPipTZWxlY3Rpb24sIEdlbmV0aWM8L2tleXdvcmQ+PGtleXdvcmQ+U2VxdWVuY2UgQW5h
bHlzaXMsIEROQTwva2V5d29yZD48a2V5d29yZD5TcGVjaWVzIFNwZWNpZmljaXR5PC9rZXl3b3Jk
Pjwva2V5d29yZHM+PGRhdGVzPjx5ZWFyPjIwMTU8L3llYXI+PHB1Yi1kYXRlcz48ZGF0ZT5Ob3Y8
L2RhdGU+PC9wdWItZGF0ZXM+PC9kYXRlcz48aXNibj4xNTQ5LTU0NjkgKEVsZWN0cm9uaWMpJiN4
RDsxMDg4LTkwNTEgKExpbmtpbmcpPC9pc2JuPjxhY2Nlc3Npb24tbnVtPjI2MzU1MDA1PC9hY2Nl
c3Npb24tbnVtPjx1cmxzPjxyZWxhdGVkLXVybHM+PHVybD5odHRwczovL3d3dy5uY2JpLm5sbS5u
aWguZ292L3B1Ym1lZC8yNjM1NTAwNTwvdXJsPjwvcmVsYXRlZC11cmxzPjwvdXJscz48Y3VzdG9t
Mj5QTUM0NjE3OTYyPC9jdXN0b20yPjxlbGVjdHJvbmljLXJlc291cmNlLW51bT4xMC4xMTAxL2dy
LjE5NjQ4NS4xMTU8L2VsZWN0cm9uaWMtcmVzb3VyY2UtbnVtPjwvcmVjb3JkPjwvQ2l0ZT48L0Vu
ZE5vdGU+AG==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PEVuZE5vdGU+PENpdGU+PEF1dGhvcj5IYW48L0F1dGhvcj48WWVhcj4yMDE3PC9ZZWFyPjxSZWNO
dW0+MTEwPC9SZWNOdW0+PERpc3BsYXlUZXh0Pig5LCA0MCk8L0Rpc3BsYXlUZXh0PjxyZWNvcmQ+
PHJlYy1udW1iZXI+MTEwPC9yZWMtbnVtYmVyPjxmb3JlaWduLWtleXM+PGtleSBhcHA9IkVOIiBk
Yi1pZD0iemQ5dnJyOXI0c3hwdm9leDB6Mngwc2VvOTV0eDlmZXhyOTV0IiB0aW1lc3RhbXA9IjE1
MzgyODkxMTciPjExMDwva2V5PjwvZm9yZWlnbi1rZXlzPjxyZWYtdHlwZSBuYW1lPSJKb3VybmFs
IEFydGljbGUiPjE3PC9yZWYtdHlwZT48Y29udHJpYnV0b3JzPjxhdXRob3JzPjxhdXRob3I+SGFu
LCBGLjwvYXV0aG9yPjxhdXRob3I+TGFtaWNoaGFuZXksIFMuPC9hdXRob3I+PGF1dGhvcj5HcmFu
dCwgQi4gUi48L2F1dGhvcj48YXV0aG9yPkdyYW50LCBQLiBSLjwvYXV0aG9yPjxhdXRob3I+QW5k
ZXJzc29uLCBMLjwvYXV0aG9yPjxhdXRob3I+V2Vic3RlciwgTS4gVC48L2F1dGhvcj48L2F1dGhv
cnM+PC9jb250cmlidXRvcnM+PGF1dGgtYWRkcmVzcz5EZXBhcnRtZW50IG9mIE1lZGljYWwgQmlv
Y2hlbWlzdHJ5IGFuZCBNaWNyb2Jpb2xvZ3ksIFNjaWVuY2UgZm9yIExpZmUgTGFib3JhdG9yeSwg
VXBwc2FsYSBVbml2ZXJzaXR5LCA3NTEyMyBVcHBzYWxhLCBTd2VkZW4uJiN4RDtEZXBhcnRtZW50
IG9mIEVjb2xvZ3kgYW5kIEV2b2x1dGlvbmFyeSBCaW9sb2d5LCBQcmluY2V0b24gVW5pdmVyc2l0
eSwgUHJpbmNldG9uLCBOZXcgSmVyc2V5IDA4NTQ0LTIwMTYsIFVTQS4mI3hEO0RlcGFydG1lbnQg
b2YgQW5pbWFsIEJyZWVkaW5nIGFuZCBHZW5ldGljcywgU3dlZGlzaCBVbml2ZXJzaXR5IG9mIEFn
cmljdWx0dXJhbCBTY2llbmNlcywgNzUwMDcgVXBwc2FsYSwgU3dlZGVuLiYjeEQ7RGVwYXJ0bWVu
dCBvZiBWZXRlcmluYXJ5IEludGVncmF0aXZlIEJpb3NjaWVuY2VzLCBUZXhhcyBBJmFtcDtNIFVu
aXZlcnNpdHksIENvbGxlZ2UgU3RhdGlvbiwgVGV4YXMgNzc4NDMtNDQ2MSwgVVNBLjwvYXV0aC1h
ZGRyZXNzPjx0aXRsZXM+PHRpdGxlPkdlbmUgZmxvdywgYW5jaWVudCBwb2x5bW9ycGhpc20sIGFu
ZCBlY29sb2dpY2FsIGFkYXB0YXRpb24gc2hhcGUgdGhlIGdlbm9taWMgbGFuZHNjYXBlIG9mIGRp
dmVyZ2VuY2UgYW1vbmcgRGFyd2luJmFwb3M7cyBmaW5jaGVzPC90aXRsZT48c2Vjb25kYXJ5LXRp
dGxlPkdlbm9tZSBSZXM8L3NlY29uZGFyeS10aXRsZT48L3RpdGxlcz48cGVyaW9kaWNhbD48ZnVs
bC10aXRsZT5HZW5vbWUgUmVzPC9mdWxsLXRpdGxlPjwvcGVyaW9kaWNhbD48cGFnZXM+MTAwNC0x
MDE1PC9wYWdlcz48dm9sdW1lPjI3PC92b2x1bWU+PG51bWJlcj42PC9udW1iZXI+PGVkaXRpb24+
MjAxNy8wNC8yNzwvZWRpdGlvbj48a2V5d29yZHM+PGtleXdvcmQ+QWRhcHRhdGlvbiwgUGh5c2lv
bG9naWNhbC9nZW5ldGljczwva2V5d29yZD48a2V5d29yZD5BbmltYWwgRGlzdHJpYnV0aW9uPC9r
ZXl3b3JkPjxrZXl3b3JkPkFuaW1hbHM8L2tleXdvcmQ+PGtleXdvcmQ+RWN1YWRvcjwva2V5d29y
ZD48a2V5d29yZD5GaW5jaGVzL2NsYXNzaWZpY2F0aW9uLypnZW5ldGljczwva2V5d29yZD48a2V5
d29yZD4qR2VuZSBGbG93PC9rZXl3b3JkPjxrZXl3b3JkPkdlbmV0aWMgTG9jaTwva2V5d29yZD48
a2V5d29yZD4qR2VuZXRpYyBTcGVjaWF0aW9uPC9rZXl3b3JkPjxrZXl3b3JkPipHZW5vbWU8L2tl
eXdvcmQ+PGtleXdvcmQ+R2Vub21pYyBJc2xhbmRzPC9rZXl3b3JkPjxrZXl3b3JkPkhhcGxvdHlw
ZXM8L2tleXdvcmQ+PGtleXdvcmQ+TWljcm9zYXRlbGxpdGUgUmVwZWF0czwva2V5d29yZD48a2V5
d29yZD4qUGh5bG9nZW55PC9rZXl3b3JkPjxrZXl3b3JkPlBvbHltb3JwaGlzbSwgR2VuZXRpYzwv
a2V5d29yZD48a2V5d29yZD5TZWxlY3Rpb24sIEdlbmV0aWM8L2tleXdvcmQ+PGtleXdvcmQ+U3lt
cGF0cnk8L2tleXdvcmQ+PC9rZXl3b3Jkcz48ZGF0ZXM+PHllYXI+MjAxNzwveWVhcj48cHViLWRh
dGVzPjxkYXRlPkp1bjwvZGF0ZT48L3B1Yi1kYXRlcz48L2RhdGVzPjxpc2JuPjE1NDktNTQ2OSAo
RWxlY3Ryb25pYykmI3hEOzEwODgtOTA1MSAoTGlua2luZyk8L2lzYm4+PGFjY2Vzc2lvbi1udW0+
Mjg0NDI1NTg8L2FjY2Vzc2lvbi1udW0+PHVybHM+PHJlbGF0ZWQtdXJscz48dXJsPmh0dHBzOi8v
d3d3Lm5jYmkubmxtLm5paC5nb3YvcHVibWVkLzI4NDQyNTU4PC91cmw+PC9yZWxhdGVkLXVybHM+
PC91cmxzPjxjdXN0b20yPlBNQzU0NTMzMTU8L2N1c3RvbTI+PGVsZWN0cm9uaWMtcmVzb3VyY2Ut
bnVtPjEwLjExMDEvZ3IuMjEyNTIyLjExNjwvZWxlY3Ryb25pYy1yZXNvdXJjZS1udW0+PC9yZWNv
cmQ+PC9DaXRlPjxDaXRlPjxBdXRob3I+QnVycmk8L0F1dGhvcj48WWVhcj4yMDE1PC9ZZWFyPjxS
ZWNOdW0+MTI8L1JlY051bT48cmVjb3JkPjxyZWMtbnVtYmVyPjEyPC9yZWMtbnVtYmVyPjxmb3Jl
aWduLWtleXM+PGtleSBhcHA9IkVOIiBkYi1pZD0iemQ5dnJyOXI0c3hwdm9leDB6Mngwc2VvOTV0
eDlmZXhyOTV0IiB0aW1lc3RhbXA9IjE0ODYyMjAzMTUiPjEyPC9rZXk+PC9mb3JlaWduLWtleXM+
PHJlZi10eXBlIG5hbWU9IkpvdXJuYWwgQXJ0aWNsZSI+MTc8L3JlZi10eXBlPjxjb250cmlidXRv
cnM+PGF1dGhvcnM+PGF1dGhvcj5CdXJyaSwgUi48L2F1dGhvcj48YXV0aG9yPk5hdGVyLCBBLjwv
YXV0aG9yPjxhdXRob3I+S2F3YWthbWksIFQuPC9hdXRob3I+PGF1dGhvcj5NdWdhbCwgQy4gRi48
L2F1dGhvcj48YXV0aG9yPk9sYXNvbiwgUC4gSS48L2F1dGhvcj48YXV0aG9yPlNtZWRzLCBMLjwv
YXV0aG9yPjxhdXRob3I+U3VoLCBBLjwvYXV0aG9yPjxhdXRob3I+RHV0b2l0LCBMLjwvYXV0aG9y
PjxhdXRob3I+QnVyZXMsIFMuPC9hdXRob3I+PGF1dGhvcj5HYXJhbXN6ZWdpLCBMLiBaLjwvYXV0
aG9yPjxhdXRob3I+SG9nbmVyLCBTLjwvYXV0aG9yPjxhdXRob3I+TW9yZW5vLCBKLjwvYXV0aG9y
PjxhdXRob3I+UXZhcm5zdHJvbSwgQS48L2F1dGhvcj48YXV0aG9yPlJ1emljLCBNLjwvYXV0aG9y
PjxhdXRob3I+U2FldGhlciwgUy4gQS48L2F1dGhvcj48YXV0aG9yPlNhZXRyZSwgRy4gUC48L2F1
dGhvcj48YXV0aG9yPlRvcm9rLCBKLjwvYXV0aG9yPjxhdXRob3I+RWxsZWdyZW4sIEguPC9hdXRo
b3I+PC9hdXRob3JzPjwvY29udHJpYnV0b3JzPjxhdXRoLWFkZHJlc3M+RGVwYXJ0bWVudCBvZiBF
dm9sdXRpb25hcnkgQmlvbG9neSwgRXZvbHV0aW9uYXJ5IEJpb2xvZ3kgQ2VudHJlLCBVcHBzYWxh
IFVuaXZlcnNpdHksIDc1MjM2IFVwcHNhbGEsIFN3ZWRlbjsmI3hEO1dhbGxlbmJlcmcgQWR2YW5j
ZWQgQmlvaW5mb3JtYXRpY3MgSW5mcmFzdHJ1Y3R1cmUgKFdBQkkpLCBTY2llbmNlIGZvciBMaWZl
IExhYm9yYXRvcnksIFVwcHNhbGEgVW5pdmVyc2l0eSwgNzUxMjMgVXBwc2FsYSwgU3dlZGVuOyYj
eEQ7TGFib3JhdG9yeSBvZiBPcm5pdGhvbG9neSwgRGVwYXJ0bWVudCBvZiBab29sb2d5LCBQYWxh
Y2t5IFVuaXZlcnNpdHksIDc3MTQ2IE9sb21vdWMsIEN6ZWNoIFJlcHVibGljOyYjeEQ7RGVwYXJ0
bWVudCBvZiBFdm9sdXRpb25hcnkgRWNvbG9neSwgRXN0YWNpb24gQmlvbG9naWNhIGRlIERvbmFu
YS1DU0lDLCA0MTA5MiBTZXZpbGxlLCBTcGFpbjsmI3hEO0RlcGFydG1lbnQgb2YgQmlvc2NpZW5j
ZXMsIENlbnRyZSBmb3IgRWNvbG9naWNhbCBhbmQgRXZvbHV0aW9uYXJ5IFN5bnRoZXNpcywgVW5p
dmVyc2l0eSBvZiBPc2xvLCAwMzE2IE9zbG8sIE5vcndheTsgTmF0dXJhbCBIaXN0b3J5IE11c2V1
bSwgVW5pdmVyc2l0eSBvZiBPc2xvLCAwMzE4IE9zbG8sIE5vcndheTsmI3hEO011c2VvIE5hY2lv
bmFsIGRlIENpZW5jaWFzIE5hdHVyYWxlcy1DU0lDLCAyODAwNiBNYWRyaWQsIFNwYWluOyYjeEQ7
RGVwYXJ0bWVudCBvZiBBbmltYWwgRWNvbG9neSwgRXZvbHV0aW9uYXJ5IEJpb2xvZ3kgQ2VudHJl
LCBVcHBzYWxhIFVuaXZlcnNpdHksIDc1MjM2IFVwcHNhbGEsIFN3ZWRlbjsmI3hEO0JpcmQgUHJv
dGVjdGlvbiBhbmQgU3R1ZHkgU29jaWV0eSBvZiBTZXJiaWEsIFJhZG5pY2thIDIwYSwgMjEwMDAg
Tm92aSBTYWQsIFNlcmJpYTsmI3hEO0RlcGFydG1lbnQgb2YgQmlvc2NpZW5jZXMsIENlbnRyZSBm
b3IgRWNvbG9naWNhbCBhbmQgRXZvbHV0aW9uYXJ5IFN5bnRoZXNpcywgVW5pdmVyc2l0eSBvZiBP
c2xvLCAwMzE2IE9zbG8sIE5vcndheTsgTm9yd2VnaWFuIEluc3RpdHV0ZSBmb3IgTmF0dXJlIFJl
c2VhcmNoIChOSU5BKSwgNzAzNCBUcm9uZGhlaW0sIE5vcndheTsmI3hEO0RlcGFydG1lbnQgb2Yg
Qmlvc2NpZW5jZXMsIENlbnRyZSBmb3IgRWNvbG9naWNhbCBhbmQgRXZvbHV0aW9uYXJ5IFN5bnRo
ZXNpcywgVW5pdmVyc2l0eSBvZiBPc2xvLCAwMzE2IE9zbG8sIE5vcndheTsmI3hEO0JlaGF2aW91
cmFsIEVjb2xvZ3kgR3JvdXAsIERlcGFydG1lbnQgb2YgU3lzdGVtYXRpYyBab29sb2d5IGFuZCBF
Y29sb2d5LCBFb3R2b3MgTG9yYW5kIFVuaXZlcnNpdHksIDExMTcgQnVkYXBlc3QsIEh1bmdhcnku
PC9hdXRoLWFkZHJlc3M+PHRpdGxlcz48dGl0bGU+TGlua2VkIHNlbGVjdGlvbiBhbmQgcmVjb21i
aW5hdGlvbiByYXRlIHZhcmlhdGlvbiBkcml2ZSB0aGUgZXZvbHV0aW9uIG9mIHRoZSBnZW5vbWlj
IGxhbmRzY2FwZSBvZiBkaWZmZXJlbnRpYXRpb24gYWNyb3NzIHRoZSBzcGVjaWF0aW9uIGNvbnRp
bnV1bSBvZiBGaWNlZHVsYSBmbHljYXRjaGVyczwvdGl0bGU+PHNlY29uZGFyeS10aXRsZT5HZW5v
bWUgUmVzPC9zZWNvbmRhcnktdGl0bGU+PC90aXRsZXM+PHBlcmlvZGljYWw+PGZ1bGwtdGl0bGU+
R2Vub21lIFJlczwvZnVsbC10aXRsZT48L3BlcmlvZGljYWw+PHBhZ2VzPjE2NTYtNjU8L3BhZ2Vz
Pjx2b2x1bWU+MjU8L3ZvbHVtZT48bnVtYmVyPjExPC9udW1iZXI+PGtleXdvcmRzPjxrZXl3b3Jk
PkFuaW1hbHM8L2tleXdvcmQ+PGtleXdvcmQ+RmVtYWxlPC9rZXl3b3JkPjxrZXl3b3JkPkdlbmUg
Rmxvdzwva2V5d29yZD48a2V5d29yZD4qR2VuZXRpYyBTcGVjaWF0aW9uPC9rZXl3b3JkPjxrZXl3
b3JkPkdlbmV0aWNzLCBQb3B1bGF0aW9uPC9rZXl3b3JkPjxrZXl3b3JkPkdlbm9tZTwva2V5d29y
ZD48a2V5d29yZD5HZW5vbWljczwva2V5d29yZD48a2V5d29yZD5HZW5vdHlwaW5nIFRlY2huaXF1
ZXM8L2tleXdvcmQ+PGtleXdvcmQ+TWFsZTwva2V5d29yZD48a2V5d29yZD5QYXNzZXJpZm9ybWVz
LypjbGFzc2lmaWNhdGlvbi8qZ2VuZXRpY3M8L2tleXdvcmQ+PGtleXdvcmQ+UG9seW1vcnBoaXNt
LCBTaW5nbGUgTnVjbGVvdGlkZTwva2V5d29yZD48a2V5d29yZD4qUmVjb21iaW5hdGlvbiwgR2Vu
ZXRpYzwva2V5d29yZD48a2V5d29yZD5SZXByb2R1Y3RpdmUgSXNvbGF0aW9uPC9rZXl3b3JkPjxr
ZXl3b3JkPipTZWxlY3Rpb24sIEdlbmV0aWM8L2tleXdvcmQ+PGtleXdvcmQ+U2VxdWVuY2UgQW5h
bHlzaXMsIEROQTwva2V5d29yZD48a2V5d29yZD5TcGVjaWVzIFNwZWNpZmljaXR5PC9rZXl3b3Jk
Pjwva2V5d29yZHM+PGRhdGVzPjx5ZWFyPjIwMTU8L3llYXI+PHB1Yi1kYXRlcz48ZGF0ZT5Ob3Y8
L2RhdGU+PC9wdWItZGF0ZXM+PC9kYXRlcz48aXNibj4xNTQ5LTU0NjkgKEVsZWN0cm9uaWMpJiN4
RDsxMDg4LTkwNTEgKExpbmtpbmcpPC9pc2JuPjxhY2Nlc3Npb24tbnVtPjI2MzU1MDA1PC9hY2Nl
c3Npb24tbnVtPjx1cmxzPjxyZWxhdGVkLXVybHM+PHVybD5odHRwczovL3d3dy5uY2JpLm5sbS5u
aWguZ292L3B1Ym1lZC8yNjM1NTAwNTwvdXJsPjwvcmVsYXRlZC11cmxzPjwvdXJscz48Y3VzdG9t
Mj5QTUM0NjE3OTYyPC9jdXN0b20yPjxlbGVjdHJvbmljLXJlc291cmNlLW51bT4xMC4xMTAxL2dy
LjE5NjQ4NS4xMTU8L2VsZWN0cm9uaWMtcmVzb3VyY2UtbnVtPjwvcmVjb3JkPjwvQ2l0ZT48L0Vu
ZE5vdGU+AG==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767392">
        <w:rPr>
          <w:rFonts w:ascii="Times New Roman" w:hAnsi="Times New Roman" w:cs="Times New Roman"/>
          <w:sz w:val="24"/>
          <w:szCs w:val="24"/>
        </w:rPr>
      </w:r>
      <w:r w:rsidR="00767392">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9" w:tooltip="Burri, 2015 #12" w:history="1">
        <w:r w:rsidR="008834D1">
          <w:rPr>
            <w:rFonts w:ascii="Times New Roman" w:hAnsi="Times New Roman" w:cs="Times New Roman"/>
            <w:noProof/>
            <w:sz w:val="24"/>
            <w:szCs w:val="24"/>
          </w:rPr>
          <w:t>9</w:t>
        </w:r>
      </w:hyperlink>
      <w:r w:rsidR="00F50B80">
        <w:rPr>
          <w:rFonts w:ascii="Times New Roman" w:hAnsi="Times New Roman" w:cs="Times New Roman"/>
          <w:noProof/>
          <w:sz w:val="24"/>
          <w:szCs w:val="24"/>
        </w:rPr>
        <w:t xml:space="preserve">, </w:t>
      </w:r>
      <w:hyperlink w:anchor="_ENREF_40" w:tooltip="Han, 2017 #110" w:history="1">
        <w:r w:rsidR="008834D1">
          <w:rPr>
            <w:rFonts w:ascii="Times New Roman" w:hAnsi="Times New Roman" w:cs="Times New Roman"/>
            <w:noProof/>
            <w:sz w:val="24"/>
            <w:szCs w:val="24"/>
          </w:rPr>
          <w:t>40</w:t>
        </w:r>
      </w:hyperlink>
      <w:r w:rsidR="00F50B80">
        <w:rPr>
          <w:rFonts w:ascii="Times New Roman" w:hAnsi="Times New Roman" w:cs="Times New Roman"/>
          <w:noProof/>
          <w:sz w:val="24"/>
          <w:szCs w:val="24"/>
        </w:rPr>
        <w:t>)</w:t>
      </w:r>
      <w:r w:rsidR="00767392">
        <w:rPr>
          <w:rFonts w:ascii="Times New Roman" w:hAnsi="Times New Roman" w:cs="Times New Roman"/>
          <w:sz w:val="24"/>
          <w:szCs w:val="24"/>
        </w:rPr>
        <w:fldChar w:fldCharType="end"/>
      </w:r>
      <w:r w:rsidR="007411DD">
        <w:rPr>
          <w:rFonts w:ascii="Times New Roman" w:hAnsi="Times New Roman" w:cs="Times New Roman"/>
          <w:sz w:val="24"/>
          <w:szCs w:val="24"/>
        </w:rPr>
        <w:t>.</w:t>
      </w:r>
      <w:r w:rsidR="00D9730E">
        <w:rPr>
          <w:rFonts w:ascii="Times New Roman" w:hAnsi="Times New Roman" w:cs="Times New Roman"/>
          <w:sz w:val="24"/>
          <w:szCs w:val="24"/>
        </w:rPr>
        <w:t xml:space="preserve"> Tajima’s D is used to detect selection of new mutations and correlated to difference between π and the expectation of π which is related to number of SNPs</w:t>
      </w:r>
      <w:r w:rsidR="004A4759">
        <w:rPr>
          <w:rFonts w:ascii="Times New Roman" w:hAnsi="Times New Roman" w:cs="Times New Roman"/>
          <w:sz w:val="24"/>
          <w:szCs w:val="24"/>
        </w:rPr>
        <w:t xml:space="preserve"> </w:t>
      </w:r>
      <w:r w:rsidR="0011464C">
        <w:rPr>
          <w:rFonts w:ascii="Times New Roman" w:hAnsi="Times New Roman" w:cs="Times New Roman"/>
          <w:sz w:val="24"/>
          <w:szCs w:val="24"/>
        </w:rPr>
        <w:fldChar w:fldCharType="begin"/>
      </w:r>
      <w:r w:rsidR="00F50B80">
        <w:rPr>
          <w:rFonts w:ascii="Times New Roman" w:hAnsi="Times New Roman" w:cs="Times New Roman"/>
          <w:sz w:val="24"/>
          <w:szCs w:val="24"/>
        </w:rPr>
        <w:instrText xml:space="preserve"> ADDIN EN.CITE &lt;EndNote&gt;&lt;Cite&gt;&lt;Author&gt;Misawa&lt;/Author&gt;&lt;Year&gt;1997&lt;/Year&gt;&lt;RecNum&gt;29&lt;/RecNum&gt;&lt;DisplayText&gt;(56)&lt;/DisplayText&gt;&lt;record&gt;&lt;rec-number&gt;29&lt;/rec-number&gt;&lt;foreign-keys&gt;&lt;key app="EN" db-id="zd9vrr9r4sxpvoex0z2x0seo95tx9fexr95t" timestamp="1486227286"&gt;29&lt;/key&gt;&lt;/foreign-keys&gt;&lt;ref-type name="Journal Article"&gt;17&lt;/ref-type&gt;&lt;contributors&gt;&lt;authors&gt;&lt;author&gt;Misawa, Kazuharu&lt;/author&gt;&lt;author&gt;Tajima, Fumio&lt;/author&gt;&lt;/authors&gt;&lt;/contributors&gt;&lt;titles&gt;&lt;title&gt;Estimation of the amount of DNA polymorphism when the neutral mutation rate varies among sites&lt;/title&gt;&lt;secondary-title&gt;Genetics&lt;/secondary-title&gt;&lt;/titles&gt;&lt;periodical&gt;&lt;full-title&gt;Genetics&lt;/full-title&gt;&lt;/periodical&gt;&lt;pages&gt;1959-1964&lt;/pages&gt;&lt;volume&gt;147&lt;/volume&gt;&lt;number&gt;4&lt;/number&gt;&lt;dates&gt;&lt;year&gt;1997&lt;/year&gt;&lt;/dates&gt;&lt;isbn&gt;0016-6731&lt;/isbn&gt;&lt;urls&gt;&lt;/urls&gt;&lt;/record&gt;&lt;/Cite&gt;&lt;/EndNote&gt;</w:instrText>
      </w:r>
      <w:r w:rsidR="0011464C">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56" w:tooltip="Misawa, 1997 #29" w:history="1">
        <w:r w:rsidR="008834D1">
          <w:rPr>
            <w:rFonts w:ascii="Times New Roman" w:hAnsi="Times New Roman" w:cs="Times New Roman"/>
            <w:noProof/>
            <w:sz w:val="24"/>
            <w:szCs w:val="24"/>
          </w:rPr>
          <w:t>56</w:t>
        </w:r>
      </w:hyperlink>
      <w:r w:rsidR="00F50B80">
        <w:rPr>
          <w:rFonts w:ascii="Times New Roman" w:hAnsi="Times New Roman" w:cs="Times New Roman"/>
          <w:noProof/>
          <w:sz w:val="24"/>
          <w:szCs w:val="24"/>
        </w:rPr>
        <w:t>)</w:t>
      </w:r>
      <w:r w:rsidR="0011464C">
        <w:rPr>
          <w:rFonts w:ascii="Times New Roman" w:hAnsi="Times New Roman" w:cs="Times New Roman"/>
          <w:sz w:val="24"/>
          <w:szCs w:val="24"/>
        </w:rPr>
        <w:fldChar w:fldCharType="end"/>
      </w:r>
      <w:r w:rsidR="00D9730E">
        <w:rPr>
          <w:rFonts w:ascii="Times New Roman" w:hAnsi="Times New Roman" w:cs="Times New Roman"/>
          <w:sz w:val="24"/>
          <w:szCs w:val="24"/>
        </w:rPr>
        <w:t xml:space="preserve">. After selection, new mutations increase diversity slowly and in a low frequency, thus </w:t>
      </w:r>
      <w:r w:rsidR="007E26DC">
        <w:rPr>
          <w:rFonts w:ascii="Times New Roman" w:hAnsi="Times New Roman" w:cs="Times New Roman"/>
          <w:sz w:val="24"/>
          <w:szCs w:val="24"/>
        </w:rPr>
        <w:t xml:space="preserve">results in </w:t>
      </w:r>
      <w:r w:rsidR="00D9730E">
        <w:rPr>
          <w:rFonts w:ascii="Times New Roman" w:hAnsi="Times New Roman" w:cs="Times New Roman"/>
          <w:sz w:val="24"/>
          <w:szCs w:val="24"/>
        </w:rPr>
        <w:t>allele frequency spectra to be skewed towards rare alleles (new mutations mainly increase population mutation rate</w:t>
      </w:r>
      <w:r w:rsidR="0011464C">
        <w:rPr>
          <w:rFonts w:ascii="Times New Roman" w:hAnsi="Times New Roman" w:cs="Times New Roman"/>
          <w:sz w:val="24"/>
          <w:szCs w:val="24"/>
        </w:rPr>
        <w:t xml:space="preserve"> </w:t>
      </w:r>
      <w:r w:rsidR="0011464C">
        <w:rPr>
          <w:rFonts w:ascii="Times New Roman" w:hAnsi="Times New Roman" w:cs="Times New Roman" w:hint="eastAsia"/>
          <w:sz w:val="24"/>
          <w:szCs w:val="24"/>
        </w:rPr>
        <w:t>(</w:t>
      </w:r>
      <w:proofErr w:type="spellStart"/>
      <w:r w:rsidR="0011464C">
        <w:rPr>
          <w:rFonts w:ascii="Times New Roman" w:hAnsi="Times New Roman" w:cs="Times New Roman"/>
          <w:sz w:val="24"/>
          <w:szCs w:val="24"/>
        </w:rPr>
        <w:t>θ</w:t>
      </w:r>
      <w:r w:rsidR="0011464C">
        <w:rPr>
          <w:rFonts w:ascii="Times New Roman" w:hAnsi="Times New Roman" w:cs="Times New Roman" w:hint="eastAsia"/>
          <w:sz w:val="24"/>
          <w:szCs w:val="24"/>
          <w:vertAlign w:val="subscript"/>
        </w:rPr>
        <w:t>w</w:t>
      </w:r>
      <w:proofErr w:type="spellEnd"/>
      <w:r w:rsidR="0011464C">
        <w:rPr>
          <w:rFonts w:ascii="Times New Roman" w:hAnsi="Times New Roman" w:cs="Times New Roman" w:hint="eastAsia"/>
          <w:sz w:val="24"/>
          <w:szCs w:val="24"/>
        </w:rPr>
        <w:t>)</w:t>
      </w:r>
      <w:r w:rsidR="00D9730E">
        <w:rPr>
          <w:rFonts w:ascii="Times New Roman" w:hAnsi="Times New Roman" w:cs="Times New Roman"/>
          <w:sz w:val="24"/>
          <w:szCs w:val="24"/>
        </w:rPr>
        <w:t xml:space="preserve"> rather than nucleotide diversity</w:t>
      </w:r>
      <w:r w:rsidR="0011464C">
        <w:rPr>
          <w:rFonts w:ascii="Times New Roman" w:hAnsi="Times New Roman" w:cs="Times New Roman"/>
          <w:sz w:val="24"/>
          <w:szCs w:val="24"/>
        </w:rPr>
        <w:t xml:space="preserve"> </w:t>
      </w:r>
      <w:r w:rsidR="0011464C" w:rsidRPr="00CD3FAC">
        <w:rPr>
          <w:rFonts w:ascii="Times New Roman" w:hAnsi="Times New Roman" w:cs="Times New Roman"/>
          <w:sz w:val="24"/>
          <w:szCs w:val="24"/>
        </w:rPr>
        <w:t>(π)</w:t>
      </w:r>
      <w:r w:rsidR="00D9730E">
        <w:rPr>
          <w:rFonts w:ascii="Times New Roman" w:hAnsi="Times New Roman" w:cs="Times New Roman"/>
          <w:sz w:val="24"/>
          <w:szCs w:val="24"/>
        </w:rPr>
        <w:t xml:space="preserve">). </w:t>
      </w:r>
      <w:r w:rsidR="00370C45" w:rsidRPr="0011464C">
        <w:rPr>
          <w:rFonts w:ascii="Times New Roman" w:hAnsi="Times New Roman" w:cs="Times New Roman"/>
          <w:sz w:val="24"/>
          <w:szCs w:val="24"/>
        </w:rPr>
        <w:t>Whereas mallard</w:t>
      </w:r>
      <w:r w:rsidR="00BE548C" w:rsidRPr="00194533">
        <w:rPr>
          <w:rFonts w:ascii="Times New Roman" w:hAnsi="Times New Roman" w:cs="Times New Roman"/>
          <w:sz w:val="24"/>
          <w:szCs w:val="24"/>
        </w:rPr>
        <w:t xml:space="preserve"> duck</w:t>
      </w:r>
      <w:r w:rsidR="00370C45" w:rsidRPr="0011464C">
        <w:rPr>
          <w:rFonts w:ascii="Times New Roman" w:hAnsi="Times New Roman" w:cs="Times New Roman"/>
          <w:sz w:val="24"/>
          <w:szCs w:val="24"/>
        </w:rPr>
        <w:t xml:space="preserve"> and spot-billed duck are in earlier species divergent stage and having shorter divergent time</w:t>
      </w:r>
      <w:r w:rsidR="0011464C">
        <w:rPr>
          <w:rFonts w:ascii="Times New Roman" w:hAnsi="Times New Roman" w:cs="Times New Roman" w:hint="eastAsia"/>
          <w:sz w:val="24"/>
          <w:szCs w:val="24"/>
        </w:rPr>
        <w:t xml:space="preserve"> </w:t>
      </w:r>
      <w:r w:rsidR="0011464C">
        <w:rPr>
          <w:rFonts w:ascii="Times New Roman" w:hAnsi="Times New Roman" w:cs="Times New Roman"/>
          <w:sz w:val="24"/>
          <w:szCs w:val="24"/>
        </w:rPr>
        <w:t xml:space="preserve">(about 70 </w:t>
      </w:r>
      <w:proofErr w:type="spellStart"/>
      <w:r w:rsidR="0011464C">
        <w:rPr>
          <w:rFonts w:ascii="Times New Roman" w:hAnsi="Times New Roman" w:cs="Times New Roman"/>
          <w:sz w:val="24"/>
          <w:szCs w:val="24"/>
        </w:rPr>
        <w:t>Kyr</w:t>
      </w:r>
      <w:proofErr w:type="spellEnd"/>
      <w:r w:rsidR="0011464C">
        <w:rPr>
          <w:rFonts w:ascii="Times New Roman" w:hAnsi="Times New Roman" w:cs="Times New Roman"/>
          <w:sz w:val="24"/>
          <w:szCs w:val="24"/>
        </w:rPr>
        <w:t>)</w:t>
      </w:r>
      <w:r w:rsidR="00370C45" w:rsidRPr="0011464C">
        <w:rPr>
          <w:rFonts w:ascii="Times New Roman" w:hAnsi="Times New Roman" w:cs="Times New Roman"/>
          <w:sz w:val="24"/>
          <w:szCs w:val="24"/>
        </w:rPr>
        <w:t xml:space="preserve"> than collared and pied flycatcher (</w:t>
      </w:r>
      <w:r w:rsidR="0011464C">
        <w:rPr>
          <w:rFonts w:ascii="Times New Roman" w:hAnsi="Times New Roman" w:cs="Times New Roman"/>
          <w:sz w:val="24"/>
          <w:szCs w:val="24"/>
        </w:rPr>
        <w:t xml:space="preserve">about 340 Kyr~2 </w:t>
      </w:r>
      <w:proofErr w:type="spellStart"/>
      <w:r w:rsidR="0011464C">
        <w:rPr>
          <w:rFonts w:ascii="Times New Roman" w:hAnsi="Times New Roman" w:cs="Times New Roman"/>
          <w:sz w:val="24"/>
          <w:szCs w:val="24"/>
        </w:rPr>
        <w:t>Myr</w:t>
      </w:r>
      <w:proofErr w:type="spellEnd"/>
      <w:r w:rsidR="00370C45" w:rsidRPr="0011464C">
        <w:rPr>
          <w:rFonts w:ascii="Times New Roman" w:hAnsi="Times New Roman" w:cs="Times New Roman"/>
          <w:sz w:val="24"/>
          <w:szCs w:val="24"/>
        </w:rPr>
        <w:t>)</w:t>
      </w:r>
      <w:r w:rsidR="0011464C">
        <w:rPr>
          <w:rFonts w:ascii="Times New Roman" w:hAnsi="Times New Roman" w:cs="Times New Roman"/>
          <w:sz w:val="24"/>
          <w:szCs w:val="24"/>
        </w:rPr>
        <w:fldChar w:fldCharType="begin"/>
      </w:r>
      <w:r w:rsidR="007819CE">
        <w:rPr>
          <w:rFonts w:ascii="Times New Roman" w:hAnsi="Times New Roman" w:cs="Times New Roman"/>
          <w:sz w:val="24"/>
          <w:szCs w:val="24"/>
        </w:rPr>
        <w:instrText xml:space="preserve"> ADDIN EN.CITE &lt;EndNote&gt;&lt;Cite&gt;&lt;Author&gt;Nadachowska-Brzyska&lt;/Author&gt;&lt;Year&gt;2013&lt;/Year&gt;&lt;RecNum&gt;64&lt;/RecNum&gt;&lt;DisplayText&gt;(10)&lt;/DisplayText&gt;&lt;record&gt;&lt;rec-number&gt;64&lt;/rec-number&gt;&lt;foreign-keys&gt;&lt;key app="EN" db-id="zd9vrr9r4sxpvoex0z2x0seo95tx9fexr95t" timestamp="1491048927"&gt;64&lt;/key&gt;&lt;/foreign-keys&gt;&lt;ref-type name="Journal Article"&gt;17&lt;/ref-type&gt;&lt;contributors&gt;&lt;authors&gt;&lt;author&gt;Nadachowska-Brzyska, K.&lt;/author&gt;&lt;author&gt;Burri, R.&lt;/author&gt;&lt;author&gt;Olason, P. I.&lt;/author&gt;&lt;author&gt;Kawakami, T.&lt;/author&gt;&lt;author&gt;Smeds, L.&lt;/author&gt;&lt;author&gt;Ellegren, H.&lt;/author&gt;&lt;/authors&gt;&lt;/contributors&gt;&lt;auth-address&gt;Department of Evolutionary Biology, Evolutionary Biology Centre, Uppsala University, Uppsala, Sweden.&lt;/auth-address&gt;&lt;titles&gt;&lt;title&gt;Demographic divergence history of pied flycatcher and collared flycatcher inferred from whole-genome re-sequencing data&lt;/title&gt;&lt;secondary-title&gt;PLoS Genet&lt;/secondary-title&gt;&lt;/titles&gt;&lt;periodical&gt;&lt;full-title&gt;PLoS Genet&lt;/full-title&gt;&lt;/periodical&gt;&lt;pages&gt;e1003942&lt;/pages&gt;&lt;volume&gt;9&lt;/volume&gt;&lt;number&gt;11&lt;/number&gt;&lt;keywords&gt;&lt;keyword&gt;Animals&lt;/keyword&gt;&lt;keyword&gt;Bayes Theorem&lt;/keyword&gt;&lt;keyword&gt;*Biological Evolution&lt;/keyword&gt;&lt;keyword&gt;Gene Flow&lt;/keyword&gt;&lt;keyword&gt;*Genetic Speciation&lt;/keyword&gt;&lt;keyword&gt;Genetic Variation&lt;/keyword&gt;&lt;keyword&gt;Markov Chains&lt;/keyword&gt;&lt;keyword&gt;Population Density&lt;/keyword&gt;&lt;keyword&gt;*Selection, Genetic&lt;/keyword&gt;&lt;keyword&gt;Sequence Analysis, DNA&lt;/keyword&gt;&lt;keyword&gt;Songbirds/*genetics&lt;/keyword&gt;&lt;/keywords&gt;&lt;dates&gt;&lt;year&gt;2013&lt;/year&gt;&lt;pub-dates&gt;&lt;date&gt;Nov&lt;/date&gt;&lt;/pub-dates&gt;&lt;/dates&gt;&lt;isbn&gt;1553-7404 (Electronic)&amp;#xD;1553-7390 (Linking)&lt;/isbn&gt;&lt;accession-num&gt;24244198&lt;/accession-num&gt;&lt;urls&gt;&lt;related-urls&gt;&lt;url&gt;https://www.ncbi.nlm.nih.gov/pubmed/24244198&lt;/url&gt;&lt;/related-urls&gt;&lt;/urls&gt;&lt;custom2&gt;PMC3820794&lt;/custom2&gt;&lt;electronic-resource-num&gt;10.1371/journal.pgen.1003942&lt;/electronic-resource-num&gt;&lt;/record&gt;&lt;/Cite&gt;&lt;/EndNote&gt;</w:instrText>
      </w:r>
      <w:r w:rsidR="0011464C">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10" w:tooltip="Nadachowska-Brzyska, 2013 #64" w:history="1">
        <w:r w:rsidR="008834D1">
          <w:rPr>
            <w:rFonts w:ascii="Times New Roman" w:hAnsi="Times New Roman" w:cs="Times New Roman"/>
            <w:noProof/>
            <w:sz w:val="24"/>
            <w:szCs w:val="24"/>
          </w:rPr>
          <w:t>10</w:t>
        </w:r>
      </w:hyperlink>
      <w:r w:rsidR="004D577F">
        <w:rPr>
          <w:rFonts w:ascii="Times New Roman" w:hAnsi="Times New Roman" w:cs="Times New Roman"/>
          <w:noProof/>
          <w:sz w:val="24"/>
          <w:szCs w:val="24"/>
        </w:rPr>
        <w:t>)</w:t>
      </w:r>
      <w:r w:rsidR="0011464C">
        <w:rPr>
          <w:rFonts w:ascii="Times New Roman" w:hAnsi="Times New Roman" w:cs="Times New Roman"/>
          <w:sz w:val="24"/>
          <w:szCs w:val="24"/>
        </w:rPr>
        <w:fldChar w:fldCharType="end"/>
      </w:r>
      <w:r w:rsidR="00370C45" w:rsidRPr="0011464C">
        <w:rPr>
          <w:rFonts w:ascii="Times New Roman" w:hAnsi="Times New Roman" w:cs="Times New Roman"/>
          <w:sz w:val="24"/>
          <w:szCs w:val="24"/>
        </w:rPr>
        <w:t xml:space="preserve">. </w:t>
      </w:r>
      <w:r w:rsidR="00370C45" w:rsidRPr="0011464C">
        <w:rPr>
          <w:rFonts w:ascii="Times New Roman" w:eastAsia="宋体" w:hAnsi="Times New Roman" w:cs="Times New Roman"/>
          <w:sz w:val="24"/>
          <w:szCs w:val="24"/>
        </w:rPr>
        <w:t xml:space="preserve">Thus, the </w:t>
      </w:r>
      <w:r w:rsidR="007E26DC">
        <w:rPr>
          <w:rFonts w:ascii="Times New Roman" w:eastAsia="宋体" w:hAnsi="Times New Roman" w:cs="Times New Roman"/>
          <w:sz w:val="24"/>
          <w:szCs w:val="24"/>
        </w:rPr>
        <w:t>mallard and spot-billed duck</w:t>
      </w:r>
      <w:r w:rsidR="007E26DC" w:rsidRPr="0011464C">
        <w:rPr>
          <w:rFonts w:ascii="Times New Roman" w:eastAsia="宋体" w:hAnsi="Times New Roman" w:cs="Times New Roman"/>
          <w:sz w:val="24"/>
          <w:szCs w:val="24"/>
        </w:rPr>
        <w:t xml:space="preserve"> </w:t>
      </w:r>
      <w:r w:rsidR="00370C45" w:rsidRPr="0011464C">
        <w:rPr>
          <w:rFonts w:ascii="Times New Roman" w:eastAsia="宋体" w:hAnsi="Times New Roman" w:cs="Times New Roman"/>
          <w:sz w:val="24"/>
          <w:szCs w:val="24"/>
        </w:rPr>
        <w:t xml:space="preserve">did not deposit much new mutations to increase </w:t>
      </w:r>
      <w:r w:rsidR="0011464C" w:rsidRPr="0011464C">
        <w:rPr>
          <w:rFonts w:ascii="Times New Roman" w:hAnsi="Times New Roman" w:cs="Times New Roman"/>
          <w:sz w:val="24"/>
          <w:szCs w:val="24"/>
        </w:rPr>
        <w:t>(</w:t>
      </w:r>
      <w:proofErr w:type="spellStart"/>
      <w:r w:rsidR="0011464C" w:rsidRPr="0011464C">
        <w:rPr>
          <w:rFonts w:ascii="Times New Roman" w:hAnsi="Times New Roman" w:cs="Times New Roman"/>
          <w:sz w:val="24"/>
          <w:szCs w:val="24"/>
        </w:rPr>
        <w:t>θ</w:t>
      </w:r>
      <w:r w:rsidR="0011464C" w:rsidRPr="0011464C">
        <w:rPr>
          <w:rFonts w:ascii="Times New Roman" w:hAnsi="Times New Roman" w:cs="Times New Roman"/>
          <w:sz w:val="24"/>
          <w:szCs w:val="24"/>
          <w:vertAlign w:val="subscript"/>
        </w:rPr>
        <w:t>w</w:t>
      </w:r>
      <w:proofErr w:type="spellEnd"/>
      <w:r w:rsidR="0011464C" w:rsidRPr="0011464C">
        <w:rPr>
          <w:rFonts w:ascii="Times New Roman" w:hAnsi="Times New Roman" w:cs="Times New Roman"/>
          <w:sz w:val="24"/>
          <w:szCs w:val="24"/>
        </w:rPr>
        <w:t>)</w:t>
      </w:r>
      <w:r w:rsidR="00370C45" w:rsidRPr="0011464C">
        <w:rPr>
          <w:rFonts w:ascii="Times New Roman" w:hAnsi="Times New Roman" w:cs="Times New Roman"/>
          <w:sz w:val="24"/>
          <w:szCs w:val="24"/>
        </w:rPr>
        <w:t xml:space="preserve"> and reduce Tajima’s D in their genomic divergent islands like </w:t>
      </w:r>
      <w:r w:rsidR="007E26DC">
        <w:rPr>
          <w:rFonts w:ascii="Times New Roman" w:hAnsi="Times New Roman" w:cs="Times New Roman"/>
          <w:sz w:val="24"/>
          <w:szCs w:val="24"/>
        </w:rPr>
        <w:t>flycatchers and Darwin’s finches</w:t>
      </w:r>
    </w:p>
    <w:p w14:paraId="70CD1E9D" w14:textId="1B7815A6" w:rsidR="00DF750C" w:rsidRDefault="006417FA" w:rsidP="00DF750C">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In the end, </w:t>
      </w:r>
      <w:r w:rsidR="00800CED">
        <w:rPr>
          <w:rFonts w:ascii="Times New Roman" w:hAnsi="Times New Roman" w:cs="Times New Roman"/>
          <w:sz w:val="24"/>
          <w:szCs w:val="24"/>
        </w:rPr>
        <w:t xml:space="preserve">we argue that </w:t>
      </w:r>
      <w:r w:rsidR="001F35D2">
        <w:rPr>
          <w:rFonts w:ascii="Times New Roman" w:hAnsi="Times New Roman" w:cs="Times New Roman"/>
          <w:sz w:val="24"/>
          <w:szCs w:val="24"/>
        </w:rPr>
        <w:t xml:space="preserve">our article has </w:t>
      </w:r>
      <w:r w:rsidR="00D555FE">
        <w:rPr>
          <w:rFonts w:ascii="Times New Roman" w:hAnsi="Times New Roman" w:cs="Times New Roman"/>
          <w:sz w:val="24"/>
          <w:szCs w:val="24"/>
        </w:rPr>
        <w:t>presented</w:t>
      </w:r>
      <w:r w:rsidR="0037518F">
        <w:rPr>
          <w:rFonts w:ascii="Times New Roman" w:hAnsi="Times New Roman" w:cs="Times New Roman"/>
          <w:sz w:val="24"/>
          <w:szCs w:val="24"/>
        </w:rPr>
        <w:t xml:space="preserve"> distinct genetic resource between </w:t>
      </w:r>
      <w:r w:rsidR="00CE5E5F">
        <w:rPr>
          <w:rFonts w:ascii="Times New Roman" w:hAnsi="Times New Roman" w:cs="Times New Roman"/>
          <w:sz w:val="24"/>
          <w:szCs w:val="24"/>
        </w:rPr>
        <w:t>wild and domestic duck.</w:t>
      </w:r>
      <w:r w:rsidR="00D555FE">
        <w:rPr>
          <w:rFonts w:ascii="Times New Roman" w:hAnsi="Times New Roman" w:cs="Times New Roman"/>
          <w:sz w:val="24"/>
          <w:szCs w:val="24"/>
        </w:rPr>
        <w:t xml:space="preserve"> </w:t>
      </w:r>
      <w:r w:rsidR="00045668">
        <w:rPr>
          <w:rFonts w:ascii="Times New Roman" w:hAnsi="Times New Roman" w:cs="Times New Roman"/>
          <w:sz w:val="24"/>
          <w:szCs w:val="24"/>
        </w:rPr>
        <w:t xml:space="preserve">Genetic resource of wild duck </w:t>
      </w:r>
      <w:r w:rsidR="00C36E0D">
        <w:rPr>
          <w:rFonts w:ascii="Times New Roman" w:hAnsi="Times New Roman" w:cs="Times New Roman"/>
          <w:sz w:val="24"/>
          <w:szCs w:val="24"/>
        </w:rPr>
        <w:t>may have been significantly shaped through the g</w:t>
      </w:r>
      <w:r w:rsidR="00D555FE">
        <w:rPr>
          <w:rFonts w:ascii="Times New Roman" w:hAnsi="Times New Roman" w:cs="Times New Roman"/>
          <w:sz w:val="24"/>
          <w:szCs w:val="24"/>
        </w:rPr>
        <w:t xml:space="preserve">lobal </w:t>
      </w:r>
      <w:r w:rsidR="00045668">
        <w:rPr>
          <w:rFonts w:ascii="Times New Roman" w:hAnsi="Times New Roman" w:cs="Times New Roman"/>
          <w:sz w:val="24"/>
          <w:szCs w:val="24"/>
        </w:rPr>
        <w:t xml:space="preserve">climate change </w:t>
      </w:r>
      <w:r w:rsidR="0060216C">
        <w:rPr>
          <w:rFonts w:ascii="Times New Roman" w:hAnsi="Times New Roman" w:cs="Times New Roman"/>
          <w:sz w:val="24"/>
          <w:szCs w:val="24"/>
        </w:rPr>
        <w:t>during</w:t>
      </w:r>
      <w:r w:rsidR="00C36E0D">
        <w:rPr>
          <w:rFonts w:ascii="Times New Roman" w:hAnsi="Times New Roman" w:cs="Times New Roman"/>
          <w:sz w:val="24"/>
          <w:szCs w:val="24"/>
        </w:rPr>
        <w:t xml:space="preserve"> LGP, which making wild duck evolved new property to adaption to environment change, </w:t>
      </w:r>
      <w:r w:rsidR="00800CED">
        <w:rPr>
          <w:rFonts w:ascii="Times New Roman" w:hAnsi="Times New Roman" w:cs="Times New Roman"/>
          <w:sz w:val="24"/>
          <w:szCs w:val="24"/>
        </w:rPr>
        <w:t>also</w:t>
      </w:r>
      <w:r w:rsidR="00C36E0D">
        <w:rPr>
          <w:rFonts w:ascii="Times New Roman" w:hAnsi="Times New Roman" w:cs="Times New Roman"/>
          <w:sz w:val="24"/>
          <w:szCs w:val="24"/>
        </w:rPr>
        <w:t xml:space="preserve"> consist </w:t>
      </w:r>
      <w:r w:rsidR="00800CED">
        <w:rPr>
          <w:rFonts w:ascii="Times New Roman" w:hAnsi="Times New Roman" w:cs="Times New Roman"/>
          <w:sz w:val="24"/>
          <w:szCs w:val="24"/>
        </w:rPr>
        <w:t xml:space="preserve">of </w:t>
      </w:r>
      <w:r w:rsidR="00C36E0D">
        <w:rPr>
          <w:rFonts w:ascii="Times New Roman" w:hAnsi="Times New Roman" w:cs="Times New Roman"/>
          <w:sz w:val="24"/>
          <w:szCs w:val="24"/>
        </w:rPr>
        <w:t>the stability of the ecology system.</w:t>
      </w:r>
      <w:r w:rsidR="00CE5E5F">
        <w:rPr>
          <w:rFonts w:ascii="Times New Roman" w:hAnsi="Times New Roman" w:cs="Times New Roman"/>
          <w:sz w:val="24"/>
          <w:szCs w:val="24"/>
        </w:rPr>
        <w:t xml:space="preserve"> We also note evidence </w:t>
      </w:r>
      <w:r w:rsidR="00291130">
        <w:rPr>
          <w:rFonts w:ascii="Times New Roman" w:hAnsi="Times New Roman" w:cs="Times New Roman"/>
          <w:sz w:val="24"/>
          <w:szCs w:val="24"/>
        </w:rPr>
        <w:t xml:space="preserve">in genetic structure </w:t>
      </w:r>
      <w:r w:rsidR="00CE5E5F">
        <w:rPr>
          <w:rFonts w:ascii="Times New Roman" w:hAnsi="Times New Roman" w:cs="Times New Roman"/>
          <w:sz w:val="24"/>
          <w:szCs w:val="24"/>
        </w:rPr>
        <w:t>show</w:t>
      </w:r>
      <w:r w:rsidR="00312B6C">
        <w:rPr>
          <w:rFonts w:ascii="Times New Roman" w:hAnsi="Times New Roman" w:cs="Times New Roman"/>
          <w:sz w:val="24"/>
          <w:szCs w:val="24"/>
        </w:rPr>
        <w:t>ed</w:t>
      </w:r>
      <w:r>
        <w:rPr>
          <w:rFonts w:ascii="Times New Roman" w:hAnsi="Times New Roman" w:cs="Times New Roman"/>
          <w:sz w:val="24"/>
          <w:szCs w:val="24"/>
        </w:rPr>
        <w:t xml:space="preserve"> </w:t>
      </w:r>
      <w:r w:rsidR="00CE5E5F">
        <w:rPr>
          <w:rFonts w:ascii="Times New Roman" w:hAnsi="Times New Roman" w:cs="Times New Roman"/>
          <w:sz w:val="24"/>
          <w:szCs w:val="24"/>
        </w:rPr>
        <w:t>that mallard duck and spot-billed duck (especially spot-billed duck)</w:t>
      </w:r>
      <w:r w:rsidR="00291130">
        <w:rPr>
          <w:rFonts w:ascii="Times New Roman" w:hAnsi="Times New Roman" w:cs="Times New Roman"/>
          <w:sz w:val="24"/>
          <w:szCs w:val="24"/>
        </w:rPr>
        <w:t xml:space="preserve"> have interspecific assignment to domestic ducks</w:t>
      </w:r>
      <w:r w:rsidR="00312B6C">
        <w:rPr>
          <w:rFonts w:ascii="Times New Roman" w:hAnsi="Times New Roman" w:cs="Times New Roman"/>
          <w:sz w:val="24"/>
          <w:szCs w:val="24"/>
        </w:rPr>
        <w:t xml:space="preserve"> (</w:t>
      </w:r>
      <w:r w:rsidR="00312B6C">
        <w:rPr>
          <w:rFonts w:ascii="Times New Roman" w:hAnsi="Times New Roman" w:cs="Times New Roman"/>
          <w:color w:val="000000" w:themeColor="text1"/>
          <w:sz w:val="24"/>
          <w:szCs w:val="24"/>
        </w:rPr>
        <w:t>Fig. 2d;</w:t>
      </w:r>
      <w:r w:rsidR="004A4759">
        <w:rPr>
          <w:rFonts w:ascii="Times New Roman" w:hAnsi="Times New Roman" w:cs="Times New Roman"/>
          <w:color w:val="000000" w:themeColor="text1"/>
          <w:sz w:val="24"/>
          <w:szCs w:val="24"/>
        </w:rPr>
        <w:t xml:space="preserve"> Fig. S14</w:t>
      </w:r>
      <w:r w:rsidR="00312B6C">
        <w:rPr>
          <w:rFonts w:ascii="Times New Roman" w:hAnsi="Times New Roman" w:cs="Times New Roman"/>
          <w:color w:val="000000" w:themeColor="text1"/>
          <w:sz w:val="24"/>
          <w:szCs w:val="24"/>
        </w:rPr>
        <w:t>. Especially when K=3,4</w:t>
      </w:r>
      <w:r w:rsidR="00312B6C">
        <w:rPr>
          <w:rFonts w:ascii="Times New Roman" w:hAnsi="Times New Roman" w:cs="Times New Roman"/>
          <w:sz w:val="24"/>
          <w:szCs w:val="24"/>
        </w:rPr>
        <w:t>)</w:t>
      </w:r>
      <w:r w:rsidR="00291130">
        <w:rPr>
          <w:rFonts w:ascii="Times New Roman" w:hAnsi="Times New Roman" w:cs="Times New Roman"/>
          <w:sz w:val="24"/>
          <w:szCs w:val="24"/>
        </w:rPr>
        <w:t>.</w:t>
      </w:r>
      <w:r w:rsidR="00312B6C">
        <w:rPr>
          <w:rFonts w:ascii="Times New Roman" w:hAnsi="Times New Roman" w:cs="Times New Roman"/>
          <w:sz w:val="24"/>
          <w:szCs w:val="24"/>
        </w:rPr>
        <w:t xml:space="preserve"> </w:t>
      </w:r>
      <w:r w:rsidR="00800CED">
        <w:rPr>
          <w:rFonts w:ascii="Times New Roman" w:hAnsi="Times New Roman" w:cs="Times New Roman"/>
          <w:sz w:val="24"/>
          <w:szCs w:val="24"/>
        </w:rPr>
        <w:t>This may pose a significant threat to genetic diversity of wild stocks.</w:t>
      </w:r>
    </w:p>
    <w:bookmarkEnd w:id="212"/>
    <w:p w14:paraId="6F24CC29" w14:textId="2C700A90" w:rsidR="003463A6" w:rsidRDefault="00FB0F26">
      <w:pPr>
        <w:autoSpaceDE w:val="0"/>
        <w:autoSpaceDN w:val="0"/>
        <w:adjustRightInd w:val="0"/>
        <w:spacing w:line="480" w:lineRule="auto"/>
        <w:jc w:val="left"/>
        <w:rPr>
          <w:rFonts w:ascii="Times New Roman" w:hAnsi="Times New Roman" w:cs="Times New Roman"/>
          <w:b/>
          <w:sz w:val="24"/>
          <w:szCs w:val="24"/>
        </w:rPr>
      </w:pPr>
      <w:r>
        <w:rPr>
          <w:rFonts w:ascii="Times New Roman" w:hAnsi="Times New Roman" w:cs="Times New Roman" w:hint="eastAsia"/>
          <w:b/>
          <w:sz w:val="24"/>
          <w:szCs w:val="24"/>
        </w:rPr>
        <w:t>Methods</w:t>
      </w:r>
    </w:p>
    <w:p w14:paraId="72DC1533" w14:textId="21653928" w:rsidR="0064661A" w:rsidRDefault="00412FD3">
      <w:pPr>
        <w:autoSpaceDE w:val="0"/>
        <w:autoSpaceDN w:val="0"/>
        <w:adjustRightInd w:val="0"/>
        <w:spacing w:line="480" w:lineRule="auto"/>
        <w:jc w:val="left"/>
        <w:rPr>
          <w:rFonts w:ascii="Times New Roman" w:hAnsi="Times New Roman" w:cs="Times New Roman"/>
          <w:b/>
          <w:sz w:val="24"/>
          <w:szCs w:val="24"/>
        </w:rPr>
      </w:pPr>
      <w:r>
        <w:rPr>
          <w:rFonts w:ascii="Times New Roman" w:hAnsi="Times New Roman" w:cs="Times New Roman"/>
          <w:b/>
          <w:sz w:val="24"/>
          <w:szCs w:val="24"/>
        </w:rPr>
        <w:t>S</w:t>
      </w:r>
      <w:r w:rsidR="0064661A">
        <w:rPr>
          <w:rFonts w:ascii="Times New Roman" w:hAnsi="Times New Roman" w:cs="Times New Roman"/>
          <w:b/>
          <w:sz w:val="24"/>
          <w:szCs w:val="24"/>
        </w:rPr>
        <w:t>equence assembly</w:t>
      </w:r>
      <w:r>
        <w:rPr>
          <w:rFonts w:ascii="Times New Roman" w:hAnsi="Times New Roman" w:cs="Times New Roman"/>
          <w:b/>
          <w:sz w:val="24"/>
          <w:szCs w:val="24"/>
        </w:rPr>
        <w:t xml:space="preserve"> and annotation</w:t>
      </w:r>
    </w:p>
    <w:p w14:paraId="0327884B" w14:textId="15B52435" w:rsidR="00854054" w:rsidRPr="00462E8C" w:rsidRDefault="00FA3431" w:rsidP="00462E8C">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S</w:t>
      </w:r>
      <w:r w:rsidR="00854054" w:rsidRPr="00462E8C">
        <w:rPr>
          <w:rFonts w:ascii="Times New Roman" w:hAnsi="Times New Roman" w:cs="Times New Roman"/>
          <w:sz w:val="24"/>
          <w:szCs w:val="24"/>
        </w:rPr>
        <w:t xml:space="preserve">equencing was carried out with Illumina technology </w:t>
      </w:r>
      <w:r w:rsidR="00854054">
        <w:rPr>
          <w:rFonts w:ascii="Times New Roman" w:hAnsi="Times New Roman" w:cs="Times New Roman"/>
          <w:sz w:val="24"/>
          <w:szCs w:val="24"/>
        </w:rPr>
        <w:t xml:space="preserve">using </w:t>
      </w:r>
      <w:r>
        <w:rPr>
          <w:rFonts w:ascii="Times New Roman" w:hAnsi="Times New Roman" w:cs="Times New Roman"/>
          <w:sz w:val="24"/>
          <w:szCs w:val="24"/>
        </w:rPr>
        <w:t xml:space="preserve">genomic </w:t>
      </w:r>
      <w:r w:rsidR="00854054">
        <w:rPr>
          <w:rFonts w:ascii="Times New Roman" w:hAnsi="Times New Roman" w:cs="Times New Roman"/>
          <w:sz w:val="24"/>
          <w:szCs w:val="24"/>
        </w:rPr>
        <w:t xml:space="preserve">DNA of a wild female mallard and </w:t>
      </w:r>
      <w:r w:rsidR="0070279B">
        <w:rPr>
          <w:rFonts w:ascii="Times New Roman" w:hAnsi="Times New Roman" w:cs="Times New Roman"/>
          <w:sz w:val="24"/>
          <w:szCs w:val="24"/>
        </w:rPr>
        <w:t xml:space="preserve">a wild </w:t>
      </w:r>
      <w:r w:rsidR="00854054">
        <w:rPr>
          <w:rFonts w:ascii="Times New Roman" w:hAnsi="Times New Roman" w:cs="Times New Roman"/>
          <w:sz w:val="24"/>
          <w:szCs w:val="24"/>
        </w:rPr>
        <w:t xml:space="preserve">female spot-billed </w:t>
      </w:r>
      <w:r w:rsidR="007B763A">
        <w:rPr>
          <w:rFonts w:ascii="Times New Roman" w:hAnsi="Times New Roman" w:cs="Times New Roman"/>
          <w:sz w:val="24"/>
          <w:szCs w:val="24"/>
        </w:rPr>
        <w:t xml:space="preserve">collected by </w:t>
      </w:r>
      <w:proofErr w:type="spellStart"/>
      <w:r w:rsidR="007B763A">
        <w:rPr>
          <w:rFonts w:ascii="Times New Roman" w:hAnsi="Times New Roman" w:cs="Times New Roman"/>
          <w:sz w:val="24"/>
          <w:szCs w:val="24"/>
        </w:rPr>
        <w:t>Aoji</w:t>
      </w:r>
      <w:proofErr w:type="spellEnd"/>
      <w:r w:rsidR="007B763A">
        <w:rPr>
          <w:rFonts w:ascii="Times New Roman" w:hAnsi="Times New Roman" w:cs="Times New Roman"/>
          <w:sz w:val="24"/>
          <w:szCs w:val="24"/>
        </w:rPr>
        <w:t xml:space="preserve"> Duck Farm (Ningbo, Zhejiang) with hunting permission granted by the local gover</w:t>
      </w:r>
      <w:r w:rsidR="00B760C4">
        <w:rPr>
          <w:rFonts w:ascii="Times New Roman" w:hAnsi="Times New Roman" w:cs="Times New Roman"/>
          <w:sz w:val="24"/>
          <w:szCs w:val="24"/>
        </w:rPr>
        <w:t>n</w:t>
      </w:r>
      <w:r w:rsidR="007B763A">
        <w:rPr>
          <w:rFonts w:ascii="Times New Roman" w:hAnsi="Times New Roman" w:cs="Times New Roman"/>
          <w:sz w:val="24"/>
          <w:szCs w:val="24"/>
        </w:rPr>
        <w:t>ment</w:t>
      </w:r>
      <w:r w:rsidR="00854054">
        <w:rPr>
          <w:rFonts w:ascii="Times New Roman" w:hAnsi="Times New Roman" w:cs="Times New Roman"/>
          <w:sz w:val="24"/>
          <w:szCs w:val="24"/>
        </w:rPr>
        <w:t xml:space="preserve">. Sequences from paired-end reads of 17 libraries for each individual with insert size ranging from 250 bp to 20,000 bp were assembled with </w:t>
      </w:r>
      <w:proofErr w:type="spellStart"/>
      <w:r w:rsidR="00854054">
        <w:rPr>
          <w:rFonts w:ascii="Times New Roman" w:hAnsi="Times New Roman" w:cs="Times New Roman"/>
          <w:sz w:val="24"/>
          <w:szCs w:val="24"/>
        </w:rPr>
        <w:t>SOAPdenovo</w:t>
      </w:r>
      <w:proofErr w:type="spellEnd"/>
      <w:r w:rsidR="00854054">
        <w:rPr>
          <w:rFonts w:ascii="Times New Roman" w:hAnsi="Times New Roman" w:cs="Times New Roman"/>
          <w:sz w:val="24"/>
          <w:szCs w:val="24"/>
        </w:rPr>
        <w:t xml:space="preserve"> </w:t>
      </w:r>
      <w:r w:rsidR="008D7BE2">
        <w:rPr>
          <w:rFonts w:ascii="Times New Roman" w:hAnsi="Times New Roman" w:cs="Times New Roman"/>
          <w:sz w:val="24"/>
          <w:szCs w:val="24"/>
        </w:rPr>
        <w:t xml:space="preserve">and </w:t>
      </w:r>
      <w:r w:rsidR="00140519">
        <w:rPr>
          <w:rFonts w:ascii="Times New Roman" w:hAnsi="Times New Roman" w:cs="Times New Roman"/>
          <w:sz w:val="24"/>
          <w:szCs w:val="24"/>
        </w:rPr>
        <w:t>SSPACE software</w:t>
      </w:r>
      <w:r w:rsidR="001F595C">
        <w:rPr>
          <w:rFonts w:ascii="Times New Roman" w:hAnsi="Times New Roman" w:cs="Times New Roman"/>
          <w:sz w:val="24"/>
          <w:szCs w:val="24"/>
        </w:rPr>
        <w:t xml:space="preserve"> </w:t>
      </w:r>
      <w:r w:rsidR="006B226A">
        <w:rPr>
          <w:rFonts w:ascii="Times New Roman" w:hAnsi="Times New Roman" w:cs="Times New Roman"/>
          <w:sz w:val="24"/>
          <w:szCs w:val="24"/>
        </w:rPr>
        <w:t>(</w:t>
      </w:r>
      <w:r w:rsidR="004A4759">
        <w:rPr>
          <w:rFonts w:ascii="Times New Roman" w:hAnsi="Times New Roman" w:cs="Times New Roman"/>
          <w:sz w:val="24"/>
          <w:szCs w:val="24"/>
        </w:rPr>
        <w:t>Table S1</w:t>
      </w:r>
      <w:r w:rsidR="00854054">
        <w:rPr>
          <w:rFonts w:ascii="Times New Roman" w:hAnsi="Times New Roman" w:cs="Times New Roman"/>
          <w:sz w:val="24"/>
          <w:szCs w:val="24"/>
        </w:rPr>
        <w:t xml:space="preserve">). </w:t>
      </w:r>
      <w:r w:rsidR="00EF5A25">
        <w:rPr>
          <w:rFonts w:ascii="Times New Roman" w:hAnsi="Times New Roman" w:cs="Times New Roman"/>
          <w:sz w:val="24"/>
          <w:szCs w:val="24"/>
        </w:rPr>
        <w:t xml:space="preserve">The super-scaffolds were positioned along the chromosomes based on the </w:t>
      </w:r>
      <w:r w:rsidR="001B55F8">
        <w:rPr>
          <w:rFonts w:ascii="Times New Roman" w:hAnsi="Times New Roman" w:cs="Times New Roman"/>
          <w:sz w:val="24"/>
          <w:szCs w:val="24"/>
        </w:rPr>
        <w:t xml:space="preserve">duck </w:t>
      </w:r>
      <w:r w:rsidR="00EF5A25">
        <w:rPr>
          <w:rFonts w:ascii="Times New Roman" w:hAnsi="Times New Roman" w:cs="Times New Roman"/>
          <w:sz w:val="24"/>
          <w:szCs w:val="24"/>
        </w:rPr>
        <w:t>cytogenetic map and the comparative genomic map between duck and chick</w:t>
      </w:r>
      <w:r w:rsidR="00EF5A25" w:rsidRPr="00462E8C">
        <w:rPr>
          <w:rFonts w:ascii="Times New Roman" w:hAnsi="Times New Roman" w:cs="Times New Roman"/>
          <w:sz w:val="24"/>
          <w:szCs w:val="24"/>
        </w:rPr>
        <w:t>en</w:t>
      </w:r>
      <w:r w:rsidR="003078FE">
        <w:rPr>
          <w:rFonts w:ascii="Times New Roman" w:hAnsi="Times New Roman" w:cs="Times New Roman"/>
          <w:sz w:val="24"/>
          <w:szCs w:val="24"/>
        </w:rPr>
        <w:t xml:space="preserve"> </w:t>
      </w:r>
      <w:r w:rsidR="006C5CE4">
        <w:rPr>
          <w:rFonts w:ascii="Times New Roman" w:hAnsi="Times New Roman" w:cs="Times New Roman"/>
          <w:sz w:val="24"/>
          <w:szCs w:val="24"/>
        </w:rPr>
        <w:fldChar w:fldCharType="begin">
          <w:fldData xml:space="preserve">PEVuZE5vdGU+PENpdGU+PEF1dGhvcj5IdWFuZzwvQXV0aG9yPjxZZWFyPjIwMDY8L1llYXI+PFJl
Y051bT4xMTg8L1JlY051bT48RGlzcGxheVRleHQ+KDExLCA1Nyk8L0Rpc3BsYXlUZXh0PjxyZWNv
cmQ+PHJlYy1udW1iZXI+MTE4PC9yZWMtbnVtYmVyPjxmb3JlaWduLWtleXM+PGtleSBhcHA9IkVO
IiBkYi1pZD0iemQ5dnJyOXI0c3hwdm9leDB6Mngwc2VvOTV0eDlmZXhyOTV0Ij4xMTg8L2tleT48
L2ZvcmVpZ24ta2V5cz48cmVmLXR5cGUgbmFtZT0iSm91cm5hbCBBcnRpY2xlIj4xNzwvcmVmLXR5
cGU+PGNvbnRyaWJ1dG9ycz48YXV0aG9ycz48YXV0aG9yPkh1YW5nLCBZLjwvYXV0aG9yPjxhdXRo
b3I+WmhhbywgWS48L2F1dGhvcj48YXV0aG9yPkhhbGV5LCBDLiBTLjwvYXV0aG9yPjxhdXRob3I+
SHUsIFMuPC9hdXRob3I+PGF1dGhvcj5IYW8sIEouPC9hdXRob3I+PGF1dGhvcj5XdSwgQy48L2F1
dGhvcj48YXV0aG9yPkxpLCBOLjwvYXV0aG9yPjwvYXV0aG9ycz48L2NvbnRyaWJ1dG9ycz48YXV0
aC1hZGRyZXNzPlN0YXRlIEtleSBMYWJvcmF0b3J5IGZvciBBZ3JvYmlvdGVjaG5vbG9neSwgQ2hp
bmEgQWdyaWN1bHR1cmFsIFVuaXZlcnNpdHksIEJlaWppbmcgMTAwMDk0LCBQZW9wbGUmYXBvcztz
IFJlcHVibGljIG9mIENoaW5hLjwvYXV0aC1hZGRyZXNzPjx0aXRsZXM+PHRpdGxlPkEgZ2VuZXRp
YyBhbmQgY3l0b2dlbmV0aWMgbWFwIGZvciB0aGUgZHVjayAoQW5hcyBwbGF0eXJoeW5jaG9zKTwv
dGl0bGU+PHNlY29uZGFyeS10aXRsZT5HZW5ldGljczwvc2Vjb25kYXJ5LXRpdGxlPjxhbHQtdGl0
bGU+R2VuZXRpY3M8L2FsdC10aXRsZT48L3RpdGxlcz48cGVyaW9kaWNhbD48ZnVsbC10aXRsZT5H
ZW5ldGljczwvZnVsbC10aXRsZT48L3BlcmlvZGljYWw+PGFsdC1wZXJpb2RpY2FsPjxmdWxsLXRp
dGxlPkdlbmV0aWNzPC9mdWxsLXRpdGxlPjwvYWx0LXBlcmlvZGljYWw+PHBhZ2VzPjI4Ny05Njwv
cGFnZXM+PHZvbHVtZT4xNzM8L3ZvbHVtZT48bnVtYmVyPjE8L251bWJlcj48a2V5d29yZHM+PGtl
eXdvcmQ+QW5pbWFsczwva2V5d29yZD48a2V5d29yZD5DaGlja2Vucy9nZW5ldGljczwva2V5d29y
ZD48a2V5d29yZD4qQ2hyb21vc29tZSBNYXBwaW5nPC9rZXl3b3JkPjxrZXl3b3JkPkR1Y2tzLypn
ZW5ldGljczwva2V5d29yZD48a2V5d29yZD5GZW1hbGU8L2tleXdvcmQ+PGtleXdvcmQ+R2VuZXRp
YyBMaW5rYWdlPC9rZXl3b3JkPjxrZXl3b3JkPkdlbm9tZS9nZW5ldGljczwva2V5d29yZD48a2V5
d29yZD4qSW4gU2l0dSBIeWJyaWRpemF0aW9uLCBGbHVvcmVzY2VuY2U8L2tleXdvcmQ+PGtleXdv
cmQ+TWFsZTwva2V5d29yZD48a2V5d29yZD5NaWNyb3NhdGVsbGl0ZSBSZXBlYXRzL2dlbmV0aWNz
PC9rZXl3b3JkPjxrZXl3b3JkPk1vbGVjdWxhciBTZXF1ZW5jZSBEYXRhPC9rZXl3b3JkPjwva2V5
d29yZHM+PGRhdGVzPjx5ZWFyPjIwMDY8L3llYXI+PHB1Yi1kYXRlcz48ZGF0ZT5NYXk8L2RhdGU+
PC9wdWItZGF0ZXM+PC9kYXRlcz48aXNibj4wMDE2LTY3MzEgKFByaW50KSYjeEQ7MDAxNi02NzMx
IChMaW5raW5nKTwvaXNibj48YWNjZXNzaW9uLW51bT4xNjUxMDc4NTwvYWNjZXNzaW9uLW51bT48
dXJscz48cmVsYXRlZC11cmxzPjx1cmw+aHR0cDovL3d3dy5uY2JpLm5sbS5uaWguZ292L3B1Ym1l
ZC8xNjUxMDc4NTwvdXJsPjwvcmVsYXRlZC11cmxzPjwvdXJscz48Y3VzdG9tMj4xNDYxNDMxPC9j
dXN0b20yPjxlbGVjdHJvbmljLXJlc291cmNlLW51bT4xMC4xNTM0L2dlbmV0aWNzLjEwNS4wNTMy
NTY8L2VsZWN0cm9uaWMtcmVzb3VyY2UtbnVtPjwvcmVjb3JkPjwvQ2l0ZT48Q2l0ZT48QXV0aG9y
Pkh1YW5nPC9BdXRob3I+PFllYXI+MjAxMzwvWWVhcj48UmVjTnVtPjIxPC9SZWNOdW0+PHJlY29y
ZD48cmVjLW51bWJlcj4yMTwvcmVjLW51bWJlcj48Zm9yZWlnbi1rZXlzPjxrZXkgYXBwPSJFTiIg
ZGItaWQ9InpkOXZycjlyNHN4cHZvZXgwejJ4MHNlbzk1dHg5ZmV4cjk1dCIgdGltZXN0YW1wPSIx
NDg2MjI0OTI0Ij4yMTwva2V5PjwvZm9yZWlnbi1rZXlzPjxyZWYtdHlwZSBuYW1lPSJKb3VybmFs
IEFydGljbGUiPjE3PC9yZWYtdHlwZT48Y29udHJpYnV0b3JzPjxhdXRob3JzPjxhdXRob3I+SHVh
bmcsIFlpbmh1YTwvYXV0aG9yPjxhdXRob3I+TGksIFlpbmdydWk8L2F1dGhvcj48YXV0aG9yPkJ1
cnQsIERhdmlkIFc8L2F1dGhvcj48YXV0aG9yPkNoZW4sIEh1YWxhbjwvYXV0aG9yPjxhdXRob3I+
WmhhbmcsIFlvbmc8L2F1dGhvcj48YXV0aG9yPlFpYW4sIFd1YmluPC9hdXRob3I+PGF1dGhvcj5L
aW0sIEhlZWJhbDwvYXV0aG9yPjxhdXRob3I+R2FuLCBTaGFuZ3F1YW48L2F1dGhvcj48YXV0aG9y
PlpoYW8sIFlpcWlhbmc8L2F1dGhvcj48YXV0aG9yPkxpLCBKaWFud2VuPC9hdXRob3I+PC9hdXRo
b3JzPjwvY29udHJpYnV0b3JzPjx0aXRsZXM+PHRpdGxlPlRoZSBkdWNrIGdlbm9tZSBhbmQgdHJh
bnNjcmlwdG9tZSBwcm92aWRlIGluc2lnaHQgaW50byBhbiBhdmlhbiBpbmZsdWVuemEgdmlydXMg
cmVzZXJ2b2lyIHNwZWNpZXM8L3RpdGxlPjxzZWNvbmRhcnktdGl0bGU+TmF0dXJlIGdlbmV0aWNz
PC9zZWNvbmRhcnktdGl0bGU+PC90aXRsZXM+PHBlcmlvZGljYWw+PGZ1bGwtdGl0bGU+TmF0dXJl
IGdlbmV0aWNzPC9mdWxsLXRpdGxlPjwvcGVyaW9kaWNhbD48cGFnZXM+Nzc2LTc4MzwvcGFnZXM+
PHZvbHVtZT40NTwvdm9sdW1lPjxudW1iZXI+NzwvbnVtYmVyPjxkYXRlcz48eWVhcj4yMDEzPC95
ZWFyPjwvZGF0ZXM+PGlzYm4+MTA2MS00MDM2PC9pc2JuPjx1cmxzPjwvdXJscz48L3JlY29yZD48
L0NpdGU+PC9FbmROb3RlPgB=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PEVuZE5vdGU+PENpdGU+PEF1dGhvcj5IdWFuZzwvQXV0aG9yPjxZZWFyPjIwMDY8L1llYXI+PFJl
Y051bT4xMTg8L1JlY051bT48RGlzcGxheVRleHQ+KDExLCA1Nyk8L0Rpc3BsYXlUZXh0PjxyZWNv
cmQ+PHJlYy1udW1iZXI+MTE4PC9yZWMtbnVtYmVyPjxmb3JlaWduLWtleXM+PGtleSBhcHA9IkVO
IiBkYi1pZD0iemQ5dnJyOXI0c3hwdm9leDB6Mngwc2VvOTV0eDlmZXhyOTV0Ij4xMTg8L2tleT48
L2ZvcmVpZ24ta2V5cz48cmVmLXR5cGUgbmFtZT0iSm91cm5hbCBBcnRpY2xlIj4xNzwvcmVmLXR5
cGU+PGNvbnRyaWJ1dG9ycz48YXV0aG9ycz48YXV0aG9yPkh1YW5nLCBZLjwvYXV0aG9yPjxhdXRo
b3I+WmhhbywgWS48L2F1dGhvcj48YXV0aG9yPkhhbGV5LCBDLiBTLjwvYXV0aG9yPjxhdXRob3I+
SHUsIFMuPC9hdXRob3I+PGF1dGhvcj5IYW8sIEouPC9hdXRob3I+PGF1dGhvcj5XdSwgQy48L2F1
dGhvcj48YXV0aG9yPkxpLCBOLjwvYXV0aG9yPjwvYXV0aG9ycz48L2NvbnRyaWJ1dG9ycz48YXV0
aC1hZGRyZXNzPlN0YXRlIEtleSBMYWJvcmF0b3J5IGZvciBBZ3JvYmlvdGVjaG5vbG9neSwgQ2hp
bmEgQWdyaWN1bHR1cmFsIFVuaXZlcnNpdHksIEJlaWppbmcgMTAwMDk0LCBQZW9wbGUmYXBvcztz
IFJlcHVibGljIG9mIENoaW5hLjwvYXV0aC1hZGRyZXNzPjx0aXRsZXM+PHRpdGxlPkEgZ2VuZXRp
YyBhbmQgY3l0b2dlbmV0aWMgbWFwIGZvciB0aGUgZHVjayAoQW5hcyBwbGF0eXJoeW5jaG9zKTwv
dGl0bGU+PHNlY29uZGFyeS10aXRsZT5HZW5ldGljczwvc2Vjb25kYXJ5LXRpdGxlPjxhbHQtdGl0
bGU+R2VuZXRpY3M8L2FsdC10aXRsZT48L3RpdGxlcz48cGVyaW9kaWNhbD48ZnVsbC10aXRsZT5H
ZW5ldGljczwvZnVsbC10aXRsZT48L3BlcmlvZGljYWw+PGFsdC1wZXJpb2RpY2FsPjxmdWxsLXRp
dGxlPkdlbmV0aWNzPC9mdWxsLXRpdGxlPjwvYWx0LXBlcmlvZGljYWw+PHBhZ2VzPjI4Ny05Njwv
cGFnZXM+PHZvbHVtZT4xNzM8L3ZvbHVtZT48bnVtYmVyPjE8L251bWJlcj48a2V5d29yZHM+PGtl
eXdvcmQ+QW5pbWFsczwva2V5d29yZD48a2V5d29yZD5DaGlja2Vucy9nZW5ldGljczwva2V5d29y
ZD48a2V5d29yZD4qQ2hyb21vc29tZSBNYXBwaW5nPC9rZXl3b3JkPjxrZXl3b3JkPkR1Y2tzLypn
ZW5ldGljczwva2V5d29yZD48a2V5d29yZD5GZW1hbGU8L2tleXdvcmQ+PGtleXdvcmQ+R2VuZXRp
YyBMaW5rYWdlPC9rZXl3b3JkPjxrZXl3b3JkPkdlbm9tZS9nZW5ldGljczwva2V5d29yZD48a2V5
d29yZD4qSW4gU2l0dSBIeWJyaWRpemF0aW9uLCBGbHVvcmVzY2VuY2U8L2tleXdvcmQ+PGtleXdv
cmQ+TWFsZTwva2V5d29yZD48a2V5d29yZD5NaWNyb3NhdGVsbGl0ZSBSZXBlYXRzL2dlbmV0aWNz
PC9rZXl3b3JkPjxrZXl3b3JkPk1vbGVjdWxhciBTZXF1ZW5jZSBEYXRhPC9rZXl3b3JkPjwva2V5
d29yZHM+PGRhdGVzPjx5ZWFyPjIwMDY8L3llYXI+PHB1Yi1kYXRlcz48ZGF0ZT5NYXk8L2RhdGU+
PC9wdWItZGF0ZXM+PC9kYXRlcz48aXNibj4wMDE2LTY3MzEgKFByaW50KSYjeEQ7MDAxNi02NzMx
IChMaW5raW5nKTwvaXNibj48YWNjZXNzaW9uLW51bT4xNjUxMDc4NTwvYWNjZXNzaW9uLW51bT48
dXJscz48cmVsYXRlZC11cmxzPjx1cmw+aHR0cDovL3d3dy5uY2JpLm5sbS5uaWguZ292L3B1Ym1l
ZC8xNjUxMDc4NTwvdXJsPjwvcmVsYXRlZC11cmxzPjwvdXJscz48Y3VzdG9tMj4xNDYxNDMxPC9j
dXN0b20yPjxlbGVjdHJvbmljLXJlc291cmNlLW51bT4xMC4xNTM0L2dlbmV0aWNzLjEwNS4wNTMy
NTY8L2VsZWN0cm9uaWMtcmVzb3VyY2UtbnVtPjwvcmVjb3JkPjwvQ2l0ZT48Q2l0ZT48QXV0aG9y
Pkh1YW5nPC9BdXRob3I+PFllYXI+MjAxMzwvWWVhcj48UmVjTnVtPjIxPC9SZWNOdW0+PHJlY29y
ZD48cmVjLW51bWJlcj4yMTwvcmVjLW51bWJlcj48Zm9yZWlnbi1rZXlzPjxrZXkgYXBwPSJFTiIg
ZGItaWQ9InpkOXZycjlyNHN4cHZvZXgwejJ4MHNlbzk1dHg5ZmV4cjk1dCIgdGltZXN0YW1wPSIx
NDg2MjI0OTI0Ij4yMTwva2V5PjwvZm9yZWlnbi1rZXlzPjxyZWYtdHlwZSBuYW1lPSJKb3VybmFs
IEFydGljbGUiPjE3PC9yZWYtdHlwZT48Y29udHJpYnV0b3JzPjxhdXRob3JzPjxhdXRob3I+SHVh
bmcsIFlpbmh1YTwvYXV0aG9yPjxhdXRob3I+TGksIFlpbmdydWk8L2F1dGhvcj48YXV0aG9yPkJ1
cnQsIERhdmlkIFc8L2F1dGhvcj48YXV0aG9yPkNoZW4sIEh1YWxhbjwvYXV0aG9yPjxhdXRob3I+
WmhhbmcsIFlvbmc8L2F1dGhvcj48YXV0aG9yPlFpYW4sIFd1YmluPC9hdXRob3I+PGF1dGhvcj5L
aW0sIEhlZWJhbDwvYXV0aG9yPjxhdXRob3I+R2FuLCBTaGFuZ3F1YW48L2F1dGhvcj48YXV0aG9y
PlpoYW8sIFlpcWlhbmc8L2F1dGhvcj48YXV0aG9yPkxpLCBKaWFud2VuPC9hdXRob3I+PC9hdXRo
b3JzPjwvY29udHJpYnV0b3JzPjx0aXRsZXM+PHRpdGxlPlRoZSBkdWNrIGdlbm9tZSBhbmQgdHJh
bnNjcmlwdG9tZSBwcm92aWRlIGluc2lnaHQgaW50byBhbiBhdmlhbiBpbmZsdWVuemEgdmlydXMg
cmVzZXJ2b2lyIHNwZWNpZXM8L3RpdGxlPjxzZWNvbmRhcnktdGl0bGU+TmF0dXJlIGdlbmV0aWNz
PC9zZWNvbmRhcnktdGl0bGU+PC90aXRsZXM+PHBlcmlvZGljYWw+PGZ1bGwtdGl0bGU+TmF0dXJl
IGdlbmV0aWNzPC9mdWxsLXRpdGxlPjwvcGVyaW9kaWNhbD48cGFnZXM+Nzc2LTc4MzwvcGFnZXM+
PHZvbHVtZT40NTwvdm9sdW1lPjxudW1iZXI+NzwvbnVtYmVyPjxkYXRlcz48eWVhcj4yMDEzPC95
ZWFyPjwvZGF0ZXM+PGlzYm4+MTA2MS00MDM2PC9pc2JuPjx1cmxzPjwvdXJscz48L3JlY29yZD48
L0NpdGU+PC9FbmROb3RlPgB=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6C5CE4">
        <w:rPr>
          <w:rFonts w:ascii="Times New Roman" w:hAnsi="Times New Roman" w:cs="Times New Roman"/>
          <w:sz w:val="24"/>
          <w:szCs w:val="24"/>
        </w:rPr>
      </w:r>
      <w:r w:rsidR="006C5CE4">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11" w:tooltip="Huang, 2013 #21" w:history="1">
        <w:r w:rsidR="008834D1">
          <w:rPr>
            <w:rFonts w:ascii="Times New Roman" w:hAnsi="Times New Roman" w:cs="Times New Roman"/>
            <w:noProof/>
            <w:sz w:val="24"/>
            <w:szCs w:val="24"/>
          </w:rPr>
          <w:t>11</w:t>
        </w:r>
      </w:hyperlink>
      <w:r w:rsidR="00F50B80">
        <w:rPr>
          <w:rFonts w:ascii="Times New Roman" w:hAnsi="Times New Roman" w:cs="Times New Roman"/>
          <w:noProof/>
          <w:sz w:val="24"/>
          <w:szCs w:val="24"/>
        </w:rPr>
        <w:t xml:space="preserve">, </w:t>
      </w:r>
      <w:hyperlink w:anchor="_ENREF_57" w:tooltip="Huang, 2006 #118" w:history="1">
        <w:r w:rsidR="008834D1">
          <w:rPr>
            <w:rFonts w:ascii="Times New Roman" w:hAnsi="Times New Roman" w:cs="Times New Roman"/>
            <w:noProof/>
            <w:sz w:val="24"/>
            <w:szCs w:val="24"/>
          </w:rPr>
          <w:t>57</w:t>
        </w:r>
      </w:hyperlink>
      <w:r w:rsidR="00F50B80">
        <w:rPr>
          <w:rFonts w:ascii="Times New Roman" w:hAnsi="Times New Roman" w:cs="Times New Roman"/>
          <w:noProof/>
          <w:sz w:val="24"/>
          <w:szCs w:val="24"/>
        </w:rPr>
        <w:t>)</w:t>
      </w:r>
      <w:r w:rsidR="006C5CE4">
        <w:rPr>
          <w:rFonts w:ascii="Times New Roman" w:hAnsi="Times New Roman" w:cs="Times New Roman"/>
          <w:sz w:val="24"/>
          <w:szCs w:val="24"/>
        </w:rPr>
        <w:fldChar w:fldCharType="end"/>
      </w:r>
      <w:r w:rsidR="00EF5A25" w:rsidRPr="00462E8C">
        <w:rPr>
          <w:rFonts w:ascii="Times New Roman" w:hAnsi="Times New Roman" w:cs="Times New Roman"/>
          <w:sz w:val="24"/>
          <w:szCs w:val="24"/>
        </w:rPr>
        <w:t xml:space="preserve">. </w:t>
      </w:r>
      <w:r w:rsidR="00F43079" w:rsidRPr="00462E8C">
        <w:rPr>
          <w:rFonts w:ascii="Times New Roman" w:hAnsi="Times New Roman" w:cs="Times New Roman"/>
          <w:sz w:val="24"/>
          <w:szCs w:val="24"/>
        </w:rPr>
        <w:t>A</w:t>
      </w:r>
      <w:r w:rsidR="002577FA" w:rsidRPr="00462E8C">
        <w:rPr>
          <w:rFonts w:ascii="Times New Roman" w:hAnsi="Times New Roman" w:cs="Times New Roman"/>
          <w:sz w:val="24"/>
          <w:szCs w:val="24"/>
        </w:rPr>
        <w:t xml:space="preserve"> reference gene set</w:t>
      </w:r>
      <w:r w:rsidR="00F43079" w:rsidRPr="00462E8C">
        <w:rPr>
          <w:rFonts w:ascii="Times New Roman" w:hAnsi="Times New Roman" w:cs="Times New Roman"/>
          <w:sz w:val="24"/>
          <w:szCs w:val="24"/>
        </w:rPr>
        <w:t xml:space="preserve"> for the mallard genome and the spot-billed genome were retrieved through </w:t>
      </w:r>
      <w:r w:rsidR="002577FA" w:rsidRPr="00462E8C">
        <w:rPr>
          <w:rFonts w:ascii="Times New Roman" w:hAnsi="Times New Roman" w:cs="Times New Roman"/>
          <w:sz w:val="24"/>
          <w:szCs w:val="24"/>
        </w:rPr>
        <w:t xml:space="preserve">merging </w:t>
      </w:r>
      <w:r w:rsidR="008D7BE2" w:rsidRPr="00462E8C">
        <w:rPr>
          <w:rFonts w:ascii="Times New Roman" w:hAnsi="Times New Roman" w:cs="Times New Roman"/>
          <w:sz w:val="24"/>
          <w:szCs w:val="24"/>
        </w:rPr>
        <w:t xml:space="preserve">the homologous set, </w:t>
      </w:r>
      <w:r w:rsidR="00130E1E" w:rsidRPr="00462E8C">
        <w:rPr>
          <w:rFonts w:ascii="Times New Roman" w:hAnsi="Times New Roman" w:cs="Times New Roman"/>
          <w:sz w:val="24"/>
          <w:szCs w:val="24"/>
        </w:rPr>
        <w:t>the</w:t>
      </w:r>
      <w:r w:rsidR="00145553" w:rsidRPr="00462E8C">
        <w:rPr>
          <w:rFonts w:ascii="Times New Roman" w:hAnsi="Times New Roman" w:cs="Times New Roman"/>
          <w:sz w:val="24"/>
          <w:szCs w:val="24"/>
        </w:rPr>
        <w:t xml:space="preserve"> </w:t>
      </w:r>
      <w:r w:rsidR="00013E64">
        <w:rPr>
          <w:rFonts w:ascii="Times New Roman" w:hAnsi="Times New Roman" w:cs="Times New Roman"/>
          <w:sz w:val="24"/>
          <w:szCs w:val="24"/>
        </w:rPr>
        <w:t>transcript set (predicted with</w:t>
      </w:r>
      <w:r w:rsidR="00145553" w:rsidRPr="00462E8C">
        <w:rPr>
          <w:rFonts w:ascii="Times New Roman" w:hAnsi="Times New Roman" w:cs="Times New Roman"/>
          <w:sz w:val="24"/>
          <w:szCs w:val="24"/>
        </w:rPr>
        <w:t xml:space="preserve"> 21</w:t>
      </w:r>
      <w:r w:rsidR="00013E64">
        <w:rPr>
          <w:rFonts w:ascii="Times New Roman" w:hAnsi="Times New Roman" w:cs="Times New Roman"/>
          <w:sz w:val="24"/>
          <w:szCs w:val="24"/>
        </w:rPr>
        <w:t xml:space="preserve"> duck</w:t>
      </w:r>
      <w:r w:rsidR="00145553" w:rsidRPr="00462E8C">
        <w:rPr>
          <w:rFonts w:ascii="Times New Roman" w:hAnsi="Times New Roman" w:cs="Times New Roman"/>
          <w:sz w:val="24"/>
          <w:szCs w:val="24"/>
        </w:rPr>
        <w:t xml:space="preserve"> transcriptomes</w:t>
      </w:r>
      <w:r w:rsidR="00013E64">
        <w:rPr>
          <w:rFonts w:ascii="Times New Roman" w:hAnsi="Times New Roman" w:cs="Times New Roman"/>
          <w:sz w:val="24"/>
          <w:szCs w:val="24"/>
        </w:rPr>
        <w:t>)</w:t>
      </w:r>
      <w:r w:rsidR="00130E1E" w:rsidRPr="00462E8C">
        <w:rPr>
          <w:rFonts w:ascii="Times New Roman" w:hAnsi="Times New Roman" w:cs="Times New Roman"/>
          <w:sz w:val="24"/>
          <w:szCs w:val="24"/>
        </w:rPr>
        <w:t xml:space="preserve"> </w:t>
      </w:r>
      <w:r w:rsidR="008D7BE2" w:rsidRPr="00462E8C">
        <w:rPr>
          <w:rFonts w:ascii="Times New Roman" w:hAnsi="Times New Roman" w:cs="Times New Roman"/>
          <w:sz w:val="24"/>
          <w:szCs w:val="24"/>
        </w:rPr>
        <w:t>and the</w:t>
      </w:r>
      <w:r w:rsidR="00130E1E" w:rsidRPr="00462E8C">
        <w:rPr>
          <w:rFonts w:ascii="Times New Roman" w:hAnsi="Times New Roman" w:cs="Times New Roman"/>
          <w:sz w:val="24"/>
          <w:szCs w:val="24"/>
        </w:rPr>
        <w:t xml:space="preserve"> </w:t>
      </w:r>
      <w:r w:rsidR="00130E1E" w:rsidRPr="00462E8C">
        <w:rPr>
          <w:rFonts w:ascii="Times New Roman" w:hAnsi="Times New Roman" w:cs="Times New Roman"/>
          <w:i/>
          <w:sz w:val="24"/>
          <w:szCs w:val="24"/>
        </w:rPr>
        <w:t>de novo</w:t>
      </w:r>
      <w:r w:rsidR="008D7BE2" w:rsidRPr="00462E8C">
        <w:rPr>
          <w:rFonts w:ascii="Times New Roman" w:hAnsi="Times New Roman" w:cs="Times New Roman"/>
          <w:sz w:val="24"/>
          <w:szCs w:val="24"/>
        </w:rPr>
        <w:t xml:space="preserve"> </w:t>
      </w:r>
      <w:r w:rsidR="00130E1E" w:rsidRPr="00462E8C">
        <w:rPr>
          <w:rFonts w:ascii="Times New Roman" w:hAnsi="Times New Roman" w:cs="Times New Roman"/>
          <w:sz w:val="24"/>
          <w:szCs w:val="24"/>
        </w:rPr>
        <w:t>set</w:t>
      </w:r>
      <w:r w:rsidR="003A420E">
        <w:rPr>
          <w:rFonts w:ascii="Times New Roman" w:hAnsi="Times New Roman" w:cs="Times New Roman"/>
          <w:sz w:val="24"/>
          <w:szCs w:val="24"/>
        </w:rPr>
        <w:fldChar w:fldCharType="begin"/>
      </w:r>
      <w:r w:rsidR="007819CE">
        <w:rPr>
          <w:rFonts w:ascii="Times New Roman" w:hAnsi="Times New Roman" w:cs="Times New Roman"/>
          <w:sz w:val="24"/>
          <w:szCs w:val="24"/>
        </w:rPr>
        <w:instrText xml:space="preserve"> ADDIN EN.CITE &lt;EndNote&gt;&lt;Cite&gt;&lt;Author&gt;Huang&lt;/Author&gt;&lt;Year&gt;2013&lt;/Year&gt;&lt;RecNum&gt;21&lt;/RecNum&gt;&lt;DisplayText&gt;(11)&lt;/DisplayText&gt;&lt;record&gt;&lt;rec-number&gt;21&lt;/rec-number&gt;&lt;foreign-keys&gt;&lt;key app="EN" db-id="zd9vrr9r4sxpvoex0z2x0seo95tx9fexr95t" timestamp="1486224924"&gt;21&lt;/key&gt;&lt;/foreign-keys&gt;&lt;ref-type name="Journal Article"&gt;17&lt;/ref-type&gt;&lt;contributors&gt;&lt;authors&gt;&lt;author&gt;Huang, Yinhua&lt;/author&gt;&lt;author&gt;Li, Yingrui&lt;/author&gt;&lt;author&gt;Burt, David W&lt;/author&gt;&lt;author&gt;Chen, Hualan&lt;/author&gt;&lt;author&gt;Zhang, Yong&lt;/author&gt;&lt;author&gt;Qian, Wubin&lt;/author&gt;&lt;author&gt;Kim, Heebal&lt;/author&gt;&lt;author&gt;Gan, Shangquan&lt;/author&gt;&lt;author&gt;Zhao, Yiqiang&lt;/author&gt;&lt;author&gt;Li, Jianwen&lt;/author&gt;&lt;/authors&gt;&lt;/contributors&gt;&lt;titles&gt;&lt;title&gt;The duck genome and transcriptome provide insight into an avian influenza virus reservoir species&lt;/title&gt;&lt;secondary-title&gt;Nature genetics&lt;/secondary-title&gt;&lt;/titles&gt;&lt;periodical&gt;&lt;full-title&gt;Nature genetics&lt;/full-title&gt;&lt;/periodical&gt;&lt;pages&gt;776-783&lt;/pages&gt;&lt;volume&gt;45&lt;/volume&gt;&lt;number&gt;7&lt;/number&gt;&lt;dates&gt;&lt;year&gt;2013&lt;/year&gt;&lt;/dates&gt;&lt;isbn&gt;1061-4036&lt;/isbn&gt;&lt;urls&gt;&lt;/urls&gt;&lt;/record&gt;&lt;/Cite&gt;&lt;/EndNote&gt;</w:instrText>
      </w:r>
      <w:r w:rsidR="003A420E">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11" w:tooltip="Huang, 2013 #21" w:history="1">
        <w:r w:rsidR="008834D1">
          <w:rPr>
            <w:rFonts w:ascii="Times New Roman" w:hAnsi="Times New Roman" w:cs="Times New Roman"/>
            <w:noProof/>
            <w:sz w:val="24"/>
            <w:szCs w:val="24"/>
          </w:rPr>
          <w:t>11</w:t>
        </w:r>
      </w:hyperlink>
      <w:r w:rsidR="004D577F">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8D7BE2" w:rsidRPr="00462E8C">
        <w:rPr>
          <w:rFonts w:ascii="Times New Roman" w:hAnsi="Times New Roman" w:cs="Times New Roman"/>
          <w:sz w:val="24"/>
          <w:szCs w:val="24"/>
        </w:rPr>
        <w:t>.</w:t>
      </w:r>
    </w:p>
    <w:p w14:paraId="2E7EA000" w14:textId="78C1D481" w:rsidR="002244BB" w:rsidDel="000369CE" w:rsidRDefault="0064540E" w:rsidP="007E403E">
      <w:pPr>
        <w:autoSpaceDE w:val="0"/>
        <w:autoSpaceDN w:val="0"/>
        <w:adjustRightInd w:val="0"/>
        <w:spacing w:line="480" w:lineRule="auto"/>
        <w:rPr>
          <w:del w:id="215" w:author="liu rui" w:date="2018-10-08T17:17:00Z"/>
          <w:rFonts w:ascii="Times New Roman" w:hAnsi="Times New Roman" w:cs="Times New Roman"/>
          <w:b/>
          <w:sz w:val="24"/>
          <w:szCs w:val="24"/>
        </w:rPr>
      </w:pPr>
      <w:del w:id="216" w:author="liu rui" w:date="2018-10-08T17:17:00Z">
        <w:r w:rsidDel="000369CE">
          <w:rPr>
            <w:rFonts w:ascii="Times New Roman" w:hAnsi="Times New Roman" w:cs="Times New Roman"/>
            <w:b/>
            <w:sz w:val="24"/>
            <w:szCs w:val="24"/>
          </w:rPr>
          <w:delText>Whole-genome r</w:delText>
        </w:r>
        <w:r w:rsidR="00FB0F26" w:rsidRPr="00462E8C" w:rsidDel="000369CE">
          <w:rPr>
            <w:rFonts w:ascii="Times New Roman" w:hAnsi="Times New Roman" w:cs="Times New Roman"/>
            <w:b/>
            <w:sz w:val="24"/>
            <w:szCs w:val="24"/>
          </w:rPr>
          <w:delText xml:space="preserve">esequencing </w:delText>
        </w:r>
        <w:r w:rsidR="00761396" w:rsidDel="000369CE">
          <w:rPr>
            <w:rFonts w:ascii="Times New Roman" w:hAnsi="Times New Roman" w:cs="Times New Roman" w:hint="eastAsia"/>
            <w:b/>
            <w:sz w:val="24"/>
            <w:szCs w:val="24"/>
          </w:rPr>
          <w:delText>and</w:delText>
        </w:r>
        <w:r w:rsidR="00761396" w:rsidDel="000369CE">
          <w:rPr>
            <w:rFonts w:ascii="Times New Roman" w:hAnsi="Times New Roman" w:cs="Times New Roman"/>
            <w:b/>
            <w:sz w:val="24"/>
            <w:szCs w:val="24"/>
          </w:rPr>
          <w:delText xml:space="preserve"> </w:delText>
        </w:r>
        <w:r w:rsidR="00F96A48" w:rsidDel="000369CE">
          <w:rPr>
            <w:rFonts w:ascii="Times New Roman" w:hAnsi="Times New Roman" w:cs="Times New Roman"/>
            <w:b/>
            <w:sz w:val="24"/>
            <w:szCs w:val="24"/>
          </w:rPr>
          <w:delText>SNP detection</w:delText>
        </w:r>
      </w:del>
    </w:p>
    <w:p w14:paraId="69767FAC" w14:textId="797F5B16" w:rsidR="003463A6" w:rsidRPr="00462E8C" w:rsidDel="000369CE" w:rsidRDefault="00537316" w:rsidP="007E403E">
      <w:pPr>
        <w:autoSpaceDE w:val="0"/>
        <w:autoSpaceDN w:val="0"/>
        <w:adjustRightInd w:val="0"/>
        <w:spacing w:line="480" w:lineRule="auto"/>
        <w:rPr>
          <w:del w:id="217" w:author="liu rui" w:date="2018-10-08T17:17:00Z"/>
          <w:rFonts w:ascii="Times New Roman" w:hAnsi="Times New Roman" w:cs="Times New Roman"/>
          <w:sz w:val="24"/>
          <w:szCs w:val="24"/>
        </w:rPr>
      </w:pPr>
      <w:del w:id="218" w:author="liu rui" w:date="2018-10-08T17:17:00Z">
        <w:r w:rsidDel="000369CE">
          <w:rPr>
            <w:rFonts w:ascii="Times New Roman" w:hAnsi="Times New Roman" w:cs="Times New Roman" w:hint="eastAsia"/>
            <w:sz w:val="24"/>
            <w:szCs w:val="24"/>
          </w:rPr>
          <w:delText xml:space="preserve">Genomic </w:delText>
        </w:r>
        <w:r w:rsidDel="000369CE">
          <w:rPr>
            <w:rFonts w:ascii="Times New Roman" w:hAnsi="Times New Roman" w:cs="Times New Roman"/>
            <w:sz w:val="24"/>
            <w:szCs w:val="24"/>
          </w:rPr>
          <w:delText xml:space="preserve">DNA libraries were prepared according to the manufacturer’s </w:delText>
        </w:r>
        <w:r w:rsidR="00F26019" w:rsidDel="000369CE">
          <w:rPr>
            <w:rFonts w:ascii="Times New Roman" w:hAnsi="Times New Roman" w:cs="Times New Roman"/>
            <w:sz w:val="24"/>
            <w:szCs w:val="24"/>
          </w:rPr>
          <w:delText xml:space="preserve">instructions (Illumina). One DNA sample or pools of DNA samples from 10 individuals for each six duck breeds were used to generated pair-end reads with the </w:delText>
        </w:r>
        <w:r w:rsidR="00F26019" w:rsidRPr="0003273A" w:rsidDel="000369CE">
          <w:rPr>
            <w:rFonts w:ascii="Times New Roman" w:hAnsi="Times New Roman" w:cs="Times New Roman"/>
            <w:sz w:val="24"/>
            <w:szCs w:val="24"/>
          </w:rPr>
          <w:delText>Illumina technology</w:delText>
        </w:r>
        <w:r w:rsidR="00F26019" w:rsidDel="000369CE">
          <w:rPr>
            <w:rFonts w:ascii="Times New Roman" w:hAnsi="Times New Roman" w:cs="Times New Roman"/>
            <w:sz w:val="24"/>
            <w:szCs w:val="24"/>
          </w:rPr>
          <w:delText xml:space="preserve"> (</w:delText>
        </w:r>
        <w:r w:rsidR="003078FE" w:rsidDel="000369CE">
          <w:rPr>
            <w:rFonts w:ascii="Times New Roman" w:hAnsi="Times New Roman" w:cs="Times New Roman"/>
            <w:sz w:val="24"/>
            <w:szCs w:val="24"/>
          </w:rPr>
          <w:delText>Table</w:delText>
        </w:r>
        <w:r w:rsidR="001C42BA" w:rsidDel="000369CE">
          <w:rPr>
            <w:rFonts w:ascii="Times New Roman" w:hAnsi="Times New Roman" w:cs="Times New Roman"/>
            <w:sz w:val="24"/>
            <w:szCs w:val="24"/>
          </w:rPr>
          <w:delText xml:space="preserve"> </w:delText>
        </w:r>
        <w:r w:rsidR="003078FE" w:rsidDel="000369CE">
          <w:rPr>
            <w:rFonts w:ascii="Times New Roman" w:hAnsi="Times New Roman" w:cs="Times New Roman"/>
            <w:sz w:val="24"/>
            <w:szCs w:val="24"/>
          </w:rPr>
          <w:delText>S</w:delText>
        </w:r>
        <w:r w:rsidR="001C42BA" w:rsidDel="000369CE">
          <w:rPr>
            <w:rFonts w:ascii="Times New Roman" w:hAnsi="Times New Roman" w:cs="Times New Roman"/>
            <w:sz w:val="24"/>
            <w:szCs w:val="24"/>
          </w:rPr>
          <w:delText>1</w:delText>
        </w:r>
        <w:r w:rsidR="00F26019" w:rsidDel="000369CE">
          <w:rPr>
            <w:rFonts w:ascii="Times New Roman" w:hAnsi="Times New Roman" w:cs="Times New Roman"/>
            <w:sz w:val="24"/>
            <w:szCs w:val="24"/>
          </w:rPr>
          <w:delText xml:space="preserve">). </w:delText>
        </w:r>
        <w:r w:rsidR="00686141" w:rsidDel="000369CE">
          <w:rPr>
            <w:rFonts w:ascii="Times New Roman" w:hAnsi="Times New Roman" w:cs="Times New Roman"/>
            <w:sz w:val="24"/>
            <w:szCs w:val="24"/>
          </w:rPr>
          <w:delText>Pair-end reads were mapped to</w:delText>
        </w:r>
        <w:r w:rsidR="00FB0F26" w:rsidRPr="0001384A" w:rsidDel="000369CE">
          <w:rPr>
            <w:rFonts w:ascii="Times New Roman" w:hAnsi="Times New Roman" w:cs="Times New Roman"/>
            <w:sz w:val="24"/>
            <w:szCs w:val="24"/>
          </w:rPr>
          <w:delText xml:space="preserve"> </w:delText>
        </w:r>
        <w:r w:rsidR="00FB0F26" w:rsidRPr="00462E8C" w:rsidDel="000369CE">
          <w:rPr>
            <w:rFonts w:ascii="Times New Roman" w:hAnsi="Times New Roman" w:cs="Times New Roman"/>
            <w:sz w:val="24"/>
            <w:szCs w:val="24"/>
          </w:rPr>
          <w:delText xml:space="preserve">the </w:delText>
        </w:r>
        <w:r w:rsidR="00A07027" w:rsidDel="000369CE">
          <w:rPr>
            <w:rFonts w:ascii="Times New Roman" w:hAnsi="Times New Roman" w:cs="Times New Roman"/>
            <w:sz w:val="24"/>
            <w:szCs w:val="24"/>
          </w:rPr>
          <w:delText>B</w:delText>
        </w:r>
        <w:r w:rsidR="00FB0F26" w:rsidRPr="00462E8C" w:rsidDel="000369CE">
          <w:rPr>
            <w:rFonts w:ascii="Times New Roman" w:hAnsi="Times New Roman" w:cs="Times New Roman"/>
            <w:sz w:val="24"/>
            <w:szCs w:val="24"/>
          </w:rPr>
          <w:delText xml:space="preserve">eijing duck assembly </w:delText>
        </w:r>
        <w:r w:rsidR="00840C0A" w:rsidDel="000369CE">
          <w:rPr>
            <w:rFonts w:ascii="Times New Roman" w:hAnsi="Times New Roman" w:cs="Times New Roman"/>
            <w:sz w:val="24"/>
            <w:szCs w:val="24"/>
          </w:rPr>
          <w:delText>(</w:delText>
        </w:r>
        <w:r w:rsidR="00FB0F26" w:rsidRPr="00462E8C" w:rsidDel="000369CE">
          <w:rPr>
            <w:rFonts w:ascii="Times New Roman" w:hAnsi="Times New Roman" w:cs="Times New Roman"/>
            <w:sz w:val="24"/>
            <w:szCs w:val="24"/>
          </w:rPr>
          <w:delText>BGI_duck_1.0</w:delText>
        </w:r>
        <w:r w:rsidR="00840C0A" w:rsidDel="000369CE">
          <w:rPr>
            <w:rFonts w:ascii="Times New Roman" w:hAnsi="Times New Roman" w:cs="Times New Roman"/>
            <w:sz w:val="24"/>
            <w:szCs w:val="24"/>
          </w:rPr>
          <w:delText>)</w:delText>
        </w:r>
        <w:r w:rsidR="00FB0F26" w:rsidRPr="00462E8C" w:rsidDel="000369CE">
          <w:rPr>
            <w:rFonts w:ascii="Times New Roman" w:hAnsi="Times New Roman" w:cs="Times New Roman"/>
            <w:sz w:val="24"/>
            <w:szCs w:val="24"/>
          </w:rPr>
          <w:delText xml:space="preserve"> using </w:delText>
        </w:r>
        <w:r w:rsidR="00A07027" w:rsidDel="000369CE">
          <w:rPr>
            <w:rFonts w:ascii="Times New Roman" w:hAnsi="Times New Roman" w:cs="Times New Roman"/>
            <w:sz w:val="24"/>
            <w:szCs w:val="24"/>
          </w:rPr>
          <w:delText xml:space="preserve">the </w:delText>
        </w:r>
        <w:r w:rsidR="00FB0F26" w:rsidRPr="00462E8C" w:rsidDel="000369CE">
          <w:rPr>
            <w:rFonts w:ascii="Times New Roman" w:hAnsi="Times New Roman" w:cs="Times New Roman"/>
            <w:sz w:val="24"/>
            <w:szCs w:val="24"/>
          </w:rPr>
          <w:delText>bowtie2 with default parameters. After removing the reads which map to multiple plac</w:delText>
        </w:r>
        <w:r w:rsidR="0077679B" w:rsidDel="000369CE">
          <w:rPr>
            <w:rFonts w:ascii="Times New Roman" w:hAnsi="Times New Roman" w:cs="Times New Roman"/>
            <w:sz w:val="24"/>
            <w:szCs w:val="24"/>
          </w:rPr>
          <w:delText>e</w:delText>
        </w:r>
        <w:r w:rsidR="00236E9A" w:rsidDel="000369CE">
          <w:rPr>
            <w:rFonts w:ascii="Times New Roman" w:hAnsi="Times New Roman" w:cs="Times New Roman"/>
            <w:sz w:val="24"/>
            <w:szCs w:val="24"/>
          </w:rPr>
          <w:delText>, we called</w:delText>
        </w:r>
        <w:r w:rsidR="00FB0F26" w:rsidRPr="00462E8C" w:rsidDel="000369CE">
          <w:rPr>
            <w:rFonts w:ascii="Times New Roman" w:hAnsi="Times New Roman" w:cs="Times New Roman"/>
            <w:sz w:val="24"/>
            <w:szCs w:val="24"/>
          </w:rPr>
          <w:delText xml:space="preserve"> SNPs using</w:delText>
        </w:r>
        <w:r w:rsidR="00236E9A" w:rsidDel="000369CE">
          <w:rPr>
            <w:rFonts w:ascii="Times New Roman" w:hAnsi="Times New Roman" w:cs="Times New Roman"/>
            <w:sz w:val="24"/>
            <w:szCs w:val="24"/>
          </w:rPr>
          <w:delText xml:space="preserve"> the</w:delText>
        </w:r>
        <w:r w:rsidR="00FB0F26" w:rsidRPr="00462E8C" w:rsidDel="000369CE">
          <w:rPr>
            <w:rFonts w:ascii="Times New Roman" w:hAnsi="Times New Roman" w:cs="Times New Roman"/>
            <w:sz w:val="24"/>
            <w:szCs w:val="24"/>
          </w:rPr>
          <w:delText xml:space="preserve"> Genome Analysis Toolkit</w:delText>
        </w:r>
        <w:r w:rsidR="00236E9A" w:rsidDel="000369CE">
          <w:rPr>
            <w:rFonts w:ascii="Times New Roman" w:hAnsi="Times New Roman" w:cs="Times New Roman"/>
            <w:sz w:val="24"/>
            <w:szCs w:val="24"/>
          </w:rPr>
          <w:delText xml:space="preserve"> (GATK) and filtered SNPs according to the coverage of resequencing data with thresholds of </w:delText>
        </w:r>
        <w:r w:rsidR="00236E9A" w:rsidRPr="00462E8C" w:rsidDel="000369CE">
          <w:rPr>
            <w:rFonts w:ascii="Times New Roman" w:eastAsia="宋体" w:hAnsi="Times New Roman" w:cs="Times New Roman"/>
            <w:sz w:val="24"/>
            <w:szCs w:val="24"/>
          </w:rPr>
          <w:delText xml:space="preserve">≤ </w:delText>
        </w:r>
        <w:r w:rsidR="00236E9A" w:rsidRPr="00462E8C" w:rsidDel="000369CE">
          <w:rPr>
            <w:rFonts w:ascii="Times New Roman" w:hAnsi="Times New Roman" w:cs="Times New Roman"/>
            <w:sz w:val="24"/>
            <w:szCs w:val="24"/>
          </w:rPr>
          <w:delText xml:space="preserve">one third of </w:delText>
        </w:r>
        <w:r w:rsidR="006E0159" w:rsidDel="000369CE">
          <w:rPr>
            <w:rFonts w:ascii="Times New Roman" w:hAnsi="Times New Roman" w:cs="Times New Roman"/>
            <w:sz w:val="24"/>
            <w:szCs w:val="24"/>
          </w:rPr>
          <w:delText xml:space="preserve">the </w:delText>
        </w:r>
        <w:r w:rsidR="00236E9A" w:rsidRPr="00462E8C" w:rsidDel="000369CE">
          <w:rPr>
            <w:rFonts w:ascii="Times New Roman" w:hAnsi="Times New Roman" w:cs="Times New Roman"/>
            <w:sz w:val="24"/>
            <w:szCs w:val="24"/>
          </w:rPr>
          <w:delText>mean</w:delText>
        </w:r>
        <w:r w:rsidR="00236E9A" w:rsidRPr="00462E8C" w:rsidDel="000369CE">
          <w:rPr>
            <w:rFonts w:ascii="Times New Roman" w:eastAsia="宋体" w:hAnsi="Times New Roman" w:cs="Times New Roman"/>
            <w:sz w:val="24"/>
            <w:szCs w:val="24"/>
          </w:rPr>
          <w:delText xml:space="preserve"> </w:delText>
        </w:r>
        <w:r w:rsidR="00236E9A" w:rsidRPr="00462E8C" w:rsidDel="000369CE">
          <w:rPr>
            <w:rFonts w:ascii="Times New Roman" w:hAnsi="Times New Roman" w:cs="Times New Roman"/>
            <w:sz w:val="24"/>
            <w:szCs w:val="24"/>
          </w:rPr>
          <w:delText xml:space="preserve">or </w:delText>
        </w:r>
        <w:r w:rsidR="00236E9A" w:rsidRPr="00462E8C" w:rsidDel="000369CE">
          <w:rPr>
            <w:rFonts w:ascii="Times New Roman" w:eastAsia="宋体" w:hAnsi="Times New Roman" w:cs="Times New Roman"/>
            <w:sz w:val="24"/>
            <w:szCs w:val="24"/>
          </w:rPr>
          <w:delText>≥</w:delText>
        </w:r>
        <w:r w:rsidR="00236E9A" w:rsidDel="000369CE">
          <w:rPr>
            <w:rFonts w:ascii="Times New Roman" w:eastAsia="宋体" w:hAnsi="Times New Roman" w:cs="Times New Roman"/>
            <w:sz w:val="24"/>
            <w:szCs w:val="24"/>
          </w:rPr>
          <w:delText xml:space="preserve"> three-</w:delText>
        </w:r>
        <w:r w:rsidR="00236E9A" w:rsidRPr="00462E8C" w:rsidDel="000369CE">
          <w:rPr>
            <w:rFonts w:ascii="Times New Roman" w:eastAsia="宋体" w:hAnsi="Times New Roman" w:cs="Times New Roman"/>
            <w:sz w:val="24"/>
            <w:szCs w:val="24"/>
          </w:rPr>
          <w:delText xml:space="preserve">fold of </w:delText>
        </w:r>
        <w:r w:rsidR="006E0159" w:rsidDel="000369CE">
          <w:rPr>
            <w:rFonts w:ascii="Times New Roman" w:eastAsia="宋体" w:hAnsi="Times New Roman" w:cs="Times New Roman"/>
            <w:sz w:val="24"/>
            <w:szCs w:val="24"/>
          </w:rPr>
          <w:delText xml:space="preserve">the </w:delText>
        </w:r>
        <w:r w:rsidR="00236E9A" w:rsidRPr="00462E8C" w:rsidDel="000369CE">
          <w:rPr>
            <w:rFonts w:ascii="Times New Roman" w:eastAsia="宋体" w:hAnsi="Times New Roman" w:cs="Times New Roman"/>
            <w:sz w:val="24"/>
            <w:szCs w:val="24"/>
          </w:rPr>
          <w:delText>mean</w:delText>
        </w:r>
        <w:r w:rsidR="00236E9A" w:rsidRPr="00462E8C" w:rsidDel="000369CE">
          <w:rPr>
            <w:rFonts w:ascii="Times New Roman" w:hAnsi="Times New Roman" w:cs="Times New Roman"/>
            <w:sz w:val="24"/>
            <w:szCs w:val="24"/>
          </w:rPr>
          <w:delText xml:space="preserve"> and MQ value </w:delText>
        </w:r>
        <w:r w:rsidR="00236E9A" w:rsidRPr="00462E8C" w:rsidDel="000369CE">
          <w:rPr>
            <w:rFonts w:ascii="Times New Roman" w:eastAsia="宋体" w:hAnsi="Times New Roman" w:cs="Times New Roman"/>
            <w:sz w:val="24"/>
            <w:szCs w:val="24"/>
          </w:rPr>
          <w:delText>≤</w:delText>
        </w:r>
        <w:r w:rsidR="00236E9A" w:rsidDel="000369CE">
          <w:rPr>
            <w:rFonts w:ascii="Times New Roman" w:eastAsia="宋体" w:hAnsi="Times New Roman" w:cs="Times New Roman" w:hint="eastAsia"/>
            <w:sz w:val="24"/>
            <w:szCs w:val="24"/>
          </w:rPr>
          <w:delText xml:space="preserve"> </w:delText>
        </w:r>
        <w:r w:rsidR="00236E9A" w:rsidRPr="00462E8C" w:rsidDel="000369CE">
          <w:rPr>
            <w:rFonts w:ascii="Times New Roman" w:hAnsi="Times New Roman" w:cs="Times New Roman"/>
            <w:sz w:val="24"/>
            <w:szCs w:val="24"/>
          </w:rPr>
          <w:delText>28</w:delText>
        </w:r>
        <w:r w:rsidR="003A420E" w:rsidDel="000369CE">
          <w:rPr>
            <w:rFonts w:ascii="Times New Roman" w:hAnsi="Times New Roman" w:cs="Times New Roman"/>
            <w:sz w:val="24"/>
            <w:szCs w:val="24"/>
          </w:rPr>
          <w:fldChar w:fldCharType="begin">
            <w:fldData xml:space="preserve">PEVuZE5vdGU+PENpdGU+PEF1dGhvcj5EZVByaXN0bzwvQXV0aG9yPjxZZWFyPjIwMTE8L1llYXI+
PFJlY051bT44MTwvUmVjTnVtPjxEaXNwbGF5VGV4dD4oNTgpPC9EaXNwbGF5VGV4dD48cmVjb3Jk
PjxyZWMtbnVtYmVyPjgxPC9yZWMtbnVtYmVyPjxmb3JlaWduLWtleXM+PGtleSBhcHA9IkVOIiBk
Yi1pZD0iemQ5dnJyOXI0c3hwdm9leDB6Mngwc2VvOTV0eDlmZXhyOTV0IiB0aW1lc3RhbXA9IjE0
OTQ3NDcwMDUiPjgxPC9rZXk+PC9mb3JlaWduLWtleXM+PHJlZi10eXBlIG5hbWU9IkpvdXJuYWwg
QXJ0aWNsZSI+MTc8L3JlZi10eXBlPjxjb250cmlidXRvcnM+PGF1dGhvcnM+PGF1dGhvcj5EZVBy
aXN0bywgTS4gQS48L2F1dGhvcj48YXV0aG9yPkJhbmtzLCBFLjwvYXV0aG9yPjxhdXRob3I+UG9w
bGluLCBSLjwvYXV0aG9yPjxhdXRob3I+R2FyaW1lbGxhLCBLLiBWLjwvYXV0aG9yPjxhdXRob3I+
TWFndWlyZSwgSi4gUi48L2F1dGhvcj48YXV0aG9yPkhhcnRsLCBDLjwvYXV0aG9yPjxhdXRob3I+
UGhpbGlwcGFraXMsIEEuIEEuPC9hdXRob3I+PGF1dGhvcj5kZWwgQW5nZWwsIEcuPC9hdXRob3I+
PGF1dGhvcj5SaXZhcywgTS4gQS48L2F1dGhvcj48YXV0aG9yPkhhbm5hLCBNLjwvYXV0aG9yPjxh
dXRob3I+TWNLZW5uYSwgQS48L2F1dGhvcj48YXV0aG9yPkZlbm5lbGwsIFQuIEouPC9hdXRob3I+
PGF1dGhvcj5LZXJueXRza3ksIEEuIE0uPC9hdXRob3I+PGF1dGhvcj5TaXZhY2hlbmtvLCBBLiBZ
LjwvYXV0aG9yPjxhdXRob3I+Q2lidWxza2lzLCBLLjwvYXV0aG9yPjxhdXRob3I+R2FicmllbCwg
Uy4gQi48L2F1dGhvcj48YXV0aG9yPkFsdHNodWxlciwgRC48L2F1dGhvcj48YXV0aG9yPkRhbHks
IE0uIEouPC9hdXRob3I+PC9hdXRob3JzPjwvY29udHJpYnV0b3JzPjxhdXRoLWFkZHJlc3M+UHJv
Z3JhbSBpbiBNZWRpY2FsIGFuZCBQb3B1bGF0aW9uIEdlbmV0aWNzLCBCcm9hZCBJbnN0aXR1dGUg
b2YgSGFydmFyZCBhbmQgTUlULCBDYW1icmlkZ2UsIE1hc3NhY2h1c2V0dHMsIFVTQS4gZGVwcmlz
dG9AYnJvYWRpbnN0aXR1dGUub3JnPC9hdXRoLWFkZHJlc3M+PHRpdGxlcz48dGl0bGU+QSBmcmFt
ZXdvcmsgZm9yIHZhcmlhdGlvbiBkaXNjb3ZlcnkgYW5kIGdlbm90eXBpbmcgdXNpbmcgbmV4dC1n
ZW5lcmF0aW9uIEROQSBzZXF1ZW5jaW5nIGRhdGE8L3RpdGxlPjxzZWNvbmRhcnktdGl0bGU+TmF0
IEdlbmV0PC9zZWNvbmRhcnktdGl0bGU+PC90aXRsZXM+PHBlcmlvZGljYWw+PGZ1bGwtdGl0bGU+
TmF0IEdlbmV0PC9mdWxsLXRpdGxlPjwvcGVyaW9kaWNhbD48cGFnZXM+NDkxLTg8L3BhZ2VzPjx2
b2x1bWU+NDM8L3ZvbHVtZT48bnVtYmVyPjU8L251bWJlcj48a2V5d29yZHM+PGtleXdvcmQ+RGF0
YSBJbnRlcnByZXRhdGlvbiwgU3RhdGlzdGljYWw8L2tleXdvcmQ+PGtleXdvcmQ+RGF0YWJhc2Vz
LCBOdWNsZWljIEFjaWQ8L2tleXdvcmQ+PGtleXdvcmQ+RXhvbnM8L2tleXdvcmQ+PGtleXdvcmQ+
KkdlbmV0aWMgVmFyaWF0aW9uPC9rZXl3b3JkPjxrZXl3b3JkPkdlbmV0aWNzLCBQb3B1bGF0aW9u
L21ldGhvZHMvc3RhdGlzdGljcyAmYW1wOyBudW1lcmljYWwgZGF0YTwva2V5d29yZD48a2V5d29y
ZD5HZW5vbWUsIEh1bWFuPC9rZXl3b3JkPjxrZXl3b3JkPipHZW5vdHlwZTwva2V5d29yZD48a2V5
d29yZD5IdW1hbnM8L2tleXdvcmQ+PGtleXdvcmQ+UG9seW1vcnBoaXNtLCBTaW5nbGUgTnVjbGVv
dGlkZTwva2V5d29yZD48a2V5d29yZD5TZXF1ZW5jZSBBbGlnbm1lbnQvbWV0aG9kcy9zdGF0aXN0
aWNzICZhbXA7IG51bWVyaWNhbCBkYXRhPC9rZXl3b3JkPjxrZXl3b3JkPlNlcXVlbmNlIEFuYWx5
c2lzLCBETkEvKm1ldGhvZHMvc3RhdGlzdGljcyAmYW1wOyBudW1lcmljYWwgZGF0YTwva2V5d29y
ZD48a2V5d29yZD5Tb2Z0d2FyZTwva2V5d29yZD48L2tleXdvcmRzPjxkYXRlcz48eWVhcj4yMDEx
PC95ZWFyPjxwdWItZGF0ZXM+PGRhdGU+TWF5PC9kYXRlPjwvcHViLWRhdGVzPjwvZGF0ZXM+PGlz
Ym4+MTU0Ni0xNzE4IChFbGVjdHJvbmljKSYjeEQ7MTA2MS00MDM2IChMaW5raW5nKTwvaXNibj48
YWNjZXNzaW9uLW51bT4yMTQ3ODg4OTwvYWNjZXNzaW9uLW51bT48dXJscz48cmVsYXRlZC11cmxz
Pjx1cmw+aHR0cHM6Ly93d3cubmNiaS5ubG0ubmloLmdvdi9wdWJtZWQvMjE0Nzg4ODk8L3VybD48
L3JlbGF0ZWQtdXJscz48L3VybHM+PGN1c3RvbTI+UE1DMzA4MzQ2MzwvY3VzdG9tMj48ZWxlY3Ry
b25pYy1yZXNvdXJjZS1udW0+MTAuMTAzOC9uZy44MDY8L2VsZWN0cm9uaWMtcmVzb3VyY2UtbnVt
PjwvcmVjb3JkPjwvQ2l0ZT48L0VuZE5vdGU+AG==
</w:fldData>
          </w:fldChar>
        </w:r>
        <w:r w:rsidR="00F50B80" w:rsidDel="000369CE">
          <w:rPr>
            <w:rFonts w:ascii="Times New Roman" w:hAnsi="Times New Roman" w:cs="Times New Roman"/>
            <w:sz w:val="24"/>
            <w:szCs w:val="24"/>
          </w:rPr>
          <w:delInstrText xml:space="preserve"> ADDIN EN.CITE </w:delInstrText>
        </w:r>
        <w:r w:rsidR="00F50B80" w:rsidDel="000369CE">
          <w:rPr>
            <w:rFonts w:ascii="Times New Roman" w:hAnsi="Times New Roman" w:cs="Times New Roman"/>
            <w:sz w:val="24"/>
            <w:szCs w:val="24"/>
          </w:rPr>
          <w:fldChar w:fldCharType="begin">
            <w:fldData xml:space="preserve">PEVuZE5vdGU+PENpdGU+PEF1dGhvcj5EZVByaXN0bzwvQXV0aG9yPjxZZWFyPjIwMTE8L1llYXI+
PFJlY051bT44MTwvUmVjTnVtPjxEaXNwbGF5VGV4dD4oNTgpPC9EaXNwbGF5VGV4dD48cmVjb3Jk
PjxyZWMtbnVtYmVyPjgxPC9yZWMtbnVtYmVyPjxmb3JlaWduLWtleXM+PGtleSBhcHA9IkVOIiBk
Yi1pZD0iemQ5dnJyOXI0c3hwdm9leDB6Mngwc2VvOTV0eDlmZXhyOTV0IiB0aW1lc3RhbXA9IjE0
OTQ3NDcwMDUiPjgxPC9rZXk+PC9mb3JlaWduLWtleXM+PHJlZi10eXBlIG5hbWU9IkpvdXJuYWwg
QXJ0aWNsZSI+MTc8L3JlZi10eXBlPjxjb250cmlidXRvcnM+PGF1dGhvcnM+PGF1dGhvcj5EZVBy
aXN0bywgTS4gQS48L2F1dGhvcj48YXV0aG9yPkJhbmtzLCBFLjwvYXV0aG9yPjxhdXRob3I+UG9w
bGluLCBSLjwvYXV0aG9yPjxhdXRob3I+R2FyaW1lbGxhLCBLLiBWLjwvYXV0aG9yPjxhdXRob3I+
TWFndWlyZSwgSi4gUi48L2F1dGhvcj48YXV0aG9yPkhhcnRsLCBDLjwvYXV0aG9yPjxhdXRob3I+
UGhpbGlwcGFraXMsIEEuIEEuPC9hdXRob3I+PGF1dGhvcj5kZWwgQW5nZWwsIEcuPC9hdXRob3I+
PGF1dGhvcj5SaXZhcywgTS4gQS48L2F1dGhvcj48YXV0aG9yPkhhbm5hLCBNLjwvYXV0aG9yPjxh
dXRob3I+TWNLZW5uYSwgQS48L2F1dGhvcj48YXV0aG9yPkZlbm5lbGwsIFQuIEouPC9hdXRob3I+
PGF1dGhvcj5LZXJueXRza3ksIEEuIE0uPC9hdXRob3I+PGF1dGhvcj5TaXZhY2hlbmtvLCBBLiBZ
LjwvYXV0aG9yPjxhdXRob3I+Q2lidWxza2lzLCBLLjwvYXV0aG9yPjxhdXRob3I+R2FicmllbCwg
Uy4gQi48L2F1dGhvcj48YXV0aG9yPkFsdHNodWxlciwgRC48L2F1dGhvcj48YXV0aG9yPkRhbHks
IE0uIEouPC9hdXRob3I+PC9hdXRob3JzPjwvY29udHJpYnV0b3JzPjxhdXRoLWFkZHJlc3M+UHJv
Z3JhbSBpbiBNZWRpY2FsIGFuZCBQb3B1bGF0aW9uIEdlbmV0aWNzLCBCcm9hZCBJbnN0aXR1dGUg
b2YgSGFydmFyZCBhbmQgTUlULCBDYW1icmlkZ2UsIE1hc3NhY2h1c2V0dHMsIFVTQS4gZGVwcmlz
dG9AYnJvYWRpbnN0aXR1dGUub3JnPC9hdXRoLWFkZHJlc3M+PHRpdGxlcz48dGl0bGU+QSBmcmFt
ZXdvcmsgZm9yIHZhcmlhdGlvbiBkaXNjb3ZlcnkgYW5kIGdlbm90eXBpbmcgdXNpbmcgbmV4dC1n
ZW5lcmF0aW9uIEROQSBzZXF1ZW5jaW5nIGRhdGE8L3RpdGxlPjxzZWNvbmRhcnktdGl0bGU+TmF0
IEdlbmV0PC9zZWNvbmRhcnktdGl0bGU+PC90aXRsZXM+PHBlcmlvZGljYWw+PGZ1bGwtdGl0bGU+
TmF0IEdlbmV0PC9mdWxsLXRpdGxlPjwvcGVyaW9kaWNhbD48cGFnZXM+NDkxLTg8L3BhZ2VzPjx2
b2x1bWU+NDM8L3ZvbHVtZT48bnVtYmVyPjU8L251bWJlcj48a2V5d29yZHM+PGtleXdvcmQ+RGF0
YSBJbnRlcnByZXRhdGlvbiwgU3RhdGlzdGljYWw8L2tleXdvcmQ+PGtleXdvcmQ+RGF0YWJhc2Vz
LCBOdWNsZWljIEFjaWQ8L2tleXdvcmQ+PGtleXdvcmQ+RXhvbnM8L2tleXdvcmQ+PGtleXdvcmQ+
KkdlbmV0aWMgVmFyaWF0aW9uPC9rZXl3b3JkPjxrZXl3b3JkPkdlbmV0aWNzLCBQb3B1bGF0aW9u
L21ldGhvZHMvc3RhdGlzdGljcyAmYW1wOyBudW1lcmljYWwgZGF0YTwva2V5d29yZD48a2V5d29y
ZD5HZW5vbWUsIEh1bWFuPC9rZXl3b3JkPjxrZXl3b3JkPipHZW5vdHlwZTwva2V5d29yZD48a2V5
d29yZD5IdW1hbnM8L2tleXdvcmQ+PGtleXdvcmQ+UG9seW1vcnBoaXNtLCBTaW5nbGUgTnVjbGVv
dGlkZTwva2V5d29yZD48a2V5d29yZD5TZXF1ZW5jZSBBbGlnbm1lbnQvbWV0aG9kcy9zdGF0aXN0
aWNzICZhbXA7IG51bWVyaWNhbCBkYXRhPC9rZXl3b3JkPjxrZXl3b3JkPlNlcXVlbmNlIEFuYWx5
c2lzLCBETkEvKm1ldGhvZHMvc3RhdGlzdGljcyAmYW1wOyBudW1lcmljYWwgZGF0YTwva2V5d29y
ZD48a2V5d29yZD5Tb2Z0d2FyZTwva2V5d29yZD48L2tleXdvcmRzPjxkYXRlcz48eWVhcj4yMDEx
PC95ZWFyPjxwdWItZGF0ZXM+PGRhdGU+TWF5PC9kYXRlPjwvcHViLWRhdGVzPjwvZGF0ZXM+PGlz
Ym4+MTU0Ni0xNzE4IChFbGVjdHJvbmljKSYjeEQ7MTA2MS00MDM2IChMaW5raW5nKTwvaXNibj48
YWNjZXNzaW9uLW51bT4yMTQ3ODg4OTwvYWNjZXNzaW9uLW51bT48dXJscz48cmVsYXRlZC11cmxz
Pjx1cmw+aHR0cHM6Ly93d3cubmNiaS5ubG0ubmloLmdvdi9wdWJtZWQvMjE0Nzg4ODk8L3VybD48
L3JlbGF0ZWQtdXJscz48L3VybHM+PGN1c3RvbTI+UE1DMzA4MzQ2MzwvY3VzdG9tMj48ZWxlY3Ry
b25pYy1yZXNvdXJjZS1udW0+MTAuMTAzOC9uZy44MDY8L2VsZWN0cm9uaWMtcmVzb3VyY2UtbnVt
PjwvcmVjb3JkPjwvQ2l0ZT48L0VuZE5vdGU+AG==
</w:fldData>
          </w:fldChar>
        </w:r>
        <w:r w:rsidR="00F50B80" w:rsidDel="000369CE">
          <w:rPr>
            <w:rFonts w:ascii="Times New Roman" w:hAnsi="Times New Roman" w:cs="Times New Roman"/>
            <w:sz w:val="24"/>
            <w:szCs w:val="24"/>
          </w:rPr>
          <w:delInstrText xml:space="preserve"> ADDIN EN.CITE.DATA </w:delInstrText>
        </w:r>
        <w:r w:rsidR="00F50B80" w:rsidDel="000369CE">
          <w:rPr>
            <w:rFonts w:ascii="Times New Roman" w:hAnsi="Times New Roman" w:cs="Times New Roman"/>
            <w:sz w:val="24"/>
            <w:szCs w:val="24"/>
          </w:rPr>
        </w:r>
        <w:r w:rsidR="00F50B80" w:rsidDel="000369CE">
          <w:rPr>
            <w:rFonts w:ascii="Times New Roman" w:hAnsi="Times New Roman" w:cs="Times New Roman"/>
            <w:sz w:val="24"/>
            <w:szCs w:val="24"/>
          </w:rPr>
          <w:fldChar w:fldCharType="end"/>
        </w:r>
        <w:r w:rsidR="003A420E" w:rsidDel="000369CE">
          <w:rPr>
            <w:rFonts w:ascii="Times New Roman" w:hAnsi="Times New Roman" w:cs="Times New Roman"/>
            <w:sz w:val="24"/>
            <w:szCs w:val="24"/>
          </w:rPr>
        </w:r>
        <w:r w:rsidR="003A420E" w:rsidDel="000369CE">
          <w:rPr>
            <w:rFonts w:ascii="Times New Roman" w:hAnsi="Times New Roman" w:cs="Times New Roman"/>
            <w:sz w:val="24"/>
            <w:szCs w:val="24"/>
          </w:rPr>
          <w:fldChar w:fldCharType="separate"/>
        </w:r>
        <w:r w:rsidR="00F50B80" w:rsidDel="000369CE">
          <w:rPr>
            <w:rFonts w:ascii="Times New Roman" w:hAnsi="Times New Roman" w:cs="Times New Roman"/>
            <w:noProof/>
            <w:sz w:val="24"/>
            <w:szCs w:val="24"/>
          </w:rPr>
          <w:delText>(</w:delText>
        </w:r>
        <w:r w:rsidR="00F50B80" w:rsidDel="000369CE">
          <w:rPr>
            <w:rFonts w:ascii="Times New Roman" w:hAnsi="Times New Roman" w:cs="Times New Roman"/>
            <w:noProof/>
            <w:sz w:val="24"/>
            <w:szCs w:val="24"/>
          </w:rPr>
          <w:fldChar w:fldCharType="begin"/>
        </w:r>
        <w:r w:rsidR="00F50B80" w:rsidDel="000369CE">
          <w:rPr>
            <w:rFonts w:ascii="Times New Roman" w:hAnsi="Times New Roman" w:cs="Times New Roman"/>
            <w:noProof/>
            <w:sz w:val="24"/>
            <w:szCs w:val="24"/>
          </w:rPr>
          <w:delInstrText xml:space="preserve"> HYPERLINK \l "_ENREF_58" \o "DePristo, 2011 #81" </w:delInstrText>
        </w:r>
        <w:r w:rsidR="00F50B80" w:rsidDel="000369CE">
          <w:rPr>
            <w:rFonts w:ascii="Times New Roman" w:hAnsi="Times New Roman" w:cs="Times New Roman"/>
            <w:noProof/>
            <w:sz w:val="24"/>
            <w:szCs w:val="24"/>
          </w:rPr>
          <w:fldChar w:fldCharType="separate"/>
        </w:r>
        <w:r w:rsidR="00F50B80" w:rsidDel="000369CE">
          <w:rPr>
            <w:rFonts w:ascii="Times New Roman" w:hAnsi="Times New Roman" w:cs="Times New Roman"/>
            <w:noProof/>
            <w:sz w:val="24"/>
            <w:szCs w:val="24"/>
          </w:rPr>
          <w:delText>58</w:delText>
        </w:r>
        <w:r w:rsidR="00F50B80" w:rsidDel="000369CE">
          <w:rPr>
            <w:rFonts w:ascii="Times New Roman" w:hAnsi="Times New Roman" w:cs="Times New Roman"/>
            <w:noProof/>
            <w:sz w:val="24"/>
            <w:szCs w:val="24"/>
          </w:rPr>
          <w:fldChar w:fldCharType="end"/>
        </w:r>
        <w:r w:rsidR="00F50B80" w:rsidDel="000369CE">
          <w:rPr>
            <w:rFonts w:ascii="Times New Roman" w:hAnsi="Times New Roman" w:cs="Times New Roman"/>
            <w:noProof/>
            <w:sz w:val="24"/>
            <w:szCs w:val="24"/>
          </w:rPr>
          <w:delText>)</w:delText>
        </w:r>
        <w:r w:rsidR="003A420E" w:rsidDel="000369CE">
          <w:rPr>
            <w:rFonts w:ascii="Times New Roman" w:hAnsi="Times New Roman" w:cs="Times New Roman"/>
            <w:sz w:val="24"/>
            <w:szCs w:val="24"/>
          </w:rPr>
          <w:fldChar w:fldCharType="end"/>
        </w:r>
        <w:r w:rsidR="00236E9A" w:rsidDel="000369CE">
          <w:rPr>
            <w:rFonts w:ascii="Times New Roman" w:hAnsi="Times New Roman" w:cs="Times New Roman"/>
            <w:sz w:val="24"/>
            <w:szCs w:val="24"/>
          </w:rPr>
          <w:delText>.</w:delText>
        </w:r>
      </w:del>
    </w:p>
    <w:p w14:paraId="61062247" w14:textId="40C0D1C1" w:rsidR="00FC7E19" w:rsidDel="000369CE" w:rsidRDefault="00FC7E19" w:rsidP="007E403E">
      <w:pPr>
        <w:autoSpaceDE w:val="0"/>
        <w:autoSpaceDN w:val="0"/>
        <w:adjustRightInd w:val="0"/>
        <w:spacing w:line="480" w:lineRule="auto"/>
        <w:rPr>
          <w:del w:id="219" w:author="liu rui" w:date="2018-10-08T17:20:00Z"/>
          <w:rFonts w:ascii="Times New Roman" w:hAnsi="Times New Roman" w:cs="Times New Roman"/>
          <w:b/>
          <w:sz w:val="24"/>
          <w:szCs w:val="24"/>
        </w:rPr>
      </w:pPr>
      <w:bookmarkStart w:id="220" w:name="_Hlk526782457"/>
      <w:del w:id="221" w:author="liu rui" w:date="2018-10-08T17:20:00Z">
        <w:r w:rsidDel="000369CE">
          <w:rPr>
            <w:rFonts w:ascii="Times New Roman" w:hAnsi="Times New Roman" w:cs="Times New Roman"/>
            <w:b/>
            <w:sz w:val="24"/>
            <w:szCs w:val="24"/>
          </w:rPr>
          <w:delText>E</w:delText>
        </w:r>
        <w:r w:rsidR="00FB0F26" w:rsidRPr="00462E8C" w:rsidDel="000369CE">
          <w:rPr>
            <w:rFonts w:ascii="Times New Roman" w:hAnsi="Times New Roman" w:cs="Times New Roman"/>
            <w:b/>
            <w:sz w:val="24"/>
            <w:szCs w:val="24"/>
          </w:rPr>
          <w:delText>stimat</w:delText>
        </w:r>
        <w:r w:rsidDel="000369CE">
          <w:rPr>
            <w:rFonts w:ascii="Times New Roman" w:hAnsi="Times New Roman" w:cs="Times New Roman"/>
            <w:b/>
            <w:sz w:val="24"/>
            <w:szCs w:val="24"/>
          </w:rPr>
          <w:delText>ion</w:delText>
        </w:r>
        <w:r w:rsidR="00FB0F26" w:rsidRPr="00462E8C" w:rsidDel="000369CE">
          <w:rPr>
            <w:rFonts w:ascii="Times New Roman" w:hAnsi="Times New Roman" w:cs="Times New Roman"/>
            <w:b/>
            <w:sz w:val="24"/>
            <w:szCs w:val="24"/>
          </w:rPr>
          <w:delText xml:space="preserve"> of nucleotide diversity and population mutation rate </w:delText>
        </w:r>
      </w:del>
    </w:p>
    <w:p w14:paraId="020CE98A" w14:textId="224518E4" w:rsidR="003463A6" w:rsidRPr="00462E8C" w:rsidDel="000369CE" w:rsidRDefault="00FD52D5" w:rsidP="007E403E">
      <w:pPr>
        <w:autoSpaceDE w:val="0"/>
        <w:autoSpaceDN w:val="0"/>
        <w:adjustRightInd w:val="0"/>
        <w:spacing w:line="480" w:lineRule="auto"/>
        <w:rPr>
          <w:del w:id="222" w:author="liu rui" w:date="2018-10-08T17:20:00Z"/>
          <w:rFonts w:ascii="Times New Roman" w:hAnsi="Times New Roman" w:cs="Times New Roman"/>
          <w:sz w:val="24"/>
          <w:szCs w:val="24"/>
        </w:rPr>
      </w:pPr>
      <w:bookmarkStart w:id="223" w:name="_Hlk526782468"/>
      <w:bookmarkEnd w:id="220"/>
      <w:del w:id="224" w:author="liu rui" w:date="2018-10-08T17:20:00Z">
        <w:r w:rsidDel="000369CE">
          <w:rPr>
            <w:rFonts w:ascii="Times New Roman" w:hAnsi="Times New Roman" w:cs="Times New Roman"/>
            <w:sz w:val="24"/>
            <w:szCs w:val="24"/>
          </w:rPr>
          <w:delText xml:space="preserve">We </w:delText>
        </w:r>
        <w:r w:rsidR="00FB0F26" w:rsidRPr="00462E8C" w:rsidDel="000369CE">
          <w:rPr>
            <w:rFonts w:ascii="Times New Roman" w:hAnsi="Times New Roman" w:cs="Times New Roman"/>
            <w:sz w:val="24"/>
            <w:szCs w:val="24"/>
          </w:rPr>
          <w:delText>estimate</w:delText>
        </w:r>
        <w:r w:rsidR="006F6883" w:rsidDel="000369CE">
          <w:rPr>
            <w:rFonts w:ascii="Times New Roman" w:hAnsi="Times New Roman" w:cs="Times New Roman"/>
            <w:sz w:val="24"/>
            <w:szCs w:val="24"/>
          </w:rPr>
          <w:delText>d</w:delText>
        </w:r>
        <w:r w:rsidR="00574B89" w:rsidDel="000369CE">
          <w:rPr>
            <w:rFonts w:ascii="Times New Roman" w:hAnsi="Times New Roman" w:cs="Times New Roman"/>
            <w:sz w:val="24"/>
            <w:szCs w:val="24"/>
          </w:rPr>
          <w:delText xml:space="preserve"> </w:delText>
        </w:r>
        <w:r w:rsidR="00FB0F26" w:rsidRPr="00462E8C" w:rsidDel="000369CE">
          <w:rPr>
            <w:rFonts w:ascii="Times New Roman" w:hAnsi="Times New Roman" w:cs="Times New Roman"/>
            <w:sz w:val="24"/>
            <w:szCs w:val="24"/>
          </w:rPr>
          <w:delText>nucleotide diversity (</w:delText>
        </w:r>
        <w:r w:rsidR="00FB0F26" w:rsidRPr="00462E8C" w:rsidDel="000369CE">
          <w:rPr>
            <w:rFonts w:ascii="Times New Roman" w:eastAsia="宋体" w:hAnsi="Times New Roman" w:cs="Times New Roman"/>
            <w:sz w:val="24"/>
            <w:szCs w:val="24"/>
          </w:rPr>
          <w:delText>π</w:delText>
        </w:r>
        <w:r w:rsidR="00FB0F26" w:rsidRPr="00462E8C" w:rsidDel="000369CE">
          <w:rPr>
            <w:rFonts w:ascii="Times New Roman" w:hAnsi="Times New Roman" w:cs="Times New Roman"/>
            <w:sz w:val="24"/>
            <w:szCs w:val="24"/>
          </w:rPr>
          <w:delText>) and Watterson’s estimator ϴ</w:delText>
        </w:r>
        <w:r w:rsidR="00AF7C2D" w:rsidDel="000369CE">
          <w:rPr>
            <w:rFonts w:ascii="Times New Roman" w:hAnsi="Times New Roman" w:cs="Times New Roman"/>
            <w:sz w:val="24"/>
            <w:szCs w:val="24"/>
          </w:rPr>
          <w:delText xml:space="preserve"> </w:delText>
        </w:r>
        <w:r w:rsidRPr="00462E8C" w:rsidDel="000369CE">
          <w:rPr>
            <w:rFonts w:ascii="Times New Roman" w:hAnsi="Times New Roman" w:cs="Times New Roman"/>
            <w:sz w:val="24"/>
            <w:szCs w:val="24"/>
          </w:rPr>
          <w:delText>us</w:delText>
        </w:r>
        <w:r w:rsidDel="000369CE">
          <w:rPr>
            <w:rFonts w:ascii="Times New Roman" w:hAnsi="Times New Roman" w:cs="Times New Roman"/>
            <w:sz w:val="24"/>
            <w:szCs w:val="24"/>
          </w:rPr>
          <w:delText>ing</w:delText>
        </w:r>
        <w:r w:rsidRPr="00462E8C" w:rsidDel="000369CE">
          <w:rPr>
            <w:rFonts w:ascii="Times New Roman" w:hAnsi="Times New Roman" w:cs="Times New Roman"/>
            <w:sz w:val="24"/>
            <w:szCs w:val="24"/>
          </w:rPr>
          <w:delText xml:space="preserve"> </w:delText>
        </w:r>
        <w:r w:rsidR="00FB0F26" w:rsidRPr="00462E8C" w:rsidDel="000369CE">
          <w:rPr>
            <w:rFonts w:ascii="Times New Roman" w:hAnsi="Times New Roman" w:cs="Times New Roman"/>
            <w:sz w:val="24"/>
            <w:szCs w:val="24"/>
          </w:rPr>
          <w:delText xml:space="preserve">the PoPoolation package, which corrects </w:delText>
        </w:r>
        <w:r w:rsidR="00574B89" w:rsidDel="000369CE">
          <w:rPr>
            <w:rFonts w:ascii="Times New Roman" w:hAnsi="Times New Roman" w:cs="Times New Roman"/>
            <w:sz w:val="24"/>
            <w:szCs w:val="24"/>
          </w:rPr>
          <w:delText>biases causing</w:delText>
        </w:r>
        <w:r w:rsidR="00FB0F26" w:rsidRPr="00462E8C" w:rsidDel="000369CE">
          <w:rPr>
            <w:rFonts w:ascii="Times New Roman" w:hAnsi="Times New Roman" w:cs="Times New Roman"/>
            <w:sz w:val="24"/>
            <w:szCs w:val="24"/>
          </w:rPr>
          <w:delText xml:space="preserve"> by po</w:delText>
        </w:r>
        <w:r w:rsidR="00AF7C2D" w:rsidDel="000369CE">
          <w:rPr>
            <w:rFonts w:ascii="Times New Roman" w:hAnsi="Times New Roman" w:cs="Times New Roman"/>
            <w:sz w:val="24"/>
            <w:szCs w:val="24"/>
          </w:rPr>
          <w:delText xml:space="preserve">oling and sequencing errors, in </w:delText>
        </w:r>
        <w:r w:rsidR="00FB0F26" w:rsidRPr="00462E8C" w:rsidDel="000369CE">
          <w:rPr>
            <w:rFonts w:ascii="Times New Roman" w:eastAsia="宋体" w:hAnsi="Times New Roman" w:cs="Times New Roman"/>
            <w:sz w:val="24"/>
            <w:szCs w:val="24"/>
          </w:rPr>
          <w:delText>40 kb non-overlapping windows</w:delText>
        </w:r>
        <w:bookmarkEnd w:id="223"/>
        <w:r w:rsidR="003A420E" w:rsidDel="000369CE">
          <w:rPr>
            <w:rFonts w:ascii="Times New Roman" w:eastAsia="宋体" w:hAnsi="Times New Roman" w:cs="Times New Roman"/>
            <w:sz w:val="24"/>
            <w:szCs w:val="24"/>
          </w:rPr>
          <w:fldChar w:fldCharType="begin"/>
        </w:r>
        <w:r w:rsidR="00F50B80" w:rsidDel="000369CE">
          <w:rPr>
            <w:rFonts w:ascii="Times New Roman" w:eastAsia="宋体" w:hAnsi="Times New Roman" w:cs="Times New Roman"/>
            <w:sz w:val="24"/>
            <w:szCs w:val="24"/>
          </w:rPr>
          <w:delInstrText xml:space="preserve"> ADDIN EN.CITE &lt;EndNote&gt;&lt;Cite&gt;&lt;Author&gt;Kofler&lt;/Author&gt;&lt;Year&gt;2011&lt;/Year&gt;&lt;RecNum&gt;90&lt;/RecNum&gt;&lt;DisplayText&gt;(59)&lt;/DisplayText&gt;&lt;record&gt;&lt;rec-number&gt;90&lt;/rec-number&gt;&lt;foreign-keys&gt;&lt;key app="EN" db-id="zd9vrr9r4sxpvoex0z2x0seo95tx9fexr95t" timestamp="1494937268"&gt;90&lt;/key&gt;&lt;/foreign-keys&gt;&lt;ref-type name="Journal Article"&gt;17&lt;/ref-type&gt;&lt;contributors&gt;&lt;authors&gt;&lt;author&gt;Kofler, R.&lt;/author&gt;&lt;author&gt;Orozco-terWengel, P.&lt;/author&gt;&lt;author&gt;De Maio, N.&lt;/author&gt;&lt;author&gt;Pandey, R. V.&lt;/author&gt;&lt;author&gt;Nolte, V.&lt;/author&gt;&lt;author&gt;Futschik, A.&lt;/author&gt;&lt;author&gt;Kosiol, C.&lt;/author&gt;&lt;author&gt;Schlotterer, C.&lt;/author&gt;&lt;/authors&gt;&lt;/contributors&gt;&lt;auth-address&gt;Institute of Population Genetics, Vetmeduni Vienna, Vienna, Austria.&lt;/auth-address&gt;&lt;titles&gt;&lt;title&gt;PoPoolation: a toolbox for population genetic analysis of next generation sequencing data from pooled individuals&lt;/title&gt;&lt;secondary-title&gt;PLoS One&lt;/secondary-title&gt;&lt;/titles&gt;&lt;periodical&gt;&lt;full-title&gt;PLoS One&lt;/full-title&gt;&lt;/periodical&gt;&lt;pages&gt;e15925&lt;/pages&gt;&lt;volume&gt;6&lt;/volume&gt;&lt;number&gt;1&lt;/number&gt;&lt;keywords&gt;&lt;keyword&gt;*Algorithms&lt;/keyword&gt;&lt;keyword&gt;Base Sequence&lt;/keyword&gt;&lt;keyword&gt;Data Interpretation, Statistical&lt;/keyword&gt;&lt;keyword&gt;Genetics, Population&lt;/keyword&gt;&lt;keyword&gt;Humans&lt;/keyword&gt;&lt;keyword&gt;Internet&lt;/keyword&gt;&lt;keyword&gt;Models, Genetic&lt;/keyword&gt;&lt;keyword&gt;Sequence Analysis, DNA/*methods/*statistics &amp;amp; numerical data&lt;/keyword&gt;&lt;/keywords&gt;&lt;dates&gt;&lt;year&gt;2011&lt;/year&gt;&lt;pub-dates&gt;&lt;date&gt;Jan 06&lt;/date&gt;&lt;/pub-dates&gt;&lt;/dates&gt;&lt;isbn&gt;1932-6203 (Electronic)&amp;#xD;1932-6203 (Linking)&lt;/isbn&gt;&lt;accession-num&gt;21253599&lt;/accession-num&gt;&lt;urls&gt;&lt;related-urls&gt;&lt;url&gt;https://www.ncbi.nlm.nih.gov/pubmed/21253599&lt;/url&gt;&lt;/related-urls&gt;&lt;/urls&gt;&lt;custom2&gt;PMC3017084&lt;/custom2&gt;&lt;electronic-resource-num&gt;10.1371/journal.pone.0015925&lt;/electronic-resource-num&gt;&lt;/record&gt;&lt;/Cite&gt;&lt;/EndNote&gt;</w:delInstrText>
        </w:r>
        <w:r w:rsidR="003A420E" w:rsidDel="000369CE">
          <w:rPr>
            <w:rFonts w:ascii="Times New Roman" w:eastAsia="宋体" w:hAnsi="Times New Roman" w:cs="Times New Roman"/>
            <w:sz w:val="24"/>
            <w:szCs w:val="24"/>
          </w:rPr>
          <w:fldChar w:fldCharType="separate"/>
        </w:r>
        <w:r w:rsidR="00F50B80" w:rsidDel="000369CE">
          <w:rPr>
            <w:rFonts w:ascii="Times New Roman" w:eastAsia="宋体" w:hAnsi="Times New Roman" w:cs="Times New Roman"/>
            <w:noProof/>
            <w:sz w:val="24"/>
            <w:szCs w:val="24"/>
          </w:rPr>
          <w:delText>(</w:delText>
        </w:r>
        <w:r w:rsidR="00F50B80" w:rsidDel="000369CE">
          <w:rPr>
            <w:rFonts w:ascii="Times New Roman" w:eastAsia="宋体" w:hAnsi="Times New Roman" w:cs="Times New Roman"/>
            <w:noProof/>
            <w:sz w:val="24"/>
            <w:szCs w:val="24"/>
          </w:rPr>
          <w:fldChar w:fldCharType="begin"/>
        </w:r>
        <w:r w:rsidR="00F50B80" w:rsidDel="000369CE">
          <w:rPr>
            <w:rFonts w:ascii="Times New Roman" w:eastAsia="宋体" w:hAnsi="Times New Roman" w:cs="Times New Roman"/>
            <w:noProof/>
            <w:sz w:val="24"/>
            <w:szCs w:val="24"/>
          </w:rPr>
          <w:delInstrText xml:space="preserve"> HYPERLINK \l "_ENREF_59" \o "Kofler, 2011 #90" </w:delInstrText>
        </w:r>
        <w:r w:rsidR="00F50B80" w:rsidDel="000369CE">
          <w:rPr>
            <w:rFonts w:ascii="Times New Roman" w:eastAsia="宋体" w:hAnsi="Times New Roman" w:cs="Times New Roman"/>
            <w:noProof/>
            <w:sz w:val="24"/>
            <w:szCs w:val="24"/>
          </w:rPr>
          <w:fldChar w:fldCharType="separate"/>
        </w:r>
        <w:r w:rsidR="00F50B80" w:rsidDel="000369CE">
          <w:rPr>
            <w:rFonts w:ascii="Times New Roman" w:eastAsia="宋体" w:hAnsi="Times New Roman" w:cs="Times New Roman"/>
            <w:noProof/>
            <w:sz w:val="24"/>
            <w:szCs w:val="24"/>
          </w:rPr>
          <w:delText>59</w:delText>
        </w:r>
        <w:r w:rsidR="00F50B80" w:rsidDel="000369CE">
          <w:rPr>
            <w:rFonts w:ascii="Times New Roman" w:eastAsia="宋体" w:hAnsi="Times New Roman" w:cs="Times New Roman"/>
            <w:noProof/>
            <w:sz w:val="24"/>
            <w:szCs w:val="24"/>
          </w:rPr>
          <w:fldChar w:fldCharType="end"/>
        </w:r>
        <w:r w:rsidR="00F50B80" w:rsidDel="000369CE">
          <w:rPr>
            <w:rFonts w:ascii="Times New Roman" w:eastAsia="宋体" w:hAnsi="Times New Roman" w:cs="Times New Roman"/>
            <w:noProof/>
            <w:sz w:val="24"/>
            <w:szCs w:val="24"/>
          </w:rPr>
          <w:delText>)</w:delText>
        </w:r>
        <w:r w:rsidR="003A420E" w:rsidDel="000369CE">
          <w:rPr>
            <w:rFonts w:ascii="Times New Roman" w:eastAsia="宋体" w:hAnsi="Times New Roman" w:cs="Times New Roman"/>
            <w:sz w:val="24"/>
            <w:szCs w:val="24"/>
          </w:rPr>
          <w:fldChar w:fldCharType="end"/>
        </w:r>
        <w:r w:rsidR="00FB0F26" w:rsidRPr="00462E8C" w:rsidDel="000369CE">
          <w:rPr>
            <w:rFonts w:ascii="Times New Roman" w:eastAsia="宋体" w:hAnsi="Times New Roman" w:cs="Times New Roman"/>
            <w:sz w:val="24"/>
            <w:szCs w:val="24"/>
          </w:rPr>
          <w:delText xml:space="preserve">. </w:delText>
        </w:r>
        <w:bookmarkStart w:id="225" w:name="_Hlk526782552"/>
        <w:r w:rsidR="00FB0F26" w:rsidRPr="00A66508" w:rsidDel="000369CE">
          <w:rPr>
            <w:rFonts w:ascii="Times New Roman" w:eastAsia="宋体" w:hAnsi="Times New Roman" w:cs="Times New Roman"/>
            <w:sz w:val="24"/>
            <w:szCs w:val="24"/>
          </w:rPr>
          <w:delText>We required per position a minimum coverage of 13,13,13,6 and 6 a maximum coverage of 150,150,500,100 and</w:delText>
        </w:r>
        <w:r w:rsidR="00070F5F" w:rsidRPr="00A66508" w:rsidDel="000369CE">
          <w:rPr>
            <w:rFonts w:ascii="Times New Roman" w:eastAsia="宋体" w:hAnsi="Times New Roman" w:cs="Times New Roman"/>
            <w:sz w:val="24"/>
            <w:szCs w:val="24"/>
          </w:rPr>
          <w:delText xml:space="preserve"> 100 for mallard, spot-billed, Beijing, S</w:delText>
        </w:r>
        <w:r w:rsidR="00FB0F26" w:rsidRPr="00A66508" w:rsidDel="000369CE">
          <w:rPr>
            <w:rFonts w:ascii="Times New Roman" w:eastAsia="宋体" w:hAnsi="Times New Roman" w:cs="Times New Roman"/>
            <w:sz w:val="24"/>
            <w:szCs w:val="24"/>
          </w:rPr>
          <w:delText>haoxing, and other 8 domestic population each, and set min-count and min-covered-fraction to be 3 and 0.6 for all.</w:delText>
        </w:r>
        <w:bookmarkEnd w:id="225"/>
      </w:del>
    </w:p>
    <w:p w14:paraId="1696CDF1" w14:textId="10522CFD" w:rsidR="00761396" w:rsidDel="00CB4A02" w:rsidRDefault="00055450" w:rsidP="007E403E">
      <w:pPr>
        <w:autoSpaceDE w:val="0"/>
        <w:autoSpaceDN w:val="0"/>
        <w:adjustRightInd w:val="0"/>
        <w:spacing w:line="480" w:lineRule="auto"/>
        <w:rPr>
          <w:del w:id="226" w:author="liu rui" w:date="2018-10-08T17:30:00Z"/>
          <w:rFonts w:ascii="Times New Roman" w:hAnsi="Times New Roman" w:cs="Times New Roman"/>
          <w:b/>
          <w:sz w:val="24"/>
          <w:szCs w:val="24"/>
        </w:rPr>
      </w:pPr>
      <w:bookmarkStart w:id="227" w:name="_Hlk526782659"/>
      <w:del w:id="228" w:author="liu rui" w:date="2018-10-08T17:30:00Z">
        <w:r w:rsidDel="00CB4A02">
          <w:rPr>
            <w:rFonts w:ascii="Times New Roman" w:hAnsi="Times New Roman" w:cs="Times New Roman"/>
            <w:b/>
            <w:sz w:val="24"/>
            <w:szCs w:val="24"/>
          </w:rPr>
          <w:delText xml:space="preserve">Analysis of </w:delText>
        </w:r>
        <w:r w:rsidR="00FA6EB4" w:rsidDel="00CB4A02">
          <w:rPr>
            <w:rFonts w:ascii="Times New Roman" w:hAnsi="Times New Roman" w:cs="Times New Roman"/>
            <w:b/>
            <w:sz w:val="24"/>
            <w:szCs w:val="24"/>
          </w:rPr>
          <w:delText>linkage disequilibrium (</w:delText>
        </w:r>
        <w:r w:rsidR="001E54B2" w:rsidRPr="00097627" w:rsidDel="00CB4A02">
          <w:rPr>
            <w:rFonts w:ascii="Times New Roman" w:hAnsi="Times New Roman" w:cs="Times New Roman"/>
            <w:b/>
            <w:sz w:val="24"/>
            <w:szCs w:val="24"/>
          </w:rPr>
          <w:delText>LD</w:delText>
        </w:r>
        <w:r w:rsidR="00FA6EB4" w:rsidDel="00CB4A02">
          <w:rPr>
            <w:rFonts w:ascii="Times New Roman" w:hAnsi="Times New Roman" w:cs="Times New Roman"/>
            <w:b/>
            <w:sz w:val="24"/>
            <w:szCs w:val="24"/>
          </w:rPr>
          <w:delText>)</w:delText>
        </w:r>
        <w:r w:rsidR="001E54B2" w:rsidRPr="00097627" w:rsidDel="00CB4A02">
          <w:rPr>
            <w:rFonts w:ascii="Times New Roman" w:hAnsi="Times New Roman" w:cs="Times New Roman"/>
            <w:b/>
            <w:sz w:val="24"/>
            <w:szCs w:val="24"/>
          </w:rPr>
          <w:delText xml:space="preserve">, </w:delText>
        </w:r>
        <w:r w:rsidR="00085EF2" w:rsidDel="00CB4A02">
          <w:rPr>
            <w:rFonts w:ascii="Times New Roman" w:hAnsi="Times New Roman" w:cs="Times New Roman"/>
            <w:b/>
            <w:sz w:val="24"/>
            <w:szCs w:val="24"/>
          </w:rPr>
          <w:delText>identical by state (</w:delText>
        </w:r>
        <w:r w:rsidR="00FB0F26" w:rsidRPr="00097627" w:rsidDel="00CB4A02">
          <w:rPr>
            <w:rFonts w:ascii="Times New Roman" w:hAnsi="Times New Roman" w:cs="Times New Roman"/>
            <w:b/>
            <w:sz w:val="24"/>
            <w:szCs w:val="24"/>
          </w:rPr>
          <w:delText>IBS</w:delText>
        </w:r>
        <w:r w:rsidR="00085EF2" w:rsidDel="00CB4A02">
          <w:rPr>
            <w:rFonts w:ascii="Times New Roman" w:hAnsi="Times New Roman" w:cs="Times New Roman"/>
            <w:b/>
            <w:sz w:val="24"/>
            <w:szCs w:val="24"/>
          </w:rPr>
          <w:delText>)</w:delText>
        </w:r>
        <w:r w:rsidR="00FB0F26" w:rsidRPr="00097627" w:rsidDel="00CB4A02">
          <w:rPr>
            <w:rFonts w:ascii="Times New Roman" w:hAnsi="Times New Roman" w:cs="Times New Roman"/>
            <w:b/>
            <w:sz w:val="24"/>
            <w:szCs w:val="24"/>
          </w:rPr>
          <w:delText xml:space="preserve">, </w:delText>
        </w:r>
        <w:r w:rsidR="00085EF2" w:rsidRPr="00097627" w:rsidDel="00CB4A02">
          <w:rPr>
            <w:rFonts w:ascii="Times New Roman" w:hAnsi="Times New Roman" w:cs="Times New Roman"/>
            <w:b/>
            <w:iCs/>
            <w:color w:val="000000" w:themeColor="text1"/>
            <w:kern w:val="0"/>
            <w:sz w:val="24"/>
            <w:szCs w:val="24"/>
          </w:rPr>
          <w:delText>principal component analysis</w:delText>
        </w:r>
        <w:r w:rsidR="00085EF2" w:rsidRPr="00085EF2" w:rsidDel="00CB4A02">
          <w:rPr>
            <w:rFonts w:ascii="Times New Roman" w:hAnsi="Times New Roman" w:cs="Times New Roman"/>
            <w:b/>
            <w:sz w:val="24"/>
            <w:szCs w:val="24"/>
          </w:rPr>
          <w:delText xml:space="preserve"> </w:delText>
        </w:r>
        <w:r w:rsidR="00085EF2" w:rsidDel="00CB4A02">
          <w:rPr>
            <w:rFonts w:ascii="Times New Roman" w:hAnsi="Times New Roman" w:cs="Times New Roman"/>
            <w:b/>
            <w:sz w:val="24"/>
            <w:szCs w:val="24"/>
          </w:rPr>
          <w:delText>(</w:delText>
        </w:r>
        <w:r w:rsidR="00FB0F26" w:rsidRPr="00097627" w:rsidDel="00CB4A02">
          <w:rPr>
            <w:rFonts w:ascii="Times New Roman" w:hAnsi="Times New Roman" w:cs="Times New Roman"/>
            <w:b/>
            <w:sz w:val="24"/>
            <w:szCs w:val="24"/>
          </w:rPr>
          <w:delText>PCA</w:delText>
        </w:r>
        <w:r w:rsidR="00085EF2" w:rsidDel="00CB4A02">
          <w:rPr>
            <w:rFonts w:ascii="Times New Roman" w:hAnsi="Times New Roman" w:cs="Times New Roman"/>
            <w:b/>
            <w:sz w:val="24"/>
            <w:szCs w:val="24"/>
          </w:rPr>
          <w:delText>)</w:delText>
        </w:r>
        <w:r w:rsidR="00FB0F26" w:rsidRPr="00097627" w:rsidDel="00CB4A02">
          <w:rPr>
            <w:rFonts w:ascii="Times New Roman" w:hAnsi="Times New Roman" w:cs="Times New Roman"/>
            <w:b/>
            <w:sz w:val="24"/>
            <w:szCs w:val="24"/>
          </w:rPr>
          <w:delText>, f3-statistics</w:delText>
        </w:r>
        <w:r w:rsidR="00085EF2" w:rsidDel="00CB4A02">
          <w:rPr>
            <w:rFonts w:ascii="Times New Roman" w:hAnsi="Times New Roman" w:cs="Times New Roman"/>
            <w:b/>
            <w:sz w:val="24"/>
            <w:szCs w:val="24"/>
          </w:rPr>
          <w:delText xml:space="preserve"> and</w:delText>
        </w:r>
        <w:r w:rsidR="00FB0F26" w:rsidRPr="00097627" w:rsidDel="00CB4A02">
          <w:rPr>
            <w:rFonts w:ascii="Times New Roman" w:hAnsi="Times New Roman" w:cs="Times New Roman"/>
            <w:b/>
            <w:sz w:val="24"/>
            <w:szCs w:val="24"/>
          </w:rPr>
          <w:delText xml:space="preserve"> population structure </w:delText>
        </w:r>
      </w:del>
    </w:p>
    <w:p w14:paraId="446816DE" w14:textId="5E45F818" w:rsidR="003463A6" w:rsidRPr="00DB4644" w:rsidDel="00CB4A02" w:rsidRDefault="00FB0F26" w:rsidP="007E403E">
      <w:pPr>
        <w:autoSpaceDE w:val="0"/>
        <w:autoSpaceDN w:val="0"/>
        <w:adjustRightInd w:val="0"/>
        <w:spacing w:line="480" w:lineRule="auto"/>
        <w:rPr>
          <w:del w:id="229" w:author="liu rui" w:date="2018-10-08T17:30:00Z"/>
          <w:rFonts w:ascii="Times New Roman" w:hAnsi="Times New Roman" w:cs="Times New Roman"/>
          <w:iCs/>
          <w:color w:val="000000" w:themeColor="text1"/>
          <w:kern w:val="0"/>
          <w:sz w:val="24"/>
          <w:szCs w:val="24"/>
        </w:rPr>
      </w:pPr>
      <w:del w:id="230" w:author="liu rui" w:date="2018-10-08T17:30:00Z">
        <w:r w:rsidRPr="00097627" w:rsidDel="00CB4A02">
          <w:rPr>
            <w:rFonts w:ascii="Times New Roman" w:hAnsi="Times New Roman" w:cs="Times New Roman"/>
            <w:sz w:val="24"/>
            <w:szCs w:val="24"/>
          </w:rPr>
          <w:delText xml:space="preserve">LD level in </w:delText>
        </w:r>
        <w:r w:rsidR="00085EF2" w:rsidDel="00CB4A02">
          <w:rPr>
            <w:rFonts w:ascii="Times New Roman" w:hAnsi="Times New Roman" w:cs="Times New Roman"/>
            <w:sz w:val="24"/>
            <w:szCs w:val="24"/>
          </w:rPr>
          <w:delText>B</w:delText>
        </w:r>
        <w:r w:rsidRPr="00097627" w:rsidDel="00CB4A02">
          <w:rPr>
            <w:rFonts w:ascii="Times New Roman" w:hAnsi="Times New Roman" w:cs="Times New Roman"/>
            <w:sz w:val="24"/>
            <w:szCs w:val="24"/>
          </w:rPr>
          <w:delText>eijing,</w:delText>
        </w:r>
        <w:r w:rsidR="00085EF2" w:rsidDel="00CB4A02">
          <w:rPr>
            <w:rFonts w:ascii="Times New Roman" w:hAnsi="Times New Roman" w:cs="Times New Roman"/>
            <w:sz w:val="24"/>
            <w:szCs w:val="24"/>
          </w:rPr>
          <w:delText xml:space="preserve"> S</w:delText>
        </w:r>
        <w:r w:rsidR="00085EF2" w:rsidRPr="00097627" w:rsidDel="00CB4A02">
          <w:rPr>
            <w:rFonts w:ascii="Times New Roman" w:hAnsi="Times New Roman" w:cs="Times New Roman"/>
            <w:sz w:val="24"/>
            <w:szCs w:val="24"/>
          </w:rPr>
          <w:delText>haoxing</w:delText>
        </w:r>
        <w:r w:rsidRPr="00097627" w:rsidDel="00CB4A02">
          <w:rPr>
            <w:rFonts w:ascii="Times New Roman" w:hAnsi="Times New Roman" w:cs="Times New Roman"/>
            <w:sz w:val="24"/>
            <w:szCs w:val="24"/>
          </w:rPr>
          <w:delText xml:space="preserve">, </w:delText>
        </w:r>
        <w:r w:rsidR="004E2A24" w:rsidDel="00CB4A02">
          <w:rPr>
            <w:rFonts w:ascii="Times New Roman" w:hAnsi="Times New Roman" w:cs="Times New Roman"/>
            <w:sz w:val="24"/>
            <w:szCs w:val="24"/>
          </w:rPr>
          <w:delText>mallard duck and spot-billed duck</w:delText>
        </w:r>
        <w:r w:rsidRPr="00097627" w:rsidDel="00CB4A02">
          <w:rPr>
            <w:rFonts w:ascii="Times New Roman" w:hAnsi="Times New Roman" w:cs="Times New Roman"/>
            <w:sz w:val="24"/>
            <w:szCs w:val="24"/>
          </w:rPr>
          <w:delText xml:space="preserve"> populations</w:delText>
        </w:r>
        <w:r w:rsidR="00085EF2" w:rsidDel="00CB4A02">
          <w:rPr>
            <w:rFonts w:ascii="Times New Roman" w:hAnsi="Times New Roman" w:cs="Times New Roman"/>
            <w:sz w:val="24"/>
            <w:szCs w:val="24"/>
          </w:rPr>
          <w:delText xml:space="preserve"> were measured through calculating </w:delText>
        </w:r>
        <w:r w:rsidR="002E0A64" w:rsidDel="00CB4A02">
          <w:rPr>
            <w:rFonts w:ascii="Times New Roman" w:hAnsi="Times New Roman" w:cs="Times New Roman"/>
            <w:sz w:val="24"/>
            <w:szCs w:val="24"/>
          </w:rPr>
          <w:delText>the correlation coefficient (r</w:delText>
        </w:r>
        <w:r w:rsidR="002E0A64" w:rsidRPr="00097627" w:rsidDel="00CB4A02">
          <w:rPr>
            <w:rFonts w:ascii="Times New Roman" w:hAnsi="Times New Roman" w:cs="Times New Roman"/>
            <w:sz w:val="24"/>
            <w:szCs w:val="24"/>
            <w:vertAlign w:val="superscript"/>
          </w:rPr>
          <w:delText>2</w:delText>
        </w:r>
        <w:r w:rsidR="002E0A64" w:rsidDel="00CB4A02">
          <w:rPr>
            <w:rFonts w:ascii="Times New Roman" w:hAnsi="Times New Roman" w:cs="Times New Roman"/>
            <w:sz w:val="24"/>
            <w:szCs w:val="24"/>
          </w:rPr>
          <w:delText>) of alleles</w:delText>
        </w:r>
        <w:r w:rsidRPr="00097627" w:rsidDel="00CB4A02">
          <w:rPr>
            <w:rFonts w:ascii="Times New Roman" w:hAnsi="Times New Roman" w:cs="Times New Roman"/>
            <w:sz w:val="24"/>
            <w:szCs w:val="24"/>
          </w:rPr>
          <w:delText xml:space="preserve"> using </w:delText>
        </w:r>
        <w:r w:rsidR="002E0A64" w:rsidDel="00CB4A02">
          <w:rPr>
            <w:rFonts w:ascii="Times New Roman" w:hAnsi="Times New Roman" w:cs="Times New Roman"/>
            <w:sz w:val="24"/>
            <w:szCs w:val="24"/>
          </w:rPr>
          <w:delText>the PLINK</w:delText>
        </w:r>
        <w:bookmarkEnd w:id="227"/>
        <w:r w:rsidR="0017255A" w:rsidDel="00CB4A02">
          <w:rPr>
            <w:rFonts w:ascii="Times New Roman" w:hAnsi="Times New Roman" w:cs="Times New Roman"/>
            <w:sz w:val="24"/>
            <w:szCs w:val="24"/>
          </w:rPr>
          <w:fldChar w:fldCharType="begin"/>
        </w:r>
        <w:r w:rsidR="00F50B80" w:rsidDel="00CB4A02">
          <w:rPr>
            <w:rFonts w:ascii="Times New Roman" w:hAnsi="Times New Roman" w:cs="Times New Roman"/>
            <w:sz w:val="24"/>
            <w:szCs w:val="24"/>
          </w:rPr>
          <w:delInstrText xml:space="preserve"> ADDIN EN.CITE &lt;EndNote&gt;&lt;Cite&gt;&lt;Author&gt;Purcell&lt;/Author&gt;&lt;Year&gt;2007&lt;/Year&gt;&lt;RecNum&gt;117&lt;/RecNum&gt;&lt;DisplayText&gt;(60)&lt;/DisplayText&gt;&lt;record&gt;&lt;rec-number&gt;117&lt;/rec-number&gt;&lt;foreign-keys&gt;&lt;key app="EN" db-id="atwwzdr59w9z99efw5wxdw5cfvrz5rsfd205" timestamp="0"&gt;117&lt;/key&gt;&lt;/foreign-keys&gt;&lt;ref-type name="Journal Article"&gt;17&lt;/ref-type&gt;&lt;contributors&gt;&lt;authors&gt;&lt;author&gt;Purcell, S.&lt;/author&gt;&lt;author&gt;Neale, B.&lt;/author&gt;&lt;author&gt;Todd-Brown, K.&lt;/author&gt;&lt;author&gt;Thomas, L.&lt;/author&gt;&lt;author&gt;Ferreira, M. A.&lt;/author&gt;&lt;author&gt;Bender, D.&lt;/author&gt;&lt;author&gt;Maller, J.&lt;/author&gt;&lt;author&gt;Sklar, P.&lt;/author&gt;&lt;author&gt;de Bakker, P. I.&lt;/author&gt;&lt;author&gt;Daly, M. J.&lt;/author&gt;&lt;author&gt;Sham, P. C.&lt;/author&gt;&lt;/authors&gt;&lt;/contributors&gt;&lt;auth-address&gt;Center for Human Genetic Research, Massachusetts General Hospital, Boston, MA 02114, USA. shaun@pngu.mgh.harvard.edu&lt;/auth-address&gt;&lt;titles&gt;&lt;title&gt;PLINK: a tool set for whole-genome association and population-based linkage analyses&lt;/title&gt;&lt;secondary-title&gt;Am J Hum Genet&lt;/secondary-title&gt;&lt;/titles&gt;&lt;pages&gt;559-75&lt;/pages&gt;&lt;volume&gt;81&lt;/volume&gt;&lt;number&gt;3&lt;/number&gt;&lt;keywords&gt;&lt;keyword&gt;Genetic Linkage/*genetics&lt;/keyword&gt;&lt;keyword&gt;Genome, Human/*genetics&lt;/keyword&gt;&lt;keyword&gt;Humans&lt;/keyword&gt;&lt;keyword&gt;Polymorphism, Single Nucleotide&lt;/keyword&gt;&lt;keyword&gt;Population/*genetics&lt;/keyword&gt;&lt;keyword&gt;*Software&lt;/keyword&gt;&lt;/keywords&gt;&lt;dates&gt;&lt;year&gt;2007&lt;/year&gt;&lt;pub-dates&gt;&lt;date&gt;Sep&lt;/date&gt;&lt;/pub-dates&gt;&lt;/dates&gt;&lt;isbn&gt;0002-9297 (Print)&amp;#xD;0002-9297 (Linking)&lt;/isbn&gt;&lt;accession-num&gt;17701901&lt;/accession-num&gt;&lt;urls&gt;&lt;related-urls&gt;&lt;url&gt;https://www.ncbi.nlm.nih.gov/pubmed/17701901&lt;/url&gt;&lt;/related-urls&gt;&lt;/urls&gt;&lt;custom2&gt;PMC1950838&lt;/custom2&gt;&lt;electronic-resource-num&gt;10.1086/519795&lt;/electronic-resource-num&gt;&lt;/record&gt;&lt;/Cite&gt;&lt;/EndNote&gt;</w:delInstrText>
        </w:r>
        <w:r w:rsidR="0017255A" w:rsidDel="00CB4A02">
          <w:rPr>
            <w:rFonts w:ascii="Times New Roman" w:hAnsi="Times New Roman" w:cs="Times New Roman"/>
            <w:sz w:val="24"/>
            <w:szCs w:val="24"/>
          </w:rPr>
          <w:fldChar w:fldCharType="separate"/>
        </w:r>
        <w:r w:rsidR="00F50B80" w:rsidDel="00CB4A02">
          <w:rPr>
            <w:rFonts w:ascii="Times New Roman" w:hAnsi="Times New Roman" w:cs="Times New Roman"/>
            <w:noProof/>
            <w:sz w:val="24"/>
            <w:szCs w:val="24"/>
          </w:rPr>
          <w:delText>(</w:delText>
        </w:r>
        <w:r w:rsidR="00F50B80" w:rsidDel="00CB4A02">
          <w:rPr>
            <w:rFonts w:ascii="Times New Roman" w:hAnsi="Times New Roman" w:cs="Times New Roman"/>
            <w:noProof/>
            <w:sz w:val="24"/>
            <w:szCs w:val="24"/>
          </w:rPr>
          <w:fldChar w:fldCharType="begin"/>
        </w:r>
        <w:r w:rsidR="00F50B80" w:rsidDel="00CB4A02">
          <w:rPr>
            <w:rFonts w:ascii="Times New Roman" w:hAnsi="Times New Roman" w:cs="Times New Roman"/>
            <w:noProof/>
            <w:sz w:val="24"/>
            <w:szCs w:val="24"/>
          </w:rPr>
          <w:delInstrText xml:space="preserve"> HYPERLINK \l "_ENREF_60" \o "Purcell, 2007 #117" </w:delInstrText>
        </w:r>
        <w:r w:rsidR="00F50B80" w:rsidDel="00CB4A02">
          <w:rPr>
            <w:rFonts w:ascii="Times New Roman" w:hAnsi="Times New Roman" w:cs="Times New Roman"/>
            <w:noProof/>
            <w:sz w:val="24"/>
            <w:szCs w:val="24"/>
          </w:rPr>
          <w:fldChar w:fldCharType="separate"/>
        </w:r>
        <w:r w:rsidR="00F50B80" w:rsidDel="00CB4A02">
          <w:rPr>
            <w:rFonts w:ascii="Times New Roman" w:hAnsi="Times New Roman" w:cs="Times New Roman"/>
            <w:noProof/>
            <w:sz w:val="24"/>
            <w:szCs w:val="24"/>
          </w:rPr>
          <w:delText>60</w:delText>
        </w:r>
        <w:r w:rsidR="00F50B80" w:rsidDel="00CB4A02">
          <w:rPr>
            <w:rFonts w:ascii="Times New Roman" w:hAnsi="Times New Roman" w:cs="Times New Roman"/>
            <w:noProof/>
            <w:sz w:val="24"/>
            <w:szCs w:val="24"/>
          </w:rPr>
          <w:fldChar w:fldCharType="end"/>
        </w:r>
        <w:r w:rsidR="00F50B80" w:rsidDel="00CB4A02">
          <w:rPr>
            <w:rFonts w:ascii="Times New Roman" w:hAnsi="Times New Roman" w:cs="Times New Roman"/>
            <w:noProof/>
            <w:sz w:val="24"/>
            <w:szCs w:val="24"/>
          </w:rPr>
          <w:delText>)</w:delText>
        </w:r>
        <w:r w:rsidR="0017255A" w:rsidDel="00CB4A02">
          <w:rPr>
            <w:rFonts w:ascii="Times New Roman" w:hAnsi="Times New Roman" w:cs="Times New Roman"/>
            <w:sz w:val="24"/>
            <w:szCs w:val="24"/>
          </w:rPr>
          <w:fldChar w:fldCharType="end"/>
        </w:r>
        <w:r w:rsidRPr="00097627" w:rsidDel="00CB4A02">
          <w:rPr>
            <w:rFonts w:ascii="Times New Roman" w:hAnsi="Times New Roman" w:cs="Times New Roman"/>
            <w:sz w:val="24"/>
            <w:szCs w:val="24"/>
          </w:rPr>
          <w:delText>.</w:delText>
        </w:r>
        <w:r w:rsidR="000B54F8" w:rsidDel="00CB4A02">
          <w:rPr>
            <w:rFonts w:ascii="Times New Roman" w:hAnsi="Times New Roman" w:cs="Times New Roman"/>
            <w:sz w:val="24"/>
            <w:szCs w:val="24"/>
          </w:rPr>
          <w:delText xml:space="preserve"> </w:delText>
        </w:r>
        <w:bookmarkStart w:id="231" w:name="_Hlk526782858"/>
        <w:r w:rsidRPr="00097627" w:rsidDel="00CB4A02">
          <w:rPr>
            <w:rFonts w:ascii="Times New Roman" w:hAnsi="Times New Roman" w:cs="Times New Roman"/>
            <w:sz w:val="24"/>
            <w:szCs w:val="24"/>
          </w:rPr>
          <w:delText>The parameters were set as follows: --ld-window-kb 500 --ld-window 99999</w:delText>
        </w:r>
        <w:r w:rsidRPr="00097627" w:rsidDel="00CB4A02">
          <w:rPr>
            <w:rFonts w:ascii="Times New Roman" w:hAnsi="Times New Roman" w:cs="Times New Roman"/>
            <w:color w:val="000000" w:themeColor="text1"/>
            <w:sz w:val="24"/>
            <w:szCs w:val="24"/>
          </w:rPr>
          <w:delText xml:space="preserve"> </w:delText>
        </w:r>
        <w:r w:rsidRPr="00097627" w:rsidDel="00CB4A02">
          <w:rPr>
            <w:rFonts w:ascii="Times New Roman" w:hAnsi="Times New Roman" w:cs="Times New Roman"/>
            <w:iCs/>
            <w:color w:val="000000" w:themeColor="text1"/>
            <w:kern w:val="0"/>
            <w:sz w:val="24"/>
            <w:szCs w:val="24"/>
          </w:rPr>
          <w:delText>--ld-window-r2 0 --r2</w:delText>
        </w:r>
        <w:r w:rsidRPr="00097627" w:rsidDel="00CB4A02">
          <w:rPr>
            <w:rFonts w:ascii="Times New Roman" w:hAnsi="Times New Roman" w:cs="Times New Roman"/>
            <w:sz w:val="24"/>
            <w:szCs w:val="24"/>
          </w:rPr>
          <w:delText xml:space="preserve">. </w:delText>
        </w:r>
        <w:r w:rsidR="00D54B33" w:rsidDel="00CB4A02">
          <w:rPr>
            <w:rFonts w:ascii="Times New Roman" w:hAnsi="Times New Roman" w:cs="Times New Roman"/>
            <w:iCs/>
            <w:color w:val="000000" w:themeColor="text1"/>
            <w:kern w:val="0"/>
            <w:sz w:val="24"/>
            <w:szCs w:val="24"/>
          </w:rPr>
          <w:delText xml:space="preserve">To reduce effect of LD, </w:delText>
        </w:r>
        <w:r w:rsidR="00EF1D43" w:rsidRPr="007B6389" w:rsidDel="00CB4A02">
          <w:rPr>
            <w:rFonts w:ascii="Times New Roman" w:hAnsi="Times New Roman" w:cs="Times New Roman"/>
            <w:iCs/>
            <w:color w:val="000000" w:themeColor="text1"/>
            <w:kern w:val="0"/>
            <w:sz w:val="24"/>
            <w:szCs w:val="24"/>
          </w:rPr>
          <w:delText xml:space="preserve">SNPs </w:delText>
        </w:r>
        <w:r w:rsidR="00C0593C" w:rsidDel="00CB4A02">
          <w:rPr>
            <w:rFonts w:ascii="Times New Roman" w:hAnsi="Times New Roman" w:cs="Times New Roman"/>
            <w:iCs/>
            <w:color w:val="000000" w:themeColor="text1"/>
            <w:kern w:val="0"/>
            <w:sz w:val="24"/>
            <w:szCs w:val="24"/>
          </w:rPr>
          <w:delText>were pruning by LD</w:delText>
        </w:r>
        <w:r w:rsidR="00940C8E" w:rsidDel="00CB4A02">
          <w:rPr>
            <w:rFonts w:ascii="Times New Roman" w:hAnsi="Times New Roman" w:cs="Times New Roman"/>
            <w:iCs/>
            <w:color w:val="000000" w:themeColor="text1"/>
            <w:kern w:val="0"/>
            <w:sz w:val="24"/>
            <w:szCs w:val="24"/>
          </w:rPr>
          <w:delText xml:space="preserve"> </w:delText>
        </w:r>
        <w:r w:rsidR="00A269B8" w:rsidDel="00CB4A02">
          <w:rPr>
            <w:rFonts w:ascii="Times New Roman" w:hAnsi="Times New Roman" w:cs="Times New Roman"/>
            <w:iCs/>
            <w:color w:val="000000" w:themeColor="text1"/>
            <w:kern w:val="0"/>
            <w:sz w:val="24"/>
            <w:szCs w:val="24"/>
          </w:rPr>
          <w:delText xml:space="preserve">and subsequently </w:delText>
        </w:r>
        <w:r w:rsidR="00EF1D43" w:rsidRPr="007B6389" w:rsidDel="00CB4A02">
          <w:rPr>
            <w:rFonts w:ascii="Times New Roman" w:hAnsi="Times New Roman" w:cs="Times New Roman"/>
            <w:iCs/>
            <w:color w:val="000000" w:themeColor="text1"/>
            <w:kern w:val="0"/>
            <w:sz w:val="24"/>
            <w:szCs w:val="24"/>
          </w:rPr>
          <w:delText xml:space="preserve">used </w:delText>
        </w:r>
        <w:r w:rsidR="00A269B8" w:rsidDel="00CB4A02">
          <w:rPr>
            <w:rFonts w:ascii="Times New Roman" w:hAnsi="Times New Roman" w:cs="Times New Roman"/>
            <w:iCs/>
            <w:color w:val="000000" w:themeColor="text1"/>
            <w:kern w:val="0"/>
            <w:sz w:val="24"/>
            <w:szCs w:val="24"/>
          </w:rPr>
          <w:delText>for the</w:delText>
        </w:r>
        <w:r w:rsidR="00EF1D43" w:rsidRPr="007B6389" w:rsidDel="00CB4A02">
          <w:rPr>
            <w:rFonts w:ascii="Times New Roman" w:hAnsi="Times New Roman" w:cs="Times New Roman"/>
            <w:iCs/>
            <w:color w:val="000000" w:themeColor="text1"/>
            <w:kern w:val="0"/>
            <w:sz w:val="24"/>
            <w:szCs w:val="24"/>
          </w:rPr>
          <w:delText xml:space="preserve"> PCA, f3-statistics and population structure analyses (</w:delText>
        </w:r>
        <w:r w:rsidR="007E17A5" w:rsidDel="00CB4A02">
          <w:rPr>
            <w:rFonts w:ascii="Times New Roman" w:hAnsi="Times New Roman" w:cs="Times New Roman"/>
            <w:iCs/>
            <w:color w:val="000000" w:themeColor="text1"/>
            <w:kern w:val="0"/>
            <w:sz w:val="24"/>
            <w:szCs w:val="24"/>
          </w:rPr>
          <w:delText>Fig. S11</w:delText>
        </w:r>
        <w:r w:rsidR="00EF1D43" w:rsidRPr="007B6389" w:rsidDel="00CB4A02">
          <w:rPr>
            <w:rFonts w:ascii="Times New Roman" w:hAnsi="Times New Roman" w:cs="Times New Roman"/>
            <w:iCs/>
            <w:color w:val="000000" w:themeColor="text1"/>
            <w:kern w:val="0"/>
            <w:sz w:val="24"/>
            <w:szCs w:val="24"/>
          </w:rPr>
          <w:delText>).</w:delText>
        </w:r>
        <w:r w:rsidR="00EF1D43" w:rsidDel="00CB4A02">
          <w:rPr>
            <w:rFonts w:ascii="Times New Roman" w:hAnsi="Times New Roman" w:cs="Times New Roman"/>
            <w:iCs/>
            <w:color w:val="000000" w:themeColor="text1"/>
            <w:kern w:val="0"/>
            <w:sz w:val="24"/>
            <w:szCs w:val="24"/>
          </w:rPr>
          <w:delText xml:space="preserve"> </w:delText>
        </w:r>
        <w:r w:rsidR="00A66191" w:rsidDel="00CB4A02">
          <w:rPr>
            <w:rFonts w:ascii="Times New Roman" w:hAnsi="Times New Roman" w:cs="Times New Roman"/>
            <w:iCs/>
            <w:color w:val="000000" w:themeColor="text1"/>
            <w:kern w:val="0"/>
            <w:sz w:val="24"/>
            <w:szCs w:val="24"/>
          </w:rPr>
          <w:delText xml:space="preserve">We constructed phylogenetic trees by using </w:delText>
        </w:r>
        <w:r w:rsidRPr="00097627" w:rsidDel="00CB4A02">
          <w:rPr>
            <w:rFonts w:ascii="Times New Roman" w:hAnsi="Times New Roman" w:cs="Times New Roman"/>
            <w:iCs/>
            <w:color w:val="000000" w:themeColor="text1"/>
            <w:kern w:val="0"/>
            <w:sz w:val="24"/>
            <w:szCs w:val="24"/>
          </w:rPr>
          <w:delText xml:space="preserve">neighbor-joining </w:delText>
        </w:r>
        <w:r w:rsidR="00A66191" w:rsidDel="00CB4A02">
          <w:rPr>
            <w:rFonts w:ascii="Times New Roman" w:hAnsi="Times New Roman" w:cs="Times New Roman"/>
            <w:iCs/>
            <w:color w:val="000000" w:themeColor="text1"/>
            <w:kern w:val="0"/>
            <w:sz w:val="24"/>
            <w:szCs w:val="24"/>
          </w:rPr>
          <w:delText>method</w:delText>
        </w:r>
        <w:r w:rsidR="0017255A" w:rsidDel="00CB4A02">
          <w:rPr>
            <w:rFonts w:ascii="Times New Roman" w:hAnsi="Times New Roman" w:cs="Times New Roman"/>
            <w:iCs/>
            <w:color w:val="000000" w:themeColor="text1"/>
            <w:kern w:val="0"/>
            <w:sz w:val="24"/>
            <w:szCs w:val="24"/>
          </w:rPr>
          <w:delText xml:space="preserve"> with MEGA</w:delText>
        </w:r>
        <w:r w:rsidR="00A66191" w:rsidDel="00CB4A02">
          <w:rPr>
            <w:rFonts w:ascii="Times New Roman" w:hAnsi="Times New Roman" w:cs="Times New Roman"/>
            <w:iCs/>
            <w:color w:val="000000" w:themeColor="text1"/>
            <w:kern w:val="0"/>
            <w:sz w:val="24"/>
            <w:szCs w:val="24"/>
          </w:rPr>
          <w:delText xml:space="preserve"> based on</w:delText>
        </w:r>
        <w:r w:rsidRPr="00097627" w:rsidDel="00CB4A02">
          <w:rPr>
            <w:rFonts w:ascii="Times New Roman" w:hAnsi="Times New Roman" w:cs="Times New Roman"/>
            <w:iCs/>
            <w:color w:val="000000" w:themeColor="text1"/>
            <w:kern w:val="0"/>
            <w:sz w:val="24"/>
            <w:szCs w:val="24"/>
          </w:rPr>
          <w:delText xml:space="preserve"> IBS distance matrix data of all individuals calculated by </w:delText>
        </w:r>
        <w:r w:rsidR="00A0164F" w:rsidDel="00CB4A02">
          <w:rPr>
            <w:rFonts w:ascii="Times New Roman" w:hAnsi="Times New Roman" w:cs="Times New Roman"/>
            <w:iCs/>
            <w:color w:val="000000" w:themeColor="text1"/>
            <w:kern w:val="0"/>
            <w:sz w:val="24"/>
            <w:szCs w:val="24"/>
          </w:rPr>
          <w:delText xml:space="preserve">the </w:delText>
        </w:r>
        <w:r w:rsidRPr="00097627" w:rsidDel="00CB4A02">
          <w:rPr>
            <w:rFonts w:ascii="Times New Roman" w:hAnsi="Times New Roman" w:cs="Times New Roman"/>
            <w:iCs/>
            <w:color w:val="000000" w:themeColor="text1"/>
            <w:kern w:val="0"/>
            <w:sz w:val="24"/>
            <w:szCs w:val="24"/>
          </w:rPr>
          <w:delText xml:space="preserve">PLINK using </w:delText>
        </w:r>
        <w:r w:rsidR="00A269B8" w:rsidDel="00CB4A02">
          <w:rPr>
            <w:rFonts w:ascii="Times New Roman" w:hAnsi="Times New Roman" w:cs="Times New Roman"/>
            <w:iCs/>
            <w:color w:val="000000" w:themeColor="text1"/>
            <w:kern w:val="0"/>
            <w:sz w:val="24"/>
            <w:szCs w:val="24"/>
          </w:rPr>
          <w:delText>the above sampling</w:delText>
        </w:r>
        <w:r w:rsidRPr="00097627" w:rsidDel="00CB4A02">
          <w:rPr>
            <w:rFonts w:ascii="Times New Roman" w:hAnsi="Times New Roman" w:cs="Times New Roman"/>
            <w:iCs/>
            <w:color w:val="000000" w:themeColor="text1"/>
            <w:kern w:val="0"/>
            <w:sz w:val="24"/>
            <w:szCs w:val="24"/>
          </w:rPr>
          <w:delText xml:space="preserve"> SNPs</w:delText>
        </w:r>
        <w:r w:rsidR="007E17A5" w:rsidDel="00CB4A02">
          <w:rPr>
            <w:rFonts w:ascii="Times New Roman" w:hAnsi="Times New Roman" w:cs="Times New Roman"/>
            <w:iCs/>
            <w:color w:val="000000" w:themeColor="text1"/>
            <w:kern w:val="0"/>
            <w:sz w:val="24"/>
            <w:szCs w:val="24"/>
          </w:rPr>
          <w:delText xml:space="preserve"> </w:delText>
        </w:r>
        <w:bookmarkEnd w:id="231"/>
        <w:r w:rsidR="0017255A" w:rsidDel="00CB4A02">
          <w:rPr>
            <w:rFonts w:ascii="Times New Roman" w:hAnsi="Times New Roman" w:cs="Times New Roman"/>
            <w:iCs/>
            <w:color w:val="000000" w:themeColor="text1"/>
            <w:kern w:val="0"/>
            <w:sz w:val="24"/>
            <w:szCs w:val="24"/>
          </w:rPr>
          <w:fldChar w:fldCharType="begin"/>
        </w:r>
        <w:r w:rsidR="00F50B80" w:rsidDel="00CB4A02">
          <w:rPr>
            <w:rFonts w:ascii="Times New Roman" w:hAnsi="Times New Roman" w:cs="Times New Roman"/>
            <w:iCs/>
            <w:color w:val="000000" w:themeColor="text1"/>
            <w:kern w:val="0"/>
            <w:sz w:val="24"/>
            <w:szCs w:val="24"/>
          </w:rPr>
          <w:delInstrText xml:space="preserve"> ADDIN EN.CITE &lt;EndNote&gt;&lt;Cite&gt;&lt;Author&gt;Tamura&lt;/Author&gt;&lt;Year&gt;2011&lt;/Year&gt;&lt;RecNum&gt;131&lt;/RecNum&gt;&lt;DisplayText&gt;(61)&lt;/DisplayText&gt;&lt;record&gt;&lt;rec-number&gt;131&lt;/rec-number&gt;&lt;foreign-keys&gt;&lt;key app="EN" db-id="atwwzdr59w9z99efw5wxdw5cfvrz5rsfd205" timestamp="0"&gt;131&lt;/key&gt;&lt;/foreign-keys&gt;&lt;ref-type name="Journal Article"&gt;17&lt;/ref-type&gt;&lt;contributors&gt;&lt;authors&gt;&lt;author&gt;Tamura, K.&lt;/author&gt;&lt;author&gt;Peterson, D.&lt;/author&gt;&lt;author&gt;Peterson, N.&lt;/author&gt;&lt;author&gt;Stecher, G.&lt;/author&gt;&lt;author&gt;Nei, M.&lt;/author&gt;&lt;author&gt;Kumar, S.&lt;/author&gt;&lt;/authors&gt;&lt;/contributors&gt;&lt;auth-address&gt;Arizona State Univ, Biodesign Inst, Ctr Evolutionary Med &amp;amp; Informat, Tempe, AZ 85287 USA&amp;#xD;Tokyo Metropolitan Univ, Dept Biol Sci, Tokyo 158, Japan&amp;#xD;Penn State Univ, Dept Biol, University Pk, PA 16802 USA&amp;#xD;Penn State Univ, Inst Mol Evolutionary Genet, University Pk, PA 16802 USA&amp;#xD;Arizona State Univ, Sch Life Sci, Tempe, AZ 85287 USA&lt;/auth-address&gt;&lt;titles&gt;&lt;title&gt;MEGA5: Molecular Evolutionary Genetics Analysis Using Maximum Likelihood, Evolutionary Distance, and Maximum Parsimony Methods&lt;/title&gt;&lt;secondary-title&gt;Molecular Biology and Evolution&lt;/secondary-title&gt;&lt;alt-title&gt;Mol Biol Evol&lt;/alt-title&gt;&lt;/titles&gt;&lt;pages&gt;2731-2739&lt;/pages&gt;&lt;volume&gt;28&lt;/volume&gt;&lt;number&gt;10&lt;/number&gt;&lt;keywords&gt;&lt;keyword&gt;neighbor-joining method&lt;/keyword&gt;&lt;keyword&gt;model selection&lt;/keyword&gt;&lt;keyword&gt;phylogenetic inference&lt;/keyword&gt;&lt;keyword&gt;mitochondrial-DNA&lt;/keyword&gt;&lt;keyword&gt;protein sequences&lt;/keyword&gt;&lt;keyword&gt;clock&lt;/keyword&gt;&lt;keyword&gt;trees&lt;/keyword&gt;&lt;keyword&gt;nucleotide&lt;/keyword&gt;&lt;keyword&gt;software&lt;/keyword&gt;&lt;keyword&gt;substitution&lt;/keyword&gt;&lt;/keywords&gt;&lt;dates&gt;&lt;year&gt;2011&lt;/year&gt;&lt;pub-dates&gt;&lt;date&gt;Oct&lt;/date&gt;&lt;/pub-dates&gt;&lt;/dates&gt;&lt;isbn&gt;0737-4038&lt;/isbn&gt;&lt;accession-num&gt;WOS:000295184200003&lt;/accession-num&gt;&lt;urls&gt;&lt;related-urls&gt;&lt;url&gt;&amp;lt;Go to ISI&amp;gt;://WOS:000295184200003&lt;/url&gt;&lt;/related-urls&gt;&lt;/urls&gt;&lt;electronic-resource-num&gt;10.1093/molbev/msr121&lt;/electronic-resource-num&gt;&lt;language&gt;English&lt;/language&gt;&lt;/record&gt;&lt;/Cite&gt;&lt;/EndNote&gt;</w:delInstrText>
        </w:r>
        <w:r w:rsidR="0017255A" w:rsidDel="00CB4A02">
          <w:rPr>
            <w:rFonts w:ascii="Times New Roman" w:hAnsi="Times New Roman" w:cs="Times New Roman"/>
            <w:iCs/>
            <w:color w:val="000000" w:themeColor="text1"/>
            <w:kern w:val="0"/>
            <w:sz w:val="24"/>
            <w:szCs w:val="24"/>
          </w:rPr>
          <w:fldChar w:fldCharType="separate"/>
        </w:r>
        <w:r w:rsidR="00F50B80" w:rsidDel="00CB4A02">
          <w:rPr>
            <w:rFonts w:ascii="Times New Roman" w:hAnsi="Times New Roman" w:cs="Times New Roman"/>
            <w:iCs/>
            <w:noProof/>
            <w:color w:val="000000" w:themeColor="text1"/>
            <w:kern w:val="0"/>
            <w:sz w:val="24"/>
            <w:szCs w:val="24"/>
          </w:rPr>
          <w:delText>(</w:delText>
        </w:r>
        <w:r w:rsidR="00F50B80" w:rsidDel="00CB4A02">
          <w:rPr>
            <w:rFonts w:ascii="Times New Roman" w:hAnsi="Times New Roman" w:cs="Times New Roman"/>
            <w:iCs/>
            <w:noProof/>
            <w:color w:val="000000" w:themeColor="text1"/>
            <w:kern w:val="0"/>
            <w:sz w:val="24"/>
            <w:szCs w:val="24"/>
          </w:rPr>
          <w:fldChar w:fldCharType="begin"/>
        </w:r>
        <w:r w:rsidR="00F50B80" w:rsidDel="00CB4A02">
          <w:rPr>
            <w:rFonts w:ascii="Times New Roman" w:hAnsi="Times New Roman" w:cs="Times New Roman"/>
            <w:iCs/>
            <w:noProof/>
            <w:color w:val="000000" w:themeColor="text1"/>
            <w:kern w:val="0"/>
            <w:sz w:val="24"/>
            <w:szCs w:val="24"/>
          </w:rPr>
          <w:delInstrText xml:space="preserve"> HYPERLINK \l "_ENREF_61" \o "Tamura, 2011 #131" </w:delInstrText>
        </w:r>
        <w:r w:rsidR="00F50B80" w:rsidDel="00CB4A02">
          <w:rPr>
            <w:rFonts w:ascii="Times New Roman" w:hAnsi="Times New Roman" w:cs="Times New Roman"/>
            <w:iCs/>
            <w:noProof/>
            <w:color w:val="000000" w:themeColor="text1"/>
            <w:kern w:val="0"/>
            <w:sz w:val="24"/>
            <w:szCs w:val="24"/>
          </w:rPr>
          <w:fldChar w:fldCharType="separate"/>
        </w:r>
        <w:r w:rsidR="00F50B80" w:rsidDel="00CB4A02">
          <w:rPr>
            <w:rFonts w:ascii="Times New Roman" w:hAnsi="Times New Roman" w:cs="Times New Roman"/>
            <w:iCs/>
            <w:noProof/>
            <w:color w:val="000000" w:themeColor="text1"/>
            <w:kern w:val="0"/>
            <w:sz w:val="24"/>
            <w:szCs w:val="24"/>
          </w:rPr>
          <w:delText>61</w:delText>
        </w:r>
        <w:r w:rsidR="00F50B80" w:rsidDel="00CB4A02">
          <w:rPr>
            <w:rFonts w:ascii="Times New Roman" w:hAnsi="Times New Roman" w:cs="Times New Roman"/>
            <w:iCs/>
            <w:noProof/>
            <w:color w:val="000000" w:themeColor="text1"/>
            <w:kern w:val="0"/>
            <w:sz w:val="24"/>
            <w:szCs w:val="24"/>
          </w:rPr>
          <w:fldChar w:fldCharType="end"/>
        </w:r>
        <w:r w:rsidR="00F50B80" w:rsidDel="00CB4A02">
          <w:rPr>
            <w:rFonts w:ascii="Times New Roman" w:hAnsi="Times New Roman" w:cs="Times New Roman"/>
            <w:iCs/>
            <w:noProof/>
            <w:color w:val="000000" w:themeColor="text1"/>
            <w:kern w:val="0"/>
            <w:sz w:val="24"/>
            <w:szCs w:val="24"/>
          </w:rPr>
          <w:delText>)</w:delText>
        </w:r>
        <w:r w:rsidR="0017255A" w:rsidDel="00CB4A02">
          <w:rPr>
            <w:rFonts w:ascii="Times New Roman" w:hAnsi="Times New Roman" w:cs="Times New Roman"/>
            <w:iCs/>
            <w:color w:val="000000" w:themeColor="text1"/>
            <w:kern w:val="0"/>
            <w:sz w:val="24"/>
            <w:szCs w:val="24"/>
          </w:rPr>
          <w:fldChar w:fldCharType="end"/>
        </w:r>
        <w:r w:rsidRPr="00097627" w:rsidDel="00CB4A02">
          <w:rPr>
            <w:rFonts w:ascii="Times New Roman" w:hAnsi="Times New Roman" w:cs="Times New Roman"/>
            <w:iCs/>
            <w:color w:val="000000" w:themeColor="text1"/>
            <w:kern w:val="0"/>
            <w:sz w:val="24"/>
            <w:szCs w:val="24"/>
          </w:rPr>
          <w:delText xml:space="preserve">. </w:delText>
        </w:r>
        <w:bookmarkStart w:id="232" w:name="_Hlk526783087"/>
        <w:r w:rsidRPr="00097627" w:rsidDel="00CB4A02">
          <w:rPr>
            <w:rFonts w:ascii="Times New Roman" w:hAnsi="Times New Roman" w:cs="Times New Roman"/>
            <w:iCs/>
            <w:color w:val="000000" w:themeColor="text1"/>
            <w:kern w:val="0"/>
            <w:sz w:val="24"/>
            <w:szCs w:val="24"/>
          </w:rPr>
          <w:delText xml:space="preserve">Principal component analysis (PCA) was </w:delText>
        </w:r>
        <w:r w:rsidR="002E0A64" w:rsidDel="00CB4A02">
          <w:rPr>
            <w:rFonts w:ascii="Times New Roman" w:hAnsi="Times New Roman" w:cs="Times New Roman"/>
            <w:iCs/>
            <w:color w:val="000000" w:themeColor="text1"/>
            <w:kern w:val="0"/>
            <w:sz w:val="24"/>
            <w:szCs w:val="24"/>
          </w:rPr>
          <w:delText>performed</w:delText>
        </w:r>
        <w:r w:rsidR="002E0A64" w:rsidRPr="00097627" w:rsidDel="00CB4A02">
          <w:rPr>
            <w:rFonts w:ascii="Times New Roman" w:hAnsi="Times New Roman" w:cs="Times New Roman"/>
            <w:iCs/>
            <w:color w:val="000000" w:themeColor="text1"/>
            <w:kern w:val="0"/>
            <w:sz w:val="24"/>
            <w:szCs w:val="24"/>
          </w:rPr>
          <w:delText xml:space="preserve"> </w:delText>
        </w:r>
        <w:r w:rsidRPr="00097627" w:rsidDel="00CB4A02">
          <w:rPr>
            <w:rFonts w:ascii="Times New Roman" w:hAnsi="Times New Roman" w:cs="Times New Roman"/>
            <w:iCs/>
            <w:color w:val="000000" w:themeColor="text1"/>
            <w:kern w:val="0"/>
            <w:sz w:val="24"/>
            <w:szCs w:val="24"/>
          </w:rPr>
          <w:delText xml:space="preserve">using </w:delText>
        </w:r>
        <w:r w:rsidR="002E0A64" w:rsidDel="00CB4A02">
          <w:rPr>
            <w:rFonts w:ascii="Times New Roman" w:hAnsi="Times New Roman" w:cs="Times New Roman"/>
            <w:iCs/>
            <w:color w:val="000000" w:themeColor="text1"/>
            <w:kern w:val="0"/>
            <w:sz w:val="24"/>
            <w:szCs w:val="24"/>
          </w:rPr>
          <w:delText xml:space="preserve">the </w:delText>
        </w:r>
        <w:r w:rsidR="00F9013C" w:rsidDel="00CB4A02">
          <w:rPr>
            <w:rFonts w:ascii="Times New Roman" w:hAnsi="Times New Roman" w:cs="Times New Roman"/>
            <w:iCs/>
            <w:color w:val="000000" w:themeColor="text1"/>
            <w:kern w:val="0"/>
            <w:sz w:val="24"/>
            <w:szCs w:val="24"/>
          </w:rPr>
          <w:delText>GCTA64</w:delText>
        </w:r>
        <w:r w:rsidR="007E17A5" w:rsidDel="00CB4A02">
          <w:rPr>
            <w:rFonts w:ascii="Times New Roman" w:hAnsi="Times New Roman" w:cs="Times New Roman"/>
            <w:iCs/>
            <w:color w:val="000000" w:themeColor="text1"/>
            <w:kern w:val="0"/>
            <w:sz w:val="24"/>
            <w:szCs w:val="24"/>
          </w:rPr>
          <w:delText xml:space="preserve"> </w:delText>
        </w:r>
        <w:bookmarkEnd w:id="232"/>
        <w:r w:rsidR="0017255A" w:rsidDel="00CB4A02">
          <w:rPr>
            <w:rFonts w:ascii="Times New Roman" w:hAnsi="Times New Roman" w:cs="Times New Roman"/>
            <w:iCs/>
            <w:color w:val="000000" w:themeColor="text1"/>
            <w:kern w:val="0"/>
            <w:sz w:val="24"/>
            <w:szCs w:val="24"/>
          </w:rPr>
          <w:fldChar w:fldCharType="begin"/>
        </w:r>
        <w:r w:rsidR="00F50B80" w:rsidDel="00CB4A02">
          <w:rPr>
            <w:rFonts w:ascii="Times New Roman" w:hAnsi="Times New Roman" w:cs="Times New Roman"/>
            <w:iCs/>
            <w:color w:val="000000" w:themeColor="text1"/>
            <w:kern w:val="0"/>
            <w:sz w:val="24"/>
            <w:szCs w:val="24"/>
          </w:rPr>
          <w:delInstrText xml:space="preserve"> ADDIN EN.CITE &lt;EndNote&gt;&lt;Cite&gt;&lt;Author&gt;Yang&lt;/Author&gt;&lt;Year&gt;2011&lt;/Year&gt;&lt;RecNum&gt;109&lt;/RecNum&gt;&lt;DisplayText&gt;(62)&lt;/DisplayText&gt;&lt;record&gt;&lt;rec-number&gt;109&lt;/rec-number&gt;&lt;foreign-keys&gt;&lt;key app="EN" db-id="zd9vrr9r4sxpvoex0z2x0seo95tx9fexr95t" timestamp="1496982267"&gt;109&lt;/key&gt;&lt;/foreign-keys&gt;&lt;ref-type name="Journal Article"&gt;17&lt;/ref-type&gt;&lt;contributors&gt;&lt;authors&gt;&lt;author&gt;Yang, J.&lt;/author&gt;&lt;author&gt;Lee, S. H.&lt;/author&gt;&lt;author&gt;Goddard, M. E.&lt;/author&gt;&lt;author&gt;Visscher, P. M.&lt;/author&gt;&lt;/authors&gt;&lt;/contributors&gt;&lt;auth-address&gt;Queensland Statistical Genetics Laboratory, Queensland Institute of Medical Research, 300 Herston Road, Brisbane, Queensland 4006, Australia. jian.yang@qimr.edu.au&lt;/auth-address&gt;&lt;titles&gt;&lt;title&gt;GCTA: a tool for genome-wide complex trait analysis&lt;/title&gt;&lt;secondary-title&gt;Am J Hum Genet&lt;/secondary-title&gt;&lt;/titles&gt;&lt;periodical&gt;&lt;full-title&gt;Am J Hum Genet&lt;/full-title&gt;&lt;/periodical&gt;&lt;pages&gt;76-82&lt;/pages&gt;&lt;volume&gt;88&lt;/volume&gt;&lt;number&gt;1&lt;/number&gt;&lt;keywords&gt;&lt;keyword&gt;Chromosomes, Human, X/*genetics&lt;/keyword&gt;&lt;keyword&gt;Computer Simulation&lt;/keyword&gt;&lt;keyword&gt;Dosage Compensation, Genetic&lt;/keyword&gt;&lt;keyword&gt;Female&lt;/keyword&gt;&lt;keyword&gt;Genetic Linkage&lt;/keyword&gt;&lt;keyword&gt;Genome-Wide Association Study/*methods&lt;/keyword&gt;&lt;keyword&gt;Humans&lt;/keyword&gt;&lt;keyword&gt;Male&lt;/keyword&gt;&lt;keyword&gt;Models, Genetic&lt;/keyword&gt;&lt;keyword&gt;*Polymorphism, Single Nucleotide&lt;/keyword&gt;&lt;keyword&gt;*Quantitative Trait Loci&lt;/keyword&gt;&lt;keyword&gt;*Software&lt;/keyword&gt;&lt;/keywords&gt;&lt;dates&gt;&lt;year&gt;2011&lt;/year&gt;&lt;pub-dates&gt;&lt;date&gt;Jan 07&lt;/date&gt;&lt;/pub-dates&gt;&lt;/dates&gt;&lt;isbn&gt;1537-6605 (Electronic)&amp;#xD;0002-9297 (Linking)&lt;/isbn&gt;&lt;accession-num&gt;21167468&lt;/accession-num&gt;&lt;urls&gt;&lt;related-urls&gt;&lt;url&gt;https://www.ncbi.nlm.nih.gov/pubmed/21167468&lt;/url&gt;&lt;/related-urls&gt;&lt;/urls&gt;&lt;custom2&gt;PMC3014363&lt;/custom2&gt;&lt;electronic-resource-num&gt;10.1016/j.ajhg.2010.11.011&lt;/electronic-resource-num&gt;&lt;/record&gt;&lt;/Cite&gt;&lt;/EndNote&gt;</w:delInstrText>
        </w:r>
        <w:r w:rsidR="0017255A" w:rsidDel="00CB4A02">
          <w:rPr>
            <w:rFonts w:ascii="Times New Roman" w:hAnsi="Times New Roman" w:cs="Times New Roman"/>
            <w:iCs/>
            <w:color w:val="000000" w:themeColor="text1"/>
            <w:kern w:val="0"/>
            <w:sz w:val="24"/>
            <w:szCs w:val="24"/>
          </w:rPr>
          <w:fldChar w:fldCharType="separate"/>
        </w:r>
        <w:r w:rsidR="00F50B80" w:rsidDel="00CB4A02">
          <w:rPr>
            <w:rFonts w:ascii="Times New Roman" w:hAnsi="Times New Roman" w:cs="Times New Roman"/>
            <w:iCs/>
            <w:noProof/>
            <w:color w:val="000000" w:themeColor="text1"/>
            <w:kern w:val="0"/>
            <w:sz w:val="24"/>
            <w:szCs w:val="24"/>
          </w:rPr>
          <w:delText>(</w:delText>
        </w:r>
        <w:r w:rsidR="00F50B80" w:rsidDel="00CB4A02">
          <w:rPr>
            <w:rFonts w:ascii="Times New Roman" w:hAnsi="Times New Roman" w:cs="Times New Roman"/>
            <w:iCs/>
            <w:noProof/>
            <w:color w:val="000000" w:themeColor="text1"/>
            <w:kern w:val="0"/>
            <w:sz w:val="24"/>
            <w:szCs w:val="24"/>
          </w:rPr>
          <w:fldChar w:fldCharType="begin"/>
        </w:r>
        <w:r w:rsidR="00F50B80" w:rsidDel="00CB4A02">
          <w:rPr>
            <w:rFonts w:ascii="Times New Roman" w:hAnsi="Times New Roman" w:cs="Times New Roman"/>
            <w:iCs/>
            <w:noProof/>
            <w:color w:val="000000" w:themeColor="text1"/>
            <w:kern w:val="0"/>
            <w:sz w:val="24"/>
            <w:szCs w:val="24"/>
          </w:rPr>
          <w:delInstrText xml:space="preserve"> HYPERLINK \l "_ENREF_62" \o "Yang, 2011 #109" </w:delInstrText>
        </w:r>
        <w:r w:rsidR="00F50B80" w:rsidDel="00CB4A02">
          <w:rPr>
            <w:rFonts w:ascii="Times New Roman" w:hAnsi="Times New Roman" w:cs="Times New Roman"/>
            <w:iCs/>
            <w:noProof/>
            <w:color w:val="000000" w:themeColor="text1"/>
            <w:kern w:val="0"/>
            <w:sz w:val="24"/>
            <w:szCs w:val="24"/>
          </w:rPr>
          <w:fldChar w:fldCharType="separate"/>
        </w:r>
        <w:r w:rsidR="00F50B80" w:rsidDel="00CB4A02">
          <w:rPr>
            <w:rFonts w:ascii="Times New Roman" w:hAnsi="Times New Roman" w:cs="Times New Roman"/>
            <w:iCs/>
            <w:noProof/>
            <w:color w:val="000000" w:themeColor="text1"/>
            <w:kern w:val="0"/>
            <w:sz w:val="24"/>
            <w:szCs w:val="24"/>
          </w:rPr>
          <w:delText>62</w:delText>
        </w:r>
        <w:r w:rsidR="00F50B80" w:rsidDel="00CB4A02">
          <w:rPr>
            <w:rFonts w:ascii="Times New Roman" w:hAnsi="Times New Roman" w:cs="Times New Roman"/>
            <w:iCs/>
            <w:noProof/>
            <w:color w:val="000000" w:themeColor="text1"/>
            <w:kern w:val="0"/>
            <w:sz w:val="24"/>
            <w:szCs w:val="24"/>
          </w:rPr>
          <w:fldChar w:fldCharType="end"/>
        </w:r>
        <w:r w:rsidR="00F50B80" w:rsidDel="00CB4A02">
          <w:rPr>
            <w:rFonts w:ascii="Times New Roman" w:hAnsi="Times New Roman" w:cs="Times New Roman"/>
            <w:iCs/>
            <w:noProof/>
            <w:color w:val="000000" w:themeColor="text1"/>
            <w:kern w:val="0"/>
            <w:sz w:val="24"/>
            <w:szCs w:val="24"/>
          </w:rPr>
          <w:delText>)</w:delText>
        </w:r>
        <w:r w:rsidR="0017255A" w:rsidDel="00CB4A02">
          <w:rPr>
            <w:rFonts w:ascii="Times New Roman" w:hAnsi="Times New Roman" w:cs="Times New Roman"/>
            <w:iCs/>
            <w:color w:val="000000" w:themeColor="text1"/>
            <w:kern w:val="0"/>
            <w:sz w:val="24"/>
            <w:szCs w:val="24"/>
          </w:rPr>
          <w:fldChar w:fldCharType="end"/>
        </w:r>
        <w:r w:rsidR="00F9013C" w:rsidDel="00CB4A02">
          <w:rPr>
            <w:rFonts w:ascii="Times New Roman" w:hAnsi="Times New Roman" w:cs="Times New Roman"/>
            <w:iCs/>
            <w:color w:val="000000" w:themeColor="text1"/>
            <w:kern w:val="0"/>
            <w:sz w:val="24"/>
            <w:szCs w:val="24"/>
          </w:rPr>
          <w:delText>.</w:delText>
        </w:r>
        <w:r w:rsidRPr="00097627" w:rsidDel="00CB4A02">
          <w:rPr>
            <w:rFonts w:ascii="Times New Roman" w:hAnsi="Times New Roman" w:cs="Times New Roman"/>
            <w:iCs/>
            <w:color w:val="000000" w:themeColor="text1"/>
            <w:kern w:val="0"/>
            <w:sz w:val="24"/>
            <w:szCs w:val="24"/>
          </w:rPr>
          <w:delText xml:space="preserve"> </w:delText>
        </w:r>
        <w:bookmarkStart w:id="233" w:name="_Hlk526783097"/>
        <w:r w:rsidRPr="00097627" w:rsidDel="00CB4A02">
          <w:rPr>
            <w:rFonts w:ascii="Times New Roman" w:hAnsi="Times New Roman" w:cs="Times New Roman"/>
            <w:iCs/>
            <w:color w:val="000000" w:themeColor="text1"/>
            <w:kern w:val="0"/>
            <w:sz w:val="24"/>
            <w:szCs w:val="24"/>
          </w:rPr>
          <w:delText>The f3-statistics were calculated using the ADMIXTOOLS</w:delText>
        </w:r>
        <w:r w:rsidR="00217160" w:rsidDel="00CB4A02">
          <w:rPr>
            <w:rFonts w:ascii="Times New Roman" w:hAnsi="Times New Roman" w:cs="Times New Roman"/>
            <w:iCs/>
            <w:color w:val="000000" w:themeColor="text1"/>
            <w:kern w:val="0"/>
            <w:sz w:val="24"/>
            <w:szCs w:val="24"/>
          </w:rPr>
          <w:delText xml:space="preserve"> and</w:delText>
        </w:r>
        <w:r w:rsidRPr="00E70206" w:rsidDel="00CB4A02">
          <w:rPr>
            <w:rFonts w:ascii="Times New Roman" w:hAnsi="Times New Roman" w:cs="Times New Roman"/>
            <w:iCs/>
            <w:color w:val="000000" w:themeColor="text1"/>
            <w:kern w:val="0"/>
            <w:sz w:val="24"/>
            <w:szCs w:val="24"/>
          </w:rPr>
          <w:delText xml:space="preserve"> </w:delText>
        </w:r>
        <w:r w:rsidR="00217160" w:rsidDel="00CB4A02">
          <w:rPr>
            <w:rFonts w:ascii="Times New Roman" w:hAnsi="Times New Roman" w:cs="Times New Roman"/>
            <w:iCs/>
            <w:color w:val="000000" w:themeColor="text1"/>
            <w:kern w:val="0"/>
            <w:sz w:val="24"/>
            <w:szCs w:val="24"/>
          </w:rPr>
          <w:delText>g</w:delText>
        </w:r>
        <w:r w:rsidRPr="00E70206" w:rsidDel="00CB4A02">
          <w:rPr>
            <w:rFonts w:ascii="Times New Roman" w:hAnsi="Times New Roman" w:cs="Times New Roman"/>
            <w:iCs/>
            <w:color w:val="000000" w:themeColor="text1"/>
            <w:kern w:val="0"/>
            <w:sz w:val="24"/>
            <w:szCs w:val="24"/>
          </w:rPr>
          <w:delText>enetic structure was inferred using the admixture</w:delText>
        </w:r>
        <w:r w:rsidR="00217160" w:rsidRPr="00217160" w:rsidDel="00CB4A02">
          <w:rPr>
            <w:rFonts w:ascii="Times New Roman" w:hAnsi="Times New Roman" w:cs="Times New Roman"/>
            <w:iCs/>
            <w:color w:val="000000" w:themeColor="text1"/>
            <w:kern w:val="0"/>
            <w:sz w:val="24"/>
            <w:szCs w:val="24"/>
          </w:rPr>
          <w:delText xml:space="preserve"> </w:delText>
        </w:r>
        <w:r w:rsidR="00217160" w:rsidRPr="00037B84" w:rsidDel="00CB4A02">
          <w:rPr>
            <w:rFonts w:ascii="Times New Roman" w:hAnsi="Times New Roman" w:cs="Times New Roman"/>
            <w:iCs/>
            <w:color w:val="000000" w:themeColor="text1"/>
            <w:kern w:val="0"/>
            <w:sz w:val="24"/>
            <w:szCs w:val="24"/>
          </w:rPr>
          <w:delText>program</w:delText>
        </w:r>
        <w:r w:rsidRPr="00DB4644" w:rsidDel="00CB4A02">
          <w:rPr>
            <w:rFonts w:ascii="Times New Roman" w:hAnsi="Times New Roman" w:cs="Times New Roman"/>
            <w:iCs/>
            <w:color w:val="000000" w:themeColor="text1"/>
            <w:kern w:val="0"/>
            <w:sz w:val="24"/>
            <w:szCs w:val="24"/>
          </w:rPr>
          <w:delText xml:space="preserve">. </w:delText>
        </w:r>
        <w:bookmarkEnd w:id="233"/>
      </w:del>
    </w:p>
    <w:p w14:paraId="2ECEF55E" w14:textId="483DD812" w:rsidR="00761396" w:rsidRDefault="005D6960" w:rsidP="007E403E">
      <w:pPr>
        <w:autoSpaceDE w:val="0"/>
        <w:autoSpaceDN w:val="0"/>
        <w:adjustRightInd w:val="0"/>
        <w:spacing w:line="480" w:lineRule="auto"/>
        <w:rPr>
          <w:rFonts w:ascii="Times New Roman" w:hAnsi="Times New Roman" w:cs="Times New Roman"/>
          <w:b/>
          <w:iCs/>
          <w:color w:val="000000" w:themeColor="text1"/>
          <w:kern w:val="0"/>
          <w:sz w:val="24"/>
          <w:szCs w:val="24"/>
        </w:rPr>
      </w:pPr>
      <m:oMath>
        <m:r>
          <m:rPr>
            <m:sty m:val="b"/>
          </m:rPr>
          <w:rPr>
            <w:rFonts w:ascii="Cambria Math" w:hAnsi="Cambria Math" w:cs="Times New Roman"/>
            <w:sz w:val="24"/>
            <w:szCs w:val="24"/>
          </w:rPr>
          <m:t>∂</m:t>
        </m:r>
      </m:oMath>
      <w:r w:rsidRPr="00DB4644">
        <w:rPr>
          <w:rFonts w:ascii="Times New Roman" w:hAnsi="Times New Roman" w:cs="Times New Roman"/>
          <w:b/>
          <w:iCs/>
          <w:color w:val="000000" w:themeColor="text1"/>
          <w:kern w:val="0"/>
          <w:sz w:val="24"/>
          <w:szCs w:val="24"/>
        </w:rPr>
        <w:t>a</w:t>
      </w:r>
      <m:oMath>
        <m:r>
          <m:rPr>
            <m:sty m:val="b"/>
          </m:rPr>
          <w:rPr>
            <w:rFonts w:ascii="Cambria Math" w:hAnsi="Cambria Math" w:cs="Times New Roman"/>
            <w:sz w:val="24"/>
            <w:szCs w:val="24"/>
          </w:rPr>
          <m:t>∂</m:t>
        </m:r>
      </m:oMath>
      <w:r w:rsidRPr="00DB4644">
        <w:rPr>
          <w:rFonts w:ascii="Times New Roman" w:hAnsi="Times New Roman" w:cs="Times New Roman"/>
          <w:b/>
          <w:iCs/>
          <w:color w:val="000000" w:themeColor="text1"/>
          <w:kern w:val="0"/>
          <w:sz w:val="24"/>
          <w:szCs w:val="24"/>
        </w:rPr>
        <w:t xml:space="preserve">i simulation </w:t>
      </w:r>
      <w:r w:rsidR="00FB0F26" w:rsidRPr="00DB4644">
        <w:rPr>
          <w:rFonts w:ascii="Times New Roman" w:hAnsi="Times New Roman" w:cs="Times New Roman"/>
          <w:b/>
          <w:iCs/>
          <w:color w:val="000000" w:themeColor="text1"/>
          <w:kern w:val="0"/>
          <w:sz w:val="24"/>
          <w:szCs w:val="24"/>
        </w:rPr>
        <w:t xml:space="preserve">and </w:t>
      </w:r>
      <w:r w:rsidR="006C7EE9" w:rsidRPr="00DB4644">
        <w:rPr>
          <w:rFonts w:ascii="Times New Roman" w:hAnsi="Times New Roman" w:cs="Times New Roman"/>
          <w:b/>
          <w:iCs/>
          <w:color w:val="000000" w:themeColor="text1"/>
          <w:kern w:val="0"/>
          <w:sz w:val="24"/>
          <w:szCs w:val="24"/>
        </w:rPr>
        <w:t xml:space="preserve">PSMC </w:t>
      </w:r>
      <w:r w:rsidR="00FB0F26" w:rsidRPr="00DB4644">
        <w:rPr>
          <w:rFonts w:ascii="Times New Roman" w:hAnsi="Times New Roman" w:cs="Times New Roman"/>
          <w:b/>
          <w:iCs/>
          <w:color w:val="000000" w:themeColor="text1"/>
          <w:kern w:val="0"/>
          <w:sz w:val="24"/>
          <w:szCs w:val="24"/>
        </w:rPr>
        <w:t>analysis</w:t>
      </w:r>
      <w:r w:rsidR="00FB0F26" w:rsidRPr="00E70206">
        <w:rPr>
          <w:rFonts w:ascii="Times New Roman" w:hAnsi="Times New Roman" w:cs="Times New Roman"/>
          <w:b/>
          <w:iCs/>
          <w:color w:val="000000" w:themeColor="text1"/>
          <w:kern w:val="0"/>
          <w:sz w:val="24"/>
          <w:szCs w:val="24"/>
        </w:rPr>
        <w:t xml:space="preserve"> </w:t>
      </w:r>
    </w:p>
    <w:p w14:paraId="3C8CB59A" w14:textId="1431A566" w:rsidR="00F65B8E" w:rsidRDefault="00DB4DF4" w:rsidP="007E403E">
      <w:pPr>
        <w:autoSpaceDE w:val="0"/>
        <w:autoSpaceDN w:val="0"/>
        <w:adjustRightInd w:val="0"/>
        <w:spacing w:line="480" w:lineRule="auto"/>
        <w:rPr>
          <w:rFonts w:ascii="Times New Roman" w:hAnsi="Times New Roman" w:cs="Times New Roman"/>
          <w:b/>
          <w:iCs/>
          <w:color w:val="000000" w:themeColor="text1"/>
          <w:kern w:val="0"/>
          <w:sz w:val="24"/>
          <w:szCs w:val="24"/>
        </w:rPr>
      </w:pPr>
      <w:r>
        <w:rPr>
          <w:rFonts w:ascii="Times New Roman" w:hAnsi="Times New Roman" w:cs="Times New Roman"/>
          <w:iCs/>
          <w:color w:val="000000" w:themeColor="text1"/>
          <w:kern w:val="0"/>
          <w:sz w:val="24"/>
          <w:szCs w:val="24"/>
        </w:rPr>
        <w:t xml:space="preserve">For </w:t>
      </w:r>
      <m:oMath>
        <m:r>
          <m:rPr>
            <m:sty m:val="p"/>
          </m:rPr>
          <w:rPr>
            <w:rFonts w:ascii="Cambria Math" w:hAnsi="Cambria Math" w:cs="Times New Roman"/>
            <w:sz w:val="24"/>
            <w:szCs w:val="24"/>
          </w:rPr>
          <m:t>∂</m:t>
        </m:r>
      </m:oMath>
      <w:r w:rsidR="00F80018" w:rsidRPr="00E70206">
        <w:rPr>
          <w:rFonts w:ascii="Times New Roman" w:hAnsi="Times New Roman" w:cs="Times New Roman"/>
          <w:iCs/>
          <w:color w:val="000000" w:themeColor="text1"/>
          <w:kern w:val="0"/>
          <w:sz w:val="24"/>
          <w:szCs w:val="24"/>
        </w:rPr>
        <w:t>a</w:t>
      </w:r>
      <m:oMath>
        <m:r>
          <m:rPr>
            <m:sty m:val="p"/>
          </m:rPr>
          <w:rPr>
            <w:rFonts w:ascii="Cambria Math" w:hAnsi="Cambria Math" w:cs="Times New Roman"/>
            <w:sz w:val="24"/>
            <w:szCs w:val="24"/>
          </w:rPr>
          <m:t>∂</m:t>
        </m:r>
      </m:oMath>
      <w:r w:rsidR="00F80018" w:rsidRPr="00E70206">
        <w:rPr>
          <w:rFonts w:ascii="Times New Roman" w:hAnsi="Times New Roman" w:cs="Times New Roman"/>
          <w:iCs/>
          <w:color w:val="000000" w:themeColor="text1"/>
          <w:kern w:val="0"/>
          <w:sz w:val="24"/>
          <w:szCs w:val="24"/>
        </w:rPr>
        <w:t>i simulation</w:t>
      </w:r>
      <w:r w:rsidR="00F80018" w:rsidRPr="007B6389">
        <w:rPr>
          <w:rFonts w:ascii="Times New Roman" w:hAnsi="Times New Roman" w:cs="Times New Roman"/>
          <w:iCs/>
          <w:color w:val="000000" w:themeColor="text1"/>
          <w:kern w:val="0"/>
          <w:sz w:val="24"/>
          <w:szCs w:val="24"/>
        </w:rPr>
        <w:t xml:space="preserve"> </w:t>
      </w:r>
      <w:r w:rsidR="00F80018">
        <w:rPr>
          <w:rFonts w:ascii="Times New Roman" w:hAnsi="Times New Roman" w:cs="Times New Roman"/>
          <w:iCs/>
          <w:color w:val="000000" w:themeColor="text1"/>
          <w:kern w:val="0"/>
          <w:sz w:val="24"/>
          <w:szCs w:val="24"/>
        </w:rPr>
        <w:t xml:space="preserve">analysis, </w:t>
      </w:r>
      <w:r w:rsidR="00D66BCD" w:rsidRPr="007B6389">
        <w:rPr>
          <w:rFonts w:ascii="Times New Roman" w:hAnsi="Times New Roman" w:cs="Times New Roman"/>
          <w:iCs/>
          <w:color w:val="000000" w:themeColor="text1"/>
          <w:kern w:val="0"/>
          <w:sz w:val="24"/>
          <w:szCs w:val="24"/>
        </w:rPr>
        <w:t xml:space="preserve">SNPs </w:t>
      </w:r>
      <w:r w:rsidR="00D66BCD">
        <w:rPr>
          <w:rFonts w:ascii="Times New Roman" w:hAnsi="Times New Roman" w:cs="Times New Roman"/>
          <w:iCs/>
          <w:color w:val="000000" w:themeColor="text1"/>
          <w:kern w:val="0"/>
          <w:sz w:val="24"/>
          <w:szCs w:val="24"/>
        </w:rPr>
        <w:t xml:space="preserve">were sampled randomly each per 100 kb from the </w:t>
      </w:r>
      <w:r w:rsidR="00D66BCD">
        <w:rPr>
          <w:rFonts w:ascii="Times New Roman" w:hAnsi="Times New Roman" w:cs="Times New Roman"/>
          <w:iCs/>
          <w:color w:val="000000" w:themeColor="text1"/>
          <w:kern w:val="0"/>
          <w:sz w:val="24"/>
          <w:szCs w:val="24"/>
        </w:rPr>
        <w:lastRenderedPageBreak/>
        <w:t>SNPs</w:t>
      </w:r>
      <w:r w:rsidR="00546191" w:rsidRPr="00546191">
        <w:rPr>
          <w:rFonts w:ascii="Times New Roman" w:hAnsi="Times New Roman" w:cs="Times New Roman"/>
          <w:iCs/>
          <w:color w:val="000000" w:themeColor="text1"/>
          <w:kern w:val="0"/>
          <w:sz w:val="24"/>
          <w:szCs w:val="24"/>
        </w:rPr>
        <w:t xml:space="preserve"> </w:t>
      </w:r>
      <w:r w:rsidR="00FB0F26" w:rsidRPr="00E70206">
        <w:rPr>
          <w:rFonts w:ascii="Times New Roman" w:hAnsi="Times New Roman" w:cs="Times New Roman"/>
          <w:iCs/>
          <w:color w:val="000000" w:themeColor="text1"/>
          <w:kern w:val="0"/>
          <w:sz w:val="24"/>
          <w:szCs w:val="24"/>
        </w:rPr>
        <w:t>identified in wild populations (</w:t>
      </w:r>
      <w:r w:rsidR="004E2A24">
        <w:rPr>
          <w:rFonts w:ascii="Times New Roman" w:hAnsi="Times New Roman" w:cs="Times New Roman"/>
          <w:iCs/>
          <w:color w:val="000000" w:themeColor="text1"/>
          <w:kern w:val="0"/>
          <w:sz w:val="24"/>
          <w:szCs w:val="24"/>
        </w:rPr>
        <w:t>mallard</w:t>
      </w:r>
      <w:r w:rsidR="004E2A24" w:rsidRPr="00E70206" w:rsidDel="0041430F">
        <w:rPr>
          <w:rFonts w:ascii="Times New Roman" w:hAnsi="Times New Roman" w:cs="Times New Roman"/>
          <w:iCs/>
          <w:color w:val="000000" w:themeColor="text1"/>
          <w:kern w:val="0"/>
          <w:sz w:val="24"/>
          <w:szCs w:val="24"/>
        </w:rPr>
        <w:t xml:space="preserve"> </w:t>
      </w:r>
      <w:r w:rsidR="0041430F">
        <w:rPr>
          <w:rFonts w:ascii="Times New Roman" w:hAnsi="Times New Roman" w:cs="Times New Roman"/>
          <w:iCs/>
          <w:color w:val="000000" w:themeColor="text1"/>
          <w:kern w:val="0"/>
          <w:sz w:val="24"/>
          <w:szCs w:val="24"/>
        </w:rPr>
        <w:t>and</w:t>
      </w:r>
      <w:r w:rsidR="004E2A24">
        <w:rPr>
          <w:rFonts w:ascii="Times New Roman" w:hAnsi="Times New Roman" w:cs="Times New Roman"/>
          <w:iCs/>
          <w:color w:val="000000" w:themeColor="text1"/>
          <w:kern w:val="0"/>
          <w:sz w:val="24"/>
          <w:szCs w:val="24"/>
        </w:rPr>
        <w:t xml:space="preserve"> spot-billed</w:t>
      </w:r>
      <w:r w:rsidR="00FB0F26" w:rsidRPr="00E70206">
        <w:rPr>
          <w:rFonts w:ascii="Times New Roman" w:hAnsi="Times New Roman" w:cs="Times New Roman"/>
          <w:iCs/>
          <w:color w:val="000000" w:themeColor="text1"/>
          <w:kern w:val="0"/>
          <w:sz w:val="24"/>
          <w:szCs w:val="24"/>
        </w:rPr>
        <w:t xml:space="preserve">) and domestic populations (Cherry Valley, </w:t>
      </w:r>
      <w:r w:rsidR="00B37F31">
        <w:rPr>
          <w:rFonts w:ascii="Times New Roman" w:hAnsi="Times New Roman" w:cs="Times New Roman"/>
          <w:iCs/>
          <w:color w:val="000000" w:themeColor="text1"/>
          <w:kern w:val="0"/>
          <w:sz w:val="24"/>
          <w:szCs w:val="24"/>
        </w:rPr>
        <w:t>C</w:t>
      </w:r>
      <w:r w:rsidR="00B37F31" w:rsidRPr="00E70206">
        <w:rPr>
          <w:rFonts w:ascii="Times New Roman" w:hAnsi="Times New Roman" w:cs="Times New Roman"/>
          <w:iCs/>
          <w:color w:val="000000" w:themeColor="text1"/>
          <w:kern w:val="0"/>
          <w:sz w:val="24"/>
          <w:szCs w:val="24"/>
        </w:rPr>
        <w:t>ampbell</w:t>
      </w:r>
      <w:r w:rsidR="00FB0F26" w:rsidRPr="00E70206">
        <w:rPr>
          <w:rFonts w:ascii="Times New Roman" w:hAnsi="Times New Roman" w:cs="Times New Roman"/>
          <w:iCs/>
          <w:color w:val="000000" w:themeColor="text1"/>
          <w:kern w:val="0"/>
          <w:sz w:val="24"/>
          <w:szCs w:val="24"/>
        </w:rPr>
        <w:t xml:space="preserve"> and 6 Chinese duck </w:t>
      </w:r>
      <w:r w:rsidR="00B37F31">
        <w:rPr>
          <w:rFonts w:ascii="Times New Roman" w:hAnsi="Times New Roman" w:cs="Times New Roman"/>
          <w:iCs/>
          <w:color w:val="000000" w:themeColor="text1"/>
          <w:kern w:val="0"/>
          <w:sz w:val="24"/>
          <w:szCs w:val="24"/>
        </w:rPr>
        <w:t>breeds</w:t>
      </w:r>
      <w:r w:rsidR="00FB0F26" w:rsidRPr="00E70206">
        <w:rPr>
          <w:rFonts w:ascii="Times New Roman" w:hAnsi="Times New Roman" w:cs="Times New Roman"/>
          <w:iCs/>
          <w:color w:val="000000" w:themeColor="text1"/>
          <w:kern w:val="0"/>
          <w:sz w:val="24"/>
          <w:szCs w:val="24"/>
        </w:rPr>
        <w:t>)</w:t>
      </w:r>
      <w:r w:rsidR="00F92870">
        <w:rPr>
          <w:rFonts w:ascii="Times New Roman" w:hAnsi="Times New Roman" w:cs="Times New Roman"/>
          <w:iCs/>
          <w:color w:val="000000" w:themeColor="text1"/>
          <w:kern w:val="0"/>
          <w:sz w:val="24"/>
          <w:szCs w:val="24"/>
        </w:rPr>
        <w:t>.</w:t>
      </w:r>
      <w:r w:rsidR="00FB0F26" w:rsidRPr="00E70206">
        <w:rPr>
          <w:rFonts w:ascii="Times New Roman" w:hAnsi="Times New Roman" w:cs="Times New Roman"/>
          <w:iCs/>
          <w:color w:val="000000" w:themeColor="text1"/>
          <w:kern w:val="0"/>
          <w:sz w:val="24"/>
          <w:szCs w:val="24"/>
        </w:rPr>
        <w:t xml:space="preserve"> </w:t>
      </w:r>
      <w:r w:rsidR="00F92870">
        <w:rPr>
          <w:rFonts w:ascii="Times New Roman" w:hAnsi="Times New Roman" w:cs="Times New Roman"/>
          <w:iCs/>
          <w:color w:val="000000" w:themeColor="text1"/>
          <w:kern w:val="0"/>
          <w:sz w:val="24"/>
          <w:szCs w:val="24"/>
        </w:rPr>
        <w:t>SNPs were</w:t>
      </w:r>
      <w:r w:rsidR="00495AF4">
        <w:rPr>
          <w:rFonts w:ascii="Times New Roman" w:hAnsi="Times New Roman" w:cs="Times New Roman"/>
          <w:iCs/>
          <w:color w:val="000000" w:themeColor="text1"/>
          <w:kern w:val="0"/>
          <w:sz w:val="24"/>
          <w:szCs w:val="24"/>
        </w:rPr>
        <w:t xml:space="preserve"> further</w:t>
      </w:r>
      <w:r w:rsidR="00F92870">
        <w:rPr>
          <w:rFonts w:ascii="Times New Roman" w:hAnsi="Times New Roman" w:cs="Times New Roman"/>
          <w:iCs/>
          <w:color w:val="000000" w:themeColor="text1"/>
          <w:kern w:val="0"/>
          <w:sz w:val="24"/>
          <w:szCs w:val="24"/>
        </w:rPr>
        <w:t xml:space="preserve"> </w:t>
      </w:r>
      <w:r w:rsidR="00F92870">
        <w:rPr>
          <w:rFonts w:ascii="Times New Roman" w:hAnsi="Times New Roman" w:cs="Times New Roman"/>
          <w:sz w:val="24"/>
          <w:szCs w:val="24"/>
        </w:rPr>
        <w:t xml:space="preserve">filtered according to the </w:t>
      </w:r>
      <w:r w:rsidR="006E0DDE">
        <w:rPr>
          <w:rFonts w:ascii="Times New Roman" w:hAnsi="Times New Roman" w:cs="Times New Roman"/>
          <w:sz w:val="24"/>
          <w:szCs w:val="24"/>
        </w:rPr>
        <w:t xml:space="preserve">coverage of </w:t>
      </w:r>
      <w:r w:rsidR="00F92870">
        <w:rPr>
          <w:rFonts w:ascii="Times New Roman" w:hAnsi="Times New Roman" w:cs="Times New Roman"/>
          <w:sz w:val="24"/>
          <w:szCs w:val="24"/>
        </w:rPr>
        <w:t xml:space="preserve">resequencing data at their position with thresholds of </w:t>
      </w:r>
      <w:r w:rsidR="00DD2508">
        <w:rPr>
          <w:rFonts w:ascii="Times New Roman" w:hAnsi="Times New Roman" w:cs="Times New Roman"/>
          <w:sz w:val="24"/>
          <w:szCs w:val="24"/>
        </w:rPr>
        <w:t xml:space="preserve">20-fold for pooled data </w:t>
      </w:r>
      <w:r w:rsidR="001E0209">
        <w:rPr>
          <w:rFonts w:ascii="Times New Roman" w:hAnsi="Times New Roman" w:cs="Times New Roman"/>
          <w:sz w:val="24"/>
          <w:szCs w:val="24"/>
        </w:rPr>
        <w:t xml:space="preserve">and </w:t>
      </w:r>
      <w:r w:rsidR="00FB0F26" w:rsidRPr="00E70206">
        <w:rPr>
          <w:rFonts w:ascii="Times New Roman" w:hAnsi="Times New Roman" w:cs="Times New Roman"/>
          <w:iCs/>
          <w:color w:val="000000" w:themeColor="text1"/>
          <w:kern w:val="0"/>
          <w:sz w:val="24"/>
          <w:szCs w:val="24"/>
        </w:rPr>
        <w:t xml:space="preserve">total number of genotyped alleles more than </w:t>
      </w:r>
      <w:r w:rsidR="001E0209" w:rsidRPr="00E70206">
        <w:rPr>
          <w:rFonts w:ascii="Times New Roman" w:hAnsi="Times New Roman" w:cs="Times New Roman"/>
          <w:iCs/>
          <w:color w:val="000000" w:themeColor="text1"/>
          <w:kern w:val="0"/>
          <w:sz w:val="24"/>
          <w:szCs w:val="24"/>
        </w:rPr>
        <w:t>5</w:t>
      </w:r>
      <w:r w:rsidR="001E0209">
        <w:rPr>
          <w:rFonts w:ascii="Times New Roman" w:hAnsi="Times New Roman" w:cs="Times New Roman"/>
          <w:iCs/>
          <w:color w:val="000000" w:themeColor="text1"/>
          <w:kern w:val="0"/>
          <w:sz w:val="24"/>
          <w:szCs w:val="24"/>
        </w:rPr>
        <w:t>0</w:t>
      </w:r>
      <w:r w:rsidR="00FB0F26" w:rsidRPr="00E70206">
        <w:rPr>
          <w:rFonts w:ascii="Times New Roman" w:hAnsi="Times New Roman" w:cs="Times New Roman"/>
          <w:iCs/>
          <w:color w:val="000000" w:themeColor="text1"/>
          <w:kern w:val="0"/>
          <w:sz w:val="24"/>
          <w:szCs w:val="24"/>
        </w:rPr>
        <w:t xml:space="preserve">, </w:t>
      </w:r>
      <w:r w:rsidR="001E0209">
        <w:rPr>
          <w:rFonts w:ascii="Times New Roman" w:hAnsi="Times New Roman" w:cs="Times New Roman"/>
          <w:iCs/>
          <w:color w:val="000000" w:themeColor="text1"/>
          <w:kern w:val="0"/>
          <w:sz w:val="24"/>
          <w:szCs w:val="24"/>
        </w:rPr>
        <w:t>36</w:t>
      </w:r>
      <w:r w:rsidR="00FB0F26" w:rsidRPr="00E70206">
        <w:rPr>
          <w:rFonts w:ascii="Times New Roman" w:hAnsi="Times New Roman" w:cs="Times New Roman"/>
          <w:iCs/>
          <w:color w:val="000000" w:themeColor="text1"/>
          <w:kern w:val="0"/>
          <w:sz w:val="24"/>
          <w:szCs w:val="24"/>
        </w:rPr>
        <w:t xml:space="preserve">, 26, </w:t>
      </w:r>
      <w:r w:rsidR="001E0209" w:rsidRPr="00E70206">
        <w:rPr>
          <w:rFonts w:ascii="Times New Roman" w:hAnsi="Times New Roman" w:cs="Times New Roman"/>
          <w:iCs/>
          <w:color w:val="000000" w:themeColor="text1"/>
          <w:kern w:val="0"/>
          <w:sz w:val="24"/>
          <w:szCs w:val="24"/>
        </w:rPr>
        <w:t>2</w:t>
      </w:r>
      <w:r w:rsidR="001E0209">
        <w:rPr>
          <w:rFonts w:ascii="Times New Roman" w:hAnsi="Times New Roman" w:cs="Times New Roman"/>
          <w:iCs/>
          <w:color w:val="000000" w:themeColor="text1"/>
          <w:kern w:val="0"/>
          <w:sz w:val="24"/>
          <w:szCs w:val="24"/>
        </w:rPr>
        <w:t>8</w:t>
      </w:r>
      <w:r w:rsidR="001E0209" w:rsidRPr="00E70206">
        <w:rPr>
          <w:rFonts w:ascii="Times New Roman" w:hAnsi="Times New Roman" w:cs="Times New Roman"/>
          <w:iCs/>
          <w:color w:val="000000" w:themeColor="text1"/>
          <w:kern w:val="0"/>
          <w:sz w:val="24"/>
          <w:szCs w:val="24"/>
        </w:rPr>
        <w:t xml:space="preserve"> </w:t>
      </w:r>
      <w:r w:rsidR="00FB0F26" w:rsidRPr="00E70206">
        <w:rPr>
          <w:rFonts w:ascii="Times New Roman" w:hAnsi="Times New Roman" w:cs="Times New Roman"/>
          <w:iCs/>
          <w:color w:val="000000" w:themeColor="text1"/>
          <w:kern w:val="0"/>
          <w:sz w:val="24"/>
          <w:szCs w:val="24"/>
        </w:rPr>
        <w:t xml:space="preserve">for </w:t>
      </w:r>
      <w:r w:rsidR="00DD2508">
        <w:rPr>
          <w:rFonts w:ascii="Times New Roman" w:hAnsi="Times New Roman" w:cs="Times New Roman"/>
          <w:iCs/>
          <w:color w:val="000000" w:themeColor="text1"/>
          <w:kern w:val="0"/>
          <w:sz w:val="24"/>
          <w:szCs w:val="24"/>
        </w:rPr>
        <w:t>B</w:t>
      </w:r>
      <w:r w:rsidR="00DD2508" w:rsidRPr="00E70206">
        <w:rPr>
          <w:rFonts w:ascii="Times New Roman" w:hAnsi="Times New Roman" w:cs="Times New Roman"/>
          <w:iCs/>
          <w:color w:val="000000" w:themeColor="text1"/>
          <w:kern w:val="0"/>
          <w:sz w:val="24"/>
          <w:szCs w:val="24"/>
        </w:rPr>
        <w:t>eijing</w:t>
      </w:r>
      <w:r w:rsidR="00FB0F26" w:rsidRPr="00E70206">
        <w:rPr>
          <w:rFonts w:ascii="Times New Roman" w:hAnsi="Times New Roman" w:cs="Times New Roman"/>
          <w:iCs/>
          <w:color w:val="000000" w:themeColor="text1"/>
          <w:kern w:val="0"/>
          <w:sz w:val="24"/>
          <w:szCs w:val="24"/>
        </w:rPr>
        <w:t xml:space="preserve">, </w:t>
      </w:r>
      <w:r w:rsidR="00DD2508">
        <w:rPr>
          <w:rFonts w:ascii="Times New Roman" w:hAnsi="Times New Roman" w:cs="Times New Roman"/>
          <w:iCs/>
          <w:color w:val="000000" w:themeColor="text1"/>
          <w:kern w:val="0"/>
          <w:sz w:val="24"/>
          <w:szCs w:val="24"/>
        </w:rPr>
        <w:t>S</w:t>
      </w:r>
      <w:r w:rsidR="00DD2508" w:rsidRPr="00E70206">
        <w:rPr>
          <w:rFonts w:ascii="Times New Roman" w:hAnsi="Times New Roman" w:cs="Times New Roman"/>
          <w:iCs/>
          <w:color w:val="000000" w:themeColor="text1"/>
          <w:kern w:val="0"/>
          <w:sz w:val="24"/>
          <w:szCs w:val="24"/>
        </w:rPr>
        <w:t>haoxing</w:t>
      </w:r>
      <w:r w:rsidR="00FB0F26" w:rsidRPr="00E70206">
        <w:rPr>
          <w:rFonts w:ascii="Times New Roman" w:hAnsi="Times New Roman" w:cs="Times New Roman"/>
          <w:iCs/>
          <w:color w:val="000000" w:themeColor="text1"/>
          <w:kern w:val="0"/>
          <w:sz w:val="24"/>
          <w:szCs w:val="24"/>
        </w:rPr>
        <w:t xml:space="preserve">, </w:t>
      </w:r>
      <w:r w:rsidR="004E2A24">
        <w:rPr>
          <w:rFonts w:ascii="Times New Roman" w:hAnsi="Times New Roman" w:cs="Times New Roman"/>
          <w:iCs/>
          <w:color w:val="000000" w:themeColor="text1"/>
          <w:kern w:val="0"/>
          <w:sz w:val="24"/>
          <w:szCs w:val="24"/>
        </w:rPr>
        <w:t>mallard duck and spot-billed</w:t>
      </w:r>
      <w:r w:rsidR="00FB0F26" w:rsidRPr="00E70206">
        <w:rPr>
          <w:rFonts w:ascii="Times New Roman" w:hAnsi="Times New Roman" w:cs="Times New Roman"/>
          <w:iCs/>
          <w:color w:val="000000" w:themeColor="text1"/>
          <w:kern w:val="0"/>
          <w:sz w:val="24"/>
          <w:szCs w:val="24"/>
        </w:rPr>
        <w:t xml:space="preserve"> </w:t>
      </w:r>
      <w:r w:rsidR="001E0209">
        <w:rPr>
          <w:rFonts w:ascii="Times New Roman" w:hAnsi="Times New Roman" w:cs="Times New Roman"/>
          <w:iCs/>
          <w:color w:val="000000" w:themeColor="text1"/>
          <w:kern w:val="0"/>
          <w:sz w:val="24"/>
          <w:szCs w:val="24"/>
        </w:rPr>
        <w:t xml:space="preserve">duck </w:t>
      </w:r>
      <w:r w:rsidR="00FB0F26" w:rsidRPr="00E70206">
        <w:rPr>
          <w:rFonts w:ascii="Times New Roman" w:hAnsi="Times New Roman" w:cs="Times New Roman"/>
          <w:iCs/>
          <w:color w:val="000000" w:themeColor="text1"/>
          <w:kern w:val="0"/>
          <w:sz w:val="24"/>
          <w:szCs w:val="24"/>
        </w:rPr>
        <w:t>populations,</w:t>
      </w:r>
      <w:r w:rsidR="00DD2508">
        <w:rPr>
          <w:rFonts w:ascii="Times New Roman" w:hAnsi="Times New Roman" w:cs="Times New Roman"/>
          <w:iCs/>
          <w:color w:val="000000" w:themeColor="text1"/>
          <w:kern w:val="0"/>
          <w:sz w:val="24"/>
          <w:szCs w:val="24"/>
        </w:rPr>
        <w:t xml:space="preserve"> respectively</w:t>
      </w:r>
      <w:r w:rsidR="00FB0F26" w:rsidRPr="00E70206">
        <w:rPr>
          <w:rFonts w:ascii="Times New Roman" w:hAnsi="Times New Roman" w:cs="Times New Roman"/>
          <w:iCs/>
          <w:color w:val="000000" w:themeColor="text1"/>
          <w:kern w:val="0"/>
          <w:sz w:val="24"/>
          <w:szCs w:val="24"/>
        </w:rPr>
        <w:t xml:space="preserve">. </w:t>
      </w:r>
      <w:r w:rsidR="00DE1C0D">
        <w:rPr>
          <w:rFonts w:ascii="Times New Roman" w:hAnsi="Times New Roman" w:cs="Times New Roman"/>
          <w:iCs/>
          <w:color w:val="000000" w:themeColor="text1"/>
          <w:kern w:val="0"/>
          <w:sz w:val="24"/>
          <w:szCs w:val="24"/>
        </w:rPr>
        <w:t>We then inferred ancestral alleles</w:t>
      </w:r>
      <w:r w:rsidR="00034847">
        <w:rPr>
          <w:rFonts w:ascii="Times New Roman" w:hAnsi="Times New Roman" w:cs="Times New Roman"/>
          <w:iCs/>
          <w:color w:val="000000" w:themeColor="text1"/>
          <w:kern w:val="0"/>
          <w:sz w:val="24"/>
          <w:szCs w:val="24"/>
        </w:rPr>
        <w:t xml:space="preserve"> of the above sampling filtered SNP</w:t>
      </w:r>
      <w:r w:rsidR="00DE1C0D">
        <w:rPr>
          <w:rFonts w:ascii="Times New Roman" w:hAnsi="Times New Roman" w:cs="Times New Roman"/>
          <w:iCs/>
          <w:color w:val="000000" w:themeColor="text1"/>
          <w:kern w:val="0"/>
          <w:sz w:val="24"/>
          <w:szCs w:val="24"/>
        </w:rPr>
        <w:t xml:space="preserve"> using </w:t>
      </w:r>
      <w:r w:rsidR="00927344">
        <w:rPr>
          <w:rFonts w:ascii="Times New Roman" w:hAnsi="Times New Roman" w:cs="Times New Roman"/>
          <w:iCs/>
          <w:color w:val="000000" w:themeColor="text1"/>
          <w:kern w:val="0"/>
          <w:sz w:val="24"/>
          <w:szCs w:val="24"/>
        </w:rPr>
        <w:t>M</w:t>
      </w:r>
      <w:r w:rsidR="00C060F6" w:rsidRPr="007B6389">
        <w:rPr>
          <w:rFonts w:ascii="Times New Roman" w:hAnsi="Times New Roman" w:cs="Times New Roman"/>
          <w:iCs/>
          <w:color w:val="000000" w:themeColor="text1"/>
          <w:kern w:val="0"/>
          <w:sz w:val="24"/>
          <w:szCs w:val="24"/>
        </w:rPr>
        <w:t>uscovy ducks as outgroups</w:t>
      </w:r>
      <w:r w:rsidR="00F83FA1">
        <w:rPr>
          <w:rFonts w:ascii="Times New Roman" w:hAnsi="Times New Roman" w:cs="Times New Roman"/>
          <w:iCs/>
          <w:color w:val="000000" w:themeColor="text1"/>
          <w:kern w:val="0"/>
          <w:sz w:val="24"/>
          <w:szCs w:val="24"/>
        </w:rPr>
        <w:t xml:space="preserve"> using the following thresholds:</w:t>
      </w:r>
      <w:r w:rsidR="0087320B">
        <w:rPr>
          <w:rFonts w:ascii="Times New Roman" w:hAnsi="Times New Roman" w:cs="Times New Roman"/>
          <w:iCs/>
          <w:color w:val="000000" w:themeColor="text1"/>
          <w:kern w:val="0"/>
          <w:sz w:val="24"/>
          <w:szCs w:val="24"/>
        </w:rPr>
        <w:t xml:space="preserve"> </w:t>
      </w:r>
      <w:r w:rsidR="00F83FA1">
        <w:rPr>
          <w:rFonts w:ascii="Times New Roman" w:hAnsi="Times New Roman" w:cs="Times New Roman"/>
          <w:iCs/>
          <w:color w:val="000000" w:themeColor="text1"/>
          <w:kern w:val="0"/>
          <w:sz w:val="24"/>
          <w:szCs w:val="24"/>
        </w:rPr>
        <w:t xml:space="preserve">(1) more than 30-fold coverage two outgroups; (2) the allele was </w:t>
      </w:r>
      <w:r w:rsidR="00034847">
        <w:rPr>
          <w:rFonts w:ascii="Times New Roman" w:hAnsi="Times New Roman" w:cs="Times New Roman"/>
          <w:iCs/>
          <w:color w:val="000000" w:themeColor="text1"/>
          <w:kern w:val="0"/>
          <w:sz w:val="24"/>
          <w:szCs w:val="24"/>
        </w:rPr>
        <w:t>fixed and same in outgroups</w:t>
      </w:r>
      <w:r w:rsidR="00C060F6">
        <w:rPr>
          <w:rFonts w:ascii="Times New Roman" w:hAnsi="Times New Roman" w:cs="Times New Roman"/>
          <w:iCs/>
          <w:color w:val="000000" w:themeColor="text1"/>
          <w:kern w:val="0"/>
          <w:sz w:val="24"/>
          <w:szCs w:val="24"/>
        </w:rPr>
        <w:t xml:space="preserve">. </w:t>
      </w:r>
      <w:r w:rsidR="00F83FA1">
        <w:rPr>
          <w:rFonts w:ascii="Times New Roman" w:hAnsi="Times New Roman" w:cs="Times New Roman"/>
          <w:iCs/>
          <w:color w:val="000000" w:themeColor="text1"/>
          <w:kern w:val="0"/>
          <w:sz w:val="24"/>
          <w:szCs w:val="24"/>
        </w:rPr>
        <w:t xml:space="preserve">After that, </w:t>
      </w:r>
      <w:r w:rsidR="00FB0F26" w:rsidRPr="00E70206">
        <w:rPr>
          <w:rFonts w:ascii="Times New Roman" w:hAnsi="Times New Roman" w:cs="Times New Roman"/>
          <w:iCs/>
          <w:color w:val="000000" w:themeColor="text1"/>
          <w:kern w:val="0"/>
          <w:sz w:val="24"/>
          <w:szCs w:val="24"/>
        </w:rPr>
        <w:t>we quantize</w:t>
      </w:r>
      <w:r w:rsidR="00F83FA1">
        <w:rPr>
          <w:rFonts w:ascii="Times New Roman" w:hAnsi="Times New Roman" w:cs="Times New Roman"/>
          <w:iCs/>
          <w:color w:val="000000" w:themeColor="text1"/>
          <w:kern w:val="0"/>
          <w:sz w:val="24"/>
          <w:szCs w:val="24"/>
        </w:rPr>
        <w:t>d</w:t>
      </w:r>
      <w:r w:rsidR="00FB0F26" w:rsidRPr="00E70206">
        <w:rPr>
          <w:rFonts w:ascii="Times New Roman" w:hAnsi="Times New Roman" w:cs="Times New Roman"/>
          <w:iCs/>
          <w:color w:val="000000" w:themeColor="text1"/>
          <w:kern w:val="0"/>
          <w:sz w:val="24"/>
          <w:szCs w:val="24"/>
        </w:rPr>
        <w:t xml:space="preserve"> the frequency of each SNP of 8 domestic duck populations into one population </w:t>
      </w:r>
      <w:r w:rsidR="00F83FA1">
        <w:rPr>
          <w:rFonts w:ascii="Times New Roman" w:hAnsi="Times New Roman" w:cs="Times New Roman"/>
          <w:iCs/>
          <w:color w:val="000000" w:themeColor="text1"/>
          <w:kern w:val="0"/>
          <w:sz w:val="24"/>
          <w:szCs w:val="24"/>
        </w:rPr>
        <w:t xml:space="preserve">and simulated </w:t>
      </w:r>
      <w:r w:rsidR="001931A5">
        <w:rPr>
          <w:rFonts w:ascii="Times New Roman" w:hAnsi="Times New Roman" w:cs="Times New Roman"/>
          <w:iCs/>
          <w:color w:val="000000" w:themeColor="text1"/>
          <w:kern w:val="0"/>
          <w:sz w:val="24"/>
          <w:szCs w:val="24"/>
        </w:rPr>
        <w:t xml:space="preserve">the divergence among </w:t>
      </w:r>
      <w:r w:rsidR="00F83FA1" w:rsidRPr="007B6389">
        <w:rPr>
          <w:rFonts w:ascii="Times New Roman" w:hAnsi="Times New Roman" w:cs="Times New Roman"/>
          <w:iCs/>
          <w:color w:val="000000" w:themeColor="text1"/>
          <w:kern w:val="0"/>
          <w:sz w:val="24"/>
          <w:szCs w:val="24"/>
        </w:rPr>
        <w:t>spot-billed</w:t>
      </w:r>
      <w:r w:rsidR="001931A5">
        <w:rPr>
          <w:rFonts w:ascii="Times New Roman" w:hAnsi="Times New Roman" w:cs="Times New Roman"/>
          <w:iCs/>
          <w:color w:val="000000" w:themeColor="text1"/>
          <w:kern w:val="0"/>
          <w:sz w:val="24"/>
          <w:szCs w:val="24"/>
        </w:rPr>
        <w:t>,</w:t>
      </w:r>
      <w:r w:rsidR="00F83FA1" w:rsidRPr="007B6389">
        <w:rPr>
          <w:rFonts w:ascii="Times New Roman" w:hAnsi="Times New Roman" w:cs="Times New Roman"/>
          <w:iCs/>
          <w:color w:val="000000" w:themeColor="text1"/>
          <w:kern w:val="0"/>
          <w:sz w:val="24"/>
          <w:szCs w:val="24"/>
        </w:rPr>
        <w:t xml:space="preserve"> mallard and “domestic”</w:t>
      </w:r>
      <w:r w:rsidR="001931A5">
        <w:rPr>
          <w:rFonts w:ascii="Times New Roman" w:hAnsi="Times New Roman" w:cs="Times New Roman"/>
          <w:iCs/>
          <w:color w:val="000000" w:themeColor="text1"/>
          <w:kern w:val="0"/>
          <w:sz w:val="24"/>
          <w:szCs w:val="24"/>
        </w:rPr>
        <w:t xml:space="preserve"> </w:t>
      </w:r>
      <w:r w:rsidR="00FB0F26" w:rsidRPr="00E70206">
        <w:rPr>
          <w:rFonts w:ascii="Times New Roman" w:hAnsi="Times New Roman" w:cs="Times New Roman"/>
          <w:iCs/>
          <w:color w:val="000000" w:themeColor="text1"/>
          <w:kern w:val="0"/>
          <w:sz w:val="24"/>
          <w:szCs w:val="24"/>
        </w:rPr>
        <w:t xml:space="preserve">using </w:t>
      </w:r>
      <w:r w:rsidR="0087320B">
        <w:rPr>
          <w:rFonts w:ascii="Times New Roman" w:hAnsi="Times New Roman" w:cs="Times New Roman"/>
          <w:iCs/>
          <w:color w:val="000000" w:themeColor="text1"/>
          <w:kern w:val="0"/>
          <w:sz w:val="24"/>
          <w:szCs w:val="24"/>
        </w:rPr>
        <w:t>split without migration, split with migration and IM models</w:t>
      </w:r>
      <w:r w:rsidR="0087320B" w:rsidRPr="00E70206">
        <w:rPr>
          <w:rFonts w:ascii="Times New Roman" w:hAnsi="Times New Roman" w:cs="Times New Roman"/>
          <w:iCs/>
          <w:color w:val="000000" w:themeColor="text1"/>
          <w:kern w:val="0"/>
          <w:sz w:val="24"/>
          <w:szCs w:val="24"/>
        </w:rPr>
        <w:t xml:space="preserve"> </w:t>
      </w:r>
      <w:r w:rsidR="0087320B">
        <w:rPr>
          <w:rFonts w:ascii="Times New Roman" w:hAnsi="Times New Roman" w:cs="Times New Roman"/>
          <w:iCs/>
          <w:color w:val="000000" w:themeColor="text1"/>
          <w:kern w:val="0"/>
          <w:sz w:val="24"/>
          <w:szCs w:val="24"/>
        </w:rPr>
        <w:t xml:space="preserve">50 </w:t>
      </w:r>
      <w:r w:rsidR="00054A5F">
        <w:rPr>
          <w:rFonts w:ascii="Times New Roman" w:hAnsi="Times New Roman" w:cs="Times New Roman"/>
          <w:iCs/>
          <w:color w:val="000000" w:themeColor="text1"/>
          <w:kern w:val="0"/>
          <w:sz w:val="24"/>
          <w:szCs w:val="24"/>
        </w:rPr>
        <w:t xml:space="preserve">bootstraps each </w:t>
      </w:r>
      <w:r w:rsidR="00FB0F26" w:rsidRPr="00E70206">
        <w:rPr>
          <w:rFonts w:ascii="Times New Roman" w:hAnsi="Times New Roman" w:cs="Times New Roman"/>
          <w:iCs/>
          <w:color w:val="000000" w:themeColor="text1"/>
          <w:kern w:val="0"/>
          <w:sz w:val="24"/>
          <w:szCs w:val="24"/>
        </w:rPr>
        <w:t>(Fig</w:t>
      </w:r>
      <w:r w:rsidR="00B54D05" w:rsidRPr="00E70206">
        <w:rPr>
          <w:rFonts w:ascii="Times New Roman" w:hAnsi="Times New Roman" w:cs="Times New Roman"/>
          <w:iCs/>
          <w:color w:val="000000" w:themeColor="text1"/>
          <w:kern w:val="0"/>
          <w:sz w:val="24"/>
          <w:szCs w:val="24"/>
        </w:rPr>
        <w:t>.</w:t>
      </w:r>
      <w:r w:rsidR="00FB0F26" w:rsidRPr="00E70206">
        <w:rPr>
          <w:rFonts w:ascii="Times New Roman" w:hAnsi="Times New Roman" w:cs="Times New Roman"/>
          <w:iCs/>
          <w:color w:val="000000" w:themeColor="text1"/>
          <w:kern w:val="0"/>
          <w:sz w:val="24"/>
          <w:szCs w:val="24"/>
        </w:rPr>
        <w:t xml:space="preserve"> </w:t>
      </w:r>
      <w:r w:rsidR="009152CA">
        <w:rPr>
          <w:rFonts w:ascii="Times New Roman" w:hAnsi="Times New Roman" w:cs="Times New Roman"/>
          <w:iCs/>
          <w:color w:val="000000" w:themeColor="text1"/>
          <w:kern w:val="0"/>
          <w:sz w:val="24"/>
          <w:szCs w:val="24"/>
        </w:rPr>
        <w:t>3a</w:t>
      </w:r>
      <w:r w:rsidR="00B54D05" w:rsidRPr="00E70206">
        <w:rPr>
          <w:rFonts w:ascii="Times New Roman" w:hAnsi="Times New Roman" w:cs="Times New Roman"/>
          <w:iCs/>
          <w:color w:val="000000" w:themeColor="text1"/>
          <w:kern w:val="0"/>
          <w:sz w:val="24"/>
          <w:szCs w:val="24"/>
        </w:rPr>
        <w:t>;</w:t>
      </w:r>
      <w:r w:rsidR="00054A5F">
        <w:rPr>
          <w:rFonts w:ascii="Times New Roman" w:hAnsi="Times New Roman" w:cs="Times New Roman"/>
          <w:iCs/>
          <w:color w:val="000000" w:themeColor="text1"/>
          <w:kern w:val="0"/>
          <w:sz w:val="24"/>
          <w:szCs w:val="24"/>
        </w:rPr>
        <w:t xml:space="preserve"> </w:t>
      </w:r>
      <w:r w:rsidR="007E17A5">
        <w:rPr>
          <w:rFonts w:ascii="Times New Roman" w:hAnsi="Times New Roman" w:cs="Times New Roman"/>
          <w:iCs/>
          <w:color w:val="000000" w:themeColor="text1"/>
          <w:kern w:val="0"/>
          <w:sz w:val="24"/>
          <w:szCs w:val="24"/>
        </w:rPr>
        <w:t>SI Appendix</w:t>
      </w:r>
      <w:r w:rsidR="000265AE" w:rsidRPr="00E70206">
        <w:rPr>
          <w:rFonts w:ascii="Times New Roman" w:hAnsi="Times New Roman" w:cs="Times New Roman"/>
          <w:iCs/>
          <w:color w:val="000000" w:themeColor="text1"/>
          <w:kern w:val="0"/>
          <w:sz w:val="24"/>
          <w:szCs w:val="24"/>
        </w:rPr>
        <w:t>)</w:t>
      </w:r>
      <w:r w:rsidR="00F65B8E">
        <w:rPr>
          <w:rFonts w:ascii="Times New Roman" w:hAnsi="Times New Roman" w:cs="Times New Roman"/>
          <w:iCs/>
          <w:color w:val="000000" w:themeColor="text1"/>
          <w:kern w:val="0"/>
          <w:sz w:val="24"/>
          <w:szCs w:val="24"/>
        </w:rPr>
        <w:t xml:space="preserve">. </w:t>
      </w:r>
      <w:proofErr w:type="spellStart"/>
      <w:r w:rsidR="00A46817" w:rsidRPr="00A46817">
        <w:rPr>
          <w:rFonts w:ascii="Times New Roman" w:hAnsi="Times New Roman" w:cs="Times New Roman"/>
          <w:i/>
          <w:iCs/>
          <w:color w:val="000000" w:themeColor="text1"/>
          <w:kern w:val="0"/>
          <w:sz w:val="24"/>
          <w:szCs w:val="24"/>
        </w:rPr>
        <w:t>Nref</w:t>
      </w:r>
      <w:proofErr w:type="spellEnd"/>
      <w:r w:rsidR="00A46817">
        <w:rPr>
          <w:rFonts w:ascii="Times New Roman" w:hAnsi="Times New Roman" w:cs="Times New Roman"/>
          <w:iCs/>
          <w:color w:val="000000" w:themeColor="text1"/>
          <w:kern w:val="0"/>
          <w:sz w:val="24"/>
          <w:szCs w:val="24"/>
        </w:rPr>
        <w:t xml:space="preserve"> </w:t>
      </w:r>
      <w:r w:rsidR="00F65B8E" w:rsidRPr="00E70206">
        <w:rPr>
          <w:rFonts w:ascii="Times New Roman" w:hAnsi="Times New Roman" w:cs="Times New Roman"/>
          <w:iCs/>
          <w:color w:val="000000" w:themeColor="text1"/>
          <w:kern w:val="0"/>
          <w:sz w:val="24"/>
          <w:szCs w:val="24"/>
        </w:rPr>
        <w:t>was calculated with the following format:</w:t>
      </w:r>
    </w:p>
    <w:p w14:paraId="00D16A8D" w14:textId="4B441B03" w:rsidR="003C509A" w:rsidRDefault="00130CEE" w:rsidP="00613842">
      <w:pPr>
        <w:autoSpaceDE w:val="0"/>
        <w:autoSpaceDN w:val="0"/>
        <w:adjustRightInd w:val="0"/>
        <w:spacing w:line="480" w:lineRule="auto"/>
        <w:rPr>
          <w:rFonts w:ascii="Times New Roman" w:hAnsi="Times New Roman" w:cs="Times New Roman"/>
          <w:sz w:val="24"/>
          <w:szCs w:val="24"/>
        </w:rPr>
      </w:pPr>
      <m:oMath>
        <m:r>
          <w:rPr>
            <w:rFonts w:ascii="Cambria Math" w:eastAsia="Cambria Math" w:hAnsi="Cambria Math" w:cs="Cambria Math"/>
            <w:sz w:val="24"/>
            <w:szCs w:val="24"/>
          </w:rPr>
          <m:t>Nref</m:t>
        </m:r>
        <m:r>
          <m:rPr>
            <m:sty m:val="p"/>
          </m:rPr>
          <w:rPr>
            <w:rFonts w:ascii="Cambria Math" w:eastAsia="Cambria Math" w:hAnsi="Cambria Math" w:cs="Cambria Math"/>
            <w:sz w:val="24"/>
            <w:szCs w:val="24"/>
          </w:rPr>
          <m:t>=</m:t>
        </m:r>
        <m:f>
          <m:fPr>
            <m:ctrlPr>
              <w:rPr>
                <w:rFonts w:ascii="Cambria Math" w:eastAsia="Cambria Math" w:hAnsi="Cambria Math" w:cs="Times New Roman"/>
                <w:sz w:val="24"/>
                <w:szCs w:val="24"/>
              </w:rPr>
            </m:ctrlPr>
          </m:fPr>
          <m:num>
            <m:r>
              <m:rPr>
                <m:sty m:val="p"/>
              </m:rPr>
              <w:rPr>
                <w:rFonts w:ascii="Cambria Math" w:hAnsi="Cambria Math" w:cs="Times New Roman" w:hint="eastAsia"/>
                <w:sz w:val="24"/>
                <w:szCs w:val="24"/>
              </w:rPr>
              <m:t>Watterson</m:t>
            </m:r>
            <m:r>
              <m:rPr>
                <m:sty m:val="p"/>
              </m:rPr>
              <w:rPr>
                <w:rFonts w:ascii="Cambria Math" w:hAnsi="Cambria Math" w:cs="Times New Roman" w:hint="eastAsia"/>
                <w:sz w:val="24"/>
                <w:szCs w:val="24"/>
              </w:rPr>
              <m:t>’</m:t>
            </m:r>
            <m:r>
              <m:rPr>
                <m:sty m:val="p"/>
              </m:rPr>
              <w:rPr>
                <w:rFonts w:ascii="Cambria Math" w:hAnsi="Cambria Math" w:cs="Times New Roman" w:hint="eastAsia"/>
                <w:sz w:val="24"/>
                <w:szCs w:val="24"/>
              </w:rPr>
              <m:t>s estimator</m:t>
            </m:r>
            <m:r>
              <m:rPr>
                <m:sty m:val="p"/>
              </m:rPr>
              <w:rPr>
                <w:rFonts w:ascii="Cambria Math" w:hAnsi="Cambria Math" w:cs="Times New Roman" w:hint="eastAsia"/>
                <w:color w:val="000000" w:themeColor="text1"/>
                <w:kern w:val="0"/>
                <w:sz w:val="24"/>
                <w:szCs w:val="24"/>
              </w:rPr>
              <m:t xml:space="preserve"> </m:t>
            </m:r>
            <m:r>
              <m:rPr>
                <m:sty m:val="p"/>
              </m:rPr>
              <w:rPr>
                <w:rFonts w:ascii="Times New Roman" w:hAnsi="Times New Roman" w:cs="Times New Roman"/>
                <w:color w:val="000000" w:themeColor="text1"/>
                <w:kern w:val="0"/>
                <w:sz w:val="24"/>
                <w:szCs w:val="24"/>
              </w:rPr>
              <m:t>ϴ</m:t>
            </m:r>
          </m:num>
          <m:den>
            <m:r>
              <m:rPr>
                <m:sty m:val="p"/>
              </m:rPr>
              <w:rPr>
                <w:rFonts w:ascii="Cambria Math" w:hAnsi="Cambria Math" w:cs="Times New Roman" w:hint="eastAsia"/>
                <w:color w:val="000000" w:themeColor="text1"/>
                <w:kern w:val="0"/>
                <w:sz w:val="24"/>
                <w:szCs w:val="24"/>
              </w:rPr>
              <m:t>4</m:t>
            </m:r>
            <m:r>
              <m:rPr>
                <m:sty m:val="p"/>
              </m:rPr>
              <w:rPr>
                <w:rFonts w:ascii="MS Mincho" w:eastAsia="MS Mincho" w:hAnsi="MS Mincho" w:cs="MS Mincho"/>
                <w:color w:val="000000" w:themeColor="text1"/>
                <w:kern w:val="0"/>
                <w:sz w:val="24"/>
                <w:szCs w:val="24"/>
              </w:rPr>
              <m:t>*</m:t>
            </m:r>
            <m:r>
              <m:rPr>
                <m:sty m:val="p"/>
              </m:rPr>
              <w:rPr>
                <w:rFonts w:ascii="Cambria Math" w:hAnsi="Cambria Math" w:cs="Times New Roman" w:hint="eastAsia"/>
                <w:color w:val="000000" w:themeColor="text1"/>
                <w:kern w:val="0"/>
                <w:sz w:val="24"/>
                <w:szCs w:val="24"/>
              </w:rPr>
              <m:t xml:space="preserve">mutation rate </m:t>
            </m:r>
            <m:r>
              <m:rPr>
                <m:sty m:val="p"/>
              </m:rPr>
              <w:rPr>
                <w:rFonts w:ascii="MS Mincho" w:eastAsia="MS Mincho" w:hAnsi="MS Mincho" w:cs="MS Mincho"/>
                <w:color w:val="000000" w:themeColor="text1"/>
                <w:kern w:val="0"/>
                <w:sz w:val="24"/>
                <w:szCs w:val="24"/>
              </w:rPr>
              <m:t>*</m:t>
            </m:r>
            <m:r>
              <m:rPr>
                <m:sty m:val="p"/>
              </m:rPr>
              <w:rPr>
                <w:rFonts w:ascii="Cambria Math" w:hAnsi="Cambria Math" w:cs="Times New Roman" w:hint="eastAsia"/>
                <w:color w:val="000000" w:themeColor="text1"/>
                <w:kern w:val="0"/>
                <w:sz w:val="24"/>
                <w:szCs w:val="24"/>
              </w:rPr>
              <m:t xml:space="preserve"> L</m:t>
            </m:r>
          </m:den>
        </m:f>
      </m:oMath>
      <w:r w:rsidRPr="00130CEE">
        <w:rPr>
          <w:rFonts w:ascii="Times New Roman" w:hAnsi="Times New Roman" w:cs="Times New Roman" w:hint="eastAsia"/>
          <w:sz w:val="24"/>
          <w:szCs w:val="24"/>
        </w:rPr>
        <w:t xml:space="preserve">; </w:t>
      </w:r>
      <w:r w:rsidRPr="00E70206">
        <w:rPr>
          <w:rFonts w:ascii="Times New Roman" w:hAnsi="Times New Roman" w:cs="Times New Roman"/>
          <w:sz w:val="24"/>
          <w:szCs w:val="24"/>
        </w:rPr>
        <w:t>L was length of the SNPs from</w:t>
      </w:r>
      <w:r w:rsidR="00054A5F">
        <w:rPr>
          <w:rFonts w:ascii="Times New Roman" w:hAnsi="Times New Roman" w:cs="Times New Roman"/>
          <w:sz w:val="24"/>
          <w:szCs w:val="24"/>
        </w:rPr>
        <w:t xml:space="preserve"> </w:t>
      </w:r>
      <w:r w:rsidR="00D13CB0">
        <w:rPr>
          <w:rFonts w:ascii="Times New Roman" w:hAnsi="Times New Roman" w:cs="Times New Roman"/>
          <w:sz w:val="24"/>
          <w:szCs w:val="24"/>
        </w:rPr>
        <w:t>and</w:t>
      </w:r>
      <w:r w:rsidR="00054A5F">
        <w:rPr>
          <w:rFonts w:ascii="Times New Roman" w:hAnsi="Times New Roman" w:cs="Times New Roman"/>
          <w:sz w:val="24"/>
          <w:szCs w:val="24"/>
        </w:rPr>
        <w:t xml:space="preserve"> diluted </w:t>
      </w:r>
      <w:r w:rsidR="00D13CB0">
        <w:rPr>
          <w:rFonts w:ascii="Times New Roman" w:hAnsi="Times New Roman" w:cs="Times New Roman"/>
          <w:sz w:val="24"/>
          <w:szCs w:val="24"/>
        </w:rPr>
        <w:t>by rate of SNP sampling</w:t>
      </w:r>
      <w:r w:rsidR="00573CC6">
        <w:rPr>
          <w:rFonts w:ascii="Times New Roman" w:hAnsi="Times New Roman" w:cs="Times New Roman"/>
          <w:sz w:val="24"/>
          <w:szCs w:val="24"/>
        </w:rPr>
        <w:t>.</w:t>
      </w:r>
    </w:p>
    <w:p w14:paraId="68422448" w14:textId="6C91F887" w:rsidR="003463A6" w:rsidRPr="00E70206" w:rsidRDefault="003C509A" w:rsidP="00E7020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For the PSMC analysis</w:t>
      </w:r>
      <w:r w:rsidR="004C1689">
        <w:rPr>
          <w:rFonts w:ascii="Times New Roman" w:hAnsi="Times New Roman" w:cs="Times New Roman"/>
          <w:sz w:val="24"/>
          <w:szCs w:val="24"/>
        </w:rPr>
        <w:fldChar w:fldCharType="begin">
          <w:fldData xml:space="preserve">PEVuZE5vdGU+PENpdGU+PEF1dGhvcj5Mb2htdWVsbGVyPC9BdXRob3I+PFllYXI+MjAxMDwvWWVh
cj48UmVjTnVtPjI2PC9SZWNOdW0+PERpc3BsYXlUZXh0Pig1OCwgNTkpPC9EaXNwbGF5VGV4dD48
cmVjb3JkPjxyZWMtbnVtYmVyPjI2PC9yZWMtbnVtYmVyPjxmb3JlaWduLWtleXM+PGtleSBhcHA9
IkVOIiBkYi1pZD0iemQ5dnJyOXI0c3hwdm9leDB6Mngwc2VvOTV0eDlmZXhyOTV0IiB0aW1lc3Rh
bXA9IjE0ODYyMjY3OTEiPjI2PC9rZXk+PC9mb3JlaWduLWtleXM+PHJlZi10eXBlIG5hbWU9Ikpv
dXJuYWwgQXJ0aWNsZSI+MTc8L3JlZi10eXBlPjxjb250cmlidXRvcnM+PGF1dGhvcnM+PGF1dGhv
cj5Mb2htdWVsbGVyLCBLLiBFLjwvYXV0aG9yPjxhdXRob3I+QnVzdGFtYW50ZSwgQy4gRC48L2F1
dGhvcj48YXV0aG9yPkNsYXJrLCBBLiBHLjwvYXV0aG9yPjwvYXV0aG9ycz48L2NvbnRyaWJ1dG9y
cz48YXV0aC1hZGRyZXNzPkRlcGFydG1lbnQgb2YgTW9sZWN1bGFyIEJpb2xvZ3kgYW5kIEdlbmV0
aWNzLCBDb3JuZWxsIFVuaXZlcnNpdHksIEl0aGFjYSwgTmV3IFlvcmsgMTQ4NTMsIFVTQS4gay5s
b2htdWVsbGVyQGJlcmtlbGV5LmVkdTwvYXV0aC1hZGRyZXNzPjx0aXRsZXM+PHRpdGxlPlRoZSBl
ZmZlY3Qgb2YgcmVjZW50IGFkbWl4dHVyZSBvbiBpbmZlcmVuY2Ugb2YgYW5jaWVudCBodW1hbiBw
b3B1bGF0aW9uIGhpc3Rvcnk8L3RpdGxlPjxzZWNvbmRhcnktdGl0bGU+R2VuZXRpY3M8L3NlY29u
ZGFyeS10aXRsZT48L3RpdGxlcz48cGVyaW9kaWNhbD48ZnVsbC10aXRsZT5HZW5ldGljczwvZnVs
bC10aXRsZT48L3BlcmlvZGljYWw+PHBhZ2VzPjYxMS0yMjwvcGFnZXM+PHZvbHVtZT4xODU8L3Zv
bHVtZT48bnVtYmVyPjI8L251bWJlcj48a2V5d29yZHM+PGtleXdvcmQ+QWZyaWNhPC9rZXl3b3Jk
PjxrZXl3b3JkPkFmcmljYW4gQW1lcmljYW5zLypnZW5ldGljczwva2V5d29yZD48a2V5d29yZD5B
ZnJpY2FuIENvbnRpbmVudGFsIEFuY2VzdHJ5IEdyb3VwLypnZW5ldGljczwva2V5d29yZD48a2V5
d29yZD5EZW1vZ3JhcGh5PC9rZXl3b3JkPjxrZXl3b3JkPkdlbmV0aWMgVmFyaWF0aW9uPC9rZXl3
b3JkPjxrZXl3b3JkPkhhcGxvdHlwZXM8L2tleXdvcmQ+PGtleXdvcmQ+SHVtYW5zPC9rZXl3b3Jk
PjxrZXl3b3JkPk5pZ2VyaWE8L2tleXdvcmQ+PGtleXdvcmQ+UG9seW1vcnBoaXNtLCBHZW5ldGlj
PC9rZXl3b3JkPjxrZXl3b3JkPipQb2x5bW9ycGhpc20sIFNpbmdsZSBOdWNsZW90aWRlPC9rZXl3
b3JkPjxrZXl3b3JkPlBvcHVsYXRpb24gR3JvdXBzL2dlbmV0aWNzPC9rZXl3b3JkPjwva2V5d29y
ZHM+PGRhdGVzPjx5ZWFyPjIwMTA8L3llYXI+PHB1Yi1kYXRlcz48ZGF0ZT5KdW48L2RhdGU+PC9w
dWItZGF0ZXM+PC9kYXRlcz48aXNibj4xOTQzLTI2MzEgKEVsZWN0cm9uaWMpJiN4RDswMDE2LTY3
MzEgKExpbmtpbmcpPC9pc2JuPjxhY2Nlc3Npb24tbnVtPjIwMzgyODM0PC9hY2Nlc3Npb24tbnVt
Pjx1cmxzPjxyZWxhdGVkLXVybHM+PHVybD5odHRwczovL3d3dy5uY2JpLm5sbS5uaWguZ292L3B1
Ym1lZC8yMDM4MjgzNDwvdXJsPjwvcmVsYXRlZC11cmxzPjwvdXJscz48Y3VzdG9tMj5QTUMyODgx
MTQxPC9jdXN0b20yPjxlbGVjdHJvbmljLXJlc291cmNlLW51bT4xMC4xNTM0L2dlbmV0aWNzLjEw
OS4xMTM3NjE8L2VsZWN0cm9uaWMtcmVzb3VyY2UtbnVtPjwvcmVjb3JkPjwvQ2l0ZT48Q2l0ZT48
QXV0aG9yPkxpPC9BdXRob3I+PFllYXI+MjAxMTwvWWVhcj48UmVjTnVtPjI1PC9SZWNOdW0+PHJl
Y29yZD48cmVjLW51bWJlcj4yNTwvcmVjLW51bWJlcj48Zm9yZWlnbi1rZXlzPjxrZXkgYXBwPSJF
TiIgZGItaWQ9InpkOXZycjlyNHN4cHZvZXgwejJ4MHNlbzk1dHg5ZmV4cjk1dCIgdGltZXN0YW1w
PSIxNDg2MjI2NzI2Ij4yNTwva2V5PjwvZm9yZWlnbi1rZXlzPjxyZWYtdHlwZSBuYW1lPSJKb3Vy
bmFsIEFydGljbGUiPjE3PC9yZWYtdHlwZT48Y29udHJpYnV0b3JzPjxhdXRob3JzPjxhdXRob3I+
TGksIEguPC9hdXRob3I+PGF1dGhvcj5EdXJiaW4sIFIuPC9hdXRob3I+PC9hdXRob3JzPjwvY29u
dHJpYnV0b3JzPjxhdXRoLWFkZHJlc3M+VGhlIFdlbGxjb21lIFRydXN0IFNhbmdlciBJbnN0aXR1
dGUsIEhpbnh0b24sIENhbWJyaWRnZSBDQjEwIDFTQSwgVUsuPC9hdXRoLWFkZHJlc3M+PHRpdGxl
cz48dGl0bGU+SW5mZXJlbmNlIG9mIGh1bWFuIHBvcHVsYXRpb24gaGlzdG9yeSBmcm9tIGluZGl2
aWR1YWwgd2hvbGUtZ2Vub21lIHNlcXVlbmNlczwvdGl0bGU+PHNlY29uZGFyeS10aXRsZT5OYXR1
cmU8L3NlY29uZGFyeS10aXRsZT48L3RpdGxlcz48cGVyaW9kaWNhbD48ZnVsbC10aXRsZT5OYXR1
cmU8L2Z1bGwtdGl0bGU+PC9wZXJpb2RpY2FsPjxwYWdlcz40OTMtNjwvcGFnZXM+PHZvbHVtZT40
NzU8L3ZvbHVtZT48bnVtYmVyPjczNTc8L251bWJlcj48a2V5d29yZHM+PGtleXdvcmQ+Q29tcHV0
ZXIgU2ltdWxhdGlvbjwva2V5d29yZD48a2V5d29yZD5GZW1hbGU8L2tleXdvcmQ+PGtleXdvcmQ+
KkdlbmV0aWNzLCBQb3B1bGF0aW9uPC9rZXl3b3JkPjxrZXl3b3JkPipHZW5vbWljczwva2V5d29y
ZD48a2V5d29yZD5IdW1hbnM8L2tleXdvcmQ+PGtleXdvcmQ+TWFsZTwva2V5d29yZD48a2V5d29y
ZD4qTW9kZWxzLCBHZW5ldGljPC9rZXl3b3JkPjxrZXl3b3JkPlBvcHVsYXRpb24gRGVuc2l0eTwv
a2V5d29yZD48a2V5d29yZD5Qb3B1bGF0aW9uIER5bmFtaWNzPC9rZXl3b3JkPjxrZXl3b3JkPlNl
cXVlbmNlIEFuYWx5c2lzLCBETkE8L2tleXdvcmQ+PC9rZXl3b3Jkcz48ZGF0ZXM+PHllYXI+MjAx
MTwveWVhcj48cHViLWRhdGVzPjxkYXRlPkp1bCAxMzwvZGF0ZT48L3B1Yi1kYXRlcz48L2RhdGVz
Pjxpc2JuPjE0NzYtNDY4NyAoRWxlY3Ryb25pYykmI3hEOzAwMjgtMDgzNiAoTGlua2luZyk8L2lz
Ym4+PGFjY2Vzc2lvbi1udW0+MjE3NTM3NTM8L2FjY2Vzc2lvbi1udW0+PHVybHM+PHJlbGF0ZWQt
dXJscz48dXJsPmh0dHBzOi8vd3d3Lm5jYmkubmxtLm5paC5nb3YvcHVibWVkLzIxNzUzNzUzPC91
cmw+PC9yZWxhdGVkLXVybHM+PC91cmxzPjxjdXN0b20yPlBNQzMxNTQ2NDU8L2N1c3RvbTI+PGVs
ZWN0cm9uaWMtcmVzb3VyY2UtbnVtPjEwLjEwMzgvbmF0dXJlMTAyMzE8L2VsZWN0cm9uaWMtcmVz
b3VyY2UtbnVtPjwvcmVjb3JkPjwvQ2l0ZT48L0VuZE5vdGU+AG==
</w:fldData>
        </w:fldChar>
      </w:r>
      <w:r w:rsidR="008834D1">
        <w:rPr>
          <w:rFonts w:ascii="Times New Roman" w:hAnsi="Times New Roman" w:cs="Times New Roman"/>
          <w:sz w:val="24"/>
          <w:szCs w:val="24"/>
        </w:rPr>
        <w:instrText xml:space="preserve"> ADDIN EN.CITE </w:instrText>
      </w:r>
      <w:r w:rsidR="008834D1">
        <w:rPr>
          <w:rFonts w:ascii="Times New Roman" w:hAnsi="Times New Roman" w:cs="Times New Roman"/>
          <w:sz w:val="24"/>
          <w:szCs w:val="24"/>
        </w:rPr>
        <w:fldChar w:fldCharType="begin">
          <w:fldData xml:space="preserve">PEVuZE5vdGU+PENpdGU+PEF1dGhvcj5Mb2htdWVsbGVyPC9BdXRob3I+PFllYXI+MjAxMDwvWWVh
cj48UmVjTnVtPjI2PC9SZWNOdW0+PERpc3BsYXlUZXh0Pig1OCwgNTkpPC9EaXNwbGF5VGV4dD48
cmVjb3JkPjxyZWMtbnVtYmVyPjI2PC9yZWMtbnVtYmVyPjxmb3JlaWduLWtleXM+PGtleSBhcHA9
IkVOIiBkYi1pZD0iemQ5dnJyOXI0c3hwdm9leDB6Mngwc2VvOTV0eDlmZXhyOTV0IiB0aW1lc3Rh
bXA9IjE0ODYyMjY3OTEiPjI2PC9rZXk+PC9mb3JlaWduLWtleXM+PHJlZi10eXBlIG5hbWU9Ikpv
dXJuYWwgQXJ0aWNsZSI+MTc8L3JlZi10eXBlPjxjb250cmlidXRvcnM+PGF1dGhvcnM+PGF1dGhv
cj5Mb2htdWVsbGVyLCBLLiBFLjwvYXV0aG9yPjxhdXRob3I+QnVzdGFtYW50ZSwgQy4gRC48L2F1
dGhvcj48YXV0aG9yPkNsYXJrLCBBLiBHLjwvYXV0aG9yPjwvYXV0aG9ycz48L2NvbnRyaWJ1dG9y
cz48YXV0aC1hZGRyZXNzPkRlcGFydG1lbnQgb2YgTW9sZWN1bGFyIEJpb2xvZ3kgYW5kIEdlbmV0
aWNzLCBDb3JuZWxsIFVuaXZlcnNpdHksIEl0aGFjYSwgTmV3IFlvcmsgMTQ4NTMsIFVTQS4gay5s
b2htdWVsbGVyQGJlcmtlbGV5LmVkdTwvYXV0aC1hZGRyZXNzPjx0aXRsZXM+PHRpdGxlPlRoZSBl
ZmZlY3Qgb2YgcmVjZW50IGFkbWl4dHVyZSBvbiBpbmZlcmVuY2Ugb2YgYW5jaWVudCBodW1hbiBw
b3B1bGF0aW9uIGhpc3Rvcnk8L3RpdGxlPjxzZWNvbmRhcnktdGl0bGU+R2VuZXRpY3M8L3NlY29u
ZGFyeS10aXRsZT48L3RpdGxlcz48cGVyaW9kaWNhbD48ZnVsbC10aXRsZT5HZW5ldGljczwvZnVs
bC10aXRsZT48L3BlcmlvZGljYWw+PHBhZ2VzPjYxMS0yMjwvcGFnZXM+PHZvbHVtZT4xODU8L3Zv
bHVtZT48bnVtYmVyPjI8L251bWJlcj48a2V5d29yZHM+PGtleXdvcmQ+QWZyaWNhPC9rZXl3b3Jk
PjxrZXl3b3JkPkFmcmljYW4gQW1lcmljYW5zLypnZW5ldGljczwva2V5d29yZD48a2V5d29yZD5B
ZnJpY2FuIENvbnRpbmVudGFsIEFuY2VzdHJ5IEdyb3VwLypnZW5ldGljczwva2V5d29yZD48a2V5
d29yZD5EZW1vZ3JhcGh5PC9rZXl3b3JkPjxrZXl3b3JkPkdlbmV0aWMgVmFyaWF0aW9uPC9rZXl3
b3JkPjxrZXl3b3JkPkhhcGxvdHlwZXM8L2tleXdvcmQ+PGtleXdvcmQ+SHVtYW5zPC9rZXl3b3Jk
PjxrZXl3b3JkPk5pZ2VyaWE8L2tleXdvcmQ+PGtleXdvcmQ+UG9seW1vcnBoaXNtLCBHZW5ldGlj
PC9rZXl3b3JkPjxrZXl3b3JkPipQb2x5bW9ycGhpc20sIFNpbmdsZSBOdWNsZW90aWRlPC9rZXl3
b3JkPjxrZXl3b3JkPlBvcHVsYXRpb24gR3JvdXBzL2dlbmV0aWNzPC9rZXl3b3JkPjwva2V5d29y
ZHM+PGRhdGVzPjx5ZWFyPjIwMTA8L3llYXI+PHB1Yi1kYXRlcz48ZGF0ZT5KdW48L2RhdGU+PC9w
dWItZGF0ZXM+PC9kYXRlcz48aXNibj4xOTQzLTI2MzEgKEVsZWN0cm9uaWMpJiN4RDswMDE2LTY3
MzEgKExpbmtpbmcpPC9pc2JuPjxhY2Nlc3Npb24tbnVtPjIwMzgyODM0PC9hY2Nlc3Npb24tbnVt
Pjx1cmxzPjxyZWxhdGVkLXVybHM+PHVybD5odHRwczovL3d3dy5uY2JpLm5sbS5uaWguZ292L3B1
Ym1lZC8yMDM4MjgzNDwvdXJsPjwvcmVsYXRlZC11cmxzPjwvdXJscz48Y3VzdG9tMj5QTUMyODgx
MTQxPC9jdXN0b20yPjxlbGVjdHJvbmljLXJlc291cmNlLW51bT4xMC4xNTM0L2dlbmV0aWNzLjEw
OS4xMTM3NjE8L2VsZWN0cm9uaWMtcmVzb3VyY2UtbnVtPjwvcmVjb3JkPjwvQ2l0ZT48Q2l0ZT48
QXV0aG9yPkxpPC9BdXRob3I+PFllYXI+MjAxMTwvWWVhcj48UmVjTnVtPjI1PC9SZWNOdW0+PHJl
Y29yZD48cmVjLW51bWJlcj4yNTwvcmVjLW51bWJlcj48Zm9yZWlnbi1rZXlzPjxrZXkgYXBwPSJF
TiIgZGItaWQ9InpkOXZycjlyNHN4cHZvZXgwejJ4MHNlbzk1dHg5ZmV4cjk1dCIgdGltZXN0YW1w
PSIxNDg2MjI2NzI2Ij4yNTwva2V5PjwvZm9yZWlnbi1rZXlzPjxyZWYtdHlwZSBuYW1lPSJKb3Vy
bmFsIEFydGljbGUiPjE3PC9yZWYtdHlwZT48Y29udHJpYnV0b3JzPjxhdXRob3JzPjxhdXRob3I+
TGksIEguPC9hdXRob3I+PGF1dGhvcj5EdXJiaW4sIFIuPC9hdXRob3I+PC9hdXRob3JzPjwvY29u
dHJpYnV0b3JzPjxhdXRoLWFkZHJlc3M+VGhlIFdlbGxjb21lIFRydXN0IFNhbmdlciBJbnN0aXR1
dGUsIEhpbnh0b24sIENhbWJyaWRnZSBDQjEwIDFTQSwgVUsuPC9hdXRoLWFkZHJlc3M+PHRpdGxl
cz48dGl0bGU+SW5mZXJlbmNlIG9mIGh1bWFuIHBvcHVsYXRpb24gaGlzdG9yeSBmcm9tIGluZGl2
aWR1YWwgd2hvbGUtZ2Vub21lIHNlcXVlbmNlczwvdGl0bGU+PHNlY29uZGFyeS10aXRsZT5OYXR1
cmU8L3NlY29uZGFyeS10aXRsZT48L3RpdGxlcz48cGVyaW9kaWNhbD48ZnVsbC10aXRsZT5OYXR1
cmU8L2Z1bGwtdGl0bGU+PC9wZXJpb2RpY2FsPjxwYWdlcz40OTMtNjwvcGFnZXM+PHZvbHVtZT40
NzU8L3ZvbHVtZT48bnVtYmVyPjczNTc8L251bWJlcj48a2V5d29yZHM+PGtleXdvcmQ+Q29tcHV0
ZXIgU2ltdWxhdGlvbjwva2V5d29yZD48a2V5d29yZD5GZW1hbGU8L2tleXdvcmQ+PGtleXdvcmQ+
KkdlbmV0aWNzLCBQb3B1bGF0aW9uPC9rZXl3b3JkPjxrZXl3b3JkPipHZW5vbWljczwva2V5d29y
ZD48a2V5d29yZD5IdW1hbnM8L2tleXdvcmQ+PGtleXdvcmQ+TWFsZTwva2V5d29yZD48a2V5d29y
ZD4qTW9kZWxzLCBHZW5ldGljPC9rZXl3b3JkPjxrZXl3b3JkPlBvcHVsYXRpb24gRGVuc2l0eTwv
a2V5d29yZD48a2V5d29yZD5Qb3B1bGF0aW9uIER5bmFtaWNzPC9rZXl3b3JkPjxrZXl3b3JkPlNl
cXVlbmNlIEFuYWx5c2lzLCBETkE8L2tleXdvcmQ+PC9rZXl3b3Jkcz48ZGF0ZXM+PHllYXI+MjAx
MTwveWVhcj48cHViLWRhdGVzPjxkYXRlPkp1bCAxMzwvZGF0ZT48L3B1Yi1kYXRlcz48L2RhdGVz
Pjxpc2JuPjE0NzYtNDY4NyAoRWxlY3Ryb25pYykmI3hEOzAwMjgtMDgzNiAoTGlua2luZyk8L2lz
Ym4+PGFjY2Vzc2lvbi1udW0+MjE3NTM3NTM8L2FjY2Vzc2lvbi1udW0+PHVybHM+PHJlbGF0ZWQt
dXJscz48dXJsPmh0dHBzOi8vd3d3Lm5jYmkubmxtLm5paC5nb3YvcHVibWVkLzIxNzUzNzUzPC91
cmw+PC9yZWxhdGVkLXVybHM+PC91cmxzPjxjdXN0b20yPlBNQzMxNTQ2NDU8L2N1c3RvbTI+PGVs
ZWN0cm9uaWMtcmVzb3VyY2UtbnVtPjEwLjEwMzgvbmF0dXJlMTAyMzE8L2VsZWN0cm9uaWMtcmVz
b3VyY2UtbnVtPjwvcmVjb3JkPjwvQ2l0ZT48L0VuZE5vdGU+AG==
</w:fldData>
        </w:fldChar>
      </w:r>
      <w:r w:rsidR="008834D1">
        <w:rPr>
          <w:rFonts w:ascii="Times New Roman" w:hAnsi="Times New Roman" w:cs="Times New Roman"/>
          <w:sz w:val="24"/>
          <w:szCs w:val="24"/>
        </w:rPr>
        <w:instrText xml:space="preserve"> ADDIN EN.CITE.DATA </w:instrText>
      </w:r>
      <w:r w:rsidR="008834D1">
        <w:rPr>
          <w:rFonts w:ascii="Times New Roman" w:hAnsi="Times New Roman" w:cs="Times New Roman"/>
          <w:sz w:val="24"/>
          <w:szCs w:val="24"/>
        </w:rPr>
      </w:r>
      <w:r w:rsidR="008834D1">
        <w:rPr>
          <w:rFonts w:ascii="Times New Roman" w:hAnsi="Times New Roman" w:cs="Times New Roman"/>
          <w:sz w:val="24"/>
          <w:szCs w:val="24"/>
        </w:rPr>
        <w:fldChar w:fldCharType="end"/>
      </w:r>
      <w:r w:rsidR="004C1689">
        <w:rPr>
          <w:rFonts w:ascii="Times New Roman" w:hAnsi="Times New Roman" w:cs="Times New Roman"/>
          <w:sz w:val="24"/>
          <w:szCs w:val="24"/>
        </w:rPr>
        <w:fldChar w:fldCharType="separate"/>
      </w:r>
      <w:r w:rsidR="008834D1">
        <w:rPr>
          <w:rFonts w:ascii="Times New Roman" w:hAnsi="Times New Roman" w:cs="Times New Roman"/>
          <w:noProof/>
          <w:sz w:val="24"/>
          <w:szCs w:val="24"/>
        </w:rPr>
        <w:t>(</w:t>
      </w:r>
      <w:hyperlink w:anchor="_ENREF_58" w:tooltip="Lohmueller, 2010 #26" w:history="1">
        <w:r w:rsidR="008834D1">
          <w:rPr>
            <w:rFonts w:ascii="Times New Roman" w:hAnsi="Times New Roman" w:cs="Times New Roman"/>
            <w:noProof/>
            <w:sz w:val="24"/>
            <w:szCs w:val="24"/>
          </w:rPr>
          <w:t>58</w:t>
        </w:r>
      </w:hyperlink>
      <w:r w:rsidR="008834D1">
        <w:rPr>
          <w:rFonts w:ascii="Times New Roman" w:hAnsi="Times New Roman" w:cs="Times New Roman"/>
          <w:noProof/>
          <w:sz w:val="24"/>
          <w:szCs w:val="24"/>
        </w:rPr>
        <w:t xml:space="preserve">, </w:t>
      </w:r>
      <w:hyperlink w:anchor="_ENREF_59" w:tooltip="Li, 2011 #25" w:history="1">
        <w:r w:rsidR="008834D1">
          <w:rPr>
            <w:rFonts w:ascii="Times New Roman" w:hAnsi="Times New Roman" w:cs="Times New Roman"/>
            <w:noProof/>
            <w:sz w:val="24"/>
            <w:szCs w:val="24"/>
          </w:rPr>
          <w:t>59</w:t>
        </w:r>
      </w:hyperlink>
      <w:r w:rsidR="008834D1">
        <w:rPr>
          <w:rFonts w:ascii="Times New Roman" w:hAnsi="Times New Roman" w:cs="Times New Roman"/>
          <w:noProof/>
          <w:sz w:val="24"/>
          <w:szCs w:val="24"/>
        </w:rPr>
        <w:t>)</w:t>
      </w:r>
      <w:r w:rsidR="004C1689">
        <w:rPr>
          <w:rFonts w:ascii="Times New Roman" w:hAnsi="Times New Roman" w:cs="Times New Roman"/>
          <w:sz w:val="24"/>
          <w:szCs w:val="24"/>
        </w:rPr>
        <w:fldChar w:fldCharType="end"/>
      </w:r>
      <w:r>
        <w:rPr>
          <w:rFonts w:ascii="Times New Roman" w:hAnsi="Times New Roman" w:cs="Times New Roman"/>
          <w:sz w:val="24"/>
          <w:szCs w:val="24"/>
        </w:rPr>
        <w:t xml:space="preserve">, SNPs were filtered according to the coverage of resequencing data at their position with thresholds of 10- to 100-fold for Beijing, spot-billed and mallard, or 5- to 80-fold for Shaoxing. </w:t>
      </w:r>
      <w:r w:rsidR="00F65B8E">
        <w:rPr>
          <w:rFonts w:ascii="Times New Roman" w:hAnsi="Times New Roman" w:cs="Times New Roman"/>
          <w:sz w:val="24"/>
          <w:szCs w:val="24"/>
        </w:rPr>
        <w:t>E</w:t>
      </w:r>
      <w:r w:rsidR="00FB0F26" w:rsidRPr="00E70206">
        <w:rPr>
          <w:rFonts w:ascii="Times New Roman" w:hAnsi="Times New Roman" w:cs="Times New Roman"/>
          <w:sz w:val="24"/>
          <w:szCs w:val="24"/>
        </w:rPr>
        <w:t>ffective population size</w:t>
      </w:r>
      <w:r w:rsidR="00F65B8E">
        <w:rPr>
          <w:rFonts w:ascii="Times New Roman" w:hAnsi="Times New Roman" w:cs="Times New Roman"/>
          <w:sz w:val="24"/>
          <w:szCs w:val="24"/>
        </w:rPr>
        <w:t>s</w:t>
      </w:r>
      <w:r w:rsidR="00FB0F26" w:rsidRPr="00E70206">
        <w:rPr>
          <w:rFonts w:ascii="Times New Roman" w:hAnsi="Times New Roman" w:cs="Times New Roman"/>
          <w:sz w:val="24"/>
          <w:szCs w:val="24"/>
        </w:rPr>
        <w:t xml:space="preserve"> were assessed by PSMC model analysis. We assumed that mutati</w:t>
      </w:r>
      <w:r w:rsidR="00705C0D">
        <w:rPr>
          <w:rFonts w:ascii="Times New Roman" w:hAnsi="Times New Roman" w:cs="Times New Roman"/>
          <w:sz w:val="24"/>
          <w:szCs w:val="24"/>
        </w:rPr>
        <w:t>on rate per year to be 9.97e-10</w:t>
      </w:r>
      <w:r w:rsidR="00FB0F26" w:rsidRPr="00E70206">
        <w:rPr>
          <w:rFonts w:ascii="Times New Roman" w:hAnsi="Times New Roman" w:cs="Times New Roman"/>
          <w:sz w:val="24"/>
          <w:szCs w:val="24"/>
        </w:rPr>
        <w:t xml:space="preserve"> and </w:t>
      </w:r>
      <w:r w:rsidR="0006634C">
        <w:rPr>
          <w:rFonts w:ascii="Times New Roman" w:hAnsi="Times New Roman" w:cs="Times New Roman"/>
          <w:sz w:val="24"/>
          <w:szCs w:val="24"/>
        </w:rPr>
        <w:t>that the generation time to be one</w:t>
      </w:r>
      <w:r w:rsidR="00FB0F26" w:rsidRPr="00E70206">
        <w:rPr>
          <w:rFonts w:ascii="Times New Roman" w:hAnsi="Times New Roman" w:cs="Times New Roman"/>
          <w:sz w:val="24"/>
          <w:szCs w:val="24"/>
        </w:rPr>
        <w:t xml:space="preserve"> year for both </w:t>
      </w:r>
      <m:oMath>
        <m:r>
          <m:rPr>
            <m:sty m:val="p"/>
          </m:rPr>
          <w:rPr>
            <w:rFonts w:ascii="Cambria Math" w:hAnsi="Cambria Math" w:cs="Times New Roman"/>
            <w:sz w:val="24"/>
            <w:szCs w:val="24"/>
          </w:rPr>
          <m:t>∂</m:t>
        </m:r>
      </m:oMath>
      <w:r w:rsidR="007D038A" w:rsidRPr="00E70206">
        <w:rPr>
          <w:rFonts w:ascii="Times New Roman" w:hAnsi="Times New Roman" w:cs="Times New Roman"/>
          <w:iCs/>
          <w:color w:val="000000" w:themeColor="text1"/>
          <w:kern w:val="0"/>
          <w:sz w:val="24"/>
          <w:szCs w:val="24"/>
        </w:rPr>
        <w:t>a</w:t>
      </w:r>
      <m:oMath>
        <m:r>
          <m:rPr>
            <m:sty m:val="p"/>
          </m:rPr>
          <w:rPr>
            <w:rFonts w:ascii="Cambria Math" w:hAnsi="Cambria Math" w:cs="Times New Roman"/>
            <w:sz w:val="24"/>
            <w:szCs w:val="24"/>
          </w:rPr>
          <m:t>∂</m:t>
        </m:r>
      </m:oMath>
      <w:r w:rsidR="007D038A" w:rsidRPr="00E70206">
        <w:rPr>
          <w:rFonts w:ascii="Times New Roman" w:hAnsi="Times New Roman" w:cs="Times New Roman"/>
          <w:iCs/>
          <w:color w:val="000000" w:themeColor="text1"/>
          <w:kern w:val="0"/>
          <w:sz w:val="24"/>
          <w:szCs w:val="24"/>
        </w:rPr>
        <w:t>i</w:t>
      </w:r>
      <w:r w:rsidR="00FB0F26" w:rsidRPr="00E70206">
        <w:rPr>
          <w:rFonts w:ascii="Times New Roman" w:hAnsi="Times New Roman" w:cs="Times New Roman"/>
          <w:sz w:val="24"/>
          <w:szCs w:val="24"/>
        </w:rPr>
        <w:t xml:space="preserve"> simulation and PSMC analysis</w:t>
      </w:r>
      <w:r w:rsidR="003A420E">
        <w:rPr>
          <w:rFonts w:ascii="Times New Roman" w:hAnsi="Times New Roman" w:cs="Times New Roman"/>
          <w:sz w:val="24"/>
          <w:szCs w:val="24"/>
        </w:rPr>
        <w:fldChar w:fldCharType="begin">
          <w:fldData xml:space="preserve">PEVuZE5vdGU+PENpdGU+PEF1dGhvcj5OYWRhY2hvd3NrYS1Ccnp5c2thPC9BdXRob3I+PFllYXI+
MjAxNTwvWWVhcj48UmVjTnVtPjg5PC9SZWNOdW0+PERpc3BsYXlUZXh0Pig2MCk8L0Rpc3BsYXlU
ZXh0PjxyZWNvcmQ+PHJlYy1udW1iZXI+ODk8L3JlYy1udW1iZXI+PGZvcmVpZ24ta2V5cz48a2V5
IGFwcD0iRU4iIGRiLWlkPSJ6ZDl2cnI5cjRzeHB2b2V4MHoyeDBzZW85NXR4OWZleHI5NXQiIHRp
bWVzdGFtcD0iMTQ5NDkzNzExMCI+ODk8L2tleT48L2ZvcmVpZ24ta2V5cz48cmVmLXR5cGUgbmFt
ZT0iSm91cm5hbCBBcnRpY2xlIj4xNzwvcmVmLXR5cGU+PGNvbnRyaWJ1dG9ycz48YXV0aG9ycz48
YXV0aG9yPk5hZGFjaG93c2thLUJyenlza2EsIEsuPC9hdXRob3I+PGF1dGhvcj5MaSwgQy48L2F1
dGhvcj48YXV0aG9yPlNtZWRzLCBMLjwvYXV0aG9yPjxhdXRob3I+WmhhbmcsIEcuPC9hdXRob3I+
PGF1dGhvcj5FbGxlZ3JlbiwgSC48L2F1dGhvcj48L2F1dGhvcnM+PC9jb250cmlidXRvcnM+PGF1
dGgtYWRkcmVzcz5EZXBhcnRtZW50IG9mIEV2b2x1dGlvbmFyeSBCaW9sb2d5LCBFdm9sdXRpb25h
cnkgQmlvbG9neSBDZW50cmUsIFVwcHNhbGEgVW5pdmVyc2l0eSwgTm9yYnl2YWdlbiAxOEQsIDc1
MiAzNiBVcHBzYWxhLCBTd2VkZW4uIEVsZWN0cm9uaWMgYWRkcmVzczoga3J5c3R5bmEubmFkYWNo
b3dza2EtYnJ6eXNrYUBlYmMudXUuc2UuJiN4RDtDaGluYSBOYXRpb25hbCBHZW5lQmFuaywgQkdJ
LVNoZW56aGVuLCBTaGVuemhlbiA1MTgwODMsIENoaW5hOyBDZW50cmUgZm9yIEdlb0dlbmV0aWNz
LCBOYXR1cmFsIEhpc3RvcnkgTXVzZXVtIG9mIERlbm1hcmssIFVuaXZlcnNpdHkgb2YgQ29wZW5o
YWdlbiwgT3N0ZXIgVm9sZGdhZGUgNS03LCAxMzUwIENvcGVuaGFnZW4sIERlbm1hcmsuJiN4RDtE
ZXBhcnRtZW50IG9mIEV2b2x1dGlvbmFyeSBCaW9sb2d5LCBFdm9sdXRpb25hcnkgQmlvbG9neSBD
ZW50cmUsIFVwcHNhbGEgVW5pdmVyc2l0eSwgTm9yYnl2YWdlbiAxOEQsIDc1MiAzNiBVcHBzYWxh
LCBTd2VkZW4uJiN4RDtDaGluYSBOYXRpb25hbCBHZW5lQmFuaywgQkdJLVNoZW56aGVuLCBTaGVu
emhlbiA1MTgwODMsIENoaW5hOyBDZW50cmUgZm9yIFNvY2lhbCBFdm9sdXRpb24sIERlcGFydG1l
bnQgb2YgQmlvbG9neSwgVW5pdmVyc2l0ZXRzcGFya2VuIDE1LCBVbml2ZXJzaXR5IG9mIENvcGVu
aGFnZW4sIDIxMDAgQ29wZW5oYWdlbiwgRGVubWFyay48L2F1dGgtYWRkcmVzcz48dGl0bGVzPjx0
aXRsZT5UZW1wb3JhbCBEeW5hbWljcyBvZiBBdmlhbiBQb3B1bGF0aW9ucyBkdXJpbmcgUGxlaXN0
b2NlbmUgUmV2ZWFsZWQgYnkgV2hvbGUtR2Vub21lIFNlcXVlbmNlczwvdGl0bGU+PHNlY29uZGFy
eS10aXRsZT5DdXJyIEJpb2w8L3NlY29uZGFyeS10aXRsZT48L3RpdGxlcz48cGVyaW9kaWNhbD48
ZnVsbC10aXRsZT5DdXJyIEJpb2w8L2Z1bGwtdGl0bGU+PC9wZXJpb2RpY2FsPjxwYWdlcz4xMzc1
LTgwPC9wYWdlcz48dm9sdW1lPjI1PC92b2x1bWU+PG51bWJlcj4xMDwvbnVtYmVyPjxrZXl3b3Jk
cz48a2V5d29yZD5BbmltYWxzPC9rZXl3b3JkPjxrZXl3b3JkPkJpcmRzLypnZW5ldGljczwva2V5
d29yZD48a2V5d29yZD5DbGltYXRlIENoYW5nZTwva2V5d29yZD48a2V5d29yZD5FbmRhbmdlcmVk
IFNwZWNpZXM8L2tleXdvcmQ+PGtleXdvcmQ+R2VuZXRpYyBWYXJpYXRpb248L2tleXdvcmQ+PGtl
eXdvcmQ+R2VuZXRpY3MsIFBvcHVsYXRpb248L2tleXdvcmQ+PGtleXdvcmQ+Kkdlbm9tZTwva2V5
d29yZD48a2V5d29yZD5Qb3B1bGF0aW9uIERlbnNpdHk8L2tleXdvcmQ+PGtleXdvcmQ+UG9wdWxh
dGlvbiBEeW5hbWljczwva2V5d29yZD48L2tleXdvcmRzPjxkYXRlcz48eWVhcj4yMDE1PC95ZWFy
PjxwdWItZGF0ZXM+PGRhdGU+TWF5IDE4PC9kYXRlPjwvcHViLWRhdGVzPjwvZGF0ZXM+PGlzYm4+
MTg3OS0wNDQ1IChFbGVjdHJvbmljKSYjeEQ7MDk2MC05ODIyIChMaW5raW5nKTwvaXNibj48YWNj
ZXNzaW9uLW51bT4yNTg5MTQwNDwvYWNjZXNzaW9uLW51bT48dXJscz48cmVsYXRlZC11cmxzPjx1
cmw+aHR0cHM6Ly93d3cubmNiaS5ubG0ubmloLmdvdi9wdWJtZWQvMjU4OTE0MDQ8L3VybD48L3Jl
bGF0ZWQtdXJscz48L3VybHM+PGN1c3RvbTI+UE1DNDQ0Njc4OTwvY3VzdG9tMj48ZWxlY3Ryb25p
Yy1yZXNvdXJjZS1udW0+MTAuMTAxNi9qLmN1Yi4yMDE1LjAzLjA0NzwvZWxlY3Ryb25pYy1yZXNv
dXJjZS1udW0+PC9yZWNvcmQ+PC9DaXRlPjwvRW5kTm90ZT5=
</w:fldData>
        </w:fldChar>
      </w:r>
      <w:r w:rsidR="008834D1">
        <w:rPr>
          <w:rFonts w:ascii="Times New Roman" w:hAnsi="Times New Roman" w:cs="Times New Roman"/>
          <w:sz w:val="24"/>
          <w:szCs w:val="24"/>
        </w:rPr>
        <w:instrText xml:space="preserve"> ADDIN EN.CITE </w:instrText>
      </w:r>
      <w:r w:rsidR="008834D1">
        <w:rPr>
          <w:rFonts w:ascii="Times New Roman" w:hAnsi="Times New Roman" w:cs="Times New Roman"/>
          <w:sz w:val="24"/>
          <w:szCs w:val="24"/>
        </w:rPr>
        <w:fldChar w:fldCharType="begin">
          <w:fldData xml:space="preserve">PEVuZE5vdGU+PENpdGU+PEF1dGhvcj5OYWRhY2hvd3NrYS1Ccnp5c2thPC9BdXRob3I+PFllYXI+
MjAxNTwvWWVhcj48UmVjTnVtPjg5PC9SZWNOdW0+PERpc3BsYXlUZXh0Pig2MCk8L0Rpc3BsYXlU
ZXh0PjxyZWNvcmQ+PHJlYy1udW1iZXI+ODk8L3JlYy1udW1iZXI+PGZvcmVpZ24ta2V5cz48a2V5
IGFwcD0iRU4iIGRiLWlkPSJ6ZDl2cnI5cjRzeHB2b2V4MHoyeDBzZW85NXR4OWZleHI5NXQiIHRp
bWVzdGFtcD0iMTQ5NDkzNzExMCI+ODk8L2tleT48L2ZvcmVpZ24ta2V5cz48cmVmLXR5cGUgbmFt
ZT0iSm91cm5hbCBBcnRpY2xlIj4xNzwvcmVmLXR5cGU+PGNvbnRyaWJ1dG9ycz48YXV0aG9ycz48
YXV0aG9yPk5hZGFjaG93c2thLUJyenlza2EsIEsuPC9hdXRob3I+PGF1dGhvcj5MaSwgQy48L2F1
dGhvcj48YXV0aG9yPlNtZWRzLCBMLjwvYXV0aG9yPjxhdXRob3I+WmhhbmcsIEcuPC9hdXRob3I+
PGF1dGhvcj5FbGxlZ3JlbiwgSC48L2F1dGhvcj48L2F1dGhvcnM+PC9jb250cmlidXRvcnM+PGF1
dGgtYWRkcmVzcz5EZXBhcnRtZW50IG9mIEV2b2x1dGlvbmFyeSBCaW9sb2d5LCBFdm9sdXRpb25h
cnkgQmlvbG9neSBDZW50cmUsIFVwcHNhbGEgVW5pdmVyc2l0eSwgTm9yYnl2YWdlbiAxOEQsIDc1
MiAzNiBVcHBzYWxhLCBTd2VkZW4uIEVsZWN0cm9uaWMgYWRkcmVzczoga3J5c3R5bmEubmFkYWNo
b3dza2EtYnJ6eXNrYUBlYmMudXUuc2UuJiN4RDtDaGluYSBOYXRpb25hbCBHZW5lQmFuaywgQkdJ
LVNoZW56aGVuLCBTaGVuemhlbiA1MTgwODMsIENoaW5hOyBDZW50cmUgZm9yIEdlb0dlbmV0aWNz
LCBOYXR1cmFsIEhpc3RvcnkgTXVzZXVtIG9mIERlbm1hcmssIFVuaXZlcnNpdHkgb2YgQ29wZW5o
YWdlbiwgT3N0ZXIgVm9sZGdhZGUgNS03LCAxMzUwIENvcGVuaGFnZW4sIERlbm1hcmsuJiN4RDtE
ZXBhcnRtZW50IG9mIEV2b2x1dGlvbmFyeSBCaW9sb2d5LCBFdm9sdXRpb25hcnkgQmlvbG9neSBD
ZW50cmUsIFVwcHNhbGEgVW5pdmVyc2l0eSwgTm9yYnl2YWdlbiAxOEQsIDc1MiAzNiBVcHBzYWxh
LCBTd2VkZW4uJiN4RDtDaGluYSBOYXRpb25hbCBHZW5lQmFuaywgQkdJLVNoZW56aGVuLCBTaGVu
emhlbiA1MTgwODMsIENoaW5hOyBDZW50cmUgZm9yIFNvY2lhbCBFdm9sdXRpb24sIERlcGFydG1l
bnQgb2YgQmlvbG9neSwgVW5pdmVyc2l0ZXRzcGFya2VuIDE1LCBVbml2ZXJzaXR5IG9mIENvcGVu
aGFnZW4sIDIxMDAgQ29wZW5oYWdlbiwgRGVubWFyay48L2F1dGgtYWRkcmVzcz48dGl0bGVzPjx0
aXRsZT5UZW1wb3JhbCBEeW5hbWljcyBvZiBBdmlhbiBQb3B1bGF0aW9ucyBkdXJpbmcgUGxlaXN0
b2NlbmUgUmV2ZWFsZWQgYnkgV2hvbGUtR2Vub21lIFNlcXVlbmNlczwvdGl0bGU+PHNlY29uZGFy
eS10aXRsZT5DdXJyIEJpb2w8L3NlY29uZGFyeS10aXRsZT48L3RpdGxlcz48cGVyaW9kaWNhbD48
ZnVsbC10aXRsZT5DdXJyIEJpb2w8L2Z1bGwtdGl0bGU+PC9wZXJpb2RpY2FsPjxwYWdlcz4xMzc1
LTgwPC9wYWdlcz48dm9sdW1lPjI1PC92b2x1bWU+PG51bWJlcj4xMDwvbnVtYmVyPjxrZXl3b3Jk
cz48a2V5d29yZD5BbmltYWxzPC9rZXl3b3JkPjxrZXl3b3JkPkJpcmRzLypnZW5ldGljczwva2V5
d29yZD48a2V5d29yZD5DbGltYXRlIENoYW5nZTwva2V5d29yZD48a2V5d29yZD5FbmRhbmdlcmVk
IFNwZWNpZXM8L2tleXdvcmQ+PGtleXdvcmQ+R2VuZXRpYyBWYXJpYXRpb248L2tleXdvcmQ+PGtl
eXdvcmQ+R2VuZXRpY3MsIFBvcHVsYXRpb248L2tleXdvcmQ+PGtleXdvcmQ+Kkdlbm9tZTwva2V5
d29yZD48a2V5d29yZD5Qb3B1bGF0aW9uIERlbnNpdHk8L2tleXdvcmQ+PGtleXdvcmQ+UG9wdWxh
dGlvbiBEeW5hbWljczwva2V5d29yZD48L2tleXdvcmRzPjxkYXRlcz48eWVhcj4yMDE1PC95ZWFy
PjxwdWItZGF0ZXM+PGRhdGU+TWF5IDE4PC9kYXRlPjwvcHViLWRhdGVzPjwvZGF0ZXM+PGlzYm4+
MTg3OS0wNDQ1IChFbGVjdHJvbmljKSYjeEQ7MDk2MC05ODIyIChMaW5raW5nKTwvaXNibj48YWNj
ZXNzaW9uLW51bT4yNTg5MTQwNDwvYWNjZXNzaW9uLW51bT48dXJscz48cmVsYXRlZC11cmxzPjx1
cmw+aHR0cHM6Ly93d3cubmNiaS5ubG0ubmloLmdvdi9wdWJtZWQvMjU4OTE0MDQ8L3VybD48L3Jl
bGF0ZWQtdXJscz48L3VybHM+PGN1c3RvbTI+UE1DNDQ0Njc4OTwvY3VzdG9tMj48ZWxlY3Ryb25p
Yy1yZXNvdXJjZS1udW0+MTAuMTAxNi9qLmN1Yi4yMDE1LjAzLjA0NzwvZWxlY3Ryb25pYy1yZXNv
dXJjZS1udW0+PC9yZWNvcmQ+PC9DaXRlPjwvRW5kTm90ZT5=
</w:fldData>
        </w:fldChar>
      </w:r>
      <w:r w:rsidR="008834D1">
        <w:rPr>
          <w:rFonts w:ascii="Times New Roman" w:hAnsi="Times New Roman" w:cs="Times New Roman"/>
          <w:sz w:val="24"/>
          <w:szCs w:val="24"/>
        </w:rPr>
        <w:instrText xml:space="preserve"> ADDIN EN.CITE.DATA </w:instrText>
      </w:r>
      <w:r w:rsidR="008834D1">
        <w:rPr>
          <w:rFonts w:ascii="Times New Roman" w:hAnsi="Times New Roman" w:cs="Times New Roman"/>
          <w:sz w:val="24"/>
          <w:szCs w:val="24"/>
        </w:rPr>
      </w:r>
      <w:r w:rsidR="008834D1">
        <w:rPr>
          <w:rFonts w:ascii="Times New Roman" w:hAnsi="Times New Roman" w:cs="Times New Roman"/>
          <w:sz w:val="24"/>
          <w:szCs w:val="24"/>
        </w:rPr>
        <w:fldChar w:fldCharType="end"/>
      </w:r>
      <w:r w:rsidR="003A420E">
        <w:rPr>
          <w:rFonts w:ascii="Times New Roman" w:hAnsi="Times New Roman" w:cs="Times New Roman"/>
          <w:sz w:val="24"/>
          <w:szCs w:val="24"/>
        </w:rPr>
        <w:fldChar w:fldCharType="separate"/>
      </w:r>
      <w:r w:rsidR="008834D1">
        <w:rPr>
          <w:rFonts w:ascii="Times New Roman" w:hAnsi="Times New Roman" w:cs="Times New Roman"/>
          <w:noProof/>
          <w:sz w:val="24"/>
          <w:szCs w:val="24"/>
        </w:rPr>
        <w:t>(</w:t>
      </w:r>
      <w:hyperlink w:anchor="_ENREF_60" w:tooltip="Nadachowska-Brzyska, 2015 #89" w:history="1">
        <w:r w:rsidR="008834D1">
          <w:rPr>
            <w:rFonts w:ascii="Times New Roman" w:hAnsi="Times New Roman" w:cs="Times New Roman"/>
            <w:noProof/>
            <w:sz w:val="24"/>
            <w:szCs w:val="24"/>
          </w:rPr>
          <w:t>60</w:t>
        </w:r>
      </w:hyperlink>
      <w:r w:rsidR="008834D1">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FB0F26" w:rsidRPr="00E70206">
        <w:rPr>
          <w:rFonts w:ascii="Times New Roman" w:hAnsi="Times New Roman" w:cs="Times New Roman"/>
          <w:sz w:val="24"/>
          <w:szCs w:val="24"/>
        </w:rPr>
        <w:t>.</w:t>
      </w:r>
    </w:p>
    <w:p w14:paraId="0DD55B85" w14:textId="77777777" w:rsidR="009E4690" w:rsidRDefault="009E4690" w:rsidP="00E70206">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Selective sweep analysis</w:t>
      </w:r>
    </w:p>
    <w:p w14:paraId="4D24C0E7" w14:textId="4DFCC5F1" w:rsidR="009E4690" w:rsidRDefault="009E4690" w:rsidP="00E70206">
      <w:pPr>
        <w:autoSpaceDE w:val="0"/>
        <w:autoSpaceDN w:val="0"/>
        <w:adjustRightInd w:val="0"/>
        <w:spacing w:line="480" w:lineRule="auto"/>
        <w:rPr>
          <w:rFonts w:ascii="Times New Roman" w:hAnsi="Times New Roman" w:cs="Times New Roman"/>
          <w:sz w:val="24"/>
          <w:szCs w:val="24"/>
        </w:rPr>
      </w:pPr>
      <w:del w:id="234" w:author="liu rui" w:date="2018-10-08T13:54:00Z">
        <w:r w:rsidDel="002275AC">
          <w:rPr>
            <w:rFonts w:ascii="Times New Roman" w:hAnsi="Times New Roman" w:cs="Times New Roman" w:hint="eastAsia"/>
            <w:sz w:val="24"/>
            <w:szCs w:val="24"/>
          </w:rPr>
          <w:delText xml:space="preserve">For the </w:delText>
        </w:r>
      </w:del>
      <w:ins w:id="235" w:author="liu rui" w:date="2018-10-08T13:54:00Z">
        <w:r w:rsidR="002275AC">
          <w:rPr>
            <w:rFonts w:ascii="Times New Roman" w:hAnsi="Times New Roman" w:cs="Times New Roman"/>
            <w:sz w:val="24"/>
            <w:szCs w:val="24"/>
          </w:rPr>
          <w:t xml:space="preserve">To detect selection that occurred in </w:t>
        </w:r>
      </w:ins>
      <w:r>
        <w:rPr>
          <w:rFonts w:ascii="Times New Roman" w:hAnsi="Times New Roman" w:cs="Times New Roman"/>
          <w:sz w:val="24"/>
          <w:szCs w:val="24"/>
        </w:rPr>
        <w:t>wild duck linage (</w:t>
      </w:r>
      <w:r w:rsidR="004E2A24">
        <w:rPr>
          <w:rFonts w:ascii="Times New Roman" w:hAnsi="Times New Roman" w:cs="Times New Roman"/>
          <w:sz w:val="24"/>
          <w:szCs w:val="24"/>
        </w:rPr>
        <w:t>mallard duck and spot-billed duck</w:t>
      </w:r>
      <w:r>
        <w:rPr>
          <w:rFonts w:ascii="Times New Roman" w:hAnsi="Times New Roman" w:cs="Times New Roman"/>
          <w:sz w:val="24"/>
          <w:szCs w:val="24"/>
        </w:rPr>
        <w:t>)</w:t>
      </w:r>
      <w:ins w:id="236" w:author="liu rui" w:date="2018-10-08T13:54:00Z">
        <w:r w:rsidR="002275AC">
          <w:rPr>
            <w:rFonts w:ascii="Times New Roman" w:hAnsi="Times New Roman" w:cs="Times New Roman"/>
            <w:sz w:val="24"/>
            <w:szCs w:val="24"/>
          </w:rPr>
          <w:t xml:space="preserve"> </w:t>
        </w:r>
        <w:r w:rsidR="002275AC">
          <w:rPr>
            <w:rFonts w:ascii="Times New Roman" w:hAnsi="Times New Roman" w:cs="Times New Roman"/>
            <w:sz w:val="24"/>
            <w:szCs w:val="24"/>
          </w:rPr>
          <w:lastRenderedPageBreak/>
          <w:t>after</w:t>
        </w:r>
      </w:ins>
      <w:ins w:id="237" w:author="liu rui" w:date="2018-10-08T13:55:00Z">
        <w:r w:rsidR="002275AC">
          <w:rPr>
            <w:rFonts w:ascii="Times New Roman" w:hAnsi="Times New Roman" w:cs="Times New Roman"/>
            <w:sz w:val="24"/>
            <w:szCs w:val="24"/>
          </w:rPr>
          <w:t xml:space="preserve"> their divergence with domestic lineage</w:t>
        </w:r>
      </w:ins>
      <w:r>
        <w:rPr>
          <w:rFonts w:ascii="Times New Roman" w:hAnsi="Times New Roman" w:cs="Times New Roman"/>
          <w:sz w:val="24"/>
          <w:szCs w:val="24"/>
        </w:rPr>
        <w:t>, we selected SNPs according to the inferred ancestral all</w:t>
      </w:r>
      <w:r w:rsidR="003F44D8">
        <w:rPr>
          <w:rFonts w:ascii="Times New Roman" w:hAnsi="Times New Roman" w:cs="Times New Roman"/>
          <w:sz w:val="24"/>
          <w:szCs w:val="24"/>
        </w:rPr>
        <w:t xml:space="preserve">eles and using </w:t>
      </w:r>
      <w:ins w:id="238" w:author="liu rui" w:date="2018-10-08T17:12:00Z">
        <w:r w:rsidR="000369CE">
          <w:rPr>
            <w:rFonts w:ascii="Times New Roman" w:hAnsi="Times New Roman" w:cs="Times New Roman"/>
            <w:sz w:val="24"/>
            <w:szCs w:val="24"/>
          </w:rPr>
          <w:t>strict</w:t>
        </w:r>
      </w:ins>
      <w:del w:id="239" w:author="liu rui" w:date="2018-10-08T17:11:00Z">
        <w:r w:rsidR="003F44D8" w:rsidDel="00F50B80">
          <w:rPr>
            <w:rFonts w:ascii="Times New Roman" w:hAnsi="Times New Roman" w:cs="Times New Roman"/>
            <w:sz w:val="24"/>
            <w:szCs w:val="24"/>
          </w:rPr>
          <w:delText>the</w:delText>
        </w:r>
      </w:del>
      <w:r w:rsidR="003F44D8">
        <w:rPr>
          <w:rFonts w:ascii="Times New Roman" w:hAnsi="Times New Roman" w:cs="Times New Roman"/>
          <w:sz w:val="24"/>
          <w:szCs w:val="24"/>
        </w:rPr>
        <w:t xml:space="preserve"> thresholds</w:t>
      </w:r>
      <w:ins w:id="240" w:author="liu rui" w:date="2018-10-08T17:11:00Z">
        <w:r w:rsidR="00F50B80" w:rsidDel="00F50B80">
          <w:rPr>
            <w:rFonts w:ascii="Times New Roman" w:hAnsi="Times New Roman" w:cs="Times New Roman"/>
            <w:sz w:val="24"/>
            <w:szCs w:val="24"/>
          </w:rPr>
          <w:t xml:space="preserve"> </w:t>
        </w:r>
      </w:ins>
      <w:del w:id="241" w:author="liu rui" w:date="2018-10-08T17:11:00Z">
        <w:r w:rsidDel="00F50B80">
          <w:rPr>
            <w:rFonts w:ascii="Times New Roman" w:hAnsi="Times New Roman" w:cs="Times New Roman"/>
            <w:sz w:val="24"/>
            <w:szCs w:val="24"/>
          </w:rPr>
          <w:delText xml:space="preserve">: (1) SNPs were fixed in the tested Muscovy ducks with at least 20-fold coverage; (2) </w:delText>
        </w:r>
        <w:r w:rsidRPr="006B4FC3" w:rsidDel="00F50B80">
          <w:rPr>
            <w:rFonts w:ascii="Times New Roman" w:hAnsi="Times New Roman" w:cs="Times New Roman"/>
            <w:sz w:val="24"/>
            <w:szCs w:val="24"/>
          </w:rPr>
          <w:delText>derived allele</w:delText>
        </w:r>
        <w:r w:rsidDel="00F50B80">
          <w:rPr>
            <w:rFonts w:ascii="Times New Roman" w:hAnsi="Times New Roman" w:cs="Times New Roman"/>
            <w:sz w:val="24"/>
            <w:szCs w:val="24"/>
          </w:rPr>
          <w:delText>s</w:delText>
        </w:r>
        <w:r w:rsidRPr="006B4FC3" w:rsidDel="00F50B80">
          <w:rPr>
            <w:rFonts w:ascii="Times New Roman" w:hAnsi="Times New Roman" w:cs="Times New Roman"/>
            <w:sz w:val="24"/>
            <w:szCs w:val="24"/>
          </w:rPr>
          <w:delText xml:space="preserve"> </w:delText>
        </w:r>
        <w:r w:rsidDel="00F50B80">
          <w:rPr>
            <w:rFonts w:ascii="Times New Roman" w:hAnsi="Times New Roman" w:cs="Times New Roman"/>
            <w:sz w:val="24"/>
            <w:szCs w:val="24"/>
          </w:rPr>
          <w:delText>were detected</w:delText>
        </w:r>
        <w:r w:rsidRPr="006B4FC3" w:rsidDel="00F50B80">
          <w:rPr>
            <w:rFonts w:ascii="Times New Roman" w:hAnsi="Times New Roman" w:cs="Times New Roman"/>
            <w:sz w:val="24"/>
            <w:szCs w:val="24"/>
          </w:rPr>
          <w:delText xml:space="preserve"> in both do</w:delText>
        </w:r>
        <w:r w:rsidDel="00F50B80">
          <w:rPr>
            <w:rFonts w:ascii="Times New Roman" w:hAnsi="Times New Roman" w:cs="Times New Roman"/>
            <w:sz w:val="24"/>
            <w:szCs w:val="24"/>
          </w:rPr>
          <w:delText>mestic lineage</w:delText>
        </w:r>
        <w:r w:rsidR="003F44D8" w:rsidDel="00F50B80">
          <w:rPr>
            <w:rFonts w:ascii="Times New Roman" w:hAnsi="Times New Roman" w:cs="Times New Roman"/>
            <w:sz w:val="24"/>
            <w:szCs w:val="24"/>
          </w:rPr>
          <w:delText xml:space="preserve"> and wild lineage; (3) wasn’t</w:delText>
        </w:r>
        <w:r w:rsidRPr="00E70206" w:rsidDel="00F50B80">
          <w:rPr>
            <w:rFonts w:ascii="Times New Roman" w:hAnsi="Times New Roman" w:cs="Times New Roman"/>
            <w:sz w:val="24"/>
            <w:szCs w:val="24"/>
          </w:rPr>
          <w:delText xml:space="preserve"> in CpG sites</w:delText>
        </w:r>
      </w:del>
      <w:r w:rsidR="00F50B80">
        <w:rPr>
          <w:rFonts w:ascii="Times New Roman" w:hAnsi="Times New Roman" w:cs="Times New Roman"/>
          <w:sz w:val="24"/>
          <w:szCs w:val="24"/>
        </w:rPr>
        <w:fldChar w:fldCharType="begin">
          <w:fldData xml:space="preserve">PEVuZE5vdGU+PENpdGU+PEF1dGhvcj5HcmVlbjwvQXV0aG9yPjxZZWFyPjIwMTA8L1llYXI+PFJl
Y051bT4xNjwvUmVjTnVtPjxEaXNwbGF5VGV4dD4oMjgpPC9EaXNwbGF5VGV4dD48cmVjb3JkPjxy
ZWMtbnVtYmVyPjE2PC9yZWMtbnVtYmVyPjxmb3JlaWduLWtleXM+PGtleSBhcHA9IkVOIiBkYi1p
ZD0iemQ5dnJyOXI0c3hwdm9leDB6Mngwc2VvOTV0eDlmZXhyOTV0IiB0aW1lc3RhbXA9IjE0ODYy
MjE3OTQiPjE2PC9rZXk+PC9mb3JlaWduLWtleXM+PHJlZi10eXBlIG5hbWU9IkpvdXJuYWwgQXJ0
aWNsZSI+MTc8L3JlZi10eXBlPjxjb250cmlidXRvcnM+PGF1dGhvcnM+PGF1dGhvcj5HcmVlbiwg
Ui4gRS48L2F1dGhvcj48YXV0aG9yPktyYXVzZSwgSi48L2F1dGhvcj48YXV0aG9yPkJyaWdncywg
QS4gVy48L2F1dGhvcj48YXV0aG9yPk1hcmljaWMsIFQuPC9hdXRob3I+PGF1dGhvcj5TdGVuemVs
LCBVLjwvYXV0aG9yPjxhdXRob3I+S2lyY2hlciwgTS48L2F1dGhvcj48YXV0aG9yPlBhdHRlcnNv
biwgTi48L2F1dGhvcj48YXV0aG9yPkxpLCBILjwvYXV0aG9yPjxhdXRob3I+WmhhaSwgVy48L2F1
dGhvcj48YXV0aG9yPkZyaXR6LCBNLiBILjwvYXV0aG9yPjxhdXRob3I+SGFuc2VuLCBOLiBGLjwv
YXV0aG9yPjxhdXRob3I+RHVyYW5kLCBFLiBZLjwvYXV0aG9yPjxhdXRob3I+TWFsYXNwaW5hcywg
QS4gUy48L2F1dGhvcj48YXV0aG9yPkplbnNlbiwgSi4gRC48L2F1dGhvcj48YXV0aG9yPk1hcnF1
ZXMtQm9uZXQsIFQuPC9hdXRob3I+PGF1dGhvcj5BbGthbiwgQy48L2F1dGhvcj48YXV0aG9yPlBy
dWZlciwgSy48L2F1dGhvcj48YXV0aG9yPk1leWVyLCBNLjwvYXV0aG9yPjxhdXRob3I+QnVyYmFu
bywgSC4gQS48L2F1dGhvcj48YXV0aG9yPkdvb2QsIEouIE0uPC9hdXRob3I+PGF1dGhvcj5TY2h1
bHR6LCBSLjwvYXV0aG9yPjxhdXRob3I+QXhpbXUtUGV0cmksIEEuPC9hdXRob3I+PGF1dGhvcj5C
dXR0aG9mLCBBLjwvYXV0aG9yPjxhdXRob3I+SG9iZXIsIEIuPC9hdXRob3I+PGF1dGhvcj5Ib2Zm
bmVyLCBCLjwvYXV0aG9yPjxhdXRob3I+U2llZ2VtdW5kLCBNLjwvYXV0aG9yPjxhdXRob3I+V2Vp
aG1hbm4sIEEuPC9hdXRob3I+PGF1dGhvcj5OdXNiYXVtLCBDLjwvYXV0aG9yPjxhdXRob3I+TGFu
ZGVyLCBFLiBTLjwvYXV0aG9yPjxhdXRob3I+UnVzcywgQy48L2F1dGhvcj48YXV0aG9yPk5vdm9k
LCBOLjwvYXV0aG9yPjxhdXRob3I+QWZmb3VydGl0LCBKLjwvYXV0aG9yPjxhdXRob3I+RWdob2xt
LCBNLjwvYXV0aG9yPjxhdXRob3I+VmVybmEsIEMuPC9hdXRob3I+PGF1dGhvcj5SdWRhbiwgUC48
L2F1dGhvcj48YXV0aG9yPkJyYWprb3ZpYywgRC48L2F1dGhvcj48YXV0aG9yPkt1Y2FuLCBaLjwv
YXV0aG9yPjxhdXRob3I+R3VzaWMsIEkuPC9hdXRob3I+PGF1dGhvcj5Eb3JvbmljaGV2LCBWLiBC
LjwvYXV0aG9yPjxhdXRob3I+R29sb3Zhbm92YSwgTC4gVi48L2F1dGhvcj48YXV0aG9yPkxhbHVl
emEtRm94LCBDLjwvYXV0aG9yPjxhdXRob3I+ZGUgbGEgUmFzaWxsYSwgTS48L2F1dGhvcj48YXV0
aG9yPkZvcnRlYSwgSi48L2F1dGhvcj48YXV0aG9yPlJvc2FzLCBBLjwvYXV0aG9yPjxhdXRob3I+
U2NobWl0eiwgUi4gVy48L2F1dGhvcj48YXV0aG9yPkpvaG5zb24sIFAuIEwuPC9hdXRob3I+PGF1
dGhvcj5FaWNobGVyLCBFLiBFLjwvYXV0aG9yPjxhdXRob3I+RmFsdXNoLCBELjwvYXV0aG9yPjxh
dXRob3I+QmlybmV5LCBFLjwvYXV0aG9yPjxhdXRob3I+TXVsbGlraW4sIEouIEMuPC9hdXRob3I+
PGF1dGhvcj5TbGF0a2luLCBNLjwvYXV0aG9yPjxhdXRob3I+TmllbHNlbiwgUi48L2F1dGhvcj48
YXV0aG9yPktlbHNvLCBKLjwvYXV0aG9yPjxhdXRob3I+TGFjaG1hbm4sIE0uPC9hdXRob3I+PGF1
dGhvcj5SZWljaCwgRC48L2F1dGhvcj48YXV0aG9yPlBhYWJvLCBTLjwvYXV0aG9yPjwvYXV0aG9y
cz48L2NvbnRyaWJ1dG9ycz48YXV0aC1hZGRyZXNzPkRlcGFydG1lbnQgb2YgRXZvbHV0aW9uYXJ5
IEdlbmV0aWNzLCBNYXgtUGxhbmNrIEluc3RpdHV0ZSBmb3IgRXZvbHV0aW9uYXJ5IEFudGhyb3Bv
bG9neSwgRC0wNDEwMyBMZWlwemlnLCBHZXJtYW55LiBncmVlbkBldmEubXBnLmRlPC9hdXRoLWFk
ZHJlc3M+PHRpdGxlcz48dGl0bGU+QSBkcmFmdCBzZXF1ZW5jZSBvZiB0aGUgTmVhbmRlcnRhbCBn
ZW5vbWU8L3RpdGxlPjxzZWNvbmRhcnktdGl0bGU+U2NpZW5jZTwvc2Vjb25kYXJ5LXRpdGxlPjwv
dGl0bGVzPjxwZXJpb2RpY2FsPjxmdWxsLXRpdGxlPlNjaWVuY2U8L2Z1bGwtdGl0bGU+PC9wZXJp
b2RpY2FsPjxwYWdlcz43MTAtMjI8L3BhZ2VzPjx2b2x1bWU+MzI4PC92b2x1bWU+PG51bWJlcj41
OTc5PC9udW1iZXI+PGtleXdvcmRzPjxrZXl3b3JkPkFmcmljYW4gQ29udGluZW50YWwgQW5jZXN0
cnkgR3JvdXAvZ2VuZXRpY3M8L2tleXdvcmQ+PGtleXdvcmQ+QW5pbWFsczwva2V5d29yZD48a2V5
d29yZD5Bc2lhbiBDb250aW5lbnRhbCBBbmNlc3RyeSBHcm91cC9nZW5ldGljczwva2V5d29yZD48
a2V5d29yZD5CYXNlIFNlcXVlbmNlPC9rZXl3b3JkPjxrZXl3b3JkPkJvbmUgYW5kIEJvbmVzPC9r
ZXl3b3JkPjxrZXl3b3JkPkROQSwgTWl0b2Nob25kcmlhbC9nZW5ldGljczwva2V5d29yZD48a2V5
d29yZD5FdXJvcGVhbiBDb250aW5lbnRhbCBBbmNlc3RyeSBHcm91cC9nZW5ldGljczwva2V5d29y
ZD48a2V5d29yZD5Fdm9sdXRpb24sIE1vbGVjdWxhcjwva2V5d29yZD48a2V5d29yZD5FeHRpbmN0
aW9uLCBCaW9sb2dpY2FsPC9rZXl3b3JkPjxrZXl3b3JkPkZlbWFsZTwva2V5d29yZD48a2V5d29y
ZD4qRm9zc2lsczwva2V5d29yZD48a2V5d29yZD5HZW5lIERvc2FnZTwva2V5d29yZD48a2V5d29y
ZD5HZW5lIEZsb3c8L2tleXdvcmQ+PGtleXdvcmQ+R2VuZXRpYyBWYXJpYXRpb248L2tleXdvcmQ+
PGtleXdvcmQ+Kkdlbm9tZTwva2V5d29yZD48a2V5d29yZD4qR2Vub21lLCBIdW1hbjwva2V5d29y
ZD48a2V5d29yZD5IYXBsb3R5cGVzPC9rZXl3b3JkPjxrZXl3b3JkPkhvbWluaWRhZS8qZ2VuZXRp
Y3M8L2tleXdvcmQ+PGtleXdvcmQ+SHVtYW5zPC9rZXl3b3JkPjxrZXl3b3JkPlBhbiB0cm9nbG9k
eXRlcy9nZW5ldGljczwva2V5d29yZD48a2V5d29yZD5Qb2x5bW9ycGhpc20sIFNpbmdsZSBOdWNs
ZW90aWRlPC9rZXl3b3JkPjxrZXl3b3JkPlNlbGVjdGlvbiwgR2VuZXRpYzwva2V5d29yZD48a2V5
d29yZD5TZXF1ZW5jZSBBbGlnbm1lbnQ8L2tleXdvcmQ+PGtleXdvcmQ+KlNlcXVlbmNlIEFuYWx5
c2lzLCBETkE8L2tleXdvcmQ+PGtleXdvcmQ+VGltZTwva2V5d29yZD48L2tleXdvcmRzPjxkYXRl
cz48eWVhcj4yMDEwPC95ZWFyPjxwdWItZGF0ZXM+PGRhdGU+TWF5IDA3PC9kYXRlPjwvcHViLWRh
dGVzPjwvZGF0ZXM+PGlzYm4+MTA5NS05MjAzIChFbGVjdHJvbmljKSYjeEQ7MDAzNi04MDc1IChM
aW5raW5nKTwvaXNibj48YWNjZXNzaW9uLW51bT4yMDQ0ODE3ODwvYWNjZXNzaW9uLW51bT48dXJs
cz48cmVsYXRlZC11cmxzPjx1cmw+aHR0cHM6Ly93d3cubmNiaS5ubG0ubmloLmdvdi9wdWJtZWQv
MjA0NDgxNzg8L3VybD48L3JlbGF0ZWQtdXJscz48L3VybHM+PGN1c3RvbTI+UE1DNTEwMDc0NTwv
Y3VzdG9tMj48ZWxlY3Ryb25pYy1yZXNvdXJjZS1udW0+MTAuMTEyNi9zY2llbmNlLjExODgwMjE8
L2VsZWN0cm9uaWMtcmVzb3VyY2UtbnVtPjwvcmVjb3JkPjwvQ2l0ZT48L0VuZE5vdGU+AG==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PEVuZE5vdGU+PENpdGU+PEF1dGhvcj5HcmVlbjwvQXV0aG9yPjxZZWFyPjIwMTA8L1llYXI+PFJl
Y051bT4xNjwvUmVjTnVtPjxEaXNwbGF5VGV4dD4oMjgpPC9EaXNwbGF5VGV4dD48cmVjb3JkPjxy
ZWMtbnVtYmVyPjE2PC9yZWMtbnVtYmVyPjxmb3JlaWduLWtleXM+PGtleSBhcHA9IkVOIiBkYi1p
ZD0iemQ5dnJyOXI0c3hwdm9leDB6Mngwc2VvOTV0eDlmZXhyOTV0IiB0aW1lc3RhbXA9IjE0ODYy
MjE3OTQiPjE2PC9rZXk+PC9mb3JlaWduLWtleXM+PHJlZi10eXBlIG5hbWU9IkpvdXJuYWwgQXJ0
aWNsZSI+MTc8L3JlZi10eXBlPjxjb250cmlidXRvcnM+PGF1dGhvcnM+PGF1dGhvcj5HcmVlbiwg
Ui4gRS48L2F1dGhvcj48YXV0aG9yPktyYXVzZSwgSi48L2F1dGhvcj48YXV0aG9yPkJyaWdncywg
QS4gVy48L2F1dGhvcj48YXV0aG9yPk1hcmljaWMsIFQuPC9hdXRob3I+PGF1dGhvcj5TdGVuemVs
LCBVLjwvYXV0aG9yPjxhdXRob3I+S2lyY2hlciwgTS48L2F1dGhvcj48YXV0aG9yPlBhdHRlcnNv
biwgTi48L2F1dGhvcj48YXV0aG9yPkxpLCBILjwvYXV0aG9yPjxhdXRob3I+WmhhaSwgVy48L2F1
dGhvcj48YXV0aG9yPkZyaXR6LCBNLiBILjwvYXV0aG9yPjxhdXRob3I+SGFuc2VuLCBOLiBGLjwv
YXV0aG9yPjxhdXRob3I+RHVyYW5kLCBFLiBZLjwvYXV0aG9yPjxhdXRob3I+TWFsYXNwaW5hcywg
QS4gUy48L2F1dGhvcj48YXV0aG9yPkplbnNlbiwgSi4gRC48L2F1dGhvcj48YXV0aG9yPk1hcnF1
ZXMtQm9uZXQsIFQuPC9hdXRob3I+PGF1dGhvcj5BbGthbiwgQy48L2F1dGhvcj48YXV0aG9yPlBy
dWZlciwgSy48L2F1dGhvcj48YXV0aG9yPk1leWVyLCBNLjwvYXV0aG9yPjxhdXRob3I+QnVyYmFu
bywgSC4gQS48L2F1dGhvcj48YXV0aG9yPkdvb2QsIEouIE0uPC9hdXRob3I+PGF1dGhvcj5TY2h1
bHR6LCBSLjwvYXV0aG9yPjxhdXRob3I+QXhpbXUtUGV0cmksIEEuPC9hdXRob3I+PGF1dGhvcj5C
dXR0aG9mLCBBLjwvYXV0aG9yPjxhdXRob3I+SG9iZXIsIEIuPC9hdXRob3I+PGF1dGhvcj5Ib2Zm
bmVyLCBCLjwvYXV0aG9yPjxhdXRob3I+U2llZ2VtdW5kLCBNLjwvYXV0aG9yPjxhdXRob3I+V2Vp
aG1hbm4sIEEuPC9hdXRob3I+PGF1dGhvcj5OdXNiYXVtLCBDLjwvYXV0aG9yPjxhdXRob3I+TGFu
ZGVyLCBFLiBTLjwvYXV0aG9yPjxhdXRob3I+UnVzcywgQy48L2F1dGhvcj48YXV0aG9yPk5vdm9k
LCBOLjwvYXV0aG9yPjxhdXRob3I+QWZmb3VydGl0LCBKLjwvYXV0aG9yPjxhdXRob3I+RWdob2xt
LCBNLjwvYXV0aG9yPjxhdXRob3I+VmVybmEsIEMuPC9hdXRob3I+PGF1dGhvcj5SdWRhbiwgUC48
L2F1dGhvcj48YXV0aG9yPkJyYWprb3ZpYywgRC48L2F1dGhvcj48YXV0aG9yPkt1Y2FuLCBaLjwv
YXV0aG9yPjxhdXRob3I+R3VzaWMsIEkuPC9hdXRob3I+PGF1dGhvcj5Eb3JvbmljaGV2LCBWLiBC
LjwvYXV0aG9yPjxhdXRob3I+R29sb3Zhbm92YSwgTC4gVi48L2F1dGhvcj48YXV0aG9yPkxhbHVl
emEtRm94LCBDLjwvYXV0aG9yPjxhdXRob3I+ZGUgbGEgUmFzaWxsYSwgTS48L2F1dGhvcj48YXV0
aG9yPkZvcnRlYSwgSi48L2F1dGhvcj48YXV0aG9yPlJvc2FzLCBBLjwvYXV0aG9yPjxhdXRob3I+
U2NobWl0eiwgUi4gVy48L2F1dGhvcj48YXV0aG9yPkpvaG5zb24sIFAuIEwuPC9hdXRob3I+PGF1
dGhvcj5FaWNobGVyLCBFLiBFLjwvYXV0aG9yPjxhdXRob3I+RmFsdXNoLCBELjwvYXV0aG9yPjxh
dXRob3I+QmlybmV5LCBFLjwvYXV0aG9yPjxhdXRob3I+TXVsbGlraW4sIEouIEMuPC9hdXRob3I+
PGF1dGhvcj5TbGF0a2luLCBNLjwvYXV0aG9yPjxhdXRob3I+TmllbHNlbiwgUi48L2F1dGhvcj48
YXV0aG9yPktlbHNvLCBKLjwvYXV0aG9yPjxhdXRob3I+TGFjaG1hbm4sIE0uPC9hdXRob3I+PGF1
dGhvcj5SZWljaCwgRC48L2F1dGhvcj48YXV0aG9yPlBhYWJvLCBTLjwvYXV0aG9yPjwvYXV0aG9y
cz48L2NvbnRyaWJ1dG9ycz48YXV0aC1hZGRyZXNzPkRlcGFydG1lbnQgb2YgRXZvbHV0aW9uYXJ5
IEdlbmV0aWNzLCBNYXgtUGxhbmNrIEluc3RpdHV0ZSBmb3IgRXZvbHV0aW9uYXJ5IEFudGhyb3Bv
bG9neSwgRC0wNDEwMyBMZWlwemlnLCBHZXJtYW55LiBncmVlbkBldmEubXBnLmRlPC9hdXRoLWFk
ZHJlc3M+PHRpdGxlcz48dGl0bGU+QSBkcmFmdCBzZXF1ZW5jZSBvZiB0aGUgTmVhbmRlcnRhbCBn
ZW5vbWU8L3RpdGxlPjxzZWNvbmRhcnktdGl0bGU+U2NpZW5jZTwvc2Vjb25kYXJ5LXRpdGxlPjwv
dGl0bGVzPjxwZXJpb2RpY2FsPjxmdWxsLXRpdGxlPlNjaWVuY2U8L2Z1bGwtdGl0bGU+PC9wZXJp
b2RpY2FsPjxwYWdlcz43MTAtMjI8L3BhZ2VzPjx2b2x1bWU+MzI4PC92b2x1bWU+PG51bWJlcj41
OTc5PC9udW1iZXI+PGtleXdvcmRzPjxrZXl3b3JkPkFmcmljYW4gQ29udGluZW50YWwgQW5jZXN0
cnkgR3JvdXAvZ2VuZXRpY3M8L2tleXdvcmQ+PGtleXdvcmQ+QW5pbWFsczwva2V5d29yZD48a2V5
d29yZD5Bc2lhbiBDb250aW5lbnRhbCBBbmNlc3RyeSBHcm91cC9nZW5ldGljczwva2V5d29yZD48
a2V5d29yZD5CYXNlIFNlcXVlbmNlPC9rZXl3b3JkPjxrZXl3b3JkPkJvbmUgYW5kIEJvbmVzPC9r
ZXl3b3JkPjxrZXl3b3JkPkROQSwgTWl0b2Nob25kcmlhbC9nZW5ldGljczwva2V5d29yZD48a2V5
d29yZD5FdXJvcGVhbiBDb250aW5lbnRhbCBBbmNlc3RyeSBHcm91cC9nZW5ldGljczwva2V5d29y
ZD48a2V5d29yZD5Fdm9sdXRpb24sIE1vbGVjdWxhcjwva2V5d29yZD48a2V5d29yZD5FeHRpbmN0
aW9uLCBCaW9sb2dpY2FsPC9rZXl3b3JkPjxrZXl3b3JkPkZlbWFsZTwva2V5d29yZD48a2V5d29y
ZD4qRm9zc2lsczwva2V5d29yZD48a2V5d29yZD5HZW5lIERvc2FnZTwva2V5d29yZD48a2V5d29y
ZD5HZW5lIEZsb3c8L2tleXdvcmQ+PGtleXdvcmQ+R2VuZXRpYyBWYXJpYXRpb248L2tleXdvcmQ+
PGtleXdvcmQ+Kkdlbm9tZTwva2V5d29yZD48a2V5d29yZD4qR2Vub21lLCBIdW1hbjwva2V5d29y
ZD48a2V5d29yZD5IYXBsb3R5cGVzPC9rZXl3b3JkPjxrZXl3b3JkPkhvbWluaWRhZS8qZ2VuZXRp
Y3M8L2tleXdvcmQ+PGtleXdvcmQ+SHVtYW5zPC9rZXl3b3JkPjxrZXl3b3JkPlBhbiB0cm9nbG9k
eXRlcy9nZW5ldGljczwva2V5d29yZD48a2V5d29yZD5Qb2x5bW9ycGhpc20sIFNpbmdsZSBOdWNs
ZW90aWRlPC9rZXl3b3JkPjxrZXl3b3JkPlNlbGVjdGlvbiwgR2VuZXRpYzwva2V5d29yZD48a2V5
d29yZD5TZXF1ZW5jZSBBbGlnbm1lbnQ8L2tleXdvcmQ+PGtleXdvcmQ+KlNlcXVlbmNlIEFuYWx5
c2lzLCBETkE8L2tleXdvcmQ+PGtleXdvcmQ+VGltZTwva2V5d29yZD48L2tleXdvcmRzPjxkYXRl
cz48eWVhcj4yMDEwPC95ZWFyPjxwdWItZGF0ZXM+PGRhdGU+TWF5IDA3PC9kYXRlPjwvcHViLWRh
dGVzPjwvZGF0ZXM+PGlzYm4+MTA5NS05MjAzIChFbGVjdHJvbmljKSYjeEQ7MDAzNi04MDc1IChM
aW5raW5nKTwvaXNibj48YWNjZXNzaW9uLW51bT4yMDQ0ODE3ODwvYWNjZXNzaW9uLW51bT48dXJs
cz48cmVsYXRlZC11cmxzPjx1cmw+aHR0cHM6Ly93d3cubmNiaS5ubG0ubmloLmdvdi9wdWJtZWQv
MjA0NDgxNzg8L3VybD48L3JlbGF0ZWQtdXJscz48L3VybHM+PGN1c3RvbTI+UE1DNTEwMDc0NTwv
Y3VzdG9tMj48ZWxlY3Ryb25pYy1yZXNvdXJjZS1udW0+MTAuMTEyNi9zY2llbmNlLjExODgwMjE8
L2VsZWN0cm9uaWMtcmVzb3VyY2UtbnVtPjwvcmVjb3JkPjwvQ2l0ZT48L0VuZE5vdGU+AG==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F50B80">
        <w:rPr>
          <w:rFonts w:ascii="Times New Roman" w:hAnsi="Times New Roman" w:cs="Times New Roman"/>
          <w:sz w:val="24"/>
          <w:szCs w:val="24"/>
        </w:rPr>
      </w:r>
      <w:r w:rsidR="00F50B80">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28" w:tooltip="Green, 2010 #16" w:history="1">
        <w:r w:rsidR="008834D1">
          <w:rPr>
            <w:rFonts w:ascii="Times New Roman" w:hAnsi="Times New Roman" w:cs="Times New Roman"/>
            <w:noProof/>
            <w:sz w:val="24"/>
            <w:szCs w:val="24"/>
          </w:rPr>
          <w:t>28</w:t>
        </w:r>
      </w:hyperlink>
      <w:r w:rsidR="00F50B80">
        <w:rPr>
          <w:rFonts w:ascii="Times New Roman" w:hAnsi="Times New Roman" w:cs="Times New Roman"/>
          <w:noProof/>
          <w:sz w:val="24"/>
          <w:szCs w:val="24"/>
        </w:rPr>
        <w:t>)</w:t>
      </w:r>
      <w:r w:rsidR="00F50B80">
        <w:rPr>
          <w:rFonts w:ascii="Times New Roman" w:hAnsi="Times New Roman" w:cs="Times New Roman"/>
          <w:sz w:val="24"/>
          <w:szCs w:val="24"/>
        </w:rPr>
        <w:fldChar w:fldCharType="end"/>
      </w:r>
      <w:r w:rsidRPr="00E70206">
        <w:rPr>
          <w:rFonts w:ascii="Times New Roman" w:hAnsi="Times New Roman" w:cs="Times New Roman"/>
          <w:sz w:val="24"/>
          <w:szCs w:val="24"/>
        </w:rPr>
        <w:t xml:space="preserve">. We then calculated the derived allele frequency of </w:t>
      </w:r>
      <w:r w:rsidR="009F4460" w:rsidRPr="00E70206">
        <w:rPr>
          <w:rFonts w:ascii="Times New Roman" w:hAnsi="Times New Roman" w:cs="Times New Roman"/>
          <w:sz w:val="24"/>
          <w:szCs w:val="24"/>
        </w:rPr>
        <w:t>18</w:t>
      </w:r>
      <w:r w:rsidR="009F4460" w:rsidRPr="00E70206">
        <w:rPr>
          <w:rFonts w:ascii="Times New Roman" w:hAnsi="Times New Roman" w:cs="Times New Roman" w:hint="eastAsia"/>
          <w:sz w:val="24"/>
          <w:szCs w:val="24"/>
        </w:rPr>
        <w:t>,</w:t>
      </w:r>
      <w:r w:rsidR="009F4460" w:rsidRPr="00E70206">
        <w:rPr>
          <w:rFonts w:ascii="Times New Roman" w:hAnsi="Times New Roman" w:cs="Times New Roman"/>
          <w:sz w:val="24"/>
          <w:szCs w:val="24"/>
        </w:rPr>
        <w:t>083</w:t>
      </w:r>
      <w:r w:rsidR="009F4460" w:rsidRPr="00E70206">
        <w:rPr>
          <w:rFonts w:ascii="Times New Roman" w:hAnsi="Times New Roman" w:cs="Times New Roman" w:hint="eastAsia"/>
          <w:sz w:val="24"/>
          <w:szCs w:val="24"/>
        </w:rPr>
        <w:t>,</w:t>
      </w:r>
      <w:r w:rsidR="009F4460" w:rsidRPr="00E70206">
        <w:rPr>
          <w:rFonts w:ascii="Times New Roman" w:hAnsi="Times New Roman" w:cs="Times New Roman"/>
          <w:sz w:val="24"/>
          <w:szCs w:val="24"/>
        </w:rPr>
        <w:t>967</w:t>
      </w:r>
      <w:r w:rsidR="009F4460" w:rsidRPr="00E70206" w:rsidDel="009F4460">
        <w:rPr>
          <w:rFonts w:ascii="Times New Roman" w:hAnsi="Times New Roman" w:cs="Times New Roman"/>
          <w:sz w:val="24"/>
          <w:szCs w:val="24"/>
        </w:rPr>
        <w:t xml:space="preserve"> </w:t>
      </w:r>
      <w:r w:rsidRPr="00E70206">
        <w:rPr>
          <w:rFonts w:ascii="Times New Roman" w:hAnsi="Times New Roman" w:cs="Times New Roman"/>
          <w:sz w:val="24"/>
          <w:szCs w:val="24"/>
        </w:rPr>
        <w:t xml:space="preserve">selected SNPs in both wild lineage and domestic lineage, and defined selective sweep regions of the early </w:t>
      </w:r>
      <w:r w:rsidR="004E2A24">
        <w:rPr>
          <w:rFonts w:ascii="Times New Roman" w:hAnsi="Times New Roman" w:cs="Times New Roman"/>
          <w:sz w:val="24"/>
          <w:szCs w:val="24"/>
        </w:rPr>
        <w:t>mallard duck and spot-billed duck</w:t>
      </w:r>
      <w:r w:rsidRPr="00E70206">
        <w:rPr>
          <w:rFonts w:ascii="Times New Roman" w:hAnsi="Times New Roman" w:cs="Times New Roman"/>
          <w:sz w:val="24"/>
          <w:szCs w:val="24"/>
        </w:rPr>
        <w:t xml:space="preserve"> a</w:t>
      </w:r>
      <w:r w:rsidR="003F44D8">
        <w:rPr>
          <w:rFonts w:ascii="Times New Roman" w:hAnsi="Times New Roman" w:cs="Times New Roman"/>
          <w:sz w:val="24"/>
          <w:szCs w:val="24"/>
        </w:rPr>
        <w:t>ncestors using the thresholds of</w:t>
      </w:r>
      <w:r w:rsidR="00FF61A8" w:rsidRPr="00E70206">
        <w:rPr>
          <w:rFonts w:ascii="Times New Roman" w:hAnsi="Times New Roman" w:cs="Times New Roman" w:hint="eastAsia"/>
          <w:sz w:val="24"/>
          <w:szCs w:val="24"/>
        </w:rPr>
        <w:t xml:space="preserve"> </w:t>
      </w:r>
      <w:r w:rsidR="0079029E" w:rsidRPr="00E70206">
        <w:rPr>
          <w:rFonts w:ascii="Times New Roman" w:hAnsi="Times New Roman" w:cs="Times New Roman" w:hint="eastAsia"/>
          <w:sz w:val="24"/>
          <w:szCs w:val="24"/>
        </w:rPr>
        <w:t>-</w:t>
      </w:r>
      <w:r w:rsidR="00FF61A8" w:rsidRPr="00E70206">
        <w:rPr>
          <w:rFonts w:ascii="Times New Roman" w:hAnsi="Times New Roman" w:cs="Times New Roman" w:hint="eastAsia"/>
          <w:sz w:val="24"/>
          <w:szCs w:val="24"/>
        </w:rPr>
        <w:t>0.2819</w:t>
      </w:r>
      <w:r w:rsidR="0079029E" w:rsidRPr="00E70206">
        <w:rPr>
          <w:rFonts w:ascii="Times New Roman" w:hAnsi="Times New Roman" w:cs="Times New Roman" w:hint="eastAsia"/>
          <w:sz w:val="24"/>
          <w:szCs w:val="24"/>
        </w:rPr>
        <w:t xml:space="preserve"> (4-fold </w:t>
      </w:r>
      <w:r w:rsidR="0079029E" w:rsidRPr="00E70206">
        <w:rPr>
          <w:rFonts w:ascii="Times New Roman" w:hAnsi="Times New Roman" w:cs="Times New Roman"/>
          <w:sz w:val="24"/>
          <w:szCs w:val="24"/>
        </w:rPr>
        <w:t>standard deviations</w:t>
      </w:r>
      <w:r w:rsidR="0079029E" w:rsidRPr="00E70206">
        <w:rPr>
          <w:rFonts w:ascii="Times New Roman" w:hAnsi="Times New Roman" w:cs="Times New Roman" w:hint="eastAsia"/>
          <w:sz w:val="24"/>
          <w:szCs w:val="24"/>
        </w:rPr>
        <w:t xml:space="preserve"> away from mean)</w:t>
      </w:r>
      <w:r w:rsidR="00E70206">
        <w:rPr>
          <w:rFonts w:ascii="Times New Roman" w:hAnsi="Times New Roman" w:cs="Times New Roman" w:hint="eastAsia"/>
          <w:sz w:val="24"/>
          <w:szCs w:val="24"/>
        </w:rPr>
        <w:t xml:space="preserve"> </w:t>
      </w:r>
      <w:r w:rsidR="003F44D8">
        <w:rPr>
          <w:rFonts w:ascii="Times New Roman" w:hAnsi="Times New Roman" w:cs="Times New Roman"/>
          <w:sz w:val="24"/>
          <w:szCs w:val="24"/>
        </w:rPr>
        <w:t xml:space="preserve">for autosomes </w:t>
      </w:r>
      <w:r w:rsidR="0079029E" w:rsidRPr="00E70206">
        <w:rPr>
          <w:rFonts w:ascii="Times New Roman" w:hAnsi="Times New Roman" w:cs="Times New Roman" w:hint="eastAsia"/>
          <w:sz w:val="24"/>
          <w:szCs w:val="24"/>
        </w:rPr>
        <w:t>and</w:t>
      </w:r>
      <w:r w:rsidR="00FF61A8" w:rsidRPr="00E70206">
        <w:t xml:space="preserve"> </w:t>
      </w:r>
      <w:r w:rsidR="0079029E" w:rsidRPr="00E70206">
        <w:rPr>
          <w:rFonts w:hint="eastAsia"/>
        </w:rPr>
        <w:t>-</w:t>
      </w:r>
      <w:r w:rsidR="00FF61A8" w:rsidRPr="00E70206">
        <w:rPr>
          <w:rFonts w:ascii="Times New Roman" w:hAnsi="Times New Roman" w:cs="Times New Roman"/>
          <w:sz w:val="24"/>
          <w:szCs w:val="24"/>
        </w:rPr>
        <w:t>0.3089</w:t>
      </w:r>
      <w:r w:rsidR="003F44D8">
        <w:rPr>
          <w:rFonts w:ascii="Times New Roman" w:hAnsi="Times New Roman" w:cs="Times New Roman"/>
          <w:sz w:val="24"/>
          <w:szCs w:val="24"/>
        </w:rPr>
        <w:t xml:space="preserve"> for sex-chromosome</w:t>
      </w:r>
      <w:r w:rsidR="0079029E" w:rsidRPr="00E70206">
        <w:rPr>
          <w:rFonts w:ascii="Times New Roman" w:hAnsi="Times New Roman" w:cs="Times New Roman" w:hint="eastAsia"/>
          <w:sz w:val="24"/>
          <w:szCs w:val="24"/>
        </w:rPr>
        <w:t xml:space="preserve"> (1.5-fold </w:t>
      </w:r>
      <w:r w:rsidR="0079029E" w:rsidRPr="00E70206">
        <w:rPr>
          <w:rFonts w:ascii="Times New Roman" w:hAnsi="Times New Roman" w:cs="Times New Roman"/>
          <w:sz w:val="24"/>
          <w:szCs w:val="24"/>
        </w:rPr>
        <w:t>standard deviations</w:t>
      </w:r>
      <w:r w:rsidR="003F44D8">
        <w:rPr>
          <w:rFonts w:ascii="Times New Roman" w:hAnsi="Times New Roman" w:cs="Times New Roman" w:hint="eastAsia"/>
          <w:sz w:val="24"/>
          <w:szCs w:val="24"/>
        </w:rPr>
        <w:t xml:space="preserve"> away from mean)</w:t>
      </w:r>
      <w:r w:rsidR="0079029E" w:rsidRPr="00E70206">
        <w:rPr>
          <w:rFonts w:ascii="Times New Roman" w:hAnsi="Times New Roman" w:cs="Times New Roman" w:hint="eastAsia"/>
          <w:sz w:val="24"/>
          <w:szCs w:val="24"/>
        </w:rPr>
        <w:t>, respectively</w:t>
      </w:r>
      <w:r w:rsidRPr="00E70206">
        <w:rPr>
          <w:rFonts w:ascii="Times New Roman" w:hAnsi="Times New Roman" w:cs="Times New Roman"/>
          <w:sz w:val="24"/>
          <w:szCs w:val="24"/>
        </w:rPr>
        <w:t>.</w:t>
      </w:r>
    </w:p>
    <w:p w14:paraId="1609489E" w14:textId="3816C2DA" w:rsidR="009E4690" w:rsidRDefault="009E4690" w:rsidP="00E70206">
      <w:pPr>
        <w:autoSpaceDE w:val="0"/>
        <w:autoSpaceDN w:val="0"/>
        <w:adjustRightInd w:val="0"/>
        <w:spacing w:line="480" w:lineRule="auto"/>
        <w:rPr>
          <w:rFonts w:ascii="Times New Roman" w:hAnsi="Times New Roman" w:cs="Times New Roman"/>
          <w:b/>
          <w:sz w:val="24"/>
          <w:szCs w:val="24"/>
        </w:rPr>
      </w:pPr>
      <w:r w:rsidRPr="006B4FC3">
        <w:rPr>
          <w:rFonts w:ascii="Times New Roman" w:hAnsi="Times New Roman" w:cs="Times New Roman"/>
          <w:sz w:val="24"/>
          <w:szCs w:val="24"/>
        </w:rPr>
        <w:t>As expected, the derived allele frequencies in both lineages are highly</w:t>
      </w:r>
      <w:r w:rsidR="00A10C7F">
        <w:rPr>
          <w:rFonts w:ascii="Times New Roman" w:hAnsi="Times New Roman" w:cs="Times New Roman"/>
          <w:sz w:val="24"/>
          <w:szCs w:val="24"/>
        </w:rPr>
        <w:t xml:space="preserve"> correlated (</w:t>
      </w:r>
      <w:r w:rsidR="007E17A5">
        <w:rPr>
          <w:rFonts w:ascii="Times New Roman" w:hAnsi="Times New Roman" w:cs="Times New Roman"/>
          <w:sz w:val="24"/>
          <w:szCs w:val="24"/>
        </w:rPr>
        <w:t>Fig. S18</w:t>
      </w:r>
      <w:r w:rsidRPr="006B4FC3">
        <w:rPr>
          <w:rFonts w:ascii="Times New Roman" w:hAnsi="Times New Roman" w:cs="Times New Roman"/>
          <w:sz w:val="24"/>
          <w:szCs w:val="24"/>
        </w:rPr>
        <w:t>). This correlation was used to calculate the expected derived allele frequency in the domestic lineage as a function of the derived allele frequency in wild lineage. We then calculated the observed derived allele frequency in domestic lineage, and the log-transformed value of the ratio for the observed/expected derived allele frequency in sliding 20-kb windows with a step size of 10kb. After Z-transform the genome-wide distributions to arrive at a measure S. As mentioned previous, this method naturally disregards regions of recent selection or strong purifying selection in wild lineage. However, recent selective sweeps regions in domestic linea</w:t>
      </w:r>
      <w:r w:rsidR="00A2298C">
        <w:rPr>
          <w:rFonts w:ascii="Times New Roman" w:hAnsi="Times New Roman" w:cs="Times New Roman"/>
          <w:sz w:val="24"/>
          <w:szCs w:val="24"/>
        </w:rPr>
        <w:t>ge could also reduce</w:t>
      </w:r>
      <w:r w:rsidRPr="006B4FC3">
        <w:rPr>
          <w:rFonts w:ascii="Times New Roman" w:hAnsi="Times New Roman" w:cs="Times New Roman"/>
          <w:sz w:val="24"/>
          <w:szCs w:val="24"/>
        </w:rPr>
        <w:t xml:space="preserve"> S value, thus we exclude regions that show lower </w:t>
      </w:r>
      <w:proofErr w:type="spellStart"/>
      <w:r w:rsidRPr="006B4FC3">
        <w:rPr>
          <w:rFonts w:ascii="Times New Roman" w:hAnsi="Times New Roman" w:cs="Times New Roman"/>
          <w:sz w:val="24"/>
          <w:szCs w:val="24"/>
        </w:rPr>
        <w:t>zHp</w:t>
      </w:r>
      <w:proofErr w:type="spellEnd"/>
      <w:r w:rsidRPr="006B4FC3">
        <w:rPr>
          <w:rFonts w:ascii="Times New Roman" w:hAnsi="Times New Roman" w:cs="Times New Roman"/>
          <w:sz w:val="24"/>
          <w:szCs w:val="24"/>
        </w:rPr>
        <w:t xml:space="preserve"> (CDRs) in domestic lineage.</w:t>
      </w:r>
    </w:p>
    <w:p w14:paraId="7D33A20C" w14:textId="0B929ED7" w:rsidR="009E4690" w:rsidRPr="00D924D3" w:rsidRDefault="009E4690" w:rsidP="00E7020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For the domestic ducks, we counted the heterozygosity </w:t>
      </w:r>
      <w:r w:rsidR="00787723">
        <w:rPr>
          <w:rFonts w:ascii="Times New Roman" w:hAnsi="Times New Roman" w:cs="Times New Roman"/>
          <w:sz w:val="24"/>
          <w:szCs w:val="24"/>
        </w:rPr>
        <w:t xml:space="preserve">of these populations </w:t>
      </w:r>
      <w:r>
        <w:rPr>
          <w:rFonts w:ascii="Times New Roman" w:hAnsi="Times New Roman" w:cs="Times New Roman"/>
          <w:sz w:val="24"/>
          <w:szCs w:val="24"/>
        </w:rPr>
        <w:t>(Hp) in 40-kb windows (windows containing less than 10 SNPs were not included) in eight duck breeds respectively. We further calculated the Hp mean of these breeds for each window.</w:t>
      </w:r>
      <w:r w:rsidRPr="00CA25C5">
        <w:rPr>
          <w:rFonts w:ascii="Times New Roman" w:hAnsi="Times New Roman" w:cs="Times New Roman"/>
          <w:sz w:val="24"/>
          <w:szCs w:val="24"/>
        </w:rPr>
        <w:t xml:space="preserve"> </w:t>
      </w:r>
      <w:r>
        <w:rPr>
          <w:rFonts w:ascii="Times New Roman" w:hAnsi="Times New Roman" w:cs="Times New Roman"/>
          <w:sz w:val="24"/>
          <w:szCs w:val="24"/>
        </w:rPr>
        <w:t xml:space="preserve">Similarly, we calculated </w:t>
      </w:r>
      <w:bookmarkStart w:id="242" w:name="_Hlk507146778"/>
      <w:r w:rsidR="004D18DF">
        <w:rPr>
          <w:rFonts w:ascii="Times New Roman" w:hAnsi="Times New Roman" w:cs="Times New Roman"/>
          <w:sz w:val="24"/>
          <w:szCs w:val="24"/>
        </w:rPr>
        <w:t>fixation index</w:t>
      </w:r>
      <w:bookmarkEnd w:id="242"/>
      <w:r>
        <w:rPr>
          <w:rFonts w:ascii="Times New Roman" w:hAnsi="Times New Roman" w:cs="Times New Roman"/>
          <w:sz w:val="24"/>
          <w:szCs w:val="24"/>
        </w:rPr>
        <w:t xml:space="preserve"> (</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Pr>
          <w:rFonts w:ascii="Times New Roman" w:hAnsi="Times New Roman" w:cs="Times New Roman"/>
          <w:sz w:val="24"/>
          <w:szCs w:val="24"/>
        </w:rPr>
        <w:t>) between each domestic duck breeds and the wild duck population (</w:t>
      </w:r>
      <w:r w:rsidRPr="006B4FC3">
        <w:rPr>
          <w:rFonts w:ascii="Times New Roman" w:hAnsi="Times New Roman" w:cs="Times New Roman"/>
          <w:sz w:val="24"/>
          <w:szCs w:val="24"/>
        </w:rPr>
        <w:t xml:space="preserve">combine </w:t>
      </w:r>
      <w:r w:rsidR="0041430F">
        <w:rPr>
          <w:rFonts w:ascii="Times New Roman" w:hAnsi="Times New Roman" w:cs="Times New Roman"/>
          <w:sz w:val="24"/>
          <w:szCs w:val="24"/>
        </w:rPr>
        <w:t>spot-billed and mallard</w:t>
      </w:r>
      <w:r>
        <w:rPr>
          <w:rFonts w:ascii="Times New Roman" w:hAnsi="Times New Roman" w:cs="Times New Roman"/>
          <w:sz w:val="24"/>
          <w:szCs w:val="24"/>
        </w:rPr>
        <w:t xml:space="preserve">) using </w:t>
      </w:r>
      <w:r w:rsidRPr="006B4FC3">
        <w:rPr>
          <w:rFonts w:ascii="Times New Roman" w:hAnsi="Times New Roman" w:cs="Times New Roman"/>
          <w:sz w:val="24"/>
          <w:szCs w:val="24"/>
        </w:rPr>
        <w:t xml:space="preserve">an estimator </w:t>
      </w:r>
      <w:r w:rsidRPr="006B4FC3">
        <w:rPr>
          <w:rFonts w:ascii="Times New Roman" w:hAnsi="Times New Roman" w:cs="Times New Roman"/>
          <w:sz w:val="24"/>
          <w:szCs w:val="24"/>
        </w:rPr>
        <w:lastRenderedPageBreak/>
        <w:t xml:space="preserve">introduced in </w:t>
      </w:r>
      <w:r>
        <w:rPr>
          <w:rFonts w:ascii="Times New Roman" w:hAnsi="Times New Roman" w:cs="Times New Roman"/>
          <w:sz w:val="24"/>
          <w:szCs w:val="24"/>
        </w:rPr>
        <w:t xml:space="preserve">dog in 40-kb windows, and counted the </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Pr>
          <w:rFonts w:ascii="Times New Roman" w:hAnsi="Times New Roman" w:cs="Times New Roman"/>
          <w:sz w:val="24"/>
          <w:szCs w:val="24"/>
        </w:rPr>
        <w:t xml:space="preserve"> of eight domestic duck breeds for each window</w:t>
      </w:r>
      <w:r w:rsidR="005A1F84">
        <w:rPr>
          <w:rFonts w:ascii="Times New Roman" w:hAnsi="Times New Roman" w:cs="Times New Roman"/>
          <w:sz w:val="24"/>
          <w:szCs w:val="24"/>
        </w:rPr>
        <w:fldChar w:fldCharType="begin">
          <w:fldData xml:space="preserve">PEVuZE5vdGU+PENpdGU+PEF1dGhvcj5LYXJsc3NvbjwvQXV0aG9yPjxZZWFyPjIwMDc8L1llYXI+
PFJlY051bT44NzwvUmVjTnVtPjxEaXNwbGF5VGV4dD4oNjEpPC9EaXNwbGF5VGV4dD48cmVjb3Jk
PjxyZWMtbnVtYmVyPjg3PC9yZWMtbnVtYmVyPjxmb3JlaWduLWtleXM+PGtleSBhcHA9IkVOIiBk
Yi1pZD0iemQ5dnJyOXI0c3hwdm9leDB6Mngwc2VvOTV0eDlmZXhyOTV0IiB0aW1lc3RhbXA9IjE0
OTQ5MzY3OTciPjg3PC9rZXk+PC9mb3JlaWduLWtleXM+PHJlZi10eXBlIG5hbWU9IkpvdXJuYWwg
QXJ0aWNsZSI+MTc8L3JlZi10eXBlPjxjb250cmlidXRvcnM+PGF1dGhvcnM+PGF1dGhvcj5LYXJs
c3NvbiwgRS4gSy48L2F1dGhvcj48YXV0aG9yPkJhcmFub3dza2EsIEkuPC9hdXRob3I+PGF1dGhv
cj5XYWRlLCBDLiBNLjwvYXV0aG9yPjxhdXRob3I+U2FsbW9uIEhpbGxiZXJ0eiwgTi4gSC4gQy48
L2F1dGhvcj48YXV0aG9yPlpvZHksIE0uIEMuPC9hdXRob3I+PGF1dGhvcj5BbmRlcnNvbiwgTi48
L2F1dGhvcj48YXV0aG9yPkJpYWdpLCBULiBNLjwvYXV0aG9yPjxhdXRob3I+UGF0dGVyc29uLCBO
LjwvYXV0aG9yPjxhdXRob3I+UGllbGJlcmcsIEcuIFIuPC9hdXRob3I+PGF1dGhvcj5LdWxib2th
cywgRS4gSi48L2F1dGhvcj48YXV0aG9yPkNvbXN0b2NrLCBLLiBFLjwvYXV0aG9yPjxhdXRob3I+
S2VsbGVyLCBFLiBULjwvYXV0aG9yPjxhdXRob3I+TWVzaXJvdiwgSi4gUC48L2F1dGhvcj48YXV0
aG9yPnZvbiBFdWxlciwgSC48L2F1dGhvcj48YXV0aG9yPkthbXBlLCBPLjwvYXV0aG9yPjxhdXRo
b3I+SGVkaGFtbWFyLCBBLjwvYXV0aG9yPjxhdXRob3I+TGFuZGVyLCBFLiBTLjwvYXV0aG9yPjxh
dXRob3I+QW5kZXJzc29uLCBSLjwvYXV0aG9yPjxhdXRob3I+QW5kZXJzc29uLCBMLjwvYXV0aG9y
PjxhdXRob3I+TGluZGJsYWQtVG9oLCBLLjwvYXV0aG9yPjwvYXV0aG9ycz48L2NvbnRyaWJ1dG9y
cz48YXV0aC1hZGRyZXNzPk1JVCwgQnJvYWQgSW5zdCBIYXJ2YXJkLCBDYW1icmlkZ2UsIE1BIDAy
MTQyIFVTQSYjeEQ7Qm9zdG9uIFVuaXYsIEJpb2luZm9ybWF0IFByb2dyYW0sIEJvc3RvbiwgTUEg
MDIyMTUgVVNBJiN4RDtTd2VkaXNoIFVuaXYgQWdyIFNjaSwgRGVwdCBBbmltIEJyZWVkaW5nICZh
bXA7IEdlbmV0LCBCaW9tZWQgQ3RyLCBTRS03NTEyNCBVcHBzYWxhLCBTd2VkZW4mI3hEO01hc3Nh
Y2h1c2V0dHMgR2VuIEhvc3AsIEN0ciBIdW1hbiBHZW5ldCBSZXMsIEJvc3RvbiwgTUEgMDIxMTQg
VVNBJiN4RDtVcHBzYWxhIFVuaXYsIERlcHQgTWVkIEJpb2NoZW0sIFNFLTc1MTI0IFVwcHNhbGEs
IFN3ZWRlbiYjeEQ7VW5pdiBNaWNoaWdhbiwgRGVwdCBVcm9sLCBBbm4gQXJib3IsIE1JIDQ4MTA5
IFVTQSYjeEQ7U3dlZGlzaCBVbml2IEFnciBTY2ksIERlcHQgQ2xpbiBTY2ksIFNFLTc1MDA3IFVw
cHNhbGEsIFN3ZWRlbiYjeEQ7VXBwc2FsYSBVbml2LCBVbml2IEhvc3AsIERlcHQgTWVkIFNjaSwg
U0UtNzUxODUgVXBwc2FsYSwgU3dlZGVuJiN4RDtXaGl0ZWhlYWQgSW5zdCBCaW9tZWQgUmVzLCBD
YW1icmlkZ2UsIE1BIDAyMTQyIFVTQSYjeEQ7TUlULCBEZXB0IEJpb2wsIENhbWJyaWRnZSwgTUEg
MDIxMzkgVVNBJiN4RDtIYXJ2YXJkIFVuaXYsIFNjaCBNZWQsIERlcHQgU3lzdCBCaW9sLCBCb3N0
b24sIE1BIDAyMTE1IFVTQTwvYXV0aC1hZGRyZXNzPjx0aXRsZXM+PHRpdGxlPkVmZmljaWVudCBt
YXBwaW5nIG9mIG1lbmRlbGlhbiB0cmFpdHMgaW4gZG9ncyB0aHJvdWdoIGdlbm9tZS13aWRlIGFz
c29jaWF0aW9uPC90aXRsZT48c2Vjb25kYXJ5LXRpdGxlPk5hdHVyZSBHZW5ldGljczwvc2Vjb25k
YXJ5LXRpdGxlPjxhbHQtdGl0bGU+TmF0IEdlbmV0PC9hbHQtdGl0bGU+PC90aXRsZXM+PHBlcmlv
ZGljYWw+PGZ1bGwtdGl0bGU+TmF0dXJlIGdlbmV0aWNzPC9mdWxsLXRpdGxlPjwvcGVyaW9kaWNh
bD48YWx0LXBlcmlvZGljYWw+PGZ1bGwtdGl0bGU+TmF0IEdlbmV0PC9mdWxsLXRpdGxlPjwvYWx0
LXBlcmlvZGljYWw+PHBhZ2VzPjEzMjEtMTMyODwvcGFnZXM+PHZvbHVtZT4zOTwvdm9sdW1lPjxu
dW1iZXI+MTE8L251bWJlcj48a2V5d29yZHM+PGtleXdvcmQ+dHJhbnNjcmlwdGlvbiBmYWN0b3Ig
Z2VuZTwva2V5d29yZD48a2V5d29yZD53YWFyZGVuYnVyZy1zeW5kcm9tZTwva2V5d29yZD48a2V5
d29yZD5kb21lc3RpYyBkb2c8L2tleXdvcmQ+PGtleXdvcmQ+bWl0Zjwva2V5d29yZD48a2V5d29y
ZD5kaWZmZXJlbnRpYXRpb248L2tleXdvcmQ+PGtleXdvcmQ+cGlnbWVudGF0aW9uPC9rZXl3b3Jk
PjxrZXl3b3JkPmluaGVyaXRhbmNlPC9rZXl3b3JkPjxrZXl3b3JkPm5ldXJ1bGF0aW9uPC9rZXl3
b3JkPjxrZXl3b3JkPm1lbGFub2N5dGVzPC9rZXl3b3JkPjxrZXl3b3JkPnJlZ3VsYXRvcjwva2V5
d29yZD48L2tleXdvcmRzPjxkYXRlcz48eWVhcj4yMDA3PC95ZWFyPjxwdWItZGF0ZXM+PGRhdGU+
Tm92PC9kYXRlPjwvcHViLWRhdGVzPjwvZGF0ZXM+PGlzYm4+MTA2MS00MDM2PC9pc2JuPjxhY2Nl
c3Npb24tbnVtPldPUzowMDAyNTA1NzU5MDAwMTY8L2FjY2Vzc2lvbi1udW0+PHVybHM+PHJlbGF0
ZWQtdXJscz48dXJsPiZsdDtHbyB0byBJU0kmZ3Q7Oi8vV09TOjAwMDI1MDU3NTkwMDAxNjwvdXJs
PjwvcmVsYXRlZC11cmxzPjwvdXJscz48ZWxlY3Ryb25pYy1yZXNvdXJjZS1udW0+MTAuMTAzOC9u
Zy4yMDA3LjEwPC9lbGVjdHJvbmljLXJlc291cmNlLW51bT48bGFuZ3VhZ2U+RW5nbGlzaDwvbGFu
Z3VhZ2U+PC9yZWNvcmQ+PC9DaXRlPjwvRW5kTm90ZT5=
</w:fldData>
        </w:fldChar>
      </w:r>
      <w:r w:rsidR="008834D1">
        <w:rPr>
          <w:rFonts w:ascii="Times New Roman" w:hAnsi="Times New Roman" w:cs="Times New Roman"/>
          <w:sz w:val="24"/>
          <w:szCs w:val="24"/>
        </w:rPr>
        <w:instrText xml:space="preserve"> ADDIN EN.CITE </w:instrText>
      </w:r>
      <w:r w:rsidR="008834D1">
        <w:rPr>
          <w:rFonts w:ascii="Times New Roman" w:hAnsi="Times New Roman" w:cs="Times New Roman"/>
          <w:sz w:val="24"/>
          <w:szCs w:val="24"/>
        </w:rPr>
        <w:fldChar w:fldCharType="begin">
          <w:fldData xml:space="preserve">PEVuZE5vdGU+PENpdGU+PEF1dGhvcj5LYXJsc3NvbjwvQXV0aG9yPjxZZWFyPjIwMDc8L1llYXI+
PFJlY051bT44NzwvUmVjTnVtPjxEaXNwbGF5VGV4dD4oNjEpPC9EaXNwbGF5VGV4dD48cmVjb3Jk
PjxyZWMtbnVtYmVyPjg3PC9yZWMtbnVtYmVyPjxmb3JlaWduLWtleXM+PGtleSBhcHA9IkVOIiBk
Yi1pZD0iemQ5dnJyOXI0c3hwdm9leDB6Mngwc2VvOTV0eDlmZXhyOTV0IiB0aW1lc3RhbXA9IjE0
OTQ5MzY3OTciPjg3PC9rZXk+PC9mb3JlaWduLWtleXM+PHJlZi10eXBlIG5hbWU9IkpvdXJuYWwg
QXJ0aWNsZSI+MTc8L3JlZi10eXBlPjxjb250cmlidXRvcnM+PGF1dGhvcnM+PGF1dGhvcj5LYXJs
c3NvbiwgRS4gSy48L2F1dGhvcj48YXV0aG9yPkJhcmFub3dza2EsIEkuPC9hdXRob3I+PGF1dGhv
cj5XYWRlLCBDLiBNLjwvYXV0aG9yPjxhdXRob3I+U2FsbW9uIEhpbGxiZXJ0eiwgTi4gSC4gQy48
L2F1dGhvcj48YXV0aG9yPlpvZHksIE0uIEMuPC9hdXRob3I+PGF1dGhvcj5BbmRlcnNvbiwgTi48
L2F1dGhvcj48YXV0aG9yPkJpYWdpLCBULiBNLjwvYXV0aG9yPjxhdXRob3I+UGF0dGVyc29uLCBO
LjwvYXV0aG9yPjxhdXRob3I+UGllbGJlcmcsIEcuIFIuPC9hdXRob3I+PGF1dGhvcj5LdWxib2th
cywgRS4gSi48L2F1dGhvcj48YXV0aG9yPkNvbXN0b2NrLCBLLiBFLjwvYXV0aG9yPjxhdXRob3I+
S2VsbGVyLCBFLiBULjwvYXV0aG9yPjxhdXRob3I+TWVzaXJvdiwgSi4gUC48L2F1dGhvcj48YXV0
aG9yPnZvbiBFdWxlciwgSC48L2F1dGhvcj48YXV0aG9yPkthbXBlLCBPLjwvYXV0aG9yPjxhdXRo
b3I+SGVkaGFtbWFyLCBBLjwvYXV0aG9yPjxhdXRob3I+TGFuZGVyLCBFLiBTLjwvYXV0aG9yPjxh
dXRob3I+QW5kZXJzc29uLCBSLjwvYXV0aG9yPjxhdXRob3I+QW5kZXJzc29uLCBMLjwvYXV0aG9y
PjxhdXRob3I+TGluZGJsYWQtVG9oLCBLLjwvYXV0aG9yPjwvYXV0aG9ycz48L2NvbnRyaWJ1dG9y
cz48YXV0aC1hZGRyZXNzPk1JVCwgQnJvYWQgSW5zdCBIYXJ2YXJkLCBDYW1icmlkZ2UsIE1BIDAy
MTQyIFVTQSYjeEQ7Qm9zdG9uIFVuaXYsIEJpb2luZm9ybWF0IFByb2dyYW0sIEJvc3RvbiwgTUEg
MDIyMTUgVVNBJiN4RDtTd2VkaXNoIFVuaXYgQWdyIFNjaSwgRGVwdCBBbmltIEJyZWVkaW5nICZh
bXA7IEdlbmV0LCBCaW9tZWQgQ3RyLCBTRS03NTEyNCBVcHBzYWxhLCBTd2VkZW4mI3hEO01hc3Nh
Y2h1c2V0dHMgR2VuIEhvc3AsIEN0ciBIdW1hbiBHZW5ldCBSZXMsIEJvc3RvbiwgTUEgMDIxMTQg
VVNBJiN4RDtVcHBzYWxhIFVuaXYsIERlcHQgTWVkIEJpb2NoZW0sIFNFLTc1MTI0IFVwcHNhbGEs
IFN3ZWRlbiYjeEQ7VW5pdiBNaWNoaWdhbiwgRGVwdCBVcm9sLCBBbm4gQXJib3IsIE1JIDQ4MTA5
IFVTQSYjeEQ7U3dlZGlzaCBVbml2IEFnciBTY2ksIERlcHQgQ2xpbiBTY2ksIFNFLTc1MDA3IFVw
cHNhbGEsIFN3ZWRlbiYjeEQ7VXBwc2FsYSBVbml2LCBVbml2IEhvc3AsIERlcHQgTWVkIFNjaSwg
U0UtNzUxODUgVXBwc2FsYSwgU3dlZGVuJiN4RDtXaGl0ZWhlYWQgSW5zdCBCaW9tZWQgUmVzLCBD
YW1icmlkZ2UsIE1BIDAyMTQyIFVTQSYjeEQ7TUlULCBEZXB0IEJpb2wsIENhbWJyaWRnZSwgTUEg
MDIxMzkgVVNBJiN4RDtIYXJ2YXJkIFVuaXYsIFNjaCBNZWQsIERlcHQgU3lzdCBCaW9sLCBCb3N0
b24sIE1BIDAyMTE1IFVTQTwvYXV0aC1hZGRyZXNzPjx0aXRsZXM+PHRpdGxlPkVmZmljaWVudCBt
YXBwaW5nIG9mIG1lbmRlbGlhbiB0cmFpdHMgaW4gZG9ncyB0aHJvdWdoIGdlbm9tZS13aWRlIGFz
c29jaWF0aW9uPC90aXRsZT48c2Vjb25kYXJ5LXRpdGxlPk5hdHVyZSBHZW5ldGljczwvc2Vjb25k
YXJ5LXRpdGxlPjxhbHQtdGl0bGU+TmF0IEdlbmV0PC9hbHQtdGl0bGU+PC90aXRsZXM+PHBlcmlv
ZGljYWw+PGZ1bGwtdGl0bGU+TmF0dXJlIGdlbmV0aWNzPC9mdWxsLXRpdGxlPjwvcGVyaW9kaWNh
bD48YWx0LXBlcmlvZGljYWw+PGZ1bGwtdGl0bGU+TmF0IEdlbmV0PC9mdWxsLXRpdGxlPjwvYWx0
LXBlcmlvZGljYWw+PHBhZ2VzPjEzMjEtMTMyODwvcGFnZXM+PHZvbHVtZT4zOTwvdm9sdW1lPjxu
dW1iZXI+MTE8L251bWJlcj48a2V5d29yZHM+PGtleXdvcmQ+dHJhbnNjcmlwdGlvbiBmYWN0b3Ig
Z2VuZTwva2V5d29yZD48a2V5d29yZD53YWFyZGVuYnVyZy1zeW5kcm9tZTwva2V5d29yZD48a2V5
d29yZD5kb21lc3RpYyBkb2c8L2tleXdvcmQ+PGtleXdvcmQ+bWl0Zjwva2V5d29yZD48a2V5d29y
ZD5kaWZmZXJlbnRpYXRpb248L2tleXdvcmQ+PGtleXdvcmQ+cGlnbWVudGF0aW9uPC9rZXl3b3Jk
PjxrZXl3b3JkPmluaGVyaXRhbmNlPC9rZXl3b3JkPjxrZXl3b3JkPm5ldXJ1bGF0aW9uPC9rZXl3
b3JkPjxrZXl3b3JkPm1lbGFub2N5dGVzPC9rZXl3b3JkPjxrZXl3b3JkPnJlZ3VsYXRvcjwva2V5
d29yZD48L2tleXdvcmRzPjxkYXRlcz48eWVhcj4yMDA3PC95ZWFyPjxwdWItZGF0ZXM+PGRhdGU+
Tm92PC9kYXRlPjwvcHViLWRhdGVzPjwvZGF0ZXM+PGlzYm4+MTA2MS00MDM2PC9pc2JuPjxhY2Nl
c3Npb24tbnVtPldPUzowMDAyNTA1NzU5MDAwMTY8L2FjY2Vzc2lvbi1udW0+PHVybHM+PHJlbGF0
ZWQtdXJscz48dXJsPiZsdDtHbyB0byBJU0kmZ3Q7Oi8vV09TOjAwMDI1MDU3NTkwMDAxNjwvdXJs
PjwvcmVsYXRlZC11cmxzPjwvdXJscz48ZWxlY3Ryb25pYy1yZXNvdXJjZS1udW0+MTAuMTAzOC9u
Zy4yMDA3LjEwPC9lbGVjdHJvbmljLXJlc291cmNlLW51bT48bGFuZ3VhZ2U+RW5nbGlzaDwvbGFu
Z3VhZ2U+PC9yZWNvcmQ+PC9DaXRlPjwvRW5kTm90ZT5=
</w:fldData>
        </w:fldChar>
      </w:r>
      <w:r w:rsidR="008834D1">
        <w:rPr>
          <w:rFonts w:ascii="Times New Roman" w:hAnsi="Times New Roman" w:cs="Times New Roman"/>
          <w:sz w:val="24"/>
          <w:szCs w:val="24"/>
        </w:rPr>
        <w:instrText xml:space="preserve"> ADDIN EN.CITE.DATA </w:instrText>
      </w:r>
      <w:r w:rsidR="008834D1">
        <w:rPr>
          <w:rFonts w:ascii="Times New Roman" w:hAnsi="Times New Roman" w:cs="Times New Roman"/>
          <w:sz w:val="24"/>
          <w:szCs w:val="24"/>
        </w:rPr>
      </w:r>
      <w:r w:rsidR="008834D1">
        <w:rPr>
          <w:rFonts w:ascii="Times New Roman" w:hAnsi="Times New Roman" w:cs="Times New Roman"/>
          <w:sz w:val="24"/>
          <w:szCs w:val="24"/>
        </w:rPr>
        <w:fldChar w:fldCharType="end"/>
      </w:r>
      <w:r w:rsidR="005A1F84">
        <w:rPr>
          <w:rFonts w:ascii="Times New Roman" w:hAnsi="Times New Roman" w:cs="Times New Roman"/>
          <w:sz w:val="24"/>
          <w:szCs w:val="24"/>
        </w:rPr>
        <w:fldChar w:fldCharType="separate"/>
      </w:r>
      <w:r w:rsidR="008834D1">
        <w:rPr>
          <w:rFonts w:ascii="Times New Roman" w:hAnsi="Times New Roman" w:cs="Times New Roman"/>
          <w:noProof/>
          <w:sz w:val="24"/>
          <w:szCs w:val="24"/>
        </w:rPr>
        <w:t>(</w:t>
      </w:r>
      <w:hyperlink w:anchor="_ENREF_61" w:tooltip="Karlsson, 2007 #87" w:history="1">
        <w:r w:rsidR="008834D1">
          <w:rPr>
            <w:rFonts w:ascii="Times New Roman" w:hAnsi="Times New Roman" w:cs="Times New Roman"/>
            <w:noProof/>
            <w:sz w:val="24"/>
            <w:szCs w:val="24"/>
          </w:rPr>
          <w:t>61</w:t>
        </w:r>
      </w:hyperlink>
      <w:r w:rsidR="008834D1">
        <w:rPr>
          <w:rFonts w:ascii="Times New Roman" w:hAnsi="Times New Roman" w:cs="Times New Roman"/>
          <w:noProof/>
          <w:sz w:val="24"/>
          <w:szCs w:val="24"/>
        </w:rPr>
        <w:t>)</w:t>
      </w:r>
      <w:r w:rsidR="005A1F84">
        <w:rPr>
          <w:rFonts w:ascii="Times New Roman" w:hAnsi="Times New Roman" w:cs="Times New Roman"/>
          <w:sz w:val="24"/>
          <w:szCs w:val="24"/>
        </w:rPr>
        <w:fldChar w:fldCharType="end"/>
      </w:r>
      <w:r>
        <w:rPr>
          <w:rFonts w:ascii="Times New Roman" w:hAnsi="Times New Roman" w:cs="Times New Roman"/>
          <w:sz w:val="24"/>
          <w:szCs w:val="24"/>
        </w:rPr>
        <w:t xml:space="preserve">. After that, we Z-transformed the Hp and </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Pr>
          <w:rFonts w:ascii="Times New Roman" w:hAnsi="Times New Roman" w:cs="Times New Roman"/>
          <w:sz w:val="24"/>
          <w:szCs w:val="24"/>
          <w:vertAlign w:val="subscript"/>
        </w:rPr>
        <w:t xml:space="preserve"> </w:t>
      </w:r>
      <w:r>
        <w:rPr>
          <w:rFonts w:ascii="Times New Roman" w:hAnsi="Times New Roman" w:cs="Times New Roman"/>
          <w:sz w:val="24"/>
          <w:szCs w:val="24"/>
        </w:rPr>
        <w:t>to Z(Hp) and Z(</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Pr>
          <w:rFonts w:ascii="Times New Roman" w:hAnsi="Times New Roman" w:cs="Times New Roman"/>
          <w:sz w:val="24"/>
          <w:szCs w:val="24"/>
        </w:rPr>
        <w:t>), and defined regions with Z(Hp) or Z(</w:t>
      </w:r>
      <w:r w:rsidR="00DD0FC1" w:rsidRPr="00CB79F4">
        <w:rPr>
          <w:rFonts w:ascii="Times New Roman" w:hAnsi="Times New Roman" w:cs="Times New Roman"/>
          <w:i/>
          <w:sz w:val="24"/>
          <w:szCs w:val="24"/>
        </w:rPr>
        <w:t>F</w:t>
      </w:r>
      <w:r w:rsidR="00DD0FC1" w:rsidRPr="00BE6D39">
        <w:rPr>
          <w:rFonts w:ascii="Times New Roman" w:hAnsi="Times New Roman" w:cs="Times New Roman"/>
          <w:sz w:val="24"/>
          <w:szCs w:val="24"/>
          <w:vertAlign w:val="subscript"/>
        </w:rPr>
        <w:t>ST</w:t>
      </w:r>
      <w:r>
        <w:rPr>
          <w:rFonts w:ascii="Times New Roman" w:hAnsi="Times New Roman" w:cs="Times New Roman"/>
          <w:sz w:val="24"/>
          <w:szCs w:val="24"/>
        </w:rPr>
        <w:t xml:space="preserve">) being four standards deviations for autosomes or two standard deviations for sex-chromosomes from the mean of the genome-wide (Z(Hp) as putative selective sweep regions. </w:t>
      </w:r>
    </w:p>
    <w:p w14:paraId="2700BCAC" w14:textId="18042812" w:rsidR="009E4690" w:rsidRPr="00D924D3" w:rsidDel="002307FC" w:rsidRDefault="009E4690" w:rsidP="00E70206">
      <w:pPr>
        <w:autoSpaceDE w:val="0"/>
        <w:autoSpaceDN w:val="0"/>
        <w:adjustRightInd w:val="0"/>
        <w:spacing w:line="480" w:lineRule="auto"/>
        <w:rPr>
          <w:del w:id="243" w:author="liu rui" w:date="2018-10-08T17:37:00Z"/>
          <w:rFonts w:ascii="Times New Roman" w:hAnsi="Times New Roman" w:cs="Times New Roman"/>
          <w:b/>
          <w:sz w:val="24"/>
          <w:szCs w:val="24"/>
        </w:rPr>
      </w:pPr>
      <w:bookmarkStart w:id="244" w:name="_Hlk526783363"/>
      <w:del w:id="245" w:author="liu rui" w:date="2018-10-08T17:37:00Z">
        <w:r w:rsidDel="002307FC">
          <w:rPr>
            <w:rFonts w:ascii="Times New Roman" w:hAnsi="Times New Roman" w:cs="Times New Roman"/>
            <w:b/>
            <w:sz w:val="24"/>
            <w:szCs w:val="24"/>
          </w:rPr>
          <w:delText>Estimation of genetic diversity and distance</w:delText>
        </w:r>
      </w:del>
    </w:p>
    <w:p w14:paraId="0315B0F3" w14:textId="50365181" w:rsidR="003463A6" w:rsidDel="002307FC" w:rsidRDefault="009E4690" w:rsidP="00E70206">
      <w:pPr>
        <w:spacing w:line="480" w:lineRule="auto"/>
        <w:rPr>
          <w:del w:id="246" w:author="liu rui" w:date="2018-10-08T17:37:00Z"/>
          <w:rFonts w:ascii="Times New Roman" w:hAnsi="Times New Roman" w:cs="Times New Roman"/>
          <w:sz w:val="24"/>
          <w:szCs w:val="24"/>
        </w:rPr>
      </w:pPr>
      <w:bookmarkStart w:id="247" w:name="_Hlk526783375"/>
      <w:bookmarkEnd w:id="244"/>
      <w:del w:id="248" w:author="liu rui" w:date="2018-10-08T17:37:00Z">
        <w:r w:rsidRPr="00D924D3" w:rsidDel="002307FC">
          <w:rPr>
            <w:rFonts w:ascii="Times New Roman" w:hAnsi="Times New Roman" w:cs="Times New Roman"/>
            <w:sz w:val="24"/>
            <w:szCs w:val="24"/>
          </w:rPr>
          <w:delText>Nucleotide diversity (</w:delText>
        </w:r>
        <w:r w:rsidRPr="00BA45BA" w:rsidDel="002307FC">
          <w:rPr>
            <w:rFonts w:ascii="Times New Roman" w:eastAsia="宋体" w:hAnsi="Times New Roman" w:cs="Times New Roman"/>
            <w:sz w:val="24"/>
            <w:szCs w:val="24"/>
          </w:rPr>
          <w:delText>π</w:delText>
        </w:r>
        <w:r w:rsidRPr="00D924D3" w:rsidDel="002307FC">
          <w:rPr>
            <w:rFonts w:ascii="Times New Roman" w:hAnsi="Times New Roman" w:cs="Times New Roman"/>
            <w:sz w:val="24"/>
            <w:szCs w:val="24"/>
          </w:rPr>
          <w:delText xml:space="preserve">) was calculated using </w:delText>
        </w:r>
        <w:r w:rsidDel="002307FC">
          <w:rPr>
            <w:rFonts w:ascii="Times New Roman" w:hAnsi="Times New Roman" w:cs="Times New Roman"/>
            <w:sz w:val="24"/>
            <w:szCs w:val="24"/>
          </w:rPr>
          <w:delText xml:space="preserve">the </w:delText>
        </w:r>
        <w:r w:rsidRPr="00D924D3" w:rsidDel="002307FC">
          <w:rPr>
            <w:rFonts w:ascii="Times New Roman" w:hAnsi="Times New Roman" w:cs="Times New Roman"/>
            <w:sz w:val="24"/>
            <w:szCs w:val="24"/>
          </w:rPr>
          <w:delText>vcftools</w:delText>
        </w:r>
        <w:bookmarkEnd w:id="247"/>
        <w:r w:rsidR="003A420E" w:rsidDel="002307FC">
          <w:rPr>
            <w:rFonts w:ascii="Times New Roman" w:hAnsi="Times New Roman" w:cs="Times New Roman"/>
            <w:sz w:val="24"/>
            <w:szCs w:val="24"/>
          </w:rPr>
          <w:fldChar w:fldCharType="begin"/>
        </w:r>
        <w:r w:rsidR="00F50B80" w:rsidDel="002307FC">
          <w:rPr>
            <w:rFonts w:ascii="Times New Roman" w:hAnsi="Times New Roman" w:cs="Times New Roman"/>
            <w:sz w:val="24"/>
            <w:szCs w:val="24"/>
          </w:rPr>
          <w:delInstrText xml:space="preserve"> ADDIN EN.CITE &lt;EndNote&gt;&lt;Cite&gt;&lt;Author&gt;Danecek&lt;/Author&gt;&lt;Year&gt;2011&lt;/Year&gt;&lt;RecNum&gt;7&lt;/RecNum&gt;&lt;DisplayText&gt;(67)&lt;/DisplayText&gt;&lt;record&gt;&lt;rec-number&gt;7&lt;/rec-number&gt;&lt;foreign-keys&gt;&lt;key app="EN" db-id="zd9vrr9r4sxpvoex0z2x0seo95tx9fexr95t" timestamp="1486217522"&gt;7&lt;/key&gt;&lt;key app="ENWeb" db-id=""&gt;0&lt;/key&gt;&lt;/foreign-keys&gt;&lt;ref-type name="Journal Article"&gt;17&lt;/ref-type&gt;&lt;contributors&gt;&lt;authors&gt;&lt;author&gt;Danecek, P.&lt;/author&gt;&lt;author&gt;Auton, A.&lt;/author&gt;&lt;author&gt;Abecasis, G.&lt;/author&gt;&lt;author&gt;Albers, C. A.&lt;/author&gt;&lt;author&gt;Banks, E.&lt;/author&gt;&lt;author&gt;DePristo, M. A.&lt;/author&gt;&lt;author&gt;Handsaker, R. E.&lt;/author&gt;&lt;author&gt;Lunter, G.&lt;/author&gt;&lt;author&gt;Marth, G. T.&lt;/author&gt;&lt;author&gt;Sherry, S. T.&lt;/author&gt;&lt;author&gt;McVean, G.&lt;/author&gt;&lt;author&gt;Durbin, R.&lt;/author&gt;&lt;author&gt;Genomes Project Analysis, Group&lt;/author&gt;&lt;/authors&gt;&lt;/contributors&gt;&lt;auth-address&gt;Wellcome Trust Sanger Institute, Wellcome Trust Genome Campus, Cambridge CB10 1SA, UK.&lt;/auth-address&gt;&lt;titles&gt;&lt;title&gt;The variant call format and VCFtools&lt;/title&gt;&lt;secondary-title&gt;Bioinformatics&lt;/secondary-title&gt;&lt;/titles&gt;&lt;periodical&gt;&lt;full-title&gt;Bioinformatics&lt;/full-title&gt;&lt;/periodical&gt;&lt;pages&gt;2156-8&lt;/pages&gt;&lt;volume&gt;27&lt;/volume&gt;&lt;number&gt;15&lt;/number&gt;&lt;keywords&gt;&lt;keyword&gt;Alleles&lt;/keyword&gt;&lt;keyword&gt;*Genetic Variation&lt;/keyword&gt;&lt;keyword&gt;Genome, Human&lt;/keyword&gt;&lt;keyword&gt;Genomics/*methods&lt;/keyword&gt;&lt;keyword&gt;Genotype&lt;/keyword&gt;&lt;keyword&gt;Humans&lt;/keyword&gt;&lt;keyword&gt;Information Storage and Retrieval/*methods&lt;/keyword&gt;&lt;keyword&gt;*Software&lt;/keyword&gt;&lt;/keywords&gt;&lt;dates&gt;&lt;year&gt;2011&lt;/year&gt;&lt;pub-dates&gt;&lt;date&gt;Aug 01&lt;/date&gt;&lt;/pub-dates&gt;&lt;/dates&gt;&lt;isbn&gt;1367-4811 (Electronic)&amp;#xD;1367-4803 (Linking)&lt;/isbn&gt;&lt;accession-num&gt;21653522&lt;/accession-num&gt;&lt;urls&gt;&lt;related-urls&gt;&lt;url&gt;https://www.ncbi.nlm.nih.gov/pubmed/21653522&lt;/url&gt;&lt;/related-urls&gt;&lt;/urls&gt;&lt;custom2&gt;PMC3137218&lt;/custom2&gt;&lt;electronic-resource-num&gt;10.1093/bioinformatics/btr330&lt;/electronic-resource-num&gt;&lt;/record&gt;&lt;/Cite&gt;&lt;/EndNote&gt;</w:delInstrText>
        </w:r>
        <w:r w:rsidR="003A420E" w:rsidDel="002307FC">
          <w:rPr>
            <w:rFonts w:ascii="Times New Roman" w:hAnsi="Times New Roman" w:cs="Times New Roman"/>
            <w:sz w:val="24"/>
            <w:szCs w:val="24"/>
          </w:rPr>
          <w:fldChar w:fldCharType="separate"/>
        </w:r>
        <w:r w:rsidR="00F50B80" w:rsidDel="002307FC">
          <w:rPr>
            <w:rFonts w:ascii="Times New Roman" w:hAnsi="Times New Roman" w:cs="Times New Roman"/>
            <w:noProof/>
            <w:sz w:val="24"/>
            <w:szCs w:val="24"/>
          </w:rPr>
          <w:delText>(</w:delText>
        </w:r>
        <w:r w:rsidR="00F50B80" w:rsidDel="002307FC">
          <w:rPr>
            <w:rFonts w:ascii="Times New Roman" w:hAnsi="Times New Roman" w:cs="Times New Roman"/>
            <w:noProof/>
            <w:sz w:val="24"/>
            <w:szCs w:val="24"/>
          </w:rPr>
          <w:fldChar w:fldCharType="begin"/>
        </w:r>
        <w:r w:rsidR="00F50B80" w:rsidDel="002307FC">
          <w:rPr>
            <w:rFonts w:ascii="Times New Roman" w:hAnsi="Times New Roman" w:cs="Times New Roman"/>
            <w:noProof/>
            <w:sz w:val="24"/>
            <w:szCs w:val="24"/>
          </w:rPr>
          <w:delInstrText xml:space="preserve"> HYPERLINK \l "_ENREF_67" \o "Danecek, 2011 #7" </w:delInstrText>
        </w:r>
        <w:r w:rsidR="00F50B80" w:rsidDel="002307FC">
          <w:rPr>
            <w:rFonts w:ascii="Times New Roman" w:hAnsi="Times New Roman" w:cs="Times New Roman"/>
            <w:noProof/>
            <w:sz w:val="24"/>
            <w:szCs w:val="24"/>
          </w:rPr>
          <w:fldChar w:fldCharType="separate"/>
        </w:r>
        <w:r w:rsidR="00F50B80" w:rsidDel="002307FC">
          <w:rPr>
            <w:rFonts w:ascii="Times New Roman" w:hAnsi="Times New Roman" w:cs="Times New Roman"/>
            <w:noProof/>
            <w:sz w:val="24"/>
            <w:szCs w:val="24"/>
          </w:rPr>
          <w:delText>67</w:delText>
        </w:r>
        <w:r w:rsidR="00F50B80" w:rsidDel="002307FC">
          <w:rPr>
            <w:rFonts w:ascii="Times New Roman" w:hAnsi="Times New Roman" w:cs="Times New Roman"/>
            <w:noProof/>
            <w:sz w:val="24"/>
            <w:szCs w:val="24"/>
          </w:rPr>
          <w:fldChar w:fldCharType="end"/>
        </w:r>
        <w:r w:rsidR="00F50B80" w:rsidDel="002307FC">
          <w:rPr>
            <w:rFonts w:ascii="Times New Roman" w:hAnsi="Times New Roman" w:cs="Times New Roman"/>
            <w:noProof/>
            <w:sz w:val="24"/>
            <w:szCs w:val="24"/>
          </w:rPr>
          <w:delText>)</w:delText>
        </w:r>
        <w:r w:rsidR="003A420E" w:rsidDel="002307FC">
          <w:rPr>
            <w:rFonts w:ascii="Times New Roman" w:hAnsi="Times New Roman" w:cs="Times New Roman"/>
            <w:sz w:val="24"/>
            <w:szCs w:val="24"/>
          </w:rPr>
          <w:fldChar w:fldCharType="end"/>
        </w:r>
        <w:r w:rsidRPr="00D924D3" w:rsidDel="002307FC">
          <w:rPr>
            <w:rFonts w:ascii="Times New Roman" w:hAnsi="Times New Roman" w:cs="Times New Roman"/>
            <w:sz w:val="24"/>
            <w:szCs w:val="24"/>
          </w:rPr>
          <w:delText xml:space="preserve">. </w:delText>
        </w:r>
        <w:bookmarkStart w:id="249" w:name="_Hlk526783438"/>
        <w:r w:rsidRPr="00D924D3" w:rsidDel="002307FC">
          <w:rPr>
            <w:rFonts w:ascii="Times New Roman" w:hAnsi="Times New Roman" w:cs="Times New Roman"/>
            <w:sz w:val="24"/>
            <w:szCs w:val="24"/>
          </w:rPr>
          <w:delText>T</w:delText>
        </w:r>
        <w:bookmarkStart w:id="250" w:name="_Hlk526783423"/>
        <w:r w:rsidRPr="00D924D3" w:rsidDel="002307FC">
          <w:rPr>
            <w:rFonts w:ascii="Times New Roman" w:hAnsi="Times New Roman" w:cs="Times New Roman"/>
            <w:sz w:val="24"/>
            <w:szCs w:val="24"/>
          </w:rPr>
          <w:delText xml:space="preserve">ajima’s D was calculated using </w:delText>
        </w:r>
        <w:r w:rsidR="00A32AC4" w:rsidDel="002307FC">
          <w:rPr>
            <w:rFonts w:ascii="Times New Roman" w:hAnsi="Times New Roman" w:cs="Times New Roman"/>
            <w:sz w:val="24"/>
            <w:szCs w:val="24"/>
          </w:rPr>
          <w:delText>the P</w:delText>
        </w:r>
        <w:r w:rsidRPr="00D924D3" w:rsidDel="002307FC">
          <w:rPr>
            <w:rFonts w:ascii="Times New Roman" w:hAnsi="Times New Roman" w:cs="Times New Roman"/>
            <w:sz w:val="24"/>
            <w:szCs w:val="24"/>
          </w:rPr>
          <w:delText>opgenome R package</w:delText>
        </w:r>
        <w:bookmarkEnd w:id="249"/>
        <w:bookmarkEnd w:id="250"/>
        <w:r w:rsidR="003A420E" w:rsidDel="002307FC">
          <w:rPr>
            <w:rFonts w:ascii="Times New Roman" w:hAnsi="Times New Roman" w:cs="Times New Roman"/>
            <w:sz w:val="24"/>
            <w:szCs w:val="24"/>
          </w:rPr>
          <w:fldChar w:fldCharType="begin">
            <w:fldData xml:space="preserve">PEVuZE5vdGU+PENpdGU+PEF1dGhvcj5MaXU8L0F1dGhvcj48WWVhcj4yMDE0PC9ZZWFyPjxSZWNO
dW0+ODY8L1JlY051bT48RGlzcGxheVRleHQ+KDY4KTwvRGlzcGxheVRleHQ+PHJlY29yZD48cmVj
LW51bWJlcj44NjwvcmVjLW51bWJlcj48Zm9yZWlnbi1rZXlzPjxrZXkgYXBwPSJFTiIgZGItaWQ9
InpkOXZycjlyNHN4cHZvZXgwejJ4MHNlbzk1dHg5ZmV4cjk1dCIgdGltZXN0YW1wPSIxNDk0OTEw
MjU1Ij44Njwva2V5PjwvZm9yZWlnbi1rZXlzPjxyZWYtdHlwZSBuYW1lPSJKb3VybmFsIEFydGlj
bGUiPjE3PC9yZWYtdHlwZT48Y29udHJpYnV0b3JzPjxhdXRob3JzPjxhdXRob3I+TGl1LCBTLjwv
YXV0aG9yPjxhdXRob3I+TG9yZW56ZW4sIEUuIEQuPC9hdXRob3I+PGF1dGhvcj5GdW1hZ2FsbGks
IE0uPC9hdXRob3I+PGF1dGhvcj5MaSwgQi48L2F1dGhvcj48YXV0aG9yPkhhcnJpcywgSy48L2F1
dGhvcj48YXV0aG9yPlhpb25nLCBaLjwvYXV0aG9yPjxhdXRob3I+WmhvdSwgTC48L2F1dGhvcj48
YXV0aG9yPktvcm5lbGl1c3NlbiwgVC4gUy48L2F1dGhvcj48YXV0aG9yPlNvbWVsLCBNLjwvYXV0
aG9yPjxhdXRob3I+QmFiYml0dCwgQy48L2F1dGhvcj48YXV0aG9yPldyYXksIEcuPC9hdXRob3I+
PGF1dGhvcj5MaSwgSi48L2F1dGhvcj48YXV0aG9yPkhlLCBXLjwvYXV0aG9yPjxhdXRob3I+V2Fu
ZywgWi48L2F1dGhvcj48YXV0aG9yPkZ1LCBXLjwvYXV0aG9yPjxhdXRob3I+WGlhbmcsIFguPC9h
dXRob3I+PGF1dGhvcj5Nb3JnYW4sIEMuIEMuPC9hdXRob3I+PGF1dGhvcj5Eb2hlcnR5LCBBLjwv
YXV0aG9yPjxhdXRob3I+TyZhcG9zO0Nvbm5lbGwsIE0uIEouPC9hdXRob3I+PGF1dGhvcj5NY0lu
ZXJuZXksIEouIE8uPC9hdXRob3I+PGF1dGhvcj5Cb3JuLCBFLiBXLjwvYXV0aG9yPjxhdXRob3I+
RGFsZW4sIEwuPC9hdXRob3I+PGF1dGhvcj5EaWV0eiwgUi48L2F1dGhvcj48YXV0aG9yPk9ybGFu
ZG8sIEwuPC9hdXRob3I+PGF1dGhvcj5Tb25uZSwgQy48L2F1dGhvcj48YXV0aG9yPlpoYW5nLCBH
LjwvYXV0aG9yPjxhdXRob3I+TmllbHNlbiwgUi48L2F1dGhvcj48YXV0aG9yPldpbGxlcnNsZXYs
IEUuPC9hdXRob3I+PGF1dGhvcj5XYW5nLCBKLjwvYXV0aG9yPjwvYXV0aG9ycz48L2NvbnRyaWJ1
dG9ycz48YXV0aC1hZGRyZXNzPkJHSS1TaGVuemhlbiwgU2hlbnpoZW4gNTE4MDgzLCBDaGluYTsg
U2Nob29sIG9mIEJpb3NjaWVuY2UgYW5kIEJpb3RlY2hub2xvZ3ksIFNvdXRoIENoaW5hIFVuaXZl
cnNpdHkgb2YgVGVjaG5vbG9neSwgR3Vhbmd6aG91IDUxMDY0MSwgQ2hpbmEuJiN4RDtEZXBhcnRt
ZW50IG9mIEludGVncmF0aXZlIEJpb2xvZ3ksIDMwNjAgVmFsbGV5IExpZmUgU2NpZW5jZXMgQnVp
bGRpbmcsIFVuaXZlcnNpdHkgb2YgQ2FsaWZvcm5pYSwgQmVya2VsZXksIENBIDk0NzIwLCBVU0E7
IENlbnRyZSBmb3IgR2VvR2VuZXRpY3MsIE5hdHVyYWwgSGlzdG9yeSBNdXNldW0sIFVuaXZlcnNp
dHkgb2YgQ29wZW5oYWdlbiwgT3N0ZXIgVm9sZGdhZGUgNS03LCAxMzUwIENvcGVuaGFnZW4gSywg
RGVubWFyay4mI3hEO0RlcGFydG1lbnQgb2YgSW50ZWdyYXRpdmUgQmlvbG9neSwgMzA2MCBWYWxs
ZXkgTGlmZSBTY2llbmNlcyBCdWlsZGluZywgVW5pdmVyc2l0eSBvZiBDYWxpZm9ybmlhLCBCZXJr
ZWxleSwgQ0EgOTQ3MjAsIFVTQS4mI3hEO0JHSS1TaGVuemhlbiwgU2hlbnpoZW4gNTE4MDgzLCBD
aGluYS4mI3hEO0RlcGFydG1lbnQgb2YgTWF0aGVtYXRpY3MsIDk3MCBFdmFucyBIYWxsLCBVbml2
ZXJzaXR5IG9mIENhbGlmb3JuaWEsIEJlcmtlbGV5LCBDQSA5NDcyMCwgVVNBLiYjeEQ7Q2VudHJl
IGZvciBHZW9HZW5ldGljcywgTmF0dXJhbCBIaXN0b3J5IE11c2V1bSwgVW5pdmVyc2l0eSBvZiBD
b3BlbmhhZ2VuLCBPc3RlciBWb2xkZ2FkZSA1LTcsIDEzNTAgQ29wZW5oYWdlbiBLLCBEZW5tYXJr
LiYjeEQ7RGVwYXJ0bWVudCBvZiBCaW9sb2d5LCAxMjQgU2NpZW5jZSBEcml2ZSwgRHVrZSBCb3gg
IyA5MDMzOCwgRHVrZSBVbml2ZXJzaXR5LCBEdXJoYW0sIE5DIDI3NzA4LCBVU0E7IEluc3RpdHV0
ZSBmb3IgR2Vub21lIFNjaWVuY2VzICZhbXA7IFBvbGljeSwgMTAxIFNjaWVuY2UgRHJpdmUsIERV
TUMgQm94IDMzODIsIER1a2UgVW5pdmVyc2l0eSwgRHVyaGFtLCBOQyAyNzcwOCwgVVNBLiYjeEQ7
QkdJLVNoZW56aGVuLCBTaGVuemhlbiA1MTgwODMsIENoaW5hOyBDb2xsZWdlIG9mIExpZmUgU2Np
ZW5jZXMsIFNpY2h1YW4gVW5pdmVyc2l0eSwgQ2hlbmdkdSA2MTAwNjQsIENoaW5hLiYjeEQ7Qmlv
aW5mb3JtYXRpY3MgYW5kIE1vbGVjdWxhciBFdm9sdXRpb24gR3JvdXAsIFNjaG9vbCBvZiBCaW90
ZWNobm9sb2d5LCBEdWJsaW4gQ2l0eSBVbml2ZXJzaXR5LCBHbGFzbmV2aW4sIER1YmxpbiA5LCBJ
cmVsYW5kLiYjeEQ7QmlvaW5mb3JtYXRpY3MgYW5kIE1vbGVjdWxhciBFdm9sdXRpb24gVW5pdCwg
RGVwYXJ0bWVudCBvZiBCaW9sb2d5LCBOYXRpb25hbCBVbml2ZXJzaXR5IG9mIElyZWxhbmQsIE1h
eW5vb3RoLCBDby4gS2lsZGFyZSwgSXJlbGFuZC4mI3hEO0dyZWVubGFuZCBJbnN0aXR1dGUgb2Yg
TmF0dXJhbCBSZXNvdXJjZXMsIGMvbyBHb3Zlcm5tZW50IG9mIEdyZWVubGFuZCBSZXByZXNlbnRh
dGlvbiBpbiBEZW5tYXJrLCBTdHJhbmRnYWRlIDkxLCAzLiBGbG9vciwgUE8gQm94IDIxNTEsIDEw
MTYgQ29wZW5oYWdlbiBLLCBEZW5tYXJrLiYjeEQ7RGVwYXJ0bWVudCBvZiBCaW9pbmZvcm1hdGlj
cyBhbmQgR2VuZXRpY3MsIFN3ZWRpc2ggTXVzZXVtIG9mIE5hdHVyYWwgSGlzdG9yeSwgUE8gQm94
IDUwMDA3LCAxMDQwNSwgU3RvY2tob2xtLCBTd2VkZW4uJiN4RDtEZXBhcnRtZW50IG9mIEJpb3Nj
aWVuY2UsIEFyY3RpYyBSZXNlYXJjaCBDZW50cmUsIEFhcmh1cyBVbml2ZXJzaXR5LCBGcmVkZXJp
a3Nib3JndmVqIDM5OSwgUE8gQm94IDM1OCwgNDAwMCBSb3NraWxkZSwgRGVubWFyay4mI3hEO0JH
SS1TaGVuemhlbiwgU2hlbnpoZW4gNTE4MDgzLCBDaGluYTsgQ2VudHJlIGZvciBTb2NpYWwgRXZv
bHV0aW9uLCBEZXBhcnRtZW50IG9mIEJpb2xvZ3ksIFVuaXZlcnNpdHkgb2YgQ29wZW5oYWdlbiwg
VW5pdmVyc2l0ZXRzcGFya2VuIDE1LCAyMTAwIENvcGVuaGFnZW4sIERlbm1hcmsuJiN4RDtCR0kt
U2hlbnpoZW4sIFNoZW56aGVuIDUxODA4MywgQ2hpbmE7IERlcGFydG1lbnQgb2YgSW50ZWdyYXRp
dmUgQmlvbG9neSwgMzA2MCBWYWxsZXkgTGlmZSBTY2llbmNlcyBCdWlsZGluZywgVW5pdmVyc2l0
eSBvZiBDYWxpZm9ybmlhLCBCZXJrZWxleSwgQ0EgOTQ3MjAsIFVTQTsgRGVwYXJ0bWVudCBvZiBT
dGF0aXN0aWNzLCAzNjcgRXZhbnMgSGFsbCwgVW5pdmVyc2l0eSBvZiBDYWxpZm9ybmlhLCBCZXJr
ZWxleSwgQ0EgOTQ3MjAsIFVTQTsgRGVwYXJ0bWVudCBvZiBCaW9sb2d5LCBVbml2ZXJzaXR5IG9m
IENvcGVuaGFnZW4sIE9sZSBNYWFsb2VzIFZlaiA1LCAyMjAwIENvcGVuaGFnZW4gTywgRGVubWFy
ay4gRWxlY3Ryb25pYyBhZGRyZXNzOiByYXNtdXNfbmllbHNlbkBiZXJrZWxleS5lZHUuJiN4RDtD
ZW50cmUgZm9yIEdlb0dlbmV0aWNzLCBOYXR1cmFsIEhpc3RvcnkgTXVzZXVtLCBVbml2ZXJzaXR5
IG9mIENvcGVuaGFnZW4sIE9zdGVyIFZvbGRnYWRlIDUtNywgMTM1MCBDb3BlbmhhZ2VuIEssIERl
bm1hcmsuIEVsZWN0cm9uaWMgYWRkcmVzczogZXdpbGxlcnNsZXZAc25tLmt1LmRrLiYjeEQ7QkdJ
LVNoZW56aGVuLCBTaGVuemhlbiA1MTgwODMsIENoaW5hOyBEZXBhcnRtZW50IG9mIEJpb2xvZ3ks
IFVuaXZlcnNpdHkgb2YgQ29wZW5oYWdlbiwgT2xlIE1hYWxvZXMgVmVqIDUsIDIyMDAgQ29wZW5o
YWdlbiBPLCBEZW5tYXJrOyBQcmluY2VzcyBBbCBKYXdoYXJhIENlbnRlciBvZiBFeGNlbGxlbmNl
IGluIHRoZSBSZXNlYXJjaCBvZiBIZXJlZGl0YXJ5IERpc29yZGVycywgS2luZyBBYmR1bGF6aXog
VW5pdmVyc2l0eSwgSmVkZGFoIDIxNTg5LCBTYXVkaSBBcmFiaWE7IE1hY2F1IFVuaXZlcnNpdHkg
b2YgU2NpZW5jZSBhbmQgVGVjaG5vbG9neSwgQXZlbmlkYSBXYWkgTG9uZywgVGFpcGEsIE1hY2F1
IDk5OTA3OCwgQ2hpbmE7IERlcGFydG1lbnQgb2YgTWVkaWNpbmUsIFVuaXZlcnNpdHkgb2YgSG9u
ZyBLb25nLCBTYXNzb29uIFJvYWQsIFBva2Z1bGFtLCBIb25nIEtvbmcuIEVsZWN0cm9uaWMgYWRk
cmVzczogd2FuZ2pAZ2Vub21pY3Mub3JnLmNuLjwvYXV0aC1hZGRyZXNzPjx0aXRsZXM+PHRpdGxl
PlBvcHVsYXRpb24gZ2Vub21pY3MgcmV2ZWFsIHJlY2VudCBzcGVjaWF0aW9uIGFuZCByYXBpZCBl
dm9sdXRpb25hcnkgYWRhcHRhdGlvbiBpbiBwb2xhciBiZWFyczwvdGl0bGU+PHNlY29uZGFyeS10
aXRsZT5DZWxsPC9zZWNvbmRhcnktdGl0bGU+PC90aXRsZXM+PHBlcmlvZGljYWw+PGZ1bGwtdGl0
bGU+Q2VsbDwvZnVsbC10aXRsZT48L3BlcmlvZGljYWw+PHBhZ2VzPjc4NS05NDwvcGFnZXM+PHZv
bHVtZT4xNTc8L3ZvbHVtZT48bnVtYmVyPjQ8L251bWJlcj48a2V5d29yZHM+PGtleXdvcmQ+QWRh
cHRhdGlvbiwgUGh5c2lvbG9naWNhbDwva2V5d29yZD48a2V5d29yZD5BZGlwb3NlIFRpc3N1ZS9t
ZXRhYm9saXNtPC9rZXl3b3JkPjxrZXl3b3JkPkFuaW1hbHM8L2tleXdvcmQ+PGtleXdvcmQ+QXBv
bGlwb3Byb3RlaW5zIEIvY2hlbWlzdHJ5L21ldGFib2xpc208L2tleXdvcmQ+PGtleXdvcmQ+QXJj
dGljIFJlZ2lvbnM8L2tleXdvcmQ+PGtleXdvcmQ+KkJpb2xvZ2ljYWwgRXZvbHV0aW9uPC9rZXl3
b3JkPjxrZXl3b3JkPkZhdHR5IEFjaWRzL21ldGFib2xpc208L2tleXdvcmQ+PGtleXdvcmQ+R2Vu
ZSBGbG93PC9rZXl3b3JkPjxrZXl3b3JkPkdlbmV0aWNzLCBQb3B1bGF0aW9uPC9rZXl3b3JkPjxr
ZXl3b3JkPkdlbm9tZTwva2V5d29yZD48a2V5d29yZD5VcnNpZGFlLypjbGFzc2lmaWNhdGlvbi8q
Z2VuZXRpY3MvcGh5c2lvbG9neTwva2V5d29yZD48L2tleXdvcmRzPjxkYXRlcz48eWVhcj4yMDE0
PC95ZWFyPjxwdWItZGF0ZXM+PGRhdGU+TWF5IDA4PC9kYXRlPjwvcHViLWRhdGVzPjwvZGF0ZXM+
PGlzYm4+MTA5Ny00MTcyIChFbGVjdHJvbmljKSYjeEQ7MDA5Mi04Njc0IChMaW5raW5nKTwvaXNi
bj48YWNjZXNzaW9uLW51bT4yNDgxMzYwNjwvYWNjZXNzaW9uLW51bT48dXJscz48cmVsYXRlZC11
cmxzPjx1cmw+aHR0cHM6Ly93d3cubmNiaS5ubG0ubmloLmdvdi9wdWJtZWQvMjQ4MTM2MDY8L3Vy
bD48L3JlbGF0ZWQtdXJscz48L3VybHM+PGN1c3RvbTI+UE1DNDA4OTk5MDwvY3VzdG9tMj48ZWxl
Y3Ryb25pYy1yZXNvdXJjZS1udW0+MTAuMTAxNi9qLmNlbGwuMjAxNC4wMy4wNTQ8L2VsZWN0cm9u
aWMtcmVzb3VyY2UtbnVtPjwvcmVjb3JkPjwvQ2l0ZT48L0VuZE5vdGU+AG==
</w:fldData>
          </w:fldChar>
        </w:r>
        <w:r w:rsidR="00F50B80" w:rsidDel="002307FC">
          <w:rPr>
            <w:rFonts w:ascii="Times New Roman" w:hAnsi="Times New Roman" w:cs="Times New Roman"/>
            <w:sz w:val="24"/>
            <w:szCs w:val="24"/>
          </w:rPr>
          <w:delInstrText xml:space="preserve"> ADDIN EN.CITE </w:delInstrText>
        </w:r>
        <w:r w:rsidR="00F50B80" w:rsidDel="002307FC">
          <w:rPr>
            <w:rFonts w:ascii="Times New Roman" w:hAnsi="Times New Roman" w:cs="Times New Roman"/>
            <w:sz w:val="24"/>
            <w:szCs w:val="24"/>
          </w:rPr>
          <w:fldChar w:fldCharType="begin">
            <w:fldData xml:space="preserve">PEVuZE5vdGU+PENpdGU+PEF1dGhvcj5MaXU8L0F1dGhvcj48WWVhcj4yMDE0PC9ZZWFyPjxSZWNO
dW0+ODY8L1JlY051bT48RGlzcGxheVRleHQ+KDY4KTwvRGlzcGxheVRleHQ+PHJlY29yZD48cmVj
LW51bWJlcj44NjwvcmVjLW51bWJlcj48Zm9yZWlnbi1rZXlzPjxrZXkgYXBwPSJFTiIgZGItaWQ9
InpkOXZycjlyNHN4cHZvZXgwejJ4MHNlbzk1dHg5ZmV4cjk1dCIgdGltZXN0YW1wPSIxNDk0OTEw
MjU1Ij44Njwva2V5PjwvZm9yZWlnbi1rZXlzPjxyZWYtdHlwZSBuYW1lPSJKb3VybmFsIEFydGlj
bGUiPjE3PC9yZWYtdHlwZT48Y29udHJpYnV0b3JzPjxhdXRob3JzPjxhdXRob3I+TGl1LCBTLjwv
YXV0aG9yPjxhdXRob3I+TG9yZW56ZW4sIEUuIEQuPC9hdXRob3I+PGF1dGhvcj5GdW1hZ2FsbGks
IE0uPC9hdXRob3I+PGF1dGhvcj5MaSwgQi48L2F1dGhvcj48YXV0aG9yPkhhcnJpcywgSy48L2F1
dGhvcj48YXV0aG9yPlhpb25nLCBaLjwvYXV0aG9yPjxhdXRob3I+WmhvdSwgTC48L2F1dGhvcj48
YXV0aG9yPktvcm5lbGl1c3NlbiwgVC4gUy48L2F1dGhvcj48YXV0aG9yPlNvbWVsLCBNLjwvYXV0
aG9yPjxhdXRob3I+QmFiYml0dCwgQy48L2F1dGhvcj48YXV0aG9yPldyYXksIEcuPC9hdXRob3I+
PGF1dGhvcj5MaSwgSi48L2F1dGhvcj48YXV0aG9yPkhlLCBXLjwvYXV0aG9yPjxhdXRob3I+V2Fu
ZywgWi48L2F1dGhvcj48YXV0aG9yPkZ1LCBXLjwvYXV0aG9yPjxhdXRob3I+WGlhbmcsIFguPC9h
dXRob3I+PGF1dGhvcj5Nb3JnYW4sIEMuIEMuPC9hdXRob3I+PGF1dGhvcj5Eb2hlcnR5LCBBLjwv
YXV0aG9yPjxhdXRob3I+TyZhcG9zO0Nvbm5lbGwsIE0uIEouPC9hdXRob3I+PGF1dGhvcj5NY0lu
ZXJuZXksIEouIE8uPC9hdXRob3I+PGF1dGhvcj5Cb3JuLCBFLiBXLjwvYXV0aG9yPjxhdXRob3I+
RGFsZW4sIEwuPC9hdXRob3I+PGF1dGhvcj5EaWV0eiwgUi48L2F1dGhvcj48YXV0aG9yPk9ybGFu
ZG8sIEwuPC9hdXRob3I+PGF1dGhvcj5Tb25uZSwgQy48L2F1dGhvcj48YXV0aG9yPlpoYW5nLCBH
LjwvYXV0aG9yPjxhdXRob3I+TmllbHNlbiwgUi48L2F1dGhvcj48YXV0aG9yPldpbGxlcnNsZXYs
IEUuPC9hdXRob3I+PGF1dGhvcj5XYW5nLCBKLjwvYXV0aG9yPjwvYXV0aG9ycz48L2NvbnRyaWJ1
dG9ycz48YXV0aC1hZGRyZXNzPkJHSS1TaGVuemhlbiwgU2hlbnpoZW4gNTE4MDgzLCBDaGluYTsg
U2Nob29sIG9mIEJpb3NjaWVuY2UgYW5kIEJpb3RlY2hub2xvZ3ksIFNvdXRoIENoaW5hIFVuaXZl
cnNpdHkgb2YgVGVjaG5vbG9neSwgR3Vhbmd6aG91IDUxMDY0MSwgQ2hpbmEuJiN4RDtEZXBhcnRt
ZW50IG9mIEludGVncmF0aXZlIEJpb2xvZ3ksIDMwNjAgVmFsbGV5IExpZmUgU2NpZW5jZXMgQnVp
bGRpbmcsIFVuaXZlcnNpdHkgb2YgQ2FsaWZvcm5pYSwgQmVya2VsZXksIENBIDk0NzIwLCBVU0E7
IENlbnRyZSBmb3IgR2VvR2VuZXRpY3MsIE5hdHVyYWwgSGlzdG9yeSBNdXNldW0sIFVuaXZlcnNp
dHkgb2YgQ29wZW5oYWdlbiwgT3N0ZXIgVm9sZGdhZGUgNS03LCAxMzUwIENvcGVuaGFnZW4gSywg
RGVubWFyay4mI3hEO0RlcGFydG1lbnQgb2YgSW50ZWdyYXRpdmUgQmlvbG9neSwgMzA2MCBWYWxs
ZXkgTGlmZSBTY2llbmNlcyBCdWlsZGluZywgVW5pdmVyc2l0eSBvZiBDYWxpZm9ybmlhLCBCZXJr
ZWxleSwgQ0EgOTQ3MjAsIFVTQS4mI3hEO0JHSS1TaGVuemhlbiwgU2hlbnpoZW4gNTE4MDgzLCBD
aGluYS4mI3hEO0RlcGFydG1lbnQgb2YgTWF0aGVtYXRpY3MsIDk3MCBFdmFucyBIYWxsLCBVbml2
ZXJzaXR5IG9mIENhbGlmb3JuaWEsIEJlcmtlbGV5LCBDQSA5NDcyMCwgVVNBLiYjeEQ7Q2VudHJl
IGZvciBHZW9HZW5ldGljcywgTmF0dXJhbCBIaXN0b3J5IE11c2V1bSwgVW5pdmVyc2l0eSBvZiBD
b3BlbmhhZ2VuLCBPc3RlciBWb2xkZ2FkZSA1LTcsIDEzNTAgQ29wZW5oYWdlbiBLLCBEZW5tYXJr
LiYjeEQ7RGVwYXJ0bWVudCBvZiBCaW9sb2d5LCAxMjQgU2NpZW5jZSBEcml2ZSwgRHVrZSBCb3gg
IyA5MDMzOCwgRHVrZSBVbml2ZXJzaXR5LCBEdXJoYW0sIE5DIDI3NzA4LCBVU0E7IEluc3RpdHV0
ZSBmb3IgR2Vub21lIFNjaWVuY2VzICZhbXA7IFBvbGljeSwgMTAxIFNjaWVuY2UgRHJpdmUsIERV
TUMgQm94IDMzODIsIER1a2UgVW5pdmVyc2l0eSwgRHVyaGFtLCBOQyAyNzcwOCwgVVNBLiYjeEQ7
QkdJLVNoZW56aGVuLCBTaGVuemhlbiA1MTgwODMsIENoaW5hOyBDb2xsZWdlIG9mIExpZmUgU2Np
ZW5jZXMsIFNpY2h1YW4gVW5pdmVyc2l0eSwgQ2hlbmdkdSA2MTAwNjQsIENoaW5hLiYjeEQ7Qmlv
aW5mb3JtYXRpY3MgYW5kIE1vbGVjdWxhciBFdm9sdXRpb24gR3JvdXAsIFNjaG9vbCBvZiBCaW90
ZWNobm9sb2d5LCBEdWJsaW4gQ2l0eSBVbml2ZXJzaXR5LCBHbGFzbmV2aW4sIER1YmxpbiA5LCBJ
cmVsYW5kLiYjeEQ7QmlvaW5mb3JtYXRpY3MgYW5kIE1vbGVjdWxhciBFdm9sdXRpb24gVW5pdCwg
RGVwYXJ0bWVudCBvZiBCaW9sb2d5LCBOYXRpb25hbCBVbml2ZXJzaXR5IG9mIElyZWxhbmQsIE1h
eW5vb3RoLCBDby4gS2lsZGFyZSwgSXJlbGFuZC4mI3hEO0dyZWVubGFuZCBJbnN0aXR1dGUgb2Yg
TmF0dXJhbCBSZXNvdXJjZXMsIGMvbyBHb3Zlcm5tZW50IG9mIEdyZWVubGFuZCBSZXByZXNlbnRh
dGlvbiBpbiBEZW5tYXJrLCBTdHJhbmRnYWRlIDkxLCAzLiBGbG9vciwgUE8gQm94IDIxNTEsIDEw
MTYgQ29wZW5oYWdlbiBLLCBEZW5tYXJrLiYjeEQ7RGVwYXJ0bWVudCBvZiBCaW9pbmZvcm1hdGlj
cyBhbmQgR2VuZXRpY3MsIFN3ZWRpc2ggTXVzZXVtIG9mIE5hdHVyYWwgSGlzdG9yeSwgUE8gQm94
IDUwMDA3LCAxMDQwNSwgU3RvY2tob2xtLCBTd2VkZW4uJiN4RDtEZXBhcnRtZW50IG9mIEJpb3Nj
aWVuY2UsIEFyY3RpYyBSZXNlYXJjaCBDZW50cmUsIEFhcmh1cyBVbml2ZXJzaXR5LCBGcmVkZXJp
a3Nib3JndmVqIDM5OSwgUE8gQm94IDM1OCwgNDAwMCBSb3NraWxkZSwgRGVubWFyay4mI3hEO0JH
SS1TaGVuemhlbiwgU2hlbnpoZW4gNTE4MDgzLCBDaGluYTsgQ2VudHJlIGZvciBTb2NpYWwgRXZv
bHV0aW9uLCBEZXBhcnRtZW50IG9mIEJpb2xvZ3ksIFVuaXZlcnNpdHkgb2YgQ29wZW5oYWdlbiwg
VW5pdmVyc2l0ZXRzcGFya2VuIDE1LCAyMTAwIENvcGVuaGFnZW4sIERlbm1hcmsuJiN4RDtCR0kt
U2hlbnpoZW4sIFNoZW56aGVuIDUxODA4MywgQ2hpbmE7IERlcGFydG1lbnQgb2YgSW50ZWdyYXRp
dmUgQmlvbG9neSwgMzA2MCBWYWxsZXkgTGlmZSBTY2llbmNlcyBCdWlsZGluZywgVW5pdmVyc2l0
eSBvZiBDYWxpZm9ybmlhLCBCZXJrZWxleSwgQ0EgOTQ3MjAsIFVTQTsgRGVwYXJ0bWVudCBvZiBT
dGF0aXN0aWNzLCAzNjcgRXZhbnMgSGFsbCwgVW5pdmVyc2l0eSBvZiBDYWxpZm9ybmlhLCBCZXJr
ZWxleSwgQ0EgOTQ3MjAsIFVTQTsgRGVwYXJ0bWVudCBvZiBCaW9sb2d5LCBVbml2ZXJzaXR5IG9m
IENvcGVuaGFnZW4sIE9sZSBNYWFsb2VzIFZlaiA1LCAyMjAwIENvcGVuaGFnZW4gTywgRGVubWFy
ay4gRWxlY3Ryb25pYyBhZGRyZXNzOiByYXNtdXNfbmllbHNlbkBiZXJrZWxleS5lZHUuJiN4RDtD
ZW50cmUgZm9yIEdlb0dlbmV0aWNzLCBOYXR1cmFsIEhpc3RvcnkgTXVzZXVtLCBVbml2ZXJzaXR5
IG9mIENvcGVuaGFnZW4sIE9zdGVyIFZvbGRnYWRlIDUtNywgMTM1MCBDb3BlbmhhZ2VuIEssIERl
bm1hcmsuIEVsZWN0cm9uaWMgYWRkcmVzczogZXdpbGxlcnNsZXZAc25tLmt1LmRrLiYjeEQ7QkdJ
LVNoZW56aGVuLCBTaGVuemhlbiA1MTgwODMsIENoaW5hOyBEZXBhcnRtZW50IG9mIEJpb2xvZ3ks
IFVuaXZlcnNpdHkgb2YgQ29wZW5oYWdlbiwgT2xlIE1hYWxvZXMgVmVqIDUsIDIyMDAgQ29wZW5o
YWdlbiBPLCBEZW5tYXJrOyBQcmluY2VzcyBBbCBKYXdoYXJhIENlbnRlciBvZiBFeGNlbGxlbmNl
IGluIHRoZSBSZXNlYXJjaCBvZiBIZXJlZGl0YXJ5IERpc29yZGVycywgS2luZyBBYmR1bGF6aXog
VW5pdmVyc2l0eSwgSmVkZGFoIDIxNTg5LCBTYXVkaSBBcmFiaWE7IE1hY2F1IFVuaXZlcnNpdHkg
b2YgU2NpZW5jZSBhbmQgVGVjaG5vbG9neSwgQXZlbmlkYSBXYWkgTG9uZywgVGFpcGEsIE1hY2F1
IDk5OTA3OCwgQ2hpbmE7IERlcGFydG1lbnQgb2YgTWVkaWNpbmUsIFVuaXZlcnNpdHkgb2YgSG9u
ZyBLb25nLCBTYXNzb29uIFJvYWQsIFBva2Z1bGFtLCBIb25nIEtvbmcuIEVsZWN0cm9uaWMgYWRk
cmVzczogd2FuZ2pAZ2Vub21pY3Mub3JnLmNuLjwvYXV0aC1hZGRyZXNzPjx0aXRsZXM+PHRpdGxl
PlBvcHVsYXRpb24gZ2Vub21pY3MgcmV2ZWFsIHJlY2VudCBzcGVjaWF0aW9uIGFuZCByYXBpZCBl
dm9sdXRpb25hcnkgYWRhcHRhdGlvbiBpbiBwb2xhciBiZWFyczwvdGl0bGU+PHNlY29uZGFyeS10
aXRsZT5DZWxsPC9zZWNvbmRhcnktdGl0bGU+PC90aXRsZXM+PHBlcmlvZGljYWw+PGZ1bGwtdGl0
bGU+Q2VsbDwvZnVsbC10aXRsZT48L3BlcmlvZGljYWw+PHBhZ2VzPjc4NS05NDwvcGFnZXM+PHZv
bHVtZT4xNTc8L3ZvbHVtZT48bnVtYmVyPjQ8L251bWJlcj48a2V5d29yZHM+PGtleXdvcmQ+QWRh
cHRhdGlvbiwgUGh5c2lvbG9naWNhbDwva2V5d29yZD48a2V5d29yZD5BZGlwb3NlIFRpc3N1ZS9t
ZXRhYm9saXNtPC9rZXl3b3JkPjxrZXl3b3JkPkFuaW1hbHM8L2tleXdvcmQ+PGtleXdvcmQ+QXBv
bGlwb3Byb3RlaW5zIEIvY2hlbWlzdHJ5L21ldGFib2xpc208L2tleXdvcmQ+PGtleXdvcmQ+QXJj
dGljIFJlZ2lvbnM8L2tleXdvcmQ+PGtleXdvcmQ+KkJpb2xvZ2ljYWwgRXZvbHV0aW9uPC9rZXl3
b3JkPjxrZXl3b3JkPkZhdHR5IEFjaWRzL21ldGFib2xpc208L2tleXdvcmQ+PGtleXdvcmQ+R2Vu
ZSBGbG93PC9rZXl3b3JkPjxrZXl3b3JkPkdlbmV0aWNzLCBQb3B1bGF0aW9uPC9rZXl3b3JkPjxr
ZXl3b3JkPkdlbm9tZTwva2V5d29yZD48a2V5d29yZD5VcnNpZGFlLypjbGFzc2lmaWNhdGlvbi8q
Z2VuZXRpY3MvcGh5c2lvbG9neTwva2V5d29yZD48L2tleXdvcmRzPjxkYXRlcz48eWVhcj4yMDE0
PC95ZWFyPjxwdWItZGF0ZXM+PGRhdGU+TWF5IDA4PC9kYXRlPjwvcHViLWRhdGVzPjwvZGF0ZXM+
PGlzYm4+MTA5Ny00MTcyIChFbGVjdHJvbmljKSYjeEQ7MDA5Mi04Njc0IChMaW5raW5nKTwvaXNi
bj48YWNjZXNzaW9uLW51bT4yNDgxMzYwNjwvYWNjZXNzaW9uLW51bT48dXJscz48cmVsYXRlZC11
cmxzPjx1cmw+aHR0cHM6Ly93d3cubmNiaS5ubG0ubmloLmdvdi9wdWJtZWQvMjQ4MTM2MDY8L3Vy
bD48L3JlbGF0ZWQtdXJscz48L3VybHM+PGN1c3RvbTI+UE1DNDA4OTk5MDwvY3VzdG9tMj48ZWxl
Y3Ryb25pYy1yZXNvdXJjZS1udW0+MTAuMTAxNi9qLmNlbGwuMjAxNC4wMy4wNTQ8L2VsZWN0cm9u
aWMtcmVzb3VyY2UtbnVtPjwvcmVjb3JkPjwvQ2l0ZT48L0VuZE5vdGU+AG==
</w:fldData>
          </w:fldChar>
        </w:r>
        <w:r w:rsidR="00F50B80" w:rsidDel="002307FC">
          <w:rPr>
            <w:rFonts w:ascii="Times New Roman" w:hAnsi="Times New Roman" w:cs="Times New Roman"/>
            <w:sz w:val="24"/>
            <w:szCs w:val="24"/>
          </w:rPr>
          <w:delInstrText xml:space="preserve"> ADDIN EN.CITE.DATA </w:delInstrText>
        </w:r>
        <w:r w:rsidR="00F50B80" w:rsidDel="002307FC">
          <w:rPr>
            <w:rFonts w:ascii="Times New Roman" w:hAnsi="Times New Roman" w:cs="Times New Roman"/>
            <w:sz w:val="24"/>
            <w:szCs w:val="24"/>
          </w:rPr>
        </w:r>
        <w:r w:rsidR="00F50B80" w:rsidDel="002307FC">
          <w:rPr>
            <w:rFonts w:ascii="Times New Roman" w:hAnsi="Times New Roman" w:cs="Times New Roman"/>
            <w:sz w:val="24"/>
            <w:szCs w:val="24"/>
          </w:rPr>
          <w:fldChar w:fldCharType="end"/>
        </w:r>
        <w:r w:rsidR="003A420E" w:rsidDel="002307FC">
          <w:rPr>
            <w:rFonts w:ascii="Times New Roman" w:hAnsi="Times New Roman" w:cs="Times New Roman"/>
            <w:sz w:val="24"/>
            <w:szCs w:val="24"/>
          </w:rPr>
        </w:r>
        <w:r w:rsidR="003A420E" w:rsidDel="002307FC">
          <w:rPr>
            <w:rFonts w:ascii="Times New Roman" w:hAnsi="Times New Roman" w:cs="Times New Roman"/>
            <w:sz w:val="24"/>
            <w:szCs w:val="24"/>
          </w:rPr>
          <w:fldChar w:fldCharType="separate"/>
        </w:r>
        <w:r w:rsidR="00F50B80" w:rsidDel="002307FC">
          <w:rPr>
            <w:rFonts w:ascii="Times New Roman" w:hAnsi="Times New Roman" w:cs="Times New Roman"/>
            <w:noProof/>
            <w:sz w:val="24"/>
            <w:szCs w:val="24"/>
          </w:rPr>
          <w:delText>(68</w:delText>
        </w:r>
        <w:r w:rsidR="00F50B80" w:rsidDel="002307FC">
          <w:rPr>
            <w:rFonts w:ascii="Times New Roman" w:hAnsi="Times New Roman" w:cs="Times New Roman"/>
            <w:noProof/>
            <w:sz w:val="24"/>
            <w:szCs w:val="24"/>
          </w:rPr>
          <w:fldChar w:fldCharType="begin"/>
        </w:r>
        <w:r w:rsidR="00F50B80" w:rsidDel="002307FC">
          <w:rPr>
            <w:rFonts w:ascii="Times New Roman" w:hAnsi="Times New Roman" w:cs="Times New Roman"/>
            <w:noProof/>
            <w:sz w:val="24"/>
            <w:szCs w:val="24"/>
          </w:rPr>
          <w:delInstrText xml:space="preserve"> HYPERLINK \l "_ENREF_68" \o "Liu, 2014 #86" </w:delInstrText>
        </w:r>
        <w:r w:rsidR="00F50B80" w:rsidDel="002307FC">
          <w:rPr>
            <w:rFonts w:ascii="Times New Roman" w:hAnsi="Times New Roman" w:cs="Times New Roman"/>
            <w:noProof/>
            <w:sz w:val="24"/>
            <w:szCs w:val="24"/>
          </w:rPr>
          <w:fldChar w:fldCharType="end"/>
        </w:r>
        <w:r w:rsidR="00F50B80" w:rsidDel="002307FC">
          <w:rPr>
            <w:rFonts w:ascii="Times New Roman" w:hAnsi="Times New Roman" w:cs="Times New Roman"/>
            <w:noProof/>
            <w:sz w:val="24"/>
            <w:szCs w:val="24"/>
          </w:rPr>
          <w:delText>)</w:delText>
        </w:r>
        <w:r w:rsidR="003A420E" w:rsidDel="002307FC">
          <w:rPr>
            <w:rFonts w:ascii="Times New Roman" w:hAnsi="Times New Roman" w:cs="Times New Roman"/>
            <w:sz w:val="24"/>
            <w:szCs w:val="24"/>
          </w:rPr>
          <w:fldChar w:fldCharType="end"/>
        </w:r>
        <w:r w:rsidRPr="00D924D3" w:rsidDel="002307FC">
          <w:rPr>
            <w:rFonts w:ascii="Times New Roman" w:hAnsi="Times New Roman" w:cs="Times New Roman"/>
            <w:sz w:val="24"/>
            <w:szCs w:val="24"/>
          </w:rPr>
          <w:delText xml:space="preserve">. </w:delText>
        </w:r>
        <w:bookmarkStart w:id="251" w:name="_Hlk526783529"/>
        <w:r w:rsidRPr="00D924D3" w:rsidDel="002307FC">
          <w:rPr>
            <w:rFonts w:ascii="Times New Roman" w:hAnsi="Times New Roman" w:cs="Times New Roman"/>
            <w:sz w:val="24"/>
            <w:szCs w:val="24"/>
          </w:rPr>
          <w:delText xml:space="preserve">Pairwise </w:delText>
        </w:r>
        <w:r w:rsidR="00DD0FC1" w:rsidRPr="00CB79F4" w:rsidDel="002307FC">
          <w:rPr>
            <w:rFonts w:ascii="Times New Roman" w:hAnsi="Times New Roman" w:cs="Times New Roman"/>
            <w:i/>
            <w:sz w:val="24"/>
            <w:szCs w:val="24"/>
          </w:rPr>
          <w:delText>F</w:delText>
        </w:r>
        <w:r w:rsidR="00DD0FC1" w:rsidRPr="00BE6D39" w:rsidDel="002307FC">
          <w:rPr>
            <w:rFonts w:ascii="Times New Roman" w:hAnsi="Times New Roman" w:cs="Times New Roman"/>
            <w:sz w:val="24"/>
            <w:szCs w:val="24"/>
            <w:vertAlign w:val="subscript"/>
          </w:rPr>
          <w:delText>ST</w:delText>
        </w:r>
        <w:r w:rsidRPr="00D924D3" w:rsidDel="002307FC">
          <w:rPr>
            <w:rFonts w:ascii="Times New Roman" w:hAnsi="Times New Roman" w:cs="Times New Roman"/>
            <w:sz w:val="24"/>
            <w:szCs w:val="24"/>
          </w:rPr>
          <w:delText xml:space="preserve"> was calculated in 40-kb windows with a </w:delText>
        </w:r>
        <w:r w:rsidDel="002307FC">
          <w:rPr>
            <w:rFonts w:ascii="Times New Roman" w:hAnsi="Times New Roman" w:cs="Times New Roman"/>
            <w:sz w:val="24"/>
            <w:szCs w:val="24"/>
          </w:rPr>
          <w:delText>sliding</w:delText>
        </w:r>
        <w:r w:rsidR="00B67D6F" w:rsidDel="002307FC">
          <w:rPr>
            <w:rFonts w:ascii="Times New Roman" w:hAnsi="Times New Roman" w:cs="Times New Roman"/>
            <w:sz w:val="24"/>
            <w:szCs w:val="24"/>
          </w:rPr>
          <w:delText xml:space="preserve"> size of 20-kb</w:delText>
        </w:r>
        <w:r w:rsidRPr="00D924D3" w:rsidDel="002307FC">
          <w:rPr>
            <w:rFonts w:ascii="Times New Roman" w:hAnsi="Times New Roman" w:cs="Times New Roman"/>
            <w:sz w:val="24"/>
            <w:szCs w:val="24"/>
          </w:rPr>
          <w:delText xml:space="preserve">. </w:delText>
        </w:r>
        <w:r w:rsidDel="002307FC">
          <w:rPr>
            <w:rFonts w:ascii="Times New Roman" w:hAnsi="Times New Roman" w:cs="Times New Roman"/>
            <w:sz w:val="24"/>
            <w:szCs w:val="24"/>
          </w:rPr>
          <w:delText xml:space="preserve">Neighbor-joining tree based on pairwise </w:delText>
        </w:r>
        <w:r w:rsidR="00DD0FC1" w:rsidRPr="00CB79F4" w:rsidDel="002307FC">
          <w:rPr>
            <w:rFonts w:ascii="Times New Roman" w:hAnsi="Times New Roman" w:cs="Times New Roman"/>
            <w:i/>
            <w:sz w:val="24"/>
            <w:szCs w:val="24"/>
          </w:rPr>
          <w:delText>F</w:delText>
        </w:r>
        <w:r w:rsidR="00DD0FC1" w:rsidRPr="00BE6D39" w:rsidDel="002307FC">
          <w:rPr>
            <w:rFonts w:ascii="Times New Roman" w:hAnsi="Times New Roman" w:cs="Times New Roman"/>
            <w:sz w:val="24"/>
            <w:szCs w:val="24"/>
            <w:vertAlign w:val="subscript"/>
          </w:rPr>
          <w:delText>ST</w:delText>
        </w:r>
        <w:r w:rsidRPr="00D924D3" w:rsidDel="002307FC">
          <w:rPr>
            <w:rFonts w:ascii="Times New Roman" w:hAnsi="Times New Roman" w:cs="Times New Roman"/>
            <w:sz w:val="24"/>
            <w:szCs w:val="24"/>
          </w:rPr>
          <w:delText xml:space="preserve"> </w:delText>
        </w:r>
        <w:r w:rsidDel="002307FC">
          <w:rPr>
            <w:rFonts w:ascii="Times New Roman" w:hAnsi="Times New Roman" w:cs="Times New Roman"/>
            <w:sz w:val="24"/>
            <w:szCs w:val="24"/>
          </w:rPr>
          <w:delText>values</w:delText>
        </w:r>
        <w:r w:rsidRPr="00D924D3" w:rsidDel="002307FC">
          <w:rPr>
            <w:rFonts w:ascii="Times New Roman" w:hAnsi="Times New Roman" w:cs="Times New Roman"/>
            <w:sz w:val="24"/>
            <w:szCs w:val="24"/>
          </w:rPr>
          <w:delText xml:space="preserve"> were constructed with phylip-3.696</w:delText>
        </w:r>
        <w:r w:rsidDel="002307FC">
          <w:rPr>
            <w:rFonts w:ascii="Times New Roman" w:hAnsi="Times New Roman" w:cs="Times New Roman"/>
            <w:sz w:val="24"/>
            <w:szCs w:val="24"/>
          </w:rPr>
          <w:delText xml:space="preserve"> </w:delText>
        </w:r>
        <w:r w:rsidR="00262D3F" w:rsidDel="002307FC">
          <w:rPr>
            <w:rFonts w:ascii="Times New Roman" w:hAnsi="Times New Roman" w:cs="Times New Roman"/>
            <w:sz w:val="24"/>
            <w:szCs w:val="24"/>
          </w:rPr>
          <w:delText>“</w:delText>
        </w:r>
        <w:r w:rsidR="00262D3F" w:rsidRPr="00262D3F" w:rsidDel="002307FC">
          <w:rPr>
            <w:rFonts w:ascii="Times New Roman" w:hAnsi="Times New Roman" w:cs="Times New Roman"/>
            <w:sz w:val="24"/>
            <w:szCs w:val="24"/>
          </w:rPr>
          <w:delText>neighbor</w:delText>
        </w:r>
        <w:r w:rsidR="00262D3F" w:rsidDel="002307FC">
          <w:rPr>
            <w:rFonts w:ascii="Times New Roman" w:hAnsi="Times New Roman" w:cs="Times New Roman"/>
            <w:sz w:val="24"/>
            <w:szCs w:val="24"/>
          </w:rPr>
          <w:delText>”</w:delText>
        </w:r>
        <w:r w:rsidR="00262D3F" w:rsidRPr="00262D3F" w:rsidDel="002307FC">
          <w:rPr>
            <w:rFonts w:ascii="Times New Roman" w:hAnsi="Times New Roman" w:cs="Times New Roman"/>
            <w:sz w:val="24"/>
            <w:szCs w:val="24"/>
          </w:rPr>
          <w:delText xml:space="preserve"> </w:delText>
        </w:r>
        <w:r w:rsidR="00E0165A" w:rsidDel="002307FC">
          <w:rPr>
            <w:rFonts w:ascii="Times New Roman" w:hAnsi="Times New Roman" w:cs="Times New Roman"/>
            <w:sz w:val="24"/>
            <w:szCs w:val="24"/>
          </w:rPr>
          <w:delText xml:space="preserve">function </w:delText>
        </w:r>
        <w:r w:rsidDel="002307FC">
          <w:rPr>
            <w:rFonts w:ascii="Times New Roman" w:hAnsi="Times New Roman" w:cs="Times New Roman"/>
            <w:sz w:val="24"/>
            <w:szCs w:val="24"/>
          </w:rPr>
          <w:delText xml:space="preserve">by taking the distance matrix of pairwise </w:delText>
        </w:r>
        <w:r w:rsidR="00DD0FC1" w:rsidRPr="00CB79F4" w:rsidDel="002307FC">
          <w:rPr>
            <w:rFonts w:ascii="Times New Roman" w:hAnsi="Times New Roman" w:cs="Times New Roman"/>
            <w:i/>
            <w:sz w:val="24"/>
            <w:szCs w:val="24"/>
          </w:rPr>
          <w:delText>F</w:delText>
        </w:r>
        <w:r w:rsidR="00DD0FC1" w:rsidRPr="00BE6D39" w:rsidDel="002307FC">
          <w:rPr>
            <w:rFonts w:ascii="Times New Roman" w:hAnsi="Times New Roman" w:cs="Times New Roman"/>
            <w:sz w:val="24"/>
            <w:szCs w:val="24"/>
            <w:vertAlign w:val="subscript"/>
          </w:rPr>
          <w:delText>ST</w:delText>
        </w:r>
        <w:r w:rsidDel="002307FC">
          <w:rPr>
            <w:rFonts w:ascii="Times New Roman" w:hAnsi="Times New Roman" w:cs="Times New Roman"/>
            <w:sz w:val="24"/>
            <w:szCs w:val="24"/>
          </w:rPr>
          <w:delText xml:space="preserve"> and integrating neighbor-joining trees of 27,374 windows</w:delText>
        </w:r>
        <w:r w:rsidRPr="00D924D3" w:rsidDel="002307FC">
          <w:rPr>
            <w:rFonts w:ascii="Times New Roman" w:hAnsi="Times New Roman" w:cs="Times New Roman"/>
            <w:sz w:val="24"/>
            <w:szCs w:val="24"/>
          </w:rPr>
          <w:delText>.</w:delText>
        </w:r>
        <w:bookmarkEnd w:id="251"/>
      </w:del>
    </w:p>
    <w:p w14:paraId="54D49327" w14:textId="4D4CB6C5" w:rsidR="001E59F9" w:rsidRPr="00374FD3" w:rsidRDefault="001E59F9" w:rsidP="00E70206">
      <w:pPr>
        <w:spacing w:line="480" w:lineRule="auto"/>
        <w:rPr>
          <w:rFonts w:ascii="Times New Roman" w:hAnsi="Times New Roman" w:cs="Times New Roman"/>
          <w:b/>
          <w:color w:val="000000" w:themeColor="text1"/>
          <w:sz w:val="24"/>
          <w:szCs w:val="24"/>
        </w:rPr>
      </w:pPr>
      <w:r w:rsidRPr="00374FD3">
        <w:rPr>
          <w:rFonts w:ascii="Times New Roman" w:hAnsi="Times New Roman" w:cs="Times New Roman"/>
          <w:b/>
          <w:color w:val="000000" w:themeColor="text1"/>
          <w:sz w:val="24"/>
          <w:szCs w:val="24"/>
        </w:rPr>
        <w:t>Availability of supporting data and materials</w:t>
      </w:r>
    </w:p>
    <w:p w14:paraId="2DB7E9E1" w14:textId="1CC4FF24" w:rsidR="00515539" w:rsidRDefault="00515539" w:rsidP="00515539">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eastAsia"/>
          <w:b/>
          <w:sz w:val="24"/>
          <w:szCs w:val="24"/>
        </w:rPr>
        <w:t xml:space="preserve">Data </w:t>
      </w:r>
      <w:r w:rsidR="00C8416D">
        <w:rPr>
          <w:rFonts w:ascii="Times New Roman" w:hAnsi="Times New Roman" w:cs="Times New Roman"/>
          <w:b/>
          <w:sz w:val="24"/>
          <w:szCs w:val="24"/>
        </w:rPr>
        <w:t>availability</w:t>
      </w:r>
    </w:p>
    <w:p w14:paraId="1E85F5D7" w14:textId="6D3E0160" w:rsidR="00515539" w:rsidRDefault="00515539" w:rsidP="00515539">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hint="eastAsia"/>
          <w:sz w:val="24"/>
          <w:szCs w:val="24"/>
        </w:rPr>
        <w:t>he genome assembly has been deposited in GenBank</w:t>
      </w:r>
      <w:r w:rsidR="009A6B41">
        <w:rPr>
          <w:rFonts w:ascii="Times New Roman" w:hAnsi="Times New Roman" w:cs="Times New Roman" w:hint="eastAsia"/>
          <w:sz w:val="24"/>
          <w:szCs w:val="24"/>
        </w:rPr>
        <w:t xml:space="preserve"> under the accession number </w:t>
      </w:r>
      <w:r w:rsidR="009A6B41">
        <w:rPr>
          <w:rFonts w:ascii="Times New Roman" w:hAnsi="Times New Roman" w:cs="Times New Roman"/>
          <w:sz w:val="24"/>
          <w:szCs w:val="24"/>
        </w:rPr>
        <w:t>PRJNA392350</w:t>
      </w:r>
      <w:r>
        <w:rPr>
          <w:rFonts w:ascii="Times New Roman" w:hAnsi="Times New Roman" w:cs="Times New Roman" w:hint="eastAsia"/>
          <w:sz w:val="24"/>
          <w:szCs w:val="24"/>
        </w:rPr>
        <w:t xml:space="preserve">. </w:t>
      </w:r>
      <w:r>
        <w:rPr>
          <w:rFonts w:ascii="Times New Roman" w:hAnsi="Times New Roman" w:cs="Times New Roman"/>
          <w:sz w:val="24"/>
          <w:szCs w:val="24"/>
        </w:rPr>
        <w:t>T</w:t>
      </w:r>
      <w:r>
        <w:rPr>
          <w:rFonts w:ascii="Times New Roman" w:hAnsi="Times New Roman" w:cs="Times New Roman" w:hint="eastAsia"/>
          <w:sz w:val="24"/>
          <w:szCs w:val="24"/>
        </w:rPr>
        <w:t>he duck,</w:t>
      </w:r>
      <w:r>
        <w:rPr>
          <w:rFonts w:ascii="Times New Roman" w:hAnsi="Times New Roman" w:cs="Times New Roman"/>
          <w:sz w:val="24"/>
          <w:szCs w:val="24"/>
        </w:rPr>
        <w:t xml:space="preserve"> </w:t>
      </w:r>
      <w:proofErr w:type="spellStart"/>
      <w:r>
        <w:rPr>
          <w:rFonts w:ascii="Times New Roman" w:hAnsi="Times New Roman" w:cs="Times New Roman"/>
          <w:sz w:val="24"/>
          <w:szCs w:val="24"/>
        </w:rPr>
        <w:t>T</w:t>
      </w:r>
      <w:r>
        <w:rPr>
          <w:rFonts w:ascii="Times New Roman" w:hAnsi="Times New Roman" w:cs="Times New Roman" w:hint="eastAsia"/>
          <w:sz w:val="24"/>
          <w:szCs w:val="24"/>
        </w:rPr>
        <w:t>aihu</w:t>
      </w:r>
      <w:proofErr w:type="spellEnd"/>
      <w:r>
        <w:rPr>
          <w:rFonts w:ascii="Times New Roman" w:hAnsi="Times New Roman" w:cs="Times New Roman" w:hint="eastAsia"/>
          <w:sz w:val="24"/>
          <w:szCs w:val="24"/>
        </w:rPr>
        <w:t xml:space="preserve"> goose and </w:t>
      </w:r>
      <w:r>
        <w:rPr>
          <w:rFonts w:ascii="Times New Roman" w:hAnsi="Times New Roman" w:cs="Times New Roman"/>
          <w:sz w:val="24"/>
          <w:szCs w:val="24"/>
        </w:rPr>
        <w:t>M</w:t>
      </w:r>
      <w:r>
        <w:rPr>
          <w:rFonts w:ascii="Times New Roman" w:hAnsi="Times New Roman" w:cs="Times New Roman" w:hint="eastAsia"/>
          <w:sz w:val="24"/>
          <w:szCs w:val="24"/>
        </w:rPr>
        <w:t xml:space="preserve">uscovy duck genome resequencing data under the </w:t>
      </w:r>
      <w:proofErr w:type="spellStart"/>
      <w:r>
        <w:rPr>
          <w:rFonts w:ascii="Times New Roman" w:hAnsi="Times New Roman" w:cs="Times New Roman" w:hint="eastAsia"/>
          <w:sz w:val="24"/>
          <w:szCs w:val="24"/>
        </w:rPr>
        <w:t>bio</w:t>
      </w:r>
      <w:r w:rsidRPr="007E5DA7">
        <w:rPr>
          <w:rFonts w:ascii="Times New Roman" w:hAnsi="Times New Roman" w:cs="Times New Roman"/>
          <w:sz w:val="24"/>
          <w:szCs w:val="24"/>
        </w:rPr>
        <w:t>project</w:t>
      </w:r>
      <w:proofErr w:type="spellEnd"/>
      <w:r w:rsidRPr="007E5DA7">
        <w:rPr>
          <w:rFonts w:ascii="Times New Roman" w:hAnsi="Times New Roman" w:cs="Times New Roman"/>
          <w:sz w:val="24"/>
          <w:szCs w:val="24"/>
        </w:rPr>
        <w:t xml:space="preserve"> </w:t>
      </w:r>
      <w:r w:rsidRPr="00E70206">
        <w:rPr>
          <w:rFonts w:ascii="Times New Roman" w:hAnsi="Times New Roman" w:cs="Times New Roman"/>
          <w:color w:val="000000"/>
          <w:sz w:val="24"/>
          <w:szCs w:val="24"/>
          <w:shd w:val="clear" w:color="auto" w:fill="FFFFFF"/>
        </w:rPr>
        <w:t>PRJNA315043</w:t>
      </w:r>
      <w:r>
        <w:rPr>
          <w:rFonts w:ascii="Times New Roman" w:hAnsi="Times New Roman" w:cs="Times New Roman" w:hint="eastAsia"/>
          <w:sz w:val="24"/>
          <w:szCs w:val="24"/>
        </w:rPr>
        <w:t>.</w:t>
      </w:r>
    </w:p>
    <w:p w14:paraId="56037906" w14:textId="7554F27E" w:rsidR="00C52585" w:rsidRDefault="00944AD9" w:rsidP="00515539">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eastAsia"/>
          <w:b/>
          <w:sz w:val="24"/>
          <w:szCs w:val="24"/>
        </w:rPr>
        <w:t>D</w:t>
      </w:r>
      <w:r>
        <w:rPr>
          <w:rFonts w:ascii="Times New Roman" w:hAnsi="Times New Roman" w:cs="Times New Roman"/>
          <w:b/>
          <w:sz w:val="24"/>
          <w:szCs w:val="24"/>
        </w:rPr>
        <w:t>eclarations</w:t>
      </w:r>
    </w:p>
    <w:p w14:paraId="19C0F791" w14:textId="77777777" w:rsidR="00944AD9" w:rsidRPr="00493DF5" w:rsidRDefault="00944AD9" w:rsidP="00944AD9">
      <w:pPr>
        <w:autoSpaceDE w:val="0"/>
        <w:autoSpaceDN w:val="0"/>
        <w:adjustRightInd w:val="0"/>
        <w:spacing w:line="480" w:lineRule="auto"/>
        <w:rPr>
          <w:rFonts w:ascii="Times New Roman" w:hAnsi="Times New Roman"/>
          <w:b/>
          <w:kern w:val="0"/>
          <w:sz w:val="22"/>
        </w:rPr>
      </w:pPr>
      <w:r w:rsidRPr="00493DF5">
        <w:rPr>
          <w:rFonts w:ascii="Times New Roman" w:hAnsi="Times New Roman"/>
          <w:b/>
          <w:kern w:val="0"/>
          <w:sz w:val="22"/>
        </w:rPr>
        <w:t>Competing interests</w:t>
      </w:r>
    </w:p>
    <w:p w14:paraId="1AE64614" w14:textId="77777777" w:rsidR="00944AD9" w:rsidRDefault="00944AD9" w:rsidP="00944AD9">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The authors declare no completing interests.</w:t>
      </w:r>
    </w:p>
    <w:p w14:paraId="6F8354AC" w14:textId="7C1285BD" w:rsidR="00944AD9" w:rsidRDefault="00944AD9" w:rsidP="00515539">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eastAsia"/>
          <w:b/>
          <w:sz w:val="24"/>
          <w:szCs w:val="24"/>
        </w:rPr>
        <w:t>F</w:t>
      </w:r>
      <w:r>
        <w:rPr>
          <w:rFonts w:ascii="Times New Roman" w:hAnsi="Times New Roman" w:cs="Times New Roman"/>
          <w:b/>
          <w:sz w:val="24"/>
          <w:szCs w:val="24"/>
        </w:rPr>
        <w:t>unding</w:t>
      </w:r>
    </w:p>
    <w:p w14:paraId="6DA1A968" w14:textId="622608DE" w:rsidR="00944AD9" w:rsidRDefault="00944AD9" w:rsidP="00515539">
      <w:pPr>
        <w:autoSpaceDE w:val="0"/>
        <w:autoSpaceDN w:val="0"/>
        <w:adjustRightInd w:val="0"/>
        <w:spacing w:line="480" w:lineRule="auto"/>
        <w:rPr>
          <w:rStyle w:val="af0"/>
          <w:rFonts w:ascii="Times New Roman" w:hAnsi="Times New Roman" w:cs="Times New Roman"/>
          <w:color w:val="000000" w:themeColor="text1"/>
          <w:sz w:val="24"/>
          <w:szCs w:val="24"/>
          <w:u w:val="none"/>
        </w:rPr>
      </w:pPr>
      <w:r w:rsidRPr="00515539">
        <w:rPr>
          <w:rStyle w:val="af0"/>
          <w:rFonts w:ascii="Times New Roman" w:hAnsi="Times New Roman" w:cs="Times New Roman"/>
          <w:color w:val="000000" w:themeColor="text1"/>
          <w:sz w:val="24"/>
          <w:szCs w:val="24"/>
          <w:u w:val="none"/>
        </w:rPr>
        <w:t xml:space="preserve">The sequencing of the </w:t>
      </w:r>
      <w:r w:rsidR="0041430F">
        <w:rPr>
          <w:rStyle w:val="af0"/>
          <w:rFonts w:ascii="Times New Roman" w:hAnsi="Times New Roman" w:cs="Times New Roman"/>
          <w:color w:val="000000" w:themeColor="text1"/>
          <w:sz w:val="24"/>
          <w:szCs w:val="24"/>
          <w:u w:val="none"/>
        </w:rPr>
        <w:t>spot-billed and mallard</w:t>
      </w:r>
      <w:r w:rsidRPr="00515539">
        <w:rPr>
          <w:rStyle w:val="af0"/>
          <w:rFonts w:ascii="Times New Roman" w:hAnsi="Times New Roman" w:cs="Times New Roman"/>
          <w:color w:val="000000" w:themeColor="text1"/>
          <w:sz w:val="24"/>
          <w:szCs w:val="24"/>
          <w:u w:val="none"/>
        </w:rPr>
        <w:t xml:space="preserve"> genome was funded by the National Basic Research Program of China (2013CB835200) and </w:t>
      </w:r>
      <w:r>
        <w:rPr>
          <w:rStyle w:val="af0"/>
          <w:rFonts w:ascii="Times New Roman" w:hAnsi="Times New Roman" w:cs="Times New Roman"/>
          <w:color w:val="000000" w:themeColor="text1"/>
          <w:sz w:val="24"/>
          <w:szCs w:val="24"/>
          <w:u w:val="none"/>
        </w:rPr>
        <w:t>the National Natural Science Foundation of China (31471176)</w:t>
      </w:r>
      <w:r w:rsidRPr="00515539">
        <w:rPr>
          <w:rStyle w:val="af0"/>
          <w:rFonts w:ascii="Times New Roman" w:hAnsi="Times New Roman" w:cs="Times New Roman"/>
          <w:color w:val="000000" w:themeColor="text1"/>
          <w:sz w:val="24"/>
          <w:szCs w:val="24"/>
          <w:u w:val="none"/>
        </w:rPr>
        <w:t xml:space="preserve">. The resequencing </w:t>
      </w:r>
      <w:r w:rsidRPr="00515539">
        <w:rPr>
          <w:rStyle w:val="af0"/>
          <w:rFonts w:ascii="Times New Roman" w:hAnsi="Times New Roman" w:cs="Times New Roman" w:hint="eastAsia"/>
          <w:color w:val="000000" w:themeColor="text1"/>
          <w:sz w:val="24"/>
          <w:szCs w:val="24"/>
          <w:u w:val="none"/>
        </w:rPr>
        <w:t>of</w:t>
      </w:r>
      <w:r w:rsidRPr="00515539">
        <w:rPr>
          <w:rStyle w:val="af0"/>
          <w:rFonts w:ascii="Times New Roman" w:hAnsi="Times New Roman" w:cs="Times New Roman"/>
          <w:color w:val="000000" w:themeColor="text1"/>
          <w:sz w:val="24"/>
          <w:szCs w:val="24"/>
          <w:u w:val="none"/>
        </w:rPr>
        <w:t xml:space="preserve"> whole genomic sequences was funded by the National High Technology Research and Development Program of China (2010AA10A109) and the National Key Technology Support Program of China (2017SKLAB06-2).</w:t>
      </w:r>
    </w:p>
    <w:p w14:paraId="1051E76E" w14:textId="77777777" w:rsidR="00944AD9" w:rsidRPr="00493DF5" w:rsidRDefault="00944AD9" w:rsidP="00944AD9">
      <w:pPr>
        <w:autoSpaceDE w:val="0"/>
        <w:autoSpaceDN w:val="0"/>
        <w:adjustRightInd w:val="0"/>
        <w:spacing w:line="480" w:lineRule="auto"/>
        <w:outlineLvl w:val="0"/>
        <w:rPr>
          <w:rFonts w:ascii="Times New Roman" w:hAnsi="Times New Roman"/>
          <w:b/>
          <w:color w:val="000000"/>
          <w:sz w:val="24"/>
          <w:szCs w:val="24"/>
        </w:rPr>
      </w:pPr>
      <w:bookmarkStart w:id="252" w:name="_Toc526518831"/>
      <w:r w:rsidRPr="00493DF5">
        <w:rPr>
          <w:rFonts w:ascii="Times New Roman" w:hAnsi="Times New Roman"/>
          <w:b/>
          <w:color w:val="000000"/>
          <w:sz w:val="24"/>
          <w:szCs w:val="24"/>
        </w:rPr>
        <w:t>Author contributions</w:t>
      </w:r>
      <w:bookmarkEnd w:id="252"/>
    </w:p>
    <w:p w14:paraId="312827A0" w14:textId="682F1998" w:rsidR="00944AD9" w:rsidRPr="003C1F24" w:rsidRDefault="00944AD9" w:rsidP="00944AD9">
      <w:pPr>
        <w:autoSpaceDE w:val="0"/>
        <w:autoSpaceDN w:val="0"/>
        <w:adjustRightInd w:val="0"/>
        <w:spacing w:line="480" w:lineRule="auto"/>
        <w:rPr>
          <w:rFonts w:ascii="Times New Roman" w:hAnsi="Times New Roman"/>
          <w:kern w:val="0"/>
          <w:sz w:val="24"/>
          <w:szCs w:val="24"/>
        </w:rPr>
      </w:pPr>
      <w:r w:rsidRPr="003C1F24">
        <w:rPr>
          <w:rFonts w:ascii="Times New Roman" w:hAnsi="Times New Roman"/>
          <w:sz w:val="24"/>
          <w:szCs w:val="24"/>
        </w:rPr>
        <w:t>Y.H.H and N.L. designed the project. Z.L.L,</w:t>
      </w:r>
      <w:r>
        <w:rPr>
          <w:rFonts w:ascii="Times New Roman" w:hAnsi="Times New Roman"/>
          <w:sz w:val="24"/>
          <w:szCs w:val="24"/>
        </w:rPr>
        <w:t xml:space="preserve"> </w:t>
      </w:r>
      <w:r w:rsidRPr="003C1F24">
        <w:rPr>
          <w:rFonts w:ascii="Times New Roman" w:hAnsi="Times New Roman"/>
          <w:sz w:val="24"/>
          <w:szCs w:val="24"/>
        </w:rPr>
        <w:t xml:space="preserve">H.F.L., L.C., H.B.C., </w:t>
      </w:r>
      <w:r>
        <w:rPr>
          <w:rFonts w:ascii="Times New Roman" w:hAnsi="Times New Roman"/>
          <w:sz w:val="24"/>
          <w:szCs w:val="24"/>
        </w:rPr>
        <w:t>W.T.S.</w:t>
      </w:r>
      <w:r w:rsidRPr="003C1F24">
        <w:rPr>
          <w:rFonts w:ascii="Times New Roman" w:hAnsi="Times New Roman"/>
          <w:sz w:val="24"/>
          <w:szCs w:val="24"/>
        </w:rPr>
        <w:t xml:space="preserve"> and E.G.R </w:t>
      </w:r>
      <w:r w:rsidRPr="003C1F24">
        <w:rPr>
          <w:rFonts w:ascii="Times New Roman" w:hAnsi="Times New Roman"/>
          <w:sz w:val="24"/>
          <w:szCs w:val="24"/>
        </w:rPr>
        <w:lastRenderedPageBreak/>
        <w:t>collected and purified DNA samples. Q.W.L., Y.Z, G.Y.F., H.F.L.,</w:t>
      </w:r>
      <w:r>
        <w:rPr>
          <w:rFonts w:ascii="Times New Roman" w:hAnsi="Times New Roman"/>
          <w:sz w:val="24"/>
          <w:szCs w:val="24"/>
        </w:rPr>
        <w:t xml:space="preserve"> </w:t>
      </w:r>
      <w:r w:rsidRPr="003C1F24">
        <w:rPr>
          <w:rFonts w:ascii="Times New Roman" w:hAnsi="Times New Roman"/>
          <w:sz w:val="24"/>
          <w:szCs w:val="24"/>
        </w:rPr>
        <w:t xml:space="preserve">Y.S.S., W.B.C., X.L. and X.X. performed genome assembly, gene annotation and gene family evolution of the </w:t>
      </w:r>
      <w:r w:rsidR="0041430F">
        <w:rPr>
          <w:rFonts w:ascii="Times New Roman" w:hAnsi="Times New Roman"/>
          <w:sz w:val="24"/>
          <w:szCs w:val="24"/>
        </w:rPr>
        <w:t>spot-billed and mallard</w:t>
      </w:r>
      <w:r w:rsidRPr="003C1F24">
        <w:rPr>
          <w:rFonts w:ascii="Times New Roman" w:hAnsi="Times New Roman"/>
          <w:sz w:val="24"/>
          <w:szCs w:val="24"/>
        </w:rPr>
        <w:t xml:space="preserve"> genome. R.L performed phylogenetic evolution, selective sweep and speciation analysis. E.G.R. and X.X.W. carried out luciferase activity analysis</w:t>
      </w:r>
      <w:r w:rsidRPr="003C1F24">
        <w:rPr>
          <w:rFonts w:ascii="Times New Roman" w:hAnsi="Times New Roman"/>
          <w:kern w:val="0"/>
          <w:sz w:val="24"/>
          <w:szCs w:val="24"/>
        </w:rPr>
        <w:t>. Y.H.H., R.L. and Q.W.L. wrote the manuscript. Y.H.H. and R.L. revised the manuscript.</w:t>
      </w:r>
    </w:p>
    <w:p w14:paraId="659D38DA" w14:textId="06832085" w:rsidR="00515539" w:rsidRPr="00D924D3" w:rsidRDefault="00515539" w:rsidP="00515539">
      <w:pPr>
        <w:autoSpaceDE w:val="0"/>
        <w:autoSpaceDN w:val="0"/>
        <w:adjustRightInd w:val="0"/>
        <w:spacing w:line="480" w:lineRule="auto"/>
        <w:rPr>
          <w:rFonts w:ascii="Times New Roman" w:hAnsi="Times New Roman" w:cs="Times New Roman"/>
          <w:b/>
          <w:sz w:val="24"/>
          <w:szCs w:val="24"/>
        </w:rPr>
      </w:pPr>
      <w:r w:rsidRPr="00D924D3">
        <w:rPr>
          <w:rFonts w:ascii="Times New Roman" w:hAnsi="Times New Roman" w:cs="Times New Roman"/>
          <w:b/>
          <w:sz w:val="24"/>
          <w:szCs w:val="24"/>
        </w:rPr>
        <w:t>Acknowledgments</w:t>
      </w:r>
    </w:p>
    <w:p w14:paraId="5B9AFA41" w14:textId="51EF76C1" w:rsidR="00515539" w:rsidRPr="00B52488" w:rsidRDefault="00515539" w:rsidP="00515539">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We </w:t>
      </w:r>
      <w:r>
        <w:rPr>
          <w:rFonts w:ascii="Times New Roman" w:hAnsi="Times New Roman" w:cs="Times New Roman"/>
          <w:sz w:val="24"/>
          <w:szCs w:val="24"/>
        </w:rPr>
        <w:t xml:space="preserve">would like to </w:t>
      </w:r>
      <w:r>
        <w:rPr>
          <w:rFonts w:ascii="Times New Roman" w:hAnsi="Times New Roman" w:cs="Times New Roman" w:hint="eastAsia"/>
          <w:sz w:val="24"/>
          <w:szCs w:val="24"/>
        </w:rPr>
        <w:t xml:space="preserve">thank </w:t>
      </w:r>
      <w:r>
        <w:rPr>
          <w:rFonts w:ascii="Times New Roman" w:hAnsi="Times New Roman" w:cs="Times New Roman"/>
          <w:sz w:val="24"/>
          <w:szCs w:val="24"/>
        </w:rPr>
        <w:t xml:space="preserve">Dr. </w:t>
      </w:r>
      <w:proofErr w:type="spellStart"/>
      <w:r>
        <w:rPr>
          <w:rFonts w:ascii="Times New Roman" w:hAnsi="Times New Roman" w:cs="Times New Roman"/>
          <w:sz w:val="24"/>
          <w:szCs w:val="24"/>
        </w:rPr>
        <w:t>Xiaojun</w:t>
      </w:r>
      <w:proofErr w:type="spellEnd"/>
      <w:r>
        <w:rPr>
          <w:rFonts w:ascii="Times New Roman" w:hAnsi="Times New Roman" w:cs="Times New Roman"/>
          <w:sz w:val="24"/>
          <w:szCs w:val="24"/>
        </w:rPr>
        <w:t xml:space="preserve"> </w:t>
      </w:r>
      <w:r>
        <w:rPr>
          <w:rFonts w:ascii="Times New Roman" w:hAnsi="Times New Roman" w:cs="Times New Roman" w:hint="eastAsia"/>
          <w:sz w:val="24"/>
          <w:szCs w:val="24"/>
        </w:rPr>
        <w:t>Y</w:t>
      </w:r>
      <w:r>
        <w:rPr>
          <w:rFonts w:ascii="Times New Roman" w:hAnsi="Times New Roman" w:cs="Times New Roman"/>
          <w:sz w:val="24"/>
          <w:szCs w:val="24"/>
        </w:rPr>
        <w:t>ang (</w:t>
      </w:r>
      <w:r>
        <w:rPr>
          <w:rFonts w:ascii="Times New Roman" w:hAnsi="Times New Roman" w:cs="Times New Roman" w:hint="eastAsia"/>
          <w:sz w:val="24"/>
          <w:szCs w:val="24"/>
        </w:rPr>
        <w:t>Kunming institute of zoology</w:t>
      </w:r>
      <w:r>
        <w:rPr>
          <w:rFonts w:ascii="Times New Roman" w:hAnsi="Times New Roman" w:cs="Times New Roman"/>
          <w:sz w:val="24"/>
          <w:szCs w:val="24"/>
        </w:rPr>
        <w:t>)</w:t>
      </w:r>
      <w:r>
        <w:rPr>
          <w:rFonts w:ascii="Times New Roman" w:hAnsi="Times New Roman" w:cs="Times New Roman" w:hint="eastAsia"/>
          <w:sz w:val="24"/>
          <w:szCs w:val="24"/>
        </w:rPr>
        <w:t xml:space="preserve"> for </w:t>
      </w:r>
      <w:r>
        <w:rPr>
          <w:rFonts w:ascii="Times New Roman" w:hAnsi="Times New Roman" w:cs="Times New Roman"/>
          <w:sz w:val="24"/>
          <w:szCs w:val="24"/>
        </w:rPr>
        <w:t>identification of</w:t>
      </w:r>
      <w:r>
        <w:rPr>
          <w:rFonts w:ascii="Times New Roman" w:hAnsi="Times New Roman" w:cs="Times New Roman" w:hint="eastAsia"/>
          <w:sz w:val="24"/>
          <w:szCs w:val="24"/>
        </w:rPr>
        <w:t xml:space="preserve"> </w:t>
      </w:r>
      <w:r w:rsidR="008B6B02">
        <w:rPr>
          <w:rFonts w:ascii="Times New Roman" w:hAnsi="Times New Roman" w:cs="Times New Roman"/>
          <w:sz w:val="24"/>
          <w:szCs w:val="24"/>
        </w:rPr>
        <w:t xml:space="preserve">wild </w:t>
      </w:r>
      <w:r>
        <w:rPr>
          <w:rFonts w:ascii="Times New Roman" w:hAnsi="Times New Roman" w:cs="Times New Roman" w:hint="eastAsia"/>
          <w:sz w:val="24"/>
          <w:szCs w:val="24"/>
        </w:rPr>
        <w:t xml:space="preserve">duck species. </w:t>
      </w:r>
      <w:r>
        <w:rPr>
          <w:rFonts w:ascii="Times New Roman" w:hAnsi="Times New Roman" w:cs="Times New Roman"/>
          <w:sz w:val="24"/>
          <w:szCs w:val="24"/>
        </w:rPr>
        <w:t>W</w:t>
      </w:r>
      <w:r>
        <w:rPr>
          <w:rFonts w:ascii="Times New Roman" w:hAnsi="Times New Roman" w:cs="Times New Roman" w:hint="eastAsia"/>
          <w:sz w:val="24"/>
          <w:szCs w:val="24"/>
        </w:rPr>
        <w:t xml:space="preserve">e also thank </w:t>
      </w:r>
      <w:r>
        <w:rPr>
          <w:rFonts w:ascii="Times New Roman" w:hAnsi="Times New Roman" w:cs="Times New Roman"/>
          <w:sz w:val="24"/>
          <w:szCs w:val="24"/>
        </w:rPr>
        <w:t xml:space="preserve">Dr. </w:t>
      </w:r>
      <w:proofErr w:type="spellStart"/>
      <w:r>
        <w:rPr>
          <w:rFonts w:ascii="Times New Roman" w:hAnsi="Times New Roman" w:cs="Times New Roman"/>
          <w:sz w:val="24"/>
          <w:szCs w:val="24"/>
        </w:rPr>
        <w:t>Minghui</w:t>
      </w:r>
      <w:proofErr w:type="spellEnd"/>
      <w:r>
        <w:rPr>
          <w:rFonts w:ascii="Times New Roman" w:hAnsi="Times New Roman" w:cs="Times New Roman" w:hint="eastAsia"/>
          <w:sz w:val="24"/>
          <w:szCs w:val="24"/>
        </w:rPr>
        <w:t xml:space="preserve"> </w:t>
      </w:r>
      <w:r>
        <w:rPr>
          <w:rFonts w:ascii="Times New Roman" w:hAnsi="Times New Roman" w:cs="Times New Roman"/>
          <w:sz w:val="24"/>
          <w:szCs w:val="24"/>
        </w:rPr>
        <w:t>Chen</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Dr. </w:t>
      </w:r>
      <w:proofErr w:type="spellStart"/>
      <w:r>
        <w:rPr>
          <w:rFonts w:ascii="Times New Roman" w:hAnsi="Times New Roman" w:cs="Times New Roman"/>
          <w:sz w:val="24"/>
          <w:szCs w:val="24"/>
        </w:rPr>
        <w:t>Yiqiang</w:t>
      </w:r>
      <w:proofErr w:type="spellEnd"/>
      <w:r>
        <w:rPr>
          <w:rFonts w:ascii="Times New Roman" w:hAnsi="Times New Roman" w:cs="Times New Roman" w:hint="eastAsia"/>
          <w:sz w:val="24"/>
          <w:szCs w:val="24"/>
        </w:rPr>
        <w:t xml:space="preserve"> </w:t>
      </w:r>
      <w:r>
        <w:rPr>
          <w:rFonts w:ascii="Times New Roman" w:hAnsi="Times New Roman" w:cs="Times New Roman"/>
          <w:sz w:val="24"/>
          <w:szCs w:val="24"/>
        </w:rPr>
        <w:t>Zhao</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and Prof. </w:t>
      </w:r>
      <w:proofErr w:type="spellStart"/>
      <w:r>
        <w:rPr>
          <w:rFonts w:ascii="Times New Roman" w:hAnsi="Times New Roman" w:cs="Times New Roman"/>
          <w:sz w:val="24"/>
          <w:szCs w:val="24"/>
        </w:rPr>
        <w:t>Xiaoxiang</w:t>
      </w:r>
      <w:proofErr w:type="spellEnd"/>
      <w:r>
        <w:rPr>
          <w:rFonts w:ascii="Times New Roman" w:hAnsi="Times New Roman" w:cs="Times New Roman" w:hint="eastAsia"/>
          <w:sz w:val="24"/>
          <w:szCs w:val="24"/>
        </w:rPr>
        <w:t xml:space="preserve"> </w:t>
      </w:r>
      <w:r>
        <w:rPr>
          <w:rFonts w:ascii="Times New Roman" w:hAnsi="Times New Roman" w:cs="Times New Roman"/>
          <w:sz w:val="24"/>
          <w:szCs w:val="24"/>
        </w:rPr>
        <w:t>H</w:t>
      </w:r>
      <w:r>
        <w:rPr>
          <w:rFonts w:ascii="Times New Roman" w:hAnsi="Times New Roman" w:cs="Times New Roman" w:hint="eastAsia"/>
          <w:sz w:val="24"/>
          <w:szCs w:val="24"/>
        </w:rPr>
        <w:t>u</w:t>
      </w:r>
      <w:r w:rsidR="00EE3F10">
        <w:rPr>
          <w:rFonts w:ascii="Times New Roman" w:hAnsi="Times New Roman" w:cs="Times New Roman" w:hint="eastAsia"/>
          <w:sz w:val="24"/>
          <w:szCs w:val="24"/>
        </w:rPr>
        <w:t>, Dr. Jia Li</w:t>
      </w:r>
      <w:r w:rsidR="00561A9A">
        <w:rPr>
          <w:rFonts w:ascii="Times New Roman" w:hAnsi="Times New Roman" w:cs="Times New Roman"/>
          <w:sz w:val="24"/>
          <w:szCs w:val="24"/>
        </w:rPr>
        <w:t xml:space="preserve"> from China</w:t>
      </w:r>
      <w:r>
        <w:rPr>
          <w:rFonts w:ascii="Times New Roman" w:hAnsi="Times New Roman" w:cs="Times New Roman"/>
          <w:sz w:val="24"/>
          <w:szCs w:val="24"/>
        </w:rPr>
        <w:t xml:space="preserve"> Agricultural University and Prof. </w:t>
      </w:r>
      <w:proofErr w:type="spellStart"/>
      <w:r>
        <w:rPr>
          <w:rFonts w:ascii="Times New Roman" w:hAnsi="Times New Roman" w:cs="Times New Roman"/>
          <w:sz w:val="24"/>
          <w:szCs w:val="24"/>
        </w:rPr>
        <w:t>Zhonghua</w:t>
      </w:r>
      <w:proofErr w:type="spellEnd"/>
      <w:r>
        <w:rPr>
          <w:rFonts w:ascii="Times New Roman" w:hAnsi="Times New Roman" w:cs="Times New Roman" w:hint="eastAsia"/>
          <w:sz w:val="24"/>
          <w:szCs w:val="24"/>
        </w:rPr>
        <w:t xml:space="preserve"> </w:t>
      </w:r>
      <w:r>
        <w:rPr>
          <w:rFonts w:ascii="Times New Roman" w:hAnsi="Times New Roman" w:cs="Times New Roman"/>
          <w:sz w:val="24"/>
          <w:szCs w:val="24"/>
        </w:rPr>
        <w:t>Z</w:t>
      </w:r>
      <w:r>
        <w:rPr>
          <w:rFonts w:ascii="Times New Roman" w:hAnsi="Times New Roman" w:cs="Times New Roman" w:hint="eastAsia"/>
          <w:sz w:val="24"/>
          <w:szCs w:val="24"/>
        </w:rPr>
        <w:t>hang</w:t>
      </w:r>
      <w:r>
        <w:rPr>
          <w:rFonts w:ascii="Times New Roman" w:hAnsi="Times New Roman" w:cs="Times New Roman"/>
          <w:sz w:val="24"/>
          <w:szCs w:val="24"/>
        </w:rPr>
        <w:t xml:space="preserve"> from</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Chinese Academy </w:t>
      </w:r>
      <w:r>
        <w:rPr>
          <w:rFonts w:ascii="Times New Roman" w:hAnsi="Times New Roman" w:cs="Times New Roman" w:hint="eastAsia"/>
          <w:sz w:val="24"/>
          <w:szCs w:val="24"/>
        </w:rPr>
        <w:t xml:space="preserve">of </w:t>
      </w:r>
      <w:r>
        <w:rPr>
          <w:rFonts w:ascii="Times New Roman" w:hAnsi="Times New Roman" w:cs="Times New Roman"/>
          <w:sz w:val="24"/>
          <w:szCs w:val="24"/>
        </w:rPr>
        <w:t xml:space="preserve">Agricultural Sciences </w:t>
      </w:r>
      <w:r>
        <w:rPr>
          <w:rFonts w:ascii="Times New Roman" w:hAnsi="Times New Roman" w:cs="Times New Roman" w:hint="eastAsia"/>
          <w:sz w:val="24"/>
          <w:szCs w:val="24"/>
        </w:rPr>
        <w:t xml:space="preserve">for helpful discussions and comments. </w:t>
      </w:r>
    </w:p>
    <w:p w14:paraId="54472006" w14:textId="77777777" w:rsidR="00944AD9" w:rsidRDefault="00944AD9">
      <w:pPr>
        <w:widowControl/>
        <w:jc w:val="left"/>
        <w:rPr>
          <w:rFonts w:ascii="Times New Roman" w:hAnsi="Times New Roman" w:cs="Times New Roman"/>
          <w:sz w:val="24"/>
          <w:szCs w:val="24"/>
        </w:rPr>
      </w:pPr>
    </w:p>
    <w:p w14:paraId="60B042F6" w14:textId="25F3A43F" w:rsidR="00D56F38" w:rsidRPr="00E70206" w:rsidRDefault="00D56F38" w:rsidP="00FA3364">
      <w:pPr>
        <w:pStyle w:val="EndNoteBibliography"/>
        <w:spacing w:line="480" w:lineRule="auto"/>
        <w:ind w:left="720" w:hanging="720"/>
        <w:rPr>
          <w:rFonts w:ascii="Times New Roman" w:hAnsi="Times New Roman" w:cs="Times New Roman"/>
          <w:b/>
          <w:sz w:val="24"/>
          <w:szCs w:val="24"/>
        </w:rPr>
      </w:pPr>
      <w:bookmarkStart w:id="253" w:name="_Hlk499458119"/>
      <w:r w:rsidRPr="00E70206">
        <w:rPr>
          <w:rFonts w:ascii="Times New Roman" w:hAnsi="Times New Roman" w:cs="Times New Roman"/>
          <w:b/>
          <w:sz w:val="24"/>
          <w:szCs w:val="24"/>
        </w:rPr>
        <w:t>Reference</w:t>
      </w:r>
    </w:p>
    <w:p w14:paraId="6438F4BE" w14:textId="77777777" w:rsidR="008834D1" w:rsidRPr="008834D1" w:rsidRDefault="008117AB" w:rsidP="008834D1">
      <w:pPr>
        <w:pStyle w:val="EndNoteBibliography"/>
        <w:ind w:left="720" w:hanging="720"/>
      </w:pPr>
      <w:r w:rsidRPr="00061A23">
        <w:fldChar w:fldCharType="begin"/>
      </w:r>
      <w:r w:rsidRPr="00061A23">
        <w:instrText xml:space="preserve"> ADDIN EN.REFLIST </w:instrText>
      </w:r>
      <w:r w:rsidRPr="00061A23">
        <w:fldChar w:fldCharType="separate"/>
      </w:r>
      <w:bookmarkStart w:id="254" w:name="_ENREF_1"/>
      <w:r w:rsidR="008834D1" w:rsidRPr="008834D1">
        <w:t>1.</w:t>
      </w:r>
      <w:r w:rsidR="008834D1" w:rsidRPr="008834D1">
        <w:tab/>
        <w:t>Seehausen O</w:t>
      </w:r>
      <w:r w:rsidR="008834D1" w:rsidRPr="008834D1">
        <w:rPr>
          <w:i/>
        </w:rPr>
        <w:t>, et al.</w:t>
      </w:r>
      <w:r w:rsidR="008834D1" w:rsidRPr="008834D1">
        <w:t xml:space="preserve"> (2014) Genomics and the origin of species. </w:t>
      </w:r>
      <w:r w:rsidR="008834D1" w:rsidRPr="008834D1">
        <w:rPr>
          <w:i/>
        </w:rPr>
        <w:t>Nat Rev Genet</w:t>
      </w:r>
      <w:r w:rsidR="008834D1" w:rsidRPr="008834D1">
        <w:t xml:space="preserve"> 15(3):176-192.</w:t>
      </w:r>
      <w:bookmarkEnd w:id="254"/>
    </w:p>
    <w:p w14:paraId="6976B18F" w14:textId="77777777" w:rsidR="008834D1" w:rsidRPr="008834D1" w:rsidRDefault="008834D1" w:rsidP="008834D1">
      <w:pPr>
        <w:pStyle w:val="EndNoteBibliography"/>
        <w:ind w:left="720" w:hanging="720"/>
      </w:pPr>
      <w:bookmarkStart w:id="255" w:name="_ENREF_2"/>
      <w:r w:rsidRPr="008834D1">
        <w:t>2.</w:t>
      </w:r>
      <w:r w:rsidRPr="008834D1">
        <w:tab/>
        <w:t xml:space="preserve">Andersson L (2001) Genetic dissection of phenotypic diversity in farm animals. </w:t>
      </w:r>
      <w:r w:rsidRPr="008834D1">
        <w:rPr>
          <w:i/>
        </w:rPr>
        <w:t>Nat Rev Genet</w:t>
      </w:r>
      <w:r w:rsidRPr="008834D1">
        <w:t xml:space="preserve"> 2(2):130-138.</w:t>
      </w:r>
      <w:bookmarkEnd w:id="255"/>
    </w:p>
    <w:p w14:paraId="69210F55" w14:textId="77777777" w:rsidR="008834D1" w:rsidRPr="008834D1" w:rsidRDefault="008834D1" w:rsidP="008834D1">
      <w:pPr>
        <w:pStyle w:val="EndNoteBibliography"/>
        <w:ind w:left="720" w:hanging="720"/>
      </w:pPr>
      <w:bookmarkStart w:id="256" w:name="_ENREF_3"/>
      <w:r w:rsidRPr="008834D1">
        <w:t>3.</w:t>
      </w:r>
      <w:r w:rsidRPr="008834D1">
        <w:tab/>
        <w:t>Axelsson E</w:t>
      </w:r>
      <w:r w:rsidRPr="008834D1">
        <w:rPr>
          <w:i/>
        </w:rPr>
        <w:t>, et al.</w:t>
      </w:r>
      <w:r w:rsidRPr="008834D1">
        <w:t xml:space="preserve"> (2013) The genomic signature of dog domestication reveals adaptation to a starch-rich diet. </w:t>
      </w:r>
      <w:r w:rsidRPr="008834D1">
        <w:rPr>
          <w:i/>
        </w:rPr>
        <w:t>Nature</w:t>
      </w:r>
      <w:r w:rsidRPr="008834D1">
        <w:t xml:space="preserve"> 495(7441):360-364.</w:t>
      </w:r>
      <w:bookmarkEnd w:id="256"/>
    </w:p>
    <w:p w14:paraId="68741353" w14:textId="77777777" w:rsidR="008834D1" w:rsidRPr="008834D1" w:rsidRDefault="008834D1" w:rsidP="008834D1">
      <w:pPr>
        <w:pStyle w:val="EndNoteBibliography"/>
        <w:ind w:left="720" w:hanging="720"/>
      </w:pPr>
      <w:bookmarkStart w:id="257" w:name="_ENREF_4"/>
      <w:r w:rsidRPr="008834D1">
        <w:t>4.</w:t>
      </w:r>
      <w:r w:rsidRPr="008834D1">
        <w:tab/>
        <w:t>Rubin CJ</w:t>
      </w:r>
      <w:r w:rsidRPr="008834D1">
        <w:rPr>
          <w:i/>
        </w:rPr>
        <w:t>, et al.</w:t>
      </w:r>
      <w:r w:rsidRPr="008834D1">
        <w:t xml:space="preserve"> (2010) Whole-genome resequencing reveals loci under selection during chicken domestication. </w:t>
      </w:r>
      <w:r w:rsidRPr="008834D1">
        <w:rPr>
          <w:i/>
        </w:rPr>
        <w:t>Nature</w:t>
      </w:r>
      <w:r w:rsidRPr="008834D1">
        <w:t xml:space="preserve"> 464(7288):587-591.</w:t>
      </w:r>
      <w:bookmarkEnd w:id="257"/>
    </w:p>
    <w:p w14:paraId="24BBC587" w14:textId="77777777" w:rsidR="008834D1" w:rsidRPr="008834D1" w:rsidRDefault="008834D1" w:rsidP="008834D1">
      <w:pPr>
        <w:pStyle w:val="EndNoteBibliography"/>
        <w:ind w:left="720" w:hanging="720"/>
      </w:pPr>
      <w:bookmarkStart w:id="258" w:name="_ENREF_5"/>
      <w:r w:rsidRPr="008834D1">
        <w:t>5.</w:t>
      </w:r>
      <w:r w:rsidRPr="008834D1">
        <w:tab/>
        <w:t>Ellegren H</w:t>
      </w:r>
      <w:r w:rsidRPr="008834D1">
        <w:rPr>
          <w:i/>
        </w:rPr>
        <w:t>, et al.</w:t>
      </w:r>
      <w:r w:rsidRPr="008834D1">
        <w:t xml:space="preserve"> (2012) The genomic landscape of species divergence in Ficedula flycatchers. </w:t>
      </w:r>
      <w:r w:rsidRPr="008834D1">
        <w:rPr>
          <w:i/>
        </w:rPr>
        <w:t>Nature</w:t>
      </w:r>
      <w:r w:rsidRPr="008834D1">
        <w:t xml:space="preserve"> 491(7426):756-760.</w:t>
      </w:r>
      <w:bookmarkEnd w:id="258"/>
    </w:p>
    <w:p w14:paraId="60A6C847" w14:textId="77777777" w:rsidR="008834D1" w:rsidRPr="008834D1" w:rsidRDefault="008834D1" w:rsidP="008834D1">
      <w:pPr>
        <w:pStyle w:val="EndNoteBibliography"/>
        <w:ind w:left="720" w:hanging="720"/>
      </w:pPr>
      <w:bookmarkStart w:id="259" w:name="_ENREF_6"/>
      <w:r w:rsidRPr="008834D1">
        <w:t>6.</w:t>
      </w:r>
      <w:r w:rsidRPr="008834D1">
        <w:tab/>
        <w:t>Frantz LA</w:t>
      </w:r>
      <w:r w:rsidRPr="008834D1">
        <w:rPr>
          <w:i/>
        </w:rPr>
        <w:t>, et al.</w:t>
      </w:r>
      <w:r w:rsidRPr="008834D1">
        <w:t xml:space="preserve"> (2015) Evidence of long-term gene flow and selection during domestication from analyses of Eurasian wild and domestic pig genomes. </w:t>
      </w:r>
      <w:r w:rsidRPr="008834D1">
        <w:rPr>
          <w:i/>
        </w:rPr>
        <w:t>Nat Genet</w:t>
      </w:r>
      <w:r w:rsidRPr="008834D1">
        <w:t xml:space="preserve"> 47(10):1141-1148.</w:t>
      </w:r>
      <w:bookmarkEnd w:id="259"/>
    </w:p>
    <w:p w14:paraId="2F8DFEB8" w14:textId="77777777" w:rsidR="008834D1" w:rsidRPr="008834D1" w:rsidRDefault="008834D1" w:rsidP="008834D1">
      <w:pPr>
        <w:pStyle w:val="EndNoteBibliography"/>
        <w:ind w:left="720" w:hanging="720"/>
      </w:pPr>
      <w:bookmarkStart w:id="260" w:name="_ENREF_7"/>
      <w:r w:rsidRPr="008834D1">
        <w:t>7.</w:t>
      </w:r>
      <w:r w:rsidRPr="008834D1">
        <w:tab/>
        <w:t>Carneiro M</w:t>
      </w:r>
      <w:r w:rsidRPr="008834D1">
        <w:rPr>
          <w:i/>
        </w:rPr>
        <w:t>, et al.</w:t>
      </w:r>
      <w:r w:rsidRPr="008834D1">
        <w:t xml:space="preserve"> (2014) Rabbit genome analysis reveals a polygenic basis for phenotypic change during domestication. </w:t>
      </w:r>
      <w:r w:rsidRPr="008834D1">
        <w:rPr>
          <w:i/>
        </w:rPr>
        <w:t>Science</w:t>
      </w:r>
      <w:r w:rsidRPr="008834D1">
        <w:t xml:space="preserve"> 345(6200):1074-1079.</w:t>
      </w:r>
      <w:bookmarkEnd w:id="260"/>
    </w:p>
    <w:p w14:paraId="4CD216FC" w14:textId="77777777" w:rsidR="008834D1" w:rsidRPr="008834D1" w:rsidRDefault="008834D1" w:rsidP="008834D1">
      <w:pPr>
        <w:pStyle w:val="EndNoteBibliography"/>
        <w:ind w:left="720" w:hanging="720"/>
      </w:pPr>
      <w:bookmarkStart w:id="261" w:name="_ENREF_8"/>
      <w:r w:rsidRPr="008834D1">
        <w:t>8.</w:t>
      </w:r>
      <w:r w:rsidRPr="008834D1">
        <w:tab/>
        <w:t>Rubin CJ</w:t>
      </w:r>
      <w:r w:rsidRPr="008834D1">
        <w:rPr>
          <w:i/>
        </w:rPr>
        <w:t>, et al.</w:t>
      </w:r>
      <w:r w:rsidRPr="008834D1">
        <w:t xml:space="preserve"> (2012) Strong signatures of selection in the domestic pig genome. </w:t>
      </w:r>
      <w:r w:rsidRPr="008834D1">
        <w:rPr>
          <w:i/>
        </w:rPr>
        <w:t>Proc Natl Acad Sci U S A</w:t>
      </w:r>
      <w:r w:rsidRPr="008834D1">
        <w:t xml:space="preserve"> 109(48):19529-19536.</w:t>
      </w:r>
      <w:bookmarkEnd w:id="261"/>
    </w:p>
    <w:p w14:paraId="74F11A25" w14:textId="77777777" w:rsidR="008834D1" w:rsidRPr="008834D1" w:rsidRDefault="008834D1" w:rsidP="008834D1">
      <w:pPr>
        <w:pStyle w:val="EndNoteBibliography"/>
        <w:ind w:left="720" w:hanging="720"/>
      </w:pPr>
      <w:bookmarkStart w:id="262" w:name="_ENREF_9"/>
      <w:r w:rsidRPr="008834D1">
        <w:t>9.</w:t>
      </w:r>
      <w:r w:rsidRPr="008834D1">
        <w:tab/>
        <w:t>Burri R</w:t>
      </w:r>
      <w:r w:rsidRPr="008834D1">
        <w:rPr>
          <w:i/>
        </w:rPr>
        <w:t>, et al.</w:t>
      </w:r>
      <w:r w:rsidRPr="008834D1">
        <w:t xml:space="preserve"> (2015) Linked selection and recombination rate variation drive the evolution of the genomic landscape of differentiation across the speciation contin</w:t>
      </w:r>
      <w:bookmarkStart w:id="263" w:name="_GoBack"/>
      <w:bookmarkEnd w:id="263"/>
      <w:r w:rsidRPr="008834D1">
        <w:t xml:space="preserve">uum of Ficedula </w:t>
      </w:r>
      <w:r w:rsidRPr="008834D1">
        <w:lastRenderedPageBreak/>
        <w:t xml:space="preserve">flycatchers. </w:t>
      </w:r>
      <w:r w:rsidRPr="008834D1">
        <w:rPr>
          <w:i/>
        </w:rPr>
        <w:t>Genome Res</w:t>
      </w:r>
      <w:r w:rsidRPr="008834D1">
        <w:t xml:space="preserve"> 25(11):1656-1665.</w:t>
      </w:r>
      <w:bookmarkEnd w:id="262"/>
    </w:p>
    <w:p w14:paraId="6925F322" w14:textId="77777777" w:rsidR="008834D1" w:rsidRPr="008834D1" w:rsidRDefault="008834D1" w:rsidP="008834D1">
      <w:pPr>
        <w:pStyle w:val="EndNoteBibliography"/>
        <w:ind w:left="720" w:hanging="720"/>
      </w:pPr>
      <w:bookmarkStart w:id="264" w:name="_ENREF_10"/>
      <w:r w:rsidRPr="008834D1">
        <w:t>10.</w:t>
      </w:r>
      <w:r w:rsidRPr="008834D1">
        <w:tab/>
        <w:t>Nadachowska-Brzyska K</w:t>
      </w:r>
      <w:r w:rsidRPr="008834D1">
        <w:rPr>
          <w:i/>
        </w:rPr>
        <w:t>, et al.</w:t>
      </w:r>
      <w:r w:rsidRPr="008834D1">
        <w:t xml:space="preserve"> (2013) Demographic divergence history of pied flycatcher and collared flycatcher inferred from whole-genome re-sequencing data. </w:t>
      </w:r>
      <w:r w:rsidRPr="008834D1">
        <w:rPr>
          <w:i/>
        </w:rPr>
        <w:t>PLoS Genet</w:t>
      </w:r>
      <w:r w:rsidRPr="008834D1">
        <w:t xml:space="preserve"> 9(11):e1003942.</w:t>
      </w:r>
      <w:bookmarkEnd w:id="264"/>
    </w:p>
    <w:p w14:paraId="40EB2E1C" w14:textId="77777777" w:rsidR="008834D1" w:rsidRPr="008834D1" w:rsidRDefault="008834D1" w:rsidP="008834D1">
      <w:pPr>
        <w:pStyle w:val="EndNoteBibliography"/>
        <w:ind w:left="720" w:hanging="720"/>
      </w:pPr>
      <w:bookmarkStart w:id="265" w:name="_ENREF_11"/>
      <w:r w:rsidRPr="008834D1">
        <w:t>11.</w:t>
      </w:r>
      <w:r w:rsidRPr="008834D1">
        <w:tab/>
        <w:t>Huang Y</w:t>
      </w:r>
      <w:r w:rsidRPr="008834D1">
        <w:rPr>
          <w:i/>
        </w:rPr>
        <w:t>, et al.</w:t>
      </w:r>
      <w:r w:rsidRPr="008834D1">
        <w:t xml:space="preserve"> (2013) The duck genome and transcriptome provide insight into an avian influenza virus reservoir species. </w:t>
      </w:r>
      <w:r w:rsidRPr="008834D1">
        <w:rPr>
          <w:i/>
        </w:rPr>
        <w:t>Nature genetics</w:t>
      </w:r>
      <w:r w:rsidRPr="008834D1">
        <w:t xml:space="preserve"> 45(7):776-783.</w:t>
      </w:r>
      <w:bookmarkEnd w:id="265"/>
    </w:p>
    <w:p w14:paraId="65476BE1" w14:textId="12DA23B4" w:rsidR="008834D1" w:rsidRPr="008834D1" w:rsidRDefault="008834D1" w:rsidP="008834D1">
      <w:pPr>
        <w:pStyle w:val="EndNoteBibliography"/>
        <w:ind w:left="720" w:hanging="720"/>
      </w:pPr>
      <w:bookmarkStart w:id="266" w:name="_ENREF_12"/>
      <w:r w:rsidRPr="008834D1">
        <w:t>12.</w:t>
      </w:r>
      <w:r w:rsidRPr="008834D1">
        <w:tab/>
        <w:t xml:space="preserve">Trump (2017) </w:t>
      </w:r>
      <w:hyperlink r:id="rId11" w:history="1">
        <w:r w:rsidRPr="008834D1">
          <w:rPr>
            <w:rStyle w:val="af0"/>
          </w:rPr>
          <w:t>http://afowlshome.com/</w:t>
        </w:r>
      </w:hyperlink>
      <w:r w:rsidRPr="008834D1">
        <w:t>.</w:t>
      </w:r>
      <w:bookmarkEnd w:id="266"/>
    </w:p>
    <w:p w14:paraId="3A30BC06" w14:textId="77777777" w:rsidR="008834D1" w:rsidRPr="008834D1" w:rsidRDefault="008834D1" w:rsidP="008834D1">
      <w:pPr>
        <w:pStyle w:val="EndNoteBibliography"/>
        <w:ind w:left="720" w:hanging="720"/>
      </w:pPr>
      <w:bookmarkStart w:id="267" w:name="_ENREF_13"/>
      <w:r w:rsidRPr="008834D1">
        <w:t>13.</w:t>
      </w:r>
      <w:r w:rsidRPr="008834D1">
        <w:tab/>
        <w:t xml:space="preserve">Lavretsky P, McCracken KG, &amp; Peters JL (2014) Phylogenetics of a recent radiation in the mallards and allies (Aves: Anas): inferences from a genomic transect and the multispecies coalescent. </w:t>
      </w:r>
      <w:r w:rsidRPr="008834D1">
        <w:rPr>
          <w:i/>
        </w:rPr>
        <w:t>Mol Phylogenet Evol</w:t>
      </w:r>
      <w:r w:rsidRPr="008834D1">
        <w:t xml:space="preserve"> 70:402-411.</w:t>
      </w:r>
      <w:bookmarkEnd w:id="267"/>
    </w:p>
    <w:p w14:paraId="12162933" w14:textId="77777777" w:rsidR="008834D1" w:rsidRPr="008834D1" w:rsidRDefault="008834D1" w:rsidP="008834D1">
      <w:pPr>
        <w:pStyle w:val="EndNoteBibliography"/>
        <w:ind w:left="720" w:hanging="720"/>
      </w:pPr>
      <w:bookmarkStart w:id="268" w:name="_ENREF_14"/>
      <w:r w:rsidRPr="008834D1">
        <w:t>14.</w:t>
      </w:r>
      <w:r w:rsidRPr="008834D1">
        <w:tab/>
        <w:t xml:space="preserve">Zhuravlev YN &amp; Kulikova IV (2014) Waterfowl Population Structure: Phylogeographic Inference. </w:t>
      </w:r>
      <w:r w:rsidRPr="008834D1">
        <w:rPr>
          <w:i/>
        </w:rPr>
        <w:t>Achievements in the Life Sciences</w:t>
      </w:r>
      <w:r w:rsidRPr="008834D1">
        <w:t xml:space="preserve"> 8(2):123-127.</w:t>
      </w:r>
      <w:bookmarkEnd w:id="268"/>
    </w:p>
    <w:p w14:paraId="20AA18D1" w14:textId="77777777" w:rsidR="008834D1" w:rsidRPr="008834D1" w:rsidRDefault="008834D1" w:rsidP="008834D1">
      <w:pPr>
        <w:pStyle w:val="EndNoteBibliography"/>
        <w:ind w:left="720" w:hanging="720"/>
      </w:pPr>
      <w:bookmarkStart w:id="269" w:name="_ENREF_15"/>
      <w:r w:rsidRPr="008834D1">
        <w:t>15.</w:t>
      </w:r>
      <w:r w:rsidRPr="008834D1">
        <w:tab/>
        <w:t xml:space="preserve">Madge S &amp; Burn H (1988) </w:t>
      </w:r>
      <w:r w:rsidRPr="008834D1">
        <w:rPr>
          <w:i/>
        </w:rPr>
        <w:t>Waterfowl: an identification guide to the ducks, geese, and swans of the world</w:t>
      </w:r>
      <w:r w:rsidRPr="008834D1">
        <w:t xml:space="preserve"> (Houghton Mifflin).</w:t>
      </w:r>
      <w:bookmarkEnd w:id="269"/>
    </w:p>
    <w:p w14:paraId="2775838D" w14:textId="2A76CA24" w:rsidR="008834D1" w:rsidRPr="008834D1" w:rsidRDefault="008834D1" w:rsidP="008834D1">
      <w:pPr>
        <w:pStyle w:val="EndNoteBibliography"/>
        <w:ind w:left="720" w:hanging="720"/>
      </w:pPr>
      <w:bookmarkStart w:id="270" w:name="_ENREF_16"/>
      <w:r w:rsidRPr="008834D1">
        <w:t>16.</w:t>
      </w:r>
      <w:r w:rsidRPr="008834D1">
        <w:tab/>
        <w:t xml:space="preserve">Richards J (2017) </w:t>
      </w:r>
      <w:hyperlink r:id="rId12" w:history="1">
        <w:r w:rsidRPr="008834D1">
          <w:rPr>
            <w:rStyle w:val="af0"/>
          </w:rPr>
          <w:t>www.waterfowl.org.uk</w:t>
        </w:r>
      </w:hyperlink>
      <w:r w:rsidRPr="008834D1">
        <w:t>.  (</w:t>
      </w:r>
      <w:hyperlink r:id="rId13" w:history="1">
        <w:r w:rsidRPr="008834D1">
          <w:rPr>
            <w:rStyle w:val="af0"/>
          </w:rPr>
          <w:t>http://www.waterfowl.org.uk/index.html</w:t>
        </w:r>
      </w:hyperlink>
      <w:r w:rsidRPr="008834D1">
        <w:t>).</w:t>
      </w:r>
      <w:bookmarkEnd w:id="270"/>
    </w:p>
    <w:p w14:paraId="3C2414C0" w14:textId="77777777" w:rsidR="008834D1" w:rsidRPr="008834D1" w:rsidRDefault="008834D1" w:rsidP="008834D1">
      <w:pPr>
        <w:pStyle w:val="EndNoteBibliography"/>
        <w:ind w:left="720" w:hanging="720"/>
      </w:pPr>
      <w:bookmarkStart w:id="271" w:name="_ENREF_17"/>
      <w:r w:rsidRPr="008834D1">
        <w:t>17.</w:t>
      </w:r>
      <w:r w:rsidRPr="008834D1">
        <w:tab/>
        <w:t xml:space="preserve">Albarella U (2005) </w:t>
      </w:r>
      <w:r w:rsidRPr="008834D1">
        <w:rPr>
          <w:i/>
        </w:rPr>
        <w:t>Alternate fortunes? The role of domestic ducks and geese from Roman to Medieval times in Britain. Documenta Archaeobiologiae III. Feathers, Grit and Symbolism (ed. by G.Grupe &amp; J.Peters), 249-58</w:t>
      </w:r>
      <w:r w:rsidRPr="008834D1">
        <w:t>.</w:t>
      </w:r>
      <w:bookmarkEnd w:id="271"/>
    </w:p>
    <w:p w14:paraId="127634D5" w14:textId="77777777" w:rsidR="008834D1" w:rsidRPr="008834D1" w:rsidRDefault="008834D1" w:rsidP="008834D1">
      <w:pPr>
        <w:pStyle w:val="EndNoteBibliography"/>
        <w:ind w:left="720" w:hanging="720"/>
      </w:pPr>
      <w:bookmarkStart w:id="272" w:name="_ENREF_18"/>
      <w:r w:rsidRPr="008834D1">
        <w:t>18.</w:t>
      </w:r>
      <w:r w:rsidRPr="008834D1">
        <w:tab/>
        <w:t xml:space="preserve">Larson G &amp; Fuller DQ (2014) The Evolution of Animal Domestication. </w:t>
      </w:r>
      <w:r w:rsidRPr="008834D1">
        <w:rPr>
          <w:i/>
        </w:rPr>
        <w:t>Annual Review of Ecology, Evolution, and Systematics, Vol 45</w:t>
      </w:r>
      <w:r w:rsidRPr="008834D1">
        <w:t xml:space="preserve"> 45:115-136.</w:t>
      </w:r>
      <w:bookmarkEnd w:id="272"/>
    </w:p>
    <w:p w14:paraId="2C8AB4E2" w14:textId="77777777" w:rsidR="008834D1" w:rsidRPr="008834D1" w:rsidRDefault="008834D1" w:rsidP="008834D1">
      <w:pPr>
        <w:pStyle w:val="EndNoteBibliography"/>
        <w:ind w:left="720" w:hanging="720"/>
      </w:pPr>
      <w:bookmarkStart w:id="273" w:name="_ENREF_19"/>
      <w:r w:rsidRPr="008834D1">
        <w:t>19.</w:t>
      </w:r>
      <w:r w:rsidRPr="008834D1">
        <w:tab/>
        <w:t xml:space="preserve">Stern DL (2000) Evolutionary developmental biology and the problem of variation. </w:t>
      </w:r>
      <w:r w:rsidRPr="008834D1">
        <w:rPr>
          <w:i/>
        </w:rPr>
        <w:t>Evolution</w:t>
      </w:r>
      <w:r w:rsidRPr="008834D1">
        <w:t xml:space="preserve"> 54(4):1079-1091.</w:t>
      </w:r>
      <w:bookmarkEnd w:id="273"/>
    </w:p>
    <w:p w14:paraId="6630BB9E" w14:textId="77777777" w:rsidR="008834D1" w:rsidRPr="008834D1" w:rsidRDefault="008834D1" w:rsidP="008834D1">
      <w:pPr>
        <w:pStyle w:val="EndNoteBibliography"/>
        <w:ind w:left="720" w:hanging="720"/>
      </w:pPr>
      <w:bookmarkStart w:id="274" w:name="_ENREF_20"/>
      <w:r w:rsidRPr="008834D1">
        <w:t>20.</w:t>
      </w:r>
      <w:r w:rsidRPr="008834D1">
        <w:tab/>
        <w:t xml:space="preserve">Steve M (1992) Waterfowl: an identification guide to the ducks, geese and swans of the world. </w:t>
      </w:r>
      <w:r w:rsidRPr="008834D1">
        <w:rPr>
          <w:i/>
        </w:rPr>
        <w:t>Houthton mifflin in harcout</w:t>
      </w:r>
      <w:r w:rsidRPr="008834D1">
        <w:t>:3.</w:t>
      </w:r>
      <w:bookmarkEnd w:id="274"/>
    </w:p>
    <w:p w14:paraId="1F0FEFD3" w14:textId="77777777" w:rsidR="008834D1" w:rsidRPr="008834D1" w:rsidRDefault="008834D1" w:rsidP="008834D1">
      <w:pPr>
        <w:pStyle w:val="EndNoteBibliography"/>
        <w:ind w:left="720" w:hanging="720"/>
      </w:pPr>
      <w:bookmarkStart w:id="275" w:name="_ENREF_21"/>
      <w:r w:rsidRPr="008834D1">
        <w:t>21.</w:t>
      </w:r>
      <w:r w:rsidRPr="008834D1">
        <w:tab/>
        <w:t xml:space="preserve">Reich D, Thangaraj K, Patterson N, Price AL, &amp; Singh L (2009) Reconstructing Indian population history. </w:t>
      </w:r>
      <w:r w:rsidRPr="008834D1">
        <w:rPr>
          <w:i/>
        </w:rPr>
        <w:t>Nature</w:t>
      </w:r>
      <w:r w:rsidRPr="008834D1">
        <w:t xml:space="preserve"> 461(7263):489-494.</w:t>
      </w:r>
      <w:bookmarkEnd w:id="275"/>
    </w:p>
    <w:p w14:paraId="73E1DFD3" w14:textId="77777777" w:rsidR="008834D1" w:rsidRPr="008834D1" w:rsidRDefault="008834D1" w:rsidP="008834D1">
      <w:pPr>
        <w:pStyle w:val="EndNoteBibliography"/>
        <w:ind w:left="720" w:hanging="720"/>
      </w:pPr>
      <w:bookmarkStart w:id="276" w:name="_ENREF_22"/>
      <w:r w:rsidRPr="008834D1">
        <w:t>22.</w:t>
      </w:r>
      <w:r w:rsidRPr="008834D1">
        <w:tab/>
        <w:t xml:space="preserve">Rodgers JL (1999) The Bootstrap, the Jackknife, and the Randomization Test: A Sampling Taxonomy. </w:t>
      </w:r>
      <w:r w:rsidRPr="008834D1">
        <w:rPr>
          <w:i/>
        </w:rPr>
        <w:t>Multivariate Behav Res</w:t>
      </w:r>
      <w:r w:rsidRPr="008834D1">
        <w:t xml:space="preserve"> 34(4):441-456.</w:t>
      </w:r>
      <w:bookmarkEnd w:id="276"/>
    </w:p>
    <w:p w14:paraId="38CF4083" w14:textId="77777777" w:rsidR="008834D1" w:rsidRPr="008834D1" w:rsidRDefault="008834D1" w:rsidP="008834D1">
      <w:pPr>
        <w:pStyle w:val="EndNoteBibliography"/>
        <w:ind w:left="720" w:hanging="720"/>
      </w:pPr>
      <w:bookmarkStart w:id="277" w:name="_ENREF_23"/>
      <w:r w:rsidRPr="008834D1">
        <w:t>23.</w:t>
      </w:r>
      <w:r w:rsidRPr="008834D1">
        <w:tab/>
        <w:t xml:space="preserve">Alexander DH, Novembre J, &amp; Lange K (2009) Fast model-based estimation of ancestry in unrelated individuals. </w:t>
      </w:r>
      <w:r w:rsidRPr="008834D1">
        <w:rPr>
          <w:i/>
        </w:rPr>
        <w:t>Genome Res</w:t>
      </w:r>
      <w:r w:rsidRPr="008834D1">
        <w:t xml:space="preserve"> 19(9):1655-1664.</w:t>
      </w:r>
      <w:bookmarkEnd w:id="277"/>
    </w:p>
    <w:p w14:paraId="4E635887" w14:textId="77777777" w:rsidR="008834D1" w:rsidRPr="008834D1" w:rsidRDefault="008834D1" w:rsidP="008834D1">
      <w:pPr>
        <w:pStyle w:val="EndNoteBibliography"/>
        <w:ind w:left="720" w:hanging="720"/>
      </w:pPr>
      <w:bookmarkStart w:id="278" w:name="_ENREF_24"/>
      <w:r w:rsidRPr="008834D1">
        <w:t>24.</w:t>
      </w:r>
      <w:r w:rsidRPr="008834D1">
        <w:tab/>
        <w:t xml:space="preserve">Gutenkunst RN, Hernandez RD, Williamson SH, &amp; Bustamante CD (2009) Inferring the joint demographic history of multiple populations from multidimensional SNP frequency data. </w:t>
      </w:r>
      <w:r w:rsidRPr="008834D1">
        <w:rPr>
          <w:i/>
        </w:rPr>
        <w:t>PLoS Genet</w:t>
      </w:r>
      <w:r w:rsidRPr="008834D1">
        <w:t xml:space="preserve"> 5(10):e1000695.</w:t>
      </w:r>
      <w:bookmarkEnd w:id="278"/>
    </w:p>
    <w:p w14:paraId="3FDED931" w14:textId="77777777" w:rsidR="008834D1" w:rsidRPr="008834D1" w:rsidRDefault="008834D1" w:rsidP="008834D1">
      <w:pPr>
        <w:pStyle w:val="EndNoteBibliography"/>
        <w:ind w:left="720" w:hanging="720"/>
      </w:pPr>
      <w:bookmarkStart w:id="279" w:name="_ENREF_25"/>
      <w:r w:rsidRPr="008834D1">
        <w:t>25.</w:t>
      </w:r>
      <w:r w:rsidRPr="008834D1">
        <w:tab/>
        <w:t>Freedman AH</w:t>
      </w:r>
      <w:r w:rsidRPr="008834D1">
        <w:rPr>
          <w:i/>
        </w:rPr>
        <w:t>, et al.</w:t>
      </w:r>
      <w:r w:rsidRPr="008834D1">
        <w:t xml:space="preserve"> (2014) Genome sequencing highlights the dynamic early history of dogs. </w:t>
      </w:r>
      <w:r w:rsidRPr="008834D1">
        <w:rPr>
          <w:i/>
        </w:rPr>
        <w:t>PLoS Genet</w:t>
      </w:r>
      <w:r w:rsidRPr="008834D1">
        <w:t xml:space="preserve"> 10(1):e1004016.</w:t>
      </w:r>
      <w:bookmarkEnd w:id="279"/>
    </w:p>
    <w:p w14:paraId="01F4AA04" w14:textId="77777777" w:rsidR="008834D1" w:rsidRPr="008834D1" w:rsidRDefault="008834D1" w:rsidP="008834D1">
      <w:pPr>
        <w:pStyle w:val="EndNoteBibliography"/>
        <w:ind w:left="720" w:hanging="720"/>
      </w:pPr>
      <w:bookmarkStart w:id="280" w:name="_ENREF_26"/>
      <w:r w:rsidRPr="008834D1">
        <w:t>26.</w:t>
      </w:r>
      <w:r w:rsidRPr="008834D1">
        <w:tab/>
        <w:t>Wang GD</w:t>
      </w:r>
      <w:r w:rsidRPr="008834D1">
        <w:rPr>
          <w:i/>
        </w:rPr>
        <w:t>, et al.</w:t>
      </w:r>
      <w:r w:rsidRPr="008834D1">
        <w:t xml:space="preserve"> (2016) Out of southern East Asia: the natural history of domestic dogs across the world. </w:t>
      </w:r>
      <w:r w:rsidRPr="008834D1">
        <w:rPr>
          <w:i/>
        </w:rPr>
        <w:t>Cell Res</w:t>
      </w:r>
      <w:r w:rsidRPr="008834D1">
        <w:t xml:space="preserve"> 26(1):21-33.</w:t>
      </w:r>
      <w:bookmarkEnd w:id="280"/>
    </w:p>
    <w:p w14:paraId="7A60BCA5" w14:textId="77777777" w:rsidR="008834D1" w:rsidRPr="008834D1" w:rsidRDefault="008834D1" w:rsidP="008834D1">
      <w:pPr>
        <w:pStyle w:val="EndNoteBibliography"/>
        <w:ind w:left="720" w:hanging="720"/>
      </w:pPr>
      <w:bookmarkStart w:id="281" w:name="_ENREF_27"/>
      <w:r w:rsidRPr="008834D1">
        <w:t>27.</w:t>
      </w:r>
      <w:r w:rsidRPr="008834D1">
        <w:tab/>
        <w:t>Groenen MA</w:t>
      </w:r>
      <w:r w:rsidRPr="008834D1">
        <w:rPr>
          <w:i/>
        </w:rPr>
        <w:t>, et al.</w:t>
      </w:r>
      <w:r w:rsidRPr="008834D1">
        <w:t xml:space="preserve"> (2012) Analyses of pig genomes provide insight into porcine demography and evolution. </w:t>
      </w:r>
      <w:r w:rsidRPr="008834D1">
        <w:rPr>
          <w:i/>
        </w:rPr>
        <w:t>Nature</w:t>
      </w:r>
      <w:r w:rsidRPr="008834D1">
        <w:t xml:space="preserve"> 491(7424):393-398.</w:t>
      </w:r>
      <w:bookmarkEnd w:id="281"/>
    </w:p>
    <w:p w14:paraId="55C0CF96" w14:textId="77777777" w:rsidR="008834D1" w:rsidRPr="008834D1" w:rsidRDefault="008834D1" w:rsidP="008834D1">
      <w:pPr>
        <w:pStyle w:val="EndNoteBibliography"/>
        <w:ind w:left="720" w:hanging="720"/>
      </w:pPr>
      <w:bookmarkStart w:id="282" w:name="_ENREF_28"/>
      <w:r w:rsidRPr="008834D1">
        <w:t>28.</w:t>
      </w:r>
      <w:r w:rsidRPr="008834D1">
        <w:tab/>
        <w:t>Green RE</w:t>
      </w:r>
      <w:r w:rsidRPr="008834D1">
        <w:rPr>
          <w:i/>
        </w:rPr>
        <w:t>, et al.</w:t>
      </w:r>
      <w:r w:rsidRPr="008834D1">
        <w:t xml:space="preserve"> (2010) A draft sequence of the Neandertal genome. </w:t>
      </w:r>
      <w:r w:rsidRPr="008834D1">
        <w:rPr>
          <w:i/>
        </w:rPr>
        <w:t>Science</w:t>
      </w:r>
      <w:r w:rsidRPr="008834D1">
        <w:t xml:space="preserve"> 328(5979):710-722.</w:t>
      </w:r>
      <w:bookmarkEnd w:id="282"/>
    </w:p>
    <w:p w14:paraId="74FA5573" w14:textId="77777777" w:rsidR="008834D1" w:rsidRPr="008834D1" w:rsidRDefault="008834D1" w:rsidP="008834D1">
      <w:pPr>
        <w:pStyle w:val="EndNoteBibliography"/>
        <w:ind w:left="720" w:hanging="720"/>
      </w:pPr>
      <w:bookmarkStart w:id="283" w:name="_ENREF_29"/>
      <w:r w:rsidRPr="008834D1">
        <w:t>29.</w:t>
      </w:r>
      <w:r w:rsidRPr="008834D1">
        <w:tab/>
        <w:t>Jakus Z</w:t>
      </w:r>
      <w:r w:rsidRPr="008834D1">
        <w:rPr>
          <w:i/>
        </w:rPr>
        <w:t>, et al.</w:t>
      </w:r>
      <w:r w:rsidRPr="008834D1">
        <w:t xml:space="preserve"> (2014) Lymphatic function is required prenatally for lung inflation at birth. </w:t>
      </w:r>
      <w:r w:rsidRPr="008834D1">
        <w:rPr>
          <w:i/>
        </w:rPr>
        <w:t>J Exp Med</w:t>
      </w:r>
      <w:r w:rsidRPr="008834D1">
        <w:t xml:space="preserve"> 211(5):815-826.</w:t>
      </w:r>
      <w:bookmarkEnd w:id="283"/>
    </w:p>
    <w:p w14:paraId="05324709" w14:textId="77777777" w:rsidR="008834D1" w:rsidRPr="008834D1" w:rsidRDefault="008834D1" w:rsidP="008834D1">
      <w:pPr>
        <w:pStyle w:val="EndNoteBibliography"/>
        <w:ind w:left="720" w:hanging="720"/>
      </w:pPr>
      <w:bookmarkStart w:id="284" w:name="_ENREF_30"/>
      <w:r w:rsidRPr="008834D1">
        <w:t>30.</w:t>
      </w:r>
      <w:r w:rsidRPr="008834D1">
        <w:tab/>
        <w:t>Baaklini I</w:t>
      </w:r>
      <w:r w:rsidRPr="008834D1">
        <w:rPr>
          <w:i/>
        </w:rPr>
        <w:t>, et al.</w:t>
      </w:r>
      <w:r w:rsidRPr="008834D1">
        <w:t xml:space="preserve"> (2012) The DNAJA2 substrate release mechanism is essential for chaperone-</w:t>
      </w:r>
      <w:r w:rsidRPr="008834D1">
        <w:lastRenderedPageBreak/>
        <w:t xml:space="preserve">mediated folding. </w:t>
      </w:r>
      <w:r w:rsidRPr="008834D1">
        <w:rPr>
          <w:i/>
        </w:rPr>
        <w:t>J Biol Chem</w:t>
      </w:r>
      <w:r w:rsidRPr="008834D1">
        <w:t xml:space="preserve"> 287(50):41939-41954.</w:t>
      </w:r>
      <w:bookmarkEnd w:id="284"/>
    </w:p>
    <w:p w14:paraId="795C57C7" w14:textId="77777777" w:rsidR="008834D1" w:rsidRPr="008834D1" w:rsidRDefault="008834D1" w:rsidP="008834D1">
      <w:pPr>
        <w:pStyle w:val="EndNoteBibliography"/>
        <w:ind w:left="720" w:hanging="720"/>
      </w:pPr>
      <w:bookmarkStart w:id="285" w:name="_ENREF_31"/>
      <w:r w:rsidRPr="008834D1">
        <w:t>31.</w:t>
      </w:r>
      <w:r w:rsidRPr="008834D1">
        <w:tab/>
        <w:t>Davies SM</w:t>
      </w:r>
      <w:r w:rsidRPr="008834D1">
        <w:rPr>
          <w:i/>
        </w:rPr>
        <w:t>, et al.</w:t>
      </w:r>
      <w:r w:rsidRPr="008834D1">
        <w:t xml:space="preserve"> (2012) MRPS27 is a pentatricopeptide repeat domain protein required for the translation of mitochondrially encoded proteins. </w:t>
      </w:r>
      <w:r w:rsidRPr="008834D1">
        <w:rPr>
          <w:i/>
        </w:rPr>
        <w:t>FEBS letters</w:t>
      </w:r>
      <w:r w:rsidRPr="008834D1">
        <w:t xml:space="preserve"> 586(20):3555-3561.</w:t>
      </w:r>
      <w:bookmarkEnd w:id="285"/>
    </w:p>
    <w:p w14:paraId="235901A9" w14:textId="77777777" w:rsidR="008834D1" w:rsidRPr="008834D1" w:rsidRDefault="008834D1" w:rsidP="008834D1">
      <w:pPr>
        <w:pStyle w:val="EndNoteBibliography"/>
        <w:ind w:left="720" w:hanging="720"/>
      </w:pPr>
      <w:bookmarkStart w:id="286" w:name="_ENREF_32"/>
      <w:r w:rsidRPr="008834D1">
        <w:t>32.</w:t>
      </w:r>
      <w:r w:rsidRPr="008834D1">
        <w:tab/>
        <w:t xml:space="preserve">McCarthy RC &amp; Kosman DJ (2015) Iron transport across the blood–brain barrier: development, neurovascular regulation and cerebral amyloid angiopathy. </w:t>
      </w:r>
      <w:r w:rsidRPr="008834D1">
        <w:rPr>
          <w:i/>
        </w:rPr>
        <w:t>Cellular and molecular life sciences</w:t>
      </w:r>
      <w:r w:rsidRPr="008834D1">
        <w:t xml:space="preserve"> 72(4):709-727.</w:t>
      </w:r>
      <w:bookmarkEnd w:id="286"/>
    </w:p>
    <w:p w14:paraId="562A4986" w14:textId="77777777" w:rsidR="008834D1" w:rsidRPr="008834D1" w:rsidRDefault="008834D1" w:rsidP="008834D1">
      <w:pPr>
        <w:pStyle w:val="EndNoteBibliography"/>
        <w:ind w:left="720" w:hanging="720"/>
      </w:pPr>
      <w:bookmarkStart w:id="287" w:name="_ENREF_33"/>
      <w:r w:rsidRPr="008834D1">
        <w:t>33.</w:t>
      </w:r>
      <w:r w:rsidRPr="008834D1">
        <w:tab/>
        <w:t xml:space="preserve">Liuzzi JP, Aydemir F, Nam H, Knutson MD, &amp; Cousins RJ (2006) Zip14 (Slc39a14) mediates non-transferrin-bound iron uptake into cells. </w:t>
      </w:r>
      <w:r w:rsidRPr="008834D1">
        <w:rPr>
          <w:i/>
        </w:rPr>
        <w:t>Proc Natl Acad Sci U S A</w:t>
      </w:r>
      <w:r w:rsidRPr="008834D1">
        <w:t xml:space="preserve"> 103(37):13612-13617.</w:t>
      </w:r>
      <w:bookmarkEnd w:id="287"/>
    </w:p>
    <w:p w14:paraId="7F77D30C" w14:textId="77777777" w:rsidR="008834D1" w:rsidRPr="008834D1" w:rsidRDefault="008834D1" w:rsidP="008834D1">
      <w:pPr>
        <w:pStyle w:val="EndNoteBibliography"/>
        <w:ind w:left="720" w:hanging="720"/>
      </w:pPr>
      <w:bookmarkStart w:id="288" w:name="_ENREF_34"/>
      <w:r w:rsidRPr="008834D1">
        <w:t>34.</w:t>
      </w:r>
      <w:r w:rsidRPr="008834D1">
        <w:tab/>
        <w:t>Liedvogel M</w:t>
      </w:r>
      <w:r w:rsidRPr="008834D1">
        <w:rPr>
          <w:i/>
        </w:rPr>
        <w:t>, et al.</w:t>
      </w:r>
      <w:r w:rsidRPr="008834D1">
        <w:t xml:space="preserve"> (2007) Chemical Magnetoreception: Bird Cryptochrome 1a Is Excited by Blue Light and Forms Long-Lived Radical-Pairs. </w:t>
      </w:r>
      <w:r w:rsidRPr="008834D1">
        <w:rPr>
          <w:i/>
        </w:rPr>
        <w:t>Plos One</w:t>
      </w:r>
      <w:r w:rsidRPr="008834D1">
        <w:t xml:space="preserve"> 2(10).</w:t>
      </w:r>
      <w:bookmarkEnd w:id="288"/>
    </w:p>
    <w:p w14:paraId="397564A2" w14:textId="77777777" w:rsidR="008834D1" w:rsidRPr="008834D1" w:rsidRDefault="008834D1" w:rsidP="008834D1">
      <w:pPr>
        <w:pStyle w:val="EndNoteBibliography"/>
        <w:ind w:left="720" w:hanging="720"/>
      </w:pPr>
      <w:bookmarkStart w:id="289" w:name="_ENREF_35"/>
      <w:r w:rsidRPr="008834D1">
        <w:t>35.</w:t>
      </w:r>
      <w:r w:rsidRPr="008834D1">
        <w:tab/>
        <w:t xml:space="preserve">Anderson RM, Lawrence AR, Stottmann RW, Bachiller D, &amp; Klingensmith J (2002) Chordin and noggin promote organizing centers of forebrain development in the mouse. </w:t>
      </w:r>
      <w:r w:rsidRPr="008834D1">
        <w:rPr>
          <w:i/>
        </w:rPr>
        <w:t>Development</w:t>
      </w:r>
      <w:r w:rsidRPr="008834D1">
        <w:t xml:space="preserve"> 129(21):4975-4987.</w:t>
      </w:r>
      <w:bookmarkEnd w:id="289"/>
    </w:p>
    <w:p w14:paraId="5AF3E38C" w14:textId="77777777" w:rsidR="008834D1" w:rsidRPr="008834D1" w:rsidRDefault="008834D1" w:rsidP="008834D1">
      <w:pPr>
        <w:pStyle w:val="EndNoteBibliography"/>
        <w:ind w:left="720" w:hanging="720"/>
      </w:pPr>
      <w:bookmarkStart w:id="290" w:name="_ENREF_36"/>
      <w:r w:rsidRPr="008834D1">
        <w:t>36.</w:t>
      </w:r>
      <w:r w:rsidRPr="008834D1">
        <w:tab/>
        <w:t>Wu F</w:t>
      </w:r>
      <w:r w:rsidRPr="008834D1">
        <w:rPr>
          <w:i/>
        </w:rPr>
        <w:t>, et al.</w:t>
      </w:r>
      <w:r w:rsidRPr="008834D1">
        <w:t xml:space="preserve"> (2015) Two transcription factors, Pou4f2 and Isl1, are sufficient to specify the retinal ganglion cell fate. </w:t>
      </w:r>
      <w:r w:rsidRPr="008834D1">
        <w:rPr>
          <w:i/>
        </w:rPr>
        <w:t>Proc Natl Acad Sci U S A</w:t>
      </w:r>
      <w:r w:rsidRPr="008834D1">
        <w:t xml:space="preserve"> 112(13):E1559-1568.</w:t>
      </w:r>
      <w:bookmarkEnd w:id="290"/>
    </w:p>
    <w:p w14:paraId="33475B4A" w14:textId="77777777" w:rsidR="008834D1" w:rsidRPr="008834D1" w:rsidRDefault="008834D1" w:rsidP="008834D1">
      <w:pPr>
        <w:pStyle w:val="EndNoteBibliography"/>
        <w:ind w:left="720" w:hanging="720"/>
      </w:pPr>
      <w:bookmarkStart w:id="291" w:name="_ENREF_37"/>
      <w:r w:rsidRPr="008834D1">
        <w:t>37.</w:t>
      </w:r>
      <w:r w:rsidRPr="008834D1">
        <w:tab/>
        <w:t>Li C</w:t>
      </w:r>
      <w:r w:rsidRPr="008834D1">
        <w:rPr>
          <w:i/>
        </w:rPr>
        <w:t>, et al.</w:t>
      </w:r>
      <w:r w:rsidRPr="008834D1">
        <w:t xml:space="preserve"> (2015) The Immune Adaptor ADAP Regulates Reciprocal TGF-beta1-Integrin Crosstalk to Protect from Influenza Virus Infection. </w:t>
      </w:r>
      <w:r w:rsidRPr="008834D1">
        <w:rPr>
          <w:i/>
        </w:rPr>
        <w:t>PLoS Pathog</w:t>
      </w:r>
      <w:r w:rsidRPr="008834D1">
        <w:t xml:space="preserve"> 11(4):e1004824.</w:t>
      </w:r>
      <w:bookmarkEnd w:id="291"/>
    </w:p>
    <w:p w14:paraId="7509AC74" w14:textId="77777777" w:rsidR="008834D1" w:rsidRPr="008834D1" w:rsidRDefault="008834D1" w:rsidP="008834D1">
      <w:pPr>
        <w:pStyle w:val="EndNoteBibliography"/>
        <w:ind w:left="720" w:hanging="720"/>
      </w:pPr>
      <w:bookmarkStart w:id="292" w:name="_ENREF_38"/>
      <w:r w:rsidRPr="008834D1">
        <w:t>38.</w:t>
      </w:r>
      <w:r w:rsidRPr="008834D1">
        <w:tab/>
        <w:t xml:space="preserve">Barber MR, Aldridge JR, Jr., Webster RG, &amp; Magor KE (2010) Association of RIG-I with innate immunity of ducks to influenza. </w:t>
      </w:r>
      <w:r w:rsidRPr="008834D1">
        <w:rPr>
          <w:i/>
        </w:rPr>
        <w:t>Proc Natl Acad Sci U S A</w:t>
      </w:r>
      <w:r w:rsidRPr="008834D1">
        <w:t xml:space="preserve"> 107(13):5913-5918.</w:t>
      </w:r>
      <w:bookmarkEnd w:id="292"/>
    </w:p>
    <w:p w14:paraId="525AFDB3" w14:textId="77777777" w:rsidR="008834D1" w:rsidRPr="008834D1" w:rsidRDefault="008834D1" w:rsidP="008834D1">
      <w:pPr>
        <w:pStyle w:val="EndNoteBibliography"/>
        <w:ind w:left="720" w:hanging="720"/>
      </w:pPr>
      <w:bookmarkStart w:id="293" w:name="_ENREF_39"/>
      <w:r w:rsidRPr="008834D1">
        <w:t>39.</w:t>
      </w:r>
      <w:r w:rsidRPr="008834D1">
        <w:tab/>
        <w:t>Lavretsky P</w:t>
      </w:r>
      <w:r w:rsidRPr="008834D1">
        <w:rPr>
          <w:i/>
        </w:rPr>
        <w:t>, et al.</w:t>
      </w:r>
      <w:r w:rsidRPr="008834D1">
        <w:t xml:space="preserve"> (2015) Speciation genomics and a role for the Z chromosome in the early stages of divergence between Mexican ducks and mallards. </w:t>
      </w:r>
      <w:r w:rsidRPr="008834D1">
        <w:rPr>
          <w:i/>
        </w:rPr>
        <w:t>Mol Ecol</w:t>
      </w:r>
      <w:r w:rsidRPr="008834D1">
        <w:t xml:space="preserve"> 24(21):5364-5378.</w:t>
      </w:r>
      <w:bookmarkEnd w:id="293"/>
    </w:p>
    <w:p w14:paraId="2D758804" w14:textId="77777777" w:rsidR="008834D1" w:rsidRPr="008834D1" w:rsidRDefault="008834D1" w:rsidP="008834D1">
      <w:pPr>
        <w:pStyle w:val="EndNoteBibliography"/>
        <w:ind w:left="720" w:hanging="720"/>
      </w:pPr>
      <w:bookmarkStart w:id="294" w:name="_ENREF_40"/>
      <w:r w:rsidRPr="008834D1">
        <w:t>40.</w:t>
      </w:r>
      <w:r w:rsidRPr="008834D1">
        <w:tab/>
        <w:t>Han F</w:t>
      </w:r>
      <w:r w:rsidRPr="008834D1">
        <w:rPr>
          <w:i/>
        </w:rPr>
        <w:t>, et al.</w:t>
      </w:r>
      <w:r w:rsidRPr="008834D1">
        <w:t xml:space="preserve"> (2017) Gene flow, ancient polymorphism, and ecological adaptation shape the genomic landscape of divergence among Darwin's finches. </w:t>
      </w:r>
      <w:r w:rsidRPr="008834D1">
        <w:rPr>
          <w:i/>
        </w:rPr>
        <w:t>Genome Res</w:t>
      </w:r>
      <w:r w:rsidRPr="008834D1">
        <w:t xml:space="preserve"> 27(6):1004-1015.</w:t>
      </w:r>
      <w:bookmarkEnd w:id="294"/>
    </w:p>
    <w:p w14:paraId="473551A2" w14:textId="77777777" w:rsidR="008834D1" w:rsidRPr="008834D1" w:rsidRDefault="008834D1" w:rsidP="008834D1">
      <w:pPr>
        <w:pStyle w:val="EndNoteBibliography"/>
        <w:ind w:left="720" w:hanging="720"/>
      </w:pPr>
      <w:bookmarkStart w:id="295" w:name="_ENREF_41"/>
      <w:r w:rsidRPr="008834D1">
        <w:t>41.</w:t>
      </w:r>
      <w:r w:rsidRPr="008834D1">
        <w:tab/>
        <w:t>Nakao N</w:t>
      </w:r>
      <w:r w:rsidRPr="008834D1">
        <w:rPr>
          <w:i/>
        </w:rPr>
        <w:t>, et al.</w:t>
      </w:r>
      <w:r w:rsidRPr="008834D1">
        <w:t xml:space="preserve"> (2007) Circadian clock gene regulation of steroidogenic acute regulatory protein gene expression in preovulatory ovarian follicles. </w:t>
      </w:r>
      <w:r w:rsidRPr="008834D1">
        <w:rPr>
          <w:i/>
        </w:rPr>
        <w:t>Endocrinology</w:t>
      </w:r>
      <w:r w:rsidRPr="008834D1">
        <w:t xml:space="preserve"> 148(7):3031-3038.</w:t>
      </w:r>
      <w:bookmarkEnd w:id="295"/>
    </w:p>
    <w:p w14:paraId="6BAC3C2C" w14:textId="77777777" w:rsidR="008834D1" w:rsidRPr="008834D1" w:rsidRDefault="008834D1" w:rsidP="008834D1">
      <w:pPr>
        <w:pStyle w:val="EndNoteBibliography"/>
        <w:ind w:left="720" w:hanging="720"/>
      </w:pPr>
      <w:bookmarkStart w:id="296" w:name="_ENREF_42"/>
      <w:r w:rsidRPr="008834D1">
        <w:t>42.</w:t>
      </w:r>
      <w:r w:rsidRPr="008834D1">
        <w:tab/>
        <w:t xml:space="preserve">Dores RM &amp; Garcia Y (2015) Views on the co-evolution of the melanocortin-2 receptor, MRAPs, and the hypothalamus/pituitary/adrenal-interrenal axis. </w:t>
      </w:r>
      <w:r w:rsidRPr="008834D1">
        <w:rPr>
          <w:i/>
        </w:rPr>
        <w:t>Mol Cell Endocrinol</w:t>
      </w:r>
      <w:r w:rsidRPr="008834D1">
        <w:t xml:space="preserve"> 408:12-22.</w:t>
      </w:r>
      <w:bookmarkEnd w:id="296"/>
    </w:p>
    <w:p w14:paraId="4E60AD2B" w14:textId="77777777" w:rsidR="008834D1" w:rsidRPr="008834D1" w:rsidRDefault="008834D1" w:rsidP="008834D1">
      <w:pPr>
        <w:pStyle w:val="EndNoteBibliography"/>
        <w:ind w:left="720" w:hanging="720"/>
      </w:pPr>
      <w:bookmarkStart w:id="297" w:name="_ENREF_43"/>
      <w:r w:rsidRPr="008834D1">
        <w:t>43.</w:t>
      </w:r>
      <w:r w:rsidRPr="008834D1">
        <w:tab/>
        <w:t xml:space="preserve">Sebag JA, Zhang C, Hinkle PM, Bradshaw AM, &amp; Cone RD (2013) Developmental control of the melanocortin-4 receptor by MRAP2 proteins in zebrafish. </w:t>
      </w:r>
      <w:r w:rsidRPr="008834D1">
        <w:rPr>
          <w:i/>
        </w:rPr>
        <w:t>Science</w:t>
      </w:r>
      <w:r w:rsidRPr="008834D1">
        <w:t xml:space="preserve"> 341(6143):278-281.</w:t>
      </w:r>
      <w:bookmarkEnd w:id="297"/>
    </w:p>
    <w:p w14:paraId="4A8FB56F" w14:textId="77777777" w:rsidR="008834D1" w:rsidRPr="008834D1" w:rsidRDefault="008834D1" w:rsidP="008834D1">
      <w:pPr>
        <w:pStyle w:val="EndNoteBibliography"/>
        <w:ind w:left="720" w:hanging="720"/>
      </w:pPr>
      <w:bookmarkStart w:id="298" w:name="_ENREF_44"/>
      <w:r w:rsidRPr="008834D1">
        <w:t>44.</w:t>
      </w:r>
      <w:r w:rsidRPr="008834D1">
        <w:tab/>
        <w:t>de Manuel M</w:t>
      </w:r>
      <w:r w:rsidRPr="008834D1">
        <w:rPr>
          <w:i/>
        </w:rPr>
        <w:t>, et al.</w:t>
      </w:r>
      <w:r w:rsidRPr="008834D1">
        <w:t xml:space="preserve"> (2016) Chimpanzee genomic diversity reveals ancient admixture with bonobos. </w:t>
      </w:r>
      <w:r w:rsidRPr="008834D1">
        <w:rPr>
          <w:i/>
        </w:rPr>
        <w:t>Science</w:t>
      </w:r>
      <w:r w:rsidRPr="008834D1">
        <w:t xml:space="preserve"> 354(6311):477-481.</w:t>
      </w:r>
      <w:bookmarkEnd w:id="298"/>
    </w:p>
    <w:p w14:paraId="03DDE37A" w14:textId="77777777" w:rsidR="008834D1" w:rsidRPr="008834D1" w:rsidRDefault="008834D1" w:rsidP="008834D1">
      <w:pPr>
        <w:pStyle w:val="EndNoteBibliography"/>
        <w:ind w:left="720" w:hanging="720"/>
      </w:pPr>
      <w:bookmarkStart w:id="299" w:name="_ENREF_45"/>
      <w:r w:rsidRPr="008834D1">
        <w:t>45.</w:t>
      </w:r>
      <w:r w:rsidRPr="008834D1">
        <w:tab/>
        <w:t>Xiang H</w:t>
      </w:r>
      <w:r w:rsidRPr="008834D1">
        <w:rPr>
          <w:i/>
        </w:rPr>
        <w:t>, et al.</w:t>
      </w:r>
      <w:r w:rsidRPr="008834D1">
        <w:t xml:space="preserve"> (2014) Early Holocene chicken domestication in northern China. </w:t>
      </w:r>
      <w:r w:rsidRPr="008834D1">
        <w:rPr>
          <w:i/>
        </w:rPr>
        <w:t>Proc Natl Acad Sci U S A</w:t>
      </w:r>
      <w:r w:rsidRPr="008834D1">
        <w:t xml:space="preserve"> 111(49):17564-17569.</w:t>
      </w:r>
      <w:bookmarkEnd w:id="299"/>
    </w:p>
    <w:p w14:paraId="3E822013" w14:textId="77777777" w:rsidR="008834D1" w:rsidRPr="008834D1" w:rsidRDefault="008834D1" w:rsidP="008834D1">
      <w:pPr>
        <w:pStyle w:val="EndNoteBibliography"/>
        <w:ind w:left="720" w:hanging="720"/>
      </w:pPr>
      <w:bookmarkStart w:id="300" w:name="_ENREF_46"/>
      <w:r w:rsidRPr="008834D1">
        <w:t>46.</w:t>
      </w:r>
      <w:r w:rsidRPr="008834D1">
        <w:tab/>
        <w:t>Wang GD</w:t>
      </w:r>
      <w:r w:rsidRPr="008834D1">
        <w:rPr>
          <w:i/>
        </w:rPr>
        <w:t>, et al.</w:t>
      </w:r>
      <w:r w:rsidRPr="008834D1">
        <w:t xml:space="preserve"> (2013) The genomics of selection in dogs and the parallel evolution between dogs and humans. </w:t>
      </w:r>
      <w:r w:rsidRPr="008834D1">
        <w:rPr>
          <w:i/>
        </w:rPr>
        <w:t>Nat Commun</w:t>
      </w:r>
      <w:r w:rsidRPr="008834D1">
        <w:t xml:space="preserve"> 4:1860.</w:t>
      </w:r>
      <w:bookmarkEnd w:id="300"/>
    </w:p>
    <w:p w14:paraId="47DDCE2C" w14:textId="77777777" w:rsidR="008834D1" w:rsidRPr="008834D1" w:rsidRDefault="008834D1" w:rsidP="008834D1">
      <w:pPr>
        <w:pStyle w:val="EndNoteBibliography"/>
        <w:ind w:left="720" w:hanging="720"/>
      </w:pPr>
      <w:bookmarkStart w:id="301" w:name="_ENREF_47"/>
      <w:r w:rsidRPr="008834D1">
        <w:t>47.</w:t>
      </w:r>
      <w:r w:rsidRPr="008834D1">
        <w:tab/>
        <w:t xml:space="preserve">Harr B (2006) Genomic islands of differentiation between house mouse subspecies. </w:t>
      </w:r>
      <w:r w:rsidRPr="008834D1">
        <w:rPr>
          <w:i/>
        </w:rPr>
        <w:t>Genome Research</w:t>
      </w:r>
      <w:r w:rsidRPr="008834D1">
        <w:t xml:space="preserve"> 16(6):730-737.</w:t>
      </w:r>
      <w:bookmarkEnd w:id="301"/>
    </w:p>
    <w:p w14:paraId="24019220" w14:textId="77777777" w:rsidR="008834D1" w:rsidRPr="008834D1" w:rsidRDefault="008834D1" w:rsidP="008834D1">
      <w:pPr>
        <w:pStyle w:val="EndNoteBibliography"/>
        <w:ind w:left="720" w:hanging="720"/>
      </w:pPr>
      <w:bookmarkStart w:id="302" w:name="_ENREF_48"/>
      <w:r w:rsidRPr="008834D1">
        <w:t>48.</w:t>
      </w:r>
      <w:r w:rsidRPr="008834D1">
        <w:tab/>
        <w:t>Li M</w:t>
      </w:r>
      <w:r w:rsidRPr="008834D1">
        <w:rPr>
          <w:i/>
        </w:rPr>
        <w:t>, et al.</w:t>
      </w:r>
      <w:r w:rsidRPr="008834D1">
        <w:t xml:space="preserve"> (2013) Genomic analyses identify distinct patterns of selection in domesticated pigs and Tibetan wild boars. </w:t>
      </w:r>
      <w:r w:rsidRPr="008834D1">
        <w:rPr>
          <w:i/>
        </w:rPr>
        <w:t>Nat Genet</w:t>
      </w:r>
      <w:r w:rsidRPr="008834D1">
        <w:t xml:space="preserve"> 45(12):1431-1438.</w:t>
      </w:r>
      <w:bookmarkEnd w:id="302"/>
    </w:p>
    <w:p w14:paraId="67E09E5F" w14:textId="77777777" w:rsidR="008834D1" w:rsidRPr="008834D1" w:rsidRDefault="008834D1" w:rsidP="008834D1">
      <w:pPr>
        <w:pStyle w:val="EndNoteBibliography"/>
        <w:ind w:left="720" w:hanging="720"/>
      </w:pPr>
      <w:bookmarkStart w:id="303" w:name="_ENREF_49"/>
      <w:r w:rsidRPr="008834D1">
        <w:t>49.</w:t>
      </w:r>
      <w:r w:rsidRPr="008834D1">
        <w:tab/>
        <w:t>Prado-Martinez J</w:t>
      </w:r>
      <w:r w:rsidRPr="008834D1">
        <w:rPr>
          <w:i/>
        </w:rPr>
        <w:t>, et al.</w:t>
      </w:r>
      <w:r w:rsidRPr="008834D1">
        <w:t xml:space="preserve"> (2013) Great ape genetic diversity and population history. </w:t>
      </w:r>
      <w:r w:rsidRPr="008834D1">
        <w:rPr>
          <w:i/>
        </w:rPr>
        <w:t>Nature</w:t>
      </w:r>
      <w:r w:rsidRPr="008834D1">
        <w:t xml:space="preserve"> 499(7459):471-475.</w:t>
      </w:r>
      <w:bookmarkEnd w:id="303"/>
    </w:p>
    <w:p w14:paraId="512E31CB" w14:textId="77777777" w:rsidR="008834D1" w:rsidRPr="008834D1" w:rsidRDefault="008834D1" w:rsidP="008834D1">
      <w:pPr>
        <w:pStyle w:val="EndNoteBibliography"/>
        <w:ind w:left="720" w:hanging="720"/>
      </w:pPr>
      <w:bookmarkStart w:id="304" w:name="_ENREF_50"/>
      <w:r w:rsidRPr="008834D1">
        <w:t>50.</w:t>
      </w:r>
      <w:r w:rsidRPr="008834D1">
        <w:tab/>
        <w:t>Warmuth V</w:t>
      </w:r>
      <w:r w:rsidRPr="008834D1">
        <w:rPr>
          <w:i/>
        </w:rPr>
        <w:t>, et al.</w:t>
      </w:r>
      <w:r w:rsidRPr="008834D1">
        <w:t xml:space="preserve"> (2012) Reconstructing the origin and spread of horse domestication in the Eurasian steppe. </w:t>
      </w:r>
      <w:r w:rsidRPr="008834D1">
        <w:rPr>
          <w:i/>
        </w:rPr>
        <w:t>Proc Natl Acad Sci U S A</w:t>
      </w:r>
      <w:r w:rsidRPr="008834D1">
        <w:t xml:space="preserve"> 109(21):8202-8206.</w:t>
      </w:r>
      <w:bookmarkEnd w:id="304"/>
    </w:p>
    <w:p w14:paraId="4D232F4F" w14:textId="77777777" w:rsidR="008834D1" w:rsidRPr="008834D1" w:rsidRDefault="008834D1" w:rsidP="008834D1">
      <w:pPr>
        <w:pStyle w:val="EndNoteBibliography"/>
        <w:ind w:left="720" w:hanging="720"/>
      </w:pPr>
      <w:bookmarkStart w:id="305" w:name="_ENREF_51"/>
      <w:r w:rsidRPr="008834D1">
        <w:t>51.</w:t>
      </w:r>
      <w:r w:rsidRPr="008834D1">
        <w:tab/>
        <w:t>Botigue LR</w:t>
      </w:r>
      <w:r w:rsidRPr="008834D1">
        <w:rPr>
          <w:i/>
        </w:rPr>
        <w:t>, et al.</w:t>
      </w:r>
      <w:r w:rsidRPr="008834D1">
        <w:t xml:space="preserve"> (2017) Ancient European dog genomes reveal continuity since the Early </w:t>
      </w:r>
      <w:r w:rsidRPr="008834D1">
        <w:lastRenderedPageBreak/>
        <w:t xml:space="preserve">Neolithic. </w:t>
      </w:r>
      <w:r w:rsidRPr="008834D1">
        <w:rPr>
          <w:i/>
        </w:rPr>
        <w:t>Nat Commun</w:t>
      </w:r>
      <w:r w:rsidRPr="008834D1">
        <w:t xml:space="preserve"> 8:16082.</w:t>
      </w:r>
      <w:bookmarkEnd w:id="305"/>
    </w:p>
    <w:p w14:paraId="74B9D59A" w14:textId="77777777" w:rsidR="008834D1" w:rsidRPr="008834D1" w:rsidRDefault="008834D1" w:rsidP="008834D1">
      <w:pPr>
        <w:pStyle w:val="EndNoteBibliography"/>
        <w:ind w:left="720" w:hanging="720"/>
      </w:pPr>
      <w:bookmarkStart w:id="306" w:name="_ENREF_52"/>
      <w:r w:rsidRPr="008834D1">
        <w:t>52.</w:t>
      </w:r>
      <w:r w:rsidRPr="008834D1">
        <w:tab/>
        <w:t>Frantz LA</w:t>
      </w:r>
      <w:r w:rsidRPr="008834D1">
        <w:rPr>
          <w:i/>
        </w:rPr>
        <w:t>, et al.</w:t>
      </w:r>
      <w:r w:rsidRPr="008834D1">
        <w:t xml:space="preserve"> (2016) Genomic and archaeological evidence suggest a dual origin of domestic dogs. </w:t>
      </w:r>
      <w:r w:rsidRPr="008834D1">
        <w:rPr>
          <w:i/>
        </w:rPr>
        <w:t>Science</w:t>
      </w:r>
      <w:r w:rsidRPr="008834D1">
        <w:t xml:space="preserve"> 352(6290):1228-1231.</w:t>
      </w:r>
      <w:bookmarkEnd w:id="306"/>
    </w:p>
    <w:p w14:paraId="23000D8B" w14:textId="77777777" w:rsidR="008834D1" w:rsidRPr="008834D1" w:rsidRDefault="008834D1" w:rsidP="008834D1">
      <w:pPr>
        <w:pStyle w:val="EndNoteBibliography"/>
        <w:ind w:left="720" w:hanging="720"/>
      </w:pPr>
      <w:bookmarkStart w:id="307" w:name="_ENREF_53"/>
      <w:r w:rsidRPr="008834D1">
        <w:t>53.</w:t>
      </w:r>
      <w:r w:rsidRPr="008834D1">
        <w:tab/>
        <w:t xml:space="preserve">Cruickshank TE &amp; Hahn MW (2014) Reanalysis suggests that genomic islands of speciation are due to reduced diversity, not reduced gene flow. </w:t>
      </w:r>
      <w:r w:rsidRPr="008834D1">
        <w:rPr>
          <w:i/>
        </w:rPr>
        <w:t>Molecular Ecology</w:t>
      </w:r>
      <w:r w:rsidRPr="008834D1">
        <w:t xml:space="preserve"> 23(13):3133-3157.</w:t>
      </w:r>
      <w:bookmarkEnd w:id="307"/>
    </w:p>
    <w:p w14:paraId="2B887A0A" w14:textId="77777777" w:rsidR="008834D1" w:rsidRPr="008834D1" w:rsidRDefault="008834D1" w:rsidP="008834D1">
      <w:pPr>
        <w:pStyle w:val="EndNoteBibliography"/>
        <w:ind w:left="720" w:hanging="720"/>
      </w:pPr>
      <w:bookmarkStart w:id="308" w:name="_ENREF_54"/>
      <w:r w:rsidRPr="008834D1">
        <w:t>54.</w:t>
      </w:r>
      <w:r w:rsidRPr="008834D1">
        <w:tab/>
        <w:t>Saetre GP</w:t>
      </w:r>
      <w:r w:rsidRPr="008834D1">
        <w:rPr>
          <w:i/>
        </w:rPr>
        <w:t>, et al.</w:t>
      </w:r>
      <w:r w:rsidRPr="008834D1">
        <w:t xml:space="preserve"> (2003) Sex chromosome evolution and speciation in Ficedula flycatchers. </w:t>
      </w:r>
      <w:r w:rsidRPr="008834D1">
        <w:rPr>
          <w:i/>
        </w:rPr>
        <w:t>Proc Biol Sci</w:t>
      </w:r>
      <w:r w:rsidRPr="008834D1">
        <w:t xml:space="preserve"> 270(1510):53-59.</w:t>
      </w:r>
      <w:bookmarkEnd w:id="308"/>
    </w:p>
    <w:p w14:paraId="6566555F" w14:textId="77777777" w:rsidR="008834D1" w:rsidRPr="008834D1" w:rsidRDefault="008834D1" w:rsidP="008834D1">
      <w:pPr>
        <w:pStyle w:val="EndNoteBibliography"/>
        <w:ind w:left="720" w:hanging="720"/>
      </w:pPr>
      <w:bookmarkStart w:id="309" w:name="_ENREF_55"/>
      <w:r w:rsidRPr="008834D1">
        <w:t>55.</w:t>
      </w:r>
      <w:r w:rsidRPr="008834D1">
        <w:tab/>
        <w:t>Saether SA</w:t>
      </w:r>
      <w:r w:rsidRPr="008834D1">
        <w:rPr>
          <w:i/>
        </w:rPr>
        <w:t>, et al.</w:t>
      </w:r>
      <w:r w:rsidRPr="008834D1">
        <w:t xml:space="preserve"> (2007) Sex chromosome-linked species recognition and evolution of reproductive isolation in flycatchers. </w:t>
      </w:r>
      <w:r w:rsidRPr="008834D1">
        <w:rPr>
          <w:i/>
        </w:rPr>
        <w:t>Science</w:t>
      </w:r>
      <w:r w:rsidRPr="008834D1">
        <w:t xml:space="preserve"> 318(5847):95-97.</w:t>
      </w:r>
      <w:bookmarkEnd w:id="309"/>
    </w:p>
    <w:p w14:paraId="0F156072" w14:textId="77777777" w:rsidR="008834D1" w:rsidRPr="008834D1" w:rsidRDefault="008834D1" w:rsidP="008834D1">
      <w:pPr>
        <w:pStyle w:val="EndNoteBibliography"/>
        <w:ind w:left="720" w:hanging="720"/>
      </w:pPr>
      <w:bookmarkStart w:id="310" w:name="_ENREF_56"/>
      <w:r w:rsidRPr="008834D1">
        <w:t>56.</w:t>
      </w:r>
      <w:r w:rsidRPr="008834D1">
        <w:tab/>
        <w:t xml:space="preserve">Misawa K &amp; Tajima F (1997) Estimation of the amount of DNA polymorphism when the neutral mutation rate varies among sites. </w:t>
      </w:r>
      <w:r w:rsidRPr="008834D1">
        <w:rPr>
          <w:i/>
        </w:rPr>
        <w:t>Genetics</w:t>
      </w:r>
      <w:r w:rsidRPr="008834D1">
        <w:t xml:space="preserve"> 147(4):1959-1964.</w:t>
      </w:r>
      <w:bookmarkEnd w:id="310"/>
    </w:p>
    <w:p w14:paraId="253281A3" w14:textId="77777777" w:rsidR="008834D1" w:rsidRPr="008834D1" w:rsidRDefault="008834D1" w:rsidP="008834D1">
      <w:pPr>
        <w:pStyle w:val="EndNoteBibliography"/>
        <w:ind w:left="720" w:hanging="720"/>
      </w:pPr>
      <w:bookmarkStart w:id="311" w:name="_ENREF_57"/>
      <w:r w:rsidRPr="008834D1">
        <w:t>57.</w:t>
      </w:r>
      <w:r w:rsidRPr="008834D1">
        <w:tab/>
        <w:t>Huang Y</w:t>
      </w:r>
      <w:r w:rsidRPr="008834D1">
        <w:rPr>
          <w:i/>
        </w:rPr>
        <w:t>, et al.</w:t>
      </w:r>
      <w:r w:rsidRPr="008834D1">
        <w:t xml:space="preserve"> (2006) A genetic and cytogenetic map for the duck (Anas platyrhynchos). </w:t>
      </w:r>
      <w:r w:rsidRPr="008834D1">
        <w:rPr>
          <w:i/>
        </w:rPr>
        <w:t>Genetics</w:t>
      </w:r>
      <w:r w:rsidRPr="008834D1">
        <w:t xml:space="preserve"> 173(1):287-296.</w:t>
      </w:r>
      <w:bookmarkEnd w:id="311"/>
    </w:p>
    <w:p w14:paraId="3A9B1AB1" w14:textId="77777777" w:rsidR="008834D1" w:rsidRPr="008834D1" w:rsidRDefault="008834D1" w:rsidP="008834D1">
      <w:pPr>
        <w:pStyle w:val="EndNoteBibliography"/>
        <w:ind w:left="720" w:hanging="720"/>
      </w:pPr>
      <w:bookmarkStart w:id="312" w:name="_ENREF_58"/>
      <w:r w:rsidRPr="008834D1">
        <w:t>58.</w:t>
      </w:r>
      <w:r w:rsidRPr="008834D1">
        <w:tab/>
        <w:t xml:space="preserve">Lohmueller KE, Bustamante CD, &amp; Clark AG (2010) The effect of recent admixture on inference of ancient human population history. </w:t>
      </w:r>
      <w:r w:rsidRPr="008834D1">
        <w:rPr>
          <w:i/>
        </w:rPr>
        <w:t>Genetics</w:t>
      </w:r>
      <w:r w:rsidRPr="008834D1">
        <w:t xml:space="preserve"> 185(2):611-622.</w:t>
      </w:r>
      <w:bookmarkEnd w:id="312"/>
    </w:p>
    <w:p w14:paraId="1EE1A86D" w14:textId="77777777" w:rsidR="008834D1" w:rsidRPr="008834D1" w:rsidRDefault="008834D1" w:rsidP="008834D1">
      <w:pPr>
        <w:pStyle w:val="EndNoteBibliography"/>
        <w:ind w:left="720" w:hanging="720"/>
      </w:pPr>
      <w:bookmarkStart w:id="313" w:name="_ENREF_59"/>
      <w:r w:rsidRPr="008834D1">
        <w:t>59.</w:t>
      </w:r>
      <w:r w:rsidRPr="008834D1">
        <w:tab/>
        <w:t xml:space="preserve">Li H &amp; Durbin R (2011) Inference of human population history from individual whole-genome sequences. </w:t>
      </w:r>
      <w:r w:rsidRPr="008834D1">
        <w:rPr>
          <w:i/>
        </w:rPr>
        <w:t>Nature</w:t>
      </w:r>
      <w:r w:rsidRPr="008834D1">
        <w:t xml:space="preserve"> 475(7357):493-496.</w:t>
      </w:r>
      <w:bookmarkEnd w:id="313"/>
    </w:p>
    <w:p w14:paraId="5F4D8D2A" w14:textId="77777777" w:rsidR="008834D1" w:rsidRPr="008834D1" w:rsidRDefault="008834D1" w:rsidP="008834D1">
      <w:pPr>
        <w:pStyle w:val="EndNoteBibliography"/>
        <w:ind w:left="720" w:hanging="720"/>
      </w:pPr>
      <w:bookmarkStart w:id="314" w:name="_ENREF_60"/>
      <w:r w:rsidRPr="008834D1">
        <w:t>60.</w:t>
      </w:r>
      <w:r w:rsidRPr="008834D1">
        <w:tab/>
        <w:t xml:space="preserve">Nadachowska-Brzyska K, Li C, Smeds L, Zhang G, &amp; Ellegren H (2015) Temporal Dynamics of Avian Populations during Pleistocene Revealed by Whole-Genome Sequences. </w:t>
      </w:r>
      <w:r w:rsidRPr="008834D1">
        <w:rPr>
          <w:i/>
        </w:rPr>
        <w:t>Curr Biol</w:t>
      </w:r>
      <w:r w:rsidRPr="008834D1">
        <w:t xml:space="preserve"> 25(10):1375-1380.</w:t>
      </w:r>
      <w:bookmarkEnd w:id="314"/>
    </w:p>
    <w:p w14:paraId="1051B8D4" w14:textId="77777777" w:rsidR="008834D1" w:rsidRPr="008834D1" w:rsidRDefault="008834D1" w:rsidP="008834D1">
      <w:pPr>
        <w:pStyle w:val="EndNoteBibliography"/>
        <w:ind w:left="720" w:hanging="720"/>
      </w:pPr>
      <w:bookmarkStart w:id="315" w:name="_ENREF_61"/>
      <w:r w:rsidRPr="008834D1">
        <w:t>61.</w:t>
      </w:r>
      <w:r w:rsidRPr="008834D1">
        <w:tab/>
        <w:t>Karlsson EK</w:t>
      </w:r>
      <w:r w:rsidRPr="008834D1">
        <w:rPr>
          <w:i/>
        </w:rPr>
        <w:t>, et al.</w:t>
      </w:r>
      <w:r w:rsidRPr="008834D1">
        <w:t xml:space="preserve"> (2007) Efficient mapping of mendelian traits in dogs through genome-wide association. </w:t>
      </w:r>
      <w:r w:rsidRPr="008834D1">
        <w:rPr>
          <w:i/>
        </w:rPr>
        <w:t>Nature Genetics</w:t>
      </w:r>
      <w:r w:rsidRPr="008834D1">
        <w:t xml:space="preserve"> 39(11):1321-1328.</w:t>
      </w:r>
      <w:bookmarkEnd w:id="315"/>
    </w:p>
    <w:p w14:paraId="58BA8D07" w14:textId="3D2D5CE6" w:rsidR="00465EDD" w:rsidRDefault="008117AB" w:rsidP="00121CCB">
      <w:pPr>
        <w:pStyle w:val="EndNoteBibliography"/>
        <w:spacing w:line="480" w:lineRule="auto"/>
        <w:ind w:left="364" w:hanging="364"/>
      </w:pPr>
      <w:r w:rsidRPr="00061A23">
        <w:rPr>
          <w:rFonts w:ascii="Times New Roman" w:hAnsi="Times New Roman" w:cs="Times New Roman"/>
          <w:sz w:val="24"/>
          <w:szCs w:val="24"/>
        </w:rPr>
        <w:fldChar w:fldCharType="end"/>
      </w:r>
      <w:bookmarkEnd w:id="253"/>
      <w:r w:rsidR="00465EDD">
        <w:br w:type="page"/>
      </w:r>
    </w:p>
    <w:p w14:paraId="70D25C56" w14:textId="77777777" w:rsidR="006C73FE" w:rsidRPr="00B47631" w:rsidDel="00B47631" w:rsidRDefault="006C73FE" w:rsidP="006C73FE">
      <w:pPr>
        <w:widowControl/>
        <w:spacing w:line="480" w:lineRule="auto"/>
        <w:rPr>
          <w:del w:id="316" w:author="liu rui" w:date="2018-10-08T17:48:00Z"/>
          <w:rFonts w:ascii="Times New Roman" w:hAnsi="Times New Roman" w:cs="Times New Roman"/>
          <w:b/>
          <w:sz w:val="24"/>
          <w:szCs w:val="24"/>
          <w:rPrChange w:id="317" w:author="liu rui" w:date="2018-10-08T17:48:00Z">
            <w:rPr>
              <w:del w:id="318" w:author="liu rui" w:date="2018-10-08T17:48:00Z"/>
              <w:rFonts w:ascii="Times New Roman" w:hAnsi="Times New Roman" w:cs="Times New Roman"/>
              <w:b/>
              <w:sz w:val="24"/>
              <w:szCs w:val="24"/>
            </w:rPr>
          </w:rPrChange>
        </w:rPr>
      </w:pPr>
      <w:r w:rsidRPr="005A4621">
        <w:rPr>
          <w:rFonts w:ascii="Times New Roman" w:hAnsi="Times New Roman" w:cs="Times New Roman"/>
          <w:b/>
          <w:sz w:val="24"/>
          <w:szCs w:val="24"/>
        </w:rPr>
        <w:lastRenderedPageBreak/>
        <w:t>Figure legends</w:t>
      </w:r>
    </w:p>
    <w:p w14:paraId="69840F99" w14:textId="4F4FC512" w:rsidR="006E55B7" w:rsidDel="00B47631" w:rsidRDefault="006E55B7" w:rsidP="005A4621">
      <w:pPr>
        <w:widowControl/>
        <w:spacing w:line="480" w:lineRule="auto"/>
        <w:rPr>
          <w:del w:id="319" w:author="liu rui" w:date="2018-10-08T17:48:00Z"/>
          <w:rFonts w:ascii="Times New Roman" w:hAnsi="Times New Roman" w:cs="Times New Roman"/>
          <w:b/>
          <w:sz w:val="24"/>
          <w:szCs w:val="24"/>
        </w:rPr>
      </w:pPr>
      <w:del w:id="320" w:author="liu rui" w:date="2018-10-08T17:48:00Z">
        <w:r w:rsidDel="00B47631">
          <w:rPr>
            <w:rFonts w:ascii="Times New Roman" w:hAnsi="Times New Roman" w:cs="Times New Roman"/>
            <w:b/>
            <w:noProof/>
            <w:sz w:val="24"/>
            <w:szCs w:val="24"/>
          </w:rPr>
          <w:drawing>
            <wp:inline distT="0" distB="0" distL="0" distR="0" wp14:anchorId="0D50BC95" wp14:editId="2F37321E">
              <wp:extent cx="5274310" cy="393065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930650"/>
                      </a:xfrm>
                      <a:prstGeom prst="rect">
                        <a:avLst/>
                      </a:prstGeom>
                    </pic:spPr>
                  </pic:pic>
                </a:graphicData>
              </a:graphic>
            </wp:inline>
          </w:drawing>
        </w:r>
      </w:del>
    </w:p>
    <w:p w14:paraId="66351815" w14:textId="666183BA" w:rsidR="005A4621" w:rsidRDefault="00B47699" w:rsidP="005A4621">
      <w:pPr>
        <w:widowControl/>
        <w:spacing w:line="480" w:lineRule="auto"/>
        <w:rPr>
          <w:rFonts w:ascii="Times New Roman" w:hAnsi="Times New Roman" w:cs="Times New Roman"/>
          <w:b/>
          <w:noProof/>
          <w:sz w:val="24"/>
          <w:szCs w:val="24"/>
        </w:rPr>
      </w:pPr>
      <w:del w:id="321" w:author="liu rui" w:date="2018-10-08T17:48:00Z">
        <w:r w:rsidRPr="005A4621" w:rsidDel="00B47631">
          <w:rPr>
            <w:rFonts w:ascii="Times New Roman" w:hAnsi="Times New Roman" w:cs="Times New Roman"/>
            <w:b/>
            <w:sz w:val="24"/>
            <w:szCs w:val="24"/>
          </w:rPr>
          <w:delText>Figure 1: Expansion and contraction of transportable element and gene in mallard, spot-billed and Beijing duck genome.</w:delText>
        </w:r>
        <w:r w:rsidRPr="005A4621" w:rsidDel="00B47631">
          <w:rPr>
            <w:rFonts w:ascii="Times New Roman" w:hAnsi="Times New Roman" w:cs="Times New Roman"/>
            <w:sz w:val="24"/>
            <w:szCs w:val="24"/>
          </w:rPr>
          <w:delText xml:space="preserve"> Green, red, yellow and blue in a and c panel represent Beijing duck, mallard, spot-billed and chicken, respectively. (</w:delText>
        </w:r>
        <w:r w:rsidRPr="005A4621" w:rsidDel="00B47631">
          <w:rPr>
            <w:rFonts w:ascii="Times New Roman" w:hAnsi="Times New Roman" w:cs="Times New Roman"/>
            <w:b/>
            <w:sz w:val="24"/>
            <w:szCs w:val="24"/>
          </w:rPr>
          <w:delText>a</w:delText>
        </w:r>
        <w:r w:rsidRPr="005A4621" w:rsidDel="00B47631">
          <w:rPr>
            <w:rFonts w:ascii="Times New Roman" w:hAnsi="Times New Roman" w:cs="Times New Roman"/>
            <w:sz w:val="24"/>
            <w:szCs w:val="24"/>
          </w:rPr>
          <w:delText>) Phylogeny of CR1 retrotransposons in four bird genomes. (</w:delText>
        </w:r>
        <w:r w:rsidRPr="005A4621" w:rsidDel="00B47631">
          <w:rPr>
            <w:rFonts w:ascii="Times New Roman" w:hAnsi="Times New Roman" w:cs="Times New Roman"/>
            <w:b/>
            <w:sz w:val="24"/>
            <w:szCs w:val="24"/>
          </w:rPr>
          <w:delText>b</w:delText>
        </w:r>
        <w:r w:rsidRPr="005A4621" w:rsidDel="00B47631">
          <w:rPr>
            <w:rFonts w:ascii="Times New Roman" w:hAnsi="Times New Roman" w:cs="Times New Roman"/>
            <w:sz w:val="24"/>
            <w:szCs w:val="24"/>
          </w:rPr>
          <w:delText>) Numbers of gene family losses and gains across ten vertebrates. Pie chart and numbers nearby indicate the number of expanded and contracted gene families in each branch. (</w:delText>
        </w:r>
        <w:r w:rsidRPr="005A4621" w:rsidDel="00B47631">
          <w:rPr>
            <w:rFonts w:ascii="Times New Roman" w:hAnsi="Times New Roman" w:cs="Times New Roman"/>
            <w:b/>
            <w:sz w:val="24"/>
            <w:szCs w:val="24"/>
          </w:rPr>
          <w:delText>c</w:delText>
        </w:r>
        <w:r w:rsidRPr="005A4621" w:rsidDel="00B47631">
          <w:rPr>
            <w:rFonts w:ascii="Times New Roman" w:hAnsi="Times New Roman" w:cs="Times New Roman"/>
            <w:sz w:val="24"/>
            <w:szCs w:val="24"/>
          </w:rPr>
          <w:delText xml:space="preserve">) Phylogeny of gene families expanded in </w:delText>
        </w:r>
        <w:r w:rsidR="0041430F" w:rsidDel="00B47631">
          <w:rPr>
            <w:rFonts w:ascii="Times New Roman" w:hAnsi="Times New Roman" w:cs="Times New Roman"/>
            <w:sz w:val="24"/>
            <w:szCs w:val="24"/>
          </w:rPr>
          <w:delText>spot-billed and mallard</w:delText>
        </w:r>
        <w:r w:rsidRPr="005A4621" w:rsidDel="00B47631">
          <w:rPr>
            <w:rFonts w:ascii="Times New Roman" w:hAnsi="Times New Roman" w:cs="Times New Roman"/>
            <w:sz w:val="24"/>
            <w:szCs w:val="24"/>
          </w:rPr>
          <w:delText>. Top four families ranked by the number of gene gained are indicated in color arcs. KEGG pathway annotation of those four families are listed in the bottom. Other families are indicated in grey color. (</w:delText>
        </w:r>
        <w:r w:rsidRPr="005A4621" w:rsidDel="00B47631">
          <w:rPr>
            <w:rFonts w:ascii="Times New Roman" w:hAnsi="Times New Roman" w:cs="Times New Roman"/>
            <w:b/>
            <w:sz w:val="24"/>
            <w:szCs w:val="24"/>
          </w:rPr>
          <w:delText>d</w:delText>
        </w:r>
        <w:r w:rsidRPr="005A4621" w:rsidDel="00B47631">
          <w:rPr>
            <w:rFonts w:ascii="Times New Roman" w:hAnsi="Times New Roman" w:cs="Times New Roman"/>
            <w:sz w:val="24"/>
            <w:szCs w:val="24"/>
          </w:rPr>
          <w:delText xml:space="preserve">) Detailed phylogeny of four gene families expanded in </w:delText>
        </w:r>
        <w:r w:rsidR="0041430F" w:rsidDel="00B47631">
          <w:rPr>
            <w:rFonts w:ascii="Times New Roman" w:hAnsi="Times New Roman" w:cs="Times New Roman"/>
            <w:sz w:val="24"/>
            <w:szCs w:val="24"/>
          </w:rPr>
          <w:delText>spot-billed and mallard</w:delText>
        </w:r>
        <w:r w:rsidRPr="005A4621" w:rsidDel="00B47631">
          <w:rPr>
            <w:rFonts w:ascii="Times New Roman" w:hAnsi="Times New Roman" w:cs="Times New Roman"/>
            <w:sz w:val="24"/>
            <w:szCs w:val="24"/>
          </w:rPr>
          <w:delText xml:space="preserve"> duck as indicated in (</w:delText>
        </w:r>
        <w:r w:rsidRPr="005A4621" w:rsidDel="00B47631">
          <w:rPr>
            <w:rFonts w:ascii="Times New Roman" w:hAnsi="Times New Roman" w:cs="Times New Roman"/>
            <w:b/>
            <w:sz w:val="24"/>
            <w:szCs w:val="24"/>
          </w:rPr>
          <w:delText>c</w:delText>
        </w:r>
        <w:r w:rsidRPr="005A4621" w:rsidDel="00B47631">
          <w:rPr>
            <w:rFonts w:ascii="Times New Roman" w:hAnsi="Times New Roman" w:cs="Times New Roman"/>
            <w:sz w:val="24"/>
            <w:szCs w:val="24"/>
          </w:rPr>
          <w:delText>)</w:delText>
        </w:r>
        <w:r w:rsidR="006C73FE" w:rsidRPr="005A4621" w:rsidDel="00B47631">
          <w:rPr>
            <w:rFonts w:ascii="Times New Roman" w:hAnsi="Times New Roman" w:cs="Times New Roman"/>
            <w:sz w:val="24"/>
            <w:szCs w:val="24"/>
          </w:rPr>
          <w:delText>.</w:delText>
        </w:r>
        <w:r w:rsidR="005A4621" w:rsidDel="00B47631">
          <w:rPr>
            <w:rFonts w:ascii="Times New Roman" w:hAnsi="Times New Roman" w:cs="Times New Roman"/>
            <w:b/>
            <w:sz w:val="24"/>
            <w:szCs w:val="24"/>
          </w:rPr>
          <w:br w:type="page"/>
        </w:r>
      </w:del>
    </w:p>
    <w:p w14:paraId="1631395F" w14:textId="017BA7C2" w:rsidR="005A4621" w:rsidRDefault="007925B3" w:rsidP="005A4621">
      <w:pPr>
        <w:pStyle w:val="EndNoteBibliography"/>
        <w:spacing w:line="480" w:lineRule="auto"/>
        <w:ind w:left="14"/>
        <w:rPr>
          <w:rFonts w:ascii="Times New Roman" w:hAnsi="Times New Roman" w:cs="Times New Roman"/>
          <w:b/>
          <w:sz w:val="24"/>
          <w:szCs w:val="24"/>
        </w:rPr>
      </w:pPr>
      <w:r>
        <w:rPr>
          <w:rFonts w:ascii="Times New Roman" w:hAnsi="Times New Roman" w:cs="Times New Roman"/>
          <w:b/>
          <w:sz w:val="24"/>
          <w:szCs w:val="24"/>
        </w:rPr>
        <w:drawing>
          <wp:inline distT="0" distB="0" distL="0" distR="0" wp14:anchorId="53B68C1E" wp14:editId="2B5CAE90">
            <wp:extent cx="5274310" cy="7460615"/>
            <wp:effectExtent l="0" t="0" r="254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7460615"/>
                    </a:xfrm>
                    <a:prstGeom prst="rect">
                      <a:avLst/>
                    </a:prstGeom>
                  </pic:spPr>
                </pic:pic>
              </a:graphicData>
            </a:graphic>
          </wp:inline>
        </w:drawing>
      </w:r>
      <w:r w:rsidR="006A6EDB" w:rsidRPr="005A4621">
        <w:rPr>
          <w:rFonts w:ascii="Times New Roman" w:hAnsi="Times New Roman" w:cs="Times New Roman"/>
          <w:b/>
          <w:sz w:val="24"/>
          <w:szCs w:val="24"/>
        </w:rPr>
        <w:t>Figure 2: Inference of phylogenetic topology in wild and domestic ducks.</w:t>
      </w:r>
      <w:r w:rsidR="006A6EDB" w:rsidRPr="005A4621">
        <w:rPr>
          <w:rFonts w:ascii="Times New Roman" w:hAnsi="Times New Roman" w:cs="Times New Roman"/>
          <w:sz w:val="24"/>
          <w:szCs w:val="24"/>
        </w:rPr>
        <w:t xml:space="preserve"> Beijing and Shaoxing ducks representing domestic ducks were used the Principal Component </w:t>
      </w:r>
      <w:r w:rsidR="006A6EDB" w:rsidRPr="005A4621">
        <w:rPr>
          <w:rFonts w:ascii="Times New Roman" w:hAnsi="Times New Roman" w:cs="Times New Roman"/>
          <w:sz w:val="24"/>
          <w:szCs w:val="24"/>
        </w:rPr>
        <w:lastRenderedPageBreak/>
        <w:t xml:space="preserve">Analysis (PCA), phylogenetic analysis based on identity-by-state (IBS) and genetic structure analyses. “_fh” and “_hz” mean </w:t>
      </w:r>
      <w:r w:rsidR="0041430F">
        <w:rPr>
          <w:rFonts w:ascii="Times New Roman" w:hAnsi="Times New Roman" w:cs="Times New Roman"/>
          <w:sz w:val="24"/>
          <w:szCs w:val="24"/>
        </w:rPr>
        <w:t>spot-billed and mallard</w:t>
      </w:r>
      <w:r w:rsidR="006A6EDB" w:rsidRPr="005A4621">
        <w:rPr>
          <w:rFonts w:ascii="Times New Roman" w:hAnsi="Times New Roman" w:cs="Times New Roman"/>
          <w:sz w:val="24"/>
          <w:szCs w:val="24"/>
        </w:rPr>
        <w:t xml:space="preserve"> collected from Fenghua and Hangzhou respectively. (</w:t>
      </w:r>
      <w:r w:rsidR="006A6EDB" w:rsidRPr="005A4621">
        <w:rPr>
          <w:rFonts w:ascii="Times New Roman" w:hAnsi="Times New Roman" w:cs="Times New Roman"/>
          <w:b/>
          <w:sz w:val="24"/>
          <w:szCs w:val="24"/>
        </w:rPr>
        <w:t>a</w:t>
      </w:r>
      <w:r w:rsidR="006A6EDB" w:rsidRPr="005A4621">
        <w:rPr>
          <w:rFonts w:ascii="Times New Roman" w:hAnsi="Times New Roman" w:cs="Times New Roman"/>
          <w:sz w:val="24"/>
          <w:szCs w:val="24"/>
        </w:rPr>
        <w:t>) PCA plot constructed for Principal Component 1 (PC1), PC2 and PC3 using 10,525 high-quality filtered SNPs from 27 Beijing and 27 Shaoxing ducks and 35 wild ducks (one bailkal teal, one gadwall, one pintail one falcate</w:t>
      </w:r>
      <w:r w:rsidR="00767052">
        <w:rPr>
          <w:rFonts w:ascii="Times New Roman" w:hAnsi="Times New Roman" w:cs="Times New Roman"/>
          <w:sz w:val="24"/>
          <w:szCs w:val="24"/>
        </w:rPr>
        <w:t>d</w:t>
      </w:r>
      <w:r w:rsidR="006A6EDB" w:rsidRPr="005A4621">
        <w:rPr>
          <w:rFonts w:ascii="Times New Roman" w:hAnsi="Times New Roman" w:cs="Times New Roman"/>
          <w:sz w:val="24"/>
          <w:szCs w:val="24"/>
        </w:rPr>
        <w:t xml:space="preserve"> teal, common teal, three wigeon, 13 spot-billeds and 14 mallards) shows that domestic ducks are close to </w:t>
      </w:r>
      <w:r w:rsidR="0041430F">
        <w:rPr>
          <w:rFonts w:ascii="Times New Roman" w:hAnsi="Times New Roman" w:cs="Times New Roman"/>
          <w:sz w:val="24"/>
          <w:szCs w:val="24"/>
        </w:rPr>
        <w:t>spot-billed and mallard</w:t>
      </w:r>
      <w:r w:rsidR="006A6EDB" w:rsidRPr="005A4621">
        <w:rPr>
          <w:rFonts w:ascii="Times New Roman" w:hAnsi="Times New Roman" w:cs="Times New Roman"/>
          <w:sz w:val="24"/>
          <w:szCs w:val="24"/>
        </w:rPr>
        <w:t xml:space="preserve"> wild ducks. (</w:t>
      </w:r>
      <w:r w:rsidR="006A6EDB" w:rsidRPr="005A4621">
        <w:rPr>
          <w:rFonts w:ascii="Times New Roman" w:hAnsi="Times New Roman" w:cs="Times New Roman"/>
          <w:b/>
          <w:sz w:val="24"/>
          <w:szCs w:val="24"/>
        </w:rPr>
        <w:t>b</w:t>
      </w:r>
      <w:r w:rsidR="006A6EDB" w:rsidRPr="005A4621">
        <w:rPr>
          <w:rFonts w:ascii="Times New Roman" w:hAnsi="Times New Roman" w:cs="Times New Roman"/>
          <w:sz w:val="24"/>
          <w:szCs w:val="24"/>
        </w:rPr>
        <w:t>) Neighbor-joining tree based on IBS distance of 80,505,576 SNPs. (</w:t>
      </w:r>
      <w:r w:rsidR="006A6EDB" w:rsidRPr="005A4621">
        <w:rPr>
          <w:rFonts w:ascii="Times New Roman" w:hAnsi="Times New Roman" w:cs="Times New Roman"/>
          <w:b/>
          <w:sz w:val="24"/>
          <w:szCs w:val="24"/>
        </w:rPr>
        <w:t>c</w:t>
      </w:r>
      <w:r w:rsidR="006A6EDB" w:rsidRPr="005A4621">
        <w:rPr>
          <w:rFonts w:ascii="Times New Roman" w:hAnsi="Times New Roman" w:cs="Times New Roman"/>
          <w:sz w:val="24"/>
          <w:szCs w:val="24"/>
        </w:rPr>
        <w:t>) Neighbor-joining tree based on genome wide pairwise fixation index (</w:t>
      </w:r>
      <w:r w:rsidR="006A6EDB" w:rsidRPr="005A4621">
        <w:rPr>
          <w:rFonts w:ascii="Times New Roman" w:hAnsi="Times New Roman" w:cs="Times New Roman"/>
          <w:i/>
          <w:sz w:val="24"/>
          <w:szCs w:val="24"/>
        </w:rPr>
        <w:t>F</w:t>
      </w:r>
      <w:r w:rsidR="006A6EDB" w:rsidRPr="005A4621">
        <w:rPr>
          <w:rFonts w:ascii="Times New Roman" w:hAnsi="Times New Roman" w:cs="Times New Roman"/>
          <w:sz w:val="24"/>
          <w:szCs w:val="24"/>
          <w:vertAlign w:val="subscript"/>
        </w:rPr>
        <w:t>ST</w:t>
      </w:r>
      <w:r w:rsidR="006A6EDB" w:rsidRPr="005A4621">
        <w:rPr>
          <w:rFonts w:ascii="Times New Roman" w:hAnsi="Times New Roman" w:cs="Times New Roman"/>
          <w:sz w:val="24"/>
          <w:szCs w:val="24"/>
        </w:rPr>
        <w:t>) of 44,852,612 SNP. (</w:t>
      </w:r>
      <w:r w:rsidR="006A6EDB" w:rsidRPr="005A4621">
        <w:rPr>
          <w:rFonts w:ascii="Times New Roman" w:hAnsi="Times New Roman" w:cs="Times New Roman"/>
          <w:b/>
          <w:sz w:val="24"/>
          <w:szCs w:val="24"/>
        </w:rPr>
        <w:t>d</w:t>
      </w:r>
      <w:r w:rsidR="006A6EDB" w:rsidRPr="005A4621">
        <w:rPr>
          <w:rFonts w:ascii="Times New Roman" w:hAnsi="Times New Roman" w:cs="Times New Roman"/>
          <w:sz w:val="24"/>
          <w:szCs w:val="24"/>
        </w:rPr>
        <w:t xml:space="preserve">) Genetic structure analyses of 13 spot-billed and 14 mallard wild ducks, together with 14 Beijing and 14 Shaoxing domestic ducks, using admixture ranging </w:t>
      </w:r>
      <w:r w:rsidR="006A6EDB" w:rsidRPr="005A4621">
        <w:rPr>
          <w:rFonts w:ascii="Times New Roman" w:hAnsi="Times New Roman" w:cs="Times New Roman"/>
          <w:i/>
          <w:sz w:val="24"/>
          <w:szCs w:val="24"/>
        </w:rPr>
        <w:t>K</w:t>
      </w:r>
      <w:r w:rsidR="006A6EDB" w:rsidRPr="005A4621">
        <w:rPr>
          <w:rFonts w:ascii="Times New Roman" w:hAnsi="Times New Roman" w:cs="Times New Roman"/>
          <w:sz w:val="24"/>
          <w:szCs w:val="24"/>
        </w:rPr>
        <w:t xml:space="preserve"> from two to seven. (</w:t>
      </w:r>
      <w:r w:rsidR="006A6EDB" w:rsidRPr="005A4621">
        <w:rPr>
          <w:rFonts w:ascii="Times New Roman" w:hAnsi="Times New Roman" w:cs="Times New Roman"/>
          <w:b/>
          <w:sz w:val="24"/>
          <w:szCs w:val="24"/>
        </w:rPr>
        <w:t>e</w:t>
      </w:r>
      <w:r w:rsidR="006A6EDB" w:rsidRPr="005A4621">
        <w:rPr>
          <w:rFonts w:ascii="Times New Roman" w:hAnsi="Times New Roman" w:cs="Times New Roman"/>
          <w:sz w:val="24"/>
          <w:szCs w:val="24"/>
        </w:rPr>
        <w:t xml:space="preserve">) The inferred demographic models for wild and domestic ducks inferred based on genetic analysis of </w:t>
      </w:r>
      <w:r w:rsidR="006A6EDB" w:rsidRPr="005A4621">
        <w:rPr>
          <w:rFonts w:ascii="Times New Roman" w:hAnsi="Times New Roman" w:cs="Times New Roman"/>
          <w:b/>
          <w:sz w:val="24"/>
          <w:szCs w:val="24"/>
        </w:rPr>
        <w:t>a</w:t>
      </w:r>
      <w:r w:rsidR="006A6EDB" w:rsidRPr="005A4621">
        <w:rPr>
          <w:rFonts w:ascii="Times New Roman" w:hAnsi="Times New Roman" w:cs="Times New Roman"/>
          <w:sz w:val="24"/>
          <w:szCs w:val="24"/>
        </w:rPr>
        <w:t>-</w:t>
      </w:r>
      <w:r w:rsidR="006A6EDB" w:rsidRPr="005A4621">
        <w:rPr>
          <w:rFonts w:ascii="Times New Roman" w:hAnsi="Times New Roman" w:cs="Times New Roman"/>
          <w:b/>
          <w:sz w:val="24"/>
          <w:szCs w:val="24"/>
        </w:rPr>
        <w:t>d</w:t>
      </w:r>
      <w:r w:rsidR="006A6EDB" w:rsidRPr="005A4621">
        <w:rPr>
          <w:rFonts w:ascii="Times New Roman" w:hAnsi="Times New Roman" w:cs="Times New Roman"/>
          <w:sz w:val="24"/>
          <w:szCs w:val="24"/>
        </w:rPr>
        <w:t xml:space="preserve"> (right). The traditional demographic model, hypothesized that domestic ducks were originated from mallard or the descendant of a mixture of </w:t>
      </w:r>
      <w:r w:rsidR="0041430F">
        <w:rPr>
          <w:rFonts w:ascii="Times New Roman" w:hAnsi="Times New Roman" w:cs="Times New Roman"/>
          <w:sz w:val="24"/>
          <w:szCs w:val="24"/>
        </w:rPr>
        <w:t>spot-billed and mallard</w:t>
      </w:r>
      <w:r w:rsidR="006A6EDB" w:rsidRPr="005A4621">
        <w:rPr>
          <w:rFonts w:ascii="Times New Roman" w:hAnsi="Times New Roman" w:cs="Times New Roman"/>
          <w:sz w:val="24"/>
          <w:szCs w:val="24"/>
        </w:rPr>
        <w:t xml:space="preserve"> (left) are incompatible with observations in neighbor-joining trees (</w:t>
      </w:r>
      <w:r w:rsidR="006A6EDB" w:rsidRPr="005A4621">
        <w:rPr>
          <w:rFonts w:ascii="Times New Roman" w:hAnsi="Times New Roman" w:cs="Times New Roman"/>
          <w:b/>
          <w:sz w:val="24"/>
          <w:szCs w:val="24"/>
        </w:rPr>
        <w:t>b</w:t>
      </w:r>
      <w:r w:rsidR="006A6EDB" w:rsidRPr="005A4621">
        <w:rPr>
          <w:rFonts w:ascii="Times New Roman" w:hAnsi="Times New Roman" w:cs="Times New Roman"/>
          <w:sz w:val="24"/>
          <w:szCs w:val="24"/>
        </w:rPr>
        <w:t>-</w:t>
      </w:r>
      <w:r w:rsidR="006A6EDB" w:rsidRPr="005A4621">
        <w:rPr>
          <w:rFonts w:ascii="Times New Roman" w:hAnsi="Times New Roman" w:cs="Times New Roman"/>
          <w:b/>
          <w:sz w:val="24"/>
          <w:szCs w:val="24"/>
        </w:rPr>
        <w:t>c</w:t>
      </w:r>
      <w:r w:rsidR="006A6EDB" w:rsidRPr="005A4621">
        <w:rPr>
          <w:rFonts w:ascii="Times New Roman" w:hAnsi="Times New Roman" w:cs="Times New Roman"/>
          <w:sz w:val="24"/>
          <w:szCs w:val="24"/>
        </w:rPr>
        <w:t>) and genetic data(</w:t>
      </w:r>
      <w:r w:rsidR="006A6EDB" w:rsidRPr="005A4621">
        <w:rPr>
          <w:rFonts w:ascii="Times New Roman" w:hAnsi="Times New Roman" w:cs="Times New Roman"/>
          <w:b/>
          <w:sz w:val="24"/>
          <w:szCs w:val="24"/>
        </w:rPr>
        <w:t>d</w:t>
      </w:r>
      <w:r w:rsidR="006A6EDB" w:rsidRPr="005A4621">
        <w:rPr>
          <w:rFonts w:ascii="Times New Roman" w:hAnsi="Times New Roman" w:cs="Times New Roman"/>
          <w:sz w:val="24"/>
          <w:szCs w:val="24"/>
        </w:rPr>
        <w:t>).</w:t>
      </w:r>
      <w:r w:rsidR="005A4621">
        <w:rPr>
          <w:rFonts w:ascii="Times New Roman" w:hAnsi="Times New Roman" w:cs="Times New Roman"/>
          <w:b/>
          <w:sz w:val="24"/>
          <w:szCs w:val="24"/>
        </w:rPr>
        <w:br w:type="page"/>
      </w:r>
    </w:p>
    <w:p w14:paraId="1B5B97C1" w14:textId="3516E023" w:rsidR="006E55B7" w:rsidRDefault="007925B3" w:rsidP="005A4621">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49A17602" wp14:editId="7C0C423A">
            <wp:extent cx="5274310" cy="7459345"/>
            <wp:effectExtent l="0" t="0" r="254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3.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7459345"/>
                    </a:xfrm>
                    <a:prstGeom prst="rect">
                      <a:avLst/>
                    </a:prstGeom>
                  </pic:spPr>
                </pic:pic>
              </a:graphicData>
            </a:graphic>
          </wp:inline>
        </w:drawing>
      </w:r>
    </w:p>
    <w:p w14:paraId="7FE49A1B" w14:textId="2A7DD205" w:rsidR="005A4621" w:rsidRDefault="00F66FE7" w:rsidP="005A4621">
      <w:pPr>
        <w:autoSpaceDE w:val="0"/>
        <w:autoSpaceDN w:val="0"/>
        <w:adjustRightInd w:val="0"/>
        <w:spacing w:line="480" w:lineRule="auto"/>
        <w:rPr>
          <w:rFonts w:ascii="Times New Roman" w:hAnsi="Times New Roman" w:cs="Times New Roman"/>
          <w:b/>
          <w:noProof/>
          <w:sz w:val="24"/>
          <w:szCs w:val="24"/>
        </w:rPr>
      </w:pPr>
      <w:r w:rsidRPr="005A4621">
        <w:rPr>
          <w:rFonts w:ascii="Times New Roman" w:hAnsi="Times New Roman" w:cs="Times New Roman"/>
          <w:b/>
          <w:sz w:val="24"/>
          <w:szCs w:val="24"/>
        </w:rPr>
        <w:t>Figure 3: Inference of joint demographic history of ducks.</w:t>
      </w:r>
      <w:r w:rsidRPr="005A4621">
        <w:rPr>
          <w:rFonts w:ascii="Times New Roman" w:hAnsi="Times New Roman" w:cs="Times New Roman"/>
          <w:sz w:val="24"/>
          <w:szCs w:val="24"/>
        </w:rPr>
        <w:t xml:space="preserve"> Wild ducks included </w:t>
      </w:r>
      <w:r w:rsidR="0041430F">
        <w:rPr>
          <w:rFonts w:ascii="Times New Roman" w:hAnsi="Times New Roman" w:cs="Times New Roman"/>
          <w:sz w:val="24"/>
          <w:szCs w:val="24"/>
        </w:rPr>
        <w:t>spot-billed and mallard</w:t>
      </w:r>
      <w:r w:rsidRPr="005A4621">
        <w:rPr>
          <w:rFonts w:ascii="Times New Roman" w:hAnsi="Times New Roman" w:cs="Times New Roman"/>
          <w:sz w:val="24"/>
          <w:szCs w:val="24"/>
        </w:rPr>
        <w:t xml:space="preserve"> ducks. Domestic ducks included Beijing, </w:t>
      </w:r>
      <w:proofErr w:type="spellStart"/>
      <w:r w:rsidRPr="005A4621">
        <w:rPr>
          <w:rFonts w:ascii="Times New Roman" w:hAnsi="Times New Roman" w:cs="Times New Roman"/>
          <w:sz w:val="24"/>
          <w:szCs w:val="24"/>
        </w:rPr>
        <w:t>Cherryvalley</w:t>
      </w:r>
      <w:proofErr w:type="spellEnd"/>
      <w:r w:rsidRPr="005A4621">
        <w:rPr>
          <w:rFonts w:ascii="Times New Roman" w:hAnsi="Times New Roman" w:cs="Times New Roman"/>
          <w:sz w:val="24"/>
          <w:szCs w:val="24"/>
        </w:rPr>
        <w:t xml:space="preserve">, </w:t>
      </w:r>
      <w:proofErr w:type="spellStart"/>
      <w:r w:rsidRPr="005A4621">
        <w:rPr>
          <w:rFonts w:ascii="Times New Roman" w:hAnsi="Times New Roman" w:cs="Times New Roman"/>
          <w:sz w:val="24"/>
          <w:szCs w:val="24"/>
        </w:rPr>
        <w:t>Compbel</w:t>
      </w:r>
      <w:proofErr w:type="spellEnd"/>
      <w:r w:rsidRPr="005A4621">
        <w:rPr>
          <w:rFonts w:ascii="Times New Roman" w:hAnsi="Times New Roman" w:cs="Times New Roman"/>
          <w:sz w:val="24"/>
          <w:szCs w:val="24"/>
        </w:rPr>
        <w:t xml:space="preserve">, </w:t>
      </w:r>
      <w:proofErr w:type="spellStart"/>
      <w:r w:rsidRPr="005A4621">
        <w:rPr>
          <w:rFonts w:ascii="Times New Roman" w:hAnsi="Times New Roman" w:cs="Times New Roman"/>
          <w:sz w:val="24"/>
          <w:szCs w:val="24"/>
        </w:rPr>
        <w:t>Gaoyou</w:t>
      </w:r>
      <w:proofErr w:type="spellEnd"/>
      <w:r w:rsidRPr="005A4621">
        <w:rPr>
          <w:rFonts w:ascii="Times New Roman" w:hAnsi="Times New Roman" w:cs="Times New Roman"/>
          <w:sz w:val="24"/>
          <w:szCs w:val="24"/>
        </w:rPr>
        <w:t xml:space="preserve">, </w:t>
      </w:r>
      <w:proofErr w:type="spellStart"/>
      <w:r w:rsidRPr="005A4621">
        <w:rPr>
          <w:rFonts w:ascii="Times New Roman" w:hAnsi="Times New Roman" w:cs="Times New Roman"/>
          <w:sz w:val="24"/>
          <w:szCs w:val="24"/>
        </w:rPr>
        <w:t>Jingding</w:t>
      </w:r>
      <w:proofErr w:type="spellEnd"/>
      <w:r w:rsidRPr="005A4621">
        <w:rPr>
          <w:rFonts w:ascii="Times New Roman" w:hAnsi="Times New Roman" w:cs="Times New Roman"/>
          <w:sz w:val="24"/>
          <w:szCs w:val="24"/>
        </w:rPr>
        <w:t xml:space="preserve">, </w:t>
      </w:r>
      <w:proofErr w:type="spellStart"/>
      <w:r w:rsidRPr="005A4621">
        <w:rPr>
          <w:rFonts w:ascii="Times New Roman" w:hAnsi="Times New Roman" w:cs="Times New Roman"/>
          <w:sz w:val="24"/>
          <w:szCs w:val="24"/>
        </w:rPr>
        <w:t>Lianchengbai</w:t>
      </w:r>
      <w:proofErr w:type="spellEnd"/>
      <w:r w:rsidRPr="005A4621">
        <w:rPr>
          <w:rFonts w:ascii="Times New Roman" w:hAnsi="Times New Roman" w:cs="Times New Roman"/>
          <w:sz w:val="24"/>
          <w:szCs w:val="24"/>
        </w:rPr>
        <w:t xml:space="preserve">, Shaoxing and </w:t>
      </w:r>
      <w:proofErr w:type="spellStart"/>
      <w:r w:rsidRPr="005A4621">
        <w:rPr>
          <w:rFonts w:ascii="Times New Roman" w:hAnsi="Times New Roman" w:cs="Times New Roman"/>
          <w:sz w:val="24"/>
          <w:szCs w:val="24"/>
        </w:rPr>
        <w:t>Shanma</w:t>
      </w:r>
      <w:proofErr w:type="spellEnd"/>
      <w:r w:rsidRPr="005A4621">
        <w:rPr>
          <w:rFonts w:ascii="Times New Roman" w:hAnsi="Times New Roman" w:cs="Times New Roman"/>
          <w:sz w:val="24"/>
          <w:szCs w:val="24"/>
        </w:rPr>
        <w:t>. (</w:t>
      </w:r>
      <w:r w:rsidRPr="005A4621">
        <w:rPr>
          <w:rFonts w:ascii="Times New Roman" w:hAnsi="Times New Roman" w:cs="Times New Roman"/>
          <w:b/>
          <w:sz w:val="24"/>
          <w:szCs w:val="24"/>
        </w:rPr>
        <w:t>a</w:t>
      </w:r>
      <w:r w:rsidRPr="005A4621">
        <w:rPr>
          <w:rFonts w:ascii="Times New Roman" w:hAnsi="Times New Roman" w:cs="Times New Roman"/>
          <w:sz w:val="24"/>
          <w:szCs w:val="24"/>
        </w:rPr>
        <w:t xml:space="preserve">) Illustration of </w:t>
      </w:r>
      <w:r w:rsidRPr="005A4621">
        <w:rPr>
          <w:rFonts w:ascii="Times New Roman" w:hAnsi="Times New Roman" w:cs="Times New Roman"/>
          <w:sz w:val="24"/>
          <w:szCs w:val="24"/>
        </w:rPr>
        <w:lastRenderedPageBreak/>
        <w:t>the</w:t>
      </w:r>
      <w:r w:rsidR="00643B3C">
        <w:rPr>
          <w:rFonts w:ascii="Times New Roman" w:hAnsi="Times New Roman" w:cs="Times New Roman"/>
          <w:sz w:val="24"/>
          <w:szCs w:val="24"/>
        </w:rPr>
        <w:t xml:space="preserve"> two</w:t>
      </w:r>
      <w:r w:rsidRPr="005A4621">
        <w:rPr>
          <w:rFonts w:ascii="Times New Roman" w:hAnsi="Times New Roman" w:cs="Times New Roman"/>
          <w:sz w:val="24"/>
          <w:szCs w:val="24"/>
        </w:rPr>
        <w:t xml:space="preserve"> model</w:t>
      </w:r>
      <w:r w:rsidR="00FA6061">
        <w:rPr>
          <w:rFonts w:ascii="Times New Roman" w:hAnsi="Times New Roman" w:cs="Times New Roman"/>
          <w:sz w:val="24"/>
          <w:szCs w:val="24"/>
        </w:rPr>
        <w:t>s (with/without migration)</w:t>
      </w:r>
      <w:r w:rsidRPr="005A4621">
        <w:rPr>
          <w:rFonts w:ascii="Times New Roman" w:hAnsi="Times New Roman" w:cs="Times New Roman"/>
          <w:sz w:val="24"/>
          <w:szCs w:val="24"/>
        </w:rPr>
        <w:t xml:space="preserve"> used in the history inference through the </w:t>
      </w:r>
      <m:oMath>
        <m:r>
          <m:rPr>
            <m:sty m:val="p"/>
          </m:rPr>
          <w:rPr>
            <w:rFonts w:ascii="Cambria Math" w:hAnsi="Cambria Math" w:cs="Times New Roman"/>
            <w:sz w:val="24"/>
            <w:szCs w:val="24"/>
          </w:rPr>
          <m:t>∂</m:t>
        </m:r>
      </m:oMath>
      <w:r w:rsidRPr="005A4621">
        <w:rPr>
          <w:rFonts w:ascii="Times New Roman" w:hAnsi="Times New Roman" w:cs="Times New Roman"/>
          <w:iCs/>
          <w:color w:val="000000" w:themeColor="text1"/>
          <w:kern w:val="0"/>
          <w:sz w:val="24"/>
          <w:szCs w:val="24"/>
        </w:rPr>
        <w:t>a</w:t>
      </w:r>
      <m:oMath>
        <m:r>
          <m:rPr>
            <m:sty m:val="p"/>
          </m:rPr>
          <w:rPr>
            <w:rFonts w:ascii="Cambria Math" w:hAnsi="Cambria Math" w:cs="Times New Roman"/>
            <w:sz w:val="24"/>
            <w:szCs w:val="24"/>
          </w:rPr>
          <m:t>∂</m:t>
        </m:r>
      </m:oMath>
      <w:r w:rsidRPr="005A4621">
        <w:rPr>
          <w:rFonts w:ascii="Times New Roman" w:hAnsi="Times New Roman" w:cs="Times New Roman"/>
          <w:iCs/>
          <w:color w:val="000000" w:themeColor="text1"/>
          <w:kern w:val="0"/>
          <w:sz w:val="24"/>
          <w:szCs w:val="24"/>
        </w:rPr>
        <w:t>i analysis</w:t>
      </w:r>
      <w:r w:rsidRPr="005A4621">
        <w:rPr>
          <w:rFonts w:ascii="Times New Roman" w:hAnsi="Times New Roman" w:cs="Times New Roman"/>
          <w:sz w:val="24"/>
          <w:szCs w:val="24"/>
        </w:rPr>
        <w:t xml:space="preserve">. </w:t>
      </w:r>
      <w:r w:rsidR="00FA6061">
        <w:rPr>
          <w:rFonts w:ascii="Times New Roman" w:hAnsi="Times New Roman" w:cs="Times New Roman"/>
          <w:sz w:val="24"/>
          <w:szCs w:val="24"/>
        </w:rPr>
        <w:t>Parameters corresponding to the c</w:t>
      </w:r>
      <w:r w:rsidRPr="005A4621">
        <w:rPr>
          <w:rFonts w:ascii="Times New Roman" w:hAnsi="Times New Roman" w:cs="Times New Roman"/>
          <w:sz w:val="24"/>
          <w:szCs w:val="24"/>
        </w:rPr>
        <w:t xml:space="preserve">ode </w:t>
      </w:r>
      <w:r w:rsidR="00FA6061">
        <w:rPr>
          <w:rFonts w:ascii="Times New Roman" w:hAnsi="Times New Roman" w:cs="Times New Roman"/>
          <w:sz w:val="24"/>
          <w:szCs w:val="24"/>
        </w:rPr>
        <w:t>that were</w:t>
      </w:r>
      <w:r w:rsidRPr="005A4621">
        <w:rPr>
          <w:rFonts w:ascii="Times New Roman" w:hAnsi="Times New Roman" w:cs="Times New Roman"/>
          <w:sz w:val="24"/>
          <w:szCs w:val="24"/>
        </w:rPr>
        <w:t xml:space="preserve"> provided in </w:t>
      </w:r>
      <w:r w:rsidR="007E17A5">
        <w:rPr>
          <w:rFonts w:ascii="Times New Roman" w:hAnsi="Times New Roman" w:cs="Times New Roman"/>
          <w:sz w:val="24"/>
          <w:szCs w:val="24"/>
        </w:rPr>
        <w:t>supporting information</w:t>
      </w:r>
      <w:r w:rsidRPr="005A4621">
        <w:rPr>
          <w:rFonts w:ascii="Times New Roman" w:hAnsi="Times New Roman" w:cs="Times New Roman"/>
          <w:sz w:val="24"/>
          <w:szCs w:val="24"/>
        </w:rPr>
        <w:t>. (</w:t>
      </w:r>
      <w:r w:rsidRPr="005A4621">
        <w:rPr>
          <w:rFonts w:ascii="Times New Roman" w:hAnsi="Times New Roman" w:cs="Times New Roman"/>
          <w:b/>
          <w:sz w:val="24"/>
          <w:szCs w:val="24"/>
        </w:rPr>
        <w:t>b</w:t>
      </w:r>
      <w:r w:rsidRPr="005A4621">
        <w:rPr>
          <w:rFonts w:ascii="Times New Roman" w:hAnsi="Times New Roman" w:cs="Times New Roman"/>
          <w:sz w:val="24"/>
          <w:szCs w:val="24"/>
        </w:rPr>
        <w:t xml:space="preserve">) Distribution of </w:t>
      </w:r>
      <w:r w:rsidR="00251CCC">
        <w:rPr>
          <w:rFonts w:ascii="Times New Roman" w:hAnsi="Times New Roman" w:cs="Times New Roman"/>
          <w:sz w:val="24"/>
          <w:szCs w:val="24"/>
        </w:rPr>
        <w:t>estimate Ts (</w:t>
      </w:r>
      <w:r w:rsidRPr="005A4621">
        <w:rPr>
          <w:rFonts w:ascii="Times New Roman" w:hAnsi="Times New Roman" w:cs="Times New Roman"/>
          <w:sz w:val="24"/>
          <w:szCs w:val="24"/>
        </w:rPr>
        <w:t>divergence time</w:t>
      </w:r>
      <w:r w:rsidR="00251CCC">
        <w:rPr>
          <w:rFonts w:ascii="Times New Roman" w:hAnsi="Times New Roman" w:cs="Times New Roman"/>
          <w:sz w:val="24"/>
          <w:szCs w:val="24"/>
        </w:rPr>
        <w:t>)</w:t>
      </w:r>
      <w:r w:rsidRPr="005A4621">
        <w:rPr>
          <w:rFonts w:ascii="Times New Roman" w:hAnsi="Times New Roman" w:cs="Times New Roman"/>
          <w:sz w:val="24"/>
          <w:szCs w:val="24"/>
        </w:rPr>
        <w:t xml:space="preserve"> </w:t>
      </w:r>
      <w:r w:rsidR="00251CCC">
        <w:rPr>
          <w:rFonts w:ascii="Times New Roman" w:hAnsi="Times New Roman" w:cs="Times New Roman"/>
          <w:sz w:val="24"/>
          <w:szCs w:val="24"/>
        </w:rPr>
        <w:t xml:space="preserve">in 100 simulations </w:t>
      </w:r>
      <w:r w:rsidRPr="005A4621">
        <w:rPr>
          <w:rFonts w:ascii="Times New Roman" w:hAnsi="Times New Roman" w:cs="Times New Roman"/>
          <w:sz w:val="24"/>
          <w:szCs w:val="24"/>
        </w:rPr>
        <w:t xml:space="preserve">between </w:t>
      </w:r>
      <w:r w:rsidR="0041430F">
        <w:rPr>
          <w:rFonts w:ascii="Times New Roman" w:hAnsi="Times New Roman" w:cs="Times New Roman"/>
          <w:sz w:val="24"/>
          <w:szCs w:val="24"/>
        </w:rPr>
        <w:t>spot-billed and mallard</w:t>
      </w:r>
      <w:r w:rsidR="00251CCC">
        <w:rPr>
          <w:rFonts w:ascii="Times New Roman" w:hAnsi="Times New Roman" w:cs="Times New Roman"/>
          <w:sz w:val="24"/>
          <w:szCs w:val="24"/>
        </w:rPr>
        <w:t xml:space="preserve"> (orange)</w:t>
      </w:r>
      <w:r w:rsidRPr="005A4621">
        <w:rPr>
          <w:rFonts w:ascii="Times New Roman" w:hAnsi="Times New Roman" w:cs="Times New Roman"/>
          <w:sz w:val="24"/>
          <w:szCs w:val="24"/>
        </w:rPr>
        <w:t>, mallard and domestic lineage</w:t>
      </w:r>
      <w:r w:rsidR="00251CCC">
        <w:rPr>
          <w:rFonts w:ascii="Times New Roman" w:hAnsi="Times New Roman" w:cs="Times New Roman"/>
          <w:sz w:val="24"/>
          <w:szCs w:val="24"/>
        </w:rPr>
        <w:t xml:space="preserve"> (green)</w:t>
      </w:r>
      <w:r w:rsidRPr="005A4621">
        <w:rPr>
          <w:rFonts w:ascii="Times New Roman" w:hAnsi="Times New Roman" w:cs="Times New Roman"/>
          <w:sz w:val="24"/>
          <w:szCs w:val="24"/>
        </w:rPr>
        <w:t>, spot-billed and domestic lineage</w:t>
      </w:r>
      <w:r w:rsidR="00251CCC">
        <w:rPr>
          <w:rFonts w:ascii="Times New Roman" w:hAnsi="Times New Roman" w:cs="Times New Roman"/>
          <w:sz w:val="24"/>
          <w:szCs w:val="24"/>
        </w:rPr>
        <w:t xml:space="preserve"> (blue)</w:t>
      </w:r>
      <w:r w:rsidRPr="005A4621">
        <w:rPr>
          <w:rFonts w:ascii="Times New Roman" w:hAnsi="Times New Roman" w:cs="Times New Roman"/>
          <w:sz w:val="24"/>
          <w:szCs w:val="24"/>
        </w:rPr>
        <w:t>, respectively.</w:t>
      </w:r>
      <w:r w:rsidR="00DD5835">
        <w:rPr>
          <w:rFonts w:ascii="Times New Roman" w:hAnsi="Times New Roman" w:cs="Times New Roman"/>
          <w:sz w:val="24"/>
          <w:szCs w:val="24"/>
        </w:rPr>
        <w:t xml:space="preserve"> Corresponding model of each panel were shown above in (</w:t>
      </w:r>
      <w:r w:rsidR="00DD5835" w:rsidRPr="00194533">
        <w:rPr>
          <w:rFonts w:ascii="Times New Roman" w:hAnsi="Times New Roman" w:cs="Times New Roman"/>
          <w:b/>
          <w:sz w:val="24"/>
          <w:szCs w:val="24"/>
        </w:rPr>
        <w:t>a</w:t>
      </w:r>
      <w:r w:rsidR="00DD5835">
        <w:rPr>
          <w:rFonts w:ascii="Times New Roman" w:hAnsi="Times New Roman" w:cs="Times New Roman"/>
          <w:sz w:val="24"/>
          <w:szCs w:val="24"/>
        </w:rPr>
        <w:t>).</w:t>
      </w:r>
      <w:r w:rsidRPr="005A4621" w:rsidDel="00AB6B79">
        <w:rPr>
          <w:rFonts w:ascii="Times New Roman" w:hAnsi="Times New Roman" w:cs="Times New Roman"/>
          <w:sz w:val="24"/>
          <w:szCs w:val="24"/>
        </w:rPr>
        <w:t xml:space="preserve"> </w:t>
      </w:r>
      <w:r w:rsidRPr="005A4621">
        <w:rPr>
          <w:rFonts w:ascii="Times New Roman" w:hAnsi="Times New Roman" w:cs="Times New Roman"/>
          <w:sz w:val="24"/>
          <w:szCs w:val="24"/>
        </w:rPr>
        <w:t>(</w:t>
      </w:r>
      <w:r w:rsidRPr="005A4621">
        <w:rPr>
          <w:rFonts w:ascii="Times New Roman" w:hAnsi="Times New Roman" w:cs="Times New Roman"/>
          <w:b/>
          <w:sz w:val="24"/>
          <w:szCs w:val="24"/>
        </w:rPr>
        <w:t>c</w:t>
      </w:r>
      <w:r w:rsidRPr="005A4621">
        <w:rPr>
          <w:rFonts w:ascii="Times New Roman" w:hAnsi="Times New Roman" w:cs="Times New Roman"/>
          <w:sz w:val="24"/>
          <w:szCs w:val="24"/>
        </w:rPr>
        <w:t>) Comparison between the observed</w:t>
      </w:r>
      <w:r w:rsidR="00E73487">
        <w:rPr>
          <w:rFonts w:ascii="Times New Roman" w:hAnsi="Times New Roman" w:cs="Times New Roman"/>
          <w:sz w:val="24"/>
          <w:szCs w:val="24"/>
        </w:rPr>
        <w:t xml:space="preserve">, </w:t>
      </w:r>
      <w:r w:rsidRPr="005A4621">
        <w:rPr>
          <w:rFonts w:ascii="Times New Roman" w:hAnsi="Times New Roman" w:cs="Times New Roman"/>
          <w:sz w:val="24"/>
          <w:szCs w:val="24"/>
        </w:rPr>
        <w:t xml:space="preserve">the model joint Site Frequency Spectrum (SFS) for divergence </w:t>
      </w:r>
      <w:r w:rsidR="00E73487">
        <w:rPr>
          <w:rFonts w:ascii="Times New Roman" w:hAnsi="Times New Roman" w:cs="Times New Roman"/>
          <w:sz w:val="24"/>
          <w:szCs w:val="24"/>
        </w:rPr>
        <w:t xml:space="preserve">and its residuals </w:t>
      </w:r>
      <w:r w:rsidRPr="005A4621">
        <w:rPr>
          <w:rFonts w:ascii="Times New Roman" w:hAnsi="Times New Roman" w:cs="Times New Roman"/>
          <w:sz w:val="24"/>
          <w:szCs w:val="24"/>
        </w:rPr>
        <w:t xml:space="preserve">between </w:t>
      </w:r>
      <w:r w:rsidR="0041430F">
        <w:rPr>
          <w:rFonts w:ascii="Times New Roman" w:hAnsi="Times New Roman" w:cs="Times New Roman"/>
          <w:sz w:val="24"/>
          <w:szCs w:val="24"/>
        </w:rPr>
        <w:t>spot-billed and mallard</w:t>
      </w:r>
      <w:r w:rsidRPr="005A4621">
        <w:rPr>
          <w:rFonts w:ascii="Times New Roman" w:hAnsi="Times New Roman" w:cs="Times New Roman"/>
          <w:sz w:val="24"/>
          <w:szCs w:val="24"/>
        </w:rPr>
        <w:t>, domestic lineage and mallard/spot-billed, respectively.</w:t>
      </w:r>
      <w:r w:rsidR="00E73487">
        <w:rPr>
          <w:rFonts w:ascii="Times New Roman" w:hAnsi="Times New Roman" w:cs="Times New Roman"/>
          <w:sz w:val="24"/>
          <w:szCs w:val="24"/>
        </w:rPr>
        <w:t xml:space="preserve"> </w:t>
      </w:r>
      <w:r w:rsidRPr="005A4621">
        <w:rPr>
          <w:rFonts w:ascii="Times New Roman" w:hAnsi="Times New Roman" w:cs="Times New Roman"/>
          <w:sz w:val="24"/>
          <w:szCs w:val="24"/>
        </w:rPr>
        <w:t>(</w:t>
      </w:r>
      <w:r w:rsidRPr="005A4621">
        <w:rPr>
          <w:rFonts w:ascii="Times New Roman" w:hAnsi="Times New Roman" w:cs="Times New Roman"/>
          <w:b/>
          <w:sz w:val="24"/>
          <w:szCs w:val="24"/>
        </w:rPr>
        <w:t>d</w:t>
      </w:r>
      <w:r w:rsidRPr="005A4621">
        <w:rPr>
          <w:rFonts w:ascii="Times New Roman" w:hAnsi="Times New Roman" w:cs="Times New Roman"/>
          <w:sz w:val="24"/>
          <w:szCs w:val="24"/>
        </w:rPr>
        <w:t xml:space="preserve">) Demographic history inference </w:t>
      </w:r>
      <w:r w:rsidR="00E73487">
        <w:rPr>
          <w:rFonts w:ascii="Times New Roman" w:hAnsi="Times New Roman" w:cs="Times New Roman"/>
          <w:sz w:val="24"/>
          <w:szCs w:val="24"/>
        </w:rPr>
        <w:t xml:space="preserve">of mallard duck, spot-billed duck and </w:t>
      </w:r>
      <w:proofErr w:type="spellStart"/>
      <w:r w:rsidR="00E73487">
        <w:rPr>
          <w:rFonts w:ascii="Times New Roman" w:hAnsi="Times New Roman" w:cs="Times New Roman"/>
          <w:sz w:val="24"/>
          <w:szCs w:val="24"/>
        </w:rPr>
        <w:t>beijing</w:t>
      </w:r>
      <w:proofErr w:type="spellEnd"/>
      <w:r w:rsidR="00E73487">
        <w:rPr>
          <w:rFonts w:ascii="Times New Roman" w:hAnsi="Times New Roman" w:cs="Times New Roman"/>
          <w:sz w:val="24"/>
          <w:szCs w:val="24"/>
        </w:rPr>
        <w:t xml:space="preserve"> duck</w:t>
      </w:r>
      <w:r w:rsidRPr="005A4621">
        <w:rPr>
          <w:rFonts w:ascii="Times New Roman" w:hAnsi="Times New Roman" w:cs="Times New Roman"/>
          <w:sz w:val="24"/>
          <w:szCs w:val="24"/>
        </w:rPr>
        <w:t xml:space="preserve"> through the PSMC analysis.</w:t>
      </w:r>
      <w:r w:rsidR="005A4621">
        <w:rPr>
          <w:rFonts w:ascii="Times New Roman" w:hAnsi="Times New Roman" w:cs="Times New Roman"/>
          <w:b/>
          <w:sz w:val="24"/>
          <w:szCs w:val="24"/>
        </w:rPr>
        <w:br w:type="page"/>
      </w:r>
    </w:p>
    <w:p w14:paraId="39A42AE8" w14:textId="76D3D231" w:rsidR="005A4621" w:rsidRDefault="006E55B7" w:rsidP="005A4621">
      <w:pPr>
        <w:pStyle w:val="EndNoteBibliography"/>
        <w:spacing w:line="480" w:lineRule="auto"/>
        <w:ind w:left="14"/>
        <w:rPr>
          <w:rFonts w:ascii="Times New Roman" w:hAnsi="Times New Roman" w:cs="Times New Roman"/>
          <w:b/>
          <w:sz w:val="24"/>
          <w:szCs w:val="24"/>
        </w:rPr>
      </w:pPr>
      <w:r>
        <w:rPr>
          <w:rFonts w:ascii="Times New Roman" w:hAnsi="Times New Roman" w:cs="Times New Roman"/>
          <w:b/>
          <w:sz w:val="24"/>
          <w:szCs w:val="24"/>
        </w:rPr>
        <w:lastRenderedPageBreak/>
        <w:drawing>
          <wp:inline distT="0" distB="0" distL="0" distR="0" wp14:anchorId="37338CA6" wp14:editId="75D2D4D4">
            <wp:extent cx="5274310" cy="63449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jpg"/>
                    <pic:cNvPicPr/>
                  </pic:nvPicPr>
                  <pic:blipFill rotWithShape="1">
                    <a:blip r:embed="rId17" cstate="print">
                      <a:extLst>
                        <a:ext uri="{28A0092B-C50C-407E-A947-70E740481C1C}">
                          <a14:useLocalDpi xmlns:a14="http://schemas.microsoft.com/office/drawing/2010/main" val="0"/>
                        </a:ext>
                      </a:extLst>
                    </a:blip>
                    <a:srcRect t="14940"/>
                    <a:stretch/>
                  </pic:blipFill>
                  <pic:spPr bwMode="auto">
                    <a:xfrm>
                      <a:off x="0" y="0"/>
                      <a:ext cx="5274310" cy="6344920"/>
                    </a:xfrm>
                    <a:prstGeom prst="rect">
                      <a:avLst/>
                    </a:prstGeom>
                    <a:ln>
                      <a:noFill/>
                    </a:ln>
                    <a:extLst>
                      <a:ext uri="{53640926-AAD7-44D8-BBD7-CCE9431645EC}">
                        <a14:shadowObscured xmlns:a14="http://schemas.microsoft.com/office/drawing/2010/main"/>
                      </a:ext>
                    </a:extLst>
                  </pic:spPr>
                </pic:pic>
              </a:graphicData>
            </a:graphic>
          </wp:inline>
        </w:drawing>
      </w:r>
      <w:r w:rsidR="007415EB" w:rsidRPr="005A4621">
        <w:rPr>
          <w:rFonts w:ascii="Times New Roman" w:hAnsi="Times New Roman" w:cs="Times New Roman"/>
          <w:b/>
          <w:sz w:val="24"/>
          <w:szCs w:val="24"/>
        </w:rPr>
        <w:t xml:space="preserve">Figure 4: </w:t>
      </w:r>
      <w:r w:rsidR="00862251">
        <w:rPr>
          <w:rFonts w:ascii="Times New Roman" w:hAnsi="Times New Roman" w:cs="Times New Roman"/>
          <w:b/>
          <w:sz w:val="24"/>
          <w:szCs w:val="24"/>
        </w:rPr>
        <w:t xml:space="preserve">Summary of </w:t>
      </w:r>
      <w:r w:rsidR="00862251" w:rsidRPr="005A4621">
        <w:rPr>
          <w:rFonts w:ascii="Times New Roman" w:hAnsi="Times New Roman" w:cs="Times New Roman"/>
          <w:b/>
          <w:sz w:val="24"/>
          <w:szCs w:val="24"/>
        </w:rPr>
        <w:t xml:space="preserve">selective </w:t>
      </w:r>
      <w:r w:rsidR="007415EB" w:rsidRPr="005A4621">
        <w:rPr>
          <w:rFonts w:ascii="Times New Roman" w:hAnsi="Times New Roman" w:cs="Times New Roman"/>
          <w:b/>
          <w:sz w:val="24"/>
          <w:szCs w:val="24"/>
        </w:rPr>
        <w:t>sweep analyses of the early wild duck lineage</w:t>
      </w:r>
      <w:r w:rsidR="00502C92">
        <w:rPr>
          <w:rFonts w:ascii="Times New Roman" w:hAnsi="Times New Roman" w:cs="Times New Roman"/>
          <w:b/>
          <w:sz w:val="24"/>
          <w:szCs w:val="24"/>
        </w:rPr>
        <w:t xml:space="preserve"> and domestic duck</w:t>
      </w:r>
      <w:r w:rsidR="007415EB" w:rsidRPr="005A4621">
        <w:rPr>
          <w:rFonts w:ascii="Times New Roman" w:hAnsi="Times New Roman" w:cs="Times New Roman"/>
          <w:b/>
          <w:sz w:val="24"/>
          <w:szCs w:val="24"/>
        </w:rPr>
        <w:t xml:space="preserve">. </w:t>
      </w:r>
      <w:r w:rsidR="007415EB" w:rsidRPr="005A4621">
        <w:rPr>
          <w:rFonts w:ascii="Times New Roman" w:hAnsi="Times New Roman" w:cs="Times New Roman"/>
          <w:sz w:val="24"/>
          <w:szCs w:val="24"/>
        </w:rPr>
        <w:t>(</w:t>
      </w:r>
      <w:r w:rsidR="007415EB" w:rsidRPr="005A4621">
        <w:rPr>
          <w:rFonts w:ascii="Times New Roman" w:hAnsi="Times New Roman" w:cs="Times New Roman"/>
          <w:b/>
          <w:sz w:val="24"/>
          <w:szCs w:val="24"/>
        </w:rPr>
        <w:t>a</w:t>
      </w:r>
      <w:r w:rsidR="007415EB" w:rsidRPr="005A4621">
        <w:rPr>
          <w:rFonts w:ascii="Times New Roman" w:hAnsi="Times New Roman" w:cs="Times New Roman"/>
          <w:sz w:val="24"/>
          <w:szCs w:val="24"/>
        </w:rPr>
        <w:t xml:space="preserve">) Distribution of ln(observed/expected derived allele frequency) </w:t>
      </w:r>
      <w:r w:rsidR="00D31605">
        <w:rPr>
          <w:rFonts w:ascii="Times New Roman" w:hAnsi="Times New Roman" w:cs="Times New Roman"/>
          <w:sz w:val="24"/>
          <w:szCs w:val="24"/>
        </w:rPr>
        <w:t xml:space="preserve">that is calculated in 20 kb window with a sliding size of 10 kb </w:t>
      </w:r>
      <w:r w:rsidR="007415EB" w:rsidRPr="005A4621">
        <w:rPr>
          <w:rFonts w:ascii="Times New Roman" w:hAnsi="Times New Roman" w:cs="Times New Roman"/>
          <w:sz w:val="24"/>
          <w:szCs w:val="24"/>
        </w:rPr>
        <w:t>along scaffolds</w:t>
      </w:r>
      <w:r w:rsidR="00D31605">
        <w:rPr>
          <w:rFonts w:ascii="Times New Roman" w:hAnsi="Times New Roman" w:cs="Times New Roman"/>
          <w:sz w:val="24"/>
          <w:szCs w:val="24"/>
        </w:rPr>
        <w:t xml:space="preserve"> that is arranged according to their alignment to the chicken autosom</w:t>
      </w:r>
      <w:r w:rsidR="00B77BE3">
        <w:rPr>
          <w:rFonts w:ascii="Times New Roman" w:hAnsi="Times New Roman" w:cs="Times New Roman"/>
          <w:sz w:val="24"/>
          <w:szCs w:val="24"/>
        </w:rPr>
        <w:t>e</w:t>
      </w:r>
      <w:r w:rsidR="00D31605">
        <w:rPr>
          <w:rFonts w:ascii="Times New Roman" w:hAnsi="Times New Roman" w:cs="Times New Roman"/>
          <w:sz w:val="24"/>
          <w:szCs w:val="24"/>
        </w:rPr>
        <w:t>s</w:t>
      </w:r>
      <w:r w:rsidR="007415EB" w:rsidRPr="005A4621">
        <w:rPr>
          <w:rFonts w:ascii="Times New Roman" w:hAnsi="Times New Roman" w:cs="Times New Roman"/>
          <w:sz w:val="24"/>
          <w:szCs w:val="24"/>
        </w:rPr>
        <w:t xml:space="preserve">. The horizontal black line indicates the threshold at ln(observed/expected derived allele frequency) = -0.3136 (mean of ln values - 4 standard deviations). </w:t>
      </w:r>
      <w:r w:rsidR="00EC2801">
        <w:rPr>
          <w:rFonts w:ascii="Times New Roman" w:hAnsi="Times New Roman" w:cs="Times New Roman"/>
          <w:sz w:val="24"/>
          <w:szCs w:val="24"/>
        </w:rPr>
        <w:t xml:space="preserve">Outlier regions that were detail </w:t>
      </w:r>
      <w:r w:rsidR="00426609">
        <w:rPr>
          <w:rFonts w:ascii="Times New Roman" w:hAnsi="Times New Roman" w:cs="Times New Roman"/>
          <w:sz w:val="24"/>
          <w:szCs w:val="24"/>
        </w:rPr>
        <w:t xml:space="preserve">visualized </w:t>
      </w:r>
      <w:r w:rsidR="00426609">
        <w:rPr>
          <w:rFonts w:ascii="Times New Roman" w:hAnsi="Times New Roman" w:cs="Times New Roman"/>
          <w:sz w:val="24"/>
          <w:szCs w:val="24"/>
        </w:rPr>
        <w:lastRenderedPageBreak/>
        <w:t>by identity scores (IS) and re-computing values in more smaller window size in (</w:t>
      </w:r>
      <w:r w:rsidR="00426609" w:rsidRPr="00194533">
        <w:rPr>
          <w:rFonts w:ascii="Times New Roman" w:hAnsi="Times New Roman" w:cs="Times New Roman"/>
          <w:b/>
          <w:sz w:val="24"/>
          <w:szCs w:val="24"/>
        </w:rPr>
        <w:t>b</w:t>
      </w:r>
      <w:r w:rsidR="00426609">
        <w:rPr>
          <w:rFonts w:ascii="Times New Roman" w:hAnsi="Times New Roman" w:cs="Times New Roman"/>
          <w:sz w:val="24"/>
          <w:szCs w:val="24"/>
        </w:rPr>
        <w:t xml:space="preserve">) </w:t>
      </w:r>
      <w:r w:rsidR="00E94AF9">
        <w:rPr>
          <w:rFonts w:ascii="Times New Roman" w:hAnsi="Times New Roman" w:cs="Times New Roman"/>
          <w:sz w:val="24"/>
          <w:szCs w:val="24"/>
        </w:rPr>
        <w:t>were highlight with red dots.</w:t>
      </w:r>
      <w:r w:rsidR="00EC2801">
        <w:rPr>
          <w:rFonts w:ascii="Times New Roman" w:hAnsi="Times New Roman" w:cs="Times New Roman"/>
          <w:sz w:val="24"/>
          <w:szCs w:val="24"/>
        </w:rPr>
        <w:t xml:space="preserve"> </w:t>
      </w:r>
      <w:r w:rsidR="007415EB" w:rsidRPr="005A4621">
        <w:rPr>
          <w:rFonts w:ascii="Times New Roman" w:hAnsi="Times New Roman" w:cs="Times New Roman"/>
          <w:sz w:val="24"/>
          <w:szCs w:val="24"/>
        </w:rPr>
        <w:t>(</w:t>
      </w:r>
      <w:r w:rsidR="007415EB" w:rsidRPr="005A4621">
        <w:rPr>
          <w:rFonts w:ascii="Times New Roman" w:hAnsi="Times New Roman" w:cs="Times New Roman"/>
          <w:b/>
          <w:sz w:val="24"/>
          <w:szCs w:val="24"/>
        </w:rPr>
        <w:t>b</w:t>
      </w:r>
      <w:r w:rsidR="007415EB" w:rsidRPr="005A4621">
        <w:rPr>
          <w:rFonts w:ascii="Times New Roman" w:hAnsi="Times New Roman" w:cs="Times New Roman"/>
          <w:sz w:val="24"/>
          <w:szCs w:val="24"/>
        </w:rPr>
        <w:t xml:space="preserve">) </w:t>
      </w:r>
      <w:r w:rsidR="00EC2801">
        <w:rPr>
          <w:rFonts w:ascii="Times New Roman" w:hAnsi="Times New Roman" w:cs="Times New Roman"/>
          <w:sz w:val="24"/>
          <w:szCs w:val="24"/>
        </w:rPr>
        <w:t>Details of four p</w:t>
      </w:r>
      <w:r w:rsidR="007415EB" w:rsidRPr="005A4621">
        <w:rPr>
          <w:rFonts w:ascii="Times New Roman" w:hAnsi="Times New Roman" w:cs="Times New Roman"/>
          <w:sz w:val="24"/>
          <w:szCs w:val="24"/>
        </w:rPr>
        <w:t xml:space="preserve">utative selective sweep regions around the </w:t>
      </w:r>
      <w:r w:rsidR="00EC2801" w:rsidRPr="00194533">
        <w:rPr>
          <w:rFonts w:ascii="Times New Roman" w:hAnsi="Times New Roman" w:cs="Times New Roman"/>
          <w:i/>
          <w:sz w:val="24"/>
          <w:szCs w:val="24"/>
        </w:rPr>
        <w:t>FLRT2</w:t>
      </w:r>
      <w:r w:rsidR="007415EB" w:rsidRPr="00194533">
        <w:rPr>
          <w:rFonts w:ascii="Times New Roman" w:hAnsi="Times New Roman" w:cs="Times New Roman"/>
          <w:i/>
          <w:sz w:val="24"/>
          <w:szCs w:val="24"/>
        </w:rPr>
        <w:t xml:space="preserve">, </w:t>
      </w:r>
      <w:r w:rsidR="00EC2801" w:rsidRPr="00194533">
        <w:rPr>
          <w:rFonts w:ascii="Times New Roman" w:hAnsi="Times New Roman" w:cs="Times New Roman"/>
          <w:i/>
          <w:sz w:val="24"/>
          <w:szCs w:val="24"/>
        </w:rPr>
        <w:t>MKL2</w:t>
      </w:r>
      <w:r w:rsidR="007415EB" w:rsidRPr="00194533">
        <w:rPr>
          <w:rFonts w:ascii="Times New Roman" w:hAnsi="Times New Roman" w:cs="Times New Roman"/>
          <w:i/>
          <w:sz w:val="24"/>
          <w:szCs w:val="24"/>
        </w:rPr>
        <w:t xml:space="preserve">, </w:t>
      </w:r>
      <w:r w:rsidR="00EC2801" w:rsidRPr="00194533">
        <w:rPr>
          <w:rFonts w:ascii="Times New Roman" w:hAnsi="Times New Roman" w:cs="Times New Roman"/>
          <w:i/>
          <w:sz w:val="24"/>
          <w:szCs w:val="24"/>
        </w:rPr>
        <w:t>LYST</w:t>
      </w:r>
      <w:r w:rsidR="007415EB" w:rsidRPr="005A4621">
        <w:rPr>
          <w:rFonts w:ascii="Times New Roman" w:hAnsi="Times New Roman" w:cs="Times New Roman"/>
          <w:sz w:val="24"/>
          <w:szCs w:val="24"/>
        </w:rPr>
        <w:t xml:space="preserve"> and </w:t>
      </w:r>
      <w:r w:rsidR="00EC2801" w:rsidRPr="00194533">
        <w:rPr>
          <w:rFonts w:ascii="Times New Roman" w:hAnsi="Times New Roman" w:cs="Times New Roman"/>
          <w:i/>
          <w:sz w:val="24"/>
          <w:szCs w:val="24"/>
        </w:rPr>
        <w:t>PER2</w:t>
      </w:r>
      <w:r w:rsidR="007415EB" w:rsidRPr="005A4621">
        <w:rPr>
          <w:rFonts w:ascii="Times New Roman" w:hAnsi="Times New Roman" w:cs="Times New Roman"/>
          <w:sz w:val="24"/>
          <w:szCs w:val="24"/>
        </w:rPr>
        <w:t xml:space="preserve"> genes.</w:t>
      </w:r>
      <w:r w:rsidR="0057342B">
        <w:rPr>
          <w:rFonts w:ascii="Times New Roman" w:hAnsi="Times New Roman" w:cs="Times New Roman"/>
          <w:sz w:val="24"/>
          <w:szCs w:val="24"/>
        </w:rPr>
        <w:t xml:space="preserve"> </w:t>
      </w:r>
      <w:r w:rsidR="00F13C37">
        <w:rPr>
          <w:rFonts w:ascii="Times New Roman" w:hAnsi="Times New Roman" w:cs="Times New Roman"/>
          <w:sz w:val="24"/>
          <w:szCs w:val="24"/>
        </w:rPr>
        <w:t xml:space="preserve">Upside </w:t>
      </w:r>
      <w:r w:rsidR="0057342B">
        <w:rPr>
          <w:rFonts w:ascii="Times New Roman" w:hAnsi="Times New Roman" w:cs="Times New Roman"/>
          <w:sz w:val="24"/>
          <w:szCs w:val="24"/>
        </w:rPr>
        <w:t xml:space="preserve">of each panel shown degree of haplotype sharing in pairwise comparisons among populations. Color boxes (left) indicate the comparison performed </w:t>
      </w:r>
      <w:r w:rsidR="00C42CB3">
        <w:rPr>
          <w:rFonts w:ascii="Times New Roman" w:hAnsi="Times New Roman" w:cs="Times New Roman"/>
          <w:sz w:val="24"/>
          <w:szCs w:val="24"/>
        </w:rPr>
        <w:t>on that row. “Ma”, “Sp”, “Dom”, represent mallard, spot-billed and domestic duck respectively.</w:t>
      </w:r>
      <w:r w:rsidR="00E94AF9">
        <w:rPr>
          <w:rFonts w:ascii="Times New Roman" w:hAnsi="Times New Roman" w:cs="Times New Roman"/>
          <w:sz w:val="24"/>
          <w:szCs w:val="24"/>
        </w:rPr>
        <w:t xml:space="preserve"> </w:t>
      </w:r>
      <w:r w:rsidR="00C42CB3">
        <w:rPr>
          <w:rFonts w:ascii="Times New Roman" w:hAnsi="Times New Roman" w:cs="Times New Roman"/>
          <w:sz w:val="24"/>
          <w:szCs w:val="24"/>
        </w:rPr>
        <w:t>Y-</w:t>
      </w:r>
      <w:r w:rsidR="00E94AF9">
        <w:rPr>
          <w:rFonts w:ascii="Times New Roman" w:hAnsi="Times New Roman" w:cs="Times New Roman"/>
          <w:sz w:val="24"/>
          <w:szCs w:val="24"/>
        </w:rPr>
        <w:t xml:space="preserve">axis (downside) of </w:t>
      </w:r>
      <w:r w:rsidR="00E94AF9" w:rsidRPr="00194533">
        <w:rPr>
          <w:rFonts w:ascii="Times New Roman" w:hAnsi="Times New Roman" w:cs="Times New Roman"/>
          <w:i/>
          <w:sz w:val="24"/>
          <w:szCs w:val="24"/>
        </w:rPr>
        <w:t>FLRT2,MKL2</w:t>
      </w:r>
      <w:r w:rsidR="00502C92">
        <w:rPr>
          <w:rFonts w:ascii="Times New Roman" w:hAnsi="Times New Roman" w:cs="Times New Roman"/>
          <w:i/>
          <w:sz w:val="24"/>
          <w:szCs w:val="24"/>
        </w:rPr>
        <w:t>,</w:t>
      </w:r>
      <w:r w:rsidR="00EC2801">
        <w:rPr>
          <w:rFonts w:ascii="Times New Roman" w:hAnsi="Times New Roman" w:cs="Times New Roman"/>
          <w:sz w:val="24"/>
          <w:szCs w:val="24"/>
        </w:rPr>
        <w:t xml:space="preserve"> </w:t>
      </w:r>
      <w:r w:rsidR="00502C92">
        <w:rPr>
          <w:rFonts w:ascii="Times New Roman" w:hAnsi="Times New Roman" w:cs="Times New Roman"/>
          <w:sz w:val="24"/>
          <w:szCs w:val="24"/>
        </w:rPr>
        <w:t xml:space="preserve">which is associated with retina/heart morphogenesis </w:t>
      </w:r>
      <w:r w:rsidR="00C42CB3">
        <w:rPr>
          <w:rFonts w:ascii="Times New Roman" w:hAnsi="Times New Roman" w:cs="Times New Roman"/>
          <w:sz w:val="24"/>
          <w:szCs w:val="24"/>
        </w:rPr>
        <w:t>that were under seletion in wild ancestor</w:t>
      </w:r>
      <w:r w:rsidR="00502C92">
        <w:rPr>
          <w:rFonts w:ascii="Times New Roman" w:hAnsi="Times New Roman" w:cs="Times New Roman"/>
          <w:sz w:val="24"/>
          <w:szCs w:val="24"/>
        </w:rPr>
        <w:t>,</w:t>
      </w:r>
      <w:r w:rsidR="00C42CB3">
        <w:rPr>
          <w:rFonts w:ascii="Times New Roman" w:hAnsi="Times New Roman" w:cs="Times New Roman"/>
          <w:sz w:val="24"/>
          <w:szCs w:val="24"/>
        </w:rPr>
        <w:t xml:space="preserve"> </w:t>
      </w:r>
      <w:r w:rsidR="00E94AF9">
        <w:rPr>
          <w:rFonts w:ascii="Times New Roman" w:hAnsi="Times New Roman" w:cs="Times New Roman"/>
          <w:sz w:val="24"/>
          <w:szCs w:val="24"/>
        </w:rPr>
        <w:t xml:space="preserve">are </w:t>
      </w:r>
      <w:r w:rsidR="00E94AF9" w:rsidRPr="005A4621">
        <w:rPr>
          <w:rFonts w:ascii="Times New Roman" w:hAnsi="Times New Roman" w:cs="Times New Roman"/>
          <w:sz w:val="24"/>
          <w:szCs w:val="24"/>
        </w:rPr>
        <w:t>ln(observed/expected derived allele frequency)</w:t>
      </w:r>
      <w:r w:rsidR="00E94AF9">
        <w:rPr>
          <w:rFonts w:ascii="Times New Roman" w:hAnsi="Times New Roman" w:cs="Times New Roman"/>
          <w:sz w:val="24"/>
          <w:szCs w:val="24"/>
        </w:rPr>
        <w:t xml:space="preserve">, whereas y-axis of </w:t>
      </w:r>
      <w:r w:rsidR="00E94AF9" w:rsidRPr="00194533">
        <w:rPr>
          <w:rFonts w:ascii="Times New Roman" w:hAnsi="Times New Roman" w:cs="Times New Roman"/>
          <w:i/>
          <w:sz w:val="24"/>
          <w:szCs w:val="24"/>
        </w:rPr>
        <w:t>LYST,PER2</w:t>
      </w:r>
      <w:r w:rsidR="00E94AF9">
        <w:rPr>
          <w:rFonts w:ascii="Times New Roman" w:hAnsi="Times New Roman" w:cs="Times New Roman"/>
          <w:sz w:val="24"/>
          <w:szCs w:val="24"/>
        </w:rPr>
        <w:t xml:space="preserve"> </w:t>
      </w:r>
      <w:r w:rsidR="00C42CB3">
        <w:rPr>
          <w:rFonts w:ascii="Times New Roman" w:hAnsi="Times New Roman" w:cs="Times New Roman"/>
          <w:sz w:val="24"/>
          <w:szCs w:val="24"/>
        </w:rPr>
        <w:t xml:space="preserve">that were under selection in domestic duck </w:t>
      </w:r>
      <w:r w:rsidR="00E94AF9">
        <w:rPr>
          <w:rFonts w:ascii="Times New Roman" w:hAnsi="Times New Roman" w:cs="Times New Roman"/>
          <w:sz w:val="24"/>
          <w:szCs w:val="24"/>
        </w:rPr>
        <w:t>are hp</w:t>
      </w:r>
      <w:r w:rsidR="00910E96">
        <w:rPr>
          <w:rFonts w:ascii="Times New Roman" w:hAnsi="Times New Roman" w:cs="Times New Roman"/>
          <w:sz w:val="24"/>
          <w:szCs w:val="24"/>
        </w:rPr>
        <w:t>.</w:t>
      </w:r>
      <w:r w:rsidR="007415EB" w:rsidRPr="005A4621">
        <w:rPr>
          <w:rFonts w:ascii="Times New Roman" w:hAnsi="Times New Roman" w:cs="Times New Roman"/>
          <w:sz w:val="24"/>
          <w:szCs w:val="24"/>
        </w:rPr>
        <w:t xml:space="preserve"> (</w:t>
      </w:r>
      <w:r w:rsidR="007415EB" w:rsidRPr="005A4621">
        <w:rPr>
          <w:rFonts w:ascii="Times New Roman" w:hAnsi="Times New Roman" w:cs="Times New Roman"/>
          <w:b/>
          <w:sz w:val="24"/>
          <w:szCs w:val="24"/>
        </w:rPr>
        <w:t>c</w:t>
      </w:r>
      <w:r w:rsidR="007415EB" w:rsidRPr="005A4621">
        <w:rPr>
          <w:rFonts w:ascii="Times New Roman" w:hAnsi="Times New Roman" w:cs="Times New Roman"/>
          <w:sz w:val="24"/>
          <w:szCs w:val="24"/>
        </w:rPr>
        <w:t xml:space="preserve">) </w:t>
      </w:r>
      <w:r w:rsidR="00B77BE3">
        <w:rPr>
          <w:rFonts w:ascii="Times New Roman" w:hAnsi="Times New Roman" w:cs="Times New Roman"/>
          <w:sz w:val="24"/>
          <w:szCs w:val="24"/>
        </w:rPr>
        <w:t>Distribution of F</w:t>
      </w:r>
      <w:r w:rsidR="00B77BE3" w:rsidRPr="00194533">
        <w:rPr>
          <w:rFonts w:ascii="Times New Roman" w:hAnsi="Times New Roman" w:cs="Times New Roman"/>
          <w:sz w:val="24"/>
          <w:szCs w:val="24"/>
          <w:vertAlign w:val="subscript"/>
        </w:rPr>
        <w:t>ST</w:t>
      </w:r>
      <w:r w:rsidR="00C42CB3">
        <w:rPr>
          <w:rFonts w:ascii="Times New Roman" w:hAnsi="Times New Roman" w:cs="Times New Roman"/>
          <w:sz w:val="24"/>
          <w:szCs w:val="24"/>
        </w:rPr>
        <w:t xml:space="preserve"> </w:t>
      </w:r>
      <w:r w:rsidR="00B77BE3">
        <w:rPr>
          <w:rFonts w:ascii="Times New Roman" w:hAnsi="Times New Roman" w:cs="Times New Roman"/>
          <w:sz w:val="24"/>
          <w:szCs w:val="24"/>
        </w:rPr>
        <w:t xml:space="preserve">between the wild and the domestic duck, and Hp in the domestic duck that is calculated in 40 kb with a sliding size 20 kb along scaffolds that is arranged according their alignment to the chicken autosomes. </w:t>
      </w:r>
      <w:r w:rsidR="00B77BE3" w:rsidRPr="005A4621">
        <w:rPr>
          <w:rFonts w:ascii="Times New Roman" w:hAnsi="Times New Roman" w:cs="Times New Roman"/>
          <w:sz w:val="24"/>
          <w:szCs w:val="24"/>
        </w:rPr>
        <w:t xml:space="preserve">The horizontal black line indicates the threshold at </w:t>
      </w:r>
      <w:r w:rsidR="0088323F">
        <w:rPr>
          <w:rFonts w:ascii="Times New Roman" w:hAnsi="Times New Roman" w:cs="Times New Roman"/>
          <w:sz w:val="24"/>
          <w:szCs w:val="24"/>
        </w:rPr>
        <w:t>F</w:t>
      </w:r>
      <w:r w:rsidR="0088323F" w:rsidRPr="00194533">
        <w:rPr>
          <w:rFonts w:ascii="Times New Roman" w:hAnsi="Times New Roman" w:cs="Times New Roman"/>
          <w:sz w:val="24"/>
          <w:szCs w:val="24"/>
          <w:vertAlign w:val="subscript"/>
        </w:rPr>
        <w:t>ST</w:t>
      </w:r>
      <w:r w:rsidR="00B77BE3" w:rsidRPr="005A4621">
        <w:rPr>
          <w:rFonts w:ascii="Times New Roman" w:hAnsi="Times New Roman" w:cs="Times New Roman"/>
          <w:sz w:val="24"/>
          <w:szCs w:val="24"/>
        </w:rPr>
        <w:t xml:space="preserve"> = 0.3</w:t>
      </w:r>
      <w:r w:rsidR="00ED5E7B">
        <w:rPr>
          <w:rFonts w:ascii="Times New Roman" w:hAnsi="Times New Roman" w:cs="Times New Roman"/>
          <w:sz w:val="24"/>
          <w:szCs w:val="24"/>
        </w:rPr>
        <w:t>858</w:t>
      </w:r>
      <w:r w:rsidR="0088323F">
        <w:rPr>
          <w:rFonts w:ascii="Times New Roman" w:hAnsi="Times New Roman" w:cs="Times New Roman"/>
          <w:sz w:val="24"/>
          <w:szCs w:val="24"/>
        </w:rPr>
        <w:t xml:space="preserve"> or Hp=</w:t>
      </w:r>
      <w:r w:rsidR="00ED5E7B">
        <w:rPr>
          <w:rFonts w:ascii="Times New Roman" w:hAnsi="Times New Roman" w:cs="Times New Roman"/>
          <w:sz w:val="24"/>
          <w:szCs w:val="24"/>
        </w:rPr>
        <w:t>0.2319</w:t>
      </w:r>
      <w:r w:rsidR="00B77BE3" w:rsidRPr="005A4621">
        <w:rPr>
          <w:rFonts w:ascii="Times New Roman" w:hAnsi="Times New Roman" w:cs="Times New Roman"/>
          <w:sz w:val="24"/>
          <w:szCs w:val="24"/>
        </w:rPr>
        <w:t xml:space="preserve"> (mean of ln values - 4 standard deviations).</w:t>
      </w:r>
      <w:r w:rsidR="00ED5E7B">
        <w:rPr>
          <w:rFonts w:ascii="Times New Roman" w:hAnsi="Times New Roman" w:cs="Times New Roman"/>
          <w:sz w:val="24"/>
          <w:szCs w:val="24"/>
        </w:rPr>
        <w:t xml:space="preserve"> Red dots indicate the location of outlier genes (4 standard deviations away from hp means) that were detail visualized in (</w:t>
      </w:r>
      <w:r w:rsidR="00ED5E7B" w:rsidRPr="00194533">
        <w:rPr>
          <w:rFonts w:ascii="Times New Roman" w:hAnsi="Times New Roman" w:cs="Times New Roman"/>
          <w:b/>
          <w:sz w:val="24"/>
          <w:szCs w:val="24"/>
        </w:rPr>
        <w:t>b</w:t>
      </w:r>
      <w:r w:rsidR="00ED5E7B">
        <w:rPr>
          <w:rFonts w:ascii="Times New Roman" w:hAnsi="Times New Roman" w:cs="Times New Roman"/>
          <w:sz w:val="24"/>
          <w:szCs w:val="24"/>
        </w:rPr>
        <w:t>).</w:t>
      </w:r>
      <w:r w:rsidR="00B77BE3">
        <w:rPr>
          <w:rFonts w:ascii="Times New Roman" w:hAnsi="Times New Roman" w:cs="Times New Roman"/>
          <w:sz w:val="24"/>
          <w:szCs w:val="24"/>
        </w:rPr>
        <w:t xml:space="preserve"> </w:t>
      </w:r>
      <w:r w:rsidR="007415EB" w:rsidRPr="005A4621">
        <w:rPr>
          <w:rFonts w:ascii="Times New Roman" w:hAnsi="Times New Roman" w:cs="Times New Roman"/>
          <w:sz w:val="24"/>
          <w:szCs w:val="24"/>
        </w:rPr>
        <w:t>(</w:t>
      </w:r>
      <w:r w:rsidR="007415EB" w:rsidRPr="005A4621">
        <w:rPr>
          <w:rFonts w:ascii="Times New Roman" w:hAnsi="Times New Roman" w:cs="Times New Roman"/>
          <w:b/>
          <w:sz w:val="24"/>
          <w:szCs w:val="24"/>
        </w:rPr>
        <w:t>d</w:t>
      </w:r>
      <w:r w:rsidR="007415EB" w:rsidRPr="005A4621">
        <w:rPr>
          <w:rFonts w:ascii="Times New Roman" w:hAnsi="Times New Roman" w:cs="Times New Roman"/>
          <w:sz w:val="24"/>
          <w:szCs w:val="24"/>
        </w:rPr>
        <w:t>) Comparison in luciferase activity of major alleles of MRPS27 and EFNA5 in wild (</w:t>
      </w:r>
      <w:r w:rsidR="0041430F">
        <w:rPr>
          <w:rFonts w:ascii="Times New Roman" w:hAnsi="Times New Roman" w:cs="Times New Roman"/>
          <w:sz w:val="24"/>
          <w:szCs w:val="24"/>
        </w:rPr>
        <w:t>spot-billed and mallard</w:t>
      </w:r>
      <w:r w:rsidR="007415EB" w:rsidRPr="005A4621">
        <w:rPr>
          <w:rFonts w:ascii="Times New Roman" w:hAnsi="Times New Roman" w:cs="Times New Roman"/>
          <w:sz w:val="24"/>
          <w:szCs w:val="24"/>
        </w:rPr>
        <w:t>) and domestic (Beijing) duck in DF1 (chicken embryonic fibroblast) cells. “</w:t>
      </w:r>
      <w:r w:rsidR="00ED5E7B">
        <w:rPr>
          <w:rFonts w:ascii="Times New Roman" w:hAnsi="Times New Roman" w:cs="Times New Roman"/>
          <w:b/>
          <w:sz w:val="24"/>
          <w:szCs w:val="24"/>
        </w:rPr>
        <w:t>A</w:t>
      </w:r>
      <w:r w:rsidR="007415EB" w:rsidRPr="005A4621">
        <w:rPr>
          <w:rFonts w:ascii="Times New Roman" w:hAnsi="Times New Roman" w:cs="Times New Roman"/>
          <w:sz w:val="24"/>
          <w:szCs w:val="24"/>
        </w:rPr>
        <w:t>” and “</w:t>
      </w:r>
      <w:r w:rsidR="00ED5E7B">
        <w:rPr>
          <w:rFonts w:ascii="Times New Roman" w:hAnsi="Times New Roman" w:cs="Times New Roman"/>
          <w:b/>
          <w:sz w:val="24"/>
          <w:szCs w:val="24"/>
        </w:rPr>
        <w:t>B</w:t>
      </w:r>
      <w:r w:rsidR="007415EB" w:rsidRPr="005A4621">
        <w:rPr>
          <w:rFonts w:ascii="Times New Roman" w:hAnsi="Times New Roman" w:cs="Times New Roman"/>
          <w:sz w:val="24"/>
          <w:szCs w:val="24"/>
        </w:rPr>
        <w:t>” represent wild duck and domestic duck, respectively. “*” P ≤ 0.05. DF1 cells were transfected with recombinant pGL3 luciferase reporter plasmids and luciferase activity was measured at 24 hours after transfection.</w:t>
      </w:r>
      <w:r w:rsidRPr="006E55B7">
        <w:rPr>
          <w:rFonts w:ascii="Times New Roman" w:hAnsi="Times New Roman" w:cs="Times New Roman"/>
          <w:b/>
          <w:sz w:val="24"/>
          <w:szCs w:val="24"/>
        </w:rPr>
        <w:t xml:space="preserve"> </w:t>
      </w:r>
      <w:r w:rsidR="005A4621">
        <w:rPr>
          <w:rFonts w:ascii="Times New Roman" w:hAnsi="Times New Roman" w:cs="Times New Roman"/>
          <w:b/>
          <w:sz w:val="24"/>
          <w:szCs w:val="24"/>
        </w:rPr>
        <w:br w:type="page"/>
      </w:r>
    </w:p>
    <w:p w14:paraId="5B5E81AF" w14:textId="79423353" w:rsidR="00FC1EBF" w:rsidRDefault="006E55B7" w:rsidP="00FC6DC2">
      <w:pPr>
        <w:pStyle w:val="EndNoteBibliography"/>
        <w:spacing w:line="480" w:lineRule="auto"/>
        <w:ind w:left="14"/>
        <w:rPr>
          <w:rFonts w:ascii="Times New Roman" w:hAnsi="Times New Roman" w:cs="Times New Roman"/>
          <w:szCs w:val="21"/>
        </w:rPr>
      </w:pPr>
      <w:r>
        <w:rPr>
          <w:rFonts w:ascii="Times New Roman" w:hAnsi="Times New Roman" w:cs="Times New Roman"/>
          <w:b/>
          <w:sz w:val="24"/>
          <w:szCs w:val="24"/>
        </w:rPr>
        <w:lastRenderedPageBreak/>
        <w:drawing>
          <wp:inline distT="0" distB="0" distL="0" distR="0" wp14:anchorId="7BB7E5F8" wp14:editId="15940ECA">
            <wp:extent cx="5274310" cy="7466965"/>
            <wp:effectExtent l="0" t="0" r="254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7466965"/>
                    </a:xfrm>
                    <a:prstGeom prst="rect">
                      <a:avLst/>
                    </a:prstGeom>
                  </pic:spPr>
                </pic:pic>
              </a:graphicData>
            </a:graphic>
          </wp:inline>
        </w:drawing>
      </w:r>
      <w:r w:rsidR="00643611" w:rsidRPr="005A4621">
        <w:rPr>
          <w:rFonts w:ascii="Times New Roman" w:hAnsi="Times New Roman" w:cs="Times New Roman"/>
          <w:b/>
          <w:sz w:val="24"/>
          <w:szCs w:val="24"/>
        </w:rPr>
        <w:t xml:space="preserve">Figure 5: The genomic landscape of species divergence between </w:t>
      </w:r>
      <w:r w:rsidR="0041430F">
        <w:rPr>
          <w:rFonts w:ascii="Times New Roman" w:hAnsi="Times New Roman" w:cs="Times New Roman"/>
          <w:b/>
          <w:sz w:val="24"/>
          <w:szCs w:val="24"/>
        </w:rPr>
        <w:t>spot-billed and mallard</w:t>
      </w:r>
      <w:r w:rsidR="00643611" w:rsidRPr="005A4621">
        <w:rPr>
          <w:rFonts w:ascii="Times New Roman" w:hAnsi="Times New Roman" w:cs="Times New Roman"/>
          <w:b/>
          <w:sz w:val="24"/>
          <w:szCs w:val="24"/>
        </w:rPr>
        <w:t xml:space="preserve"> ducks.</w:t>
      </w:r>
      <w:r w:rsidR="00643611" w:rsidRPr="005A4621">
        <w:rPr>
          <w:rFonts w:ascii="Times New Roman" w:hAnsi="Times New Roman" w:cs="Times New Roman"/>
          <w:sz w:val="24"/>
          <w:szCs w:val="24"/>
        </w:rPr>
        <w:t xml:space="preserve"> (</w:t>
      </w:r>
      <w:r w:rsidR="00643611" w:rsidRPr="005A4621">
        <w:rPr>
          <w:rFonts w:ascii="Times New Roman" w:hAnsi="Times New Roman" w:cs="Times New Roman"/>
          <w:b/>
          <w:sz w:val="24"/>
          <w:szCs w:val="24"/>
        </w:rPr>
        <w:t>a</w:t>
      </w:r>
      <w:r w:rsidR="00643611" w:rsidRPr="005A4621">
        <w:rPr>
          <w:rFonts w:ascii="Times New Roman" w:hAnsi="Times New Roman" w:cs="Times New Roman"/>
          <w:sz w:val="24"/>
          <w:szCs w:val="24"/>
        </w:rPr>
        <w:t xml:space="preserve">) Distribution of population genomic parameters of the Beijing duck assembly, in 40 kb windows sliding 20 kb steps. The blue scaffolds in the right were </w:t>
      </w:r>
      <w:r w:rsidR="00643611" w:rsidRPr="005A4621">
        <w:rPr>
          <w:rFonts w:ascii="Times New Roman" w:hAnsi="Times New Roman" w:cs="Times New Roman"/>
          <w:sz w:val="24"/>
          <w:szCs w:val="24"/>
        </w:rPr>
        <w:lastRenderedPageBreak/>
        <w:t xml:space="preserve">referred as duck Z scaffolds. The black horizontal line indicates the threshold at </w:t>
      </w:r>
      <w:r w:rsidR="00643611" w:rsidRPr="005A4621">
        <w:rPr>
          <w:rFonts w:ascii="Times New Roman" w:hAnsi="Times New Roman" w:cs="Times New Roman"/>
          <w:i/>
          <w:sz w:val="24"/>
          <w:szCs w:val="24"/>
        </w:rPr>
        <w:t>F</w:t>
      </w:r>
      <w:r w:rsidR="00643611" w:rsidRPr="005A4621">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 0.1888 (mean of </w:t>
      </w:r>
      <w:r w:rsidR="00643611" w:rsidRPr="005A4621">
        <w:rPr>
          <w:rFonts w:ascii="Times New Roman" w:hAnsi="Times New Roman" w:cs="Times New Roman"/>
          <w:i/>
          <w:sz w:val="24"/>
          <w:szCs w:val="24"/>
        </w:rPr>
        <w:t>F</w:t>
      </w:r>
      <w:r w:rsidR="00643611" w:rsidRPr="005A4621">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+ 4 standard deviations, referred it as Z(</w:t>
      </w:r>
      <w:r w:rsidR="00643611" w:rsidRPr="005A4621">
        <w:rPr>
          <w:rFonts w:ascii="Times New Roman" w:hAnsi="Times New Roman" w:cs="Times New Roman"/>
          <w:i/>
          <w:sz w:val="24"/>
          <w:szCs w:val="24"/>
        </w:rPr>
        <w:t>F</w:t>
      </w:r>
      <w:r w:rsidR="00643611" w:rsidRPr="005A4621">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 4). The plots show the </w:t>
      </w:r>
      <w:r w:rsidR="00643611" w:rsidRPr="005A4621">
        <w:rPr>
          <w:rFonts w:ascii="Times New Roman" w:hAnsi="Times New Roman" w:cs="Times New Roman"/>
          <w:i/>
          <w:sz w:val="24"/>
          <w:szCs w:val="24"/>
        </w:rPr>
        <w:t>F</w:t>
      </w:r>
      <w:r w:rsidR="00643611" w:rsidRPr="005A4621">
        <w:rPr>
          <w:rFonts w:ascii="Times New Roman" w:hAnsi="Times New Roman" w:cs="Times New Roman"/>
          <w:i/>
          <w:sz w:val="24"/>
          <w:szCs w:val="24"/>
          <w:vertAlign w:val="subscript"/>
        </w:rPr>
        <w:t>ST</w:t>
      </w:r>
      <w:r w:rsidR="00643611" w:rsidRPr="005A4621">
        <w:rPr>
          <w:rFonts w:ascii="Times New Roman" w:hAnsi="Times New Roman" w:cs="Times New Roman"/>
          <w:sz w:val="24"/>
          <w:szCs w:val="24"/>
        </w:rPr>
        <w:t xml:space="preserve"> between </w:t>
      </w:r>
      <w:r w:rsidR="0041430F">
        <w:rPr>
          <w:rFonts w:ascii="Times New Roman" w:hAnsi="Times New Roman" w:cs="Times New Roman"/>
          <w:sz w:val="24"/>
          <w:szCs w:val="24"/>
        </w:rPr>
        <w:t>spot-billed and mallard</w:t>
      </w:r>
      <w:r w:rsidR="00643611" w:rsidRPr="005A4621">
        <w:rPr>
          <w:rFonts w:ascii="Times New Roman" w:hAnsi="Times New Roman" w:cs="Times New Roman"/>
          <w:sz w:val="24"/>
          <w:szCs w:val="24"/>
        </w:rPr>
        <w:t xml:space="preserve">, number of SNPs per window, nucleotide diversity (π), Tajima’s D for </w:t>
      </w:r>
      <w:r w:rsidR="0041430F">
        <w:rPr>
          <w:rFonts w:ascii="Times New Roman" w:hAnsi="Times New Roman" w:cs="Times New Roman"/>
          <w:sz w:val="24"/>
          <w:szCs w:val="24"/>
        </w:rPr>
        <w:t>spot-billed and mallard</w:t>
      </w:r>
      <w:r w:rsidR="00643611" w:rsidRPr="005A4621">
        <w:rPr>
          <w:rFonts w:ascii="Times New Roman" w:hAnsi="Times New Roman" w:cs="Times New Roman"/>
          <w:sz w:val="24"/>
          <w:szCs w:val="24"/>
        </w:rPr>
        <w:t xml:space="preserve"> respectively. (</w:t>
      </w:r>
      <w:r w:rsidR="00643611" w:rsidRPr="005A4621">
        <w:rPr>
          <w:rFonts w:ascii="Times New Roman" w:hAnsi="Times New Roman" w:cs="Times New Roman"/>
          <w:b/>
          <w:sz w:val="24"/>
          <w:szCs w:val="24"/>
        </w:rPr>
        <w:t>b</w:t>
      </w:r>
      <w:r w:rsidR="00643611" w:rsidRPr="005A4621">
        <w:rPr>
          <w:rFonts w:ascii="Times New Roman" w:hAnsi="Times New Roman" w:cs="Times New Roman"/>
          <w:sz w:val="24"/>
          <w:szCs w:val="24"/>
        </w:rPr>
        <w:t xml:space="preserve">) Distribution of pairwise </w:t>
      </w:r>
      <w:r w:rsidR="00643611" w:rsidRPr="005A4621">
        <w:rPr>
          <w:rFonts w:ascii="Times New Roman" w:hAnsi="Times New Roman" w:cs="Times New Roman"/>
          <w:i/>
          <w:sz w:val="24"/>
          <w:szCs w:val="24"/>
        </w:rPr>
        <w:t>F</w:t>
      </w:r>
      <w:r w:rsidR="00643611" w:rsidRPr="005A4621">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for 40 kb windows sliding 20 kb steps. The red line shows the plot in the first row of (</w:t>
      </w:r>
      <w:r w:rsidR="00643611" w:rsidRPr="005A4621">
        <w:rPr>
          <w:rFonts w:ascii="Times New Roman" w:hAnsi="Times New Roman" w:cs="Times New Roman"/>
          <w:b/>
          <w:sz w:val="24"/>
          <w:szCs w:val="24"/>
        </w:rPr>
        <w:t>a</w:t>
      </w:r>
      <w:r w:rsidR="00643611" w:rsidRPr="005A4621">
        <w:rPr>
          <w:rFonts w:ascii="Times New Roman" w:hAnsi="Times New Roman" w:cs="Times New Roman"/>
          <w:sz w:val="24"/>
          <w:szCs w:val="24"/>
        </w:rPr>
        <w:t xml:space="preserve">). The blue and green line show the pairwise </w:t>
      </w:r>
      <w:r w:rsidR="00643611" w:rsidRPr="005A4621">
        <w:rPr>
          <w:rFonts w:ascii="Times New Roman" w:hAnsi="Times New Roman" w:cs="Times New Roman"/>
          <w:i/>
          <w:sz w:val="24"/>
          <w:szCs w:val="24"/>
        </w:rPr>
        <w:t>F</w:t>
      </w:r>
      <w:r w:rsidR="00643611" w:rsidRPr="005A4621">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between spot-billed/mallard and domestic ducks (combination of 8 domestic breeds). (</w:t>
      </w:r>
      <w:r w:rsidR="00643611" w:rsidRPr="005A4621">
        <w:rPr>
          <w:rFonts w:ascii="Times New Roman" w:hAnsi="Times New Roman" w:cs="Times New Roman"/>
          <w:b/>
          <w:sz w:val="24"/>
          <w:szCs w:val="24"/>
        </w:rPr>
        <w:t>c</w:t>
      </w:r>
      <w:r w:rsidR="00643611" w:rsidRPr="005A4621">
        <w:rPr>
          <w:rFonts w:ascii="Times New Roman" w:hAnsi="Times New Roman" w:cs="Times New Roman"/>
          <w:sz w:val="24"/>
          <w:szCs w:val="24"/>
        </w:rPr>
        <w:t>) Distribution of population genomic parameters along ten scaffolds. (</w:t>
      </w:r>
      <w:r w:rsidR="00643611" w:rsidRPr="005A4621">
        <w:rPr>
          <w:rFonts w:ascii="Times New Roman" w:hAnsi="Times New Roman" w:cs="Times New Roman"/>
          <w:b/>
          <w:sz w:val="24"/>
          <w:szCs w:val="24"/>
        </w:rPr>
        <w:t>d-f</w:t>
      </w:r>
      <w:r w:rsidR="00643611" w:rsidRPr="005A4621">
        <w:rPr>
          <w:rFonts w:ascii="Times New Roman" w:hAnsi="Times New Roman" w:cs="Times New Roman"/>
          <w:sz w:val="24"/>
          <w:szCs w:val="24"/>
        </w:rPr>
        <w:t>) Distribution of nucleotide diversity (π), number of SNPs per window and Tajima’s D inside/outside high differentiation regions in Beijing duck assembly (version 1.0).</w:t>
      </w:r>
      <w:r w:rsidR="00FC1EBF">
        <w:rPr>
          <w:rFonts w:ascii="Times New Roman" w:hAnsi="Times New Roman" w:cs="Times New Roman"/>
          <w:szCs w:val="21"/>
        </w:rPr>
        <w:br w:type="page"/>
      </w:r>
    </w:p>
    <w:p w14:paraId="77A21B7A" w14:textId="1738200D" w:rsidR="00643611" w:rsidRPr="002B61A0" w:rsidRDefault="002B61A0" w:rsidP="006A6EDB">
      <w:pPr>
        <w:pStyle w:val="EndNoteBibliography"/>
        <w:spacing w:line="480" w:lineRule="auto"/>
        <w:ind w:left="14"/>
        <w:rPr>
          <w:rFonts w:ascii="Times New Roman" w:hAnsi="Times New Roman" w:cs="Times New Roman"/>
          <w:b/>
          <w:sz w:val="24"/>
          <w:szCs w:val="24"/>
        </w:rPr>
      </w:pPr>
      <w:r w:rsidRPr="002B61A0">
        <w:rPr>
          <w:rFonts w:ascii="Times New Roman" w:hAnsi="Times New Roman" w:cs="Times New Roman"/>
          <w:b/>
          <w:sz w:val="24"/>
          <w:szCs w:val="24"/>
        </w:rPr>
        <w:lastRenderedPageBreak/>
        <w:t>Tables</w:t>
      </w:r>
    </w:p>
    <w:tbl>
      <w:tblPr>
        <w:tblW w:w="8379" w:type="dxa"/>
        <w:tblInd w:w="93" w:type="dxa"/>
        <w:tblLook w:val="04A0" w:firstRow="1" w:lastRow="0" w:firstColumn="1" w:lastColumn="0" w:noHBand="0" w:noVBand="1"/>
      </w:tblPr>
      <w:tblGrid>
        <w:gridCol w:w="3475"/>
        <w:gridCol w:w="1176"/>
        <w:gridCol w:w="1266"/>
        <w:gridCol w:w="2462"/>
      </w:tblGrid>
      <w:tr w:rsidR="00465EDD" w:rsidRPr="00A84A8E" w14:paraId="5BB4E462" w14:textId="77777777" w:rsidTr="00366E62">
        <w:trPr>
          <w:trHeight w:val="300"/>
        </w:trPr>
        <w:tc>
          <w:tcPr>
            <w:tcW w:w="8379" w:type="dxa"/>
            <w:gridSpan w:val="4"/>
            <w:tcBorders>
              <w:top w:val="nil"/>
              <w:left w:val="nil"/>
              <w:bottom w:val="single" w:sz="8" w:space="0" w:color="auto"/>
              <w:right w:val="nil"/>
            </w:tcBorders>
            <w:shd w:val="clear" w:color="auto" w:fill="auto"/>
            <w:noWrap/>
            <w:vAlign w:val="center"/>
            <w:hideMark/>
          </w:tcPr>
          <w:p w14:paraId="62D941C9" w14:textId="77777777" w:rsidR="00465EDD" w:rsidRDefault="00465EDD" w:rsidP="009D587B">
            <w:pPr>
              <w:widowControl/>
              <w:spacing w:line="480" w:lineRule="auto"/>
              <w:ind w:leftChars="-44" w:left="2" w:rightChars="-529" w:right="-1111" w:hangingChars="39" w:hanging="94"/>
              <w:jc w:val="left"/>
              <w:rPr>
                <w:rFonts w:ascii="Times New Roman" w:eastAsia="等线" w:hAnsi="Times New Roman" w:cs="Times New Roman"/>
                <w:b/>
                <w:bCs/>
                <w:color w:val="000000"/>
                <w:kern w:val="0"/>
                <w:sz w:val="24"/>
                <w:szCs w:val="24"/>
              </w:rPr>
            </w:pPr>
            <w:r w:rsidRPr="00F52E32">
              <w:rPr>
                <w:rFonts w:ascii="Times New Roman" w:eastAsia="等线" w:hAnsi="Times New Roman" w:cs="Times New Roman"/>
                <w:b/>
                <w:bCs/>
                <w:color w:val="000000"/>
                <w:kern w:val="0"/>
                <w:sz w:val="24"/>
                <w:szCs w:val="24"/>
              </w:rPr>
              <w:t xml:space="preserve">Table 1. Comparison </w:t>
            </w:r>
            <w:r>
              <w:rPr>
                <w:rFonts w:ascii="Times New Roman" w:eastAsia="等线" w:hAnsi="Times New Roman" w:cs="Times New Roman"/>
                <w:b/>
                <w:bCs/>
                <w:color w:val="000000"/>
                <w:kern w:val="0"/>
                <w:sz w:val="24"/>
                <w:szCs w:val="24"/>
              </w:rPr>
              <w:t>in</w:t>
            </w:r>
            <w:r w:rsidRPr="00F52E32">
              <w:rPr>
                <w:rFonts w:ascii="Times New Roman" w:eastAsia="等线" w:hAnsi="Times New Roman" w:cs="Times New Roman"/>
                <w:b/>
                <w:bCs/>
                <w:color w:val="000000"/>
                <w:kern w:val="0"/>
                <w:sz w:val="24"/>
                <w:szCs w:val="24"/>
              </w:rPr>
              <w:t xml:space="preserve"> features of the mallard, spot-billed and Beijing duck </w:t>
            </w:r>
          </w:p>
          <w:p w14:paraId="43BD9975" w14:textId="77777777" w:rsidR="00465EDD" w:rsidRPr="00CB79F4" w:rsidRDefault="00465EDD" w:rsidP="00366E62">
            <w:pPr>
              <w:widowControl/>
              <w:spacing w:line="480" w:lineRule="auto"/>
              <w:ind w:rightChars="-529" w:right="-1111"/>
              <w:jc w:val="left"/>
              <w:rPr>
                <w:rFonts w:ascii="Times New Roman" w:eastAsia="等线" w:hAnsi="Times New Roman" w:cs="Times New Roman"/>
                <w:bCs/>
                <w:color w:val="000000"/>
                <w:kern w:val="0"/>
                <w:sz w:val="22"/>
              </w:rPr>
            </w:pPr>
            <w:r w:rsidRPr="00F52E32">
              <w:rPr>
                <w:rFonts w:ascii="Times New Roman" w:eastAsia="等线" w:hAnsi="Times New Roman" w:cs="Times New Roman"/>
                <w:b/>
                <w:bCs/>
                <w:color w:val="000000"/>
                <w:kern w:val="0"/>
                <w:sz w:val="24"/>
                <w:szCs w:val="24"/>
              </w:rPr>
              <w:t>genomes</w:t>
            </w:r>
          </w:p>
        </w:tc>
      </w:tr>
      <w:tr w:rsidR="00465EDD" w:rsidRPr="00CB79F4" w14:paraId="12497226" w14:textId="77777777" w:rsidTr="00366E62">
        <w:trPr>
          <w:trHeight w:val="300"/>
        </w:trPr>
        <w:tc>
          <w:tcPr>
            <w:tcW w:w="3475" w:type="dxa"/>
            <w:tcBorders>
              <w:top w:val="single" w:sz="8" w:space="0" w:color="auto"/>
              <w:left w:val="nil"/>
              <w:bottom w:val="single" w:sz="6" w:space="0" w:color="auto"/>
              <w:right w:val="nil"/>
            </w:tcBorders>
            <w:shd w:val="clear" w:color="auto" w:fill="auto"/>
            <w:noWrap/>
            <w:vAlign w:val="center"/>
            <w:hideMark/>
          </w:tcPr>
          <w:p w14:paraId="45AA7D5C" w14:textId="77777777" w:rsidR="00465EDD" w:rsidRPr="00CB79F4" w:rsidRDefault="00465EDD" w:rsidP="00366E62">
            <w:pPr>
              <w:widowControl/>
              <w:spacing w:line="480" w:lineRule="auto"/>
              <w:jc w:val="center"/>
              <w:rPr>
                <w:rFonts w:ascii="Times New Roman" w:eastAsia="等线" w:hAnsi="Times New Roman" w:cs="Times New Roman"/>
                <w:b/>
                <w:color w:val="000000"/>
                <w:kern w:val="0"/>
                <w:sz w:val="22"/>
              </w:rPr>
            </w:pPr>
            <w:r w:rsidRPr="00CB79F4">
              <w:rPr>
                <w:rFonts w:ascii="Times New Roman" w:eastAsia="等线" w:hAnsi="Times New Roman" w:cs="Times New Roman"/>
                <w:b/>
                <w:color w:val="000000"/>
                <w:kern w:val="0"/>
                <w:sz w:val="22"/>
              </w:rPr>
              <w:t>Genomic features</w:t>
            </w:r>
          </w:p>
        </w:tc>
        <w:tc>
          <w:tcPr>
            <w:tcW w:w="1176" w:type="dxa"/>
            <w:tcBorders>
              <w:top w:val="single" w:sz="8" w:space="0" w:color="auto"/>
              <w:left w:val="nil"/>
              <w:bottom w:val="single" w:sz="6" w:space="0" w:color="auto"/>
              <w:right w:val="nil"/>
            </w:tcBorders>
            <w:shd w:val="clear" w:color="auto" w:fill="auto"/>
            <w:noWrap/>
            <w:vAlign w:val="center"/>
            <w:hideMark/>
          </w:tcPr>
          <w:p w14:paraId="389812A1" w14:textId="77777777" w:rsidR="00465EDD" w:rsidRPr="00CB79F4" w:rsidRDefault="00465EDD" w:rsidP="00366E62">
            <w:pPr>
              <w:widowControl/>
              <w:spacing w:line="480" w:lineRule="auto"/>
              <w:jc w:val="center"/>
              <w:rPr>
                <w:rFonts w:ascii="Times New Roman" w:eastAsia="等线" w:hAnsi="Times New Roman" w:cs="Times New Roman"/>
                <w:b/>
                <w:color w:val="000000"/>
                <w:kern w:val="0"/>
                <w:sz w:val="22"/>
              </w:rPr>
            </w:pPr>
            <w:r w:rsidRPr="00CB79F4">
              <w:rPr>
                <w:rFonts w:ascii="Times New Roman" w:eastAsia="等线" w:hAnsi="Times New Roman" w:cs="Times New Roman"/>
                <w:b/>
                <w:color w:val="000000"/>
                <w:kern w:val="0"/>
                <w:sz w:val="22"/>
              </w:rPr>
              <w:t>Mallard</w:t>
            </w:r>
          </w:p>
        </w:tc>
        <w:tc>
          <w:tcPr>
            <w:tcW w:w="1266" w:type="dxa"/>
            <w:tcBorders>
              <w:top w:val="single" w:sz="8" w:space="0" w:color="auto"/>
              <w:left w:val="nil"/>
              <w:bottom w:val="single" w:sz="6" w:space="0" w:color="auto"/>
              <w:right w:val="nil"/>
            </w:tcBorders>
            <w:shd w:val="clear" w:color="auto" w:fill="auto"/>
            <w:noWrap/>
            <w:vAlign w:val="center"/>
            <w:hideMark/>
          </w:tcPr>
          <w:p w14:paraId="3D0F8D05" w14:textId="77777777" w:rsidR="00465EDD" w:rsidRPr="00CB79F4" w:rsidRDefault="00465EDD" w:rsidP="00366E62">
            <w:pPr>
              <w:widowControl/>
              <w:spacing w:line="480" w:lineRule="auto"/>
              <w:jc w:val="center"/>
              <w:rPr>
                <w:rFonts w:ascii="Times New Roman" w:eastAsia="等线" w:hAnsi="Times New Roman" w:cs="Times New Roman"/>
                <w:b/>
                <w:color w:val="000000"/>
                <w:kern w:val="0"/>
                <w:sz w:val="22"/>
              </w:rPr>
            </w:pPr>
            <w:r w:rsidRPr="00CB79F4">
              <w:rPr>
                <w:rFonts w:ascii="Times New Roman" w:eastAsia="等线" w:hAnsi="Times New Roman" w:cs="Times New Roman"/>
                <w:b/>
                <w:color w:val="000000"/>
                <w:kern w:val="0"/>
                <w:sz w:val="22"/>
              </w:rPr>
              <w:t>Spot-billed</w:t>
            </w:r>
          </w:p>
        </w:tc>
        <w:tc>
          <w:tcPr>
            <w:tcW w:w="2462" w:type="dxa"/>
            <w:tcBorders>
              <w:top w:val="single" w:sz="8" w:space="0" w:color="auto"/>
              <w:left w:val="nil"/>
              <w:bottom w:val="single" w:sz="6" w:space="0" w:color="auto"/>
              <w:right w:val="nil"/>
            </w:tcBorders>
            <w:shd w:val="clear" w:color="auto" w:fill="auto"/>
            <w:noWrap/>
            <w:vAlign w:val="center"/>
            <w:hideMark/>
          </w:tcPr>
          <w:p w14:paraId="18A1CD30" w14:textId="77777777" w:rsidR="00465EDD" w:rsidRPr="00CB79F4" w:rsidRDefault="00465EDD" w:rsidP="00366E62">
            <w:pPr>
              <w:widowControl/>
              <w:spacing w:line="480" w:lineRule="auto"/>
              <w:jc w:val="center"/>
              <w:rPr>
                <w:rFonts w:ascii="Times New Roman" w:eastAsia="等线" w:hAnsi="Times New Roman" w:cs="Times New Roman"/>
                <w:b/>
                <w:color w:val="000000"/>
                <w:kern w:val="0"/>
                <w:sz w:val="22"/>
              </w:rPr>
            </w:pPr>
            <w:r w:rsidRPr="00CB79F4">
              <w:rPr>
                <w:rFonts w:ascii="Times New Roman" w:eastAsia="等线" w:hAnsi="Times New Roman" w:cs="Times New Roman"/>
                <w:b/>
                <w:color w:val="000000"/>
                <w:kern w:val="0"/>
                <w:sz w:val="22"/>
              </w:rPr>
              <w:t>Beijing duck</w:t>
            </w:r>
          </w:p>
        </w:tc>
      </w:tr>
      <w:tr w:rsidR="00465EDD" w:rsidRPr="00060361" w14:paraId="47264F60" w14:textId="77777777" w:rsidTr="00366E62">
        <w:trPr>
          <w:trHeight w:val="300"/>
        </w:trPr>
        <w:tc>
          <w:tcPr>
            <w:tcW w:w="3475" w:type="dxa"/>
            <w:tcBorders>
              <w:top w:val="single" w:sz="6" w:space="0" w:color="auto"/>
              <w:left w:val="nil"/>
              <w:bottom w:val="nil"/>
              <w:right w:val="nil"/>
            </w:tcBorders>
            <w:shd w:val="clear" w:color="auto" w:fill="auto"/>
            <w:noWrap/>
            <w:vAlign w:val="center"/>
            <w:hideMark/>
          </w:tcPr>
          <w:p w14:paraId="26ACC8C3"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Assembled genome size (Gb)</w:t>
            </w:r>
          </w:p>
        </w:tc>
        <w:tc>
          <w:tcPr>
            <w:tcW w:w="1176" w:type="dxa"/>
            <w:tcBorders>
              <w:top w:val="single" w:sz="6" w:space="0" w:color="auto"/>
              <w:left w:val="nil"/>
              <w:bottom w:val="nil"/>
              <w:right w:val="nil"/>
            </w:tcBorders>
            <w:shd w:val="clear" w:color="auto" w:fill="auto"/>
            <w:noWrap/>
            <w:vAlign w:val="center"/>
            <w:hideMark/>
          </w:tcPr>
          <w:p w14:paraId="4D9EBA14"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1.27 </w:t>
            </w:r>
          </w:p>
        </w:tc>
        <w:tc>
          <w:tcPr>
            <w:tcW w:w="1266" w:type="dxa"/>
            <w:tcBorders>
              <w:top w:val="single" w:sz="6" w:space="0" w:color="auto"/>
              <w:left w:val="nil"/>
              <w:bottom w:val="nil"/>
              <w:right w:val="nil"/>
            </w:tcBorders>
            <w:shd w:val="clear" w:color="auto" w:fill="auto"/>
            <w:noWrap/>
            <w:vAlign w:val="center"/>
            <w:hideMark/>
          </w:tcPr>
          <w:p w14:paraId="5D5577EA"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1.31 </w:t>
            </w:r>
          </w:p>
        </w:tc>
        <w:tc>
          <w:tcPr>
            <w:tcW w:w="2462" w:type="dxa"/>
            <w:tcBorders>
              <w:top w:val="single" w:sz="6" w:space="0" w:color="auto"/>
              <w:left w:val="nil"/>
              <w:bottom w:val="nil"/>
              <w:right w:val="nil"/>
            </w:tcBorders>
            <w:shd w:val="clear" w:color="auto" w:fill="auto"/>
            <w:noWrap/>
            <w:vAlign w:val="center"/>
            <w:hideMark/>
          </w:tcPr>
          <w:p w14:paraId="32E6465E"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1.11 </w:t>
            </w:r>
          </w:p>
        </w:tc>
      </w:tr>
      <w:tr w:rsidR="00465EDD" w:rsidRPr="00060361" w14:paraId="61F7CD78" w14:textId="77777777" w:rsidTr="00366E62">
        <w:trPr>
          <w:trHeight w:val="300"/>
        </w:trPr>
        <w:tc>
          <w:tcPr>
            <w:tcW w:w="3475" w:type="dxa"/>
            <w:tcBorders>
              <w:top w:val="nil"/>
              <w:left w:val="nil"/>
              <w:bottom w:val="nil"/>
              <w:right w:val="nil"/>
            </w:tcBorders>
            <w:shd w:val="clear" w:color="auto" w:fill="auto"/>
            <w:noWrap/>
            <w:vAlign w:val="center"/>
            <w:hideMark/>
          </w:tcPr>
          <w:p w14:paraId="23BFFDCD"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Contig N50 (bp)</w:t>
            </w:r>
          </w:p>
        </w:tc>
        <w:tc>
          <w:tcPr>
            <w:tcW w:w="1176" w:type="dxa"/>
            <w:tcBorders>
              <w:top w:val="nil"/>
              <w:left w:val="nil"/>
              <w:bottom w:val="nil"/>
              <w:right w:val="nil"/>
            </w:tcBorders>
            <w:shd w:val="clear" w:color="auto" w:fill="auto"/>
            <w:noWrap/>
            <w:vAlign w:val="center"/>
            <w:hideMark/>
          </w:tcPr>
          <w:p w14:paraId="177878D8"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38,271</w:t>
            </w:r>
          </w:p>
        </w:tc>
        <w:tc>
          <w:tcPr>
            <w:tcW w:w="1266" w:type="dxa"/>
            <w:tcBorders>
              <w:top w:val="nil"/>
              <w:left w:val="nil"/>
              <w:bottom w:val="nil"/>
              <w:right w:val="nil"/>
            </w:tcBorders>
            <w:shd w:val="clear" w:color="auto" w:fill="auto"/>
            <w:noWrap/>
            <w:vAlign w:val="center"/>
            <w:hideMark/>
          </w:tcPr>
          <w:p w14:paraId="03C0A202"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33,061</w:t>
            </w:r>
          </w:p>
        </w:tc>
        <w:tc>
          <w:tcPr>
            <w:tcW w:w="2462" w:type="dxa"/>
            <w:tcBorders>
              <w:top w:val="nil"/>
              <w:left w:val="nil"/>
              <w:bottom w:val="nil"/>
              <w:right w:val="nil"/>
            </w:tcBorders>
            <w:shd w:val="clear" w:color="auto" w:fill="auto"/>
            <w:noWrap/>
            <w:vAlign w:val="center"/>
            <w:hideMark/>
          </w:tcPr>
          <w:p w14:paraId="1013C84C"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26,114</w:t>
            </w:r>
          </w:p>
        </w:tc>
      </w:tr>
      <w:tr w:rsidR="00465EDD" w:rsidRPr="00060361" w14:paraId="31F89C4D" w14:textId="77777777" w:rsidTr="00366E62">
        <w:trPr>
          <w:trHeight w:val="300"/>
        </w:trPr>
        <w:tc>
          <w:tcPr>
            <w:tcW w:w="3475" w:type="dxa"/>
            <w:tcBorders>
              <w:top w:val="nil"/>
              <w:left w:val="nil"/>
              <w:bottom w:val="nil"/>
              <w:right w:val="nil"/>
            </w:tcBorders>
            <w:shd w:val="clear" w:color="auto" w:fill="auto"/>
            <w:noWrap/>
            <w:vAlign w:val="center"/>
            <w:hideMark/>
          </w:tcPr>
          <w:p w14:paraId="7A9267D5"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Scaffold N50 (bp)</w:t>
            </w:r>
          </w:p>
        </w:tc>
        <w:tc>
          <w:tcPr>
            <w:tcW w:w="1176" w:type="dxa"/>
            <w:tcBorders>
              <w:top w:val="nil"/>
              <w:left w:val="nil"/>
              <w:bottom w:val="nil"/>
              <w:right w:val="nil"/>
            </w:tcBorders>
            <w:shd w:val="clear" w:color="auto" w:fill="auto"/>
            <w:noWrap/>
            <w:vAlign w:val="center"/>
            <w:hideMark/>
          </w:tcPr>
          <w:p w14:paraId="5DA63E27"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2,489,142</w:t>
            </w:r>
          </w:p>
        </w:tc>
        <w:tc>
          <w:tcPr>
            <w:tcW w:w="1266" w:type="dxa"/>
            <w:tcBorders>
              <w:top w:val="nil"/>
              <w:left w:val="nil"/>
              <w:bottom w:val="nil"/>
              <w:right w:val="nil"/>
            </w:tcBorders>
            <w:shd w:val="clear" w:color="auto" w:fill="auto"/>
            <w:noWrap/>
            <w:vAlign w:val="center"/>
            <w:hideMark/>
          </w:tcPr>
          <w:p w14:paraId="4DAB4E09"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2,054,876</w:t>
            </w:r>
          </w:p>
        </w:tc>
        <w:tc>
          <w:tcPr>
            <w:tcW w:w="2462" w:type="dxa"/>
            <w:tcBorders>
              <w:top w:val="nil"/>
              <w:left w:val="nil"/>
              <w:bottom w:val="nil"/>
              <w:right w:val="nil"/>
            </w:tcBorders>
            <w:shd w:val="clear" w:color="auto" w:fill="auto"/>
            <w:noWrap/>
            <w:vAlign w:val="center"/>
            <w:hideMark/>
          </w:tcPr>
          <w:p w14:paraId="3FDD9060"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1,233,631</w:t>
            </w:r>
          </w:p>
        </w:tc>
      </w:tr>
      <w:tr w:rsidR="00465EDD" w:rsidRPr="00060361" w14:paraId="1644FAF7" w14:textId="77777777" w:rsidTr="00366E62">
        <w:trPr>
          <w:trHeight w:val="300"/>
        </w:trPr>
        <w:tc>
          <w:tcPr>
            <w:tcW w:w="3475" w:type="dxa"/>
            <w:tcBorders>
              <w:top w:val="nil"/>
              <w:left w:val="nil"/>
              <w:bottom w:val="nil"/>
              <w:right w:val="nil"/>
            </w:tcBorders>
            <w:shd w:val="clear" w:color="auto" w:fill="auto"/>
            <w:noWrap/>
            <w:vAlign w:val="center"/>
            <w:hideMark/>
          </w:tcPr>
          <w:p w14:paraId="2990FF41"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GC content (%)</w:t>
            </w:r>
          </w:p>
        </w:tc>
        <w:tc>
          <w:tcPr>
            <w:tcW w:w="1176" w:type="dxa"/>
            <w:tcBorders>
              <w:top w:val="nil"/>
              <w:left w:val="nil"/>
              <w:bottom w:val="nil"/>
              <w:right w:val="nil"/>
            </w:tcBorders>
            <w:shd w:val="clear" w:color="auto" w:fill="auto"/>
            <w:noWrap/>
            <w:vAlign w:val="center"/>
            <w:hideMark/>
          </w:tcPr>
          <w:p w14:paraId="3A9D2CD1"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41.90 </w:t>
            </w:r>
          </w:p>
        </w:tc>
        <w:tc>
          <w:tcPr>
            <w:tcW w:w="1266" w:type="dxa"/>
            <w:tcBorders>
              <w:top w:val="nil"/>
              <w:left w:val="nil"/>
              <w:bottom w:val="nil"/>
              <w:right w:val="nil"/>
            </w:tcBorders>
            <w:shd w:val="clear" w:color="auto" w:fill="auto"/>
            <w:noWrap/>
            <w:vAlign w:val="center"/>
            <w:hideMark/>
          </w:tcPr>
          <w:p w14:paraId="3ACD1D5A"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41.90 </w:t>
            </w:r>
          </w:p>
        </w:tc>
        <w:tc>
          <w:tcPr>
            <w:tcW w:w="2462" w:type="dxa"/>
            <w:tcBorders>
              <w:top w:val="nil"/>
              <w:left w:val="nil"/>
              <w:bottom w:val="nil"/>
              <w:right w:val="nil"/>
            </w:tcBorders>
            <w:shd w:val="clear" w:color="auto" w:fill="auto"/>
            <w:noWrap/>
            <w:vAlign w:val="center"/>
            <w:hideMark/>
          </w:tcPr>
          <w:p w14:paraId="69EBCDD9"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40.90 </w:t>
            </w:r>
          </w:p>
        </w:tc>
      </w:tr>
      <w:tr w:rsidR="00465EDD" w:rsidRPr="00060361" w14:paraId="00870854" w14:textId="77777777" w:rsidTr="00366E62">
        <w:trPr>
          <w:trHeight w:val="300"/>
        </w:trPr>
        <w:tc>
          <w:tcPr>
            <w:tcW w:w="3475" w:type="dxa"/>
            <w:tcBorders>
              <w:top w:val="nil"/>
              <w:left w:val="nil"/>
              <w:bottom w:val="nil"/>
              <w:right w:val="nil"/>
            </w:tcBorders>
            <w:shd w:val="clear" w:color="auto" w:fill="auto"/>
            <w:noWrap/>
            <w:vAlign w:val="center"/>
            <w:hideMark/>
          </w:tcPr>
          <w:p w14:paraId="6F5C963E"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Repeat rate (%)</w:t>
            </w:r>
          </w:p>
        </w:tc>
        <w:tc>
          <w:tcPr>
            <w:tcW w:w="1176" w:type="dxa"/>
            <w:tcBorders>
              <w:top w:val="nil"/>
              <w:left w:val="nil"/>
              <w:bottom w:val="nil"/>
              <w:right w:val="nil"/>
            </w:tcBorders>
            <w:shd w:val="clear" w:color="auto" w:fill="auto"/>
            <w:noWrap/>
            <w:vAlign w:val="center"/>
            <w:hideMark/>
          </w:tcPr>
          <w:p w14:paraId="4DFCB16C"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10.71</w:t>
            </w:r>
          </w:p>
        </w:tc>
        <w:tc>
          <w:tcPr>
            <w:tcW w:w="1266" w:type="dxa"/>
            <w:tcBorders>
              <w:top w:val="nil"/>
              <w:left w:val="nil"/>
              <w:bottom w:val="nil"/>
              <w:right w:val="nil"/>
            </w:tcBorders>
            <w:shd w:val="clear" w:color="auto" w:fill="auto"/>
            <w:noWrap/>
            <w:vAlign w:val="center"/>
            <w:hideMark/>
          </w:tcPr>
          <w:p w14:paraId="722F6176"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10.55</w:t>
            </w:r>
          </w:p>
        </w:tc>
        <w:tc>
          <w:tcPr>
            <w:tcW w:w="2462" w:type="dxa"/>
            <w:tcBorders>
              <w:top w:val="nil"/>
              <w:left w:val="nil"/>
              <w:bottom w:val="nil"/>
              <w:right w:val="nil"/>
            </w:tcBorders>
            <w:shd w:val="clear" w:color="auto" w:fill="auto"/>
            <w:noWrap/>
            <w:vAlign w:val="center"/>
            <w:hideMark/>
          </w:tcPr>
          <w:p w14:paraId="1EBAD4EB"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7.31</w:t>
            </w:r>
          </w:p>
        </w:tc>
      </w:tr>
      <w:tr w:rsidR="00465EDD" w:rsidRPr="00060361" w14:paraId="7212955C" w14:textId="77777777" w:rsidTr="00366E62">
        <w:trPr>
          <w:trHeight w:val="375"/>
        </w:trPr>
        <w:tc>
          <w:tcPr>
            <w:tcW w:w="3475" w:type="dxa"/>
            <w:tcBorders>
              <w:top w:val="nil"/>
              <w:left w:val="nil"/>
              <w:right w:val="nil"/>
            </w:tcBorders>
            <w:shd w:val="clear" w:color="auto" w:fill="auto"/>
            <w:noWrap/>
            <w:vAlign w:val="center"/>
            <w:hideMark/>
          </w:tcPr>
          <w:p w14:paraId="57572088"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Heterozygosity rate (×10</w:t>
            </w:r>
            <w:r w:rsidRPr="00060361">
              <w:rPr>
                <w:rFonts w:ascii="Times New Roman" w:eastAsia="等线" w:hAnsi="Times New Roman" w:cs="Times New Roman"/>
                <w:color w:val="000000"/>
                <w:kern w:val="0"/>
                <w:sz w:val="24"/>
                <w:szCs w:val="24"/>
                <w:vertAlign w:val="superscript"/>
              </w:rPr>
              <w:t>-3</w:t>
            </w:r>
            <w:r w:rsidRPr="00060361">
              <w:rPr>
                <w:rFonts w:ascii="Times New Roman" w:eastAsia="等线" w:hAnsi="Times New Roman" w:cs="Times New Roman"/>
                <w:color w:val="000000"/>
                <w:kern w:val="0"/>
                <w:sz w:val="24"/>
                <w:szCs w:val="24"/>
              </w:rPr>
              <w:t>)</w:t>
            </w:r>
          </w:p>
        </w:tc>
        <w:tc>
          <w:tcPr>
            <w:tcW w:w="1176" w:type="dxa"/>
            <w:tcBorders>
              <w:top w:val="nil"/>
              <w:left w:val="nil"/>
              <w:right w:val="nil"/>
            </w:tcBorders>
            <w:shd w:val="clear" w:color="auto" w:fill="auto"/>
            <w:noWrap/>
            <w:vAlign w:val="center"/>
            <w:hideMark/>
          </w:tcPr>
          <w:p w14:paraId="4487ED14"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3.60 </w:t>
            </w:r>
          </w:p>
        </w:tc>
        <w:tc>
          <w:tcPr>
            <w:tcW w:w="1266" w:type="dxa"/>
            <w:tcBorders>
              <w:top w:val="nil"/>
              <w:left w:val="nil"/>
              <w:right w:val="nil"/>
            </w:tcBorders>
            <w:shd w:val="clear" w:color="auto" w:fill="auto"/>
            <w:noWrap/>
            <w:vAlign w:val="center"/>
            <w:hideMark/>
          </w:tcPr>
          <w:p w14:paraId="2D9EFE3F"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3.54 </w:t>
            </w:r>
          </w:p>
        </w:tc>
        <w:tc>
          <w:tcPr>
            <w:tcW w:w="2462" w:type="dxa"/>
            <w:tcBorders>
              <w:top w:val="nil"/>
              <w:left w:val="nil"/>
              <w:right w:val="nil"/>
            </w:tcBorders>
            <w:shd w:val="clear" w:color="auto" w:fill="auto"/>
            <w:noWrap/>
            <w:vAlign w:val="center"/>
            <w:hideMark/>
          </w:tcPr>
          <w:p w14:paraId="478C7288"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2.40 </w:t>
            </w:r>
          </w:p>
        </w:tc>
      </w:tr>
      <w:tr w:rsidR="00465EDD" w:rsidRPr="00060361" w14:paraId="0BB46C93" w14:textId="77777777" w:rsidTr="00366E62">
        <w:trPr>
          <w:trHeight w:val="300"/>
        </w:trPr>
        <w:tc>
          <w:tcPr>
            <w:tcW w:w="3475" w:type="dxa"/>
            <w:tcBorders>
              <w:top w:val="nil"/>
              <w:left w:val="nil"/>
              <w:bottom w:val="single" w:sz="8" w:space="0" w:color="auto"/>
              <w:right w:val="nil"/>
            </w:tcBorders>
            <w:shd w:val="clear" w:color="auto" w:fill="auto"/>
            <w:noWrap/>
            <w:vAlign w:val="center"/>
            <w:hideMark/>
          </w:tcPr>
          <w:p w14:paraId="4DF8CEFA"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Predicted protein-coding genes</w:t>
            </w:r>
          </w:p>
        </w:tc>
        <w:tc>
          <w:tcPr>
            <w:tcW w:w="1176" w:type="dxa"/>
            <w:tcBorders>
              <w:top w:val="nil"/>
              <w:left w:val="nil"/>
              <w:bottom w:val="single" w:sz="8" w:space="0" w:color="auto"/>
              <w:right w:val="nil"/>
            </w:tcBorders>
            <w:shd w:val="clear" w:color="auto" w:fill="auto"/>
            <w:noWrap/>
            <w:vAlign w:val="center"/>
            <w:hideMark/>
          </w:tcPr>
          <w:p w14:paraId="5D291DAB"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21,056</w:t>
            </w:r>
          </w:p>
        </w:tc>
        <w:tc>
          <w:tcPr>
            <w:tcW w:w="1266" w:type="dxa"/>
            <w:tcBorders>
              <w:top w:val="nil"/>
              <w:left w:val="nil"/>
              <w:bottom w:val="single" w:sz="8" w:space="0" w:color="auto"/>
              <w:right w:val="nil"/>
            </w:tcBorders>
            <w:shd w:val="clear" w:color="auto" w:fill="auto"/>
            <w:noWrap/>
            <w:vAlign w:val="center"/>
            <w:hideMark/>
          </w:tcPr>
          <w:p w14:paraId="0D640297"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21,123</w:t>
            </w:r>
          </w:p>
        </w:tc>
        <w:tc>
          <w:tcPr>
            <w:tcW w:w="2462" w:type="dxa"/>
            <w:tcBorders>
              <w:top w:val="nil"/>
              <w:left w:val="nil"/>
              <w:bottom w:val="single" w:sz="8" w:space="0" w:color="auto"/>
              <w:right w:val="nil"/>
            </w:tcBorders>
            <w:shd w:val="clear" w:color="auto" w:fill="auto"/>
            <w:noWrap/>
            <w:vAlign w:val="center"/>
            <w:hideMark/>
          </w:tcPr>
          <w:p w14:paraId="50C409AF"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20,629</w:t>
            </w:r>
          </w:p>
        </w:tc>
      </w:tr>
    </w:tbl>
    <w:p w14:paraId="4407F12F" w14:textId="77777777" w:rsidR="002B61A0" w:rsidRDefault="002B61A0">
      <w:pPr>
        <w:widowControl/>
        <w:jc w:val="left"/>
        <w:rPr>
          <w:rFonts w:ascii="Times New Roman" w:hAnsi="Times New Roman" w:cs="Times New Roman"/>
          <w:b/>
          <w:sz w:val="24"/>
          <w:szCs w:val="24"/>
        </w:rPr>
      </w:pPr>
      <w:r>
        <w:rPr>
          <w:rFonts w:ascii="Times New Roman" w:hAnsi="Times New Roman" w:cs="Times New Roman"/>
          <w:b/>
          <w:sz w:val="24"/>
          <w:szCs w:val="24"/>
        </w:rPr>
        <w:br w:type="page"/>
      </w:r>
    </w:p>
    <w:p w14:paraId="418E0CAA" w14:textId="52112A92" w:rsidR="00D731AF" w:rsidRPr="0088401B" w:rsidRDefault="00D731AF" w:rsidP="00D731AF">
      <w:pPr>
        <w:spacing w:line="480" w:lineRule="auto"/>
        <w:rPr>
          <w:rFonts w:ascii="Times New Roman" w:hAnsi="Times New Roman" w:cs="Times New Roman"/>
          <w:sz w:val="24"/>
          <w:szCs w:val="24"/>
        </w:rPr>
      </w:pPr>
      <w:r w:rsidRPr="00F52E32">
        <w:rPr>
          <w:rFonts w:ascii="Times New Roman" w:hAnsi="Times New Roman" w:cs="Times New Roman"/>
          <w:b/>
          <w:sz w:val="24"/>
          <w:szCs w:val="24"/>
        </w:rPr>
        <w:lastRenderedPageBreak/>
        <w:t>Table 2. Enriched gene ontology related to biological process terms for genes under positive selection</w:t>
      </w:r>
      <w:r w:rsidRPr="00D95D12">
        <w:rPr>
          <w:rFonts w:ascii="Times New Roman" w:hAnsi="Times New Roman" w:cs="Times New Roman"/>
          <w:b/>
          <w:sz w:val="24"/>
          <w:szCs w:val="24"/>
        </w:rPr>
        <w:t xml:space="preserve"> in the </w:t>
      </w:r>
      <w:r>
        <w:rPr>
          <w:rFonts w:ascii="Times New Roman" w:hAnsi="Times New Roman" w:cs="Times New Roman"/>
          <w:b/>
          <w:sz w:val="24"/>
          <w:szCs w:val="24"/>
        </w:rPr>
        <w:t xml:space="preserve">early </w:t>
      </w:r>
      <w:r w:rsidR="0041430F">
        <w:rPr>
          <w:rFonts w:ascii="Times New Roman" w:hAnsi="Times New Roman" w:cs="Times New Roman"/>
          <w:b/>
          <w:sz w:val="24"/>
          <w:szCs w:val="24"/>
        </w:rPr>
        <w:t>spot-billed and mallard</w:t>
      </w:r>
      <w:r w:rsidRPr="00D95D12">
        <w:rPr>
          <w:rFonts w:ascii="Times New Roman" w:hAnsi="Times New Roman" w:cs="Times New Roman"/>
          <w:b/>
          <w:sz w:val="24"/>
          <w:szCs w:val="24"/>
        </w:rPr>
        <w:t xml:space="preserve"> ancestors</w:t>
      </w:r>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1276"/>
        <w:gridCol w:w="1134"/>
        <w:gridCol w:w="709"/>
      </w:tblGrid>
      <w:tr w:rsidR="00D731AF" w:rsidRPr="002F3BBF" w14:paraId="399616DF" w14:textId="77777777" w:rsidTr="00366E62">
        <w:trPr>
          <w:trHeight w:val="270"/>
        </w:trPr>
        <w:tc>
          <w:tcPr>
            <w:tcW w:w="5070" w:type="dxa"/>
            <w:tcBorders>
              <w:top w:val="single" w:sz="8" w:space="0" w:color="auto"/>
              <w:bottom w:val="single" w:sz="6" w:space="0" w:color="auto"/>
            </w:tcBorders>
            <w:shd w:val="clear" w:color="auto" w:fill="auto"/>
            <w:noWrap/>
          </w:tcPr>
          <w:p w14:paraId="0188B61F" w14:textId="77777777" w:rsidR="00D731AF" w:rsidRPr="002F3BBF" w:rsidRDefault="00D731AF" w:rsidP="00366E62">
            <w:pPr>
              <w:tabs>
                <w:tab w:val="left" w:pos="-709"/>
              </w:tabs>
              <w:spacing w:line="480" w:lineRule="auto"/>
              <w:ind w:rightChars="-364" w:right="-764"/>
              <w:rPr>
                <w:rFonts w:ascii="Times New Roman" w:hAnsi="Times New Roman" w:cs="Times New Roman"/>
                <w:b/>
                <w:sz w:val="24"/>
                <w:szCs w:val="24"/>
              </w:rPr>
            </w:pPr>
            <w:r w:rsidRPr="002F3BBF">
              <w:rPr>
                <w:rFonts w:ascii="Times New Roman" w:hAnsi="Times New Roman" w:cs="Times New Roman"/>
                <w:b/>
                <w:sz w:val="24"/>
                <w:szCs w:val="24"/>
              </w:rPr>
              <w:t>Gene ontology term</w:t>
            </w:r>
          </w:p>
        </w:tc>
        <w:tc>
          <w:tcPr>
            <w:tcW w:w="1276" w:type="dxa"/>
            <w:tcBorders>
              <w:top w:val="single" w:sz="8" w:space="0" w:color="auto"/>
              <w:bottom w:val="single" w:sz="6" w:space="0" w:color="auto"/>
            </w:tcBorders>
            <w:shd w:val="clear" w:color="auto" w:fill="auto"/>
            <w:noWrap/>
          </w:tcPr>
          <w:p w14:paraId="74BF6700" w14:textId="77777777" w:rsidR="00D731AF" w:rsidRPr="002F3BBF" w:rsidRDefault="00D731AF" w:rsidP="00366E62">
            <w:pPr>
              <w:tabs>
                <w:tab w:val="left" w:pos="-709"/>
              </w:tabs>
              <w:spacing w:line="480" w:lineRule="auto"/>
              <w:ind w:rightChars="-364" w:right="-764"/>
              <w:rPr>
                <w:rFonts w:ascii="Times New Roman" w:hAnsi="Times New Roman" w:cs="Times New Roman"/>
                <w:b/>
                <w:sz w:val="24"/>
                <w:szCs w:val="24"/>
              </w:rPr>
            </w:pPr>
            <w:r w:rsidRPr="002F3BBF">
              <w:rPr>
                <w:rFonts w:ascii="Times New Roman" w:hAnsi="Times New Roman" w:cs="Times New Roman"/>
                <w:b/>
                <w:sz w:val="24"/>
                <w:szCs w:val="24"/>
              </w:rPr>
              <w:t>P-value</w:t>
            </w:r>
          </w:p>
        </w:tc>
        <w:tc>
          <w:tcPr>
            <w:tcW w:w="1134" w:type="dxa"/>
            <w:tcBorders>
              <w:top w:val="single" w:sz="8" w:space="0" w:color="auto"/>
              <w:bottom w:val="single" w:sz="6" w:space="0" w:color="auto"/>
            </w:tcBorders>
            <w:shd w:val="clear" w:color="auto" w:fill="auto"/>
            <w:noWrap/>
          </w:tcPr>
          <w:p w14:paraId="6DDF5D7D" w14:textId="77777777" w:rsidR="00D731AF" w:rsidRPr="002F3BBF" w:rsidRDefault="00D731AF" w:rsidP="00366E62">
            <w:pPr>
              <w:tabs>
                <w:tab w:val="left" w:pos="-709"/>
              </w:tabs>
              <w:spacing w:line="480" w:lineRule="auto"/>
              <w:ind w:rightChars="-364" w:right="-764"/>
              <w:rPr>
                <w:rFonts w:ascii="Times New Roman" w:hAnsi="Times New Roman" w:cs="Times New Roman"/>
                <w:b/>
                <w:sz w:val="24"/>
                <w:szCs w:val="24"/>
              </w:rPr>
            </w:pPr>
            <w:r w:rsidRPr="002F3BBF">
              <w:rPr>
                <w:rFonts w:ascii="Times New Roman" w:hAnsi="Times New Roman" w:cs="Times New Roman"/>
                <w:b/>
                <w:sz w:val="24"/>
                <w:szCs w:val="24"/>
              </w:rPr>
              <w:t>N</w:t>
            </w:r>
            <w:r>
              <w:rPr>
                <w:rFonts w:ascii="Times New Roman" w:hAnsi="Times New Roman" w:cs="Times New Roman"/>
                <w:b/>
                <w:sz w:val="24"/>
                <w:szCs w:val="24"/>
              </w:rPr>
              <w:t>umbe</w:t>
            </w:r>
            <w:r w:rsidRPr="002F3BBF">
              <w:rPr>
                <w:rFonts w:ascii="Times New Roman" w:hAnsi="Times New Roman" w:cs="Times New Roman"/>
                <w:b/>
                <w:sz w:val="24"/>
                <w:szCs w:val="24"/>
              </w:rPr>
              <w:t>r</w:t>
            </w:r>
          </w:p>
        </w:tc>
        <w:tc>
          <w:tcPr>
            <w:tcW w:w="709" w:type="dxa"/>
            <w:tcBorders>
              <w:top w:val="single" w:sz="8" w:space="0" w:color="auto"/>
              <w:bottom w:val="single" w:sz="6" w:space="0" w:color="auto"/>
            </w:tcBorders>
            <w:shd w:val="clear" w:color="auto" w:fill="auto"/>
            <w:noWrap/>
          </w:tcPr>
          <w:p w14:paraId="2D127EC5" w14:textId="77777777" w:rsidR="00D731AF" w:rsidRPr="002F3BBF" w:rsidRDefault="00D731AF" w:rsidP="00366E62">
            <w:pPr>
              <w:tabs>
                <w:tab w:val="left" w:pos="-709"/>
              </w:tabs>
              <w:spacing w:line="480" w:lineRule="auto"/>
              <w:ind w:rightChars="-364" w:right="-764"/>
              <w:rPr>
                <w:rFonts w:ascii="Times New Roman" w:hAnsi="Times New Roman" w:cs="Times New Roman"/>
                <w:b/>
                <w:sz w:val="24"/>
                <w:szCs w:val="24"/>
              </w:rPr>
            </w:pPr>
            <w:r w:rsidRPr="002F3BBF">
              <w:rPr>
                <w:rFonts w:ascii="Times New Roman" w:hAnsi="Times New Roman" w:cs="Times New Roman"/>
                <w:b/>
                <w:sz w:val="24"/>
                <w:szCs w:val="24"/>
              </w:rPr>
              <w:t>Size</w:t>
            </w:r>
          </w:p>
        </w:tc>
      </w:tr>
      <w:tr w:rsidR="00D731AF" w:rsidRPr="002F3BBF" w14:paraId="68064282" w14:textId="77777777" w:rsidTr="00366E62">
        <w:trPr>
          <w:trHeight w:val="270"/>
        </w:trPr>
        <w:tc>
          <w:tcPr>
            <w:tcW w:w="5070" w:type="dxa"/>
            <w:tcBorders>
              <w:top w:val="single" w:sz="6" w:space="0" w:color="auto"/>
            </w:tcBorders>
            <w:shd w:val="clear" w:color="auto" w:fill="auto"/>
            <w:noWrap/>
            <w:hideMark/>
          </w:tcPr>
          <w:p w14:paraId="4DF8318B"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Pr>
                <w:rFonts w:ascii="Times New Roman" w:hAnsi="Times New Roman" w:cs="Times New Roman"/>
                <w:sz w:val="24"/>
                <w:szCs w:val="24"/>
              </w:rPr>
              <w:t>S</w:t>
            </w:r>
            <w:r w:rsidRPr="002F3BBF">
              <w:rPr>
                <w:rFonts w:ascii="Times New Roman" w:hAnsi="Times New Roman" w:cs="Times New Roman"/>
                <w:sz w:val="24"/>
                <w:szCs w:val="24"/>
              </w:rPr>
              <w:t>ynapse organization</w:t>
            </w:r>
          </w:p>
        </w:tc>
        <w:tc>
          <w:tcPr>
            <w:tcW w:w="1276" w:type="dxa"/>
            <w:tcBorders>
              <w:top w:val="single" w:sz="6" w:space="0" w:color="auto"/>
            </w:tcBorders>
            <w:shd w:val="clear" w:color="auto" w:fill="auto"/>
            <w:noWrap/>
            <w:hideMark/>
          </w:tcPr>
          <w:p w14:paraId="459174BE"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2F3BBF">
              <w:rPr>
                <w:rFonts w:ascii="Times New Roman" w:hAnsi="Times New Roman" w:cs="Times New Roman"/>
                <w:sz w:val="24"/>
                <w:szCs w:val="24"/>
              </w:rPr>
              <w:t>0.0031</w:t>
            </w:r>
          </w:p>
        </w:tc>
        <w:tc>
          <w:tcPr>
            <w:tcW w:w="1134" w:type="dxa"/>
            <w:tcBorders>
              <w:top w:val="single" w:sz="6" w:space="0" w:color="auto"/>
            </w:tcBorders>
            <w:shd w:val="clear" w:color="auto" w:fill="auto"/>
            <w:noWrap/>
            <w:hideMark/>
          </w:tcPr>
          <w:p w14:paraId="78386F4B"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2F3BBF">
              <w:rPr>
                <w:rFonts w:ascii="Times New Roman" w:hAnsi="Times New Roman" w:cs="Times New Roman"/>
                <w:sz w:val="24"/>
                <w:szCs w:val="24"/>
              </w:rPr>
              <w:t>4</w:t>
            </w:r>
          </w:p>
        </w:tc>
        <w:tc>
          <w:tcPr>
            <w:tcW w:w="709" w:type="dxa"/>
            <w:tcBorders>
              <w:top w:val="single" w:sz="6" w:space="0" w:color="auto"/>
            </w:tcBorders>
            <w:shd w:val="clear" w:color="auto" w:fill="auto"/>
            <w:noWrap/>
            <w:hideMark/>
          </w:tcPr>
          <w:p w14:paraId="28127B05"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2F3BBF">
              <w:rPr>
                <w:rFonts w:ascii="Times New Roman" w:hAnsi="Times New Roman" w:cs="Times New Roman"/>
                <w:sz w:val="24"/>
                <w:szCs w:val="24"/>
              </w:rPr>
              <w:t>22</w:t>
            </w:r>
          </w:p>
        </w:tc>
      </w:tr>
      <w:tr w:rsidR="00D731AF" w:rsidRPr="002F3BBF" w14:paraId="21F72A49" w14:textId="77777777" w:rsidTr="00366E62">
        <w:trPr>
          <w:trHeight w:val="270"/>
        </w:trPr>
        <w:tc>
          <w:tcPr>
            <w:tcW w:w="5070" w:type="dxa"/>
            <w:shd w:val="clear" w:color="auto" w:fill="auto"/>
            <w:noWrap/>
            <w:hideMark/>
          </w:tcPr>
          <w:p w14:paraId="5332714F"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Pr>
                <w:rFonts w:ascii="Times New Roman" w:hAnsi="Times New Roman" w:cs="Times New Roman"/>
                <w:sz w:val="24"/>
                <w:szCs w:val="24"/>
              </w:rPr>
              <w:t>F</w:t>
            </w:r>
            <w:r w:rsidRPr="002F3BBF">
              <w:rPr>
                <w:rFonts w:ascii="Times New Roman" w:hAnsi="Times New Roman" w:cs="Times New Roman"/>
                <w:sz w:val="24"/>
                <w:szCs w:val="24"/>
              </w:rPr>
              <w:t>atty acid transport</w:t>
            </w:r>
          </w:p>
        </w:tc>
        <w:tc>
          <w:tcPr>
            <w:tcW w:w="1276" w:type="dxa"/>
            <w:shd w:val="clear" w:color="auto" w:fill="auto"/>
            <w:noWrap/>
            <w:hideMark/>
          </w:tcPr>
          <w:p w14:paraId="5131B5BF"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2F3BBF">
              <w:rPr>
                <w:rFonts w:ascii="Times New Roman" w:hAnsi="Times New Roman" w:cs="Times New Roman"/>
                <w:sz w:val="24"/>
                <w:szCs w:val="24"/>
              </w:rPr>
              <w:t>0.004</w:t>
            </w:r>
            <w:r>
              <w:rPr>
                <w:rFonts w:ascii="Times New Roman" w:hAnsi="Times New Roman" w:cs="Times New Roman"/>
                <w:sz w:val="24"/>
                <w:szCs w:val="24"/>
              </w:rPr>
              <w:t>1</w:t>
            </w:r>
          </w:p>
        </w:tc>
        <w:tc>
          <w:tcPr>
            <w:tcW w:w="1134" w:type="dxa"/>
            <w:shd w:val="clear" w:color="auto" w:fill="auto"/>
            <w:noWrap/>
            <w:hideMark/>
          </w:tcPr>
          <w:p w14:paraId="7B163640"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2F3BBF">
              <w:rPr>
                <w:rFonts w:ascii="Times New Roman" w:hAnsi="Times New Roman" w:cs="Times New Roman"/>
                <w:sz w:val="24"/>
                <w:szCs w:val="24"/>
              </w:rPr>
              <w:t>3</w:t>
            </w:r>
          </w:p>
        </w:tc>
        <w:tc>
          <w:tcPr>
            <w:tcW w:w="709" w:type="dxa"/>
            <w:shd w:val="clear" w:color="auto" w:fill="auto"/>
            <w:noWrap/>
            <w:hideMark/>
          </w:tcPr>
          <w:p w14:paraId="1E2C3B99"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2F3BBF">
              <w:rPr>
                <w:rFonts w:ascii="Times New Roman" w:hAnsi="Times New Roman" w:cs="Times New Roman"/>
                <w:sz w:val="24"/>
                <w:szCs w:val="24"/>
              </w:rPr>
              <w:t>12</w:t>
            </w:r>
          </w:p>
        </w:tc>
      </w:tr>
      <w:tr w:rsidR="00D731AF" w:rsidRPr="00060361" w14:paraId="73E80FF6" w14:textId="77777777" w:rsidTr="00366E62">
        <w:trPr>
          <w:trHeight w:val="270"/>
        </w:trPr>
        <w:tc>
          <w:tcPr>
            <w:tcW w:w="5070" w:type="dxa"/>
            <w:shd w:val="clear" w:color="auto" w:fill="auto"/>
            <w:noWrap/>
            <w:hideMark/>
          </w:tcPr>
          <w:p w14:paraId="221DF3D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Blood vessel morphogenesis</w:t>
            </w:r>
          </w:p>
        </w:tc>
        <w:tc>
          <w:tcPr>
            <w:tcW w:w="1276" w:type="dxa"/>
            <w:shd w:val="clear" w:color="auto" w:fill="auto"/>
            <w:noWrap/>
            <w:hideMark/>
          </w:tcPr>
          <w:p w14:paraId="72210161"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0.0042</w:t>
            </w:r>
          </w:p>
        </w:tc>
        <w:tc>
          <w:tcPr>
            <w:tcW w:w="1134" w:type="dxa"/>
            <w:shd w:val="clear" w:color="auto" w:fill="auto"/>
            <w:noWrap/>
            <w:hideMark/>
          </w:tcPr>
          <w:p w14:paraId="773EEAD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4</w:t>
            </w:r>
          </w:p>
        </w:tc>
        <w:tc>
          <w:tcPr>
            <w:tcW w:w="709" w:type="dxa"/>
            <w:shd w:val="clear" w:color="auto" w:fill="auto"/>
            <w:noWrap/>
            <w:hideMark/>
          </w:tcPr>
          <w:p w14:paraId="43C4E73E"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24</w:t>
            </w:r>
          </w:p>
        </w:tc>
      </w:tr>
      <w:tr w:rsidR="00D731AF" w:rsidRPr="00060361" w14:paraId="6E7B31C2" w14:textId="77777777" w:rsidTr="00366E62">
        <w:trPr>
          <w:trHeight w:val="270"/>
        </w:trPr>
        <w:tc>
          <w:tcPr>
            <w:tcW w:w="5070" w:type="dxa"/>
            <w:shd w:val="clear" w:color="auto" w:fill="auto"/>
            <w:noWrap/>
            <w:hideMark/>
          </w:tcPr>
          <w:p w14:paraId="28B9336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Protein polyubiquitination</w:t>
            </w:r>
          </w:p>
        </w:tc>
        <w:tc>
          <w:tcPr>
            <w:tcW w:w="1276" w:type="dxa"/>
            <w:shd w:val="clear" w:color="auto" w:fill="auto"/>
            <w:noWrap/>
            <w:hideMark/>
          </w:tcPr>
          <w:p w14:paraId="63F6952B"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0.0044</w:t>
            </w:r>
          </w:p>
        </w:tc>
        <w:tc>
          <w:tcPr>
            <w:tcW w:w="1134" w:type="dxa"/>
            <w:shd w:val="clear" w:color="auto" w:fill="auto"/>
            <w:noWrap/>
            <w:hideMark/>
          </w:tcPr>
          <w:p w14:paraId="05C571C9"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6</w:t>
            </w:r>
          </w:p>
        </w:tc>
        <w:tc>
          <w:tcPr>
            <w:tcW w:w="709" w:type="dxa"/>
            <w:shd w:val="clear" w:color="auto" w:fill="auto"/>
            <w:noWrap/>
            <w:hideMark/>
          </w:tcPr>
          <w:p w14:paraId="02AAD35C"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55</w:t>
            </w:r>
          </w:p>
        </w:tc>
      </w:tr>
      <w:tr w:rsidR="00D731AF" w:rsidRPr="00060361" w14:paraId="2677A0F4" w14:textId="77777777" w:rsidTr="00366E62">
        <w:trPr>
          <w:trHeight w:val="270"/>
        </w:trPr>
        <w:tc>
          <w:tcPr>
            <w:tcW w:w="5070" w:type="dxa"/>
            <w:shd w:val="clear" w:color="auto" w:fill="auto"/>
            <w:noWrap/>
            <w:hideMark/>
          </w:tcPr>
          <w:p w14:paraId="0730C84F"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Metanephros morphogenesis</w:t>
            </w:r>
          </w:p>
        </w:tc>
        <w:tc>
          <w:tcPr>
            <w:tcW w:w="1276" w:type="dxa"/>
            <w:shd w:val="clear" w:color="auto" w:fill="auto"/>
            <w:noWrap/>
            <w:hideMark/>
          </w:tcPr>
          <w:p w14:paraId="7581273C"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0.0046</w:t>
            </w:r>
          </w:p>
        </w:tc>
        <w:tc>
          <w:tcPr>
            <w:tcW w:w="1134" w:type="dxa"/>
            <w:shd w:val="clear" w:color="auto" w:fill="auto"/>
            <w:noWrap/>
            <w:hideMark/>
          </w:tcPr>
          <w:p w14:paraId="76CB0CE6"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shd w:val="clear" w:color="auto" w:fill="auto"/>
            <w:noWrap/>
            <w:hideMark/>
          </w:tcPr>
          <w:p w14:paraId="66BAC72B"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w:t>
            </w:r>
          </w:p>
        </w:tc>
      </w:tr>
      <w:tr w:rsidR="00D731AF" w:rsidRPr="00060361" w14:paraId="1EB17F27" w14:textId="77777777" w:rsidTr="00366E62">
        <w:trPr>
          <w:trHeight w:val="270"/>
        </w:trPr>
        <w:tc>
          <w:tcPr>
            <w:tcW w:w="5070" w:type="dxa"/>
            <w:shd w:val="clear" w:color="auto" w:fill="auto"/>
            <w:noWrap/>
            <w:hideMark/>
          </w:tcPr>
          <w:p w14:paraId="56666C6F"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Epithelial cell migration</w:t>
            </w:r>
          </w:p>
        </w:tc>
        <w:tc>
          <w:tcPr>
            <w:tcW w:w="1276" w:type="dxa"/>
            <w:shd w:val="clear" w:color="auto" w:fill="auto"/>
            <w:noWrap/>
            <w:hideMark/>
          </w:tcPr>
          <w:p w14:paraId="325AB637"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0.0046</w:t>
            </w:r>
          </w:p>
        </w:tc>
        <w:tc>
          <w:tcPr>
            <w:tcW w:w="1134" w:type="dxa"/>
            <w:shd w:val="clear" w:color="auto" w:fill="auto"/>
            <w:noWrap/>
            <w:hideMark/>
          </w:tcPr>
          <w:p w14:paraId="5D0D384A"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shd w:val="clear" w:color="auto" w:fill="auto"/>
            <w:noWrap/>
            <w:hideMark/>
          </w:tcPr>
          <w:p w14:paraId="5F3566B1"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w:t>
            </w:r>
          </w:p>
        </w:tc>
      </w:tr>
      <w:tr w:rsidR="00D731AF" w:rsidRPr="00060361" w14:paraId="47A6B03F" w14:textId="77777777" w:rsidTr="00366E62">
        <w:trPr>
          <w:trHeight w:val="270"/>
        </w:trPr>
        <w:tc>
          <w:tcPr>
            <w:tcW w:w="5070" w:type="dxa"/>
            <w:shd w:val="clear" w:color="auto" w:fill="auto"/>
            <w:noWrap/>
            <w:hideMark/>
          </w:tcPr>
          <w:p w14:paraId="1A67AF65"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Nerve growth factor signaling pathway</w:t>
            </w:r>
          </w:p>
        </w:tc>
        <w:tc>
          <w:tcPr>
            <w:tcW w:w="1276" w:type="dxa"/>
            <w:shd w:val="clear" w:color="auto" w:fill="auto"/>
            <w:noWrap/>
            <w:hideMark/>
          </w:tcPr>
          <w:p w14:paraId="16C0805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0.0046</w:t>
            </w:r>
          </w:p>
        </w:tc>
        <w:tc>
          <w:tcPr>
            <w:tcW w:w="1134" w:type="dxa"/>
            <w:shd w:val="clear" w:color="auto" w:fill="auto"/>
            <w:noWrap/>
            <w:hideMark/>
          </w:tcPr>
          <w:p w14:paraId="7207A054"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shd w:val="clear" w:color="auto" w:fill="auto"/>
            <w:noWrap/>
            <w:hideMark/>
          </w:tcPr>
          <w:p w14:paraId="299EAEDA"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w:t>
            </w:r>
          </w:p>
        </w:tc>
      </w:tr>
      <w:tr w:rsidR="00D731AF" w:rsidRPr="00060361" w14:paraId="53AA15CF" w14:textId="77777777" w:rsidTr="00366E62">
        <w:trPr>
          <w:trHeight w:val="270"/>
        </w:trPr>
        <w:tc>
          <w:tcPr>
            <w:tcW w:w="5070" w:type="dxa"/>
            <w:shd w:val="clear" w:color="auto" w:fill="auto"/>
            <w:noWrap/>
            <w:hideMark/>
          </w:tcPr>
          <w:p w14:paraId="60C42C90"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L-glutamate import</w:t>
            </w:r>
          </w:p>
        </w:tc>
        <w:tc>
          <w:tcPr>
            <w:tcW w:w="1276" w:type="dxa"/>
            <w:shd w:val="clear" w:color="auto" w:fill="auto"/>
            <w:noWrap/>
            <w:hideMark/>
          </w:tcPr>
          <w:p w14:paraId="60EE7BAF"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0.0046</w:t>
            </w:r>
          </w:p>
        </w:tc>
        <w:tc>
          <w:tcPr>
            <w:tcW w:w="1134" w:type="dxa"/>
            <w:shd w:val="clear" w:color="auto" w:fill="auto"/>
            <w:noWrap/>
            <w:hideMark/>
          </w:tcPr>
          <w:p w14:paraId="380BCD94"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shd w:val="clear" w:color="auto" w:fill="auto"/>
            <w:noWrap/>
            <w:hideMark/>
          </w:tcPr>
          <w:p w14:paraId="37DA7AE9"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w:t>
            </w:r>
          </w:p>
        </w:tc>
      </w:tr>
      <w:tr w:rsidR="00D731AF" w:rsidRPr="00060361" w14:paraId="73085B83" w14:textId="77777777" w:rsidTr="00366E62">
        <w:trPr>
          <w:trHeight w:val="270"/>
        </w:trPr>
        <w:tc>
          <w:tcPr>
            <w:tcW w:w="5070" w:type="dxa"/>
            <w:shd w:val="clear" w:color="auto" w:fill="auto"/>
            <w:noWrap/>
            <w:hideMark/>
          </w:tcPr>
          <w:p w14:paraId="3F1385E2"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T cell receptor signaling pathway</w:t>
            </w:r>
          </w:p>
        </w:tc>
        <w:tc>
          <w:tcPr>
            <w:tcW w:w="1276" w:type="dxa"/>
            <w:shd w:val="clear" w:color="auto" w:fill="auto"/>
            <w:noWrap/>
            <w:hideMark/>
          </w:tcPr>
          <w:p w14:paraId="6B040737"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0.0057</w:t>
            </w:r>
          </w:p>
        </w:tc>
        <w:tc>
          <w:tcPr>
            <w:tcW w:w="1134" w:type="dxa"/>
            <w:shd w:val="clear" w:color="auto" w:fill="auto"/>
            <w:noWrap/>
            <w:hideMark/>
          </w:tcPr>
          <w:p w14:paraId="1495BA3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w:t>
            </w:r>
          </w:p>
        </w:tc>
        <w:tc>
          <w:tcPr>
            <w:tcW w:w="709" w:type="dxa"/>
            <w:shd w:val="clear" w:color="auto" w:fill="auto"/>
            <w:noWrap/>
            <w:hideMark/>
          </w:tcPr>
          <w:p w14:paraId="4F14FBB0"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26</w:t>
            </w:r>
          </w:p>
        </w:tc>
      </w:tr>
      <w:tr w:rsidR="00D731AF" w:rsidRPr="00060361" w14:paraId="3BF12700" w14:textId="77777777" w:rsidTr="00366E62">
        <w:trPr>
          <w:trHeight w:val="270"/>
        </w:trPr>
        <w:tc>
          <w:tcPr>
            <w:tcW w:w="5070" w:type="dxa"/>
            <w:shd w:val="clear" w:color="auto" w:fill="auto"/>
            <w:noWrap/>
            <w:hideMark/>
          </w:tcPr>
          <w:p w14:paraId="22ABA2DC"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Head development</w:t>
            </w:r>
          </w:p>
        </w:tc>
        <w:tc>
          <w:tcPr>
            <w:tcW w:w="1276" w:type="dxa"/>
            <w:shd w:val="clear" w:color="auto" w:fill="auto"/>
            <w:noWrap/>
            <w:hideMark/>
          </w:tcPr>
          <w:p w14:paraId="2D93858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0.0064</w:t>
            </w:r>
          </w:p>
        </w:tc>
        <w:tc>
          <w:tcPr>
            <w:tcW w:w="1134" w:type="dxa"/>
            <w:shd w:val="clear" w:color="auto" w:fill="auto"/>
            <w:noWrap/>
            <w:hideMark/>
          </w:tcPr>
          <w:p w14:paraId="0F772B79"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3</w:t>
            </w:r>
          </w:p>
        </w:tc>
        <w:tc>
          <w:tcPr>
            <w:tcW w:w="709" w:type="dxa"/>
            <w:shd w:val="clear" w:color="auto" w:fill="auto"/>
            <w:noWrap/>
            <w:hideMark/>
          </w:tcPr>
          <w:p w14:paraId="69CB6BB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14</w:t>
            </w:r>
          </w:p>
        </w:tc>
      </w:tr>
      <w:tr w:rsidR="00D731AF" w:rsidRPr="00060361" w14:paraId="7B8F852A" w14:textId="77777777" w:rsidTr="00366E62">
        <w:trPr>
          <w:trHeight w:val="270"/>
        </w:trPr>
        <w:tc>
          <w:tcPr>
            <w:tcW w:w="5070" w:type="dxa"/>
            <w:shd w:val="clear" w:color="auto" w:fill="auto"/>
            <w:noWrap/>
            <w:hideMark/>
          </w:tcPr>
          <w:p w14:paraId="2D71EFB6"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Positive regulation of MAPK cascade</w:t>
            </w:r>
          </w:p>
        </w:tc>
        <w:tc>
          <w:tcPr>
            <w:tcW w:w="1276" w:type="dxa"/>
            <w:shd w:val="clear" w:color="auto" w:fill="auto"/>
            <w:noWrap/>
            <w:hideMark/>
          </w:tcPr>
          <w:p w14:paraId="0705E240"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0.0073</w:t>
            </w:r>
          </w:p>
        </w:tc>
        <w:tc>
          <w:tcPr>
            <w:tcW w:w="1134" w:type="dxa"/>
            <w:shd w:val="clear" w:color="auto" w:fill="auto"/>
            <w:noWrap/>
            <w:hideMark/>
          </w:tcPr>
          <w:p w14:paraId="07C56F85"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6</w:t>
            </w:r>
          </w:p>
        </w:tc>
        <w:tc>
          <w:tcPr>
            <w:tcW w:w="709" w:type="dxa"/>
            <w:shd w:val="clear" w:color="auto" w:fill="auto"/>
            <w:noWrap/>
            <w:hideMark/>
          </w:tcPr>
          <w:p w14:paraId="3C53F29F"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61</w:t>
            </w:r>
          </w:p>
        </w:tc>
      </w:tr>
      <w:tr w:rsidR="00D731AF" w:rsidRPr="00060361" w14:paraId="47083298" w14:textId="77777777" w:rsidTr="00366E62">
        <w:trPr>
          <w:trHeight w:val="270"/>
        </w:trPr>
        <w:tc>
          <w:tcPr>
            <w:tcW w:w="5070" w:type="dxa"/>
            <w:shd w:val="clear" w:color="auto" w:fill="auto"/>
            <w:noWrap/>
            <w:hideMark/>
          </w:tcPr>
          <w:p w14:paraId="4BF4A06E"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Respiratory system development</w:t>
            </w:r>
          </w:p>
        </w:tc>
        <w:tc>
          <w:tcPr>
            <w:tcW w:w="1276" w:type="dxa"/>
            <w:shd w:val="clear" w:color="auto" w:fill="auto"/>
            <w:noWrap/>
            <w:hideMark/>
          </w:tcPr>
          <w:p w14:paraId="02BB85B0"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0.0075</w:t>
            </w:r>
          </w:p>
        </w:tc>
        <w:tc>
          <w:tcPr>
            <w:tcW w:w="1134" w:type="dxa"/>
            <w:shd w:val="clear" w:color="auto" w:fill="auto"/>
            <w:noWrap/>
            <w:hideMark/>
          </w:tcPr>
          <w:p w14:paraId="6F046FBA"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2</w:t>
            </w:r>
          </w:p>
        </w:tc>
        <w:tc>
          <w:tcPr>
            <w:tcW w:w="709" w:type="dxa"/>
            <w:shd w:val="clear" w:color="auto" w:fill="auto"/>
            <w:noWrap/>
            <w:hideMark/>
          </w:tcPr>
          <w:p w14:paraId="183F14A8"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5</w:t>
            </w:r>
          </w:p>
        </w:tc>
      </w:tr>
      <w:tr w:rsidR="00D731AF" w:rsidRPr="00060361" w14:paraId="182A5BC5" w14:textId="77777777" w:rsidTr="00366E62">
        <w:trPr>
          <w:trHeight w:val="270"/>
        </w:trPr>
        <w:tc>
          <w:tcPr>
            <w:tcW w:w="5070" w:type="dxa"/>
            <w:shd w:val="clear" w:color="auto" w:fill="auto"/>
            <w:noWrap/>
            <w:hideMark/>
          </w:tcPr>
          <w:p w14:paraId="2089C896"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epithelial cell differentiation</w:t>
            </w:r>
          </w:p>
        </w:tc>
        <w:tc>
          <w:tcPr>
            <w:tcW w:w="1276" w:type="dxa"/>
            <w:shd w:val="clear" w:color="auto" w:fill="auto"/>
            <w:noWrap/>
            <w:hideMark/>
          </w:tcPr>
          <w:p w14:paraId="60E0F46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0.0084</w:t>
            </w:r>
          </w:p>
        </w:tc>
        <w:tc>
          <w:tcPr>
            <w:tcW w:w="1134" w:type="dxa"/>
            <w:shd w:val="clear" w:color="auto" w:fill="auto"/>
            <w:noWrap/>
            <w:hideMark/>
          </w:tcPr>
          <w:p w14:paraId="310C684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5</w:t>
            </w:r>
          </w:p>
        </w:tc>
        <w:tc>
          <w:tcPr>
            <w:tcW w:w="709" w:type="dxa"/>
            <w:shd w:val="clear" w:color="auto" w:fill="auto"/>
            <w:noWrap/>
            <w:hideMark/>
          </w:tcPr>
          <w:p w14:paraId="44089434"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45</w:t>
            </w:r>
          </w:p>
        </w:tc>
      </w:tr>
      <w:tr w:rsidR="00D731AF" w:rsidRPr="00060361" w14:paraId="1E870750" w14:textId="77777777" w:rsidTr="00366E62">
        <w:trPr>
          <w:trHeight w:val="270"/>
        </w:trPr>
        <w:tc>
          <w:tcPr>
            <w:tcW w:w="5070" w:type="dxa"/>
            <w:shd w:val="clear" w:color="auto" w:fill="auto"/>
            <w:noWrap/>
            <w:hideMark/>
          </w:tcPr>
          <w:p w14:paraId="2C0F55FB"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positive regulation of protein ubiquitination</w:t>
            </w:r>
          </w:p>
        </w:tc>
        <w:tc>
          <w:tcPr>
            <w:tcW w:w="1276" w:type="dxa"/>
            <w:shd w:val="clear" w:color="auto" w:fill="auto"/>
            <w:noWrap/>
            <w:hideMark/>
          </w:tcPr>
          <w:p w14:paraId="6362479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0.0084</w:t>
            </w:r>
          </w:p>
        </w:tc>
        <w:tc>
          <w:tcPr>
            <w:tcW w:w="1134" w:type="dxa"/>
            <w:shd w:val="clear" w:color="auto" w:fill="auto"/>
            <w:noWrap/>
            <w:hideMark/>
          </w:tcPr>
          <w:p w14:paraId="4C622C2C"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5</w:t>
            </w:r>
          </w:p>
        </w:tc>
        <w:tc>
          <w:tcPr>
            <w:tcW w:w="709" w:type="dxa"/>
            <w:shd w:val="clear" w:color="auto" w:fill="auto"/>
            <w:noWrap/>
            <w:hideMark/>
          </w:tcPr>
          <w:p w14:paraId="6D458187"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45</w:t>
            </w:r>
          </w:p>
        </w:tc>
      </w:tr>
      <w:tr w:rsidR="00D731AF" w:rsidRPr="00060361" w14:paraId="6C6788EB" w14:textId="77777777" w:rsidTr="00366E62">
        <w:trPr>
          <w:trHeight w:val="270"/>
        </w:trPr>
        <w:tc>
          <w:tcPr>
            <w:tcW w:w="5070" w:type="dxa"/>
            <w:shd w:val="clear" w:color="auto" w:fill="auto"/>
            <w:noWrap/>
            <w:hideMark/>
          </w:tcPr>
          <w:p w14:paraId="3D3057DD"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Smooth muscle cell differentiation</w:t>
            </w:r>
          </w:p>
        </w:tc>
        <w:tc>
          <w:tcPr>
            <w:tcW w:w="1276" w:type="dxa"/>
            <w:shd w:val="clear" w:color="auto" w:fill="auto"/>
            <w:noWrap/>
            <w:hideMark/>
          </w:tcPr>
          <w:p w14:paraId="02A77DE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0.0095</w:t>
            </w:r>
          </w:p>
        </w:tc>
        <w:tc>
          <w:tcPr>
            <w:tcW w:w="1134" w:type="dxa"/>
            <w:shd w:val="clear" w:color="auto" w:fill="auto"/>
            <w:noWrap/>
            <w:hideMark/>
          </w:tcPr>
          <w:p w14:paraId="6E9688E5"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3</w:t>
            </w:r>
          </w:p>
        </w:tc>
        <w:tc>
          <w:tcPr>
            <w:tcW w:w="709" w:type="dxa"/>
            <w:shd w:val="clear" w:color="auto" w:fill="auto"/>
            <w:noWrap/>
            <w:hideMark/>
          </w:tcPr>
          <w:p w14:paraId="200EA1F2"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16</w:t>
            </w:r>
          </w:p>
        </w:tc>
      </w:tr>
      <w:tr w:rsidR="00D731AF" w:rsidRPr="00060361" w14:paraId="34AB3047" w14:textId="77777777" w:rsidTr="00366E62">
        <w:trPr>
          <w:trHeight w:val="270"/>
        </w:trPr>
        <w:tc>
          <w:tcPr>
            <w:tcW w:w="5070" w:type="dxa"/>
            <w:tcBorders>
              <w:bottom w:val="nil"/>
            </w:tcBorders>
            <w:shd w:val="clear" w:color="auto" w:fill="auto"/>
            <w:noWrap/>
            <w:hideMark/>
          </w:tcPr>
          <w:p w14:paraId="5AFC8E90"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 xml:space="preserve">negative regulation of extrinsic apoptotic signaling </w:t>
            </w:r>
          </w:p>
          <w:p w14:paraId="25F6196F"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pathway in absence of ligand</w:t>
            </w:r>
          </w:p>
        </w:tc>
        <w:tc>
          <w:tcPr>
            <w:tcW w:w="1276" w:type="dxa"/>
            <w:tcBorders>
              <w:bottom w:val="nil"/>
            </w:tcBorders>
            <w:shd w:val="clear" w:color="auto" w:fill="auto"/>
            <w:noWrap/>
            <w:hideMark/>
          </w:tcPr>
          <w:p w14:paraId="6D3A791C"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0.0095</w:t>
            </w:r>
          </w:p>
        </w:tc>
        <w:tc>
          <w:tcPr>
            <w:tcW w:w="1134" w:type="dxa"/>
            <w:tcBorders>
              <w:bottom w:val="nil"/>
            </w:tcBorders>
            <w:shd w:val="clear" w:color="auto" w:fill="auto"/>
            <w:noWrap/>
            <w:hideMark/>
          </w:tcPr>
          <w:p w14:paraId="77451371"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3</w:t>
            </w:r>
          </w:p>
        </w:tc>
        <w:tc>
          <w:tcPr>
            <w:tcW w:w="709" w:type="dxa"/>
            <w:tcBorders>
              <w:bottom w:val="nil"/>
            </w:tcBorders>
            <w:shd w:val="clear" w:color="auto" w:fill="auto"/>
            <w:noWrap/>
            <w:hideMark/>
          </w:tcPr>
          <w:p w14:paraId="3007C206"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16</w:t>
            </w:r>
          </w:p>
        </w:tc>
      </w:tr>
      <w:tr w:rsidR="00D731AF" w:rsidRPr="00060361" w14:paraId="6C4C026F" w14:textId="77777777" w:rsidTr="00366E62">
        <w:trPr>
          <w:trHeight w:val="270"/>
        </w:trPr>
        <w:tc>
          <w:tcPr>
            <w:tcW w:w="5070" w:type="dxa"/>
            <w:tcBorders>
              <w:top w:val="nil"/>
              <w:bottom w:val="nil"/>
            </w:tcBorders>
            <w:shd w:val="clear" w:color="auto" w:fill="auto"/>
            <w:noWrap/>
            <w:hideMark/>
          </w:tcPr>
          <w:p w14:paraId="2667F44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 xml:space="preserve">negative regulation of peptidyl-threonine </w:t>
            </w:r>
          </w:p>
          <w:p w14:paraId="7D14060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phosphorylation</w:t>
            </w:r>
          </w:p>
        </w:tc>
        <w:tc>
          <w:tcPr>
            <w:tcW w:w="1276" w:type="dxa"/>
            <w:tcBorders>
              <w:top w:val="nil"/>
              <w:bottom w:val="nil"/>
            </w:tcBorders>
            <w:shd w:val="clear" w:color="auto" w:fill="auto"/>
            <w:noWrap/>
            <w:hideMark/>
          </w:tcPr>
          <w:p w14:paraId="04378B58"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0.0110</w:t>
            </w:r>
          </w:p>
        </w:tc>
        <w:tc>
          <w:tcPr>
            <w:tcW w:w="1134" w:type="dxa"/>
            <w:tcBorders>
              <w:top w:val="nil"/>
              <w:bottom w:val="nil"/>
            </w:tcBorders>
            <w:shd w:val="clear" w:color="auto" w:fill="auto"/>
            <w:noWrap/>
            <w:hideMark/>
          </w:tcPr>
          <w:p w14:paraId="61E951F5"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tcBorders>
              <w:top w:val="nil"/>
              <w:bottom w:val="nil"/>
            </w:tcBorders>
            <w:shd w:val="clear" w:color="auto" w:fill="auto"/>
            <w:noWrap/>
            <w:hideMark/>
          </w:tcPr>
          <w:p w14:paraId="4EFA1D89"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6</w:t>
            </w:r>
          </w:p>
        </w:tc>
      </w:tr>
      <w:tr w:rsidR="00D731AF" w:rsidRPr="00060361" w14:paraId="6103936A" w14:textId="77777777" w:rsidTr="00366E62">
        <w:trPr>
          <w:trHeight w:val="270"/>
        </w:trPr>
        <w:tc>
          <w:tcPr>
            <w:tcW w:w="5070" w:type="dxa"/>
            <w:tcBorders>
              <w:top w:val="nil"/>
            </w:tcBorders>
            <w:shd w:val="clear" w:color="auto" w:fill="auto"/>
            <w:noWrap/>
            <w:hideMark/>
          </w:tcPr>
          <w:p w14:paraId="3B064B38"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lastRenderedPageBreak/>
              <w:t>serotonin metabolic process</w:t>
            </w:r>
          </w:p>
        </w:tc>
        <w:tc>
          <w:tcPr>
            <w:tcW w:w="1276" w:type="dxa"/>
            <w:tcBorders>
              <w:top w:val="nil"/>
            </w:tcBorders>
            <w:shd w:val="clear" w:color="auto" w:fill="auto"/>
            <w:noWrap/>
            <w:hideMark/>
          </w:tcPr>
          <w:p w14:paraId="7B807696"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0.0110</w:t>
            </w:r>
          </w:p>
        </w:tc>
        <w:tc>
          <w:tcPr>
            <w:tcW w:w="1134" w:type="dxa"/>
            <w:tcBorders>
              <w:top w:val="nil"/>
            </w:tcBorders>
            <w:shd w:val="clear" w:color="auto" w:fill="auto"/>
            <w:noWrap/>
            <w:hideMark/>
          </w:tcPr>
          <w:p w14:paraId="0A525121"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tcBorders>
              <w:top w:val="nil"/>
            </w:tcBorders>
            <w:shd w:val="clear" w:color="auto" w:fill="auto"/>
            <w:noWrap/>
            <w:hideMark/>
          </w:tcPr>
          <w:p w14:paraId="12FF238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6</w:t>
            </w:r>
          </w:p>
        </w:tc>
      </w:tr>
      <w:tr w:rsidR="00D731AF" w:rsidRPr="00060361" w14:paraId="500AA915" w14:textId="77777777" w:rsidTr="00366E62">
        <w:trPr>
          <w:trHeight w:val="270"/>
        </w:trPr>
        <w:tc>
          <w:tcPr>
            <w:tcW w:w="5070" w:type="dxa"/>
            <w:shd w:val="clear" w:color="auto" w:fill="auto"/>
            <w:noWrap/>
            <w:hideMark/>
          </w:tcPr>
          <w:p w14:paraId="613B3660"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Lung epithelium development</w:t>
            </w:r>
          </w:p>
        </w:tc>
        <w:tc>
          <w:tcPr>
            <w:tcW w:w="1276" w:type="dxa"/>
            <w:shd w:val="clear" w:color="auto" w:fill="auto"/>
            <w:noWrap/>
            <w:hideMark/>
          </w:tcPr>
          <w:p w14:paraId="37A1FE28"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0.0110</w:t>
            </w:r>
          </w:p>
        </w:tc>
        <w:tc>
          <w:tcPr>
            <w:tcW w:w="1134" w:type="dxa"/>
            <w:shd w:val="clear" w:color="auto" w:fill="auto"/>
            <w:noWrap/>
            <w:hideMark/>
          </w:tcPr>
          <w:p w14:paraId="5CA012FB"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2</w:t>
            </w:r>
          </w:p>
        </w:tc>
        <w:tc>
          <w:tcPr>
            <w:tcW w:w="709" w:type="dxa"/>
            <w:shd w:val="clear" w:color="auto" w:fill="auto"/>
            <w:noWrap/>
            <w:hideMark/>
          </w:tcPr>
          <w:p w14:paraId="040507D8"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6</w:t>
            </w:r>
          </w:p>
        </w:tc>
      </w:tr>
      <w:tr w:rsidR="00D731AF" w:rsidRPr="00060361" w14:paraId="31A34FF7" w14:textId="77777777" w:rsidTr="00366E62">
        <w:trPr>
          <w:trHeight w:val="270"/>
        </w:trPr>
        <w:tc>
          <w:tcPr>
            <w:tcW w:w="5070" w:type="dxa"/>
            <w:shd w:val="clear" w:color="auto" w:fill="auto"/>
            <w:noWrap/>
            <w:hideMark/>
          </w:tcPr>
          <w:p w14:paraId="44056CA3"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Lung morphogenesis</w:t>
            </w:r>
          </w:p>
        </w:tc>
        <w:tc>
          <w:tcPr>
            <w:tcW w:w="1276" w:type="dxa"/>
            <w:shd w:val="clear" w:color="auto" w:fill="auto"/>
            <w:noWrap/>
            <w:hideMark/>
          </w:tcPr>
          <w:p w14:paraId="1F25732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0.0113</w:t>
            </w:r>
          </w:p>
        </w:tc>
        <w:tc>
          <w:tcPr>
            <w:tcW w:w="1134" w:type="dxa"/>
            <w:shd w:val="clear" w:color="auto" w:fill="auto"/>
            <w:noWrap/>
            <w:hideMark/>
          </w:tcPr>
          <w:p w14:paraId="7AC01D2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3</w:t>
            </w:r>
          </w:p>
        </w:tc>
        <w:tc>
          <w:tcPr>
            <w:tcW w:w="709" w:type="dxa"/>
            <w:shd w:val="clear" w:color="auto" w:fill="auto"/>
            <w:noWrap/>
            <w:hideMark/>
          </w:tcPr>
          <w:p w14:paraId="372C180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17</w:t>
            </w:r>
          </w:p>
        </w:tc>
      </w:tr>
      <w:tr w:rsidR="00D731AF" w:rsidRPr="00060361" w14:paraId="088BF600" w14:textId="77777777" w:rsidTr="00366E62">
        <w:trPr>
          <w:trHeight w:val="270"/>
        </w:trPr>
        <w:tc>
          <w:tcPr>
            <w:tcW w:w="5070" w:type="dxa"/>
            <w:shd w:val="clear" w:color="auto" w:fill="auto"/>
            <w:noWrap/>
            <w:hideMark/>
          </w:tcPr>
          <w:p w14:paraId="613F74C5"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mitotic cytokinesis</w:t>
            </w:r>
          </w:p>
        </w:tc>
        <w:tc>
          <w:tcPr>
            <w:tcW w:w="1276" w:type="dxa"/>
            <w:shd w:val="clear" w:color="auto" w:fill="auto"/>
            <w:noWrap/>
            <w:hideMark/>
          </w:tcPr>
          <w:p w14:paraId="5A6F92B1"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0.0133</w:t>
            </w:r>
          </w:p>
        </w:tc>
        <w:tc>
          <w:tcPr>
            <w:tcW w:w="1134" w:type="dxa"/>
            <w:shd w:val="clear" w:color="auto" w:fill="auto"/>
            <w:noWrap/>
            <w:hideMark/>
          </w:tcPr>
          <w:p w14:paraId="055B641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3</w:t>
            </w:r>
          </w:p>
        </w:tc>
        <w:tc>
          <w:tcPr>
            <w:tcW w:w="709" w:type="dxa"/>
            <w:shd w:val="clear" w:color="auto" w:fill="auto"/>
            <w:noWrap/>
            <w:hideMark/>
          </w:tcPr>
          <w:p w14:paraId="1E1AE33A"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18</w:t>
            </w:r>
          </w:p>
        </w:tc>
      </w:tr>
      <w:tr w:rsidR="00D731AF" w:rsidRPr="00060361" w14:paraId="72C81B5E" w14:textId="77777777" w:rsidTr="00366E62">
        <w:trPr>
          <w:trHeight w:val="270"/>
        </w:trPr>
        <w:tc>
          <w:tcPr>
            <w:tcW w:w="5070" w:type="dxa"/>
            <w:shd w:val="clear" w:color="auto" w:fill="auto"/>
            <w:noWrap/>
            <w:hideMark/>
          </w:tcPr>
          <w:p w14:paraId="7C690DE0"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Ventricular cardiac muscle tissue morphogenesis</w:t>
            </w:r>
          </w:p>
        </w:tc>
        <w:tc>
          <w:tcPr>
            <w:tcW w:w="1276" w:type="dxa"/>
            <w:shd w:val="clear" w:color="auto" w:fill="auto"/>
            <w:noWrap/>
            <w:hideMark/>
          </w:tcPr>
          <w:p w14:paraId="65464D33"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0.0133</w:t>
            </w:r>
          </w:p>
        </w:tc>
        <w:tc>
          <w:tcPr>
            <w:tcW w:w="1134" w:type="dxa"/>
            <w:shd w:val="clear" w:color="auto" w:fill="auto"/>
            <w:noWrap/>
            <w:hideMark/>
          </w:tcPr>
          <w:p w14:paraId="550C7D0F"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3</w:t>
            </w:r>
          </w:p>
        </w:tc>
        <w:tc>
          <w:tcPr>
            <w:tcW w:w="709" w:type="dxa"/>
            <w:shd w:val="clear" w:color="auto" w:fill="auto"/>
            <w:noWrap/>
            <w:hideMark/>
          </w:tcPr>
          <w:p w14:paraId="5B2698FD"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18</w:t>
            </w:r>
          </w:p>
        </w:tc>
      </w:tr>
      <w:tr w:rsidR="00D731AF" w:rsidRPr="00060361" w14:paraId="35E8A871" w14:textId="77777777" w:rsidTr="00366E62">
        <w:trPr>
          <w:trHeight w:val="270"/>
        </w:trPr>
        <w:tc>
          <w:tcPr>
            <w:tcW w:w="5070" w:type="dxa"/>
            <w:shd w:val="clear" w:color="auto" w:fill="auto"/>
            <w:noWrap/>
            <w:hideMark/>
          </w:tcPr>
          <w:p w14:paraId="01CECFDA"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Cardiac right ventricle morphogenesis</w:t>
            </w:r>
          </w:p>
        </w:tc>
        <w:tc>
          <w:tcPr>
            <w:tcW w:w="1276" w:type="dxa"/>
            <w:shd w:val="clear" w:color="auto" w:fill="auto"/>
            <w:noWrap/>
            <w:hideMark/>
          </w:tcPr>
          <w:p w14:paraId="7608847B"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0.0152</w:t>
            </w:r>
          </w:p>
        </w:tc>
        <w:tc>
          <w:tcPr>
            <w:tcW w:w="1134" w:type="dxa"/>
            <w:shd w:val="clear" w:color="auto" w:fill="auto"/>
            <w:noWrap/>
            <w:hideMark/>
          </w:tcPr>
          <w:p w14:paraId="3FCF5BE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2</w:t>
            </w:r>
          </w:p>
        </w:tc>
        <w:tc>
          <w:tcPr>
            <w:tcW w:w="709" w:type="dxa"/>
            <w:shd w:val="clear" w:color="auto" w:fill="auto"/>
            <w:noWrap/>
            <w:hideMark/>
          </w:tcPr>
          <w:p w14:paraId="1106333F"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7</w:t>
            </w:r>
          </w:p>
        </w:tc>
      </w:tr>
      <w:tr w:rsidR="00D731AF" w:rsidRPr="00060361" w14:paraId="323CB4C1" w14:textId="77777777" w:rsidTr="00366E62">
        <w:trPr>
          <w:trHeight w:val="270"/>
        </w:trPr>
        <w:tc>
          <w:tcPr>
            <w:tcW w:w="5070" w:type="dxa"/>
            <w:shd w:val="clear" w:color="auto" w:fill="auto"/>
            <w:noWrap/>
            <w:hideMark/>
          </w:tcPr>
          <w:p w14:paraId="3992C580"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Positive regulation of heart rate</w:t>
            </w:r>
          </w:p>
        </w:tc>
        <w:tc>
          <w:tcPr>
            <w:tcW w:w="1276" w:type="dxa"/>
            <w:shd w:val="clear" w:color="auto" w:fill="auto"/>
            <w:noWrap/>
            <w:hideMark/>
          </w:tcPr>
          <w:p w14:paraId="4EAFA028"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0.01526</w:t>
            </w:r>
          </w:p>
        </w:tc>
        <w:tc>
          <w:tcPr>
            <w:tcW w:w="1134" w:type="dxa"/>
            <w:shd w:val="clear" w:color="auto" w:fill="auto"/>
            <w:noWrap/>
            <w:hideMark/>
          </w:tcPr>
          <w:p w14:paraId="42A00482"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2</w:t>
            </w:r>
          </w:p>
        </w:tc>
        <w:tc>
          <w:tcPr>
            <w:tcW w:w="709" w:type="dxa"/>
            <w:shd w:val="clear" w:color="auto" w:fill="auto"/>
            <w:noWrap/>
            <w:hideMark/>
          </w:tcPr>
          <w:p w14:paraId="0FD9D13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7</w:t>
            </w:r>
          </w:p>
        </w:tc>
      </w:tr>
      <w:tr w:rsidR="00D731AF" w:rsidRPr="00060361" w14:paraId="15204BBF" w14:textId="77777777" w:rsidTr="00366E62">
        <w:trPr>
          <w:trHeight w:val="270"/>
        </w:trPr>
        <w:tc>
          <w:tcPr>
            <w:tcW w:w="5070" w:type="dxa"/>
            <w:shd w:val="clear" w:color="auto" w:fill="auto"/>
            <w:noWrap/>
            <w:hideMark/>
          </w:tcPr>
          <w:p w14:paraId="5DEF0E4D"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Negative regulation of programmed cell death</w:t>
            </w:r>
          </w:p>
        </w:tc>
        <w:tc>
          <w:tcPr>
            <w:tcW w:w="1276" w:type="dxa"/>
            <w:shd w:val="clear" w:color="auto" w:fill="auto"/>
            <w:noWrap/>
            <w:hideMark/>
          </w:tcPr>
          <w:p w14:paraId="37049709"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0.0152</w:t>
            </w:r>
          </w:p>
        </w:tc>
        <w:tc>
          <w:tcPr>
            <w:tcW w:w="1134" w:type="dxa"/>
            <w:shd w:val="clear" w:color="auto" w:fill="auto"/>
            <w:noWrap/>
            <w:hideMark/>
          </w:tcPr>
          <w:p w14:paraId="4622FFCC"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w:t>
            </w:r>
          </w:p>
        </w:tc>
        <w:tc>
          <w:tcPr>
            <w:tcW w:w="709" w:type="dxa"/>
            <w:shd w:val="clear" w:color="auto" w:fill="auto"/>
            <w:noWrap/>
            <w:hideMark/>
          </w:tcPr>
          <w:p w14:paraId="47BC128B"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7</w:t>
            </w:r>
          </w:p>
        </w:tc>
      </w:tr>
      <w:tr w:rsidR="00D731AF" w:rsidRPr="00060361" w14:paraId="757BD542" w14:textId="77777777" w:rsidTr="00366E62">
        <w:trPr>
          <w:trHeight w:val="270"/>
        </w:trPr>
        <w:tc>
          <w:tcPr>
            <w:tcW w:w="5070" w:type="dxa"/>
            <w:shd w:val="clear" w:color="auto" w:fill="auto"/>
            <w:noWrap/>
            <w:hideMark/>
          </w:tcPr>
          <w:p w14:paraId="13068B6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Bud elongation involved in lung branching</w:t>
            </w:r>
          </w:p>
        </w:tc>
        <w:tc>
          <w:tcPr>
            <w:tcW w:w="1276" w:type="dxa"/>
            <w:shd w:val="clear" w:color="auto" w:fill="auto"/>
            <w:noWrap/>
            <w:hideMark/>
          </w:tcPr>
          <w:p w14:paraId="7D1F6813"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0.0152</w:t>
            </w:r>
          </w:p>
        </w:tc>
        <w:tc>
          <w:tcPr>
            <w:tcW w:w="1134" w:type="dxa"/>
            <w:shd w:val="clear" w:color="auto" w:fill="auto"/>
            <w:noWrap/>
            <w:hideMark/>
          </w:tcPr>
          <w:p w14:paraId="38E8A9CC"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2</w:t>
            </w:r>
          </w:p>
        </w:tc>
        <w:tc>
          <w:tcPr>
            <w:tcW w:w="709" w:type="dxa"/>
            <w:shd w:val="clear" w:color="auto" w:fill="auto"/>
            <w:noWrap/>
            <w:hideMark/>
          </w:tcPr>
          <w:p w14:paraId="50C6CB8E" w14:textId="77777777" w:rsidR="00D731AF" w:rsidRPr="00060361" w:rsidRDefault="00D731AF" w:rsidP="00366E62">
            <w:pPr>
              <w:tabs>
                <w:tab w:val="left" w:pos="-709"/>
              </w:tabs>
              <w:spacing w:line="480" w:lineRule="auto"/>
              <w:ind w:rightChars="-364" w:right="-764"/>
              <w:rPr>
                <w:rFonts w:ascii="Times New Roman" w:hAnsi="Times New Roman" w:cs="Times New Roman"/>
                <w:b/>
                <w:sz w:val="24"/>
                <w:szCs w:val="24"/>
              </w:rPr>
            </w:pPr>
            <w:r w:rsidRPr="00060361">
              <w:rPr>
                <w:rFonts w:ascii="Times New Roman" w:hAnsi="Times New Roman" w:cs="Times New Roman"/>
                <w:b/>
                <w:sz w:val="24"/>
                <w:szCs w:val="24"/>
              </w:rPr>
              <w:t>7</w:t>
            </w:r>
          </w:p>
        </w:tc>
      </w:tr>
      <w:tr w:rsidR="00D731AF" w:rsidRPr="00060361" w14:paraId="30B8250F" w14:textId="77777777" w:rsidTr="00366E62">
        <w:trPr>
          <w:trHeight w:val="270"/>
        </w:trPr>
        <w:tc>
          <w:tcPr>
            <w:tcW w:w="5070" w:type="dxa"/>
            <w:shd w:val="clear" w:color="auto" w:fill="auto"/>
            <w:noWrap/>
            <w:hideMark/>
          </w:tcPr>
          <w:p w14:paraId="2AB13A8A"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Positive regulation of mitotic cell cycle</w:t>
            </w:r>
          </w:p>
        </w:tc>
        <w:tc>
          <w:tcPr>
            <w:tcW w:w="1276" w:type="dxa"/>
            <w:shd w:val="clear" w:color="auto" w:fill="auto"/>
            <w:noWrap/>
            <w:hideMark/>
          </w:tcPr>
          <w:p w14:paraId="6C1F99D2"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0.0154</w:t>
            </w:r>
          </w:p>
        </w:tc>
        <w:tc>
          <w:tcPr>
            <w:tcW w:w="1134" w:type="dxa"/>
            <w:shd w:val="clear" w:color="auto" w:fill="auto"/>
            <w:noWrap/>
            <w:hideMark/>
          </w:tcPr>
          <w:p w14:paraId="135CF764"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3</w:t>
            </w:r>
          </w:p>
        </w:tc>
        <w:tc>
          <w:tcPr>
            <w:tcW w:w="709" w:type="dxa"/>
            <w:shd w:val="clear" w:color="auto" w:fill="auto"/>
            <w:noWrap/>
            <w:hideMark/>
          </w:tcPr>
          <w:p w14:paraId="708B7298"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19</w:t>
            </w:r>
          </w:p>
        </w:tc>
      </w:tr>
      <w:tr w:rsidR="00D731AF" w:rsidRPr="00060361" w14:paraId="22F07509" w14:textId="77777777" w:rsidTr="00366E62">
        <w:trPr>
          <w:trHeight w:val="270"/>
        </w:trPr>
        <w:tc>
          <w:tcPr>
            <w:tcW w:w="5070" w:type="dxa"/>
            <w:shd w:val="clear" w:color="auto" w:fill="auto"/>
            <w:noWrap/>
            <w:hideMark/>
          </w:tcPr>
          <w:p w14:paraId="23728366"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Nucleotide-excision repair</w:t>
            </w:r>
          </w:p>
        </w:tc>
        <w:tc>
          <w:tcPr>
            <w:tcW w:w="1276" w:type="dxa"/>
            <w:shd w:val="clear" w:color="auto" w:fill="auto"/>
            <w:noWrap/>
            <w:hideMark/>
          </w:tcPr>
          <w:p w14:paraId="7B279673"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0.0178</w:t>
            </w:r>
          </w:p>
        </w:tc>
        <w:tc>
          <w:tcPr>
            <w:tcW w:w="1134" w:type="dxa"/>
            <w:shd w:val="clear" w:color="auto" w:fill="auto"/>
            <w:noWrap/>
            <w:hideMark/>
          </w:tcPr>
          <w:p w14:paraId="38C3B509"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3</w:t>
            </w:r>
          </w:p>
        </w:tc>
        <w:tc>
          <w:tcPr>
            <w:tcW w:w="709" w:type="dxa"/>
            <w:shd w:val="clear" w:color="auto" w:fill="auto"/>
            <w:noWrap/>
            <w:hideMark/>
          </w:tcPr>
          <w:p w14:paraId="4704EC77"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20</w:t>
            </w:r>
          </w:p>
        </w:tc>
      </w:tr>
      <w:tr w:rsidR="00D731AF" w:rsidRPr="002F3BBF" w14:paraId="1679E302" w14:textId="77777777" w:rsidTr="00366E62">
        <w:trPr>
          <w:trHeight w:val="270"/>
        </w:trPr>
        <w:tc>
          <w:tcPr>
            <w:tcW w:w="5070" w:type="dxa"/>
            <w:tcBorders>
              <w:bottom w:val="nil"/>
            </w:tcBorders>
            <w:shd w:val="clear" w:color="auto" w:fill="auto"/>
            <w:noWrap/>
            <w:hideMark/>
          </w:tcPr>
          <w:p w14:paraId="7DC6B202"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Neutrophil chemotaxis</w:t>
            </w:r>
          </w:p>
        </w:tc>
        <w:tc>
          <w:tcPr>
            <w:tcW w:w="1276" w:type="dxa"/>
            <w:tcBorders>
              <w:bottom w:val="nil"/>
            </w:tcBorders>
            <w:shd w:val="clear" w:color="auto" w:fill="auto"/>
            <w:noWrap/>
            <w:hideMark/>
          </w:tcPr>
          <w:p w14:paraId="4AA7EB77"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0.0178</w:t>
            </w:r>
          </w:p>
        </w:tc>
        <w:tc>
          <w:tcPr>
            <w:tcW w:w="1134" w:type="dxa"/>
            <w:tcBorders>
              <w:bottom w:val="nil"/>
            </w:tcBorders>
            <w:shd w:val="clear" w:color="auto" w:fill="auto"/>
            <w:noWrap/>
            <w:hideMark/>
          </w:tcPr>
          <w:p w14:paraId="27010E12" w14:textId="77777777" w:rsidR="00D731AF" w:rsidRPr="00060361"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3</w:t>
            </w:r>
          </w:p>
        </w:tc>
        <w:tc>
          <w:tcPr>
            <w:tcW w:w="709" w:type="dxa"/>
            <w:tcBorders>
              <w:bottom w:val="nil"/>
            </w:tcBorders>
            <w:shd w:val="clear" w:color="auto" w:fill="auto"/>
            <w:noWrap/>
            <w:hideMark/>
          </w:tcPr>
          <w:p w14:paraId="6E859A35" w14:textId="77777777" w:rsidR="00D731AF" w:rsidRPr="002F3BBF" w:rsidRDefault="00D731AF" w:rsidP="00366E62">
            <w:pPr>
              <w:tabs>
                <w:tab w:val="left" w:pos="-709"/>
              </w:tabs>
              <w:spacing w:line="480" w:lineRule="auto"/>
              <w:ind w:rightChars="-364" w:right="-764"/>
              <w:rPr>
                <w:rFonts w:ascii="Times New Roman" w:hAnsi="Times New Roman" w:cs="Times New Roman"/>
                <w:sz w:val="24"/>
                <w:szCs w:val="24"/>
              </w:rPr>
            </w:pPr>
            <w:r w:rsidRPr="00060361">
              <w:rPr>
                <w:rFonts w:ascii="Times New Roman" w:hAnsi="Times New Roman" w:cs="Times New Roman"/>
                <w:sz w:val="24"/>
                <w:szCs w:val="24"/>
              </w:rPr>
              <w:t>20</w:t>
            </w:r>
          </w:p>
        </w:tc>
      </w:tr>
      <w:tr w:rsidR="00D731AF" w:rsidRPr="002F3BBF" w14:paraId="51FEBA40" w14:textId="77777777" w:rsidTr="00366E62">
        <w:trPr>
          <w:trHeight w:val="270"/>
        </w:trPr>
        <w:tc>
          <w:tcPr>
            <w:tcW w:w="5070" w:type="dxa"/>
            <w:tcBorders>
              <w:top w:val="nil"/>
              <w:bottom w:val="single" w:sz="8" w:space="0" w:color="auto"/>
            </w:tcBorders>
            <w:shd w:val="clear" w:color="auto" w:fill="auto"/>
            <w:noWrap/>
            <w:hideMark/>
          </w:tcPr>
          <w:p w14:paraId="5D069206" w14:textId="77777777" w:rsidR="00D731AF" w:rsidRPr="00E70206" w:rsidRDefault="00D731AF" w:rsidP="00366E62">
            <w:pPr>
              <w:tabs>
                <w:tab w:val="left" w:pos="-709"/>
              </w:tabs>
              <w:spacing w:line="480" w:lineRule="auto"/>
              <w:ind w:rightChars="-364" w:right="-764"/>
              <w:rPr>
                <w:rFonts w:ascii="Times New Roman" w:hAnsi="Times New Roman" w:cs="Times New Roman"/>
                <w:b/>
                <w:sz w:val="24"/>
                <w:szCs w:val="24"/>
              </w:rPr>
            </w:pPr>
            <w:r>
              <w:rPr>
                <w:rFonts w:ascii="Times New Roman" w:hAnsi="Times New Roman" w:cs="Times New Roman"/>
                <w:b/>
                <w:sz w:val="24"/>
                <w:szCs w:val="24"/>
              </w:rPr>
              <w:t>D</w:t>
            </w:r>
            <w:r w:rsidRPr="00E70206">
              <w:rPr>
                <w:rFonts w:ascii="Times New Roman" w:hAnsi="Times New Roman" w:cs="Times New Roman"/>
                <w:b/>
                <w:sz w:val="24"/>
                <w:szCs w:val="24"/>
              </w:rPr>
              <w:t>orsal/ventral pattern formation</w:t>
            </w:r>
          </w:p>
        </w:tc>
        <w:tc>
          <w:tcPr>
            <w:tcW w:w="1276" w:type="dxa"/>
            <w:tcBorders>
              <w:top w:val="nil"/>
              <w:bottom w:val="single" w:sz="8" w:space="0" w:color="auto"/>
            </w:tcBorders>
            <w:shd w:val="clear" w:color="auto" w:fill="auto"/>
            <w:noWrap/>
            <w:hideMark/>
          </w:tcPr>
          <w:p w14:paraId="601CE943" w14:textId="77777777" w:rsidR="00D731AF" w:rsidRPr="00E70206" w:rsidRDefault="00D731AF" w:rsidP="00366E62">
            <w:pPr>
              <w:tabs>
                <w:tab w:val="left" w:pos="-709"/>
              </w:tabs>
              <w:spacing w:line="480" w:lineRule="auto"/>
              <w:ind w:rightChars="-364" w:right="-764"/>
              <w:rPr>
                <w:rFonts w:ascii="Times New Roman" w:hAnsi="Times New Roman" w:cs="Times New Roman"/>
                <w:b/>
                <w:sz w:val="24"/>
                <w:szCs w:val="24"/>
              </w:rPr>
            </w:pPr>
            <w:r w:rsidRPr="00E70206">
              <w:rPr>
                <w:rFonts w:ascii="Times New Roman" w:hAnsi="Times New Roman" w:cs="Times New Roman"/>
                <w:b/>
                <w:sz w:val="24"/>
                <w:szCs w:val="24"/>
              </w:rPr>
              <w:t>0.0180</w:t>
            </w:r>
          </w:p>
        </w:tc>
        <w:tc>
          <w:tcPr>
            <w:tcW w:w="1134" w:type="dxa"/>
            <w:tcBorders>
              <w:top w:val="nil"/>
              <w:bottom w:val="single" w:sz="8" w:space="0" w:color="auto"/>
            </w:tcBorders>
            <w:shd w:val="clear" w:color="auto" w:fill="auto"/>
            <w:noWrap/>
            <w:hideMark/>
          </w:tcPr>
          <w:p w14:paraId="502D9D8F" w14:textId="77777777" w:rsidR="00D731AF" w:rsidRPr="00E70206" w:rsidRDefault="00D731AF" w:rsidP="00366E62">
            <w:pPr>
              <w:tabs>
                <w:tab w:val="left" w:pos="-709"/>
              </w:tabs>
              <w:spacing w:line="480" w:lineRule="auto"/>
              <w:ind w:rightChars="-364" w:right="-764"/>
              <w:rPr>
                <w:rFonts w:ascii="Times New Roman" w:hAnsi="Times New Roman" w:cs="Times New Roman"/>
                <w:b/>
                <w:sz w:val="24"/>
                <w:szCs w:val="24"/>
              </w:rPr>
            </w:pPr>
            <w:r w:rsidRPr="00E70206">
              <w:rPr>
                <w:rFonts w:ascii="Times New Roman" w:hAnsi="Times New Roman" w:cs="Times New Roman"/>
                <w:b/>
                <w:sz w:val="24"/>
                <w:szCs w:val="24"/>
              </w:rPr>
              <w:t>4</w:t>
            </w:r>
          </w:p>
        </w:tc>
        <w:tc>
          <w:tcPr>
            <w:tcW w:w="709" w:type="dxa"/>
            <w:tcBorders>
              <w:top w:val="nil"/>
              <w:bottom w:val="single" w:sz="8" w:space="0" w:color="auto"/>
            </w:tcBorders>
            <w:shd w:val="clear" w:color="auto" w:fill="auto"/>
            <w:noWrap/>
            <w:hideMark/>
          </w:tcPr>
          <w:p w14:paraId="01025836" w14:textId="77777777" w:rsidR="00D731AF" w:rsidRPr="00E70206" w:rsidRDefault="00D731AF" w:rsidP="00366E62">
            <w:pPr>
              <w:tabs>
                <w:tab w:val="left" w:pos="-709"/>
              </w:tabs>
              <w:spacing w:line="480" w:lineRule="auto"/>
              <w:ind w:rightChars="-364" w:right="-764"/>
              <w:rPr>
                <w:rFonts w:ascii="Times New Roman" w:hAnsi="Times New Roman" w:cs="Times New Roman"/>
                <w:b/>
                <w:sz w:val="24"/>
                <w:szCs w:val="24"/>
              </w:rPr>
            </w:pPr>
            <w:r w:rsidRPr="00E70206">
              <w:rPr>
                <w:rFonts w:ascii="Times New Roman" w:hAnsi="Times New Roman" w:cs="Times New Roman"/>
                <w:b/>
                <w:sz w:val="24"/>
                <w:szCs w:val="24"/>
              </w:rPr>
              <w:t>36</w:t>
            </w:r>
          </w:p>
        </w:tc>
      </w:tr>
    </w:tbl>
    <w:p w14:paraId="07DB7C4F" w14:textId="3F618F65" w:rsidR="00956C2A" w:rsidRDefault="00D731AF" w:rsidP="00465EDD">
      <w:pPr>
        <w:pStyle w:val="EndNoteBibliography"/>
        <w:spacing w:line="480" w:lineRule="auto"/>
        <w:rPr>
          <w:rFonts w:ascii="Times New Roman" w:hAnsi="Times New Roman" w:cs="Times New Roman"/>
          <w:szCs w:val="21"/>
        </w:rPr>
      </w:pPr>
      <w:r w:rsidRPr="00E70206">
        <w:rPr>
          <w:rFonts w:ascii="Times New Roman" w:hAnsi="Times New Roman" w:cs="Times New Roman"/>
          <w:szCs w:val="21"/>
        </w:rPr>
        <w:t xml:space="preserve">Full lists of enriched terms are presented in Supplemental Table </w:t>
      </w:r>
      <w:r>
        <w:rPr>
          <w:rFonts w:ascii="Times New Roman" w:hAnsi="Times New Roman" w:cs="Times New Roman"/>
          <w:szCs w:val="21"/>
        </w:rPr>
        <w:t>1</w:t>
      </w:r>
      <w:r w:rsidRPr="00E70206">
        <w:rPr>
          <w:rFonts w:ascii="Times New Roman" w:hAnsi="Times New Roman" w:cs="Times New Roman"/>
          <w:szCs w:val="21"/>
        </w:rPr>
        <w:t xml:space="preserve">5. Terms that considered to be associated with enhancement of long range flight ability were </w:t>
      </w:r>
      <w:r>
        <w:rPr>
          <w:rFonts w:ascii="Times New Roman" w:hAnsi="Times New Roman" w:cs="Times New Roman"/>
          <w:szCs w:val="21"/>
        </w:rPr>
        <w:t>in bold</w:t>
      </w:r>
      <w:r w:rsidRPr="00E70206">
        <w:rPr>
          <w:rFonts w:ascii="Times New Roman" w:hAnsi="Times New Roman" w:cs="Times New Roman"/>
          <w:szCs w:val="21"/>
        </w:rPr>
        <w:t>. Size represents total number genes of this term.</w:t>
      </w:r>
    </w:p>
    <w:p w14:paraId="1CC6EA70" w14:textId="7972935D" w:rsidR="00956C2A" w:rsidRDefault="00956C2A">
      <w:pPr>
        <w:widowControl/>
        <w:jc w:val="left"/>
        <w:rPr>
          <w:rFonts w:ascii="Times New Roman" w:hAnsi="Times New Roman" w:cs="Times New Roman"/>
          <w:noProof/>
          <w:sz w:val="20"/>
          <w:szCs w:val="21"/>
        </w:rPr>
      </w:pPr>
    </w:p>
    <w:sectPr w:rsidR="00956C2A" w:rsidSect="005E2588">
      <w:footerReference w:type="default" r:id="rId19"/>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AF6C1" w14:textId="77777777" w:rsidR="00291D51" w:rsidRDefault="00291D51">
      <w:r>
        <w:separator/>
      </w:r>
    </w:p>
  </w:endnote>
  <w:endnote w:type="continuationSeparator" w:id="0">
    <w:p w14:paraId="528B44E1" w14:textId="77777777" w:rsidR="00291D51" w:rsidRDefault="00291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rade Gothic LT Std">
    <w:altName w:val="微软雅黑"/>
    <w:panose1 w:val="00000000000000000000"/>
    <w:charset w:val="86"/>
    <w:family w:val="swiss"/>
    <w:notTrueType/>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00750043"/>
    </w:sdtPr>
    <w:sdtEndPr>
      <w:rPr>
        <w:color w:val="000000" w:themeColor="text1"/>
      </w:rPr>
    </w:sdtEndPr>
    <w:sdtContent>
      <w:p w14:paraId="07A5C976" w14:textId="6384E47F" w:rsidR="00892D49" w:rsidRDefault="00892D49">
        <w:pPr>
          <w:pStyle w:val="a9"/>
          <w:jc w:val="center"/>
          <w:rPr>
            <w:color w:val="000000" w:themeColor="text1"/>
          </w:rPr>
        </w:pPr>
        <w:r>
          <w:rPr>
            <w:color w:val="000000" w:themeColor="text1"/>
          </w:rPr>
          <w:fldChar w:fldCharType="begin"/>
        </w:r>
        <w:r>
          <w:rPr>
            <w:color w:val="000000" w:themeColor="text1"/>
          </w:rPr>
          <w:instrText>PAGE   \* MERGEFORMAT</w:instrText>
        </w:r>
        <w:r>
          <w:rPr>
            <w:color w:val="000000" w:themeColor="text1"/>
          </w:rPr>
          <w:fldChar w:fldCharType="separate"/>
        </w:r>
        <w:r w:rsidRPr="000B3891">
          <w:rPr>
            <w:noProof/>
            <w:color w:val="000000" w:themeColor="text1"/>
            <w:lang w:val="zh-CN"/>
          </w:rPr>
          <w:t>2</w:t>
        </w:r>
        <w:r>
          <w:rPr>
            <w:color w:val="000000" w:themeColor="text1"/>
          </w:rPr>
          <w:fldChar w:fldCharType="end"/>
        </w:r>
      </w:p>
    </w:sdtContent>
  </w:sdt>
  <w:p w14:paraId="7E2E6252" w14:textId="77777777" w:rsidR="00892D49" w:rsidRDefault="00892D4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32E23D" w14:textId="77777777" w:rsidR="00291D51" w:rsidRDefault="00291D51">
      <w:r>
        <w:separator/>
      </w:r>
    </w:p>
  </w:footnote>
  <w:footnote w:type="continuationSeparator" w:id="0">
    <w:p w14:paraId="5DD56CE8" w14:textId="77777777" w:rsidR="00291D51" w:rsidRDefault="00291D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566C18"/>
    <w:multiLevelType w:val="hybridMultilevel"/>
    <w:tmpl w:val="9B5239CA"/>
    <w:lvl w:ilvl="0" w:tplc="31F634A8">
      <w:start w:val="1"/>
      <w:numFmt w:val="low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CE6159"/>
    <w:multiLevelType w:val="hybridMultilevel"/>
    <w:tmpl w:val="89FAD5EE"/>
    <w:lvl w:ilvl="0" w:tplc="BEC41DBE">
      <w:start w:val="1"/>
      <w:numFmt w:val="upp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ABD1DF9"/>
    <w:multiLevelType w:val="hybridMultilevel"/>
    <w:tmpl w:val="7D965402"/>
    <w:lvl w:ilvl="0" w:tplc="4EBE3D48">
      <w:start w:val="1"/>
      <w:numFmt w:val="upp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57F6086"/>
    <w:multiLevelType w:val="multilevel"/>
    <w:tmpl w:val="457F608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D1C71D4"/>
    <w:multiLevelType w:val="hybridMultilevel"/>
    <w:tmpl w:val="016C0788"/>
    <w:lvl w:ilvl="0" w:tplc="6478AB2A">
      <w:start w:val="1"/>
      <w:numFmt w:val="lowerLetter"/>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64A1E63"/>
    <w:multiLevelType w:val="hybridMultilevel"/>
    <w:tmpl w:val="6A24649E"/>
    <w:lvl w:ilvl="0" w:tplc="C21E882C">
      <w:start w:val="1"/>
      <w:numFmt w:val="upp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4E95526"/>
    <w:multiLevelType w:val="hybridMultilevel"/>
    <w:tmpl w:val="33BC010C"/>
    <w:lvl w:ilvl="0" w:tplc="8F96FF10">
      <w:start w:val="1"/>
      <w:numFmt w:val="decimal"/>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6"/>
  </w:num>
  <w:num w:numId="3">
    <w:abstractNumId w:val="2"/>
  </w:num>
  <w:num w:numId="4">
    <w:abstractNumId w:val="5"/>
  </w:num>
  <w:num w:numId="5">
    <w:abstractNumId w:val="1"/>
  </w:num>
  <w:num w:numId="6">
    <w:abstractNumId w:val="0"/>
  </w:num>
  <w:num w:numId="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iu rui">
    <w15:presenceInfo w15:providerId="Windows Live" w15:userId="ea1007737a99e1fd"/>
  </w15:person>
  <w15:person w15:author="yh huang">
    <w15:presenceInfo w15:providerId="Windows Live" w15:userId="f17ec745ec2117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activeWritingStyle w:appName="MSWord" w:lang="en-US" w:vendorID="64" w:dllVersion="0" w:nlCheck="1" w:checkStyle="0"/>
  <w:activeWritingStyle w:appName="MSWord" w:lang="zh-CN" w:vendorID="64" w:dllVersion="0" w:nlCheck="1" w:checkStyle="1"/>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proofState w:spelling="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0&lt;/ScanUnformatted&gt;&lt;ScanChanges&gt;0&lt;/ScanChanges&gt;&lt;Suspended&gt;0&lt;/Suspended&gt;&lt;/ENInstantFormat&gt;"/>
    <w:docVar w:name="EN.Layout" w:val="&lt;ENLayout&gt;&lt;Style&gt;PNAS&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zd9vrr9r4sxpvoex0z2x0seo95tx9fexr95t&quot;&gt;My EndNote Library&lt;record-ids&gt;&lt;item&gt;4&lt;/item&gt;&lt;item&gt;5&lt;/item&gt;&lt;item&gt;12&lt;/item&gt;&lt;item&gt;13&lt;/item&gt;&lt;item&gt;14&lt;/item&gt;&lt;item&gt;15&lt;/item&gt;&lt;item&gt;16&lt;/item&gt;&lt;item&gt;17&lt;/item&gt;&lt;item&gt;18&lt;/item&gt;&lt;item&gt;19&lt;/item&gt;&lt;item&gt;21&lt;/item&gt;&lt;item&gt;24&lt;/item&gt;&lt;item&gt;25&lt;/item&gt;&lt;item&gt;26&lt;/item&gt;&lt;item&gt;29&lt;/item&gt;&lt;item&gt;32&lt;/item&gt;&lt;item&gt;33&lt;/item&gt;&lt;item&gt;34&lt;/item&gt;&lt;item&gt;36&lt;/item&gt;&lt;item&gt;39&lt;/item&gt;&lt;item&gt;45&lt;/item&gt;&lt;item&gt;48&lt;/item&gt;&lt;item&gt;49&lt;/item&gt;&lt;item&gt;50&lt;/item&gt;&lt;item&gt;52&lt;/item&gt;&lt;item&gt;53&lt;/item&gt;&lt;item&gt;57&lt;/item&gt;&lt;item&gt;61&lt;/item&gt;&lt;item&gt;62&lt;/item&gt;&lt;item&gt;64&lt;/item&gt;&lt;item&gt;65&lt;/item&gt;&lt;item&gt;66&lt;/item&gt;&lt;item&gt;67&lt;/item&gt;&lt;item&gt;69&lt;/item&gt;&lt;item&gt;72&lt;/item&gt;&lt;item&gt;87&lt;/item&gt;&lt;item&gt;89&lt;/item&gt;&lt;item&gt;91&lt;/item&gt;&lt;item&gt;94&lt;/item&gt;&lt;item&gt;95&lt;/item&gt;&lt;item&gt;98&lt;/item&gt;&lt;item&gt;99&lt;/item&gt;&lt;item&gt;100&lt;/item&gt;&lt;item&gt;101&lt;/item&gt;&lt;item&gt;110&lt;/item&gt;&lt;/record-ids&gt;&lt;/item&gt;&lt;/Libraries&gt;"/>
    <w:docVar w:name="NE.Ref{0020EFCA-71B0-497F-BA36-CEA2284E0DD5}" w:val=" ADDIN NE.Ref.{0020EFCA-71B0-497F-BA36-CEA2284E0DD5}&lt;Citation&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collection_scope&gt;SCI;SCIE;&lt;/_collection_scope&gt;&lt;_created&gt;60922932&lt;/_created&gt;&lt;_date&gt;2012-11-15&lt;/_date&gt;&lt;_date_display&gt;2012 Nov 15&lt;/_date_display&gt;&lt;_db_updated&gt;PubMed&lt;/_db_updated&gt;&lt;_doi&gt;10.1038/nature11622&lt;/_doi&gt;&lt;_impact_factor&gt;  42.351&lt;/_impact_factor&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modified&gt;60922934&lt;/_modified&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Details&gt;&lt;Extra&gt;&lt;DBUID&gt;{F96A950B-833F-4880-A151-76DA2D6A2879}&lt;/DBUID&gt;&lt;/Extra&gt;&lt;/Item&gt;&lt;/References&gt;&lt;/Group&gt;&lt;/Citation&gt;_x000a_"/>
    <w:docVar w:name="NE.Ref{010F74EF-DBB7-4FD0-BA13-25D889940ED4}" w:val=" ADDIN NE.Ref.{010F74EF-DBB7-4FD0-BA13-25D889940ED4}&lt;Citation&gt;&lt;Group&gt;&lt;References&gt;&lt;Item&gt;&lt;ID&gt;413&lt;/ID&gt;&lt;UID&gt;{899C7A33-4108-4FA8-A103-E3510B87B2E5}&lt;/UID&gt;&lt;Title&gt;Waterfowl Population Structure: Phylogeographic Inference&lt;/Title&gt;&lt;Template&gt;Journal Article&lt;/Template&gt;&lt;Star&gt;0&lt;/Star&gt;&lt;Tag&gt;0&lt;/Tag&gt;&lt;Author&gt;Zhuravlev, Yury N; Kulikova, Irina V&lt;/Author&gt;&lt;Year&gt;2014&lt;/Year&gt;&lt;Details&gt;&lt;_alternate_title&gt;Achievements in the Life Sciences&lt;/_alternate_title&gt;&lt;_date_display&gt;2014/10//&lt;/_date_display&gt;&lt;_date&gt;2014-10-01&lt;/_date&gt;&lt;_doi&gt;10.1016/j.als.2015.01.007&lt;/_doi&gt;&lt;_isbn&gt;2078-1520&lt;/_isbn&gt;&lt;_issue&gt;2&lt;/_issue&gt;&lt;_journal&gt;Achievements in the Life Sciences&lt;/_journal&gt;&lt;_keywords&gt;Birds; Waterfowl population; Phylogenetics; mtDNA&lt;/_keywords&gt;&lt;_pages&gt;123-127&lt;/_pages&gt;&lt;_url&gt;http://www.sciencedirect.com/science/article/pii/S2078152015000085&lt;/_url&gt;&lt;_volume&gt;8&lt;/_volume&gt;&lt;_created&gt;61018552&lt;/_created&gt;&lt;_modified&gt;61018552&lt;/_modified&gt;&lt;_db_updated&gt;ScienceDirect&lt;/_db_updated&gt;&lt;/Details&gt;&lt;Extra&gt;&lt;DBUID&gt;{F96A950B-833F-4880-A151-76DA2D6A2879}&lt;/DBUID&gt;&lt;/Extra&gt;&lt;/Item&gt;&lt;/References&gt;&lt;/Group&gt;&lt;/Citation&gt;_x000a_"/>
    <w:docVar w:name="NE.Ref{094B9FE5-254E-46A0-93C1-B41487F4ADBC}" w:val=" ADDIN NE.Ref.{094B9FE5-254E-46A0-93C1-B41487F4ADBC}&lt;Citation&gt;&lt;Group&gt;&lt;References&gt;&lt;Item&gt;&lt;ID&gt;400&lt;/ID&gt;&lt;UID&gt;{2CED0124-104D-4B9C-9F34-8441B5787438}&lt;/UID&gt;&lt;Title&gt;Chemical magnetoreception: bird cryptochrome 1a is excited by blue light and forms long-lived radical-pairs&lt;/Title&gt;&lt;Template&gt;Journal Article&lt;/Template&gt;&lt;Star&gt;0&lt;/Star&gt;&lt;Tag&gt;0&lt;/Tag&gt;&lt;Author&gt;Liedvogel, M; Maeda, K; Henbest, K; Schleicher, E; Simon, T; Timmel, C R; Hore, P J; Mouritsen, H&lt;/Author&gt;&lt;Year&gt;2007&lt;/Year&gt;&lt;Details&gt;&lt;_accession_num&gt;17971869&lt;/_accession_num&gt;&lt;_author_adr&gt;VW Nachswuchgruppe Animal Navigation, IBU, University of Oldenburg, Oldenburg, Germany.&lt;/_author_adr&gt;&lt;_collection_scope&gt;SCIE;&lt;/_collection_scope&gt;&lt;_created&gt;60923352&lt;/_created&gt;&lt;_date&gt;2007-01-20&lt;/_date&gt;&lt;_date_display&gt;2007&lt;/_date_display&gt;&lt;_db_updated&gt;PubMed&lt;/_db_updated&gt;&lt;_doi&gt;10.1371/journal.pone.0001106&lt;/_doi&gt;&lt;_impact_factor&gt;   3.234&lt;/_impact_factor&gt;&lt;_isbn&gt;1932-6203 (Electronic); 1932-6203 (Linking)&lt;/_isbn&gt;&lt;_issue&gt;10&lt;/_issue&gt;&lt;_journal&gt;PLoS One&lt;/_journal&gt;&lt;_keywords&gt;Animal Migration; Animals; Birds; Cell Line; Cloning, Molecular; Cryptochromes; Flavoproteins/*chemistry; Free Radicals; Insects; *Light; Magnetic Resonance Spectroscopy; Magnetics; Models, Biological; Protein Structure, Tertiary; Recombinant Proteins/chemistry; Ultraviolet Rays&lt;/_keywords&gt;&lt;_language&gt;eng&lt;/_language&gt;&lt;_modified&gt;60992640&lt;/_modified&gt;&lt;_pages&gt;e1106&lt;/_pages&gt;&lt;_tertiary_title&gt;PloS one&lt;/_tertiary_title&gt;&lt;_type_work&gt;Journal Article; Research Support, Non-U.S. Gov&amp;apos;t&lt;/_type_work&gt;&lt;_url&gt;http://www.ncbi.nlm.nih.gov/entrez/query.fcgi?cmd=Retrieve&amp;amp;db=pubmed&amp;amp;dopt=Abstract&amp;amp;list_uids=17971869&amp;amp;query_hl=1&lt;/_url&gt;&lt;_volume&gt;2&lt;/_volume&gt;&lt;/Details&gt;&lt;Extra&gt;&lt;DBUID&gt;{F96A950B-833F-4880-A151-76DA2D6A2879}&lt;/DBUID&gt;&lt;/Extra&gt;&lt;/Item&gt;&lt;/References&gt;&lt;/Group&gt;&lt;/Citation&gt;_x000a_"/>
    <w:docVar w:name="NE.Ref{0BD2A789-0811-4DBA-88D0-D38B14C3C565}" w:val=" ADDIN NE.Ref.{0BD2A789-0811-4DBA-88D0-D38B14C3C565}&lt;Citation&gt;&lt;Group&gt;&lt;References&gt;&lt;Item&gt;&lt;ID&gt;398&lt;/ID&gt;&lt;UID&gt;{D4A62A22-897B-47E5-89F0-30AEBB94FFD2}&lt;/UID&gt;&lt;Title&gt;The Variation of Animals and Plants Under Domestication&lt;/Title&gt;&lt;Template&gt;Generic&lt;/Template&gt;&lt;Star&gt;0&lt;/Star&gt;&lt;Tag&gt;0&lt;/Tag&gt;&lt;Author&gt;Darwin, C&lt;/Author&gt;&lt;Year&gt;1968&lt;/Year&gt;&lt;Details&gt;&lt;_publisher&gt;John Murray&lt;/_publisher&gt;&lt;_place_published&gt;London&lt;/_place_published&gt;&lt;_accessed&gt;60873106&lt;/_accessed&gt;&lt;_created&gt;60873106&lt;/_created&gt;&lt;_modified&gt;60873106&lt;/_modified&gt;&lt;/Details&gt;&lt;Extra&gt;&lt;DBUID&gt;{F96A950B-833F-4880-A151-76DA2D6A2879}&lt;/DBUID&gt;&lt;/Extra&gt;&lt;/Item&gt;&lt;/References&gt;&lt;/Group&gt;&lt;/Citation&gt;_x000a_"/>
    <w:docVar w:name="NE.Ref{149173A1-5F3B-4EAE-BFF2-C95346DB2935}" w:val=" ADDIN NE.Ref.{149173A1-5F3B-4EAE-BFF2-C95346DB2935}&lt;Citation&gt;&lt;Group&gt;&lt;References&gt;&lt;Item&gt;&lt;ID&gt;340&lt;/ID&gt;&lt;UID&gt;{5F51C28B-A54F-44AB-80CF-C1E167074F26}&lt;/UID&gt;&lt;Title&gt;NoteExpress V3.0功能图解&lt;/Title&gt;&lt;Template&gt;Manuscript&lt;/Template&gt;&lt;Star&gt;0&lt;/Star&gt;&lt;Tag&gt;0&lt;/Tag&gt;&lt;Author&gt;北京爱琴海乐之技术有限公司&lt;/Author&gt;&lt;Year&gt;2014&lt;/Year&gt;&lt;Details&gt;&lt;_created&gt;60395799&lt;/_created&gt;&lt;_keywords&gt;教程; 帮助; 搜集; 整理; 管理; 写作&lt;/_keywords&gt;&lt;_modified&gt;60395799&lt;/_modified&gt;&lt;_pages&gt;36&lt;/_pages&gt;&lt;_translated_author&gt;Bei, Jing&amp;apos;aiqinhailezhijishuyouxiangongsi&lt;/_translated_author&gt;&lt;/Details&gt;&lt;Extra&gt;&lt;DBUID&gt;{F96A950B-833F-4880-A151-76DA2D6A2879}&lt;/DBUID&gt;&lt;/Extra&gt;&lt;/Item&gt;&lt;/References&gt;&lt;/Group&gt;&lt;/Citation&gt;_x000a_"/>
    <w:docVar w:name="NE.Ref{179D54D5-654F-4A6C-8EBE-21D8AD415D23}" w:val=" ADDIN NE.Ref.{179D54D5-654F-4A6C-8EBE-21D8AD415D23}&lt;Citation&gt;&lt;Group&gt;&lt;References&gt;&lt;Item&gt;&lt;ID&gt;430&lt;/ID&gt;&lt;UID&gt;{B8E8F39D-C8D5-45ED-93F4-2115D01E9A1C}&lt;/UID&gt;&lt;Title&gt;Temporal Dynamics of Avian Populations during Pleistocene Revealed by Whole-Genome Sequences&lt;/Title&gt;&lt;Template&gt;Journal Article&lt;/Template&gt;&lt;Star&gt;0&lt;/Star&gt;&lt;Tag&gt;0&lt;/Tag&gt;&lt;Author&gt;Nadachowska-Brzyska, K; Li, C; Smeds, L; Zhang, G; Ellegren, H&lt;/Author&gt;&lt;Year&gt;2015&lt;/Year&gt;&lt;Details&gt;&lt;_accession_num&gt;25891404&lt;/_accession_num&gt;&lt;_author_adr&gt;Department of Evolutionary Biology, Evolutionary Biology Centre, Uppsala University, Norbyvagen 18D, 752 36 Uppsala, Sweden. Electronic address: krystyna.nadachowska-brzyska@ebc.uu.se.; China National GeneBank, BGI-Shenzhen, Shenzhen 518083, China; Centre for GeoGenetics, Natural History Museum of Denmark, University of Copenhagen, Oster Voldgade 5-7, 1350 Copenhagen, Denmark.; Department of Evolutionary Biology, Evolutionary Biology Centre, Uppsala University, Norbyvagen 18D, 752 36 Uppsala, Sweden.; China National GeneBank, BGI-Shenzhen, Shenzhen 518083, China; Centre for Social  Evolution, Department of Biology, Universitetsparken 15, University of Copenhagen, 2100 Copenhagen, Denmark.; Department of Evolutionary Biology, Evolutionary Biology Centre, Uppsala University, Norbyvagen 18D, 752 36 Uppsala, Sweden.&lt;/_author_adr&gt;&lt;_date_display&gt;2015 May 18&lt;/_date_display&gt;&lt;_date&gt;2015-05-18&lt;/_date&gt;&lt;_doi&gt;10.1016/j.cub.2015.03.047&lt;/_doi&gt;&lt;_isbn&gt;1879-0445 (Electronic); 0960-9822 (Linking)&lt;/_isbn&gt;&lt;_issue&gt;10&lt;/_issue&gt;&lt;_journal&gt;Curr Biol&lt;/_journal&gt;&lt;_language&gt;eng&lt;/_language&gt;&lt;_ori_publication&gt;Copyright (c) 2015 The Authors. Published by Elsevier Ltd.. All rights reserved.&lt;/_ori_publication&gt;&lt;_pages&gt;1375-80&lt;/_pages&gt;&lt;_tertiary_title&gt;Current biology : CB&lt;/_tertiary_title&gt;&lt;_type_work&gt;Journal Article; Research Support, Non-U.S. Gov&amp;apos;t&lt;/_type_work&gt;&lt;_url&gt;http://www.ncbi.nlm.nih.gov/entrez/query.fcgi?cmd=Retrieve&amp;amp;db=pubmed&amp;amp;dopt=Abstract&amp;amp;list_uids=25891404&amp;amp;query_hl=1&lt;/_url&gt;&lt;_volume&gt;25&lt;/_volume&gt;&lt;_created&gt;61126000&lt;/_created&gt;&lt;_modified&gt;61126000&lt;/_modified&gt;&lt;_db_updated&gt;PubMed&lt;/_db_updated&gt;&lt;_impact_factor&gt;   9.571&lt;/_impact_factor&gt;&lt;_collection_scope&gt;SCI;SCIE;&lt;/_collection_scope&gt;&lt;_accessed&gt;61126000&lt;/_accessed&gt;&lt;/Details&gt;&lt;Extra&gt;&lt;DBUID&gt;{F96A950B-833F-4880-A151-76DA2D6A2879}&lt;/DBUID&gt;&lt;/Extra&gt;&lt;/Item&gt;&lt;/References&gt;&lt;/Group&gt;&lt;/Citation&gt;_x000a_"/>
    <w:docVar w:name="NE.Ref{19B57A9E-28A5-4EC9-BE5B-6BB14FFF5C44}" w:val=" ADDIN NE.Ref.{19B57A9E-28A5-4EC9-BE5B-6BB14FFF5C44}&lt;Citation&gt;&lt;Group&gt;&lt;References&gt;&lt;Item&gt;&lt;ID&gt;395&lt;/ID&gt;&lt;UID&gt;{EBB8A278-FBA7-4044-A9EE-5DD1D4E11878}&lt;/UID&gt;&lt;Title&gt;Early Holocene chicken domestication in northern China&lt;/Title&gt;&lt;Template&gt;Journal Article&lt;/Template&gt;&lt;Star&gt;0&lt;/Star&gt;&lt;Tag&gt;0&lt;/Tag&gt;&lt;Author&gt;Xiang, H; Gao, J; Yu, B; Zhou, H; Cai, D; Zhang, Y; Chen, X; Wang, X; Hofreiter, M; Zhao, X&lt;/Author&gt;&lt;Year&gt;2014&lt;/Year&gt;&lt;Details&gt;&lt;_accession_num&gt;25422439&lt;/_accession_num&gt;&lt;_author_adr&gt;National Engineering Laboratory for Animal Breeding, Ministry of Agricultural Key Laboratory of Animal Genetics, Breeding, and Reproduction, College of Animal Science and Technology, China Agricultural University, Beijing 100193, China;; Hebei Provincial Institute of Cultural Relic, Shijiazhuang 050031, China;; Xushui County Office for Preservation of Ancient Monuments, Xushui 072550, China;; Ancient DNA Laboratory, Research Center for Chinese Frontier Archaeology, College of Life Science, Jilin University, Changchun 130023, China;; Ancient DNA Laboratory, Research Center for Chinese Frontier Archaeology, College of Life Science, Jilin University, Changchun 130023, China;; National Engineering Laboratory for Animal Breeding, Ministry of Agricultural Key Laboratory of Animal Genetics, Breeding, and Reproduction, College of Animal Science and Technology, China Agricultural University, Beijing 100193, China;; National Engineering Laboratory for Animal Breeding, Ministry of Agricultural Key Laboratory of Animal Genetics, Breeding, and Reproduction, College of Animal Science and Technology, China Agricultural University, Beijing 100193, China;; National Engineering Laboratory for Animal Breeding, Ministry of Agricultural Key Laboratory of Animal Genetics, Breeding, and Reproduction, College of Animal Science and Technology, China Agricultural University, Beijing 100193, China;; Faculty of Mathematics and Natural Sciences, Institute for Biochemistry and Biology, University of Potsdam, 14476 Potsdam, Germany; and Department of Biology, University of York, Heslington, York YO10 5DD, United Kingdom michi@palaeo.eu zhxb@cau.edu.cn.; National Engineering Laboratory for Animal Breeding, Ministry of Agricultural Key Laboratory of Animal Genetics, Breeding, and Reproduction, College of Animal Science and Technology, China Agricultural University, Beijing 100193, China; michi@palaeo.eu zhxb@cau.edu.cn.&lt;/_author_adr&gt;&lt;_date_display&gt;2014 Dec 9&lt;/_date_display&gt;&lt;_date&gt;2014-12-09&lt;/_date&gt;&lt;_doi&gt;10.1073/pnas.1411882111&lt;/_doi&gt;&lt;_isbn&gt;1091-6490 (Electronic); 0027-8424 (Linking)&lt;/_isbn&gt;&lt;_issue&gt;49&lt;/_issue&gt;&lt;_journal&gt;Proc Natl Acad Sci U S A&lt;/_journal&gt;&lt;_keywords&gt;Animal Husbandry/*history; Animals; Archaeology/methods; Bayes Theorem; *Biological Evolution; Bone and Bones; Chickens/*genetics; China; DNA, Mitochondrial/*analysis; Gene Pool; Geography; Haplotypes; History, Ancient; Models, Genetic; Molecular Sequence Data; Phylogeny; Species Specificityancient DNA; chicken; domestication; species origin&lt;/_keywords&gt;&lt;_language&gt;eng&lt;/_language&gt;&lt;_pages&gt;17564-9&lt;/_pages&gt;&lt;_tertiary_title&gt;Proceedings of the National Academy of Sciences of the United States of America&lt;/_tertiary_title&gt;&lt;_type_work&gt;Historical Article; Journal Article; Research Support, Non-U.S. Gov&amp;apos;t&lt;/_type_work&gt;&lt;_url&gt;http://www.ncbi.nlm.nih.gov/entrez/query.fcgi?cmd=Retrieve&amp;amp;db=pubmed&amp;amp;dopt=Abstract&amp;amp;list_uids=25422439&amp;amp;query_hl=1&lt;/_url&gt;&lt;_volume&gt;111&lt;/_volume&gt;&lt;_created&gt;60855683&lt;/_created&gt;&lt;_modified&gt;60855684&lt;/_modified&gt;&lt;_db_updated&gt;PubMed&lt;/_db_updated&gt;&lt;_impact_factor&gt;   9.809&lt;/_impact_factor&gt;&lt;/Details&gt;&lt;Extra&gt;&lt;DBUID&gt;{F96A950B-833F-4880-A151-76DA2D6A2879}&lt;/DBUID&gt;&lt;/Extra&gt;&lt;/Item&gt;&lt;/References&gt;&lt;/Group&gt;&lt;Group&gt;&lt;References&gt;&lt;Item&gt;&lt;ID&gt;394&lt;/ID&gt;&lt;UID&gt;{EAE2D19F-A692-4906-B137-A048FA83C610}&lt;/UID&gt;&lt;Title&gt;Worldwide phylogeography of wild boar reveals multiple centers of pig domestication&lt;/Title&gt;&lt;Template&gt;Journal Article&lt;/Template&gt;&lt;Star&gt;0&lt;/Star&gt;&lt;Tag&gt;0&lt;/Tag&gt;&lt;Author&gt;Larson, G; Dobney, K; Albarella, U; Fang, M; Matisoo-Smith, E; Robins, J; Lowden, S; Finlayson, H; Brand, T; Willerslev, E; Rowley-Conwy, P; Andersson, L; Cooper, A&lt;/Author&gt;&lt;Year&gt;2005&lt;/Year&gt;&lt;Details&gt;&lt;_accession_num&gt;15761152&lt;/_accession_num&gt;&lt;_author_adr&gt;Henry Wellcome Ancient Biomolecules Centre, University of Oxford, Department of Zoology, South Parks Road OX1 3PS, UK. greger.larson@zoo.ox.ac.uk&lt;/_author_adr&gt;&lt;_date_display&gt;2005 Mar 11&lt;/_date_display&gt;&lt;_date&gt;2005-03-11&lt;/_date&gt;&lt;_doi&gt;10.1126/science.1106927&lt;/_doi&gt;&lt;_isbn&gt;1095-9203 (Electronic); 0036-8075 (Linking)&lt;/_isbn&gt;&lt;_issue&gt;5715&lt;/_issue&gt;&lt;_journal&gt;Science&lt;/_journal&gt;&lt;_keywords&gt;Animals; *Animals, Domestic/classification/genetics; Animals, Wild/classification/genetics; Asia; Australasia; Bayes Theorem; DNA, Mitochondrial/genetics; Europe; Genetics, Population; Geography; Haplotypes; India; Markov Chains; Monte Carlo Method; *Phylogeny; Sequence Analysis, DNA; Sus scrofa/*classification/*genetics; Time&lt;/_keywords&gt;&lt;_language&gt;eng&lt;/_language&gt;&lt;_pages&gt;1618-21&lt;/_pages&gt;&lt;_tertiary_title&gt;Science (New York, N.Y.)&lt;/_tertiary_title&gt;&lt;_type_work&gt;Journal Article; Research Support, Non-U.S. Gov&amp;apos;t&lt;/_type_work&gt;&lt;_url&gt;http://www.ncbi.nlm.nih.gov/entrez/query.fcgi?cmd=Retrieve&amp;amp;db=pubmed&amp;amp;dopt=Abstract&amp;amp;list_uids=15761152&amp;amp;query_hl=1&lt;/_url&gt;&lt;_volume&gt;307&lt;/_volume&gt;&lt;_created&gt;60855676&lt;/_created&gt;&lt;_modified&gt;60855686&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2BF8F4A2-FB37-4C82-8387-A4A44A5AF0AA}" w:val=" ADDIN NE.Ref.{2BF8F4A2-FB37-4C82-8387-A4A44A5AF0AA}&lt;Citation&gt;&lt;Group&gt;&lt;References&gt;&lt;Item&gt;&lt;ID&gt;421&lt;/ID&gt;&lt;UID&gt;{CD3ABBBD-94A4-4946-A92F-0EED4DBF61F6}&lt;/UID&gt;&lt;Title&gt;The drivers of tropical speciation&lt;/Title&gt;&lt;Template&gt;Journal Article&lt;/Template&gt;&lt;Star&gt;0&lt;/Star&gt;&lt;Tag&gt;0&lt;/Tag&gt;&lt;Author&gt;Smith, B T; McCormack, J E; Cuervo, A M; Hickerson, M J; Aleixo, A; Cadena, C D; Perez-Eman, J; Burney, C W; Xie, X; Harvey, M G; Faircloth, B C; Glenn, T C; Derryberry, E P; Prejean, J; Fields, S; Brumfield, R T&lt;/Author&gt;&lt;Year&gt;2014&lt;/Year&gt;&lt;Details&gt;&lt;_accession_num&gt;25209666&lt;/_accession_num&gt;&lt;_author_adr&gt;1] Museum of Natural Science, Louisiana State University, Baton Rouge, Louisiana  70803, USA [2] Department of Ornithology, American Museum of Natural History, New York, New York 10024, USA [3].; 1] Museum of Natural Science, Louisiana State University, Baton Rouge, Louisiana  70803, USA [2]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1] Museum of Natural Science, Louisiana State University, Baton Rouge, Louisiana  70803, USA [2] Department of Biological Sciences, Louisiana State University, Baton Rouge, Louisiana 70803, USA [3]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1] Biology Department, City College of New York, New York, New York 10031, USA [2] Division of Invertebrate Zoology, American Museum of Natural History, New York, New York 10024, USA.; Coordenacao de Zoologia, Museu Paraense Emilio Goeldi, Caixa Postal 399, CEP 66040-170, Belem, Brazil.; Laboratorio de Biologia Evolutiva de Vertebrados, Departamento de Ciencias Biologicas, Universidad de los Andes, Bogota, Colombia.; 1] Instituto de Zoologia y Ecologia Tropical, Universidad Central de Venezuela, Av. Los Ilustres, Los Chaguaramos, Apartado Postal 47058, Caracas 1041-A, Venezuela [2] Coleccion Ornitologica Phelps, Apartado 2009, Caracas 1010-A, Venezuela.; 1] Museum of Natural Science, Louisiana State University, Baton Rouge, Louisiana  70803, USA [2] Department of Biological Sciences, Louisiana State University, Baton Rouge, Louisiana 70803, USA [3]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Biology Department, City College of New York, New York, New York 10031, USA.; 1] Museum of Natural Science, Louisiana State University, Baton Rouge, Louisiana  70803, USA [2] Department of Biological Sciences, Louisiana State University, Baton Rouge, Louisiana 70803, USA.; 1] Department of Ecology and Evolutionary Biology, University of California, Los  Angeles, California 90095, USA [2]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Department of Environmental Health Science, University of Georgia, Athens, Georgia 30602, USA.; 1] Museum of Natural Science, Louisiana State University, Baton Rouge, Louisiana  70803, USA [2]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1] Museum of Natural Science, Louisiana State University, Baton Rouge, Louisiana  70803, USA [2] Department of Biological Sciences, Louisiana State University, Baton Rouge, Louisiana 70803, USA.; 1] Museum of Natural Science, Louisiana State University, Baton Rouge, Louisiana  70803, USA [2] Department of Biological Sciences, Louisiana State University, Baton Rouge, Louisiana 70803, USA.; 1] Museum of Natural Science, Louisiana State University, Baton Rouge, Louisiana  70803, USA [2] Department of Biological Sciences, Louisiana State University, Baton Rouge, Louisiana 70803, USA [3].&lt;/_author_adr&gt;&lt;_date_display&gt;2014 Nov 20&lt;/_date_display&gt;&lt;_date&gt;2014-11-20&lt;/_date&gt;&lt;_doi&gt;10.1038/nature13687&lt;/_doi&gt;&lt;_isbn&gt;1476-4687 (Electronic); 0028-0836 (Linking)&lt;/_isbn&gt;&lt;_issue&gt;7527&lt;/_issue&gt;&lt;_journal&gt;Nature&lt;/_journal&gt;&lt;_keywords&gt;Animals; Biodiversity; Birds/*classification/*genetics; *Genetic Speciation; Models, Biological; Molecular Sequence Data; Panama; *Phylogeny; *Rainforest; Rivers; South America; *Tropical Climate&lt;/_keywords&gt;&lt;_language&gt;eng&lt;/_language&gt;&lt;_pages&gt;406-9&lt;/_pages&gt;&lt;_tertiary_title&gt;Nature&lt;/_tertiary_title&gt;&lt;_type_work&gt;Journal Article; Research Support, Non-U.S. Gov&amp;apos;t; Research Support, U.S. Gov&amp;apos;t, Non-P.H.S.&lt;/_type_work&gt;&lt;_url&gt;http://www.ncbi.nlm.nih.gov/entrez/query.fcgi?cmd=Retrieve&amp;amp;db=pubmed&amp;amp;dopt=Abstract&amp;amp;list_uids=25209666&amp;amp;query_hl=1&lt;/_url&gt;&lt;_volume&gt;515&lt;/_volume&gt;&lt;_created&gt;61040939&lt;/_created&gt;&lt;_modified&gt;61040942&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2D7DBAAC-5B1B-4653-9B5C-8B68BE1F1858}" w:val=" ADDIN NE.Ref.{2D7DBAAC-5B1B-4653-9B5C-8B68BE1F1858}&lt;Citation&gt;&lt;Group&gt;&lt;References&gt;&lt;Item&gt;&lt;ID&gt;404&lt;/ID&gt;&lt;UID&gt;{FF637CBB-AB22-400E-A4EE-3D77C4015BCB}&lt;/UID&gt;&lt;Title&gt;Whole-genome analyses resolve early branches in the tree of life of modern birds&lt;/Title&gt;&lt;Template&gt;Journal Article&lt;/Template&gt;&lt;Star&gt;0&lt;/Star&gt;&lt;Tag&gt;0&lt;/Tag&gt;&lt;Author&gt;Jarvis, E D; Mirarab, S; Aberer, A J; Li, B; Houde, P; Li, C; Ho, S Y; Faircloth, B C; Nabholz, B; Howard, J T; Suh, A; Weber, C C; Da, Fonseca RR; Li, J; Zhang, F; Li, H; Zhou, L; Narula, N; Liu, L; Ganapathy, G; Boussau, B; Bayzid, M S; Zavidovych, V; Subramanian, S; Gabaldon, T; Capella-Gutierrez, S; Huerta-Cepas, J; Rekepalli, B; Munch, K; Schierup, M; Lindow, B; Warren, W C; Ray, D; Green, R E; Bruford, M W; Zhan, X; Dixon, A; Li, S; Li, N; Huang, Y; Derryberry, E P; Bertelsen, M F; Sheldon, F H; Brumfield, R T; Mello, C V; Lovell, P V; Wirthlin, M; Schneider, M P; Prosdocimi, F; Samaniego, J A; Vargas, Velazquez AM; Alfaro-Nunez, A; Campos, P F; Petersen, B; Sicheritz-Ponten, T; Pas, A; Bailey, T; Scofield, P; Bunce, M; Lambert, D M; Zhou, Q; Perelman, P; Driskell, A C; Shapiro, B; Xiong, Z; Zeng, Y; Liu, S; Li, Z; Liu, B; Wu, K; Xiao, J; Yinqi, X; Zheng, Q; Zhang, Y; Yang, H; Wang, J; Smeds, L; Rheindt, F E; Braun, M; Fjeldsa, J; Orlando, L; Barker, F K; Jonsson, K A; Johnson, W; Koepfli, K P; O&amp;apos;Brien, S; Haussler, D; Ryder, O A; Rahbek, C; Willerslev, E; Graves, G R; Glenn, T C; McCormack, J; Burt, D; Ellegren, H; Alstrom, P; Edwards, S V; Stamatakis, A; Mindell, D P; Cracraft, J; Braun, E L; Warnow, T; Jun, W; Gilbert, M T; Zhang, G&lt;/Author&gt;&lt;Year&gt;2014&lt;/Year&gt;&lt;Details&gt;&lt;_accession_num&gt;25504713&lt;/_accession_num&gt;&lt;_author_adr&gt;Department of Neurobiology, Howard Hughes Medical Institute (HHMI), and Duke University Medical Center, Durham, NC 27710, USA. jarvis@neuro.duke.edu tandywarnow@gmail.com mtpgilbert@gmail.com wangj@genomics.cn zhanggj@genomics.cn.; Department of Computer Science, The University of Texas at Austin, Austin, TX 78712, USA.; Scientific Computing Group, Heidelberg Institute for Theoretical Studies, Heidelberg, Germany.; China National GeneBank, BGI-Shenzhen, Shenzhen 518083, China. College of Medicine and Forensics, Xi&amp;apos;an Jiaotong University Xi&amp;apos;an 710061, China. Centre for GeoGenetics, Natural History Museum of Denmark, University of Copenhagen, Oster Voldgade 5-7, 1350 Copenhagen, Denmark.; Department of Biology, New Mexico State University, Las Cruces, NM 88003, USA.; China National GeneBank, BGI-Shenzhen, Shenzhen 518083, China. Centre for GeoGenetics, Natural History Museum of Denmark, University of Copenhagen, Oster Voldgade 5-7, 1350 Copenhagen, Denmark.; School of Biological Sciences, University of Sydney, Sydney, New South Wales 2006, Australia.; Department of Ecology and Evolutionary Biology, University of California, Los Angeles, CA 90095, USA. Department of Biological Sciences, Louisiana State University, Baton Rouge, LA 70803, USA.; CNRS UMR 5554, Institut des Sciences de l&amp;apos;Evolution de Montpellier, Universite Montpellier II Montpellier, France.; Department of Neurobiology, Howard Hughes Medical Institute (HHMI), and Duke University Medical Center, Durham, NC 27710, USA.; Department of Evolutionary Biology, Evolutionary Biology Centre, Uppsala University, SE-752 36 Uppsala Sweden.; Department of Evolutionary Biology, Evolutionary Biology Centre, Uppsala University, SE-752 36 Uppsala Sweden.; Centre for GeoGenetics, Natural History Museum of Denmark, University of Copenhagen, Oster Voldgade 5-7, 1350 Copenhagen, Denmark.; China National GeneBank, BGI-Shenzhen, Shenzhen 518083, China.; China National GeneBank, BGI-Shenzhen, Shenzhen 518083, China.; China National GeneBank, BGI-Shenzhen, Shenzhen 518083, China.; China National GeneBank, BGI-Shenzhen, Shenzhen 518083, China.; Department of Biology, New Mexico State University, Las Cruces, NM 88003, USA. Biodiversity and Biocomplexity Unit, Okinawa Institute of Science and Technology  Onna-son, Okinawa 904-0495, Japan.; Department of Statistics and Institute of Bioinformatics, University of Georgia,  Athens, GA 30602, USA.; Department of Neurobiology, Howard Hughes Medical Institute (HHMI), and Duke University Medical Center, Durham, NC 27710, USA.; Laboratoire de Biometrie et Biologie Evolutive, Centre National de la Recherche Scientifique, Universite de Lyon, F-69622 Villeurbanne, France.; Department of Computer Science, The University of Texas at Austin, Austin, TX 78712, USA.; Department of Neurobiology, Howard Hughes Medical Institute (HHMI), and Duke University Medical Center, Durham, NC 27710, USA.; Environmental Futures Research Institute, Griffith University, Nathan, Queensland 4111, Australia.; Bioinformatics and Genomics Programme, Centre for Genomic Regulation, Dr. Aiguader 88, 08003 Barcelona, Spain. Universitat Pompeu Fabra, Barcelona, Spain.  Institucio Catalana de Recerca i Estudis Avancats, Barcelona, Spain.; Bioinformatics and Genomics Programme, Centre for Genomic Regulation, Dr. Aiguader 88, 08003 Barcelona, Spain. Universitat Pompeu Fabra, Barcelona, Spain.; Bioinformatics and Genomics Programme, Centre for Genomic Regulation, Dr. Aiguader 88, 08003 Barcelona, Spain. Universitat Pompeu Fabra, Barcelona, Spain.; Joint Institute for Computational Sciences, The University of Tennessee, Oak Ridge National Laboratory, Oak Ridge, TN 37831, USA.; Bioinformatics Research Centre, Aarhus University, DK-8000 Aarhus C, Denmark.; Bioinformatics Research Centre, Aarhus University, DK-8000 Aarhus C, Denmark.; Centre for GeoGenetics, Natural History Museum of Denmark, University of Copenhagen, Oster Voldgade 5-7, 1350 Copenhagen, Denmark.; The Genome Institute, Washington University School of Medicine, St Louis, MI 63108, USA.; Department of Biochemistry, Molecular Biology, Entomology and Plant Pathology, Mississippi State University, Mississippi State, MS 39762, USA. Institute for Genomics, Biocomputing and Biotechnology, Mississippi State University, Mississippi State, MS 39762, USA. Department of Biological Sciences, Texas Tech University, Lubbock, TX 79409, USA.; Department of Ecology and Evolutionary Biology, University of California Santa Cruz (UCSC), Santa Cruz, CA 95064, USA.; Organisms and Environment Division, Cardiff School of Biosciences, Cardiff University Cardiff CF10 3AX, Wales, UK.; Organisms and Environment Division, Cardiff School of Biosciences, Cardiff University Cardiff CF10 3AX, Wales, UK. Key Laboratory of Animal Ecology and Conservation Biology, Institute of Zoology, Chinese Academy of Sciences, Beijing  100101, China.; International Wildlife Consultants, Carmarthen SA33 5YL, Wales, UK.; College of Medicine and Forensics, Xi&amp;apos;an Jiaotong University Xi&amp;apos;an, 710061, China.; State Key Laboratory for Agrobiotechnology, China Agricultural University, Beijing 100094, China.; State Key Laboratory for Agrobiotechnology, China Agricultural University, Beijing 100094, China.; Department of Ecology and Evolutionary Biology, Tulane University, New Orleans, LA 70118, USA. Museum of Natural Science and Department of Biological Sciences, Louisiana State University, Baton Rouge, LA 70803, USA.; Center for Zoo and Wild Animal Health, Copenhagen Zoo Roskildevej 38, DK-2000 Frederiksberg, Denmark.; Museum of Natural Science and Department of Biological Sciences, Louisiana State  University, Baton Rouge, LA 70803, USA.; Museum of Natural Science and Department of Biological Sciences, Louisiana State  University, Baton Rouge, LA 70803, USA.; Department of Behavioral Neuroscience, Oregon Health and Science University, Portland, OR 97239, USA. Brazilian Avian Genome Consortium (CNPq/FAPESPA-SISBIO Aves), Federal University of Para, Belem, Para, Brazil.; Department of Behavioral Neuroscience, Oregon Health and Science University, Portland, OR 97239, USA.; Department of Behavioral Neuroscience, Oregon Health and Science University, Portland, OR 97239, USA.; Brazilian Avian Genome Consortium (CNPq/FAPESPA-SISBIO Aves), Federal University  of Para, Belem, Para, Brazil. Institute of Biological Sciences, Federal University of Para, Belem, Para, Brazil.; Brazilian Avian Genome Consortium (CNPq/FAPESPA-SISBIO Aves), Federal University  of Para, Belem, Para, Brazil. Institute of Medical Biochemistry Leopoldo de Meis, Federal University of Rio de Janeiro, Rio de Janeiro RJ 21941-902, Brazil.; Centre for GeoGenetics, Natural History Museum of Denmark, University of Copenhagen, Oster Voldgade 5-7, 1350 Copenhagen, Denmark.; Centre for GeoGenetics, Natural History Museum of Denmark, University of Copenhagen, Oster Voldgade 5-7, 1350 Copenhagen, Denmark.; Centre for GeoGenetics, Natural History Museum of Denmark, University of Copenhagen, Oster Voldgade 5-7, 1350 Copenhagen, Denmark.; Centre for GeoGenetics, Natural History Museum of Denmark, University of Copenhagen, Oster Voldgade 5-7, 1350 Copenhagen, Denmark.; Centre for Biological Sequence Analysis, Department of Systems Biology, Technical University of Denmark Kemitorvet 208, 2800 Kgs Lyngby, Denmark.; Centre for Biological Sequence Analysis, Department of Systems Biology, Technical University of Denmark Kemitorvet 208, 2800 Kgs Lyngby, Denmark.; Breeding Centre for Endangered Arabian Wildlife, Sharjah, United Arab Emirates.; Dubai Falcon Hospital, Dubai, United Arab Emirates.; Canterbury Museum Rolleston Avenue, Christchurch 8050, New Zealand.; Trace and Environmental DNA Laboratory Department of Environment and Agriculture, Curtin University, Perth, Western Australia 6102, Australia.; Environmental Futures Research Institute, Griffith University, Nathan, Queensland 4111, Australia.; Department of Integrative Biology, University of California, Berkeley, CA 94720,  USA.; Laboratory of Genomic Diversity, National Cancer Institute Frederick, MD 21702, USA. Institute of Molecular and Cellular Biology, SB RAS and Novosibirsk State University, Novosibirsk, Russia.; Smithsonian Institution National Museum of Natural History, Washington, DC 20013, USA.; Department of Ecology and Evolutionary Biology, University of California Santa Cruz (UCSC), Santa Cruz, CA 95064, US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BGI-Shenzhen, Shenzhen 518083, China.; BGI-Shenzhen, Shenzhen 518083, China.; Department of Evolutionary Biology, Evolutionary Biology Centre, Uppsala University, SE-752 36 Uppsala Sweden.; Department of Biological Sciences, National University of Singapore, Republic of  Singapore.; Department of Vertebrate Zoology, National Museum of Natural History, Smithsonian Suitland, MD 20746, USA.; Center for Macroecology, Evolution and Climate, Natural History Museum of Denmark, University of Copenhagen, Universitetsparken 15, DK-2100 Copenhagen O, Denmark.; Centre for GeoGenetics, Natural History Museum of Denmark, University of Copenhagen, Oster Voldgade 5-7, 1350 Copenhagen, Denmark.; Bell Museum of Natural History, University of Minnesota, Saint Paul, MN 55108, USA.; Center for Macroecology, Evolution and Climate, Natural History Museum of Denmark, University of Copenhagen, Universitetsparken 15, DK-2100 Copenhagen O, Denmark. Department of Life Sciences, Natural History Museum, Cromwell Road, London SW7 5BD, UK. Department of Life Sciences, Imperial College London, Silwood Park Campus, Ascot SL5 7PY, UK.; Smithsonian Conservation Biology Institute, National Zoological Park, Front Royal, VA 22630, USA.; Smithsonian Conservation Biology Institute, National Zoological Park, Washington, DC 20008, USA.; Theodosius Dobzhansky Center for Genome Bioinformatics, St. Petersburg State University, St. Petersburg, Russia 199004. Oceanographic Center, Nova Southeastern University, Ft Lauderdale, FL 33004, USA.; Center for Biomolecular Science and Engineering, UCSC, Santa Cruz, CA 95064, USA.; San Diego Zoo Institute for Conservation Research, Escondido, CA 92027, USA.; Center for Macroecology, Evolution and Climate, Natural History Museum of Denmark, University of Copenhagen, Universitetsparken 15, DK-2100 Copenhagen O, Denmark. Department of Life Sciences, Imperial College London, Silwood Park Campus, Ascot SL5 7PY, UK.; Centre for GeoGenetics, Natural History Museum of Denmark, University of Copenhagen, Oster Voldgade 5-7, 1350 Copenhagen, Denmark.; Center for Macroecology, Evolution and Climate, Natural History Museum of Denmark, University of Copenhagen, Universitetsparken 15, DK-2100 Copenhagen O, Denmark. Department of Vertebrate Zoology, MRC-116, National Museum of Natural History, Smithsonian Institution, Washington, DC 20013, USA.; Department of Environmental Health Science, University of Georgia, Athens, GA 30602, USA.; Moore Laboratory of Zoology and Department of Biology, Occidental College, Los Angeles, CA 90041, USA.; Department of Genomics and Genetics, The Roslin Institute and Royal (Dick) School of Veterinary Studies, University of Edinburgh, Easter Bush Campus, Midlothian EH25 9RG, UK.; Department of Evolutionary Biology, Evolutionary Biology Centre, Uppsala University, SE-752 36 Uppsala Sweden.; Swedish Species Information Centre, Swedish University of Agricultural Sciences Box 7007, SE-750 07 Uppsala, Sweden. Key Laboratory of Zoological Systematics and Evolution, Institute of Zoology, Chinese Academy of Sciences, Beijing 100101, China.; Department of Organismic and Evolutionary Biology and Museum of Comparative Zoology, Harvard University, Cambridge, MA 02138, USA.; Scientific Computing Group, Heidelberg Institute for Theoretical Studies, Heidelberg, Germany. Institute of Theoretical Informatics, Department of Informatics, Karlsruhe Institute of Technology, D- 76131 Karlsruhe, Germany.; Department of Biochemistry and Biophysics, University of California, San Francisco, CA 94158, USA.; Department of Ornithology, American Museum of Natural History, New York, NY 10024, USA.; Department of Biology and Genetics Institute, University of Florida, Gainesville, FL 32611, USA.; Department of Computer Science, The University of Texas at Austin, Austin, TX 78712, USA. Departments of Bioengineering and Computer Science, University of Illinois at Urbana-Champaign, Urbana, IL 61801, USA. jarvis@neuro.duke.edu tandywarnow@gmail.com mtpgilbert@gmail.com wangj@genomics.cn zhanggj@genomics.cn.; BGI-Shenzhen, Shenzhen 518083, China. Department of Biology, University of Copenhagen, Ole Maaloes Vej 5, 2200 Copenhagen, Denmark. Princess Al Jawhara Center of Excellence in the Research of Hereditary Disorders, King Abdulaziz University, Jeddah 21589, Saudi Arabia. Macau University of Science and Technology, Avenida Wai long, Taipa, Macau 999078, China. Department of Medicine, University of Hong Kong, Hong Kong. jarvis@neuro.duke.edu tandywarnow@gmail.com mtpgilbert@gmail.com wangj@genomics.cn zhanggj@genomics.cn.; Centre for GeoGenetics, Natural History Museum of Denmark, University of Copenhagen, Oster Voldgade 5-7, 1350 Copenhagen, Denmark. Trace and Environmental DNA Laboratory Department of Environment and Agriculture, Curtin University, Perth, Western Australia 6102, Australia. jarvis@neuro.duke.edu tandywarnow@gmail.com mtpgilbert@gmail.com wangj@genomics.cn zhanggj@genomics.cn.; China National GeneBank, BGI-Shenzhen, Shenzhen 518083, China. Centre for Social  Evolution, Department of Biology, Universitetsparken 15, University of Copenhagen, DK-2100 Copenhagen, Denmark. jarvis@neuro.duke.edu tandywarnow@gmail.com mtpgilbert@gmail.com wangj@genomics.cn zhanggj@genomics.cn.&lt;/_author_adr&gt;&lt;_date_display&gt;2014 Dec 12&lt;/_date_display&gt;&lt;_date&gt;2014-12-12&lt;/_date&gt;&lt;_doi&gt;10.1126/science.1253451&lt;/_doi&gt;&lt;_isbn&gt;1095-9203 (Electronic); 0036-8075 (Linking)&lt;/_isbn&gt;&lt;_issue&gt;6215&lt;/_issue&gt;&lt;_journal&gt;Science&lt;/_journal&gt;&lt;_keywords&gt;Animals; Avian Proteins/genetics; Base Sequence; Biological Evolution; Birds/classification/*genetics; DNA Transposable Elements; Genes; Genetic Speciation; *Genome; INDEL Mutation; Introns; *Phylogeny; Sequence Analysis, DNA&lt;/_keywords&gt;&lt;_language&gt;eng&lt;/_language&gt;&lt;_ori_publication&gt;Copyright (c) 2014, American Association for the Advancement of Science.&lt;/_ori_publication&gt;&lt;_pages&gt;1320-31&lt;/_pages&gt;&lt;_tertiary_title&gt;Science (New York, N.Y.)&lt;/_tertiary_title&gt;&lt;_type_work&gt;Journal Article; Research Support, N.I.H., Extramural; Research Support, Non-U.S. Gov&amp;apos;t; Research Support, U.S. Gov&amp;apos;t, Non-P.H.S.&lt;/_type_work&gt;&lt;_url&gt;http://www.ncbi.nlm.nih.gov/entrez/query.fcgi?cmd=Retrieve&amp;amp;db=pubmed&amp;amp;dopt=Abstract&amp;amp;list_uids=25504713&amp;amp;query_hl=1&lt;/_url&gt;&lt;_volume&gt;346&lt;/_volume&gt;&lt;_created&gt;60993796&lt;/_created&gt;&lt;_modified&gt;60993797&lt;/_modified&gt;&lt;_db_updated&gt;PubMed&lt;/_db_updated&gt;&lt;_impact_factor&gt;  33.611&lt;/_impact_factor&gt;&lt;_collection_scope&gt;SCI;SCIE;&lt;/_collection_scope&gt;&lt;/Details&gt;&lt;Extra&gt;&lt;DBUID&gt;{F96A950B-833F-4880-A151-76DA2D6A2879}&lt;/DBUID&gt;&lt;/Extra&gt;&lt;/Item&gt;&lt;/References&gt;&lt;/Group&gt;&lt;/Citation&gt;_x000a_"/>
    <w:docVar w:name="NE.Ref{30CFDF11-9FA9-4A57-AC6A-2DDBAE98CDD7}" w:val=" ADDIN NE.Ref.{30CFDF11-9FA9-4A57-AC6A-2DDBAE98CDD7}&lt;Citation&gt;&lt;Group&gt;&lt;References&gt;&lt;Item&gt;&lt;ID&gt;393&lt;/ID&gt;&lt;UID&gt;{530209A8-8E73-46A6-BD68-F6ACDDC0FCE7}&lt;/UID&gt;&lt;Title&gt;The genomics of selection in dogs and the parallel evolution between dogs and humans&lt;/Title&gt;&lt;Template&gt;Journal Article&lt;/Template&gt;&lt;Star&gt;0&lt;/Star&gt;&lt;Tag&gt;0&lt;/Tag&gt;&lt;Author&gt;Wang, G D; Zhai, W; Yang, H C; Fan, R X; Cao, X; Zhong, L; Wang, L; Liu, F; Wu, H; Cheng, L G; Poyarkov, A D; Poyarkov, NA Jr; Tang, S S; Zhao, W M; Gao, Y; Lv, X M; Irwin, D M; Savolainen, P; Wu, C I; Zhang, Y P&lt;/Author&gt;&lt;Year&gt;2013&lt;/Year&gt;&lt;Details&gt;&lt;_accession_num&gt;23673645&lt;/_accession_num&gt;&lt;_author_adr&gt;State Key Laboratory of Genetic Resources and Evolution, Kunming Institute of Zoology, Chinese Academy of Sciences, No. 32 Jiaochang Donglu, Kunming 650223, China.&lt;/_author_adr&gt;&lt;_date_display&gt;2013&lt;/_date_display&gt;&lt;_date&gt;2013-01-20&lt;/_date&gt;&lt;_doi&gt;10.1038/ncomms2814&lt;/_doi&gt;&lt;_isbn&gt;2041-1723 (Electronic); 2041-1723 (Linking)&lt;/_isbn&gt;&lt;_journal&gt;Nat Commun&lt;/_journal&gt;&lt;_keywords&gt;Animals; Animals, Domestic/genetics; China; Dogs/*genetics; *Evolution, Molecular; Gene Ontology; Genetic Association Studies; Genetic Variation; Genetics, Population; *Genomics; Geography; High-Throughput Nucleotide Sequencing; Humans; Population Dynamics; Principal Component Analysis; *Selection, Genetic; Sequence Analysis, DNA; Wolves/genetics&lt;/_keywords&gt;&lt;_language&gt;eng&lt;/_language&gt;&lt;_pages&gt;1860&lt;/_pages&gt;&lt;_tertiary_title&gt;Nature communications&lt;/_tertiary_title&gt;&lt;_type_work&gt;Journal Article; Research Support, Non-U.S. Gov&amp;apos;t&lt;/_type_work&gt;&lt;_url&gt;http://www.ncbi.nlm.nih.gov/entrez/query.fcgi?cmd=Retrieve&amp;amp;db=pubmed&amp;amp;dopt=Abstract&amp;amp;list_uids=23673645&amp;amp;query_hl=1&lt;/_url&gt;&lt;_volume&gt;4&lt;/_volume&gt;&lt;_created&gt;60855672&lt;/_created&gt;&lt;_modified&gt;60855686&lt;/_modified&gt;&lt;_db_updated&gt;PubMed&lt;/_db_updated&gt;&lt;_impact_factor&gt;  10.742&lt;/_impact_factor&gt;&lt;_collection_scope&gt;SCI;SCIE;&lt;/_collection_scope&gt;&lt;/Details&gt;&lt;Extra&gt;&lt;DBUID&gt;{F96A950B-833F-4880-A151-76DA2D6A2879}&lt;/DBUID&gt;&lt;/Extra&gt;&lt;/Item&gt;&lt;/References&gt;&lt;/Group&gt;&lt;/Citation&gt;_x000a_"/>
    <w:docVar w:name="NE.Ref{381E2C25-E078-4A44-B257-D56FE12E1050}" w:val=" ADDIN NE.Ref.{381E2C25-E078-4A44-B257-D56FE12E1050}&lt;Citation&gt;&lt;Group&gt;&lt;References&gt;&lt;Item&gt;&lt;ID&gt;402&lt;/ID&gt;&lt;UID&gt;{66C26CDA-A11F-42EC-8190-95E992B4BB01}&lt;/UID&gt;&lt;Title&gt;A draft sequence of the Neandertal genome&lt;/Title&gt;&lt;Template&gt;Journal Article&lt;/Template&gt;&lt;Star&gt;0&lt;/Star&gt;&lt;Tag&gt;0&lt;/Tag&gt;&lt;Author&gt;Green, R E; Krause, J; Briggs, A W; Maricic, T; Stenzel, U; Kircher, M; Patterson, N; Li, H; Zhai, W; Fritz, M H; Hansen, N F; Durand, E Y; Malaspinas, A S; Jensen, J D; Marques-Bonet, T; Alkan, C; Prufer, K; Meyer, M; Burbano, H A; Good, J M; Schultz, R; Aximu-Petri, A; Butthof, A; Hober, B; Hoffner, B; Siegemund, M; Weihmann, A; Nusbaum, C; Lander, E S; Russ, C; Novod, N; Affourtit, J; Egholm, M; Verna, C; Rudan, P; Brajkovic, D; Kucan, Z; Gusic, I; Doronichev, V B; Golovanova, L V; Lalueza-Fox, C; de la Rasilla, M; Fortea, J; Rosas, A; Schmitz, R W; Johnson, P L; Eichler, E E; Falush, D; Birney, E; Mullikin, J C; Slatkin, M; Nielsen, R; Kelso, J; Lachmann, M; Reich, D; Paabo, S&lt;/Author&gt;&lt;Year&gt;2010&lt;/Year&gt;&lt;Details&gt;&lt;_accession_num&gt;20448178&lt;/_accession_num&gt;&lt;_author_adr&gt;Department of Evolutionary Genetics, Max-Planck Institute for Evolutionary Anthropology, D-04103 Leipzig, Germany. green@eva.mpg.de&lt;/_author_adr&gt;&lt;_date_display&gt;2010 May 7&lt;/_date_display&gt;&lt;_date&gt;2010-05-07&lt;/_date&gt;&lt;_doi&gt;10.1126/science.1188021&lt;/_doi&gt;&lt;_isbn&gt;1095-9203 (Electronic); 0036-8075 (Linking)&lt;/_isbn&gt;&lt;_issue&gt;5979&lt;/_issue&gt;&lt;_journal&gt;Science&lt;/_journal&gt;&lt;_keywords&gt;African Continental Ancestry Group/genetics; Animals; Asian Continental Ancestry Group/genetics; Base Sequence; Bone and Bones; DNA, Mitochondrial/genetics; European Continental Ancestry Group/genetics; Evolution, Molecular; Extinction, Biological; Female; *Fossils; Gene Dosage; Gene Flow; Genetic Variation; *Genome; *Genome, Human; Haplotypes; Hominidae/*genetics; Humans; Pan troglodytes/genetics; Polymorphism, Single Nucleotide; Selection, Genetic; Sequence Alignment; *Sequence Analysis, DNA; Time&lt;/_keywords&gt;&lt;_language&gt;eng&lt;/_language&gt;&lt;_pages&gt;710-22&lt;/_pages&gt;&lt;_tertiary_title&gt;Science (New York, N.Y.)&lt;/_tertiary_title&gt;&lt;_type_work&gt;Comparative Study; Journal Article; Research Support, N.I.H., Extramural; Research Support, N.I.H., Intramural; Research Support, Non-U.S. Gov&amp;apos;t&lt;/_type_work&gt;&lt;_url&gt;http://www.ncbi.nlm.nih.gov/entrez/query.fcgi?cmd=Retrieve&amp;amp;db=pubmed&amp;amp;dopt=Abstract&amp;amp;list_uids=20448178&amp;amp;query_hl=1&lt;/_url&gt;&lt;_volume&gt;328&lt;/_volume&gt;&lt;_created&gt;60992626&lt;/_created&gt;&lt;_modified&gt;60992626&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3F2E63F0-EC62-473B-BEC6-D30267C57BA6}" w:val=" ADDIN NE.Ref.{3F2E63F0-EC62-473B-BEC6-D30267C57BA6}&lt;Citation&gt;&lt;Group&gt;&lt;References&gt;&lt;Item&gt;&lt;ID&gt;410&lt;/ID&gt;&lt;UID&gt;{904B0A06-B60B-4116-94D7-F67D5C78A8A8}&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001919&lt;/_created&gt;&lt;_modified&gt;61001919&lt;/_modified&gt;&lt;_db_updated&gt;PubMed&lt;/_db_updated&gt;&lt;_impact_factor&gt;  29.352&lt;/_impact_factor&gt;&lt;_collection_scope&gt;SCI;SCIE;&lt;/_collection_scope&gt;&lt;/Details&gt;&lt;Extra&gt;&lt;DBUID&gt;{F96A950B-833F-4880-A151-76DA2D6A2879}&lt;/DBUID&gt;&lt;/Extra&gt;&lt;/Item&gt;&lt;/References&gt;&lt;/Group&gt;&lt;/Citation&gt;_x000a_"/>
    <w:docVar w:name="NE.Ref{3F7C7606-C684-4376-BAE0-F24995D49183}" w:val=" ADDIN NE.Ref.{3F7C7606-C684-4376-BAE0-F24995D49183}&lt;Citation&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40387C69-4F47-4743-B751-2BC54C7D8B7C}" w:val=" ADDIN NE.Ref.{40387C69-4F47-4743-B751-2BC54C7D8B7C}&lt;Citation&gt;&lt;Group&gt;&lt;References&gt;&lt;Item&gt;&lt;ID&gt;409&lt;/ID&gt;&lt;UID&gt;{D0CB9F77-053A-479F-B7DE-30CAD84A0D62}&lt;/UID&gt;&lt;Title&gt;Whole-genome resequencing reveals loci under selection during chicken domestication&lt;/Title&gt;&lt;Template&gt;Journal Article&lt;/Template&gt;&lt;Star&gt;0&lt;/Star&gt;&lt;Tag&gt;0&lt;/Tag&gt;&lt;Author&gt;Rubin, C J; Zody, M C; Eriksson, J; Meadows, J R; Sherwood, E; Webster, M T; Jiang, L; Ingman, M; Sharpe, T; Ka, S; Hallbook, F; Besnier, F; Carlborg, O; Bed&amp;apos;Hom, B; Tixier-Boichard, M; Jensen, P; Siegel, P; Lindblad-Toh, K; Andersson, L&lt;/Author&gt;&lt;Year&gt;2010&lt;/Year&gt;&lt;Details&gt;&lt;_accession_num&gt;20220755&lt;/_accession_num&gt;&lt;_author_adr&gt;Department of Medical Biochemistry and Microbiology, Uppsala University, Box 582, SE-75123 Uppsala, Sweden.&lt;/_author_adr&gt;&lt;_collection_scope&gt;SCI;SCIE;&lt;/_collection_scope&gt;&lt;_created&gt;60995043&lt;/_created&gt;&lt;_date&gt;2010-03-25&lt;/_date&gt;&lt;_date_display&gt;2010 Mar 25&lt;/_date_display&gt;&lt;_db_updated&gt;PubMed&lt;/_db_updated&gt;&lt;_doi&gt;10.1038/nature08832&lt;/_doi&gt;&lt;_impact_factor&gt;  41.456&lt;/_impact_factor&gt;&lt;_isbn&gt;1476-4687 (Electronic); 0028-0836 (Linking)&lt;/_isbn&gt;&lt;_issue&gt;7288&lt;/_issue&gt;&lt;_journal&gt;Nature&lt;/_journal&gt;&lt;_keywords&gt;Amino Acid Sequence; Animals; Biological Evolution; Chickens/*genetics; Female; Genetic Loci/*genetics; Genome/*genetics; Male; Molecular Sequence Data; Polymorphism, Single Nucleotide; Selection, Genetic/*genetics; Sequence Alignment; Sequence Analysis, DNA; Sequence Deletion&lt;/_keywords&gt;&lt;_language&gt;eng&lt;/_language&gt;&lt;_modified&gt;60995044&lt;/_modified&gt;&lt;_pages&gt;587-91&lt;/_pages&gt;&lt;_tertiary_title&gt;Nature&lt;/_tertiary_title&gt;&lt;_type_work&gt;Journal Article; Research Support, Non-U.S. Gov&amp;apos;t&lt;/_type_work&gt;&lt;_url&gt;http://www.ncbi.nlm.nih.gov/entrez/query.fcgi?cmd=Retrieve&amp;amp;db=pubmed&amp;amp;dopt=Abstract&amp;amp;list_uids=20220755&amp;amp;query_hl=1&lt;/_url&gt;&lt;_volume&gt;464&lt;/_volume&gt;&lt;/Details&gt;&lt;Extra&gt;&lt;DBUID&gt;{F96A950B-833F-4880-A151-76DA2D6A2879}&lt;/DBUID&gt;&lt;/Extra&gt;&lt;/Item&gt;&lt;/References&gt;&lt;/Group&gt;&lt;Group&gt;&lt;References&gt;&lt;Item&gt;&lt;ID&gt;411&lt;/ID&gt;&lt;UID&gt;{C6BB9CBA-F967-4781-B0F2-202C445B0D2E}&lt;/UID&gt;&lt;Title&gt;The genomic signature of dog domestication reveals adaptation to a starch-rich diet&lt;/Title&gt;&lt;Template&gt;Journal Article&lt;/Template&gt;&lt;Star&gt;0&lt;/Star&gt;&lt;Tag&gt;0&lt;/Tag&gt;&lt;Author&gt;Axelsson, E; Ratnakumar, A; Arendt, M L; Maqbool, K; Webster, M T; Perloski, M; Liberg, O; Arnemo, J M; Hedhammar, A; Lindblad-Toh, K&lt;/Author&gt;&lt;Year&gt;2013&lt;/Year&gt;&lt;Details&gt;&lt;_accession_num&gt;23354050&lt;/_accession_num&gt;&lt;_author_adr&gt;Science for Life Laboratory, Department of Medical Biochemistry and Microbiology, Uppsala University, 75237 Uppsala, Sweden. Erik.Axelsson@imbim.uu.se&lt;/_author_adr&gt;&lt;_date_display&gt;2013 Mar 21&lt;/_date_display&gt;&lt;_date&gt;2013-03-21&lt;/_date&gt;&lt;_doi&gt;10.1038/nature11837&lt;/_doi&gt;&lt;_isbn&gt;1476-4687 (Electronic); 0028-0836 (Linking)&lt;/_isbn&gt;&lt;_issue&gt;7441&lt;/_issue&gt;&lt;_journal&gt;Nature&lt;/_journal&gt;&lt;_keywords&gt;Amylases/genetics; Animals; Animals, Domestic/*genetics; Diet/*veterinary; Dogs/*genetics; Genome/*genetics; Glycogen Storage Disease Type II; Mutation; *Starch; Wolves/genetics; alpha-Glucosidases/genetics&lt;/_keywords&gt;&lt;_language&gt;eng&lt;/_language&gt;&lt;_pages&gt;360-4&lt;/_pages&gt;&lt;_tertiary_title&gt;Nature&lt;/_tertiary_title&gt;&lt;_type_work&gt;Journal Article; Research Support, Non-U.S. Gov&amp;apos;t&lt;/_type_work&gt;&lt;_url&gt;http://www.ncbi.nlm.nih.gov/entrez/query.fcgi?cmd=Retrieve&amp;amp;db=pubmed&amp;amp;dopt=Abstract&amp;amp;list_uids=23354050&amp;amp;query_hl=1&lt;/_url&gt;&lt;_volume&gt;495&lt;/_volume&gt;&lt;_created&gt;61001932&lt;/_created&gt;&lt;_modified&gt;61001932&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4B736DB0-D283-4E9C-95A4-57F206EA3D90}" w:val=" ADDIN NE.Ref.{4B736DB0-D283-4E9C-95A4-57F206EA3D90}&lt;Citation&gt;&lt;Group&gt;&lt;References&gt;&lt;Item&gt;&lt;ID&gt;400&lt;/ID&gt;&lt;UID&gt;{2CED0124-104D-4B9C-9F34-8441B5787438}&lt;/UID&gt;&lt;Title&gt;Chemical magnetoreception: bird cryptochrome 1a is excited by blue light and forms long-lived radical-pairs&lt;/Title&gt;&lt;Template&gt;Journal Article&lt;/Template&gt;&lt;Star&gt;0&lt;/Star&gt;&lt;Tag&gt;0&lt;/Tag&gt;&lt;Author&gt;Liedvogel, M; Maeda, K; Henbest, K; Schleicher, E; Simon, T; Timmel, C R; Hore, P J; Mouritsen, H&lt;/Author&gt;&lt;Year&gt;2007&lt;/Year&gt;&lt;Details&gt;&lt;_accession_num&gt;17971869&lt;/_accession_num&gt;&lt;_author_adr&gt;VW Nachswuchgruppe Animal Navigation, IBU, University of Oldenburg, Oldenburg, Germany.&lt;/_author_adr&gt;&lt;_date_display&gt;2007&lt;/_date_display&gt;&lt;_date&gt;2007-01-20&lt;/_date&gt;&lt;_doi&gt;10.1371/journal.pone.0001106&lt;/_doi&gt;&lt;_isbn&gt;1932-6203 (Electronic); 1932-6203 (Linking)&lt;/_isbn&gt;&lt;_issue&gt;10&lt;/_issue&gt;&lt;_journal&gt;PLoS One&lt;/_journal&gt;&lt;_keywords&gt;Animal Migration; Animals; Birds; Cell Line; Cloning, Molecular; Cryptochromes; Flavoproteins/*chemistry; Free Radicals; Insects; *Light; Magnetic Resonance Spectroscopy; Magnetics; Models, Biological; Protein Structure, Tertiary; Recombinant Proteins/chemistry; Ultraviolet Rays&lt;/_keywords&gt;&lt;_language&gt;eng&lt;/_language&gt;&lt;_pages&gt;e1106&lt;/_pages&gt;&lt;_tertiary_title&gt;PloS one&lt;/_tertiary_title&gt;&lt;_type_work&gt;Journal Article; Research Support, Non-U.S. Gov&amp;apos;t&lt;/_type_work&gt;&lt;_url&gt;http://www.ncbi.nlm.nih.gov/entrez/query.fcgi?cmd=Retrieve&amp;amp;db=pubmed&amp;amp;dopt=Abstract&amp;amp;list_uids=17971869&amp;amp;query_hl=1&lt;/_url&gt;&lt;_volume&gt;2&lt;/_volume&gt;&lt;_created&gt;60923352&lt;/_created&gt;&lt;_modified&gt;60923352&lt;/_modified&gt;&lt;_db_updated&gt;PubMed&lt;/_db_updated&gt;&lt;_impact_factor&gt;   3.534&lt;/_impact_factor&gt;&lt;_collection_scope&gt;SCIE;&lt;/_collection_scope&gt;&lt;/Details&gt;&lt;Extra&gt;&lt;DBUID&gt;{F96A950B-833F-4880-A151-76DA2D6A2879}&lt;/DBUID&gt;&lt;/Extra&gt;&lt;/Item&gt;&lt;/References&gt;&lt;/Group&gt;&lt;/Citation&gt;_x000a_"/>
    <w:docVar w:name="NE.Ref{526C6FA3-06C2-403D-9D3C-08F281A19F82}" w:val=" ADDIN NE.Ref.{526C6FA3-06C2-403D-9D3C-08F281A19F82}&lt;Citation&gt;&lt;Group&gt;&lt;References&gt;&lt;Item&gt;&lt;ID&gt;436&lt;/ID&gt;&lt;UID&gt;{498B0462-1540-432B-85C0-A721FDE2558F}&lt;/UID&gt;&lt;Title&gt;Fast model-based estimation of ancestry in unrelated individuals&lt;/Title&gt;&lt;Template&gt;Journal Article&lt;/Template&gt;&lt;Star&gt;0&lt;/Star&gt;&lt;Tag&gt;0&lt;/Tag&gt;&lt;Author&gt;Alexander, D H; Novembre, J; Lange, K&lt;/Author&gt;&lt;Year&gt;2009&lt;/Year&gt;&lt;Details&gt;&lt;_accession_num&gt;19648217&lt;/_accession_num&gt;&lt;_author_adr&gt;Department of Biomathematics, University of California at Los Angeles, Los Angeles, California 90095, USA. dalexander@ucla.edu&lt;/_author_adr&gt;&lt;_date_display&gt;2009 Sep&lt;/_date_display&gt;&lt;_date&gt;2009-09-01&lt;/_date&gt;&lt;_doi&gt;10.1101/gr.094052.109&lt;/_doi&gt;&lt;_isbn&gt;1549-5469 (Electronic); 1088-9051 (Linking)&lt;/_isbn&gt;&lt;_issue&gt;9&lt;/_issue&gt;&lt;_journal&gt;Genome Res&lt;/_journal&gt;&lt;_keywords&gt;*Algorithms; Computational Biology; Europe/ethnology; Gene Frequency; Genetic Association Studies; *Genetics, Population; Genotype; Humans; Inflammatory Bowel Diseases/ethnology/genetics; Jews/ethnology; Likelihood Functions; Models, Genetic; Polymorphism, Single Nucleotide; *Software; Time Factors&lt;/_keywords&gt;&lt;_language&gt;eng&lt;/_language&gt;&lt;_pages&gt;1655-64&lt;/_pages&gt;&lt;_tertiary_title&gt;Genome research&lt;/_tertiary_title&gt;&lt;_type_work&gt;Journal Article; Research Support, N.I.H., Extramural&lt;/_type_work&gt;&lt;_url&gt;http://www.ncbi.nlm.nih.gov/entrez/query.fcgi?cmd=Retrieve&amp;amp;db=pubmed&amp;amp;dopt=Abstract&amp;amp;list_uids=19648217&amp;amp;query_hl=1&lt;/_url&gt;&lt;_volume&gt;19&lt;/_volume&gt;&lt;_created&gt;61190575&lt;/_created&gt;&lt;_modified&gt;61190575&lt;/_modified&gt;&lt;_db_updated&gt;PubMed&lt;/_db_updated&gt;&lt;_impact_factor&gt;  14.630&lt;/_impact_factor&gt;&lt;_collection_scope&gt;SCI;SCIE;&lt;/_collection_scope&gt;&lt;/Details&gt;&lt;Extra&gt;&lt;DBUID&gt;{F96A950B-833F-4880-A151-76DA2D6A2879}&lt;/DBUID&gt;&lt;/Extra&gt;&lt;/Item&gt;&lt;/References&gt;&lt;/Group&gt;&lt;/Citation&gt;_x000a_"/>
    <w:docVar w:name="NE.Ref{5F0035D4-5950-420B-BEB8-70A77E5CB95B}" w:val=" ADDIN NE.Ref.{5F0035D4-5950-420B-BEB8-70A77E5CB95B}&lt;Citation&gt;&lt;Group&gt;&lt;References&gt;&lt;Item&gt;&lt;ID&gt;539&lt;/ID&gt;&lt;UID&gt;{EA5CDDBF-ABD6-4D9B-A63B-1F8DF516F4DF}&lt;/UID&gt;&lt;Title&gt;Demographic divergence history of pied flycatcher and collared flycatcher inferred from whole-genome re-sequencing data&lt;/Title&gt;&lt;Template&gt;Journal Article&lt;/Template&gt;&lt;Star&gt;0&lt;/Star&gt;&lt;Tag&gt;0&lt;/Tag&gt;&lt;Author&gt;Nadachowska-Brzyska, K; Burri, R; Olason, P I; Kawakami, T; Smeds, L; Ellegren, H&lt;/Author&gt;&lt;Year&gt;2013&lt;/Year&gt;&lt;Details&gt;&lt;_accession_num&gt;24244198&lt;/_accession_num&gt;&lt;_author_adr&gt;Department of Evolutionary Biology, Evolutionary Biology Centre, Uppsala University, Uppsala, Sweden.&lt;/_author_adr&gt;&lt;_collection_scope&gt;SCI;SCIE;&lt;/_collection_scope&gt;&lt;_created&gt;61426946&lt;/_created&gt;&lt;_date&gt;2013-11-01&lt;/_date&gt;&lt;_date_display&gt;2013 Nov&lt;/_date_display&gt;&lt;_db_updated&gt;PubMedNew&lt;/_db_updated&gt;&lt;_doi&gt;10.1371/journal.pgen.1003942&lt;/_doi&gt;&lt;_impact_factor&gt;   6.661&lt;/_impact_factor&gt;&lt;_isbn&gt;1553-7404 (Electronic); 1553-7390 (Linking)&lt;/_isbn&gt;&lt;_issue&gt;11&lt;/_issue&gt;&lt;_journal&gt;PLoS Genet&lt;/_journal&gt;&lt;_keywords&gt;Animals; Bayes Theorem; *Biological Evolution; Gene Flow; *Genetic Speciation; Genetic Variation; Markov Chains; Population Density; *Selection, Genetic; Sequence Analysis, DNA; Songbirds/*genetics&lt;/_keywords&gt;&lt;_language&gt;eng&lt;/_language&gt;&lt;_modified&gt;61426948&lt;/_modified&gt;&lt;_pages&gt;e1003942&lt;/_pages&gt;&lt;_tertiary_title&gt;PLoS genetics&lt;/_tertiary_title&gt;&lt;_type_work&gt;Journal Article; Research Support, Non-U.S. Gov&amp;apos;t&lt;/_type_work&gt;&lt;_url&gt;http://www.ncbi.nlm.nih.gov/entrez/query.fcgi?cmd=Retrieve&amp;amp;db=pubmed&amp;amp;dopt=Abstract&amp;amp;list_uids=24244198&amp;amp;query_hl=1&lt;/_url&gt;&lt;_volume&gt;9&lt;/_volume&gt;&lt;/Details&gt;&lt;Extra&gt;&lt;DBUID&gt;{F96A950B-833F-4880-A151-76DA2D6A2879}&lt;/DBUID&gt;&lt;/Extra&gt;&lt;/Item&gt;&lt;/References&gt;&lt;/Group&gt;&lt;/Citation&gt;_x000a_"/>
    <w:docVar w:name="NE.Ref{64EAA35B-581D-460C-8526-AA8A3D1D32F3}" w:val=" ADDIN NE.Ref.{64EAA35B-581D-460C-8526-AA8A3D1D32F3}&lt;Citation&gt;&lt;Group&gt;&lt;References&gt;&lt;Item&gt;&lt;ID&gt;410&lt;/ID&gt;&lt;UID&gt;{904B0A06-B60B-4116-94D7-F67D5C78A8A8}&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001919&lt;/_created&gt;&lt;_modified&gt;61001919&lt;/_modified&gt;&lt;_db_updated&gt;PubMed&lt;/_db_updated&gt;&lt;_impact_factor&gt;  29.352&lt;/_impact_factor&gt;&lt;_collection_scope&gt;SCI;SCIE;&lt;/_collection_scope&gt;&lt;/Details&gt;&lt;Extra&gt;&lt;DBUID&gt;{F96A950B-833F-4880-A151-76DA2D6A2879}&lt;/DBUID&gt;&lt;/Extra&gt;&lt;/Item&gt;&lt;/References&gt;&lt;/Group&gt;&lt;/Citation&gt;_x000a_"/>
    <w:docVar w:name="NE.Ref{658C0DB1-00F5-4034-B67B-628BD336C7D6}" w:val=" ADDIN NE.Ref.{658C0DB1-00F5-4034-B67B-628BD336C7D6}&lt;Citation&gt;&lt;Group&gt;&lt;References&gt;&lt;Item&gt;&lt;ID&gt;415&lt;/ID&gt;&lt;UID&gt;{A0B30B03-BADA-4FAF-9324-03F1A4629863}&lt;/UID&gt;&lt;Title&gt;Linked selection and recombination rate variation drive the evolution of the genomic landscape of differentiation across the speciation continuum of Ficedula  flycatchers&lt;/Title&gt;&lt;Template&gt;Journal Article&lt;/Template&gt;&lt;Star&gt;0&lt;/Star&gt;&lt;Tag&gt;0&lt;/Tag&gt;&lt;Author&gt;Burri, R; Nater, A; Kawakami, T; Mugal, C F; Olason, P I; Smeds, L; Suh, A; Dutoit, L; Bures, S; Garamszegi, L Z; Hogner, S; Moreno, J; Qvarnstrom, A; Ruzic, M; Saether, S A; Saetre, G P; Torok, J; Ellegren, H&lt;/Author&gt;&lt;Year&gt;2015&lt;/Year&gt;&lt;Details&gt;&lt;_accession_num&gt;26355005&lt;/_accession_num&gt;&lt;_author_adr&gt;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Wallenberg Advanced Bioinformatics Infrastructure (WABI), Science for Life Laboratory, Uppsala University, 75123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Laboratory of Ornithology, Department of Zoology, Palacky University, 77146 Olomouc, Czech Republic;; Department of Evolutionary Ecology, Estacion Biologica de Donana-CSIC, 41092 Seville, Spain;; Department of Biosciences, Centre for Ecological and Evolutionary Synthesis, University of Oslo, 0316 Oslo, Norway; Natural History Museum, University of Oslo, 0318 Oslo, Norway;; Museo Nacional de Ciencias Naturales-CSIC, 28006 Madrid, Spain;; Department of Animal Ecology, Evolutionary Biology Centre, Uppsala University, 75236 Uppsala, Sweden;; Bird Protection and Study Society of Serbia, Radnicka 20a, 21000 Novi Sad, Serbia;; Department of Biosciences, Centre for Ecological and Evolutionary Synthesis, University of Oslo, 0316 Oslo, Norway; Norwegian Institute for Nature Research (NINA), 7034 Trondheim, Norway;; Department of Biosciences, Centre for Ecological and Evolutionary Synthesis, University of Oslo, 0316 Oslo, Norway;; Behavioural Ecology Group, Department of Systematic Zoology and Ecology, Eotvos Lorand University, 1117 Budapest, Hungary.; Department of Evolutionary Biology, Evolutionary Biology Centre, Uppsala University, 75236 Uppsala, Sweden;&lt;/_author_adr&gt;&lt;_date_display&gt;2015 Nov&lt;/_date_display&gt;&lt;_date&gt;2015-11-01&lt;/_date&gt;&lt;_doi&gt;10.1101/gr.196485.115&lt;/_doi&gt;&lt;_isbn&gt;1549-5469 (Electronic); 1088-9051 (Linking)&lt;/_isbn&gt;&lt;_issue&gt;11&lt;/_issue&gt;&lt;_journal&gt;Genome Res&lt;/_journal&gt;&lt;_language&gt;eng&lt;/_language&gt;&lt;_ori_publication&gt;(c) 2015 Burri et al.; Published by Cold Spring Harbor Laboratory Press.&lt;/_ori_publication&gt;&lt;_pages&gt;1656-65&lt;/_pages&gt;&lt;_tertiary_title&gt;Genome research&lt;/_tertiary_title&gt;&lt;_type_work&gt;Journal Article&lt;/_type_work&gt;&lt;_url&gt;http://www.ncbi.nlm.nih.gov/entrez/query.fcgi?cmd=Retrieve&amp;amp;db=pubmed&amp;amp;dopt=Abstract&amp;amp;list_uids=26355005&amp;amp;query_hl=1&lt;/_url&gt;&lt;_volume&gt;25&lt;/_volume&gt;&lt;_created&gt;61033981&lt;/_created&gt;&lt;_modified&gt;61033981&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6E423186-4648-49B9-B6A7-369F7EC9DEE2}" w:val=" ADDIN NE.Ref.{6E423186-4648-49B9-B6A7-369F7EC9DEE2}&lt;Citation&gt;&lt;Group&gt;&lt;References&gt;&lt;Item&gt;&lt;ID&gt;400&lt;/ID&gt;&lt;UID&gt;{2CED0124-104D-4B9C-9F34-8441B5787438}&lt;/UID&gt;&lt;Title&gt;Chemical magnetoreception: bird cryptochrome 1a is excited by blue light and forms long-lived radical-pairs&lt;/Title&gt;&lt;Template&gt;Journal Article&lt;/Template&gt;&lt;Star&gt;0&lt;/Star&gt;&lt;Tag&gt;0&lt;/Tag&gt;&lt;Author&gt;Liedvogel, M; Maeda, K; Henbest, K; Schleicher, E; Simon, T; Timmel, C R; Hore, P J; Mouritsen, H&lt;/Author&gt;&lt;Year&gt;2007&lt;/Year&gt;&lt;Details&gt;&lt;_accession_num&gt;17971869&lt;/_accession_num&gt;&lt;_author_adr&gt;VW Nachswuchgruppe Animal Navigation, IBU, University of Oldenburg, Oldenburg, Germany.&lt;/_author_adr&gt;&lt;_date_display&gt;2007&lt;/_date_display&gt;&lt;_date&gt;2007-01-20&lt;/_date&gt;&lt;_doi&gt;10.1371/journal.pone.0001106&lt;/_doi&gt;&lt;_isbn&gt;1932-6203 (Electronic); 1932-6203 (Linking)&lt;/_isbn&gt;&lt;_issue&gt;10&lt;/_issue&gt;&lt;_journal&gt;PLoS One&lt;/_journal&gt;&lt;_keywords&gt;Animal Migration; Animals; Birds; Cell Line; Cloning, Molecular; Cryptochromes; Flavoproteins/*chemistry; Free Radicals; Insects; *Light; Magnetic Resonance Spectroscopy; Magnetics; Models, Biological; Protein Structure, Tertiary; Recombinant Proteins/chemistry; Ultraviolet Rays&lt;/_keywords&gt;&lt;_language&gt;eng&lt;/_language&gt;&lt;_pages&gt;e1106&lt;/_pages&gt;&lt;_tertiary_title&gt;PloS one&lt;/_tertiary_title&gt;&lt;_type_work&gt;Journal Article; Research Support, Non-U.S. Gov&amp;apos;t&lt;/_type_work&gt;&lt;_url&gt;http://www.ncbi.nlm.nih.gov/entrez/query.fcgi?cmd=Retrieve&amp;amp;db=pubmed&amp;amp;dopt=Abstract&amp;amp;list_uids=17971869&amp;amp;query_hl=1&lt;/_url&gt;&lt;_volume&gt;2&lt;/_volume&gt;&lt;_created&gt;60923352&lt;/_created&gt;&lt;_modified&gt;60923352&lt;/_modified&gt;&lt;_db_updated&gt;PubMed&lt;/_db_updated&gt;&lt;_impact_factor&gt;   3.534&lt;/_impact_factor&gt;&lt;_collection_scope&gt;SCIE;&lt;/_collection_scope&gt;&lt;/Details&gt;&lt;Extra&gt;&lt;DBUID&gt;{F96A950B-833F-4880-A151-76DA2D6A2879}&lt;/DBUID&gt;&lt;/Extra&gt;&lt;/Item&gt;&lt;/References&gt;&lt;/Group&gt;&lt;/Citation&gt;_x000a_"/>
    <w:docVar w:name="NE.Ref{6E557CBF-D4A6-4EDD-9C95-DDB079D8D496}" w:val=" ADDIN NE.Ref.{6E557CBF-D4A6-4EDD-9C95-DDB079D8D496}&lt;Citation&gt;&lt;Group&gt;&lt;References&gt;&lt;Item&gt;&lt;ID&gt;391&lt;/ID&gt;&lt;UID&gt;{43E31492-E43A-41C5-B204-B1CFAE8D67A1}&lt;/UID&gt;&lt;Title&gt;Evidence of long-term gene flow and selection during domestication from analyses  of Eurasian wild and domestic pig genomes&lt;/Title&gt;&lt;Template&gt;Journal Article&lt;/Template&gt;&lt;Star&gt;0&lt;/Star&gt;&lt;Tag&gt;0&lt;/Tag&gt;&lt;Author&gt;Frantz, L A; Schraiber, J G; Madsen, O; Megens, H J; Cagan, A; Bosse, M; Paudel, Y; Crooijmans, R P; Larson, G; Groenen, M A&lt;/Author&gt;&lt;Year&gt;2015&lt;/Year&gt;&lt;Details&gt;&lt;_accession_num&gt;26323058&lt;/_accession_num&gt;&lt;_author_adr&gt;Animal Breeding and Genomics Group, Wageningen University, Wageningen, the Netherlands.; Palaeogenomics and Bio-Archaeology Research Network, Research Laboratory for Archaeology and History of Art, University of Oxford, Oxford, UK.; Department of Integrative Biology, University of California, Berkeley, Berkeley,  California, USA.; Department of Genome Sciences, University of Washington, Seattle, Washington, USA.; Animal Breeding and Genomics Group, Wageningen University, Wageningen, the Netherlands.; Animal Breeding and Genomics Group, Wageningen University, Wageningen, the Netherlands.; Department of Evolutionary Genetics, Max Planck Institute for Evolutionary Anthropology, Leipzig, Germany.; Animal Breeding and Genomics Group, Wageningen University, Wageningen, the Netherlands.; Animal Breeding and Genomics Group, Wageningen University, Wageningen, the Netherlands.; Animal Breeding and Genomics Group, Wageningen University, Wageningen, the Netherlands.; Palaeogenomics and Bio-Archaeology Research Network, Research Laboratory for Archaeology and History of Art, University of Oxford, Oxford, UK.; Animal Breeding and Genomics Group, Wageningen University, Wageningen, the Netherlands.&lt;/_author_adr&gt;&lt;_collection_scope&gt;SCI;SCIE;&lt;/_collection_scope&gt;&lt;_created&gt;60855388&lt;/_created&gt;&lt;_date&gt;2015-08-31&lt;/_date&gt;&lt;_date_display&gt;2015 Aug 31&lt;/_date_display&gt;&lt;_db_updated&gt;PubMed&lt;/_db_updated&gt;&lt;_doi&gt;10.1038/ng.3394&lt;/_doi&gt;&lt;_impact_factor&gt;  29.648&lt;/_impact_factor&gt;&lt;_isbn&gt;1546-1718 (Electronic); 1061-4036 (Linking)&lt;/_isbn&gt;&lt;_journal&gt;Nat Genet&lt;/_journal&gt;&lt;_language&gt;ENG&lt;/_language&gt;&lt;_modified&gt;60855395&lt;/_modified&gt;&lt;_tertiary_title&gt;Nature genetics&lt;/_tertiary_title&gt;&lt;_type_work&gt;JOURNAL ARTICLE&lt;/_type_work&gt;&lt;_url&gt;http://www.ncbi.nlm.nih.gov/entrez/query.fcgi?cmd=Retrieve&amp;amp;db=pubmed&amp;amp;dopt=Abstract&amp;amp;list_uids=26323058&amp;amp;query_hl=1&lt;/_url&gt;&lt;/Details&gt;&lt;Extra&gt;&lt;DBUID&gt;{F96A950B-833F-4880-A151-76DA2D6A2879}&lt;/DBUID&gt;&lt;/Extra&gt;&lt;/Item&gt;&lt;/References&gt;&lt;/Group&gt;&lt;Group&gt;&lt;References&gt;&lt;Item&gt;&lt;ID&gt;392&lt;/ID&gt;&lt;UID&gt;{54B73992-F26A-496D-8736-047D057DACB3}&lt;/UID&gt;&lt;Title&gt;Sequencing pools of individuals - mining genome-wide polymorphism data without big funding&lt;/Title&gt;&lt;Template&gt;Journal Article&lt;/Template&gt;&lt;Star&gt;0&lt;/Star&gt;&lt;Tag&gt;0&lt;/Tag&gt;&lt;Author&gt;Schlotterer, C; Tobler, R; Kofler, R; Nolte, V&lt;/Author&gt;&lt;Year&gt;2014&lt;/Year&gt;&lt;Details&gt;&lt;_accession_num&gt;25246196&lt;/_accession_num&gt;&lt;_author_adr&gt;Institut fur Populationsgenetik, Vetmeduni Vienna, Veterinarplatz 1, 1210 Vienna, Austria.; 1] Institut fur Populationsgenetik, Vetmeduni Vienna, Veterinarplatz 1, 1210 Vienna, Austria. [2] Vienna Graduate School of Population Genetics.; Institut fur Populationsgenetik, Vetmeduni Vienna, Veterinarplatz 1, 1210 Vienna, Austria.; Institut fur Populationsgenetik, Vetmeduni Vienna, Veterinarplatz 1, 1210 Vienna, Austria.&lt;/_author_adr&gt;&lt;_date_display&gt;2014 Nov&lt;/_date_display&gt;&lt;_date&gt;2014-11-01&lt;/_date&gt;&lt;_doi&gt;10.1038/nrg3803&lt;/_doi&gt;&lt;_isbn&gt;1471-0064 (Electronic); 1471-0056 (Linking)&lt;/_isbn&gt;&lt;_issue&gt;11&lt;/_issue&gt;&lt;_journal&gt;Nat Rev Genet&lt;/_journal&gt;&lt;_keywords&gt;Data Mining; Genome, Human/*genetics; Genotype; High-Throughput Nucleotide Sequencing/economics/*methods; Humans; Metagenomics/economics/*methods; Phenotype; Polymorphism, Genetic/*genetics; Sequence Analysis, DNA; Software&lt;/_keywords&gt;&lt;_language&gt;eng&lt;/_language&gt;&lt;_pages&gt;749-63&lt;/_pages&gt;&lt;_tertiary_title&gt;Nature reviews. Genetics&lt;/_tertiary_title&gt;&lt;_type_work&gt;Journal Article; Research Support, Non-U.S. Gov&amp;apos;t; Review&lt;/_type_work&gt;&lt;_url&gt;http://www.ncbi.nlm.nih.gov/entrez/query.fcgi?cmd=Retrieve&amp;amp;db=pubmed&amp;amp;dopt=Abstract&amp;amp;list_uids=25246196&amp;amp;query_hl=1&lt;/_url&gt;&lt;_volume&gt;15&lt;/_volume&gt;&lt;_created&gt;60855406&lt;/_created&gt;&lt;_modified&gt;60855406&lt;/_modified&gt;&lt;_db_updated&gt;PubMed&lt;/_db_updated&gt;&lt;_impact_factor&gt;  39.794&lt;/_impact_factor&gt;&lt;_collection_scope&gt;SCI;SCIE;&lt;/_collection_scope&gt;&lt;/Details&gt;&lt;Extra&gt;&lt;DBUID&gt;{F96A950B-833F-4880-A151-76DA2D6A2879}&lt;/DBUID&gt;&lt;/Extra&gt;&lt;/Item&gt;&lt;/References&gt;&lt;/Group&gt;&lt;/Citation&gt;_x000a_"/>
    <w:docVar w:name="NE.Ref{73C14FCA-D98D-4ECC-A3A6-F852BE4D33EA}" w:val=" ADDIN NE.Ref.{73C14FCA-D98D-4ECC-A3A6-F852BE4D33EA}&lt;Citation&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date_display&gt;2012 Nov 15&lt;/_date_display&gt;&lt;_date&gt;2012-11-15&lt;/_date&gt;&lt;_doi&gt;10.1038/nature11622&lt;/_doi&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_created&gt;60922932&lt;/_created&gt;&lt;_modified&gt;60922932&lt;/_modified&gt;&lt;_db_updated&gt;PubMed&lt;/_db_updated&gt;&lt;_impact_factor&gt;  42.351&lt;/_impact_factor&gt;&lt;_collection_scope&gt;SCI;SCIE;&lt;/_collection_scope&gt;&lt;/Details&gt;&lt;Extra&gt;&lt;DBUID&gt;{F96A950B-833F-4880-A151-76DA2D6A2879}&lt;/DBUID&gt;&lt;/Extra&gt;&lt;/Item&gt;&lt;/References&gt;&lt;/Group&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799CB45D-6791-41DC-A819-2D89D3E8E07A}" w:val=" ADDIN NE.Ref.{799CB45D-6791-41DC-A819-2D89D3E8E07A}&lt;Citation&gt;&lt;Group&gt;&lt;References&gt;&lt;Item&gt;&lt;ID&gt;423&lt;/ID&gt;&lt;UID&gt;{8C94C0DA-6D3A-4C23-B4B9-2660B655C250}&lt;/UID&gt;&lt;Title&gt;Inferring the joint demographic history of multiple populations from multidimensional SNP frequency data&lt;/Title&gt;&lt;Template&gt;Journal Article&lt;/Template&gt;&lt;Star&gt;0&lt;/Star&gt;&lt;Tag&gt;0&lt;/Tag&gt;&lt;Author&gt;Gutenkunst, R N; Hernandez, R D; Williamson, S H; Bustamante, C D&lt;/Author&gt;&lt;Year&gt;2009&lt;/Year&gt;&lt;Details&gt;&lt;_accession_num&gt;19851460&lt;/_accession_num&gt;&lt;_author_adr&gt;Theoretical Biology and Biophysics and Center for Nonlinear Studies, Los Alamos National Laboratory, Los Alamos, New Mexico, USA. ryang@lanl.gov&lt;/_author_adr&gt;&lt;_date_display&gt;2009 Oct&lt;/_date_display&gt;&lt;_date&gt;2009-10-01&lt;/_date&gt;&lt;_doi&gt;10.1371/journal.pgen.1000695&lt;/_doi&gt;&lt;_isbn&gt;1553-7404 (Electronic); 1553-7390 (Linking)&lt;/_isbn&gt;&lt;_issue&gt;10&lt;/_issue&gt;&lt;_journal&gt;PLoS Genet&lt;/_journal&gt;&lt;_keywords&gt;Africa; Asia; Continental Population Groups/*genetics/*history; Demography; Europe; *Evolution, Molecular; *Gene Frequency; History, Ancient; Humans; Models, Genetic; *Polymorphism, Single Nucleotide&lt;/_keywords&gt;&lt;_language&gt;eng&lt;/_language&gt;&lt;_pages&gt;e1000695&lt;/_pages&gt;&lt;_tertiary_title&gt;PLoS genetics&lt;/_tertiary_title&gt;&lt;_type_work&gt;Historical Article; Journal Article; Research Support, N.I.H., Extramural; Research Support, U.S. Gov&amp;apos;t, Non-P.H.S.&lt;/_type_work&gt;&lt;_url&gt;http://www.ncbi.nlm.nih.gov/entrez/query.fcgi?cmd=Retrieve&amp;amp;db=pubmed&amp;amp;dopt=Abstract&amp;amp;list_uids=19851460&amp;amp;query_hl=1&lt;/_url&gt;&lt;_volume&gt;5&lt;/_volume&gt;&lt;_created&gt;61043729&lt;/_created&gt;&lt;_modified&gt;61043729&lt;/_modified&gt;&lt;_db_updated&gt;PubMed&lt;/_db_updated&gt;&lt;_impact_factor&gt;   7.528&lt;/_impact_factor&gt;&lt;_collection_scope&gt;SCI;SCIE;&lt;/_collection_scope&gt;&lt;/Details&gt;&lt;Extra&gt;&lt;DBUID&gt;{F96A950B-833F-4880-A151-76DA2D6A2879}&lt;/DBUID&gt;&lt;/Extra&gt;&lt;/Item&gt;&lt;/References&gt;&lt;/Group&gt;&lt;/Citation&gt;_x000a_"/>
    <w:docVar w:name="NE.Ref{7A8960BF-5EE4-4D68-B674-31856E148E4C}" w:val=" ADDIN NE.Ref.{7A8960BF-5EE4-4D68-B674-31856E148E4C}&lt;Citation&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7DC96C6C-FBBE-4DFB-970B-84B1295B3D0D}" w:val=" ADDIN NE.Ref.{7DC96C6C-FBBE-4DFB-970B-84B1295B3D0D}&lt;Citation&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collection_scope&gt;SCI;SCIE;&lt;/_collection_scope&gt;&lt;_created&gt;60922932&lt;/_created&gt;&lt;_date&gt;2012-11-15&lt;/_date&gt;&lt;_date_display&gt;2012 Nov 15&lt;/_date_display&gt;&lt;_db_updated&gt;PubMed&lt;/_db_updated&gt;&lt;_doi&gt;10.1038/nature11622&lt;/_doi&gt;&lt;_impact_factor&gt;  42.351&lt;/_impact_factor&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modified&gt;60922934&lt;/_modified&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Details&gt;&lt;Extra&gt;&lt;DBUID&gt;{F96A950B-833F-4880-A151-76DA2D6A2879}&lt;/DBUID&gt;&lt;/Extra&gt;&lt;/Item&gt;&lt;/References&gt;&lt;/Group&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Group&gt;&lt;References&gt;&lt;Item&gt;&lt;ID&gt;409&lt;/ID&gt;&lt;UID&gt;{D0CB9F77-053A-479F-B7DE-30CAD84A0D62}&lt;/UID&gt;&lt;Title&gt;Whole-genome resequencing reveals loci under selection during chicken domestication&lt;/Title&gt;&lt;Template&gt;Journal Article&lt;/Template&gt;&lt;Star&gt;0&lt;/Star&gt;&lt;Tag&gt;0&lt;/Tag&gt;&lt;Author&gt;Rubin, C J; Zody, M C; Eriksson, J; Meadows, J R; Sherwood, E; Webster, M T; Jiang, L; Ingman, M; Sharpe, T; Ka, S; Hallbook, F; Besnier, F; Carlborg, O; Bed&amp;apos;Hom, B; Tixier-Boichard, M; Jensen, P; Siegel, P; Lindblad-Toh, K; Andersson, L&lt;/Author&gt;&lt;Year&gt;2010&lt;/Year&gt;&lt;Details&gt;&lt;_accession_num&gt;20220755&lt;/_accession_num&gt;&lt;_author_adr&gt;Department of Medical Biochemistry and Microbiology, Uppsala University, Box 582, SE-75123 Uppsala, Sweden.&lt;/_author_adr&gt;&lt;_collection_scope&gt;SCI;SCIE;&lt;/_collection_scope&gt;&lt;_created&gt;60995043&lt;/_created&gt;&lt;_date&gt;2010-03-25&lt;/_date&gt;&lt;_date_display&gt;2010 Mar 25&lt;/_date_display&gt;&lt;_db_updated&gt;PubMed&lt;/_db_updated&gt;&lt;_doi&gt;10.1038/nature08832&lt;/_doi&gt;&lt;_impact_factor&gt;  41.456&lt;/_impact_factor&gt;&lt;_isbn&gt;1476-4687 (Electronic); 0028-0836 (Linking)&lt;/_isbn&gt;&lt;_issue&gt;7288&lt;/_issue&gt;&lt;_journal&gt;Nature&lt;/_journal&gt;&lt;_keywords&gt;Amino Acid Sequence; Animals; Biological Evolution; Chickens/*genetics; Female; Genetic Loci/*genetics; Genome/*genetics; Male; Molecular Sequence Data; Polymorphism, Single Nucleotide; Selection, Genetic/*genetics; Sequence Alignment; Sequence Analysis, DNA; Sequence Deletion&lt;/_keywords&gt;&lt;_language&gt;eng&lt;/_language&gt;&lt;_modified&gt;60995044&lt;/_modified&gt;&lt;_pages&gt;587-91&lt;/_pages&gt;&lt;_tertiary_title&gt;Nature&lt;/_tertiary_title&gt;&lt;_type_work&gt;Journal Article; Research Support, Non-U.S. Gov&amp;apos;t&lt;/_type_work&gt;&lt;_url&gt;http://www.ncbi.nlm.nih.gov/entrez/query.fcgi?cmd=Retrieve&amp;amp;db=pubmed&amp;amp;dopt=Abstract&amp;amp;list_uids=20220755&amp;amp;query_hl=1&lt;/_url&gt;&lt;_volume&gt;464&lt;/_volume&gt;&lt;/Details&gt;&lt;Extra&gt;&lt;DBUID&gt;{F96A950B-833F-4880-A151-76DA2D6A2879}&lt;/DBUID&gt;&lt;/Extra&gt;&lt;/Item&gt;&lt;/References&gt;&lt;/Group&gt;&lt;/Citation&gt;_x000a_"/>
    <w:docVar w:name="NE.Ref{7E99940F-96E1-4A6D-AF69-A8E5160EA0FF}" w:val=" ADDIN NE.Ref.{7E99940F-96E1-4A6D-AF69-A8E5160EA0FF}&lt;Citation&gt;&lt;Group&gt;&lt;References&gt;&lt;Item&gt;&lt;ID&gt;434&lt;/ID&gt;&lt;UID&gt;{9390E6DB-45C2-45D4-BE57-38D897D0D8A6}&lt;/UID&gt;&lt;Title&gt;The variant call format and VCFtools&lt;/Title&gt;&lt;Template&gt;Journal Article&lt;/Template&gt;&lt;Star&gt;0&lt;/Star&gt;&lt;Tag&gt;0&lt;/Tag&gt;&lt;Author&gt;Danecek, P; Auton, A; Abecasis, G; Albers, C A; Banks, E; DePristo, M A; Handsaker, R E; Lunter, G; Marth, G T; Sherry, S T; McVean, G; Durbin, R&lt;/Author&gt;&lt;Year&gt;2011&lt;/Year&gt;&lt;Details&gt;&lt;_accession_num&gt;21653522&lt;/_accession_num&gt;&lt;_author_adr&gt;Wellcome Trust Sanger Institute, Wellcome Trust Genome Campus, Cambridge CB10 1SA, UK.&lt;/_author_adr&gt;&lt;_date_display&gt;2011 Aug 1&lt;/_date_display&gt;&lt;_date&gt;2011-08-01&lt;/_date&gt;&lt;_doi&gt;10.1093/bioinformatics/btr330&lt;/_doi&gt;&lt;_isbn&gt;1367-4811 (Electronic); 1367-4803 (Linking)&lt;/_isbn&gt;&lt;_issue&gt;15&lt;/_issue&gt;&lt;_journal&gt;Bioinformatics&lt;/_journal&gt;&lt;_keywords&gt;Alleles; *Genetic Variation; Genome, Human; Genomics/*methods; Genotype; Humans; Information Storage and Retrieval/*methods; *Software&lt;/_keywords&gt;&lt;_language&gt;eng&lt;/_language&gt;&lt;_pages&gt;2156-8&lt;/_pages&gt;&lt;_tertiary_title&gt;Bioinformatics (Oxford, England)&lt;/_tertiary_title&gt;&lt;_type_work&gt;Journal Article; Research Support, N.I.H., Extramural; Research Support, N.I.H., Intramural; Research Support, Non-U.S. Gov&amp;apos;t&lt;/_type_work&gt;&lt;_url&gt;http://www.ncbi.nlm.nih.gov/entrez/query.fcgi?cmd=Retrieve&amp;amp;db=pubmed&amp;amp;dopt=Abstract&amp;amp;list_uids=21653522&amp;amp;query_hl=1&lt;/_url&gt;&lt;_volume&gt;27&lt;/_volume&gt;&lt;_created&gt;61166034&lt;/_created&gt;&lt;_modified&gt;61166034&lt;/_modified&gt;&lt;_db_updated&gt;PubMed&lt;/_db_updated&gt;&lt;_impact_factor&gt;   4.981&lt;/_impact_factor&gt;&lt;_collection_scope&gt;SCI;SCIE;&lt;/_collection_scope&gt;&lt;/Details&gt;&lt;Extra&gt;&lt;DBUID&gt;{F96A950B-833F-4880-A151-76DA2D6A2879}&lt;/DBUID&gt;&lt;/Extra&gt;&lt;/Item&gt;&lt;/References&gt;&lt;/Group&gt;&lt;/Citation&gt;_x000a_"/>
    <w:docVar w:name="NE.Ref{82EE15C0-3B83-4709-9FBB-540967E2BC85}" w:val=" ADDIN NE.Ref.{82EE15C0-3B83-4709-9FBB-540967E2BC85}&lt;Citation&gt;&lt;Group&gt;&lt;References&gt;&lt;Item&gt;&lt;ID&gt;422&lt;/ID&gt;&lt;UID&gt;{B525DB17-4B78-47B7-9F87-DEA3455E2D3E}&lt;/UID&gt;&lt;Title&gt;Genome-wide evidence for speciation with gene flow in Heliconius butterflies&lt;/Title&gt;&lt;Template&gt;Journal Article&lt;/Template&gt;&lt;Star&gt;0&lt;/Star&gt;&lt;Tag&gt;0&lt;/Tag&gt;&lt;Author&gt;Martin, S H; Dasmahapatra, K K; Nadeau, N J; Salazar, C; Walters, J R; Simpson, F; Blaxter, M; Manica, A; Mallet, J; Jiggins, C D&lt;/Author&gt;&lt;Year&gt;2013&lt;/Year&gt;&lt;Details&gt;&lt;_accession_num&gt;24045163&lt;/_accession_num&gt;&lt;_author_adr&gt;Department of Zoology, University of Cambridge, Cambridge CB2 3EJ, United Kingdom;&lt;/_author_adr&gt;&lt;_collection_scope&gt;SCI;SCIE;&lt;/_collection_scope&gt;&lt;_created&gt;61040945&lt;/_created&gt;&lt;_date&gt;2013-11-01&lt;/_date&gt;&lt;_date_display&gt;2013 Nov&lt;/_date_display&gt;&lt;_db_updated&gt;PubMed&lt;/_db_updated&gt;&lt;_doi&gt;10.1101/gr.159426.113&lt;/_doi&gt;&lt;_impact_factor&gt;  11.351&lt;/_impact_factor&gt;&lt;_isbn&gt;1549-5469 (Electronic); 1088-9051 (Linking)&lt;/_isbn&gt;&lt;_issue&gt;11&lt;/_issue&gt;&lt;_journal&gt;Genome Res&lt;/_journal&gt;&lt;_keywords&gt;Alleles; Animals; Butterflies/classification/*genetics; Evolution, Molecular; *Gene Flow; *Genes, Insect; *Genetic Speciation; Genetic Variation; Genome; Genome, Insect; Linkage Disequilibrium; Phenotype; Phylogeny; Sex Chromosomes/genetics; *Sympatry&lt;/_keywords&gt;&lt;_language&gt;eng&lt;/_language&gt;&lt;_modified&gt;61395632&lt;/_modified&gt;&lt;_pages&gt;1817-28&lt;/_pages&gt;&lt;_tertiary_title&gt;Genome research&lt;/_tertiary_title&gt;&lt;_type_work&gt;Journal Article; Research Support, Non-U.S. Gov&amp;apos;t&lt;/_type_work&gt;&lt;_url&gt;http://www.ncbi.nlm.nih.gov/entrez/query.fcgi?cmd=Retrieve&amp;amp;db=pubmed&amp;amp;dopt=Abstract&amp;amp;list_uids=24045163&amp;amp;query_hl=1&lt;/_url&gt;&lt;_volume&gt;23&lt;/_volume&gt;&lt;/Details&gt;&lt;Extra&gt;&lt;DBUID&gt;{F96A950B-833F-4880-A151-76DA2D6A2879}&lt;/DBUID&gt;&lt;/Extra&gt;&lt;/Item&gt;&lt;/References&gt;&lt;/Group&gt;&lt;Group&gt;&lt;References&gt;&lt;Item&gt;&lt;ID&gt;413&lt;/ID&gt;&lt;UID&gt;{899C7A33-4108-4FA8-A103-E3510B87B2E5}&lt;/UID&gt;&lt;Title&gt;Waterfowl Population Structure: Phylogeographic Inference&lt;/Title&gt;&lt;Template&gt;Journal Article&lt;/Template&gt;&lt;Star&gt;0&lt;/Star&gt;&lt;Tag&gt;0&lt;/Tag&gt;&lt;Author&gt;Zhuravlev, Yury N; Kulikova, Irina V&lt;/Author&gt;&lt;Year&gt;2014&lt;/Year&gt;&lt;Details&gt;&lt;_alternate_title&gt;Achievements in the Life Sciences&lt;/_alternate_title&gt;&lt;_created&gt;61018552&lt;/_created&gt;&lt;_date&gt;2014-10-01&lt;/_date&gt;&lt;_date_display&gt;2014/10//&lt;/_date_display&gt;&lt;_db_updated&gt;ScienceDirect&lt;/_db_updated&gt;&lt;_doi&gt;10.1016/j.als.2015.01.007&lt;/_doi&gt;&lt;_isbn&gt;2078-1520&lt;/_isbn&gt;&lt;_issue&gt;2&lt;/_issue&gt;&lt;_journal&gt;Achievements in the Life Sciences&lt;/_journal&gt;&lt;_keywords&gt;Birds; Waterfowl population; Phylogenetics; mtDNA&lt;/_keywords&gt;&lt;_modified&gt;61019152&lt;/_modified&gt;&lt;_pages&gt;123-127&lt;/_pages&gt;&lt;_url&gt;http://www.sciencedirect.com/science/article/pii/S2078152015000085&lt;/_url&gt;&lt;_volume&gt;8&lt;/_volume&gt;&lt;/Details&gt;&lt;Extra&gt;&lt;DBUID&gt;{F96A950B-833F-4880-A151-76DA2D6A2879}&lt;/DBUID&gt;&lt;/Extra&gt;&lt;/Item&gt;&lt;/References&gt;&lt;/Group&gt;&lt;/Citation&gt;_x000a_"/>
    <w:docVar w:name="NE.Ref{856CC2F7-B465-41A4-987B-C4727E84335E}" w:val=" ADDIN NE.Ref.{856CC2F7-B465-41A4-987B-C4727E84335E}&lt;Citation&gt;&lt;Group&gt;&lt;References&gt;&lt;Item&gt;&lt;ID&gt;397&lt;/ID&gt;&lt;UID&gt;{FD8277C1-D25C-4DAD-A5ED-34600C58F43D}&lt;/UID&gt;&lt;Title&gt;On the Origins of Species by Means of Natural Selection or the Preservation of Favoured Races in the Struggle for life&lt;/Title&gt;&lt;Template&gt;Book&lt;/Template&gt;&lt;Star&gt;0&lt;/Star&gt;&lt;Tag&gt;0&lt;/Tag&gt;&lt;Author&gt;Darwin, C&lt;/Author&gt;&lt;Year&gt;1859&lt;/Year&gt;&lt;Details&gt;&lt;_accessed&gt;60873063&lt;/_accessed&gt;&lt;_created&gt;60873060&lt;/_created&gt;&lt;_modified&gt;60873063&lt;/_modified&gt;&lt;_place_published&gt;London&lt;/_place_published&gt;&lt;_publisher&gt;John Murray&lt;/_publisher&gt;&lt;/Details&gt;&lt;Extra&gt;&lt;DBUID&gt;{F96A950B-833F-4880-A151-76DA2D6A2879}&lt;/DBUID&gt;&lt;/Extra&gt;&lt;/Item&gt;&lt;/References&gt;&lt;/Group&gt;&lt;/Citation&gt;_x000a_"/>
    <w:docVar w:name="NE.Ref{87C031E1-5107-409A-B618-CD36134EF24B}" w:val=" ADDIN NE.Ref.{87C031E1-5107-409A-B618-CD36134EF24B}&lt;Citation&gt;&lt;Group&gt;&lt;References&gt;&lt;Item&gt;&lt;ID&gt;430&lt;/ID&gt;&lt;UID&gt;{B8E8F39D-C8D5-45ED-93F4-2115D01E9A1C}&lt;/UID&gt;&lt;Title&gt;Temporal Dynamics of Avian Populations during Pleistocene Revealed by Whole-Genome Sequences&lt;/Title&gt;&lt;Template&gt;Journal Article&lt;/Template&gt;&lt;Star&gt;0&lt;/Star&gt;&lt;Tag&gt;0&lt;/Tag&gt;&lt;Author&gt;Nadachowska-Brzyska, K; Li, C; Smeds, L; Zhang, G; Ellegren, H&lt;/Author&gt;&lt;Year&gt;2015&lt;/Year&gt;&lt;Details&gt;&lt;_accession_num&gt;25891404&lt;/_accession_num&gt;&lt;_author_adr&gt;Department of Evolutionary Biology, Evolutionary Biology Centre, Uppsala University, Norbyvagen 18D, 752 36 Uppsala, Sweden. Electronic address: krystyna.nadachowska-brzyska@ebc.uu.se.; China National GeneBank, BGI-Shenzhen, Shenzhen 518083, China; Centre for GeoGenetics, Natural History Museum of Denmark, University of Copenhagen, Oster Voldgade 5-7, 1350 Copenhagen, Denmark.; Department of Evolutionary Biology, Evolutionary Biology Centre, Uppsala University, Norbyvagen 18D, 752 36 Uppsala, Sweden.; China National GeneBank, BGI-Shenzhen, Shenzhen 518083, China; Centre for Social  Evolution, Department of Biology, Universitetsparken 15, University of Copenhagen, 2100 Copenhagen, Denmark.; Department of Evolutionary Biology, Evolutionary Biology Centre, Uppsala University, Norbyvagen 18D, 752 36 Uppsala, Sweden.&lt;/_author_adr&gt;&lt;_date_display&gt;2015 May 18&lt;/_date_display&gt;&lt;_date&gt;2015-05-18&lt;/_date&gt;&lt;_doi&gt;10.1016/j.cub.2015.03.047&lt;/_doi&gt;&lt;_isbn&gt;1879-0445 (Electronic); 0960-9822 (Linking)&lt;/_isbn&gt;&lt;_issue&gt;10&lt;/_issue&gt;&lt;_journal&gt;Curr Biol&lt;/_journal&gt;&lt;_language&gt;eng&lt;/_language&gt;&lt;_ori_publication&gt;Copyright (c) 2015 The Authors. Published by Elsevier Ltd.. All rights reserved.&lt;/_ori_publication&gt;&lt;_pages&gt;1375-80&lt;/_pages&gt;&lt;_tertiary_title&gt;Current biology : CB&lt;/_tertiary_title&gt;&lt;_type_work&gt;Journal Article; Research Support, Non-U.S. Gov&amp;apos;t&lt;/_type_work&gt;&lt;_url&gt;http://www.ncbi.nlm.nih.gov/entrez/query.fcgi?cmd=Retrieve&amp;amp;db=pubmed&amp;amp;dopt=Abstract&amp;amp;list_uids=25891404&amp;amp;query_hl=1&lt;/_url&gt;&lt;_volume&gt;25&lt;/_volume&gt;&lt;_created&gt;61126000&lt;/_created&gt;&lt;_modified&gt;61126000&lt;/_modified&gt;&lt;_db_updated&gt;PubMed&lt;/_db_updated&gt;&lt;_impact_factor&gt;   9.571&lt;/_impact_factor&gt;&lt;_collection_scope&gt;SCI;SCIE;&lt;/_collection_scope&gt;&lt;_accessed&gt;61126000&lt;/_accessed&gt;&lt;/Details&gt;&lt;Extra&gt;&lt;DBUID&gt;{F96A950B-833F-4880-A151-76DA2D6A2879}&lt;/DBUID&gt;&lt;/Extra&gt;&lt;/Item&gt;&lt;/References&gt;&lt;/Group&gt;&lt;/Citation&gt;_x000a_"/>
    <w:docVar w:name="NE.Ref{8BC3173C-088D-4594-9CE4-E543AE47B02B}" w:val=" ADDIN NE.Ref.{8BC3173C-088D-4594-9CE4-E543AE47B02B}&lt;Citation&gt;&lt;Group&gt;&lt;References&gt;&lt;Item&gt;&lt;ID&gt;340&lt;/ID&gt;&lt;UID&gt;{5F51C28B-A54F-44AB-80CF-C1E167074F26}&lt;/UID&gt;&lt;Title&gt;NoteExpress V3.0功能图解&lt;/Title&gt;&lt;Template&gt;Manuscript&lt;/Template&gt;&lt;Star&gt;0&lt;/Star&gt;&lt;Tag&gt;0&lt;/Tag&gt;&lt;Author&gt;北京爱琴海乐之技术有限公司&lt;/Author&gt;&lt;Year&gt;2014&lt;/Year&gt;&lt;Details&gt;&lt;_created&gt;60395799&lt;/_created&gt;&lt;_keywords&gt;教程; 帮助; 搜集; 整理; 管理; 写作&lt;/_keywords&gt;&lt;_modified&gt;60395799&lt;/_modified&gt;&lt;_pages&gt;36&lt;/_pages&gt;&lt;_translated_author&gt;Bei, Jing&amp;apos;aiqinhailezhijishuyouxiangongsi&lt;/_translated_author&gt;&lt;/Details&gt;&lt;Extra&gt;&lt;DBUID&gt;{F96A950B-833F-4880-A151-76DA2D6A2879}&lt;/DBUID&gt;&lt;/Extra&gt;&lt;/Item&gt;&lt;/References&gt;&lt;/Group&gt;&lt;/Citation&gt;_x000a_"/>
    <w:docVar w:name="NE.Ref{9188D920-B29E-4E9E-B107-84BAA9040C0E}" w:val=" ADDIN NE.Ref.{9188D920-B29E-4E9E-B107-84BAA9040C0E}&lt;Citation&gt;&lt;Group&gt;&lt;References&gt;&lt;Item&gt;&lt;ID&gt;391&lt;/ID&gt;&lt;UID&gt;{43E31492-E43A-41C5-B204-B1CFAE8D67A1}&lt;/UID&gt;&lt;Title&gt;Evidence of long-term gene flow and selection during domestication from analyses  of Eurasian wild and domestic pig genomes&lt;/Title&gt;&lt;Template&gt;Journal Article&lt;/Template&gt;&lt;Star&gt;0&lt;/Star&gt;&lt;Tag&gt;0&lt;/Tag&gt;&lt;Author&gt;Frantz, L A; Schraiber, J G; Madsen, O; Megens, H J; Cagan, A; Bosse, M; Paudel, Y; Crooijmans, R P; Larson, G; Groenen, M A&lt;/Author&gt;&lt;Year&gt;2015&lt;/Year&gt;&lt;Details&gt;&lt;_accession_num&gt;26323058&lt;/_accession_num&gt;&lt;_author_adr&gt;Animal Breeding and Genomics Group, Wageningen University, Wageningen, the Netherlands.; Palaeogenomics and Bio-Archaeology Research Network, Research Laboratory for Archaeology and History of Art, University of Oxford, Oxford, UK.; Department of Integrative Biology, University of California, Berkeley, Berkeley,  California, USA.; Department of Genome Sciences, University of Washington, Seattle, Washington, USA.; Animal Breeding and Genomics Group, Wageningen University, Wageningen, the Netherlands.; Animal Breeding and Genomics Group, Wageningen University, Wageningen, the Netherlands.; Department of Evolutionary Genetics, Max Planck Institute for Evolutionary Anthropology, Leipzig, Germany.; Animal Breeding and Genomics Group, Wageningen University, Wageningen, the Netherlands.; Animal Breeding and Genomics Group, Wageningen University, Wageningen, the Netherlands.; Animal Breeding and Genomics Group, Wageningen University, Wageningen, the Netherlands.; Palaeogenomics and Bio-Archaeology Research Network, Research Laboratory for Archaeology and History of Art, University of Oxford, Oxford, UK.; Animal Breeding and Genomics Group, Wageningen University, Wageningen, the Netherlands.&lt;/_author_adr&gt;&lt;_collection_scope&gt;SCI;SCIE;&lt;/_collection_scope&gt;&lt;_created&gt;60855388&lt;/_created&gt;&lt;_date&gt;2015-08-31&lt;/_date&gt;&lt;_date_display&gt;2015 Aug 31&lt;/_date_display&gt;&lt;_db_updated&gt;PubMed&lt;/_db_updated&gt;&lt;_doi&gt;10.1038/ng.3394&lt;/_doi&gt;&lt;_impact_factor&gt;  29.648&lt;/_impact_factor&gt;&lt;_isbn&gt;1546-1718 (Electronic); 1061-4036 (Linking)&lt;/_isbn&gt;&lt;_journal&gt;Nat Genet&lt;/_journal&gt;&lt;_language&gt;ENG&lt;/_language&gt;&lt;_modified&gt;60855395&lt;/_modified&gt;&lt;_tertiary_title&gt;Nature genetics&lt;/_tertiary_title&gt;&lt;_type_work&gt;JOURNAL ARTICLE&lt;/_type_work&gt;&lt;_url&gt;http://www.ncbi.nlm.nih.gov/entrez/query.fcgi?cmd=Retrieve&amp;amp;db=pubmed&amp;amp;dopt=Abstract&amp;amp;list_uids=26323058&amp;amp;query_hl=1&lt;/_url&gt;&lt;/Details&gt;&lt;Extra&gt;&lt;DBUID&gt;{F96A950B-833F-4880-A151-76DA2D6A2879}&lt;/DBUID&gt;&lt;/Extra&gt;&lt;/Item&gt;&lt;/References&gt;&lt;/Group&gt;&lt;/Citation&gt;_x000a_"/>
    <w:docVar w:name="NE.Ref{92F25456-69D0-4801-8BC9-38CE80E1A36E}" w:val=" ADDIN NE.Ref.{92F25456-69D0-4801-8BC9-38CE80E1A36E}&lt;Citation&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96D9F4EC-515A-4765-B1FB-48929092F89A}" w:val=" ADDIN NE.Ref.{96D9F4EC-515A-4765-B1FB-48929092F89A}&lt;Citation&gt;&lt;Group&gt;&lt;References&gt;&lt;Item&gt;&lt;ID&gt;422&lt;/ID&gt;&lt;UID&gt;{B525DB17-4B78-47B7-9F87-DEA3455E2D3E}&lt;/UID&gt;&lt;Title&gt;Genome-wide evidence for speciation with gene flow in Heliconius butterflies&lt;/Title&gt;&lt;Template&gt;Journal Article&lt;/Template&gt;&lt;Star&gt;0&lt;/Star&gt;&lt;Tag&gt;0&lt;/Tag&gt;&lt;Author&gt;Martin, S H; Dasmahapatra, K K; Nadeau, N J; Salazar, C; Walters, J R; Simpson, F; Blaxter, M; Manica, A; Mallet, J; Jiggins, C D&lt;/Author&gt;&lt;Year&gt;2013&lt;/Year&gt;&lt;Details&gt;&lt;_accession_num&gt;24045163&lt;/_accession_num&gt;&lt;_author_adr&gt;Department of Zoology, University of Cambridge, Cambridge CB2 3EJ, United Kingdom;&lt;/_author_adr&gt;&lt;_date_display&gt;2013 Nov&lt;/_date_display&gt;&lt;_date&gt;2013-11-01&lt;/_date&gt;&lt;_doi&gt;10.1101/gr.159426.113&lt;/_doi&gt;&lt;_isbn&gt;1549-5469 (Electronic); 1088-9051 (Linking)&lt;/_isbn&gt;&lt;_issue&gt;11&lt;/_issue&gt;&lt;_journal&gt;Genome Res&lt;/_journal&gt;&lt;_keywords&gt;Alleles; Animals; Butterflies/classification/*genetics; Evolution, Molecular; *Gene Flow; *Genes, Insect; *Genetic Speciation; Genetic Variation; Genome; Genome, Insect; Linkage Disequilibrium; Phenotype; Phylogeny; Sex Chromosomes/genetics; *Sympatry&lt;/_keywords&gt;&lt;_language&gt;eng&lt;/_language&gt;&lt;_pages&gt;1817-28&lt;/_pages&gt;&lt;_tertiary_title&gt;Genome research&lt;/_tertiary_title&gt;&lt;_type_work&gt;Journal Article; Research Support, Non-U.S. Gov&amp;apos;t&lt;/_type_work&gt;&lt;_url&gt;http://www.ncbi.nlm.nih.gov/entrez/query.fcgi?cmd=Retrieve&amp;amp;db=pubmed&amp;amp;dopt=Abstract&amp;amp;list_uids=24045163&amp;amp;query_hl=1&lt;/_url&gt;&lt;_volume&gt;23&lt;/_volume&gt;&lt;_created&gt;61040945&lt;/_created&gt;&lt;_modified&gt;61040945&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18&lt;/ID&gt;&lt;UID&gt;{5EE20110-4294-4E1D-8E34-64CF929A816B}&lt;/UID&gt;&lt;Title&gt;Genomic islands of speciation in Anopheles gambiae&lt;/Title&gt;&lt;Template&gt;Journal Article&lt;/Template&gt;&lt;Star&gt;0&lt;/Star&gt;&lt;Tag&gt;0&lt;/Tag&gt;&lt;Author&gt;Turner, T L; Hahn, M W; Nuzhdin, S V&lt;/Author&gt;&lt;Year&gt;2005&lt;/Year&gt;&lt;Details&gt;&lt;_accession_num&gt;16076241&lt;/_accession_num&gt;&lt;_author_adr&gt;Center for Population Biology, University of California, Davis, California, USA.  tlturner@ucdavis.edu&lt;/_author_adr&gt;&lt;_date_display&gt;2005 Sep&lt;/_date_display&gt;&lt;_date&gt;2005-09-01&lt;/_date&gt;&lt;_doi&gt;10.1371/journal.pbio.0030285&lt;/_doi&gt;&lt;_isbn&gt;1545-7885 (Electronic); 1544-9173 (Linking)&lt;/_isbn&gt;&lt;_issue&gt;9&lt;/_issue&gt;&lt;_journal&gt;PLoS Biol&lt;/_journal&gt;&lt;_keywords&gt;Animals; Anopheles gambiae/classification/*genetics; Base Sequence; *Genetic Variation; *Genome; Molecular Sequence Data; Oligonucleotide Array Sequence Analysis/methods; Reproduction; *Species Specificity&lt;/_keywords&gt;&lt;_language&gt;eng&lt;/_language&gt;&lt;_pages&gt;e285&lt;/_pages&gt;&lt;_tertiary_title&gt;PLoS biology&lt;/_tertiary_title&gt;&lt;_type_work&gt;Journal Article; Research Support, N.I.H., Extramural; Research Support, U.S. Gov&amp;apos;t, Non-P.H.S.; Research Support, U.S. Gov&amp;apos;t, P.H.S.&lt;/_type_work&gt;&lt;_url&gt;http://www.ncbi.nlm.nih.gov/entrez/query.fcgi?cmd=Retrieve&amp;amp;db=pubmed&amp;amp;dopt=Abstract&amp;amp;list_uids=16076241&amp;amp;query_hl=1&lt;/_url&gt;&lt;_volume&gt;3&lt;/_volume&gt;&lt;_created&gt;61039662&lt;/_created&gt;&lt;_modified&gt;61039663&lt;/_modified&gt;&lt;_db_updated&gt;PubMed&lt;/_db_updated&gt;&lt;_impact_factor&gt;   9.343&lt;/_impact_factor&gt;&lt;_collection_scope&gt;SCI;SCIE;&lt;/_collection_scope&gt;&lt;/Details&gt;&lt;Extra&gt;&lt;DBUID&gt;{F96A950B-833F-4880-A151-76DA2D6A2879}&lt;/DBUID&gt;&lt;/Extra&gt;&lt;/Item&gt;&lt;/References&gt;&lt;/Group&gt;&lt;Group&gt;&lt;References&gt;&lt;Item&gt;&lt;ID&gt;415&lt;/ID&gt;&lt;UID&gt;{A0B30B03-BADA-4FAF-9324-03F1A4629863}&lt;/UID&gt;&lt;Title&gt;Linked selection and recombination rate variation drive the evolution of the genomic landscape of differentiation across the speciation continuum of Ficedula  flycatchers&lt;/Title&gt;&lt;Template&gt;Journal Article&lt;/Template&gt;&lt;Star&gt;0&lt;/Star&gt;&lt;Tag&gt;0&lt;/Tag&gt;&lt;Author&gt;Burri, R; Nater, A; Kawakami, T; Mugal, C F; Olason, P I; Smeds, L; Suh, A; Dutoit, L; Bures, S; Garamszegi, L Z; Hogner, S; Moreno, J; Qvarnstrom, A; Ruzic, M; Saether, S A; Saetre, G P; Torok, J; Ellegren, H&lt;/Author&gt;&lt;Year&gt;2015&lt;/Year&gt;&lt;Details&gt;&lt;_accession_num&gt;26355005&lt;/_accession_num&gt;&lt;_author_adr&gt;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Wallenberg Advanced Bioinformatics Infrastructure (WABI), Science for Life Laboratory, Uppsala University, 75123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Laboratory of Ornithology, Department of Zoology, Palacky University, 77146 Olomouc, Czech Republic;; Department of Evolutionary Ecology, Estacion Biologica de Donana-CSIC, 41092 Seville, Spain;; Department of Biosciences, Centre for Ecological and Evolutionary Synthesis, University of Oslo, 0316 Oslo, Norway; Natural History Museum, University of Oslo, 0318 Oslo, Norway;; Museo Nacional de Ciencias Naturales-CSIC, 28006 Madrid, Spain;; Department of Animal Ecology, Evolutionary Biology Centre, Uppsala University, 75236 Uppsala, Sweden;; Bird Protection and Study Society of Serbia, Radnicka 20a, 21000 Novi Sad, Serbia;; Department of Biosciences, Centre for Ecological and Evolutionary Synthesis, University of Oslo, 0316 Oslo, Norway; Norwegian Institute for Nature Research (NINA), 7034 Trondheim, Norway;; Department of Biosciences, Centre for Ecological and Evolutionary Synthesis, University of Oslo, 0316 Oslo, Norway;; Behavioural Ecology Group, Department of Systematic Zoology and Ecology, Eotvos Lorand University, 1117 Budapest, Hungary.; Department of Evolutionary Biology, Evolutionary Biology Centre, Uppsala University, 75236 Uppsala, Sweden;&lt;/_author_adr&gt;&lt;_date_display&gt;2015 Nov&lt;/_date_display&gt;&lt;_date&gt;2015-11-01&lt;/_date&gt;&lt;_doi&gt;10.1101/gr.196485.115&lt;/_doi&gt;&lt;_isbn&gt;1549-5469 (Electronic); 1088-9051 (Linking)&lt;/_isbn&gt;&lt;_issue&gt;11&lt;/_issue&gt;&lt;_journal&gt;Genome Res&lt;/_journal&gt;&lt;_language&gt;eng&lt;/_language&gt;&lt;_ori_publication&gt;(c) 2015 Burri et al.; Published by Cold Spring Harbor Laboratory Press.&lt;/_ori_publication&gt;&lt;_pages&gt;1656-65&lt;/_pages&gt;&lt;_tertiary_title&gt;Genome research&lt;/_tertiary_title&gt;&lt;_type_work&gt;Journal Article&lt;/_type_work&gt;&lt;_url&gt;http://www.ncbi.nlm.nih.gov/entrez/query.fcgi?cmd=Retrieve&amp;amp;db=pubmed&amp;amp;dopt=Abstract&amp;amp;list_uids=26355005&amp;amp;query_hl=1&lt;/_url&gt;&lt;_volume&gt;25&lt;/_volume&gt;&lt;_created&gt;61033981&lt;/_created&gt;&lt;_modified&gt;61033981&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20&lt;/ID&gt;&lt;UID&gt;{8E37B513-A7CD-4F7E-A0B7-FF582B6D030D}&lt;/UID&gt;&lt;Title&gt;Stick insect genomes reveal natural selection&amp;apos;s role in parallel speciation&lt;/Title&gt;&lt;Template&gt;Journal Article&lt;/Template&gt;&lt;Star&gt;0&lt;/Star&gt;&lt;Tag&gt;0&lt;/Tag&gt;&lt;Author&gt;Soria-Carrasco, V; Gompert, Z; Comeault, A A; Farkas, T E; Parchman, T L; Johnston, J S; Buerkle, C A; Feder, J L; Bast, J; Schwander, T; Egan, S P; Crespi, B J; Nosil, P&lt;/Author&gt;&lt;Year&gt;2014&lt;/Year&gt;&lt;Details&gt;&lt;_accession_num&gt;24833390&lt;/_accession_num&gt;&lt;_author_adr&gt;Department of Animal and Plant Sciences, University of Sheffield, Sheffield S10 2TN, UK.; Department of Biology, Utah State University, Logan, UT 84322, USA.; Department of Animal and Plant Sciences, University of Sheffield, Sheffield S10 2TN, UK.; Department of Animal and Plant Sciences, University of Sheffield, Sheffield S10 2TN, UK.; Deparment of Biology, University of Nevada, Reno, NV 89557, USA.; Department of Entomology, Texas A&amp;amp;M University, College Station, TX 77843, USA.; Department of Botany, University of Wyoming, Laramie, WY 82071, USA.; Department of Biology, Notre Dame University, South Bend, IN 46556, USA.; J. F. Blumenbach Institute of Zoology and Anthropology, University of Gottingen,  37073 Gottingen, Germany.; Department of Ecology and Evolution, University of Lausanne, Lausanne CH-1015, Switzerland.; Department of Ecology and Evolutionary Biology, Rice University, Houston, TX 77005, USA.; Department of Biological Sciences, Simon Fraser University, Burnaby, BC V5A 1S6,  Canada.; Department of Animal and Plant Sciences, University of Sheffield, Sheffield S10 2TN, UK. p.nosil@sheffield.ac.uk.&lt;/_author_adr&gt;&lt;_date_display&gt;2014 May 16&lt;/_date_display&gt;&lt;_date&gt;2014-05-16&lt;/_date&gt;&lt;_doi&gt;10.1126/science.1252136&lt;/_doi&gt;&lt;_isbn&gt;1095-9203 (Electronic); 0036-8075 (Linking)&lt;/_isbn&gt;&lt;_issue&gt;6185&lt;/_issue&gt;&lt;_journal&gt;Science&lt;/_journal&gt;&lt;_keywords&gt;Animals; *Ceanothus; Gene Frequency; *Genetic Speciation; Genetic Variation; *Genome, Insect; Herbivory; Insects/classification/*genetics; Phylogeny; *Selection, Genetic&lt;/_keywords&gt;&lt;_language&gt;eng&lt;/_language&gt;&lt;_ori_publication&gt;Copyright (c) 2014, American Association for the Advancement of Science.&lt;/_ori_publication&gt;&lt;_pages&gt;738-42&lt;/_pages&gt;&lt;_tertiary_title&gt;Science (New York, N.Y.)&lt;/_tertiary_title&gt;&lt;_type_work&gt;Journal Article; Research Support, Non-U.S. Gov&amp;apos;t&lt;/_type_work&gt;&lt;_url&gt;http://www.ncbi.nlm.nih.gov/entrez/query.fcgi?cmd=Retrieve&amp;amp;db=pubmed&amp;amp;dopt=Abstract&amp;amp;list_uids=24833390&amp;amp;query_hl=1&lt;/_url&gt;&lt;_volume&gt;344&lt;/_volume&gt;&lt;_created&gt;61039665&lt;/_created&gt;&lt;_modified&gt;61040943&lt;/_modified&gt;&lt;_db_updated&gt;PubMed&lt;/_db_updated&gt;&lt;_impact_factor&gt;  33.611&lt;/_impact_factor&gt;&lt;_collection_scope&gt;SCI;SCIE;&lt;/_collection_scope&gt;&lt;/Details&gt;&lt;Extra&gt;&lt;DBUID&gt;{F96A950B-833F-4880-A151-76DA2D6A2879}&lt;/DBUID&gt;&lt;/Extra&gt;&lt;/Item&gt;&lt;/References&gt;&lt;/Group&gt;&lt;/Citation&gt;_x000a_"/>
    <w:docVar w:name="NE.Ref{980053A5-413A-492F-A775-C18460E6134C}" w:val=" ADDIN NE.Ref.{980053A5-413A-492F-A775-C18460E6134C}&lt;Citation&gt;&lt;Group&gt;&lt;References&gt;&lt;Item&gt;&lt;ID&gt;411&lt;/ID&gt;&lt;UID&gt;{C6BB9CBA-F967-4781-B0F2-202C445B0D2E}&lt;/UID&gt;&lt;Title&gt;The genomic signature of dog domestication reveals adaptation to a starch-rich diet&lt;/Title&gt;&lt;Template&gt;Journal Article&lt;/Template&gt;&lt;Star&gt;0&lt;/Star&gt;&lt;Tag&gt;0&lt;/Tag&gt;&lt;Author&gt;Axelsson, E; Ratnakumar, A; Arendt, M L; Maqbool, K; Webster, M T; Perloski, M; Liberg, O; Arnemo, J M; Hedhammar, A; Lindblad-Toh, K&lt;/Author&gt;&lt;Year&gt;2013&lt;/Year&gt;&lt;Details&gt;&lt;_accession_num&gt;23354050&lt;/_accession_num&gt;&lt;_author_adr&gt;Science for Life Laboratory, Department of Medical Biochemistry and Microbiology, Uppsala University, 75237 Uppsala, Sweden. Erik.Axelsson@imbim.uu.se&lt;/_author_adr&gt;&lt;_date_display&gt;2013 Mar 21&lt;/_date_display&gt;&lt;_date&gt;2013-03-21&lt;/_date&gt;&lt;_doi&gt;10.1038/nature11837&lt;/_doi&gt;&lt;_isbn&gt;1476-4687 (Electronic); 0028-0836 (Linking)&lt;/_isbn&gt;&lt;_issue&gt;7441&lt;/_issue&gt;&lt;_journal&gt;Nature&lt;/_journal&gt;&lt;_keywords&gt;Amylases/genetics; Animals; Animals, Domestic/*genetics; Diet/*veterinary; Dogs/*genetics; Genome/*genetics; Glycogen Storage Disease Type II; Mutation; *Starch; Wolves/genetics; alpha-Glucosidases/genetics&lt;/_keywords&gt;&lt;_language&gt;eng&lt;/_language&gt;&lt;_pages&gt;360-4&lt;/_pages&gt;&lt;_tertiary_title&gt;Nature&lt;/_tertiary_title&gt;&lt;_type_work&gt;Journal Article; Research Support, Non-U.S. Gov&amp;apos;t&lt;/_type_work&gt;&lt;_url&gt;http://www.ncbi.nlm.nih.gov/entrez/query.fcgi?cmd=Retrieve&amp;amp;db=pubmed&amp;amp;dopt=Abstract&amp;amp;list_uids=23354050&amp;amp;query_hl=1&lt;/_url&gt;&lt;_volume&gt;495&lt;/_volume&gt;&lt;_created&gt;61001932&lt;/_created&gt;&lt;_modified&gt;61001932&lt;/_modified&gt;&lt;_db_updated&gt;PubMed&lt;/_db_updated&gt;&lt;_impact_factor&gt;  41.456&lt;/_impact_factor&gt;&lt;_collection_scope&gt;SCI;SCIE;&lt;/_collection_scope&gt;&lt;/Details&gt;&lt;Extra&gt;&lt;DBUID&gt;{F96A950B-833F-4880-A151-76DA2D6A2879}&lt;/DBUID&gt;&lt;/Extra&gt;&lt;/Item&gt;&lt;/References&gt;&lt;/Group&gt;&lt;Group&gt;&lt;References&gt;&lt;Item&gt;&lt;ID&gt;409&lt;/ID&gt;&lt;UID&gt;{D0CB9F77-053A-479F-B7DE-30CAD84A0D62}&lt;/UID&gt;&lt;Title&gt;Whole-genome resequencing reveals loci under selection during chicken domestication&lt;/Title&gt;&lt;Template&gt;Journal Article&lt;/Template&gt;&lt;Star&gt;0&lt;/Star&gt;&lt;Tag&gt;0&lt;/Tag&gt;&lt;Author&gt;Rubin, C J; Zody, M C; Eriksson, J; Meadows, J R; Sherwood, E; Webster, M T; Jiang, L; Ingman, M; Sharpe, T; Ka, S; Hallbook, F; Besnier, F; Carlborg, O; Bed&amp;apos;Hom, B; Tixier-Boichard, M; Jensen, P; Siegel, P; Lindblad-Toh, K; Andersson, L&lt;/Author&gt;&lt;Year&gt;2010&lt;/Year&gt;&lt;Details&gt;&lt;_accession_num&gt;20220755&lt;/_accession_num&gt;&lt;_author_adr&gt;Department of Medical Biochemistry and Microbiology, Uppsala University, Box 582, SE-75123 Uppsala, Sweden.&lt;/_author_adr&gt;&lt;_collection_scope&gt;SCI;SCIE;&lt;/_collection_scope&gt;&lt;_created&gt;60995043&lt;/_created&gt;&lt;_date&gt;2010-03-25&lt;/_date&gt;&lt;_date_display&gt;2010 Mar 25&lt;/_date_display&gt;&lt;_db_updated&gt;PubMed&lt;/_db_updated&gt;&lt;_doi&gt;10.1038/nature08832&lt;/_doi&gt;&lt;_impact_factor&gt;  41.456&lt;/_impact_factor&gt;&lt;_isbn&gt;1476-4687 (Electronic); 0028-0836 (Linking)&lt;/_isbn&gt;&lt;_issue&gt;7288&lt;/_issue&gt;&lt;_journal&gt;Nature&lt;/_journal&gt;&lt;_keywords&gt;Amino Acid Sequence; Animals; Biological Evolution; Chickens/*genetics; Female; Genetic Loci/*genetics; Genome/*genetics; Male; Molecular Sequence Data; Polymorphism, Single Nucleotide; Selection, Genetic/*genetics; Sequence Alignment; Sequence Analysis, DNA; Sequence Deletion&lt;/_keywords&gt;&lt;_language&gt;eng&lt;/_language&gt;&lt;_modified&gt;60995044&lt;/_modified&gt;&lt;_pages&gt;587-91&lt;/_pages&gt;&lt;_tertiary_title&gt;Nature&lt;/_tertiary_title&gt;&lt;_type_work&gt;Journal Article; Research Support, Non-U.S. Gov&amp;apos;t&lt;/_type_work&gt;&lt;_url&gt;http://www.ncbi.nlm.nih.gov/entrez/query.fcgi?cmd=Retrieve&amp;amp;db=pubmed&amp;amp;dopt=Abstract&amp;amp;list_uids=20220755&amp;amp;query_hl=1&lt;/_url&gt;&lt;_volume&gt;464&lt;/_volume&gt;&lt;/Details&gt;&lt;Extra&gt;&lt;DBUID&gt;{F96A950B-833F-4880-A151-76DA2D6A2879}&lt;/DBUID&gt;&lt;/Extra&gt;&lt;/Item&gt;&lt;/References&gt;&lt;/Group&gt;&lt;/Citation&gt;_x000a_"/>
    <w:docVar w:name="NE.Ref{9D106622-F788-40C6-A940-6960B9E390C8}" w:val=" ADDIN NE.Ref.{9D106622-F788-40C6-A940-6960B9E390C8}&lt;Citation&gt;&lt;Group&gt;&lt;References&gt;&lt;Item&gt;&lt;ID&gt;410&lt;/ID&gt;&lt;UID&gt;{904B0A06-B60B-4116-94D7-F67D5C78A8A8}&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001919&lt;/_created&gt;&lt;_modified&gt;61001919&lt;/_modified&gt;&lt;_db_updated&gt;PubMed&lt;/_db_updated&gt;&lt;_impact_factor&gt;  29.352&lt;/_impact_factor&gt;&lt;_collection_scope&gt;SCI;SCIE;&lt;/_collection_scope&gt;&lt;/Details&gt;&lt;Extra&gt;&lt;DBUID&gt;{F96A950B-833F-4880-A151-76DA2D6A2879}&lt;/DBUID&gt;&lt;/Extra&gt;&lt;/Item&gt;&lt;/References&gt;&lt;/Group&gt;&lt;/Citation&gt;_x000a_"/>
    <w:docVar w:name="NE.Ref{9F783FBD-0977-491C-AE5D-CE21D6ABAE01}" w:val=" ADDIN NE.Ref.{9F783FBD-0977-491C-AE5D-CE21D6ABAE01}&lt;Citation&gt;&lt;Group&gt;&lt;References&gt;&lt;Item&gt;&lt;ID&gt;415&lt;/ID&gt;&lt;UID&gt;{A0B30B03-BADA-4FAF-9324-03F1A4629863}&lt;/UID&gt;&lt;Title&gt;Linked selection and recombination rate variation drive the evolution of the genomic landscape of differentiation across the speciation continuum of Ficedula  flycatchers&lt;/Title&gt;&lt;Template&gt;Journal Article&lt;/Template&gt;&lt;Star&gt;0&lt;/Star&gt;&lt;Tag&gt;0&lt;/Tag&gt;&lt;Author&gt;Burri, R; Nater, A; Kawakami, T; Mugal, C F; Olason, P I; Smeds, L; Suh, A; Dutoit, L; Bures, S; Garamszegi, L Z; Hogner, S; Moreno, J; Qvarnstrom, A; Ruzic, M; Saether, S A; Saetre, G P; Torok, J; Ellegren, H&lt;/Author&gt;&lt;Year&gt;2015&lt;/Year&gt;&lt;Details&gt;&lt;_accession_num&gt;26355005&lt;/_accession_num&gt;&lt;_author_adr&gt;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Wallenberg Advanced Bioinformatics Infrastructure (WABI), Science for Life Laboratory, Uppsala University, 75123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Laboratory of Ornithology, Department of Zoology, Palacky University, 77146 Olomouc, Czech Republic;; Department of Evolutionary Ecology, Estacion Biologica de Donana-CSIC, 41092 Seville, Spain;; Department of Biosciences, Centre for Ecological and Evolutionary Synthesis, University of Oslo, 0316 Oslo, Norway; Natural History Museum, University of Oslo, 0318 Oslo, Norway;; Museo Nacional de Ciencias Naturales-CSIC, 28006 Madrid, Spain;; Department of Animal Ecology, Evolutionary Biology Centre, Uppsala University, 75236 Uppsala, Sweden;; Bird Protection and Study Society of Serbia, Radnicka 20a, 21000 Novi Sad, Serbia;; Department of Biosciences, Centre for Ecological and Evolutionary Synthesis, University of Oslo, 0316 Oslo, Norway; Norwegian Institute for Nature Research (NINA), 7034 Trondheim, Norway;; Department of Biosciences, Centre for Ecological and Evolutionary Synthesis, University of Oslo, 0316 Oslo, Norway;; Behavioural Ecology Group, Department of Systematic Zoology and Ecology, Eotvos Lorand University, 1117 Budapest, Hungary.; Department of Evolutionary Biology, Evolutionary Biology Centre, Uppsala University, 75236 Uppsala, Sweden;&lt;/_author_adr&gt;&lt;_date_display&gt;2015 Nov&lt;/_date_display&gt;&lt;_date&gt;2015-11-01&lt;/_date&gt;&lt;_doi&gt;10.1101/gr.196485.115&lt;/_doi&gt;&lt;_isbn&gt;1549-5469 (Electronic); 1088-9051 (Linking)&lt;/_isbn&gt;&lt;_issue&gt;11&lt;/_issue&gt;&lt;_journal&gt;Genome Res&lt;/_journal&gt;&lt;_language&gt;eng&lt;/_language&gt;&lt;_ori_publication&gt;(c) 2015 Burri et al.; Published by Cold Spring Harbor Laboratory Press.&lt;/_ori_publication&gt;&lt;_pages&gt;1656-65&lt;/_pages&gt;&lt;_tertiary_title&gt;Genome research&lt;/_tertiary_title&gt;&lt;_type_work&gt;Journal Article&lt;/_type_work&gt;&lt;_url&gt;http://www.ncbi.nlm.nih.gov/entrez/query.fcgi?cmd=Retrieve&amp;amp;db=pubmed&amp;amp;dopt=Abstract&amp;amp;list_uids=26355005&amp;amp;query_hl=1&lt;/_url&gt;&lt;_volume&gt;25&lt;/_volume&gt;&lt;_created&gt;61033981&lt;/_created&gt;&lt;_modified&gt;61033981&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A55E7821-A3ED-41DF-AAEB-85C929D6D81C}" w:val=" ADDIN NE.Ref.{A55E7821-A3ED-41DF-AAEB-85C929D6D81C}&lt;Citation&gt;&lt;Group&gt;&lt;References&gt;&lt;Item&gt;&lt;ID&gt;539&lt;/ID&gt;&lt;UID&gt;{EA5CDDBF-ABD6-4D9B-A63B-1F8DF516F4DF}&lt;/UID&gt;&lt;Title&gt;Demographic divergence history of pied flycatcher and collared flycatcher inferred from whole-genome re-sequencing data&lt;/Title&gt;&lt;Template&gt;Journal Article&lt;/Template&gt;&lt;Star&gt;0&lt;/Star&gt;&lt;Tag&gt;0&lt;/Tag&gt;&lt;Author&gt;Nadachowska-Brzyska, K; Burri, R; Olason, P I; Kawakami, T; Smeds, L; Ellegren, H&lt;/Author&gt;&lt;Year&gt;2013&lt;/Year&gt;&lt;Details&gt;&lt;_accession_num&gt;24244198&lt;/_accession_num&gt;&lt;_author_adr&gt;Department of Evolutionary Biology, Evolutionary Biology Centre, Uppsala University, Uppsala, Sweden.&lt;/_author_adr&gt;&lt;_collection_scope&gt;SCI;SCIE;&lt;/_collection_scope&gt;&lt;_created&gt;61426946&lt;/_created&gt;&lt;_date&gt;2013-11-01&lt;/_date&gt;&lt;_date_display&gt;2013 Nov&lt;/_date_display&gt;&lt;_db_updated&gt;PubMedNew&lt;/_db_updated&gt;&lt;_doi&gt;10.1371/journal.pgen.1003942&lt;/_doi&gt;&lt;_impact_factor&gt;   6.661&lt;/_impact_factor&gt;&lt;_isbn&gt;1553-7404 (Electronic); 1553-7390 (Linking)&lt;/_isbn&gt;&lt;_issue&gt;11&lt;/_issue&gt;&lt;_journal&gt;PLoS Genet&lt;/_journal&gt;&lt;_keywords&gt;Animals; Bayes Theorem; *Biological Evolution; Gene Flow; *Genetic Speciation; Genetic Variation; Markov Chains; Population Density; *Selection, Genetic; Sequence Analysis, DNA; Songbirds/*genetics&lt;/_keywords&gt;&lt;_language&gt;eng&lt;/_language&gt;&lt;_modified&gt;61426948&lt;/_modified&gt;&lt;_pages&gt;e1003942&lt;/_pages&gt;&lt;_tertiary_title&gt;PLoS genetics&lt;/_tertiary_title&gt;&lt;_type_work&gt;Journal Article; Research Support, Non-U.S. Gov&amp;apos;t&lt;/_type_work&gt;&lt;_url&gt;http://www.ncbi.nlm.nih.gov/entrez/query.fcgi?cmd=Retrieve&amp;amp;db=pubmed&amp;amp;dopt=Abstract&amp;amp;list_uids=24244198&amp;amp;query_hl=1&lt;/_url&gt;&lt;_volume&gt;9&lt;/_volume&gt;&lt;/Details&gt;&lt;Extra&gt;&lt;DBUID&gt;{F96A950B-833F-4880-A151-76DA2D6A2879}&lt;/DBUID&gt;&lt;/Extra&gt;&lt;/Item&gt;&lt;/References&gt;&lt;/Group&gt;&lt;/Citation&gt;_x000a_"/>
    <w:docVar w:name="NE.Ref{AF49AACB-9F9A-45ED-9DE8-787F867AF42C}" w:val=" ADDIN NE.Ref.{AF49AACB-9F9A-45ED-9DE8-787F867AF42C}&lt;Citation&gt;&lt;Group&gt;&lt;References&gt;&lt;Item&gt;&lt;ID&gt;413&lt;/ID&gt;&lt;UID&gt;{899C7A33-4108-4FA8-A103-E3510B87B2E5}&lt;/UID&gt;&lt;Title&gt;Waterfowl Population Structure: Phylogeographic Inference&lt;/Title&gt;&lt;Template&gt;Journal Article&lt;/Template&gt;&lt;Star&gt;0&lt;/Star&gt;&lt;Tag&gt;0&lt;/Tag&gt;&lt;Author&gt;Zhuravlev, Yury N; Kulikova, Irina V&lt;/Author&gt;&lt;Year&gt;2014&lt;/Year&gt;&lt;Details&gt;&lt;_alternate_title&gt;Achievements in the Life Sciences&lt;/_alternate_title&gt;&lt;_created&gt;61018552&lt;/_created&gt;&lt;_date&gt;2014-10-01&lt;/_date&gt;&lt;_date_display&gt;2014/10//&lt;/_date_display&gt;&lt;_db_updated&gt;ScienceDirect&lt;/_db_updated&gt;&lt;_doi&gt;10.1016/j.als.2015.01.007&lt;/_doi&gt;&lt;_isbn&gt;2078-1520&lt;/_isbn&gt;&lt;_issue&gt;2&lt;/_issue&gt;&lt;_journal&gt;Achievements in the Life Sciences&lt;/_journal&gt;&lt;_keywords&gt;Birds; Waterfowl population; Phylogenetics; mtDNA&lt;/_keywords&gt;&lt;_modified&gt;61019152&lt;/_modified&gt;&lt;_pages&gt;123-127&lt;/_pages&gt;&lt;_url&gt;http://www.sciencedirect.com/science/article/pii/S2078152015000085&lt;/_url&gt;&lt;_volume&gt;8&lt;/_volume&gt;&lt;/Details&gt;&lt;Extra&gt;&lt;DBUID&gt;{F96A950B-833F-4880-A151-76DA2D6A2879}&lt;/DBUID&gt;&lt;/Extra&gt;&lt;/Item&gt;&lt;/References&gt;&lt;/Group&gt;&lt;/Citation&gt;_x000a_"/>
    <w:docVar w:name="NE.Ref{B28EBF9E-3883-463E-A4B4-F2B026D96078}" w:val=" ADDIN NE.Ref.{B28EBF9E-3883-463E-A4B4-F2B026D96078}&lt;Citation&gt;&lt;Group&gt;&lt;References&gt;&lt;Item&gt;&lt;ID&gt;428&lt;/ID&gt;&lt;UID&gt;{9C17062F-FB49-4806-8FE2-391B0B735B41}&lt;/UID&gt;&lt;Title&gt;Genomics and the origin of species&lt;/Title&gt;&lt;Template&gt;Journal Article&lt;/Template&gt;&lt;Star&gt;0&lt;/Star&gt;&lt;Tag&gt;0&lt;/Tag&gt;&lt;Author&gt;Seehausen, O; Butlin, R K; Keller, I; Wagner, C E; Boughman, J W; Hohenlohe, P A; Peichel, C L; Saetre, G P; Bank, C; Brannstrom, A; Brelsford, A; Clarkson, C S; Eroukhmanoff, F; Feder, J L; Fischer, M C; Foote, A D; Franchini, P; Jiggins, C D; Jones, F C; Lindholm, A K; Lucek, K; Maan, M E; Marques, D A; Martin, S H; Matthews, B; Meier, J I; Most, M; Nachman, M W; Nonaka, E; Rennison, D J; Schwarzer, J; Watson, E T; Westram, A M; Widmer, A&lt;/Author&gt;&lt;Year&gt;2014&lt;/Year&gt;&lt;Details&gt;&lt;_accession_num&gt;24535286&lt;/_accession_num&gt;&lt;_author_adr&gt;Department of Fish Ecology and Evolution, Eawag: Swiss Federal Institute of Aquatic Science and Technology, Center for Ecology, Evolution and Biogeochemistry, 6047 Kastanienbaum, Switzerland; and Division of Aquatic Ecology and Evolution, Institute of Ecology and Evolution, University of Bern, 3012 Bern, Switzerland.; Department of Animal and Plant Sciences, the University of Sheffield, Sheffield S10 2TN, UK; and the Sven Loven Centre - Tjarno, University of Gothenburg, S-452  96 Stromstad, Sweden.; Department of Fish Ecology and Evolution, Eawag: Swiss Federal Institute of Aquatic Science and Technology, Center for Ecology, Evolution and Biogeochemistry, 6047 Kastanienbaum, Switzerland; the Division of Aquatic Ecology and Evolution, Institute of Ecology and Evolution, University of Bern, 3012 Bern, Switzerland; and the Institute of Integrative Biology, ETH Zurich, ETH Zentrum CHN, 8092 Zurich, Switzerland.; Department of Fish Ecology and Evolution, Eawag: Swiss Federal Institute of Aquatic Science and Technology, Center for Ecology, Evolution and Biogeochemistry, 6047 Kastanienbaum, Switzerland; and the Division of Aquatic Ecology and Evolution, Institute of Ecology and Evolution, University of Bern, 3012 Bern, Switzerland.; Department of Fish Ecology and Evolution, Eawag: Swiss Federal Institute of Aquatic Science and Technology, Center for Ecology, Evolution and Biogeochemistry, 6047 Kastanienbaum, Switzerland; and the Department of Zoology;  Ecology, Evolutionary Biology and Behavior Program; BEACON Center, Michigan State University, 203 Natural Sciences, East Lansing, Michigan 48824, USA.; Department of Biological Sciences, Institute of Bioinformatics and Evolutionary Studies, University of Idaho, Moscow, Idaho 83844-3051, USA.; Division of Human Biology, Fred Hutchinson Cancer Research Center, Seattle, Washington 98109, USA.; Department of Biosciences, Centre for Ecological and Evolutionary Synthesis, University of Oslo, PO BOX 1066, Blindern, N-0316 Oslo, Norway.; School of Life Sciences, Ecole Polytechnique Federale de Lausanne, 1015 Lausanne, Switzerland.; Integrated Science Laboratory and the Department of Mathematics and Mathematical  Statistics, Umea University, 90187 Umea, Sweden.; Department of Ecology and Evolution, University of Lausanne, CH-1015 Lausanne, Switzerland.; Liverpool School of Tropical Medicine, Liverpool L3 5QA, UK.; Department of Biosciences, Centre for Ecological and Evolutionary Synthesis, University of Oslo, PO BOX 1066, Blindern, N-0316 Oslo, Norway.; Department of Biological Sciences, University of Notre Dame, Notre Dame, Indiana  46556-0369 USA.; Institute of Integrative Biology, ETH Zurich, ETH Zentrum CHN, 8092 Zurich, Switzerland.; Centre for GeoGenetics, Natural History Museum of Denmark, University of Copenhagen, DK-1350 Copenhagen, Denmark. Present address: the Department of Evolutionary Biology, Evolutionary Biology Centre, Uppsala University, SE-752 36  Uppsala, Sweden.; Lehrstuhl fur Zoologie und Evolutionsbiologie, Department of Biology, University  of Konstanz, 78457 Konstanz, Germany.; Department of Zoology, University of Cambridge, Cambridge CB2 3EJ, UK.; Friedrich Miescher Laboratory of the Max Planck Society, 72076 Tubingen, Germany.; Institute of Evolutionary Biology and Environmental Studies, University of Zurich, CH-8057 Zurich, Switzerland.; Department of Fish Ecology and Evolution, Eawag: Swiss Federal Institute of Aquatic Science and Technology, Center for Ecology, Evolution and Biogeochemistry, 6047 Kastanienbaum, Switzerland; and the Division of Aquatic Ecology and Evolution, Institute of Ecology and Evolution, University of Bern, 3012 Bern, Switzerland.; Behavioural Biology Group, Centre for Behaviour and Neurosciences, University of  Groningen, PO BOX 11103, 9700 CC Groningen, The Netherlands.; Department of Fish Ecology and Evolution, Eawag: Swiss Federal Institute of Aquatic Science and Technology, Center for Ecology, Evolution and Biogeochemistry, 6047 Kastanienbaum, Switzerland; the Division of Aquatic Ecology and Evolution, and the Computational and Molecular Population Genetics Laboratory, Institute of Ecology and Evolution, University of Bern, 3012 Bern, Switzerland.; Department of Zoology, University of Cambridge, Cambridge CB2 3EJ, UK.; Department of Aquatic Ecology, Eawag: Swiss Federal Institute of Aquatic Science  and Technology, Center for Ecology, Evolution and Biogeochemistry, 6047 Kastanienbaum, Switzerland.; Department of Fish Ecology and Evolution, Eawag: Swiss Federal Institute of Aquatic Science and Technology, Center for Ecology, Evolution and Biogeochemistry, 6047 Kastanienbaum, Switzerland; the Division of Aquatic Ecology and Evolution, and the Computational and Molecular Population Genetics Laboratory, Institute of Ecology and Evolution, University of Bern, 3012 Bern, Switzerland.; Department of Zoology, University of Cambridge, Cambridge CB2 3EJ, UK; and the Department of Aquatic Ecology, Eawag: Swiss Federal Institute of Aquatic Science  and Technology, 8600 Dubendorf, Switzerland.; Museum of Vertebrate Zoology and Department of Integrative Biology, University of California, Berkeley, California 94720-3160, USA.; Integrated Science Laboratory and Department of Ecology and Environmental Science, Umea University, 90187 Umea, Sweden.; Department of Zoology, University of British Columbia, Vancouver, British Columbia V6T 1Z4, Canada.; Department of Fish Ecology and Evolution, Eawag: Swiss Federal Institute of Aquatic Science and Technology, Center for Ecology, Evolution and Biogeochemistry, 6047 Kastanienbaum, Switzerland; the Division of Aquatic Ecology and Evolution, Institute of Ecology and Evolution, University of Bern, 3012 Bern, Switzerland; and Zoologisches Forschungsmuseum Alexander Koenig, 53113 Bonn, Germany.; Department of Biology, The University of Texas at Arlington, 76010-0498 Texas, USA.; Department of Animal and Plant Sciences, the University of Sheffield, Sheffield S10 2TN, UK.; Institute of Integrative Biology, ETH Zurich, ETH Zentrum CHN, 8092 Zurich, Switzerland.&lt;/_author_adr&gt;&lt;_date_display&gt;2014 Mar&lt;/_date_display&gt;&lt;_date&gt;2014-03-01&lt;/_date&gt;&lt;_doi&gt;10.1038/nrg3644&lt;/_doi&gt;&lt;_isbn&gt;1471-0064 (Electronic); 1471-0056 (Linking)&lt;/_isbn&gt;&lt;_issue&gt;3&lt;/_issue&gt;&lt;_journal&gt;Nat Rev Genet&lt;/_journal&gt;&lt;_keywords&gt;Biodiversity; *Genomics; Models, Genetic&lt;/_keywords&gt;&lt;_language&gt;eng&lt;/_language&gt;&lt;_pages&gt;176-92&lt;/_pages&gt;&lt;_tertiary_title&gt;Nature reviews. Genetics&lt;/_tertiary_title&gt;&lt;_type_work&gt;Journal Article; Research Support, Non-U.S. Gov&amp;apos;t; Review&lt;/_type_work&gt;&lt;_url&gt;http://www.ncbi.nlm.nih.gov/entrez/query.fcgi?cmd=Retrieve&amp;amp;db=pubmed&amp;amp;dopt=Abstract&amp;amp;list_uids=24535286&amp;amp;query_hl=1&lt;/_url&gt;&lt;_volume&gt;15&lt;/_volume&gt;&lt;_created&gt;61046857&lt;/_created&gt;&lt;_modified&gt;61046857&lt;/_modified&gt;&lt;_db_updated&gt;PubMed&lt;/_db_updated&gt;&lt;_impact_factor&gt;  36.978&lt;/_impact_factor&gt;&lt;_collection_scope&gt;SCI;SCIE;&lt;/_collection_scope&gt;&lt;/Details&gt;&lt;Extra&gt;&lt;DBUID&gt;{F96A950B-833F-4880-A151-76DA2D6A2879}&lt;/DBUID&gt;&lt;/Extra&gt;&lt;/Item&gt;&lt;/References&gt;&lt;/Group&gt;&lt;/Citation&gt;_x000a_"/>
    <w:docVar w:name="NE.Ref{BB52A84D-3F78-4097-811C-80791A4A9132}" w:val=" ADDIN NE.Ref.{BB52A84D-3F78-4097-811C-80791A4A9132}&lt;Citation&gt;&lt;Group&gt;&lt;References&gt;&lt;Item&gt;&lt;ID&gt;340&lt;/ID&gt;&lt;UID&gt;{5F51C28B-A54F-44AB-80CF-C1E167074F26}&lt;/UID&gt;&lt;Title&gt;NoteExpress V3.0功能图解&lt;/Title&gt;&lt;Template&gt;Manuscript&lt;/Template&gt;&lt;Star&gt;0&lt;/Star&gt;&lt;Tag&gt;0&lt;/Tag&gt;&lt;Author&gt;北京爱琴海乐之技术有限公司&lt;/Author&gt;&lt;Year&gt;2014&lt;/Year&gt;&lt;Details&gt;&lt;_created&gt;60395799&lt;/_created&gt;&lt;_keywords&gt;教程; 帮助; 搜集; 整理; 管理; 写作&lt;/_keywords&gt;&lt;_modified&gt;60395799&lt;/_modified&gt;&lt;_pages&gt;36&lt;/_pages&gt;&lt;_translated_author&gt;Bei, Jing&amp;apos;aiqinhailezhijishuyouxiangongsi&lt;/_translated_author&gt;&lt;/Details&gt;&lt;Extra&gt;&lt;DBUID&gt;{F96A950B-833F-4880-A151-76DA2D6A2879}&lt;/DBUID&gt;&lt;/Extra&gt;&lt;/Item&gt;&lt;/References&gt;&lt;/Group&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date_display&gt;2012 Nov 15&lt;/_date_display&gt;&lt;_date&gt;2012-11-15&lt;/_date&gt;&lt;_doi&gt;10.1038/nature11622&lt;/_doi&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_created&gt;60922932&lt;/_created&gt;&lt;_modified&gt;60922932&lt;/_modified&gt;&lt;_db_updated&gt;PubMed&lt;/_db_updated&gt;&lt;_impact_factor&gt;  42.351&lt;/_impact_factor&gt;&lt;_collection_scope&gt;SCI;SCIE;&lt;/_collection_scope&gt;&lt;/Details&gt;&lt;Extra&gt;&lt;DBUID&gt;{F96A950B-833F-4880-A151-76DA2D6A2879}&lt;/DBUID&gt;&lt;/Extra&gt;&lt;/Item&gt;&lt;/References&gt;&lt;/Group&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BC65140C-65FD-482F-BC96-3DEEE630ABD7}" w:val=" ADDIN NE.Ref.{BC65140C-65FD-482F-BC96-3DEEE630ABD7}&lt;Citation&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C1474003-AB64-416F-89EB-C0DE1AFC604B}" w:val=" ADDIN NE.Ref.{C1474003-AB64-416F-89EB-C0DE1AFC604B}&lt;Citation&gt;&lt;Group&gt;&lt;References&gt;&lt;Item&gt;&lt;ID&gt;422&lt;/ID&gt;&lt;UID&gt;{B525DB17-4B78-47B7-9F87-DEA3455E2D3E}&lt;/UID&gt;&lt;Title&gt;Genome-wide evidence for speciation with gene flow in Heliconius butterflies&lt;/Title&gt;&lt;Template&gt;Journal Article&lt;/Template&gt;&lt;Star&gt;0&lt;/Star&gt;&lt;Tag&gt;0&lt;/Tag&gt;&lt;Author&gt;Martin, S H; Dasmahapatra, K K; Nadeau, N J; Salazar, C; Walters, J R; Simpson, F; Blaxter, M; Manica, A; Mallet, J; Jiggins, C D&lt;/Author&gt;&lt;Year&gt;2013&lt;/Year&gt;&lt;Details&gt;&lt;_accession_num&gt;24045163&lt;/_accession_num&gt;&lt;_author_adr&gt;Department of Zoology, University of Cambridge, Cambridge CB2 3EJ, United Kingdom;&lt;/_author_adr&gt;&lt;_date_display&gt;2013 Nov&lt;/_date_display&gt;&lt;_date&gt;2013-11-01&lt;/_date&gt;&lt;_doi&gt;10.1101/gr.159426.113&lt;/_doi&gt;&lt;_isbn&gt;1549-5469 (Electronic); 1088-9051 (Linking)&lt;/_isbn&gt;&lt;_issue&gt;11&lt;/_issue&gt;&lt;_journal&gt;Genome Res&lt;/_journal&gt;&lt;_keywords&gt;Alleles; Animals; Butterflies/classification/*genetics; Evolution, Molecular; *Gene Flow; *Genes, Insect; *Genetic Speciation; Genetic Variation; Genome; Genome, Insect; Linkage Disequilibrium; Phenotype; Phylogeny; Sex Chromosomes/genetics; *Sympatry&lt;/_keywords&gt;&lt;_language&gt;eng&lt;/_language&gt;&lt;_pages&gt;1817-28&lt;/_pages&gt;&lt;_tertiary_title&gt;Genome research&lt;/_tertiary_title&gt;&lt;_type_work&gt;Journal Article; Research Support, Non-U.S. Gov&amp;apos;t&lt;/_type_work&gt;&lt;_url&gt;http://www.ncbi.nlm.nih.gov/entrez/query.fcgi?cmd=Retrieve&amp;amp;db=pubmed&amp;amp;dopt=Abstract&amp;amp;list_uids=24045163&amp;amp;query_hl=1&lt;/_url&gt;&lt;_volume&gt;23&lt;/_volume&gt;&lt;_created&gt;61040945&lt;/_created&gt;&lt;_modified&gt;61040945&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28&lt;/ID&gt;&lt;UID&gt;{9C17062F-FB49-4806-8FE2-391B0B735B41}&lt;/UID&gt;&lt;Title&gt;Genomics and the origin of species&lt;/Title&gt;&lt;Template&gt;Journal Article&lt;/Template&gt;&lt;Star&gt;0&lt;/Star&gt;&lt;Tag&gt;0&lt;/Tag&gt;&lt;Author&gt;Seehausen, O; Butlin, R K; Keller, I; Wagner, C E; Boughman, J W; Hohenlohe, P A; Peichel, C L; Saetre, G P; Bank, C; Brannstrom, A; Brelsford, A; Clarkson, C S; Eroukhmanoff, F; Feder, J L; Fischer, M C; Foote, A D; Franchini, P; Jiggins, C D; Jones, F C; Lindholm, A K; Lucek, K; Maan, M E; Marques, D A; Martin, S H; Matthews, B; Meier, J I; Most, M; Nachman, M W; Nonaka, E; Rennison, D J; Schwarzer, J; Watson, E T; Westram, A M; Widmer, A&lt;/Author&gt;&lt;Year&gt;2014&lt;/Year&gt;&lt;Details&gt;&lt;_accession_num&gt;24535286&lt;/_accession_num&gt;&lt;_author_adr&gt;Department of Fish Ecology and Evolution, Eawag: Swiss Federal Institute of Aquatic Science and Technology, Center for Ecology, Evolution and Biogeochemistry, 6047 Kastanienbaum, Switzerland; and Division of Aquatic Ecology and Evolution, Institute of Ecology and Evolution, University of Bern, 3012 Bern, Switzerland.; Department of Animal and Plant Sciences, the University of Sheffield, Sheffield S10 2TN, UK; and the Sven Loven Centre - Tjarno, University of Gothenburg, S-452  96 Stromstad, Sweden.; Department of Fish Ecology and Evolution, Eawag: Swiss Federal Institute of Aquatic Science and Technology, Center for Ecology, Evolution and Biogeochemistry, 6047 Kastanienbaum, Switzerland; the Division of Aquatic Ecology and Evolution, Institute of Ecology and Evolution, University of Bern, 3012 Bern, Switzerland; and the Institute of Integrative Biology, ETH Zurich, ETH Zentrum CHN, 8092 Zurich, Switzerland.; Department of Fish Ecology and Evolution, Eawag: Swiss Federal Institute of Aquatic Science and Technology, Center for Ecology, Evolution and Biogeochemistry, 6047 Kastanienbaum, Switzerland; and the Division of Aquatic Ecology and Evolution, Institute of Ecology and Evolution, University of Bern, 3012 Bern, Switzerland.; Department of Fish Ecology and Evolution, Eawag: Swiss Federal Institute of Aquatic Science and Technology, Center for Ecology, Evolution and Biogeochemistry, 6047 Kastanienbaum, Switzerland; and the Department of Zoology;  Ecology, Evolutionary Biology and Behavior Program; BEACON Center, Michigan State University, 203 Natural Sciences, East Lansing, Michigan 48824, USA.; Department of Biological Sciences, Institute of Bioinformatics and Evolutionary Studies, University of Idaho, Moscow, Idaho 83844-3051, USA.; Division of Human Biology, Fred Hutchinson Cancer Research Center, Seattle, Washington 98109, USA.; Department of Biosciences, Centre for Ecological and Evolutionary Synthesis, University of Oslo, PO BOX 1066, Blindern, N-0316 Oslo, Norway.; School of Life Sciences, Ecole Polytechnique Federale de Lausanne, 1015 Lausanne, Switzerland.; Integrated Science Laboratory and the Department of Mathematics and Mathematical  Statistics, Umea University, 90187 Umea, Sweden.; Department of Ecology and Evolution, University of Lausanne, CH-1015 Lausanne, Switzerland.; Liverpool School of Tropical Medicine, Liverpool L3 5QA, UK.; Department of Biosciences, Centre for Ecological and Evolutionary Synthesis, University of Oslo, PO BOX 1066, Blindern, N-0316 Oslo, Norway.; Department of Biological Sciences, University of Notre Dame, Notre Dame, Indiana  46556-0369 USA.; Institute of Integrative Biology, ETH Zurich, ETH Zentrum CHN, 8092 Zurich, Switzerland.; Centre for GeoGenetics, Natural History Museum of Denmark, University of Copenhagen, DK-1350 Copenhagen, Denmark. Present address: the Department of Evolutionary Biology, Evolutionary Biology Centre, Uppsala University, SE-752 36  Uppsala, Sweden.; Lehrstuhl fur Zoologie und Evolutionsbiologie, Department of Biology, University  of Konstanz, 78457 Konstanz, Germany.; Department of Zoology, University of Cambridge, Cambridge CB2 3EJ, UK.; Friedrich Miescher Laboratory of the Max Planck Society, 72076 Tubingen, Germany.; Institute of Evolutionary Biology and Environmental Studies, University of Zurich, CH-8057 Zurich, Switzerland.; Department of Fish Ecology and Evolution, Eawag: Swiss Federal Institute of Aquatic Science and Technology, Center for Ecology, Evolution and Biogeochemistry, 6047 Kastanienbaum, Switzerland; and the Division of Aquatic Ecology and Evolution, Institute of Ecology and Evolution, University of Bern, 3012 Bern, Switzerland.; Behavioural Biology Group, Centre for Behaviour and Neurosciences, University of  Groningen, PO BOX 11103, 9700 CC Groningen, The Netherlands.; Department of Fish Ecology and Evolution, Eawag: Swiss Federal Institute of Aquatic Science and Technology, Center for Ecology, Evolution and Biogeochemistry, 6047 Kastanienbaum, Switzerland; the Division of Aquatic Ecology and Evolution, and the Computational and Molecular Population Genetics Laboratory, Institute of Ecology and Evolution, University of Bern, 3012 Bern, Switzerland.; Department of Zoology, University of Cambridge, Cambridge CB2 3EJ, UK.; Department of Aquatic Ecology, Eawag: Swiss Federal Institute of Aquatic Science  and Technology, Center for Ecology, Evolution and Biogeochemistry, 6047 Kastanienbaum, Switzerland.; Department of Fish Ecology and Evolution, Eawag: Swiss Federal Institute of Aquatic Science and Technology, Center for Ecology, Evolution and Biogeochemistry, 6047 Kastanienbaum, Switzerland; the Division of Aquatic Ecology and Evolution, and the Computational and Molecular Population Genetics Laboratory, Institute of Ecology and Evolution, University of Bern, 3012 Bern, Switzerland.; Department of Zoology, University of Cambridge, Cambridge CB2 3EJ, UK; and the Department of Aquatic Ecology, Eawag: Swiss Federal Institute of Aquatic Science  and Technology, 8600 Dubendorf, Switzerland.; Museum of Vertebrate Zoology and Department of Integrative Biology, University of California, Berkeley, California 94720-3160, USA.; Integrated Science Laboratory and Department of Ecology and Environmental Science, Umea University, 90187 Umea, Sweden.; Department of Zoology, University of British Columbia, Vancouver, British Columbia V6T 1Z4, Canada.; Department of Fish Ecology and Evolution, Eawag: Swiss Federal Institute of Aquatic Science and Technology, Center for Ecology, Evolution and Biogeochemistry, 6047 Kastanienbaum, Switzerland; the Division of Aquatic Ecology and Evolution, Institute of Ecology and Evolution, University of Bern, 3012 Bern, Switzerland; and Zoologisches Forschungsmuseum Alexander Koenig, 53113 Bonn, Germany.; Department of Biology, The University of Texas at Arlington, 76010-0498 Texas, USA.; Department of Animal and Plant Sciences, the University of Sheffield, Sheffield S10 2TN, UK.; Institute of Integrative Biology, ETH Zurich, ETH Zentrum CHN, 8092 Zurich, Switzerland.&lt;/_author_adr&gt;&lt;_date_display&gt;2014 Mar&lt;/_date_display&gt;&lt;_date&gt;2014-03-01&lt;/_date&gt;&lt;_doi&gt;10.1038/nrg3644&lt;/_doi&gt;&lt;_isbn&gt;1471-0064 (Electronic); 1471-0056 (Linking)&lt;/_isbn&gt;&lt;_issue&gt;3&lt;/_issue&gt;&lt;_journal&gt;Nat Rev Genet&lt;/_journal&gt;&lt;_keywords&gt;Biodiversity; *Genomics; Models, Genetic&lt;/_keywords&gt;&lt;_language&gt;eng&lt;/_language&gt;&lt;_pages&gt;176-92&lt;/_pages&gt;&lt;_tertiary_title&gt;Nature reviews. Genetics&lt;/_tertiary_title&gt;&lt;_type_work&gt;Journal Article; Research Support, Non-U.S. Gov&amp;apos;t; Review&lt;/_type_work&gt;&lt;_url&gt;http://www.ncbi.nlm.nih.gov/entrez/query.fcgi?cmd=Retrieve&amp;amp;db=pubmed&amp;amp;dopt=Abstract&amp;amp;list_uids=24535286&amp;amp;query_hl=1&lt;/_url&gt;&lt;_volume&gt;15&lt;/_volume&gt;&lt;_created&gt;61046857&lt;/_created&gt;&lt;_modified&gt;61046857&lt;/_modified&gt;&lt;_db_updated&gt;PubMed&lt;/_db_updated&gt;&lt;_impact_factor&gt;  36.978&lt;/_impact_factor&gt;&lt;_collection_scope&gt;SCI;SCIE;&lt;/_collection_scope&gt;&lt;/Details&gt;&lt;Extra&gt;&lt;DBUID&gt;{F96A950B-833F-4880-A151-76DA2D6A2879}&lt;/DBUID&gt;&lt;/Extra&gt;&lt;/Item&gt;&lt;/References&gt;&lt;/Group&gt;&lt;/Citation&gt;_x000a_"/>
    <w:docVar w:name="NE.Ref{C86808D8-BDBE-40A3-AB0F-DC29E32A2650}" w:val=" ADDIN NE.Ref.{C86808D8-BDBE-40A3-AB0F-DC29E32A2650}&lt;Citation&gt;&lt;Group&gt;&lt;References&gt;&lt;Item&gt;&lt;ID&gt;416&lt;/ID&gt;&lt;UID&gt;{BA5F8CE9-D401-448D-837C-63C065D5E424}&lt;/UID&gt;&lt;Title&gt;Reanalysis suggests that genomic islands of speciation are due to reduced diversity, not reduced gene flow&lt;/Title&gt;&lt;Template&gt;Journal Article&lt;/Template&gt;&lt;Star&gt;0&lt;/Star&gt;&lt;Tag&gt;0&lt;/Tag&gt;&lt;Author&gt;Cruickshank, T E; Hahn, M W&lt;/Author&gt;&lt;Year&gt;2014&lt;/Year&gt;&lt;Details&gt;&lt;_accession_num&gt;24845075&lt;/_accession_num&gt;&lt;_author_adr&gt;Department of Biology, Indiana University, Bloomington, IN, 47405, USA.&lt;/_author_adr&gt;&lt;_date_display&gt;2014 Jul&lt;/_date_display&gt;&lt;_date&gt;2014-07-01&lt;/_date&gt;&lt;_doi&gt;10.1111/mec.12796&lt;/_doi&gt;&lt;_isbn&gt;1365-294X (Electronic); 0962-1083 (Linking)&lt;/_isbn&gt;&lt;_issue&gt;13&lt;/_issue&gt;&lt;_journal&gt;Mol Ecol&lt;/_journal&gt;&lt;_keywords&gt;Animals; Computer Simulation; *Gene Flow; Genetic Loci; *Genetic Speciation; *Genomic Islands; *Models, GeneticF ST; IM; hitchhiking; recombination; sympatric speciation&lt;/_keywords&gt;&lt;_language&gt;eng&lt;/_language&gt;&lt;_ori_publication&gt;(c) 2014 John Wiley &amp;amp; Sons Ltd.&lt;/_ori_publication&gt;&lt;_pages&gt;3133-57&lt;/_pages&gt;&lt;_tertiary_title&gt;Molecular ecology&lt;/_tertiary_title&gt;&lt;_type_work&gt;Journal Article; Research Support, U.S. Gov&amp;apos;t, Non-P.H.S.; Review&lt;/_type_work&gt;&lt;_url&gt;http://www.ncbi.nlm.nih.gov/entrez/query.fcgi?cmd=Retrieve&amp;amp;db=pubmed&amp;amp;dopt=Abstract&amp;amp;list_uids=24845075&amp;amp;query_hl=1&lt;/_url&gt;&lt;_volume&gt;23&lt;/_volume&gt;&lt;_created&gt;61038262&lt;/_created&gt;&lt;_modified&gt;61038262&lt;/_modified&gt;&lt;_db_updated&gt;PubMed&lt;/_db_updated&gt;&lt;_impact_factor&gt;   6.494&lt;/_impact_factor&gt;&lt;_collection_scope&gt;SCI;SCIE;&lt;/_collection_scope&gt;&lt;/Details&gt;&lt;Extra&gt;&lt;DBUID&gt;{F96A950B-833F-4880-A151-76DA2D6A2879}&lt;/DBUID&gt;&lt;/Extra&gt;&lt;/Item&gt;&lt;/References&gt;&lt;/Group&gt;&lt;Group&gt;&lt;References&gt;&lt;Item&gt;&lt;ID&gt;417&lt;/ID&gt;&lt;UID&gt;{B2075716-667A-4AD7-83A4-37216C98F40B}&lt;/UID&gt;&lt;Title&gt;Genetic incompatibilities are widespread within species&lt;/Title&gt;&lt;Template&gt;Journal Article&lt;/Template&gt;&lt;Star&gt;0&lt;/Star&gt;&lt;Tag&gt;0&lt;/Tag&gt;&lt;Author&gt;Corbett-Detig, R B; Zhou, J; Clark, A G; Hartl, D L; Ayroles, J F&lt;/Author&gt;&lt;Year&gt;2013&lt;/Year&gt;&lt;Details&gt;&lt;_accession_num&gt;24196712&lt;/_accession_num&gt;&lt;_author_adr&gt;Department of Organismic and Evolutionary Biology, Harvard University, Cambridge, Massachusetts 02138, USA.&lt;/_author_adr&gt;&lt;_date_display&gt;2013 Dec 5&lt;/_date_display&gt;&lt;_date&gt;2013-12-05&lt;/_date&gt;&lt;_doi&gt;10.1038/nature12678&lt;/_doi&gt;&lt;_isbn&gt;1476-4687 (Electronic); 0028-0836 (Linking)&lt;/_isbn&gt;&lt;_issue&gt;7478&lt;/_issue&gt;&lt;_journal&gt;Nature&lt;/_journal&gt;&lt;_keywords&gt;Alleles; Animals; Arabidopsis/genetics; Drosophila melanogaster/*genetics; Epistasis, Genetic/*genetics; Genetic Speciation; Genome/*genetics; Genotype; Mutation; Zea mays/genetics&lt;/_keywords&gt;&lt;_language&gt;eng&lt;/_language&gt;&lt;_pages&gt;135-7&lt;/_pages&gt;&lt;_tertiary_title&gt;Nature&lt;/_tertiary_title&gt;&lt;_type_work&gt;Journal Article; Research Support, N.I.H., Extramural; Research Support, Non-U.S. Gov&amp;apos;t&lt;/_type_work&gt;&lt;_url&gt;http://www.ncbi.nlm.nih.gov/entrez/query.fcgi?cmd=Retrieve&amp;amp;db=pubmed&amp;amp;dopt=Abstract&amp;amp;list_uids=24196712&amp;amp;query_hl=1&lt;/_url&gt;&lt;_volume&gt;504&lt;/_volume&gt;&lt;_created&gt;61038263&lt;/_created&gt;&lt;_modified&gt;61038263&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CB68932B-5D27-4151-BF4D-CF9C06E7E5E4}" w:val=" ADDIN NE.Ref.{CB68932B-5D27-4151-BF4D-CF9C06E7E5E4}&lt;Citation&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CFB68C72-CD9F-43C4-AA3D-E0940A209441}" w:val=" ADDIN NE.Ref.{CFB68C72-CD9F-43C4-AA3D-E0940A209441}&lt;Citation&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date_display&gt;2012 Nov 15&lt;/_date_display&gt;&lt;_date&gt;2012-11-15&lt;/_date&gt;&lt;_doi&gt;10.1038/nature11622&lt;/_doi&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_created&gt;60922932&lt;/_created&gt;&lt;_modified&gt;60922934&lt;/_modified&gt;&lt;_db_updated&gt;PubMed&lt;/_db_updated&gt;&lt;_impact_factor&gt;  42.351&lt;/_impact_factor&gt;&lt;_collection_scope&gt;SCI;SCIE;&lt;/_collection_scope&gt;&lt;/Details&gt;&lt;Extra&gt;&lt;DBUID&gt;{F96A950B-833F-4880-A151-76DA2D6A2879}&lt;/DBUID&gt;&lt;/Extra&gt;&lt;/Item&gt;&lt;/References&gt;&lt;/Group&gt;&lt;/Citation&gt;_x000a_"/>
    <w:docVar w:name="NE.Ref{D7B440F8-CA8B-42FB-BF88-EF9D6F5B8007}" w:val=" ADDIN NE.Ref.{D7B440F8-CA8B-42FB-BF88-EF9D6F5B8007}&lt;Citation&gt;&lt;Group&gt;&lt;References&gt;&lt;Item&gt;&lt;ID&gt;427&lt;/ID&gt;&lt;UID&gt;{4A049E93-DAFD-44FE-80F7-705124ADF46B}&lt;/UID&gt;&lt;Title&gt;The duck genome and transcriptome provide insight into an avian influenza virus reservoir species&lt;/Title&gt;&lt;Template&gt;Journal Article&lt;/Template&gt;&lt;Star&gt;0&lt;/Star&gt;&lt;Tag&gt;0&lt;/Tag&gt;&lt;Author&gt;Huang, Y; Li, Y; Burt, D W; Chen, H; Zhang, Y; Qian, W; Kim, H; Gan, S; Zhao, Y; Li, J; Yi, K; Feng, H; Zhu, P; Li, B; Liu, Q; Fairley, S; Magor, K E; &amp;quot;Du Z&amp;quot;; Hu, X; Goodman, L; Tafer, H; Vignal, A; Lee, T; Kim, K W; Sheng, Z; An, Y; Searle, S; Herrero, J; Groenen, M A; Crooijmans, R P; Faraut, T; Cai, Q; Webster, R G; Aldridge, J R; Warren, W C; Bartschat, S; Kehr, S; Marz, M; Stadler, P F; Smith, J; Kraus, R H; Zhao, Y; Ren, L; Fei, J; Morisson, M; Kaiser, P; Griffin, D K; Rao, M; Pitel, F; Wang, J; Li, N&lt;/Author&gt;&lt;Year&gt;2013&lt;/Year&gt;&lt;Details&gt;&lt;_accession_num&gt;23749191&lt;/_accession_num&gt;&lt;_author_adr&gt;State Key Laboratory for Agrobiotechnology, China Agricultural University, Beijing, China.&lt;/_author_adr&gt;&lt;_date_display&gt;2013 Jul&lt;/_date_display&gt;&lt;_date&gt;2013-07-01&lt;/_date&gt;&lt;_doi&gt;10.1038/ng.2657&lt;/_doi&gt;&lt;_isbn&gt;1546-1718 (Electronic); 1061-4036 (Linking)&lt;/_isbn&gt;&lt;_issue&gt;7&lt;/_issue&gt;&lt;_journal&gt;Nat Genet&lt;/_journal&gt;&lt;_keywords&gt;Animals; Base Sequence; Chickens/genetics; *Disease Reservoirs; Disease Vectors; Ducks/*genetics/immunology/*virology; Female; Geese/genetics; *Genome/physiology; Host-Pathogen Interactions/genetics/immunology; Immunity/genetics; Influenza in Birds/*genetics/immunology; Molecular Sequence Data; Phylogeny; Species Specificity; Transcriptome/*genetics&lt;/_keywords&gt;&lt;_language&gt;eng&lt;/_language&gt;&lt;_pages&gt;776-83&lt;/_pages&gt;&lt;_tertiary_title&gt;Nature genetics&lt;/_tertiary_title&gt;&lt;_type_work&gt;Journal Article; Research Support, Non-U.S. Gov&amp;apos;t&lt;/_type_work&gt;&lt;_url&gt;http://www.ncbi.nlm.nih.gov/entrez/query.fcgi?cmd=Retrieve&amp;amp;db=pubmed&amp;amp;dopt=Abstract&amp;amp;list_uids=23749191&amp;amp;query_hl=1&lt;/_url&gt;&lt;_volume&gt;45&lt;/_volume&gt;&lt;_created&gt;61044011&lt;/_created&gt;&lt;_modified&gt;61044011&lt;/_modified&gt;&lt;_db_updated&gt;PubMed&lt;/_db_updated&gt;&lt;_impact_factor&gt;  29.352&lt;/_impact_factor&gt;&lt;_collection_scope&gt;SCI;SCIE;&lt;/_collection_scope&gt;&lt;/Details&gt;&lt;Extra&gt;&lt;DBUID&gt;{F96A950B-833F-4880-A151-76DA2D6A2879}&lt;/DBUID&gt;&lt;/Extra&gt;&lt;/Item&gt;&lt;/References&gt;&lt;/Group&gt;&lt;Group&gt;&lt;References&gt;&lt;Item&gt;&lt;ID&gt;424&lt;/ID&gt;&lt;UID&gt;{229CB5C8-E476-4117-9E89-AB50E94E58E9}&lt;/UID&gt;&lt;Title&gt;The effect of recent admixture on inference of ancient human population history&lt;/Title&gt;&lt;Template&gt;Journal Article&lt;/Template&gt;&lt;Star&gt;0&lt;/Star&gt;&lt;Tag&gt;0&lt;/Tag&gt;&lt;Author&gt;Lohmueller, K E; Bustamante, C D; Clark, A G&lt;/Author&gt;&lt;Year&gt;2010&lt;/Year&gt;&lt;Details&gt;&lt;_accession_num&gt;20382834&lt;/_accession_num&gt;&lt;_author_adr&gt;Department of Molecular Biology and Genetics, Cornell University, Ithaca, New York 14853, USA. k.lohmueller@berkeley.edu&lt;/_author_adr&gt;&lt;_date_display&gt;2010 Jun&lt;/_date_display&gt;&lt;_date&gt;2010-06-01&lt;/_date&gt;&lt;_doi&gt;10.1534/genetics.109.113761&lt;/_doi&gt;&lt;_isbn&gt;1943-2631 (Electronic); 0016-6731 (Linking)&lt;/_isbn&gt;&lt;_issue&gt;2&lt;/_issue&gt;&lt;_journal&gt;Genetics&lt;/_journal&gt;&lt;_keywords&gt;Africa; African Americans/*genetics; African Continental Ancestry Group/*genetics; Demography; Genetic Variation; Haplotypes; Humans; Nigeria; Polymorphism, Genetic; *Polymorphism, Single Nucleotide; Population Groups/genetics&lt;/_keywords&gt;&lt;_language&gt;eng&lt;/_language&gt;&lt;_pages&gt;611-22&lt;/_pages&gt;&lt;_tertiary_title&gt;Genetics&lt;/_tertiary_title&gt;&lt;_type_work&gt;Journal Article; Research Support, N.I.H., Extramural; Research Support, U.S. Gov&amp;apos;t, Non-P.H.S.&lt;/_type_work&gt;&lt;_url&gt;http://www.ncbi.nlm.nih.gov/entrez/query.fcgi?cmd=Retrieve&amp;amp;db=pubmed&amp;amp;dopt=Abstract&amp;amp;list_uids=20382834&amp;amp;query_hl=1&lt;/_url&gt;&lt;_volume&gt;185&lt;/_volume&gt;&lt;_created&gt;61043744&lt;/_created&gt;&lt;_modified&gt;61043744&lt;/_modified&gt;&lt;_db_updated&gt;PubMed&lt;/_db_updated&gt;&lt;_impact_factor&gt;   5.963&lt;/_impact_factor&gt;&lt;_collection_scope&gt;SCI;SCIE;&lt;/_collection_scope&gt;&lt;/Details&gt;&lt;Extra&gt;&lt;DBUID&gt;{F96A950B-833F-4880-A151-76DA2D6A2879}&lt;/DBUID&gt;&lt;/Extra&gt;&lt;/Item&gt;&lt;/References&gt;&lt;/Group&gt;&lt;/Citation&gt;_x000a_"/>
    <w:docVar w:name="NE.Ref{DB300739-D7F6-4C0D-ABF9-344EEDC89D47}" w:val=" ADDIN NE.Ref.{DB300739-D7F6-4C0D-ABF9-344EEDC89D47}&lt;Citation&gt;&lt;Group&gt;&lt;References&gt;&lt;Item&gt;&lt;ID&gt;410&lt;/ID&gt;&lt;UID&gt;{904B0A06-B60B-4116-94D7-F67D5C78A8A8}&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001919&lt;/_created&gt;&lt;_modified&gt;61001919&lt;/_modified&gt;&lt;_db_updated&gt;PubMed&lt;/_db_updated&gt;&lt;_impact_factor&gt;  29.352&lt;/_impact_factor&gt;&lt;_collection_scope&gt;SCI;SCIE;&lt;/_collection_scope&gt;&lt;/Details&gt;&lt;Extra&gt;&lt;DBUID&gt;{F96A950B-833F-4880-A151-76DA2D6A2879}&lt;/DBUID&gt;&lt;/Extra&gt;&lt;/Item&gt;&lt;/References&gt;&lt;/Group&gt;&lt;/Citation&gt;_x000a_"/>
    <w:docVar w:name="NE.Ref{DCFA71AE-7A62-464D-9EF4-2E0CEFF592DD}" w:val=" ADDIN NE.Ref.{DCFA71AE-7A62-464D-9EF4-2E0CEFF592DD}&lt;Citation&gt;&lt;Group&gt;&lt;References&gt;&lt;Item&gt;&lt;ID&gt;418&lt;/ID&gt;&lt;UID&gt;{5EE20110-4294-4E1D-8E34-64CF929A816B}&lt;/UID&gt;&lt;Title&gt;Genomic islands of speciation in Anopheles gambiae&lt;/Title&gt;&lt;Template&gt;Journal Article&lt;/Template&gt;&lt;Star&gt;0&lt;/Star&gt;&lt;Tag&gt;0&lt;/Tag&gt;&lt;Author&gt;Turner, T L; Hahn, M W; Nuzhdin, S V&lt;/Author&gt;&lt;Year&gt;2005&lt;/Year&gt;&lt;Details&gt;&lt;_accession_num&gt;16076241&lt;/_accession_num&gt;&lt;_author_adr&gt;Center for Population Biology, University of California, Davis, California, USA.  tlturner@ucdavis.edu&lt;/_author_adr&gt;&lt;_date_display&gt;2005 Sep&lt;/_date_display&gt;&lt;_date&gt;2005-09-01&lt;/_date&gt;&lt;_doi&gt;10.1371/journal.pbio.0030285&lt;/_doi&gt;&lt;_isbn&gt;1545-7885 (Electronic); 1544-9173 (Linking)&lt;/_isbn&gt;&lt;_issue&gt;9&lt;/_issue&gt;&lt;_journal&gt;PLoS Biol&lt;/_journal&gt;&lt;_keywords&gt;Animals; Anopheles gambiae/classification/*genetics; Base Sequence; *Genetic Variation; *Genome; Molecular Sequence Data; Oligonucleotide Array Sequence Analysis/methods; Reproduction; *Species Specificity&lt;/_keywords&gt;&lt;_language&gt;eng&lt;/_language&gt;&lt;_pages&gt;e285&lt;/_pages&gt;&lt;_tertiary_title&gt;PLoS biology&lt;/_tertiary_title&gt;&lt;_type_work&gt;Journal Article; Research Support, N.I.H., Extramural; Research Support, U.S. Gov&amp;apos;t, Non-P.H.S.; Research Support, U.S. Gov&amp;apos;t, P.H.S.&lt;/_type_work&gt;&lt;_url&gt;http://www.ncbi.nlm.nih.gov/entrez/query.fcgi?cmd=Retrieve&amp;amp;db=pubmed&amp;amp;dopt=Abstract&amp;amp;list_uids=16076241&amp;amp;query_hl=1&lt;/_url&gt;&lt;_volume&gt;3&lt;/_volume&gt;&lt;_created&gt;61039662&lt;/_created&gt;&lt;_modified&gt;61039663&lt;/_modified&gt;&lt;_db_updated&gt;PubMed&lt;/_db_updated&gt;&lt;_impact_factor&gt;   9.343&lt;/_impact_factor&gt;&lt;_collection_scope&gt;SCI;SCIE;&lt;/_collection_scope&gt;&lt;/Details&gt;&lt;Extra&gt;&lt;DBUID&gt;{F96A950B-833F-4880-A151-76DA2D6A2879}&lt;/DBUID&gt;&lt;/Extra&gt;&lt;/Item&gt;&lt;/References&gt;&lt;/Group&gt;&lt;Group&gt;&lt;References&gt;&lt;Item&gt;&lt;ID&gt;420&lt;/ID&gt;&lt;UID&gt;{8E37B513-A7CD-4F7E-A0B7-FF582B6D030D}&lt;/UID&gt;&lt;Title&gt;Stick insect genomes reveal natural selection&amp;apos;s role in parallel speciation&lt;/Title&gt;&lt;Template&gt;Journal Article&lt;/Template&gt;&lt;Star&gt;0&lt;/Star&gt;&lt;Tag&gt;0&lt;/Tag&gt;&lt;Author&gt;Soria-Carrasco, V; Gompert, Z; Comeault, A A; Farkas, T E; Parchman, T L; Johnston, J S; Buerkle, C A; Feder, J L; Bast, J; Schwander, T; Egan, S P; Crespi, B J; Nosil, P&lt;/Author&gt;&lt;Year&gt;2014&lt;/Year&gt;&lt;Details&gt;&lt;_accession_num&gt;24833390&lt;/_accession_num&gt;&lt;_author_adr&gt;Department of Animal and Plant Sciences, University of Sheffield, Sheffield S10 2TN, UK.; Department of Biology, Utah State University, Logan, UT 84322, USA.; Department of Animal and Plant Sciences, University of Sheffield, Sheffield S10 2TN, UK.; Department of Animal and Plant Sciences, University of Sheffield, Sheffield S10 2TN, UK.; Deparment of Biology, University of Nevada, Reno, NV 89557, USA.; Department of Entomology, Texas A&amp;amp;M University, College Station, TX 77843, USA.; Department of Botany, University of Wyoming, Laramie, WY 82071, USA.; Department of Biology, Notre Dame University, South Bend, IN 46556, USA.; J. F. Blumenbach Institute of Zoology and Anthropology, University of Gottingen,  37073 Gottingen, Germany.; Department of Ecology and Evolution, University of Lausanne, Lausanne CH-1015, Switzerland.; Department of Ecology and Evolutionary Biology, Rice University, Houston, TX 77005, USA.; Department of Biological Sciences, Simon Fraser University, Burnaby, BC V5A 1S6,  Canada.; Department of Animal and Plant Sciences, University of Sheffield, Sheffield S10 2TN, UK. p.nosil@sheffield.ac.uk.&lt;/_author_adr&gt;&lt;_date_display&gt;2014 May 16&lt;/_date_display&gt;&lt;_date&gt;2014-05-16&lt;/_date&gt;&lt;_doi&gt;10.1126/science.1252136&lt;/_doi&gt;&lt;_isbn&gt;1095-9203 (Electronic); 0036-8075 (Linking)&lt;/_isbn&gt;&lt;_issue&gt;6185&lt;/_issue&gt;&lt;_journal&gt;Science&lt;/_journal&gt;&lt;_keywords&gt;Animals; *Ceanothus; Gene Frequency; *Genetic Speciation; Genetic Variation; *Genome, Insect; Herbivory; Insects/classification/*genetics; Phylogeny; *Selection, Genetic&lt;/_keywords&gt;&lt;_language&gt;eng&lt;/_language&gt;&lt;_ori_publication&gt;Copyright (c) 2014, American Association for the Advancement of Science.&lt;/_ori_publication&gt;&lt;_pages&gt;738-42&lt;/_pages&gt;&lt;_tertiary_title&gt;Science (New York, N.Y.)&lt;/_tertiary_title&gt;&lt;_type_work&gt;Journal Article; Research Support, Non-U.S. Gov&amp;apos;t&lt;/_type_work&gt;&lt;_url&gt;http://www.ncbi.nlm.nih.gov/entrez/query.fcgi?cmd=Retrieve&amp;amp;db=pubmed&amp;amp;dopt=Abstract&amp;amp;list_uids=24833390&amp;amp;query_hl=1&lt;/_url&gt;&lt;_volume&gt;344&lt;/_volume&gt;&lt;_created&gt;61039665&lt;/_created&gt;&lt;_modified&gt;61040943&lt;/_modified&gt;&lt;_db_updated&gt;PubMed&lt;/_db_updated&gt;&lt;_impact_factor&gt;  33.611&lt;/_impact_factor&gt;&lt;_collection_scope&gt;SCI;SCIE;&lt;/_collection_scope&gt;&lt;/Details&gt;&lt;Extra&gt;&lt;DBUID&gt;{F96A950B-833F-4880-A151-76DA2D6A2879}&lt;/DBUID&gt;&lt;/Extra&gt;&lt;/Item&gt;&lt;/References&gt;&lt;/Group&gt;&lt;/Citation&gt;_x000a_"/>
    <w:docVar w:name="NE.Ref{E1A6DAFE-4136-4387-A37E-AB879836F437}" w:val=" ADDIN NE.Ref.{E1A6DAFE-4136-4387-A37E-AB879836F437}&lt;Citation&gt;&lt;Group&gt;&lt;References&gt;&lt;Item&gt;&lt;ID&gt;413&lt;/ID&gt;&lt;UID&gt;{899C7A33-4108-4FA8-A103-E3510B87B2E5}&lt;/UID&gt;&lt;Title&gt;Waterfowl Population Structure: Phylogeographic Inference&lt;/Title&gt;&lt;Template&gt;Journal Article&lt;/Template&gt;&lt;Star&gt;0&lt;/Star&gt;&lt;Tag&gt;0&lt;/Tag&gt;&lt;Author&gt;Zhuravlev, Yury N; Kulikova, Irina V&lt;/Author&gt;&lt;Year&gt;2014&lt;/Year&gt;&lt;Details&gt;&lt;_alternate_title&gt;Achievements in the Life Sciences&lt;/_alternate_title&gt;&lt;_date_display&gt;2014/10//&lt;/_date_display&gt;&lt;_date&gt;2014-10-01&lt;/_date&gt;&lt;_doi&gt;10.1016/j.als.2015.01.007&lt;/_doi&gt;&lt;_isbn&gt;2078-1520&lt;/_isbn&gt;&lt;_issue&gt;2&lt;/_issue&gt;&lt;_journal&gt;Achievements in the Life Sciences&lt;/_journal&gt;&lt;_keywords&gt;Birds; Waterfowl population; Phylogenetics; mtDNA&lt;/_keywords&gt;&lt;_pages&gt;123-127&lt;/_pages&gt;&lt;_url&gt;http://www.sciencedirect.com/science/article/pii/S2078152015000085&lt;/_url&gt;&lt;_volume&gt;8&lt;/_volume&gt;&lt;_created&gt;61018552&lt;/_created&gt;&lt;_modified&gt;61018552&lt;/_modified&gt;&lt;_db_updated&gt;ScienceDirect&lt;/_db_updated&gt;&lt;/Details&gt;&lt;Extra&gt;&lt;DBUID&gt;{F96A950B-833F-4880-A151-76DA2D6A2879}&lt;/DBUID&gt;&lt;/Extra&gt;&lt;/Item&gt;&lt;/References&gt;&lt;/Group&gt;&lt;/Citation&gt;_x000a_"/>
    <w:docVar w:name="NE.Ref{E6694414-1A06-4FEF-ACA3-2E93F3F6C741}" w:val=" ADDIN NE.Ref.{E6694414-1A06-4FEF-ACA3-2E93F3F6C741}&lt;Citation&gt;&lt;Group&gt;&lt;References&gt;&lt;Item&gt;&lt;ID&gt;432&lt;/ID&gt;&lt;UID&gt;{713BD796-55AC-422C-B48B-8D9815B74D59}&lt;/UID&gt;&lt;Title&gt;PopGenome: an efficient Swiss army knife for population genomic analyses in R&lt;/Title&gt;&lt;Template&gt;Journal Article&lt;/Template&gt;&lt;Star&gt;0&lt;/Star&gt;&lt;Tag&gt;0&lt;/Tag&gt;&lt;Author&gt;Pfeifer, B; Wittelsburger, U; Ramos-Onsins, S E; Lercher, M J&lt;/Author&gt;&lt;Year&gt;2014&lt;/Year&gt;&lt;Details&gt;&lt;_accession_num&gt;24739305&lt;/_accession_num&gt;&lt;_author_adr&gt;Institute for Computer Science, Heinrich Heine University, Dusseldorf, Germany.; Institute for Computer Science, Heinrich Heine University, Dusseldorf, Germany.; Centre for Research in Agricultural Genomics, Bellaterra, Spain.; Institute for Computer Science, Heinrich Heine University, Dusseldorf, GermanyCluster of Excellence on Plant Sciences, Dusseldorf, Germany lercher@cs.uni-duesseldorf.de.&lt;/_author_adr&gt;&lt;_date_display&gt;2014 Jul&lt;/_date_display&gt;&lt;_date&gt;2014-07-01&lt;/_date&gt;&lt;_doi&gt;10.1093/molbev/msu136&lt;/_doi&gt;&lt;_isbn&gt;1537-1719 (Electronic); 0737-4038 (Linking)&lt;/_isbn&gt;&lt;_issue&gt;7&lt;/_issue&gt;&lt;_journal&gt;Mol Biol Evol&lt;/_journal&gt;&lt;_keywords&gt;Arabidopsis/genetics; Genetic Variation; Genome, Human; Genome, Plant; Humans; Metagenomics/*methods; Polymorphism, Single Nucleotide; *Software; Web Browserpopulation genomics; single-nucleotide polymorphisms; software&lt;/_keywords&gt;&lt;_language&gt;eng&lt;/_language&gt;&lt;_ori_publication&gt;(c) The Author 2014. Published by Oxford University Press on behalf of the_x000d__x000a_      Society for Molecular Biology and Evolution.&lt;/_ori_publication&gt;&lt;_pages&gt;1929-36&lt;/_pages&gt;&lt;_tertiary_title&gt;Molecular biology and evolution&lt;/_tertiary_title&gt;&lt;_type_work&gt;Journal Article; Research Support, Non-U.S. Gov&amp;apos;t&lt;/_type_work&gt;&lt;_url&gt;http://www.ncbi.nlm.nih.gov/entrez/query.fcgi?cmd=Retrieve&amp;amp;db=pubmed&amp;amp;dopt=Abstract&amp;amp;list_uids=24739305&amp;amp;query_hl=1&lt;/_url&gt;&lt;_volume&gt;31&lt;/_volume&gt;&lt;_created&gt;61163798&lt;/_created&gt;&lt;_modified&gt;61163798&lt;/_modified&gt;&lt;_db_updated&gt;PubMed&lt;/_db_updated&gt;&lt;_impact_factor&gt;   9.105&lt;/_impact_factor&gt;&lt;_collection_scope&gt;SCI;SCIE;&lt;/_collection_scope&gt;&lt;/Details&gt;&lt;Extra&gt;&lt;DBUID&gt;{F96A950B-833F-4880-A151-76DA2D6A2879}&lt;/DBUID&gt;&lt;/Extra&gt;&lt;/Item&gt;&lt;/References&gt;&lt;/Group&gt;&lt;/Citation&gt;_x000a_"/>
    <w:docVar w:name="NE.Ref{E983347A-8F54-4EE6-ACED-86700835AE30}" w:val=" ADDIN NE.Ref.{E983347A-8F54-4EE6-ACED-86700835AE30}&lt;Citation&gt;&lt;Group&gt;&lt;References&gt;&lt;Item&gt;&lt;ID&gt;539&lt;/ID&gt;&lt;UID&gt;{EA5CDDBF-ABD6-4D9B-A63B-1F8DF516F4DF}&lt;/UID&gt;&lt;Title&gt;Demographic divergence history of pied flycatcher and collared flycatcher inferred from whole-genome re-sequencing data&lt;/Title&gt;&lt;Template&gt;Journal Article&lt;/Template&gt;&lt;Star&gt;0&lt;/Star&gt;&lt;Tag&gt;0&lt;/Tag&gt;&lt;Author&gt;Nadachowska-Brzyska, K; Burri, R; Olason, P I; Kawakami, T; Smeds, L; Ellegren, H&lt;/Author&gt;&lt;Year&gt;2013&lt;/Year&gt;&lt;Details&gt;&lt;_accession_num&gt;24244198&lt;/_accession_num&gt;&lt;_author_adr&gt;Department of Evolutionary Biology, Evolutionary Biology Centre, Uppsala University, Uppsala, Sweden.&lt;/_author_adr&gt;&lt;_collection_scope&gt;SCI;SCIE;&lt;/_collection_scope&gt;&lt;_created&gt;61426946&lt;/_created&gt;&lt;_date&gt;2013-11-01&lt;/_date&gt;&lt;_date_display&gt;2013 Nov&lt;/_date_display&gt;&lt;_db_updated&gt;PubMedNew&lt;/_db_updated&gt;&lt;_doi&gt;10.1371/journal.pgen.1003942&lt;/_doi&gt;&lt;_impact_factor&gt;   6.661&lt;/_impact_factor&gt;&lt;_isbn&gt;1553-7404 (Electronic); 1553-7390 (Linking)&lt;/_isbn&gt;&lt;_issue&gt;11&lt;/_issue&gt;&lt;_journal&gt;PLoS Genet&lt;/_journal&gt;&lt;_keywords&gt;Animals; Bayes Theorem; *Biological Evolution; Gene Flow; *Genetic Speciation; Genetic Variation; Markov Chains; Population Density; *Selection, Genetic; Sequence Analysis, DNA; Songbirds/*genetics&lt;/_keywords&gt;&lt;_language&gt;eng&lt;/_language&gt;&lt;_modified&gt;61426948&lt;/_modified&gt;&lt;_pages&gt;e1003942&lt;/_pages&gt;&lt;_tertiary_title&gt;PLoS genetics&lt;/_tertiary_title&gt;&lt;_type_work&gt;Journal Article; Research Support, Non-U.S. Gov&amp;apos;t&lt;/_type_work&gt;&lt;_url&gt;http://www.ncbi.nlm.nih.gov/entrez/query.fcgi?cmd=Retrieve&amp;amp;db=pubmed&amp;amp;dopt=Abstract&amp;amp;list_uids=24244198&amp;amp;query_hl=1&lt;/_url&gt;&lt;_volume&gt;9&lt;/_volume&gt;&lt;/Details&gt;&lt;Extra&gt;&lt;DBUID&gt;{F96A950B-833F-4880-A151-76DA2D6A2879}&lt;/DBUID&gt;&lt;/Extra&gt;&lt;/Item&gt;&lt;/References&gt;&lt;/Group&gt;&lt;/Citation&gt;_x000a_"/>
    <w:docVar w:name="NE.Ref{F32BAB8D-CC8D-4943-A0FA-716C471788D1}" w:val=" ADDIN NE.Ref.{F32BAB8D-CC8D-4943-A0FA-716C471788D1}&lt;Citation&gt;&lt;Group&gt;&lt;References&gt;&lt;Item&gt;&lt;ID&gt;435&lt;/ID&gt;&lt;UID&gt;{5183CBE8-C2C1-4B5B-BFC0-E211FFDC9812}&lt;/UID&gt;&lt;Title&gt;KEGG as a reference resource for gene and protein annotation&lt;/Title&gt;&lt;Template&gt;Journal Article&lt;/Template&gt;&lt;Star&gt;0&lt;/Star&gt;&lt;Tag&gt;0&lt;/Tag&gt;&lt;Author&gt;Kanehisa, M; Sato, Y; Kawashima, M; Furumichi, M; Tanabe, M&lt;/Author&gt;&lt;Year&gt;2016&lt;/Year&gt;&lt;Details&gt;&lt;_accession_num&gt;26476454&lt;/_accession_num&gt;&lt;_author_adr&gt;Institute for Chemical Research, Kyoto University, Uji, Kyoto 611-0011, Japan kanehisa@kuicr.kyoto-u.ac.jp.; Healthcare Solutions Department, Fujitsu Kyushu Systems Ltd., Hakata-ku, Fukuoka  812-0007, Japan.; Healthcare Solutions Department, Fujitsu Kyushu Systems Ltd., Hakata-ku, Fukuoka  812-0007, Japan.; Institute for Chemical Research, Kyoto University, Uji, Kyoto 611-0011, Japan.; Institute for Chemical Research, Kyoto University, Uji, Kyoto 611-0011, Japan.&lt;/_author_adr&gt;&lt;_date_display&gt;2016 Jan 4&lt;/_date_display&gt;&lt;_date&gt;2016-01-04&lt;/_date&gt;&lt;_doi&gt;10.1093/nar/gkv1070&lt;/_doi&gt;&lt;_isbn&gt;1362-4962 (Electronic); 0305-1048 (Linking)&lt;/_isbn&gt;&lt;_issue&gt;D1&lt;/_issue&gt;&lt;_journal&gt;Nucleic Acids Res&lt;/_journal&gt;&lt;_language&gt;eng&lt;/_language&gt;&lt;_ori_publication&gt;(c) The Author(s) 2015. Published by Oxford University Press on behalf of Nucleic_x000d__x000a_      Acids Research.&lt;/_ori_publication&gt;&lt;_pages&gt;D457-62&lt;/_pages&gt;&lt;_tertiary_title&gt;Nucleic acids research&lt;/_tertiary_title&gt;&lt;_type_work&gt;Journal Article&lt;/_type_work&gt;&lt;_url&gt;http://www.ncbi.nlm.nih.gov/entrez/query.fcgi?cmd=Retrieve&amp;amp;db=pubmed&amp;amp;dopt=Abstract&amp;amp;list_uids=26476454&amp;amp;query_hl=1&lt;/_url&gt;&lt;_volume&gt;44&lt;/_volume&gt;&lt;_created&gt;61166053&lt;/_created&gt;&lt;_modified&gt;61166053&lt;/_modified&gt;&lt;_db_updated&gt;PubMed&lt;/_db_updated&gt;&lt;_impact_factor&gt;   9.112&lt;/_impact_factor&gt;&lt;_collection_scope&gt;SCI;SCIE;&lt;/_collection_scope&gt;&lt;/Details&gt;&lt;Extra&gt;&lt;DBUID&gt;{F96A950B-833F-4880-A151-76DA2D6A2879}&lt;/DBUID&gt;&lt;/Extra&gt;&lt;/Item&gt;&lt;/References&gt;&lt;/Group&gt;&lt;/Citation&gt;_x000a_"/>
    <w:docVar w:name="NE.Ref{F42B304F-B16D-455C-A779-66BA6109ABBD}" w:val=" ADDIN NE.Ref.{F42B304F-B16D-455C-A779-66BA6109ABBD}&lt;Citation&gt;&lt;Group&gt;&lt;References&gt;&lt;Item&gt;&lt;ID&gt;425&lt;/ID&gt;&lt;UID&gt;{0335C7E5-7AF0-4BCE-8B6D-2896C8174E05}&lt;/UID&gt;&lt;Title&gt;Inference of human population history from individual whole-genome sequences&lt;/Title&gt;&lt;Template&gt;Journal Article&lt;/Template&gt;&lt;Star&gt;0&lt;/Star&gt;&lt;Tag&gt;0&lt;/Tag&gt;&lt;Author&gt;Li, H; Durbin, R&lt;/Author&gt;&lt;Year&gt;2011&lt;/Year&gt;&lt;Details&gt;&lt;_accession_num&gt;21753753&lt;/_accession_num&gt;&lt;_author_adr&gt;The Wellcome Trust Sanger Institute, Hinxton, Cambridge CB10 1SA, UK.&lt;/_author_adr&gt;&lt;_date_display&gt;2011 Jul 28&lt;/_date_display&gt;&lt;_date&gt;2011-07-28&lt;/_date&gt;&lt;_doi&gt;10.1038/nature10231&lt;/_doi&gt;&lt;_isbn&gt;1476-4687 (Electronic); 0028-0836 (Linking)&lt;/_isbn&gt;&lt;_issue&gt;7357&lt;/_issue&gt;&lt;_journal&gt;Nature&lt;/_journal&gt;&lt;_keywords&gt;Computer Simulation; Female; *Genetics, Population; *Genomics; Humans; Male; *Models, Genetic; Population Density; Population Dynamics; Sequence Analysis, DNA&lt;/_keywords&gt;&lt;_language&gt;eng&lt;/_language&gt;&lt;_pages&gt;493-6&lt;/_pages&gt;&lt;_tertiary_title&gt;Nature&lt;/_tertiary_title&gt;&lt;_type_work&gt;Journal Article; Research Support, Non-U.S. Gov&amp;apos;t&lt;/_type_work&gt;&lt;_url&gt;http://www.ncbi.nlm.nih.gov/entrez/query.fcgi?cmd=Retrieve&amp;amp;db=pubmed&amp;amp;dopt=Abstract&amp;amp;list_uids=21753753&amp;amp;query_hl=1&lt;/_url&gt;&lt;_volume&gt;475&lt;/_volume&gt;&lt;_created&gt;61043744&lt;/_created&gt;&lt;_modified&gt;61043744&lt;/_modified&gt;&lt;_db_updated&gt;PubMed&lt;/_db_updated&gt;&lt;_impact_factor&gt;  41.456&lt;/_impact_factor&gt;&lt;_collection_scope&gt;SCI;SCIE;&lt;/_collection_scope&gt;&lt;/Details&gt;&lt;Extra&gt;&lt;DBUID&gt;{F96A950B-833F-4880-A151-76DA2D6A2879}&lt;/DBUID&gt;&lt;/Extra&gt;&lt;/Item&gt;&lt;/References&gt;&lt;/Group&gt;&lt;Group&gt;&lt;References&gt;&lt;Item&gt;&lt;ID&gt;424&lt;/ID&gt;&lt;UID&gt;{229CB5C8-E476-4117-9E89-AB50E94E58E9}&lt;/UID&gt;&lt;Title&gt;The effect of recent admixture on inference of ancient human population history&lt;/Title&gt;&lt;Template&gt;Journal Article&lt;/Template&gt;&lt;Star&gt;0&lt;/Star&gt;&lt;Tag&gt;0&lt;/Tag&gt;&lt;Author&gt;Lohmueller, K E; Bustamante, C D; Clark, A G&lt;/Author&gt;&lt;Year&gt;2010&lt;/Year&gt;&lt;Details&gt;&lt;_accession_num&gt;20382834&lt;/_accession_num&gt;&lt;_author_adr&gt;Department of Molecular Biology and Genetics, Cornell University, Ithaca, New York 14853, USA. k.lohmueller@berkeley.edu&lt;/_author_adr&gt;&lt;_date_display&gt;2010 Jun&lt;/_date_display&gt;&lt;_date&gt;2010-06-01&lt;/_date&gt;&lt;_doi&gt;10.1534/genetics.109.113761&lt;/_doi&gt;&lt;_isbn&gt;1943-2631 (Electronic); 0016-6731 (Linking)&lt;/_isbn&gt;&lt;_issue&gt;2&lt;/_issue&gt;&lt;_journal&gt;Genetics&lt;/_journal&gt;&lt;_keywords&gt;Africa; African Americans/*genetics; African Continental Ancestry Group/*genetics; Demography; Genetic Variation; Haplotypes; Humans; Nigeria; Polymorphism, Genetic; *Polymorphism, Single Nucleotide; Population Groups/genetics&lt;/_keywords&gt;&lt;_language&gt;eng&lt;/_language&gt;&lt;_pages&gt;611-22&lt;/_pages&gt;&lt;_tertiary_title&gt;Genetics&lt;/_tertiary_title&gt;&lt;_type_work&gt;Journal Article; Research Support, N.I.H., Extramural; Research Support, U.S. Gov&amp;apos;t, Non-P.H.S.&lt;/_type_work&gt;&lt;_url&gt;http://www.ncbi.nlm.nih.gov/entrez/query.fcgi?cmd=Retrieve&amp;amp;db=pubmed&amp;amp;dopt=Abstract&amp;amp;list_uids=20382834&amp;amp;query_hl=1&lt;/_url&gt;&lt;_volume&gt;185&lt;/_volume&gt;&lt;_created&gt;61043744&lt;/_created&gt;&lt;_modified&gt;61043744&lt;/_modified&gt;&lt;_db_updated&gt;PubMed&lt;/_db_updated&gt;&lt;_impact_factor&gt;   5.963&lt;/_impact_factor&gt;&lt;_collection_scope&gt;SCI;SCIE;&lt;/_collection_scope&gt;&lt;/Details&gt;&lt;Extra&gt;&lt;DBUID&gt;{F96A950B-833F-4880-A151-76DA2D6A2879}&lt;/DBUID&gt;&lt;/Extra&gt;&lt;/Item&gt;&lt;/References&gt;&lt;/Group&gt;&lt;/Citation&gt;_x000a_"/>
    <w:docVar w:name="NE.Ref{F5B05026-8098-4BF6-99A4-1D62C3A32D20}" w:val=" ADDIN NE.Ref.{F5B05026-8098-4BF6-99A4-1D62C3A32D20}&lt;Citation&gt;&lt;Group&gt;&lt;References&gt;&lt;Item&gt;&lt;ID&gt;431&lt;/ID&gt;&lt;UID&gt;{17D06068-272E-475C-9001-BB83AC05E534}&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126456&lt;/_created&gt;&lt;_modified&gt;61126456&lt;/_modified&gt;&lt;_db_updated&gt;PubMed&lt;/_db_updated&gt;&lt;_impact_factor&gt;  29.352&lt;/_impact_factor&gt;&lt;_collection_scope&gt;SCI;SCIE;&lt;/_collection_scope&gt;&lt;_accessed&gt;61126456&lt;/_accessed&gt;&lt;/Details&gt;&lt;Extra&gt;&lt;DBUID&gt;{F96A950B-833F-4880-A151-76DA2D6A2879}&lt;/DBUID&gt;&lt;/Extra&gt;&lt;/Item&gt;&lt;/References&gt;&lt;/Group&gt;&lt;/Citation&gt;_x000a_"/>
    <w:docVar w:name="NE.Ref{F6C338B7-C470-4975-904F-741BED54051C}" w:val=" ADDIN NE.Ref.{F6C338B7-C470-4975-904F-741BED54051C}&lt;Citation&gt;&lt;Group&gt;&lt;References&gt;&lt;Item&gt;&lt;ID&gt;411&lt;/ID&gt;&lt;UID&gt;{C6BB9CBA-F967-4781-B0F2-202C445B0D2E}&lt;/UID&gt;&lt;Title&gt;The genomic signature of dog domestication reveals adaptation to a starch-rich diet&lt;/Title&gt;&lt;Template&gt;Journal Article&lt;/Template&gt;&lt;Star&gt;0&lt;/Star&gt;&lt;Tag&gt;0&lt;/Tag&gt;&lt;Author&gt;Axelsson, E; Ratnakumar, A; Arendt, M L; Maqbool, K; Webster, M T; Perloski, M; Liberg, O; Arnemo, J M; Hedhammar, A; Lindblad-Toh, K&lt;/Author&gt;&lt;Year&gt;2013&lt;/Year&gt;&lt;Details&gt;&lt;_accession_num&gt;23354050&lt;/_accession_num&gt;&lt;_author_adr&gt;Science for Life Laboratory, Department of Medical Biochemistry and Microbiology, Uppsala University, 75237 Uppsala, Sweden. Erik.Axelsson@imbim.uu.se&lt;/_author_adr&gt;&lt;_date_display&gt;2013 Mar 21&lt;/_date_display&gt;&lt;_date&gt;2013-03-21&lt;/_date&gt;&lt;_doi&gt;10.1038/nature11837&lt;/_doi&gt;&lt;_isbn&gt;1476-4687 (Electronic); 0028-0836 (Linking)&lt;/_isbn&gt;&lt;_issue&gt;7441&lt;/_issue&gt;&lt;_journal&gt;Nature&lt;/_journal&gt;&lt;_keywords&gt;Amylases/genetics; Animals; Animals, Domestic/*genetics; Diet/*veterinary; Dogs/*genetics; Genome/*genetics; Glycogen Storage Disease Type II; Mutation; *Starch; Wolves/genetics; alpha-Glucosidases/genetics&lt;/_keywords&gt;&lt;_language&gt;eng&lt;/_language&gt;&lt;_pages&gt;360-4&lt;/_pages&gt;&lt;_tertiary_title&gt;Nature&lt;/_tertiary_title&gt;&lt;_type_work&gt;Journal Article; Research Support, Non-U.S. Gov&amp;apos;t&lt;/_type_work&gt;&lt;_url&gt;http://www.ncbi.nlm.nih.gov/entrez/query.fcgi?cmd=Retrieve&amp;amp;db=pubmed&amp;amp;dopt=Abstract&amp;amp;list_uids=23354050&amp;amp;query_hl=1&lt;/_url&gt;&lt;_volume&gt;495&lt;/_volume&gt;&lt;_created&gt;61001932&lt;/_created&gt;&lt;_modified&gt;61001932&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FD030CF8-EFB6-451E-A0AC-A9849B903283}" w:val=" ADDIN NE.Ref.{FD030CF8-EFB6-451E-A0AC-A9849B903283}&lt;Citation&gt;&lt;Group&gt;&lt;References&gt;&lt;Item&gt;&lt;ID&gt;433&lt;/ID&gt;&lt;UID&gt;{9A887441-861B-4D2A-8543-AEDDDC9F4329}&lt;/UID&gt;&lt;Title&gt;PoPoolation: a toolbox for population genetic analysis of next generation sequencing data from pooled individuals&lt;/Title&gt;&lt;Template&gt;Journal Article&lt;/Template&gt;&lt;Star&gt;0&lt;/Star&gt;&lt;Tag&gt;0&lt;/Tag&gt;&lt;Author&gt;Kofler, R; Orozco-terWengel, P; De Maio, N; Pandey, R V; Nolte, V; Futschik, A; Kosiol, C; Schlotterer, C&lt;/Author&gt;&lt;Year&gt;2011&lt;/Year&gt;&lt;Details&gt;&lt;_accession_num&gt;21253599&lt;/_accession_num&gt;&lt;_author_adr&gt;Institute of Population Genetics, Vetmeduni Vienna, Vienna, Austria.&lt;/_author_adr&gt;&lt;_date_display&gt;2011&lt;/_date_display&gt;&lt;_date&gt;2011-01-20&lt;/_date&gt;&lt;_doi&gt;10.1371/journal.pone.0015925&lt;/_doi&gt;&lt;_isbn&gt;1932-6203 (Electronic); 1932-6203 (Linking)&lt;/_isbn&gt;&lt;_issue&gt;1&lt;/_issue&gt;&lt;_journal&gt;PLoS One&lt;/_journal&gt;&lt;_keywords&gt;*Algorithms; Base Sequence; Data Interpretation, Statistical; Genetics, Population; Humans; Internet; Models, Genetic; Sequence Analysis, DNA/*methods/*statistics &amp;amp; numerical data&lt;/_keywords&gt;&lt;_language&gt;eng&lt;/_language&gt;&lt;_pages&gt;e15925&lt;/_pages&gt;&lt;_tertiary_title&gt;PloS one&lt;/_tertiary_title&gt;&lt;_type_work&gt;Journal Article; Research Support, Non-U.S. Gov&amp;apos;t&lt;/_type_work&gt;&lt;_url&gt;http://www.ncbi.nlm.nih.gov/entrez/query.fcgi?cmd=Retrieve&amp;amp;db=pubmed&amp;amp;dopt=Abstract&amp;amp;list_uids=21253599&amp;amp;query_hl=1&lt;/_url&gt;&lt;_volume&gt;6&lt;/_volume&gt;&lt;_created&gt;61164615&lt;/_created&gt;&lt;_modified&gt;61164615&lt;/_modified&gt;&lt;_db_updated&gt;PubMed&lt;/_db_updated&gt;&lt;_impact_factor&gt;   3.234&lt;/_impact_factor&gt;&lt;_collection_scope&gt;SCIE;&lt;/_collection_scope&gt;&lt;/Details&gt;&lt;Extra&gt;&lt;DBUID&gt;{F96A950B-833F-4880-A151-76DA2D6A2879}&lt;/DBUID&gt;&lt;/Extra&gt;&lt;/Item&gt;&lt;/References&gt;&lt;/Group&gt;&lt;/Citation&gt;_x000a_"/>
    <w:docVar w:name="ne_docsoft" w:val="MSWord"/>
    <w:docVar w:name="ne_docversion" w:val="NoteExpress 2.0"/>
    <w:docVar w:name="ne_stylename" w:val="Genome Res New"/>
  </w:docVars>
  <w:rsids>
    <w:rsidRoot w:val="001706A3"/>
    <w:rsid w:val="0000068A"/>
    <w:rsid w:val="000009A7"/>
    <w:rsid w:val="00000DE3"/>
    <w:rsid w:val="000011CC"/>
    <w:rsid w:val="000011D1"/>
    <w:rsid w:val="000011D2"/>
    <w:rsid w:val="00001E15"/>
    <w:rsid w:val="00001EF8"/>
    <w:rsid w:val="00002671"/>
    <w:rsid w:val="000029DE"/>
    <w:rsid w:val="00002AC3"/>
    <w:rsid w:val="000036D6"/>
    <w:rsid w:val="0000388E"/>
    <w:rsid w:val="00003F49"/>
    <w:rsid w:val="000045C2"/>
    <w:rsid w:val="0000462C"/>
    <w:rsid w:val="000058AA"/>
    <w:rsid w:val="00005903"/>
    <w:rsid w:val="00005C41"/>
    <w:rsid w:val="00005E93"/>
    <w:rsid w:val="00006045"/>
    <w:rsid w:val="0000615D"/>
    <w:rsid w:val="00006892"/>
    <w:rsid w:val="0000694C"/>
    <w:rsid w:val="00006D20"/>
    <w:rsid w:val="00007357"/>
    <w:rsid w:val="00007997"/>
    <w:rsid w:val="0001018A"/>
    <w:rsid w:val="00010849"/>
    <w:rsid w:val="00011A00"/>
    <w:rsid w:val="00011DE0"/>
    <w:rsid w:val="00011F94"/>
    <w:rsid w:val="0001204B"/>
    <w:rsid w:val="000121D1"/>
    <w:rsid w:val="00012675"/>
    <w:rsid w:val="000126D4"/>
    <w:rsid w:val="00013289"/>
    <w:rsid w:val="0001376F"/>
    <w:rsid w:val="0001384A"/>
    <w:rsid w:val="00013AA9"/>
    <w:rsid w:val="00013E64"/>
    <w:rsid w:val="00014365"/>
    <w:rsid w:val="00014C9D"/>
    <w:rsid w:val="000152AC"/>
    <w:rsid w:val="0001586C"/>
    <w:rsid w:val="00015A2B"/>
    <w:rsid w:val="00015F67"/>
    <w:rsid w:val="00016553"/>
    <w:rsid w:val="0001661A"/>
    <w:rsid w:val="00016633"/>
    <w:rsid w:val="00017612"/>
    <w:rsid w:val="00017734"/>
    <w:rsid w:val="00017829"/>
    <w:rsid w:val="000179B2"/>
    <w:rsid w:val="000206BD"/>
    <w:rsid w:val="00020C36"/>
    <w:rsid w:val="00021616"/>
    <w:rsid w:val="0002186B"/>
    <w:rsid w:val="000218D4"/>
    <w:rsid w:val="00021BA3"/>
    <w:rsid w:val="00022116"/>
    <w:rsid w:val="0002229D"/>
    <w:rsid w:val="000228CB"/>
    <w:rsid w:val="00022970"/>
    <w:rsid w:val="00022A93"/>
    <w:rsid w:val="00022ABD"/>
    <w:rsid w:val="00022CB0"/>
    <w:rsid w:val="000238E1"/>
    <w:rsid w:val="00023F12"/>
    <w:rsid w:val="00024CE4"/>
    <w:rsid w:val="00024FEC"/>
    <w:rsid w:val="000262AA"/>
    <w:rsid w:val="000265AE"/>
    <w:rsid w:val="00026E5C"/>
    <w:rsid w:val="00026FD5"/>
    <w:rsid w:val="00027358"/>
    <w:rsid w:val="00027A9D"/>
    <w:rsid w:val="00027BDC"/>
    <w:rsid w:val="00030210"/>
    <w:rsid w:val="00030406"/>
    <w:rsid w:val="000306DB"/>
    <w:rsid w:val="00030D5B"/>
    <w:rsid w:val="00031189"/>
    <w:rsid w:val="0003187D"/>
    <w:rsid w:val="00031CE7"/>
    <w:rsid w:val="00031F20"/>
    <w:rsid w:val="000321EC"/>
    <w:rsid w:val="00032A27"/>
    <w:rsid w:val="00032F4F"/>
    <w:rsid w:val="00033264"/>
    <w:rsid w:val="000345CF"/>
    <w:rsid w:val="00034652"/>
    <w:rsid w:val="00034847"/>
    <w:rsid w:val="00034947"/>
    <w:rsid w:val="00034A05"/>
    <w:rsid w:val="00034DD2"/>
    <w:rsid w:val="0003557C"/>
    <w:rsid w:val="000369CE"/>
    <w:rsid w:val="00036A03"/>
    <w:rsid w:val="00036D7A"/>
    <w:rsid w:val="000370E2"/>
    <w:rsid w:val="000402B5"/>
    <w:rsid w:val="000405FC"/>
    <w:rsid w:val="000413C1"/>
    <w:rsid w:val="00041AE3"/>
    <w:rsid w:val="00041B6E"/>
    <w:rsid w:val="00041E09"/>
    <w:rsid w:val="00041E86"/>
    <w:rsid w:val="000420BA"/>
    <w:rsid w:val="000428E9"/>
    <w:rsid w:val="00042C9E"/>
    <w:rsid w:val="00042E9A"/>
    <w:rsid w:val="00042EDC"/>
    <w:rsid w:val="000435E3"/>
    <w:rsid w:val="0004407F"/>
    <w:rsid w:val="00044494"/>
    <w:rsid w:val="000449F5"/>
    <w:rsid w:val="00044DD3"/>
    <w:rsid w:val="00045020"/>
    <w:rsid w:val="0004542F"/>
    <w:rsid w:val="00045668"/>
    <w:rsid w:val="00045A30"/>
    <w:rsid w:val="00045FA7"/>
    <w:rsid w:val="00046C0F"/>
    <w:rsid w:val="0004767A"/>
    <w:rsid w:val="00047889"/>
    <w:rsid w:val="00047A3F"/>
    <w:rsid w:val="00047CA0"/>
    <w:rsid w:val="000506BC"/>
    <w:rsid w:val="00050B01"/>
    <w:rsid w:val="00050F79"/>
    <w:rsid w:val="00050FD0"/>
    <w:rsid w:val="00051822"/>
    <w:rsid w:val="00051F36"/>
    <w:rsid w:val="00052DCA"/>
    <w:rsid w:val="00052FB8"/>
    <w:rsid w:val="000530A6"/>
    <w:rsid w:val="000536A3"/>
    <w:rsid w:val="000537C1"/>
    <w:rsid w:val="000537EC"/>
    <w:rsid w:val="00054128"/>
    <w:rsid w:val="00054A5F"/>
    <w:rsid w:val="000553E0"/>
    <w:rsid w:val="00055450"/>
    <w:rsid w:val="000559A5"/>
    <w:rsid w:val="00056026"/>
    <w:rsid w:val="00056189"/>
    <w:rsid w:val="00056286"/>
    <w:rsid w:val="00056997"/>
    <w:rsid w:val="00056F3B"/>
    <w:rsid w:val="00057293"/>
    <w:rsid w:val="00057A33"/>
    <w:rsid w:val="00060125"/>
    <w:rsid w:val="00060203"/>
    <w:rsid w:val="00060361"/>
    <w:rsid w:val="00060634"/>
    <w:rsid w:val="000610D4"/>
    <w:rsid w:val="00061222"/>
    <w:rsid w:val="0006133A"/>
    <w:rsid w:val="00061747"/>
    <w:rsid w:val="000617E8"/>
    <w:rsid w:val="00061A23"/>
    <w:rsid w:val="00061E5C"/>
    <w:rsid w:val="0006275A"/>
    <w:rsid w:val="000629C1"/>
    <w:rsid w:val="00063310"/>
    <w:rsid w:val="00063348"/>
    <w:rsid w:val="0006338A"/>
    <w:rsid w:val="000633E2"/>
    <w:rsid w:val="00063591"/>
    <w:rsid w:val="000645EF"/>
    <w:rsid w:val="00064AB2"/>
    <w:rsid w:val="0006515A"/>
    <w:rsid w:val="00065E01"/>
    <w:rsid w:val="0006634C"/>
    <w:rsid w:val="000671E3"/>
    <w:rsid w:val="00067DF4"/>
    <w:rsid w:val="00067F51"/>
    <w:rsid w:val="00070111"/>
    <w:rsid w:val="00070F5F"/>
    <w:rsid w:val="000711B6"/>
    <w:rsid w:val="0007156D"/>
    <w:rsid w:val="000717D9"/>
    <w:rsid w:val="00071841"/>
    <w:rsid w:val="00072828"/>
    <w:rsid w:val="000731A3"/>
    <w:rsid w:val="0007375C"/>
    <w:rsid w:val="00073A36"/>
    <w:rsid w:val="00073C4A"/>
    <w:rsid w:val="00074187"/>
    <w:rsid w:val="000748D8"/>
    <w:rsid w:val="00075126"/>
    <w:rsid w:val="0007551D"/>
    <w:rsid w:val="00075AC8"/>
    <w:rsid w:val="00076542"/>
    <w:rsid w:val="000768AF"/>
    <w:rsid w:val="000769CB"/>
    <w:rsid w:val="00076F36"/>
    <w:rsid w:val="00077099"/>
    <w:rsid w:val="00077238"/>
    <w:rsid w:val="00077D2F"/>
    <w:rsid w:val="00080196"/>
    <w:rsid w:val="0008082C"/>
    <w:rsid w:val="00080D8C"/>
    <w:rsid w:val="00080EC4"/>
    <w:rsid w:val="00081684"/>
    <w:rsid w:val="00082032"/>
    <w:rsid w:val="000823B8"/>
    <w:rsid w:val="0008282D"/>
    <w:rsid w:val="00082E8F"/>
    <w:rsid w:val="00083A24"/>
    <w:rsid w:val="0008482F"/>
    <w:rsid w:val="00085262"/>
    <w:rsid w:val="000854CB"/>
    <w:rsid w:val="00085D9C"/>
    <w:rsid w:val="00085DC5"/>
    <w:rsid w:val="00085EF2"/>
    <w:rsid w:val="0008623A"/>
    <w:rsid w:val="000864D9"/>
    <w:rsid w:val="000871BA"/>
    <w:rsid w:val="00087889"/>
    <w:rsid w:val="00087BBB"/>
    <w:rsid w:val="000904F1"/>
    <w:rsid w:val="00090634"/>
    <w:rsid w:val="00090745"/>
    <w:rsid w:val="0009086F"/>
    <w:rsid w:val="00090D60"/>
    <w:rsid w:val="00090FCF"/>
    <w:rsid w:val="000910CE"/>
    <w:rsid w:val="0009119C"/>
    <w:rsid w:val="00091782"/>
    <w:rsid w:val="000919EF"/>
    <w:rsid w:val="000921BA"/>
    <w:rsid w:val="00092817"/>
    <w:rsid w:val="000930A9"/>
    <w:rsid w:val="000938E6"/>
    <w:rsid w:val="00093C9E"/>
    <w:rsid w:val="00093E40"/>
    <w:rsid w:val="0009406B"/>
    <w:rsid w:val="00094309"/>
    <w:rsid w:val="000945EA"/>
    <w:rsid w:val="00094CBE"/>
    <w:rsid w:val="00094DFD"/>
    <w:rsid w:val="000954B4"/>
    <w:rsid w:val="00095941"/>
    <w:rsid w:val="00095B5B"/>
    <w:rsid w:val="00096713"/>
    <w:rsid w:val="00096AFF"/>
    <w:rsid w:val="00097627"/>
    <w:rsid w:val="000979FD"/>
    <w:rsid w:val="00097EAA"/>
    <w:rsid w:val="000A01B6"/>
    <w:rsid w:val="000A07C7"/>
    <w:rsid w:val="000A0900"/>
    <w:rsid w:val="000A0BAF"/>
    <w:rsid w:val="000A0BB0"/>
    <w:rsid w:val="000A0CD7"/>
    <w:rsid w:val="000A1EBC"/>
    <w:rsid w:val="000A2617"/>
    <w:rsid w:val="000A2A7C"/>
    <w:rsid w:val="000A34C8"/>
    <w:rsid w:val="000A3891"/>
    <w:rsid w:val="000A3CC4"/>
    <w:rsid w:val="000A4529"/>
    <w:rsid w:val="000A48BC"/>
    <w:rsid w:val="000A4C79"/>
    <w:rsid w:val="000A4D19"/>
    <w:rsid w:val="000A505E"/>
    <w:rsid w:val="000A5280"/>
    <w:rsid w:val="000A5687"/>
    <w:rsid w:val="000A5D9E"/>
    <w:rsid w:val="000A70A0"/>
    <w:rsid w:val="000A7235"/>
    <w:rsid w:val="000A72B6"/>
    <w:rsid w:val="000A72DA"/>
    <w:rsid w:val="000A75BA"/>
    <w:rsid w:val="000A7978"/>
    <w:rsid w:val="000A7983"/>
    <w:rsid w:val="000A7A65"/>
    <w:rsid w:val="000A7E1E"/>
    <w:rsid w:val="000B05AE"/>
    <w:rsid w:val="000B0D33"/>
    <w:rsid w:val="000B0D58"/>
    <w:rsid w:val="000B165C"/>
    <w:rsid w:val="000B18A3"/>
    <w:rsid w:val="000B1D14"/>
    <w:rsid w:val="000B1D87"/>
    <w:rsid w:val="000B1DF8"/>
    <w:rsid w:val="000B231F"/>
    <w:rsid w:val="000B26BE"/>
    <w:rsid w:val="000B3460"/>
    <w:rsid w:val="000B36B5"/>
    <w:rsid w:val="000B3891"/>
    <w:rsid w:val="000B38D1"/>
    <w:rsid w:val="000B3AD9"/>
    <w:rsid w:val="000B3FCC"/>
    <w:rsid w:val="000B4BA7"/>
    <w:rsid w:val="000B5298"/>
    <w:rsid w:val="000B534C"/>
    <w:rsid w:val="000B54F8"/>
    <w:rsid w:val="000B57EB"/>
    <w:rsid w:val="000B5D60"/>
    <w:rsid w:val="000B6521"/>
    <w:rsid w:val="000B6700"/>
    <w:rsid w:val="000B6816"/>
    <w:rsid w:val="000B6876"/>
    <w:rsid w:val="000B6C7A"/>
    <w:rsid w:val="000B73E9"/>
    <w:rsid w:val="000B7FFA"/>
    <w:rsid w:val="000C002C"/>
    <w:rsid w:val="000C04EE"/>
    <w:rsid w:val="000C1D66"/>
    <w:rsid w:val="000C20C6"/>
    <w:rsid w:val="000C21A6"/>
    <w:rsid w:val="000C23B0"/>
    <w:rsid w:val="000C23FE"/>
    <w:rsid w:val="000C2637"/>
    <w:rsid w:val="000C2C4E"/>
    <w:rsid w:val="000C3057"/>
    <w:rsid w:val="000C3318"/>
    <w:rsid w:val="000C371D"/>
    <w:rsid w:val="000C37FB"/>
    <w:rsid w:val="000C384D"/>
    <w:rsid w:val="000C3D2A"/>
    <w:rsid w:val="000C468E"/>
    <w:rsid w:val="000C4826"/>
    <w:rsid w:val="000C4E95"/>
    <w:rsid w:val="000C5248"/>
    <w:rsid w:val="000C5670"/>
    <w:rsid w:val="000C56A9"/>
    <w:rsid w:val="000C5808"/>
    <w:rsid w:val="000C5908"/>
    <w:rsid w:val="000C5D60"/>
    <w:rsid w:val="000C6070"/>
    <w:rsid w:val="000C64C1"/>
    <w:rsid w:val="000C6820"/>
    <w:rsid w:val="000C7004"/>
    <w:rsid w:val="000C7D96"/>
    <w:rsid w:val="000D089B"/>
    <w:rsid w:val="000D10A3"/>
    <w:rsid w:val="000D14B6"/>
    <w:rsid w:val="000D2891"/>
    <w:rsid w:val="000D397E"/>
    <w:rsid w:val="000D3C8C"/>
    <w:rsid w:val="000D457D"/>
    <w:rsid w:val="000D4701"/>
    <w:rsid w:val="000D4831"/>
    <w:rsid w:val="000D49F6"/>
    <w:rsid w:val="000D4B53"/>
    <w:rsid w:val="000D4B6A"/>
    <w:rsid w:val="000D4BB1"/>
    <w:rsid w:val="000D4BB7"/>
    <w:rsid w:val="000D4D06"/>
    <w:rsid w:val="000D4F90"/>
    <w:rsid w:val="000D52BD"/>
    <w:rsid w:val="000D53ED"/>
    <w:rsid w:val="000D5EB8"/>
    <w:rsid w:val="000D6E98"/>
    <w:rsid w:val="000D728F"/>
    <w:rsid w:val="000D7BC8"/>
    <w:rsid w:val="000D7ED7"/>
    <w:rsid w:val="000D7F2F"/>
    <w:rsid w:val="000E098F"/>
    <w:rsid w:val="000E1209"/>
    <w:rsid w:val="000E1464"/>
    <w:rsid w:val="000E19BA"/>
    <w:rsid w:val="000E1E48"/>
    <w:rsid w:val="000E1E93"/>
    <w:rsid w:val="000E25AA"/>
    <w:rsid w:val="000E27B4"/>
    <w:rsid w:val="000E2BD5"/>
    <w:rsid w:val="000E2FA4"/>
    <w:rsid w:val="000E30F8"/>
    <w:rsid w:val="000E46D6"/>
    <w:rsid w:val="000E483F"/>
    <w:rsid w:val="000E4948"/>
    <w:rsid w:val="000E4DD1"/>
    <w:rsid w:val="000E4FF4"/>
    <w:rsid w:val="000E5A4C"/>
    <w:rsid w:val="000E60B5"/>
    <w:rsid w:val="000E6BCF"/>
    <w:rsid w:val="000E7130"/>
    <w:rsid w:val="000E76E9"/>
    <w:rsid w:val="000E7C93"/>
    <w:rsid w:val="000E7F03"/>
    <w:rsid w:val="000F0778"/>
    <w:rsid w:val="000F07BD"/>
    <w:rsid w:val="000F13EE"/>
    <w:rsid w:val="000F147F"/>
    <w:rsid w:val="000F1936"/>
    <w:rsid w:val="000F2239"/>
    <w:rsid w:val="000F2848"/>
    <w:rsid w:val="000F2CE5"/>
    <w:rsid w:val="000F35BE"/>
    <w:rsid w:val="000F3F09"/>
    <w:rsid w:val="000F4627"/>
    <w:rsid w:val="000F487C"/>
    <w:rsid w:val="000F4A21"/>
    <w:rsid w:val="000F4E69"/>
    <w:rsid w:val="000F4FE2"/>
    <w:rsid w:val="000F58A9"/>
    <w:rsid w:val="000F65E4"/>
    <w:rsid w:val="000F74D8"/>
    <w:rsid w:val="000F76FB"/>
    <w:rsid w:val="000F77B0"/>
    <w:rsid w:val="0010034B"/>
    <w:rsid w:val="001005E4"/>
    <w:rsid w:val="00100725"/>
    <w:rsid w:val="001011AF"/>
    <w:rsid w:val="001016B4"/>
    <w:rsid w:val="00101B60"/>
    <w:rsid w:val="00101BAD"/>
    <w:rsid w:val="00101DB5"/>
    <w:rsid w:val="0010239D"/>
    <w:rsid w:val="0010276E"/>
    <w:rsid w:val="00103176"/>
    <w:rsid w:val="00103B18"/>
    <w:rsid w:val="00103DC4"/>
    <w:rsid w:val="00104794"/>
    <w:rsid w:val="001057BE"/>
    <w:rsid w:val="00105DBA"/>
    <w:rsid w:val="00105DDF"/>
    <w:rsid w:val="00106028"/>
    <w:rsid w:val="001068CB"/>
    <w:rsid w:val="00106E46"/>
    <w:rsid w:val="001071D2"/>
    <w:rsid w:val="00107454"/>
    <w:rsid w:val="0010766B"/>
    <w:rsid w:val="001078FF"/>
    <w:rsid w:val="00107E0F"/>
    <w:rsid w:val="00110568"/>
    <w:rsid w:val="0011065C"/>
    <w:rsid w:val="00110851"/>
    <w:rsid w:val="001109EA"/>
    <w:rsid w:val="00111366"/>
    <w:rsid w:val="0011197B"/>
    <w:rsid w:val="00111B28"/>
    <w:rsid w:val="00111F73"/>
    <w:rsid w:val="00112515"/>
    <w:rsid w:val="00112616"/>
    <w:rsid w:val="00112A86"/>
    <w:rsid w:val="00112CEE"/>
    <w:rsid w:val="0011351E"/>
    <w:rsid w:val="0011359E"/>
    <w:rsid w:val="0011464C"/>
    <w:rsid w:val="00114940"/>
    <w:rsid w:val="00114FC6"/>
    <w:rsid w:val="0011548B"/>
    <w:rsid w:val="00115679"/>
    <w:rsid w:val="001156D4"/>
    <w:rsid w:val="00115761"/>
    <w:rsid w:val="00115773"/>
    <w:rsid w:val="0011595C"/>
    <w:rsid w:val="00115E08"/>
    <w:rsid w:val="0011625B"/>
    <w:rsid w:val="0011682D"/>
    <w:rsid w:val="001169F1"/>
    <w:rsid w:val="00116A72"/>
    <w:rsid w:val="00116CFE"/>
    <w:rsid w:val="001170F1"/>
    <w:rsid w:val="001171E1"/>
    <w:rsid w:val="00117239"/>
    <w:rsid w:val="00117B41"/>
    <w:rsid w:val="00117C1A"/>
    <w:rsid w:val="00120AA3"/>
    <w:rsid w:val="001211AD"/>
    <w:rsid w:val="00121402"/>
    <w:rsid w:val="0012163D"/>
    <w:rsid w:val="00121894"/>
    <w:rsid w:val="00121CCB"/>
    <w:rsid w:val="001223EB"/>
    <w:rsid w:val="0012277B"/>
    <w:rsid w:val="001227E2"/>
    <w:rsid w:val="00122A8A"/>
    <w:rsid w:val="00122BE1"/>
    <w:rsid w:val="001233BE"/>
    <w:rsid w:val="0012376F"/>
    <w:rsid w:val="0012386D"/>
    <w:rsid w:val="00123AFE"/>
    <w:rsid w:val="00124706"/>
    <w:rsid w:val="001247A0"/>
    <w:rsid w:val="00125597"/>
    <w:rsid w:val="0012637A"/>
    <w:rsid w:val="0012647C"/>
    <w:rsid w:val="001266AE"/>
    <w:rsid w:val="00126910"/>
    <w:rsid w:val="00126FD7"/>
    <w:rsid w:val="00127AC0"/>
    <w:rsid w:val="00127C2F"/>
    <w:rsid w:val="00127EC2"/>
    <w:rsid w:val="00130AD0"/>
    <w:rsid w:val="00130CEE"/>
    <w:rsid w:val="00130E1E"/>
    <w:rsid w:val="00130F4C"/>
    <w:rsid w:val="001310E7"/>
    <w:rsid w:val="0013150B"/>
    <w:rsid w:val="00131AAA"/>
    <w:rsid w:val="001322AB"/>
    <w:rsid w:val="001325F5"/>
    <w:rsid w:val="0013290B"/>
    <w:rsid w:val="001329D3"/>
    <w:rsid w:val="00132B0E"/>
    <w:rsid w:val="00132F4C"/>
    <w:rsid w:val="0013354D"/>
    <w:rsid w:val="00134532"/>
    <w:rsid w:val="00134657"/>
    <w:rsid w:val="00134B7F"/>
    <w:rsid w:val="00134B86"/>
    <w:rsid w:val="00134D05"/>
    <w:rsid w:val="00134EC1"/>
    <w:rsid w:val="00134F78"/>
    <w:rsid w:val="0013541D"/>
    <w:rsid w:val="001358F5"/>
    <w:rsid w:val="00135E18"/>
    <w:rsid w:val="0013681E"/>
    <w:rsid w:val="00136BF5"/>
    <w:rsid w:val="00136D8E"/>
    <w:rsid w:val="00136E1B"/>
    <w:rsid w:val="0013701D"/>
    <w:rsid w:val="00137740"/>
    <w:rsid w:val="00137D21"/>
    <w:rsid w:val="001401CD"/>
    <w:rsid w:val="00140367"/>
    <w:rsid w:val="00140519"/>
    <w:rsid w:val="0014085F"/>
    <w:rsid w:val="00140B93"/>
    <w:rsid w:val="00140E54"/>
    <w:rsid w:val="00141DE0"/>
    <w:rsid w:val="00141F8D"/>
    <w:rsid w:val="00142688"/>
    <w:rsid w:val="00142829"/>
    <w:rsid w:val="00142CD2"/>
    <w:rsid w:val="00143674"/>
    <w:rsid w:val="001436B7"/>
    <w:rsid w:val="001437E4"/>
    <w:rsid w:val="00143BF6"/>
    <w:rsid w:val="001449F6"/>
    <w:rsid w:val="00145553"/>
    <w:rsid w:val="001457EC"/>
    <w:rsid w:val="001458D2"/>
    <w:rsid w:val="00146339"/>
    <w:rsid w:val="001466ED"/>
    <w:rsid w:val="00146FC9"/>
    <w:rsid w:val="00147331"/>
    <w:rsid w:val="00147834"/>
    <w:rsid w:val="00147C7F"/>
    <w:rsid w:val="00147CE9"/>
    <w:rsid w:val="00150250"/>
    <w:rsid w:val="001505BF"/>
    <w:rsid w:val="0015092D"/>
    <w:rsid w:val="00150943"/>
    <w:rsid w:val="00150D56"/>
    <w:rsid w:val="00150D61"/>
    <w:rsid w:val="00150D88"/>
    <w:rsid w:val="001510A3"/>
    <w:rsid w:val="001510B0"/>
    <w:rsid w:val="0015165D"/>
    <w:rsid w:val="00151C6E"/>
    <w:rsid w:val="00151F16"/>
    <w:rsid w:val="001529FD"/>
    <w:rsid w:val="00152BBC"/>
    <w:rsid w:val="00153148"/>
    <w:rsid w:val="001531C1"/>
    <w:rsid w:val="00153668"/>
    <w:rsid w:val="001536ED"/>
    <w:rsid w:val="00153AD4"/>
    <w:rsid w:val="00153BC2"/>
    <w:rsid w:val="001544B2"/>
    <w:rsid w:val="001549C1"/>
    <w:rsid w:val="00154CB5"/>
    <w:rsid w:val="00155678"/>
    <w:rsid w:val="00155842"/>
    <w:rsid w:val="00155B62"/>
    <w:rsid w:val="00156DE0"/>
    <w:rsid w:val="00156F65"/>
    <w:rsid w:val="00157569"/>
    <w:rsid w:val="0015777C"/>
    <w:rsid w:val="00157882"/>
    <w:rsid w:val="00157ADF"/>
    <w:rsid w:val="00157E3F"/>
    <w:rsid w:val="001600C4"/>
    <w:rsid w:val="00160901"/>
    <w:rsid w:val="00160B7A"/>
    <w:rsid w:val="0016124C"/>
    <w:rsid w:val="00161666"/>
    <w:rsid w:val="001616E3"/>
    <w:rsid w:val="00161788"/>
    <w:rsid w:val="00161F03"/>
    <w:rsid w:val="00161F86"/>
    <w:rsid w:val="001620E9"/>
    <w:rsid w:val="00162885"/>
    <w:rsid w:val="00162E33"/>
    <w:rsid w:val="0016328A"/>
    <w:rsid w:val="00163B6C"/>
    <w:rsid w:val="00163D68"/>
    <w:rsid w:val="00163F90"/>
    <w:rsid w:val="0016404D"/>
    <w:rsid w:val="0016412E"/>
    <w:rsid w:val="00164A5D"/>
    <w:rsid w:val="00164C66"/>
    <w:rsid w:val="0016531E"/>
    <w:rsid w:val="00165530"/>
    <w:rsid w:val="001659A7"/>
    <w:rsid w:val="00165A49"/>
    <w:rsid w:val="00165B85"/>
    <w:rsid w:val="00165BD3"/>
    <w:rsid w:val="00165DA0"/>
    <w:rsid w:val="00166171"/>
    <w:rsid w:val="001662AE"/>
    <w:rsid w:val="00166AFC"/>
    <w:rsid w:val="00166B5B"/>
    <w:rsid w:val="00166CC4"/>
    <w:rsid w:val="00167E87"/>
    <w:rsid w:val="00167FEB"/>
    <w:rsid w:val="0017069F"/>
    <w:rsid w:val="001706A3"/>
    <w:rsid w:val="00170E27"/>
    <w:rsid w:val="0017120A"/>
    <w:rsid w:val="00171A42"/>
    <w:rsid w:val="00172413"/>
    <w:rsid w:val="0017255A"/>
    <w:rsid w:val="00172A38"/>
    <w:rsid w:val="00172DFB"/>
    <w:rsid w:val="00173997"/>
    <w:rsid w:val="00173A57"/>
    <w:rsid w:val="00173C72"/>
    <w:rsid w:val="00174C64"/>
    <w:rsid w:val="001763CF"/>
    <w:rsid w:val="00176C71"/>
    <w:rsid w:val="00176DA3"/>
    <w:rsid w:val="00177271"/>
    <w:rsid w:val="00177528"/>
    <w:rsid w:val="00177B94"/>
    <w:rsid w:val="00180659"/>
    <w:rsid w:val="001807B0"/>
    <w:rsid w:val="0018085F"/>
    <w:rsid w:val="00180B22"/>
    <w:rsid w:val="00181004"/>
    <w:rsid w:val="00181253"/>
    <w:rsid w:val="0018180C"/>
    <w:rsid w:val="00181933"/>
    <w:rsid w:val="00181E48"/>
    <w:rsid w:val="00181F02"/>
    <w:rsid w:val="00181F45"/>
    <w:rsid w:val="0018370C"/>
    <w:rsid w:val="00183EC6"/>
    <w:rsid w:val="001842ED"/>
    <w:rsid w:val="00184372"/>
    <w:rsid w:val="00184907"/>
    <w:rsid w:val="00184DB5"/>
    <w:rsid w:val="00184E7B"/>
    <w:rsid w:val="001853FF"/>
    <w:rsid w:val="001854ED"/>
    <w:rsid w:val="0018557D"/>
    <w:rsid w:val="00185638"/>
    <w:rsid w:val="00185938"/>
    <w:rsid w:val="001866BC"/>
    <w:rsid w:val="00186810"/>
    <w:rsid w:val="0018713E"/>
    <w:rsid w:val="00187531"/>
    <w:rsid w:val="00187673"/>
    <w:rsid w:val="00187A14"/>
    <w:rsid w:val="00187EEB"/>
    <w:rsid w:val="00187FBB"/>
    <w:rsid w:val="00190124"/>
    <w:rsid w:val="0019019C"/>
    <w:rsid w:val="001917FE"/>
    <w:rsid w:val="0019253F"/>
    <w:rsid w:val="0019254C"/>
    <w:rsid w:val="00192576"/>
    <w:rsid w:val="00192EF7"/>
    <w:rsid w:val="001931A5"/>
    <w:rsid w:val="001934CF"/>
    <w:rsid w:val="00193CA7"/>
    <w:rsid w:val="00193D7E"/>
    <w:rsid w:val="00194533"/>
    <w:rsid w:val="00194803"/>
    <w:rsid w:val="00194863"/>
    <w:rsid w:val="0019503A"/>
    <w:rsid w:val="00195455"/>
    <w:rsid w:val="00195591"/>
    <w:rsid w:val="00195850"/>
    <w:rsid w:val="001958CC"/>
    <w:rsid w:val="0019643C"/>
    <w:rsid w:val="0019651E"/>
    <w:rsid w:val="001967B2"/>
    <w:rsid w:val="0019680A"/>
    <w:rsid w:val="001968AF"/>
    <w:rsid w:val="00196A8B"/>
    <w:rsid w:val="00196DAE"/>
    <w:rsid w:val="00196E4D"/>
    <w:rsid w:val="001973FE"/>
    <w:rsid w:val="001975A0"/>
    <w:rsid w:val="00197AA3"/>
    <w:rsid w:val="00197FE1"/>
    <w:rsid w:val="001A012F"/>
    <w:rsid w:val="001A057F"/>
    <w:rsid w:val="001A0895"/>
    <w:rsid w:val="001A0E76"/>
    <w:rsid w:val="001A0F3D"/>
    <w:rsid w:val="001A1362"/>
    <w:rsid w:val="001A1BCD"/>
    <w:rsid w:val="001A1D28"/>
    <w:rsid w:val="001A2314"/>
    <w:rsid w:val="001A235A"/>
    <w:rsid w:val="001A23DD"/>
    <w:rsid w:val="001A243B"/>
    <w:rsid w:val="001A27DD"/>
    <w:rsid w:val="001A288A"/>
    <w:rsid w:val="001A2C85"/>
    <w:rsid w:val="001A2D89"/>
    <w:rsid w:val="001A2D8A"/>
    <w:rsid w:val="001A2DF0"/>
    <w:rsid w:val="001A3705"/>
    <w:rsid w:val="001A3EA3"/>
    <w:rsid w:val="001A3F1E"/>
    <w:rsid w:val="001A479D"/>
    <w:rsid w:val="001A4A18"/>
    <w:rsid w:val="001A4BD4"/>
    <w:rsid w:val="001A7136"/>
    <w:rsid w:val="001A768D"/>
    <w:rsid w:val="001A7750"/>
    <w:rsid w:val="001A7DD1"/>
    <w:rsid w:val="001B04A0"/>
    <w:rsid w:val="001B06E0"/>
    <w:rsid w:val="001B0D2E"/>
    <w:rsid w:val="001B16A5"/>
    <w:rsid w:val="001B16C3"/>
    <w:rsid w:val="001B1C92"/>
    <w:rsid w:val="001B314C"/>
    <w:rsid w:val="001B36BB"/>
    <w:rsid w:val="001B3790"/>
    <w:rsid w:val="001B46AB"/>
    <w:rsid w:val="001B49AC"/>
    <w:rsid w:val="001B4B67"/>
    <w:rsid w:val="001B505A"/>
    <w:rsid w:val="001B523B"/>
    <w:rsid w:val="001B54E2"/>
    <w:rsid w:val="001B55F8"/>
    <w:rsid w:val="001B56DA"/>
    <w:rsid w:val="001B57FA"/>
    <w:rsid w:val="001B5D9A"/>
    <w:rsid w:val="001B5FEE"/>
    <w:rsid w:val="001B6229"/>
    <w:rsid w:val="001B6AA0"/>
    <w:rsid w:val="001B6BD1"/>
    <w:rsid w:val="001B73C3"/>
    <w:rsid w:val="001B7CC4"/>
    <w:rsid w:val="001B7D83"/>
    <w:rsid w:val="001C0277"/>
    <w:rsid w:val="001C0E7C"/>
    <w:rsid w:val="001C0FAB"/>
    <w:rsid w:val="001C1852"/>
    <w:rsid w:val="001C2015"/>
    <w:rsid w:val="001C2374"/>
    <w:rsid w:val="001C237F"/>
    <w:rsid w:val="001C284D"/>
    <w:rsid w:val="001C2F28"/>
    <w:rsid w:val="001C3300"/>
    <w:rsid w:val="001C35CF"/>
    <w:rsid w:val="001C3796"/>
    <w:rsid w:val="001C394C"/>
    <w:rsid w:val="001C3A29"/>
    <w:rsid w:val="001C3E07"/>
    <w:rsid w:val="001C42BA"/>
    <w:rsid w:val="001C5246"/>
    <w:rsid w:val="001C5369"/>
    <w:rsid w:val="001C5496"/>
    <w:rsid w:val="001C59E5"/>
    <w:rsid w:val="001C5BCB"/>
    <w:rsid w:val="001C5C34"/>
    <w:rsid w:val="001C622E"/>
    <w:rsid w:val="001C632C"/>
    <w:rsid w:val="001C683C"/>
    <w:rsid w:val="001C6953"/>
    <w:rsid w:val="001C695A"/>
    <w:rsid w:val="001C6D8A"/>
    <w:rsid w:val="001C6F58"/>
    <w:rsid w:val="001C70F6"/>
    <w:rsid w:val="001C7BA0"/>
    <w:rsid w:val="001C7D9D"/>
    <w:rsid w:val="001D0199"/>
    <w:rsid w:val="001D01CA"/>
    <w:rsid w:val="001D01D3"/>
    <w:rsid w:val="001D02AD"/>
    <w:rsid w:val="001D051B"/>
    <w:rsid w:val="001D0721"/>
    <w:rsid w:val="001D0A73"/>
    <w:rsid w:val="001D1811"/>
    <w:rsid w:val="001D1B43"/>
    <w:rsid w:val="001D21BA"/>
    <w:rsid w:val="001D2F5B"/>
    <w:rsid w:val="001D30E1"/>
    <w:rsid w:val="001D3760"/>
    <w:rsid w:val="001D39DA"/>
    <w:rsid w:val="001D3E78"/>
    <w:rsid w:val="001D4AFB"/>
    <w:rsid w:val="001D51CB"/>
    <w:rsid w:val="001D54C4"/>
    <w:rsid w:val="001D5571"/>
    <w:rsid w:val="001D5AB5"/>
    <w:rsid w:val="001D5C8A"/>
    <w:rsid w:val="001D5E03"/>
    <w:rsid w:val="001D5F11"/>
    <w:rsid w:val="001D5FAB"/>
    <w:rsid w:val="001D6079"/>
    <w:rsid w:val="001D6477"/>
    <w:rsid w:val="001D7E2E"/>
    <w:rsid w:val="001D7E4A"/>
    <w:rsid w:val="001D7FE3"/>
    <w:rsid w:val="001E0209"/>
    <w:rsid w:val="001E0714"/>
    <w:rsid w:val="001E0C4A"/>
    <w:rsid w:val="001E0DEB"/>
    <w:rsid w:val="001E11D4"/>
    <w:rsid w:val="001E21F7"/>
    <w:rsid w:val="001E2387"/>
    <w:rsid w:val="001E2515"/>
    <w:rsid w:val="001E2721"/>
    <w:rsid w:val="001E27D3"/>
    <w:rsid w:val="001E27E2"/>
    <w:rsid w:val="001E2E3B"/>
    <w:rsid w:val="001E2E6F"/>
    <w:rsid w:val="001E4575"/>
    <w:rsid w:val="001E4737"/>
    <w:rsid w:val="001E48A1"/>
    <w:rsid w:val="001E54B2"/>
    <w:rsid w:val="001E57A0"/>
    <w:rsid w:val="001E59F9"/>
    <w:rsid w:val="001E5C27"/>
    <w:rsid w:val="001E613F"/>
    <w:rsid w:val="001E657D"/>
    <w:rsid w:val="001E73F3"/>
    <w:rsid w:val="001F04D6"/>
    <w:rsid w:val="001F0F40"/>
    <w:rsid w:val="001F1004"/>
    <w:rsid w:val="001F149A"/>
    <w:rsid w:val="001F14F0"/>
    <w:rsid w:val="001F15EB"/>
    <w:rsid w:val="001F18C0"/>
    <w:rsid w:val="001F1EF8"/>
    <w:rsid w:val="001F311F"/>
    <w:rsid w:val="001F35D2"/>
    <w:rsid w:val="001F3930"/>
    <w:rsid w:val="001F39B2"/>
    <w:rsid w:val="001F406F"/>
    <w:rsid w:val="001F4C87"/>
    <w:rsid w:val="001F4D68"/>
    <w:rsid w:val="001F55C5"/>
    <w:rsid w:val="001F595C"/>
    <w:rsid w:val="001F5AC3"/>
    <w:rsid w:val="001F5B0D"/>
    <w:rsid w:val="001F6253"/>
    <w:rsid w:val="001F6556"/>
    <w:rsid w:val="001F66AA"/>
    <w:rsid w:val="001F66C4"/>
    <w:rsid w:val="001F68BD"/>
    <w:rsid w:val="001F69A2"/>
    <w:rsid w:val="001F7CFC"/>
    <w:rsid w:val="0020035A"/>
    <w:rsid w:val="00200541"/>
    <w:rsid w:val="0020075B"/>
    <w:rsid w:val="00200FAF"/>
    <w:rsid w:val="002014EF"/>
    <w:rsid w:val="00201BD6"/>
    <w:rsid w:val="00202047"/>
    <w:rsid w:val="00202053"/>
    <w:rsid w:val="002020B9"/>
    <w:rsid w:val="0020212A"/>
    <w:rsid w:val="00202201"/>
    <w:rsid w:val="002024DB"/>
    <w:rsid w:val="002025E2"/>
    <w:rsid w:val="00202637"/>
    <w:rsid w:val="00202E47"/>
    <w:rsid w:val="00202F9B"/>
    <w:rsid w:val="00202FFC"/>
    <w:rsid w:val="00203166"/>
    <w:rsid w:val="0020316A"/>
    <w:rsid w:val="00203CF8"/>
    <w:rsid w:val="00203D34"/>
    <w:rsid w:val="00203DFE"/>
    <w:rsid w:val="0020418E"/>
    <w:rsid w:val="0020447E"/>
    <w:rsid w:val="00205433"/>
    <w:rsid w:val="00205891"/>
    <w:rsid w:val="00205AE4"/>
    <w:rsid w:val="00205DF9"/>
    <w:rsid w:val="00205E35"/>
    <w:rsid w:val="00205F94"/>
    <w:rsid w:val="002066EC"/>
    <w:rsid w:val="00206B9D"/>
    <w:rsid w:val="00206D2A"/>
    <w:rsid w:val="00206DEB"/>
    <w:rsid w:val="00206E81"/>
    <w:rsid w:val="00207339"/>
    <w:rsid w:val="00207452"/>
    <w:rsid w:val="002074AB"/>
    <w:rsid w:val="00207D6F"/>
    <w:rsid w:val="0021026C"/>
    <w:rsid w:val="00210BF9"/>
    <w:rsid w:val="00210EB5"/>
    <w:rsid w:val="00210EC5"/>
    <w:rsid w:val="00211E04"/>
    <w:rsid w:val="00211FC1"/>
    <w:rsid w:val="002134A8"/>
    <w:rsid w:val="00213CE2"/>
    <w:rsid w:val="00213D8D"/>
    <w:rsid w:val="00214077"/>
    <w:rsid w:val="002141D0"/>
    <w:rsid w:val="002142A2"/>
    <w:rsid w:val="002142FB"/>
    <w:rsid w:val="00214AA7"/>
    <w:rsid w:val="00214C6A"/>
    <w:rsid w:val="0021525B"/>
    <w:rsid w:val="002153F2"/>
    <w:rsid w:val="00215514"/>
    <w:rsid w:val="002155FF"/>
    <w:rsid w:val="00215A91"/>
    <w:rsid w:val="00215E6E"/>
    <w:rsid w:val="00215F8A"/>
    <w:rsid w:val="00216465"/>
    <w:rsid w:val="00216489"/>
    <w:rsid w:val="002165A8"/>
    <w:rsid w:val="002168DE"/>
    <w:rsid w:val="00216997"/>
    <w:rsid w:val="00216A3B"/>
    <w:rsid w:val="00217160"/>
    <w:rsid w:val="002175D0"/>
    <w:rsid w:val="002179E7"/>
    <w:rsid w:val="00217CA2"/>
    <w:rsid w:val="00217F1B"/>
    <w:rsid w:val="00220472"/>
    <w:rsid w:val="002206A7"/>
    <w:rsid w:val="00220BAC"/>
    <w:rsid w:val="00220EA1"/>
    <w:rsid w:val="002211A8"/>
    <w:rsid w:val="002215C6"/>
    <w:rsid w:val="00221A94"/>
    <w:rsid w:val="0022216C"/>
    <w:rsid w:val="002221FE"/>
    <w:rsid w:val="002225DA"/>
    <w:rsid w:val="002226B8"/>
    <w:rsid w:val="00222A70"/>
    <w:rsid w:val="00222B58"/>
    <w:rsid w:val="00223125"/>
    <w:rsid w:val="00223465"/>
    <w:rsid w:val="00223649"/>
    <w:rsid w:val="00223BA7"/>
    <w:rsid w:val="002244BB"/>
    <w:rsid w:val="00224E84"/>
    <w:rsid w:val="00225A46"/>
    <w:rsid w:val="00225EC3"/>
    <w:rsid w:val="0022688B"/>
    <w:rsid w:val="002268F5"/>
    <w:rsid w:val="002268F7"/>
    <w:rsid w:val="00226B92"/>
    <w:rsid w:val="00226BE6"/>
    <w:rsid w:val="00226D8E"/>
    <w:rsid w:val="002273FF"/>
    <w:rsid w:val="002275AC"/>
    <w:rsid w:val="00227AE2"/>
    <w:rsid w:val="00227BFA"/>
    <w:rsid w:val="00227F7C"/>
    <w:rsid w:val="0023063D"/>
    <w:rsid w:val="002307FC"/>
    <w:rsid w:val="002309AE"/>
    <w:rsid w:val="00230EE5"/>
    <w:rsid w:val="00231021"/>
    <w:rsid w:val="0023142A"/>
    <w:rsid w:val="0023209C"/>
    <w:rsid w:val="00233205"/>
    <w:rsid w:val="002336AB"/>
    <w:rsid w:val="00233860"/>
    <w:rsid w:val="00233C2F"/>
    <w:rsid w:val="00233D34"/>
    <w:rsid w:val="00233D5A"/>
    <w:rsid w:val="00233F35"/>
    <w:rsid w:val="002349E4"/>
    <w:rsid w:val="00234ACA"/>
    <w:rsid w:val="00234AD1"/>
    <w:rsid w:val="00235023"/>
    <w:rsid w:val="002357BE"/>
    <w:rsid w:val="002359E3"/>
    <w:rsid w:val="00235F76"/>
    <w:rsid w:val="002369A2"/>
    <w:rsid w:val="00236A78"/>
    <w:rsid w:val="00236DB9"/>
    <w:rsid w:val="00236E9A"/>
    <w:rsid w:val="00237790"/>
    <w:rsid w:val="00237AC6"/>
    <w:rsid w:val="00237B4B"/>
    <w:rsid w:val="00237CEE"/>
    <w:rsid w:val="00237DEA"/>
    <w:rsid w:val="002406DB"/>
    <w:rsid w:val="002419DB"/>
    <w:rsid w:val="00241C0C"/>
    <w:rsid w:val="00241FB6"/>
    <w:rsid w:val="002421D2"/>
    <w:rsid w:val="002425AC"/>
    <w:rsid w:val="00242767"/>
    <w:rsid w:val="0024286F"/>
    <w:rsid w:val="00242DA8"/>
    <w:rsid w:val="00243A7A"/>
    <w:rsid w:val="00243DE5"/>
    <w:rsid w:val="00244175"/>
    <w:rsid w:val="00244831"/>
    <w:rsid w:val="00245C93"/>
    <w:rsid w:val="00245E3F"/>
    <w:rsid w:val="0024608D"/>
    <w:rsid w:val="00246098"/>
    <w:rsid w:val="0024716D"/>
    <w:rsid w:val="00247403"/>
    <w:rsid w:val="00247CC0"/>
    <w:rsid w:val="00250287"/>
    <w:rsid w:val="002503D6"/>
    <w:rsid w:val="00250646"/>
    <w:rsid w:val="002506A3"/>
    <w:rsid w:val="0025078D"/>
    <w:rsid w:val="0025098F"/>
    <w:rsid w:val="00250A42"/>
    <w:rsid w:val="00250AB5"/>
    <w:rsid w:val="002515B6"/>
    <w:rsid w:val="002518D5"/>
    <w:rsid w:val="00251CCC"/>
    <w:rsid w:val="0025205E"/>
    <w:rsid w:val="00252BD0"/>
    <w:rsid w:val="00252FE3"/>
    <w:rsid w:val="002532F1"/>
    <w:rsid w:val="002532F8"/>
    <w:rsid w:val="00253FBB"/>
    <w:rsid w:val="002540D8"/>
    <w:rsid w:val="00254375"/>
    <w:rsid w:val="0025457B"/>
    <w:rsid w:val="00254631"/>
    <w:rsid w:val="002565CA"/>
    <w:rsid w:val="00256A97"/>
    <w:rsid w:val="00256C71"/>
    <w:rsid w:val="00257190"/>
    <w:rsid w:val="0025759D"/>
    <w:rsid w:val="002577FA"/>
    <w:rsid w:val="002577FB"/>
    <w:rsid w:val="002578D1"/>
    <w:rsid w:val="00257B33"/>
    <w:rsid w:val="00260271"/>
    <w:rsid w:val="00260AE2"/>
    <w:rsid w:val="00260E60"/>
    <w:rsid w:val="002612B9"/>
    <w:rsid w:val="002612C4"/>
    <w:rsid w:val="00261755"/>
    <w:rsid w:val="00261E15"/>
    <w:rsid w:val="00262595"/>
    <w:rsid w:val="002629FE"/>
    <w:rsid w:val="00262D3F"/>
    <w:rsid w:val="00262D8A"/>
    <w:rsid w:val="002632E2"/>
    <w:rsid w:val="00263A34"/>
    <w:rsid w:val="00263C99"/>
    <w:rsid w:val="002652E7"/>
    <w:rsid w:val="00265494"/>
    <w:rsid w:val="002654D1"/>
    <w:rsid w:val="00265F8B"/>
    <w:rsid w:val="00266082"/>
    <w:rsid w:val="00266228"/>
    <w:rsid w:val="002662FC"/>
    <w:rsid w:val="002665E5"/>
    <w:rsid w:val="00267086"/>
    <w:rsid w:val="002670FE"/>
    <w:rsid w:val="0026724D"/>
    <w:rsid w:val="00267370"/>
    <w:rsid w:val="00267A07"/>
    <w:rsid w:val="00267A9E"/>
    <w:rsid w:val="00267B40"/>
    <w:rsid w:val="0027009C"/>
    <w:rsid w:val="00270671"/>
    <w:rsid w:val="00270D31"/>
    <w:rsid w:val="00270D4A"/>
    <w:rsid w:val="00270F71"/>
    <w:rsid w:val="00270FB1"/>
    <w:rsid w:val="002712E4"/>
    <w:rsid w:val="00271B01"/>
    <w:rsid w:val="00272143"/>
    <w:rsid w:val="002721DF"/>
    <w:rsid w:val="00272815"/>
    <w:rsid w:val="002731F6"/>
    <w:rsid w:val="00273E4A"/>
    <w:rsid w:val="00274109"/>
    <w:rsid w:val="00274277"/>
    <w:rsid w:val="00274409"/>
    <w:rsid w:val="002749AF"/>
    <w:rsid w:val="00274C30"/>
    <w:rsid w:val="00274E23"/>
    <w:rsid w:val="002751CC"/>
    <w:rsid w:val="002754B0"/>
    <w:rsid w:val="0027578C"/>
    <w:rsid w:val="00275A82"/>
    <w:rsid w:val="002762DF"/>
    <w:rsid w:val="002764DC"/>
    <w:rsid w:val="00276548"/>
    <w:rsid w:val="00276C93"/>
    <w:rsid w:val="002772F2"/>
    <w:rsid w:val="00277758"/>
    <w:rsid w:val="0028047B"/>
    <w:rsid w:val="002804B1"/>
    <w:rsid w:val="00280736"/>
    <w:rsid w:val="0028089F"/>
    <w:rsid w:val="0028097F"/>
    <w:rsid w:val="00280AA4"/>
    <w:rsid w:val="002812E3"/>
    <w:rsid w:val="00281431"/>
    <w:rsid w:val="00281AA2"/>
    <w:rsid w:val="00281DF8"/>
    <w:rsid w:val="002823A2"/>
    <w:rsid w:val="00282F5E"/>
    <w:rsid w:val="002836D2"/>
    <w:rsid w:val="002837C4"/>
    <w:rsid w:val="0028388C"/>
    <w:rsid w:val="00283956"/>
    <w:rsid w:val="00283AFF"/>
    <w:rsid w:val="00283C6C"/>
    <w:rsid w:val="00283EB9"/>
    <w:rsid w:val="0028454B"/>
    <w:rsid w:val="00284633"/>
    <w:rsid w:val="00284855"/>
    <w:rsid w:val="00285A24"/>
    <w:rsid w:val="00285A7E"/>
    <w:rsid w:val="00286347"/>
    <w:rsid w:val="00286586"/>
    <w:rsid w:val="00286EBC"/>
    <w:rsid w:val="00286F95"/>
    <w:rsid w:val="00286FCA"/>
    <w:rsid w:val="002871E2"/>
    <w:rsid w:val="00287716"/>
    <w:rsid w:val="00287917"/>
    <w:rsid w:val="00287B55"/>
    <w:rsid w:val="00287BA3"/>
    <w:rsid w:val="00287E69"/>
    <w:rsid w:val="00290471"/>
    <w:rsid w:val="00290FF4"/>
    <w:rsid w:val="00291130"/>
    <w:rsid w:val="002916BC"/>
    <w:rsid w:val="002917C4"/>
    <w:rsid w:val="00291D51"/>
    <w:rsid w:val="00292496"/>
    <w:rsid w:val="0029293E"/>
    <w:rsid w:val="00292B52"/>
    <w:rsid w:val="00292C7E"/>
    <w:rsid w:val="002931C3"/>
    <w:rsid w:val="002938C5"/>
    <w:rsid w:val="00293DF4"/>
    <w:rsid w:val="00294028"/>
    <w:rsid w:val="002940F3"/>
    <w:rsid w:val="00294FD4"/>
    <w:rsid w:val="002951C7"/>
    <w:rsid w:val="002961CC"/>
    <w:rsid w:val="0029631D"/>
    <w:rsid w:val="002967CF"/>
    <w:rsid w:val="00296E28"/>
    <w:rsid w:val="00297339"/>
    <w:rsid w:val="0029766D"/>
    <w:rsid w:val="00297799"/>
    <w:rsid w:val="002A0949"/>
    <w:rsid w:val="002A0E1A"/>
    <w:rsid w:val="002A1B36"/>
    <w:rsid w:val="002A1C55"/>
    <w:rsid w:val="002A21B7"/>
    <w:rsid w:val="002A2491"/>
    <w:rsid w:val="002A25DD"/>
    <w:rsid w:val="002A2966"/>
    <w:rsid w:val="002A2B48"/>
    <w:rsid w:val="002A2B4C"/>
    <w:rsid w:val="002A3098"/>
    <w:rsid w:val="002A309B"/>
    <w:rsid w:val="002A323A"/>
    <w:rsid w:val="002A34B6"/>
    <w:rsid w:val="002A39D4"/>
    <w:rsid w:val="002A3A56"/>
    <w:rsid w:val="002A3EC8"/>
    <w:rsid w:val="002A40B2"/>
    <w:rsid w:val="002A411F"/>
    <w:rsid w:val="002A4618"/>
    <w:rsid w:val="002A47B9"/>
    <w:rsid w:val="002A49F6"/>
    <w:rsid w:val="002A4F03"/>
    <w:rsid w:val="002A5C24"/>
    <w:rsid w:val="002A5F50"/>
    <w:rsid w:val="002A6598"/>
    <w:rsid w:val="002A690D"/>
    <w:rsid w:val="002A6B13"/>
    <w:rsid w:val="002A71B6"/>
    <w:rsid w:val="002A7EA5"/>
    <w:rsid w:val="002A7EA7"/>
    <w:rsid w:val="002A7F7A"/>
    <w:rsid w:val="002A7FC4"/>
    <w:rsid w:val="002B052F"/>
    <w:rsid w:val="002B0BD0"/>
    <w:rsid w:val="002B0CF5"/>
    <w:rsid w:val="002B0FDA"/>
    <w:rsid w:val="002B168C"/>
    <w:rsid w:val="002B1816"/>
    <w:rsid w:val="002B1BB0"/>
    <w:rsid w:val="002B1EB8"/>
    <w:rsid w:val="002B1F9D"/>
    <w:rsid w:val="002B223F"/>
    <w:rsid w:val="002B2242"/>
    <w:rsid w:val="002B2F6C"/>
    <w:rsid w:val="002B2FCE"/>
    <w:rsid w:val="002B3196"/>
    <w:rsid w:val="002B3262"/>
    <w:rsid w:val="002B343E"/>
    <w:rsid w:val="002B3660"/>
    <w:rsid w:val="002B39AD"/>
    <w:rsid w:val="002B39B7"/>
    <w:rsid w:val="002B3EBC"/>
    <w:rsid w:val="002B44F0"/>
    <w:rsid w:val="002B4864"/>
    <w:rsid w:val="002B4AB8"/>
    <w:rsid w:val="002B4E27"/>
    <w:rsid w:val="002B5AD4"/>
    <w:rsid w:val="002B61A0"/>
    <w:rsid w:val="002B6C69"/>
    <w:rsid w:val="002B6EDC"/>
    <w:rsid w:val="002B781A"/>
    <w:rsid w:val="002B7F01"/>
    <w:rsid w:val="002C0B22"/>
    <w:rsid w:val="002C0BBE"/>
    <w:rsid w:val="002C1B96"/>
    <w:rsid w:val="002C1FB0"/>
    <w:rsid w:val="002C21E6"/>
    <w:rsid w:val="002C250D"/>
    <w:rsid w:val="002C2524"/>
    <w:rsid w:val="002C27BD"/>
    <w:rsid w:val="002C2807"/>
    <w:rsid w:val="002C3182"/>
    <w:rsid w:val="002C38AA"/>
    <w:rsid w:val="002C4D9E"/>
    <w:rsid w:val="002C4FD6"/>
    <w:rsid w:val="002C5141"/>
    <w:rsid w:val="002C526F"/>
    <w:rsid w:val="002C5C82"/>
    <w:rsid w:val="002C5F17"/>
    <w:rsid w:val="002C6695"/>
    <w:rsid w:val="002C6699"/>
    <w:rsid w:val="002C692B"/>
    <w:rsid w:val="002C6D5E"/>
    <w:rsid w:val="002C7353"/>
    <w:rsid w:val="002C7A75"/>
    <w:rsid w:val="002C7C52"/>
    <w:rsid w:val="002D1AA2"/>
    <w:rsid w:val="002D1DAB"/>
    <w:rsid w:val="002D2062"/>
    <w:rsid w:val="002D2389"/>
    <w:rsid w:val="002D2805"/>
    <w:rsid w:val="002D29DC"/>
    <w:rsid w:val="002D2A71"/>
    <w:rsid w:val="002D346C"/>
    <w:rsid w:val="002D386B"/>
    <w:rsid w:val="002D3A17"/>
    <w:rsid w:val="002D3BB3"/>
    <w:rsid w:val="002D402F"/>
    <w:rsid w:val="002D4FDD"/>
    <w:rsid w:val="002D4FFE"/>
    <w:rsid w:val="002D540C"/>
    <w:rsid w:val="002D5529"/>
    <w:rsid w:val="002D554E"/>
    <w:rsid w:val="002D5774"/>
    <w:rsid w:val="002D5C46"/>
    <w:rsid w:val="002D5F15"/>
    <w:rsid w:val="002D69C6"/>
    <w:rsid w:val="002D6A2E"/>
    <w:rsid w:val="002D6AF0"/>
    <w:rsid w:val="002D6E5B"/>
    <w:rsid w:val="002D769F"/>
    <w:rsid w:val="002D7A98"/>
    <w:rsid w:val="002E0374"/>
    <w:rsid w:val="002E09E7"/>
    <w:rsid w:val="002E0A64"/>
    <w:rsid w:val="002E0A79"/>
    <w:rsid w:val="002E0C28"/>
    <w:rsid w:val="002E0FAD"/>
    <w:rsid w:val="002E10E1"/>
    <w:rsid w:val="002E1788"/>
    <w:rsid w:val="002E1AEF"/>
    <w:rsid w:val="002E1FAA"/>
    <w:rsid w:val="002E225F"/>
    <w:rsid w:val="002E2D0B"/>
    <w:rsid w:val="002E354E"/>
    <w:rsid w:val="002E397E"/>
    <w:rsid w:val="002E403E"/>
    <w:rsid w:val="002E4F60"/>
    <w:rsid w:val="002E5061"/>
    <w:rsid w:val="002E534F"/>
    <w:rsid w:val="002E5AD2"/>
    <w:rsid w:val="002E5B68"/>
    <w:rsid w:val="002E5C43"/>
    <w:rsid w:val="002E5C8A"/>
    <w:rsid w:val="002E6075"/>
    <w:rsid w:val="002E6474"/>
    <w:rsid w:val="002E6584"/>
    <w:rsid w:val="002E6C15"/>
    <w:rsid w:val="002E7FE8"/>
    <w:rsid w:val="002F028A"/>
    <w:rsid w:val="002F0524"/>
    <w:rsid w:val="002F11ED"/>
    <w:rsid w:val="002F127C"/>
    <w:rsid w:val="002F1B0E"/>
    <w:rsid w:val="002F2208"/>
    <w:rsid w:val="002F2599"/>
    <w:rsid w:val="002F2817"/>
    <w:rsid w:val="002F2953"/>
    <w:rsid w:val="002F318E"/>
    <w:rsid w:val="002F31E2"/>
    <w:rsid w:val="002F37BF"/>
    <w:rsid w:val="002F37E0"/>
    <w:rsid w:val="002F39E6"/>
    <w:rsid w:val="002F3A92"/>
    <w:rsid w:val="002F3BBF"/>
    <w:rsid w:val="002F59FC"/>
    <w:rsid w:val="002F5B5D"/>
    <w:rsid w:val="002F63CE"/>
    <w:rsid w:val="002F64F2"/>
    <w:rsid w:val="002F6EC5"/>
    <w:rsid w:val="002F71C4"/>
    <w:rsid w:val="002F7778"/>
    <w:rsid w:val="002F796C"/>
    <w:rsid w:val="003004E0"/>
    <w:rsid w:val="003006D1"/>
    <w:rsid w:val="0030125D"/>
    <w:rsid w:val="003015E1"/>
    <w:rsid w:val="00302098"/>
    <w:rsid w:val="00302A18"/>
    <w:rsid w:val="00302C8D"/>
    <w:rsid w:val="00303258"/>
    <w:rsid w:val="00303A60"/>
    <w:rsid w:val="00304030"/>
    <w:rsid w:val="003042B7"/>
    <w:rsid w:val="00304521"/>
    <w:rsid w:val="00304A0E"/>
    <w:rsid w:val="00304CBA"/>
    <w:rsid w:val="00304FB7"/>
    <w:rsid w:val="00305159"/>
    <w:rsid w:val="003056C3"/>
    <w:rsid w:val="00305925"/>
    <w:rsid w:val="00305A06"/>
    <w:rsid w:val="00305C3E"/>
    <w:rsid w:val="00306F06"/>
    <w:rsid w:val="003078FE"/>
    <w:rsid w:val="0030798E"/>
    <w:rsid w:val="00307B91"/>
    <w:rsid w:val="00307BB2"/>
    <w:rsid w:val="003105F0"/>
    <w:rsid w:val="00310832"/>
    <w:rsid w:val="00310D4B"/>
    <w:rsid w:val="00310EAE"/>
    <w:rsid w:val="00310F3A"/>
    <w:rsid w:val="0031113A"/>
    <w:rsid w:val="003111BA"/>
    <w:rsid w:val="00311556"/>
    <w:rsid w:val="00311774"/>
    <w:rsid w:val="00311DD0"/>
    <w:rsid w:val="00311E80"/>
    <w:rsid w:val="00312A2B"/>
    <w:rsid w:val="00312B6C"/>
    <w:rsid w:val="00313529"/>
    <w:rsid w:val="00313717"/>
    <w:rsid w:val="00314511"/>
    <w:rsid w:val="0031499A"/>
    <w:rsid w:val="00315466"/>
    <w:rsid w:val="003160C0"/>
    <w:rsid w:val="003161BF"/>
    <w:rsid w:val="003161E5"/>
    <w:rsid w:val="00316222"/>
    <w:rsid w:val="00316576"/>
    <w:rsid w:val="00316609"/>
    <w:rsid w:val="0031665D"/>
    <w:rsid w:val="00316830"/>
    <w:rsid w:val="003168FA"/>
    <w:rsid w:val="00316D1D"/>
    <w:rsid w:val="00316EC0"/>
    <w:rsid w:val="00317215"/>
    <w:rsid w:val="0031777A"/>
    <w:rsid w:val="003205F4"/>
    <w:rsid w:val="003206AF"/>
    <w:rsid w:val="00320770"/>
    <w:rsid w:val="00320787"/>
    <w:rsid w:val="00320909"/>
    <w:rsid w:val="00321239"/>
    <w:rsid w:val="003213E9"/>
    <w:rsid w:val="00321A1E"/>
    <w:rsid w:val="00321F6C"/>
    <w:rsid w:val="0032247C"/>
    <w:rsid w:val="00322E54"/>
    <w:rsid w:val="00323144"/>
    <w:rsid w:val="00323205"/>
    <w:rsid w:val="00323A58"/>
    <w:rsid w:val="00324292"/>
    <w:rsid w:val="00325249"/>
    <w:rsid w:val="003258B2"/>
    <w:rsid w:val="003259A9"/>
    <w:rsid w:val="00325FDF"/>
    <w:rsid w:val="0032606F"/>
    <w:rsid w:val="003265B5"/>
    <w:rsid w:val="00326999"/>
    <w:rsid w:val="003269DE"/>
    <w:rsid w:val="0032780E"/>
    <w:rsid w:val="003301BC"/>
    <w:rsid w:val="0033030B"/>
    <w:rsid w:val="00330328"/>
    <w:rsid w:val="003307F9"/>
    <w:rsid w:val="00330C09"/>
    <w:rsid w:val="00330C7C"/>
    <w:rsid w:val="00330CB2"/>
    <w:rsid w:val="0033163B"/>
    <w:rsid w:val="00331C48"/>
    <w:rsid w:val="00332C34"/>
    <w:rsid w:val="00332D7F"/>
    <w:rsid w:val="00332FA1"/>
    <w:rsid w:val="0033377F"/>
    <w:rsid w:val="00333800"/>
    <w:rsid w:val="00333CC1"/>
    <w:rsid w:val="00333D40"/>
    <w:rsid w:val="00333FD2"/>
    <w:rsid w:val="0033477B"/>
    <w:rsid w:val="003351BA"/>
    <w:rsid w:val="003352F2"/>
    <w:rsid w:val="0033532B"/>
    <w:rsid w:val="00335755"/>
    <w:rsid w:val="003359C8"/>
    <w:rsid w:val="00337BF4"/>
    <w:rsid w:val="00337C39"/>
    <w:rsid w:val="00340577"/>
    <w:rsid w:val="00340D58"/>
    <w:rsid w:val="00341529"/>
    <w:rsid w:val="0034197E"/>
    <w:rsid w:val="0034198E"/>
    <w:rsid w:val="00341B3D"/>
    <w:rsid w:val="00341C8C"/>
    <w:rsid w:val="00342EBC"/>
    <w:rsid w:val="00342F85"/>
    <w:rsid w:val="003431F0"/>
    <w:rsid w:val="003436B8"/>
    <w:rsid w:val="003437B0"/>
    <w:rsid w:val="003437C1"/>
    <w:rsid w:val="0034382B"/>
    <w:rsid w:val="003438D8"/>
    <w:rsid w:val="003440B6"/>
    <w:rsid w:val="0034473E"/>
    <w:rsid w:val="0034474A"/>
    <w:rsid w:val="00344BDB"/>
    <w:rsid w:val="00344FBC"/>
    <w:rsid w:val="00345CD1"/>
    <w:rsid w:val="003463A6"/>
    <w:rsid w:val="003464DD"/>
    <w:rsid w:val="00346E60"/>
    <w:rsid w:val="003472E8"/>
    <w:rsid w:val="00347498"/>
    <w:rsid w:val="0034756E"/>
    <w:rsid w:val="00347C22"/>
    <w:rsid w:val="00350173"/>
    <w:rsid w:val="003507AC"/>
    <w:rsid w:val="0035098B"/>
    <w:rsid w:val="00351087"/>
    <w:rsid w:val="00351A12"/>
    <w:rsid w:val="00351A7D"/>
    <w:rsid w:val="00351AF0"/>
    <w:rsid w:val="00352201"/>
    <w:rsid w:val="00352B69"/>
    <w:rsid w:val="003531F2"/>
    <w:rsid w:val="00353D63"/>
    <w:rsid w:val="003542DD"/>
    <w:rsid w:val="00354975"/>
    <w:rsid w:val="0035522F"/>
    <w:rsid w:val="003555B3"/>
    <w:rsid w:val="0035643D"/>
    <w:rsid w:val="0035783C"/>
    <w:rsid w:val="003600D1"/>
    <w:rsid w:val="00360365"/>
    <w:rsid w:val="00360A47"/>
    <w:rsid w:val="00361036"/>
    <w:rsid w:val="003612F2"/>
    <w:rsid w:val="00361459"/>
    <w:rsid w:val="00361585"/>
    <w:rsid w:val="00361A36"/>
    <w:rsid w:val="003623F7"/>
    <w:rsid w:val="0036258D"/>
    <w:rsid w:val="00362640"/>
    <w:rsid w:val="00363045"/>
    <w:rsid w:val="003631C3"/>
    <w:rsid w:val="003637E4"/>
    <w:rsid w:val="00363ABA"/>
    <w:rsid w:val="00363DE8"/>
    <w:rsid w:val="0036405A"/>
    <w:rsid w:val="0036412F"/>
    <w:rsid w:val="00364AD9"/>
    <w:rsid w:val="003651AF"/>
    <w:rsid w:val="003656A7"/>
    <w:rsid w:val="003656BA"/>
    <w:rsid w:val="00365876"/>
    <w:rsid w:val="00366448"/>
    <w:rsid w:val="0036680C"/>
    <w:rsid w:val="00366A61"/>
    <w:rsid w:val="00366CBE"/>
    <w:rsid w:val="00366E62"/>
    <w:rsid w:val="00366F61"/>
    <w:rsid w:val="003671D7"/>
    <w:rsid w:val="00367327"/>
    <w:rsid w:val="003678FA"/>
    <w:rsid w:val="0037045A"/>
    <w:rsid w:val="0037065B"/>
    <w:rsid w:val="00370885"/>
    <w:rsid w:val="00370C45"/>
    <w:rsid w:val="00370E45"/>
    <w:rsid w:val="003715AE"/>
    <w:rsid w:val="00372252"/>
    <w:rsid w:val="0037234D"/>
    <w:rsid w:val="003724D2"/>
    <w:rsid w:val="003726ED"/>
    <w:rsid w:val="00372703"/>
    <w:rsid w:val="003730F7"/>
    <w:rsid w:val="00373136"/>
    <w:rsid w:val="0037363A"/>
    <w:rsid w:val="00373CC7"/>
    <w:rsid w:val="00373D40"/>
    <w:rsid w:val="00373F0A"/>
    <w:rsid w:val="00373F47"/>
    <w:rsid w:val="003741BA"/>
    <w:rsid w:val="003749F9"/>
    <w:rsid w:val="00374E3E"/>
    <w:rsid w:val="00374F29"/>
    <w:rsid w:val="00374FD3"/>
    <w:rsid w:val="003750A3"/>
    <w:rsid w:val="0037518F"/>
    <w:rsid w:val="00375315"/>
    <w:rsid w:val="00375437"/>
    <w:rsid w:val="003755FE"/>
    <w:rsid w:val="00375E9D"/>
    <w:rsid w:val="003766A9"/>
    <w:rsid w:val="003768FC"/>
    <w:rsid w:val="003769DB"/>
    <w:rsid w:val="00376AAF"/>
    <w:rsid w:val="00377346"/>
    <w:rsid w:val="003773E9"/>
    <w:rsid w:val="0037752A"/>
    <w:rsid w:val="0037786F"/>
    <w:rsid w:val="00377C22"/>
    <w:rsid w:val="0038022A"/>
    <w:rsid w:val="003803E2"/>
    <w:rsid w:val="003807D0"/>
    <w:rsid w:val="003809EE"/>
    <w:rsid w:val="00380CD0"/>
    <w:rsid w:val="00380DAB"/>
    <w:rsid w:val="0038116B"/>
    <w:rsid w:val="00381E01"/>
    <w:rsid w:val="0038271F"/>
    <w:rsid w:val="00382784"/>
    <w:rsid w:val="003829C6"/>
    <w:rsid w:val="00382A27"/>
    <w:rsid w:val="003830E7"/>
    <w:rsid w:val="00383296"/>
    <w:rsid w:val="00383582"/>
    <w:rsid w:val="00383CAA"/>
    <w:rsid w:val="00383E82"/>
    <w:rsid w:val="00384B7E"/>
    <w:rsid w:val="00384FA7"/>
    <w:rsid w:val="003852DE"/>
    <w:rsid w:val="00385383"/>
    <w:rsid w:val="00385848"/>
    <w:rsid w:val="00385D70"/>
    <w:rsid w:val="003866AA"/>
    <w:rsid w:val="0038673A"/>
    <w:rsid w:val="00386AC6"/>
    <w:rsid w:val="00386AE0"/>
    <w:rsid w:val="00386CF7"/>
    <w:rsid w:val="00387103"/>
    <w:rsid w:val="0038733E"/>
    <w:rsid w:val="003878AA"/>
    <w:rsid w:val="00387A45"/>
    <w:rsid w:val="00390135"/>
    <w:rsid w:val="00390160"/>
    <w:rsid w:val="003904F3"/>
    <w:rsid w:val="0039060C"/>
    <w:rsid w:val="00390B91"/>
    <w:rsid w:val="00390DA3"/>
    <w:rsid w:val="00390E0C"/>
    <w:rsid w:val="00390F57"/>
    <w:rsid w:val="00391077"/>
    <w:rsid w:val="003913B8"/>
    <w:rsid w:val="00391B99"/>
    <w:rsid w:val="00391BD0"/>
    <w:rsid w:val="00391BEE"/>
    <w:rsid w:val="003920E3"/>
    <w:rsid w:val="003921A4"/>
    <w:rsid w:val="003929CD"/>
    <w:rsid w:val="003931C6"/>
    <w:rsid w:val="00393356"/>
    <w:rsid w:val="0039338E"/>
    <w:rsid w:val="0039343B"/>
    <w:rsid w:val="00393676"/>
    <w:rsid w:val="003939EC"/>
    <w:rsid w:val="00393A07"/>
    <w:rsid w:val="003941E8"/>
    <w:rsid w:val="003942C2"/>
    <w:rsid w:val="0039463D"/>
    <w:rsid w:val="003950F7"/>
    <w:rsid w:val="003953BA"/>
    <w:rsid w:val="0039575E"/>
    <w:rsid w:val="00396A71"/>
    <w:rsid w:val="00396C55"/>
    <w:rsid w:val="00396C85"/>
    <w:rsid w:val="00397D30"/>
    <w:rsid w:val="003A0B06"/>
    <w:rsid w:val="003A0B1D"/>
    <w:rsid w:val="003A0DDC"/>
    <w:rsid w:val="003A146D"/>
    <w:rsid w:val="003A15F6"/>
    <w:rsid w:val="003A1BD9"/>
    <w:rsid w:val="003A1EF0"/>
    <w:rsid w:val="003A1F67"/>
    <w:rsid w:val="003A232B"/>
    <w:rsid w:val="003A2394"/>
    <w:rsid w:val="003A2BFC"/>
    <w:rsid w:val="003A32C7"/>
    <w:rsid w:val="003A34BD"/>
    <w:rsid w:val="003A36C0"/>
    <w:rsid w:val="003A3A98"/>
    <w:rsid w:val="003A3B13"/>
    <w:rsid w:val="003A41A5"/>
    <w:rsid w:val="003A420E"/>
    <w:rsid w:val="003A4897"/>
    <w:rsid w:val="003A4AA8"/>
    <w:rsid w:val="003A4ADB"/>
    <w:rsid w:val="003A5362"/>
    <w:rsid w:val="003A5A06"/>
    <w:rsid w:val="003A5A94"/>
    <w:rsid w:val="003A5D1C"/>
    <w:rsid w:val="003A618E"/>
    <w:rsid w:val="003A643E"/>
    <w:rsid w:val="003A648E"/>
    <w:rsid w:val="003A6625"/>
    <w:rsid w:val="003A7C4C"/>
    <w:rsid w:val="003A7CE7"/>
    <w:rsid w:val="003A7D9B"/>
    <w:rsid w:val="003B039E"/>
    <w:rsid w:val="003B04E8"/>
    <w:rsid w:val="003B063D"/>
    <w:rsid w:val="003B0A2B"/>
    <w:rsid w:val="003B0AE4"/>
    <w:rsid w:val="003B0C1B"/>
    <w:rsid w:val="003B1364"/>
    <w:rsid w:val="003B2033"/>
    <w:rsid w:val="003B2273"/>
    <w:rsid w:val="003B2E14"/>
    <w:rsid w:val="003B2FDE"/>
    <w:rsid w:val="003B3517"/>
    <w:rsid w:val="003B383F"/>
    <w:rsid w:val="003B38D5"/>
    <w:rsid w:val="003B3D4E"/>
    <w:rsid w:val="003B43F8"/>
    <w:rsid w:val="003B5088"/>
    <w:rsid w:val="003B51D4"/>
    <w:rsid w:val="003B51E7"/>
    <w:rsid w:val="003B5383"/>
    <w:rsid w:val="003B559A"/>
    <w:rsid w:val="003B631F"/>
    <w:rsid w:val="003B6748"/>
    <w:rsid w:val="003B6B93"/>
    <w:rsid w:val="003B6F14"/>
    <w:rsid w:val="003B714B"/>
    <w:rsid w:val="003B730D"/>
    <w:rsid w:val="003B7463"/>
    <w:rsid w:val="003B7899"/>
    <w:rsid w:val="003B7986"/>
    <w:rsid w:val="003B7F35"/>
    <w:rsid w:val="003B7F96"/>
    <w:rsid w:val="003C0B54"/>
    <w:rsid w:val="003C0B97"/>
    <w:rsid w:val="003C12ED"/>
    <w:rsid w:val="003C14F6"/>
    <w:rsid w:val="003C15FF"/>
    <w:rsid w:val="003C1F1B"/>
    <w:rsid w:val="003C1F24"/>
    <w:rsid w:val="003C1FE6"/>
    <w:rsid w:val="003C24DA"/>
    <w:rsid w:val="003C288F"/>
    <w:rsid w:val="003C2CB7"/>
    <w:rsid w:val="003C3929"/>
    <w:rsid w:val="003C397A"/>
    <w:rsid w:val="003C3CD1"/>
    <w:rsid w:val="003C4152"/>
    <w:rsid w:val="003C4244"/>
    <w:rsid w:val="003C447B"/>
    <w:rsid w:val="003C4491"/>
    <w:rsid w:val="003C509A"/>
    <w:rsid w:val="003C5322"/>
    <w:rsid w:val="003C5909"/>
    <w:rsid w:val="003C59F3"/>
    <w:rsid w:val="003C5D68"/>
    <w:rsid w:val="003C63F5"/>
    <w:rsid w:val="003C691F"/>
    <w:rsid w:val="003C69AD"/>
    <w:rsid w:val="003C74BD"/>
    <w:rsid w:val="003C7525"/>
    <w:rsid w:val="003D034F"/>
    <w:rsid w:val="003D05E5"/>
    <w:rsid w:val="003D06CA"/>
    <w:rsid w:val="003D0F3A"/>
    <w:rsid w:val="003D165E"/>
    <w:rsid w:val="003D2495"/>
    <w:rsid w:val="003D2AA2"/>
    <w:rsid w:val="003D2B2C"/>
    <w:rsid w:val="003D3A47"/>
    <w:rsid w:val="003D3CDD"/>
    <w:rsid w:val="003D3CEB"/>
    <w:rsid w:val="003D3D37"/>
    <w:rsid w:val="003D404B"/>
    <w:rsid w:val="003D44EA"/>
    <w:rsid w:val="003D4A47"/>
    <w:rsid w:val="003D56A2"/>
    <w:rsid w:val="003D56EC"/>
    <w:rsid w:val="003D60DA"/>
    <w:rsid w:val="003D6C7C"/>
    <w:rsid w:val="003D7217"/>
    <w:rsid w:val="003D785D"/>
    <w:rsid w:val="003D7DC5"/>
    <w:rsid w:val="003E0B6E"/>
    <w:rsid w:val="003E0C68"/>
    <w:rsid w:val="003E11FE"/>
    <w:rsid w:val="003E141C"/>
    <w:rsid w:val="003E17B2"/>
    <w:rsid w:val="003E17E7"/>
    <w:rsid w:val="003E184E"/>
    <w:rsid w:val="003E1AB7"/>
    <w:rsid w:val="003E2E61"/>
    <w:rsid w:val="003E34CA"/>
    <w:rsid w:val="003E3879"/>
    <w:rsid w:val="003E3E30"/>
    <w:rsid w:val="003E3F11"/>
    <w:rsid w:val="003E3FA5"/>
    <w:rsid w:val="003E42CB"/>
    <w:rsid w:val="003E4326"/>
    <w:rsid w:val="003E455D"/>
    <w:rsid w:val="003E4C2F"/>
    <w:rsid w:val="003E555E"/>
    <w:rsid w:val="003E5EA5"/>
    <w:rsid w:val="003E6142"/>
    <w:rsid w:val="003E62EE"/>
    <w:rsid w:val="003E644D"/>
    <w:rsid w:val="003E6751"/>
    <w:rsid w:val="003E6928"/>
    <w:rsid w:val="003E6FFD"/>
    <w:rsid w:val="003E715E"/>
    <w:rsid w:val="003E7573"/>
    <w:rsid w:val="003E7853"/>
    <w:rsid w:val="003E7D36"/>
    <w:rsid w:val="003F013D"/>
    <w:rsid w:val="003F043B"/>
    <w:rsid w:val="003F050C"/>
    <w:rsid w:val="003F09BD"/>
    <w:rsid w:val="003F0EF3"/>
    <w:rsid w:val="003F147D"/>
    <w:rsid w:val="003F1760"/>
    <w:rsid w:val="003F1762"/>
    <w:rsid w:val="003F1783"/>
    <w:rsid w:val="003F1F2B"/>
    <w:rsid w:val="003F24E2"/>
    <w:rsid w:val="003F2732"/>
    <w:rsid w:val="003F2A5E"/>
    <w:rsid w:val="003F2C26"/>
    <w:rsid w:val="003F3227"/>
    <w:rsid w:val="003F34ED"/>
    <w:rsid w:val="003F350A"/>
    <w:rsid w:val="003F3C3D"/>
    <w:rsid w:val="003F3F5B"/>
    <w:rsid w:val="003F421A"/>
    <w:rsid w:val="003F44D8"/>
    <w:rsid w:val="003F45C4"/>
    <w:rsid w:val="003F4D0C"/>
    <w:rsid w:val="003F5011"/>
    <w:rsid w:val="003F505A"/>
    <w:rsid w:val="003F53F8"/>
    <w:rsid w:val="003F555E"/>
    <w:rsid w:val="003F5CC9"/>
    <w:rsid w:val="003F5D1A"/>
    <w:rsid w:val="003F67B9"/>
    <w:rsid w:val="003F6B0A"/>
    <w:rsid w:val="003F6C59"/>
    <w:rsid w:val="003F6F8A"/>
    <w:rsid w:val="003F7843"/>
    <w:rsid w:val="00400317"/>
    <w:rsid w:val="00400360"/>
    <w:rsid w:val="004010F7"/>
    <w:rsid w:val="00401A72"/>
    <w:rsid w:val="00401BE2"/>
    <w:rsid w:val="00401EA8"/>
    <w:rsid w:val="0040272F"/>
    <w:rsid w:val="00402F3B"/>
    <w:rsid w:val="00403032"/>
    <w:rsid w:val="00403231"/>
    <w:rsid w:val="00403855"/>
    <w:rsid w:val="00403ABB"/>
    <w:rsid w:val="00403CDF"/>
    <w:rsid w:val="00403D78"/>
    <w:rsid w:val="004040F4"/>
    <w:rsid w:val="004043FA"/>
    <w:rsid w:val="00404CF4"/>
    <w:rsid w:val="00404E09"/>
    <w:rsid w:val="004050A9"/>
    <w:rsid w:val="00405A42"/>
    <w:rsid w:val="00406071"/>
    <w:rsid w:val="0040616F"/>
    <w:rsid w:val="00406246"/>
    <w:rsid w:val="00406614"/>
    <w:rsid w:val="00406905"/>
    <w:rsid w:val="0040690B"/>
    <w:rsid w:val="00407495"/>
    <w:rsid w:val="00407755"/>
    <w:rsid w:val="00407DCD"/>
    <w:rsid w:val="004108CC"/>
    <w:rsid w:val="00410C83"/>
    <w:rsid w:val="0041172D"/>
    <w:rsid w:val="0041184E"/>
    <w:rsid w:val="0041186B"/>
    <w:rsid w:val="00412245"/>
    <w:rsid w:val="00412700"/>
    <w:rsid w:val="00412AAA"/>
    <w:rsid w:val="00412DEE"/>
    <w:rsid w:val="00412FD3"/>
    <w:rsid w:val="004131E6"/>
    <w:rsid w:val="004134F4"/>
    <w:rsid w:val="00413AC8"/>
    <w:rsid w:val="00413FE7"/>
    <w:rsid w:val="00414207"/>
    <w:rsid w:val="0041430F"/>
    <w:rsid w:val="004145E8"/>
    <w:rsid w:val="00414609"/>
    <w:rsid w:val="00414A6C"/>
    <w:rsid w:val="00414F47"/>
    <w:rsid w:val="00414F8A"/>
    <w:rsid w:val="0041535C"/>
    <w:rsid w:val="00415368"/>
    <w:rsid w:val="00415E9F"/>
    <w:rsid w:val="00415EE8"/>
    <w:rsid w:val="00416264"/>
    <w:rsid w:val="004169D7"/>
    <w:rsid w:val="00416ECB"/>
    <w:rsid w:val="00417921"/>
    <w:rsid w:val="004179A0"/>
    <w:rsid w:val="00417BF9"/>
    <w:rsid w:val="00417E3D"/>
    <w:rsid w:val="00420349"/>
    <w:rsid w:val="004206F6"/>
    <w:rsid w:val="00420C9A"/>
    <w:rsid w:val="00421442"/>
    <w:rsid w:val="00421508"/>
    <w:rsid w:val="004224EB"/>
    <w:rsid w:val="00422815"/>
    <w:rsid w:val="00422A5E"/>
    <w:rsid w:val="00423265"/>
    <w:rsid w:val="004232F8"/>
    <w:rsid w:val="004233D0"/>
    <w:rsid w:val="00423C74"/>
    <w:rsid w:val="00424ADA"/>
    <w:rsid w:val="00424F5E"/>
    <w:rsid w:val="004250AE"/>
    <w:rsid w:val="004250B9"/>
    <w:rsid w:val="0042532F"/>
    <w:rsid w:val="004257B2"/>
    <w:rsid w:val="0042636A"/>
    <w:rsid w:val="00426609"/>
    <w:rsid w:val="00427884"/>
    <w:rsid w:val="00427954"/>
    <w:rsid w:val="00427AD6"/>
    <w:rsid w:val="00430471"/>
    <w:rsid w:val="00430854"/>
    <w:rsid w:val="00430929"/>
    <w:rsid w:val="00430A9C"/>
    <w:rsid w:val="00430C75"/>
    <w:rsid w:val="00431017"/>
    <w:rsid w:val="004311D3"/>
    <w:rsid w:val="00431227"/>
    <w:rsid w:val="00431467"/>
    <w:rsid w:val="00431753"/>
    <w:rsid w:val="00431DEC"/>
    <w:rsid w:val="0043227E"/>
    <w:rsid w:val="004322C2"/>
    <w:rsid w:val="00432957"/>
    <w:rsid w:val="004329E9"/>
    <w:rsid w:val="00432A08"/>
    <w:rsid w:val="00432CFC"/>
    <w:rsid w:val="00432DDB"/>
    <w:rsid w:val="00433096"/>
    <w:rsid w:val="0043415D"/>
    <w:rsid w:val="0043439C"/>
    <w:rsid w:val="00434495"/>
    <w:rsid w:val="004348FD"/>
    <w:rsid w:val="0043587A"/>
    <w:rsid w:val="00436257"/>
    <w:rsid w:val="004363DA"/>
    <w:rsid w:val="0043657F"/>
    <w:rsid w:val="0043664E"/>
    <w:rsid w:val="00436A81"/>
    <w:rsid w:val="00436E99"/>
    <w:rsid w:val="00436EA5"/>
    <w:rsid w:val="00437E91"/>
    <w:rsid w:val="0044043E"/>
    <w:rsid w:val="0044154B"/>
    <w:rsid w:val="00441557"/>
    <w:rsid w:val="004415F2"/>
    <w:rsid w:val="00441901"/>
    <w:rsid w:val="004423BA"/>
    <w:rsid w:val="004427AA"/>
    <w:rsid w:val="00442BBB"/>
    <w:rsid w:val="00442DC6"/>
    <w:rsid w:val="00443382"/>
    <w:rsid w:val="0044395B"/>
    <w:rsid w:val="00443AE9"/>
    <w:rsid w:val="00444058"/>
    <w:rsid w:val="004443BD"/>
    <w:rsid w:val="00444C29"/>
    <w:rsid w:val="00444E7F"/>
    <w:rsid w:val="004454C9"/>
    <w:rsid w:val="00445A0D"/>
    <w:rsid w:val="00445A20"/>
    <w:rsid w:val="00445E2E"/>
    <w:rsid w:val="004462D1"/>
    <w:rsid w:val="0044650B"/>
    <w:rsid w:val="00446E3D"/>
    <w:rsid w:val="00447518"/>
    <w:rsid w:val="0045013B"/>
    <w:rsid w:val="0045077F"/>
    <w:rsid w:val="00450BC6"/>
    <w:rsid w:val="00450F20"/>
    <w:rsid w:val="004519EF"/>
    <w:rsid w:val="00451B97"/>
    <w:rsid w:val="00451DEA"/>
    <w:rsid w:val="00451F81"/>
    <w:rsid w:val="00452135"/>
    <w:rsid w:val="00453934"/>
    <w:rsid w:val="00454081"/>
    <w:rsid w:val="00454192"/>
    <w:rsid w:val="00454435"/>
    <w:rsid w:val="0045463D"/>
    <w:rsid w:val="00454D80"/>
    <w:rsid w:val="00455AC5"/>
    <w:rsid w:val="00455C63"/>
    <w:rsid w:val="00455FA0"/>
    <w:rsid w:val="004564B8"/>
    <w:rsid w:val="004567AC"/>
    <w:rsid w:val="00456C5D"/>
    <w:rsid w:val="00457494"/>
    <w:rsid w:val="00457581"/>
    <w:rsid w:val="00457F2D"/>
    <w:rsid w:val="0046007C"/>
    <w:rsid w:val="00460B50"/>
    <w:rsid w:val="00461251"/>
    <w:rsid w:val="00461327"/>
    <w:rsid w:val="00462147"/>
    <w:rsid w:val="0046221C"/>
    <w:rsid w:val="004623C2"/>
    <w:rsid w:val="004624C8"/>
    <w:rsid w:val="00462E8C"/>
    <w:rsid w:val="0046314C"/>
    <w:rsid w:val="0046334A"/>
    <w:rsid w:val="004635ED"/>
    <w:rsid w:val="00463744"/>
    <w:rsid w:val="00463B39"/>
    <w:rsid w:val="00463C15"/>
    <w:rsid w:val="00464679"/>
    <w:rsid w:val="00464788"/>
    <w:rsid w:val="00464A40"/>
    <w:rsid w:val="00464F9B"/>
    <w:rsid w:val="0046516E"/>
    <w:rsid w:val="004656ED"/>
    <w:rsid w:val="004658B3"/>
    <w:rsid w:val="00465E46"/>
    <w:rsid w:val="00465EDD"/>
    <w:rsid w:val="0046607B"/>
    <w:rsid w:val="004661AB"/>
    <w:rsid w:val="004666A9"/>
    <w:rsid w:val="00466D32"/>
    <w:rsid w:val="00466F4B"/>
    <w:rsid w:val="0046734B"/>
    <w:rsid w:val="00470920"/>
    <w:rsid w:val="00470B48"/>
    <w:rsid w:val="004712C2"/>
    <w:rsid w:val="004712CC"/>
    <w:rsid w:val="00471B19"/>
    <w:rsid w:val="00471E00"/>
    <w:rsid w:val="00471E86"/>
    <w:rsid w:val="00473755"/>
    <w:rsid w:val="004738C9"/>
    <w:rsid w:val="00473948"/>
    <w:rsid w:val="00473E25"/>
    <w:rsid w:val="00474172"/>
    <w:rsid w:val="00474232"/>
    <w:rsid w:val="00474655"/>
    <w:rsid w:val="00474D51"/>
    <w:rsid w:val="00474F59"/>
    <w:rsid w:val="004750EF"/>
    <w:rsid w:val="00475128"/>
    <w:rsid w:val="0047545E"/>
    <w:rsid w:val="00475C70"/>
    <w:rsid w:val="00475EA6"/>
    <w:rsid w:val="004760F1"/>
    <w:rsid w:val="00476BEF"/>
    <w:rsid w:val="00476DDA"/>
    <w:rsid w:val="00476F89"/>
    <w:rsid w:val="00477314"/>
    <w:rsid w:val="004776D6"/>
    <w:rsid w:val="00477707"/>
    <w:rsid w:val="00477A8F"/>
    <w:rsid w:val="004809C3"/>
    <w:rsid w:val="00480AE3"/>
    <w:rsid w:val="00481686"/>
    <w:rsid w:val="00481A66"/>
    <w:rsid w:val="00481B4F"/>
    <w:rsid w:val="00481D25"/>
    <w:rsid w:val="004823DA"/>
    <w:rsid w:val="00482B03"/>
    <w:rsid w:val="00482EE1"/>
    <w:rsid w:val="00483D36"/>
    <w:rsid w:val="004841C5"/>
    <w:rsid w:val="0048441E"/>
    <w:rsid w:val="004848FF"/>
    <w:rsid w:val="00486250"/>
    <w:rsid w:val="00487663"/>
    <w:rsid w:val="004902D9"/>
    <w:rsid w:val="0049072F"/>
    <w:rsid w:val="00490BF7"/>
    <w:rsid w:val="004915A4"/>
    <w:rsid w:val="00491661"/>
    <w:rsid w:val="00491B5D"/>
    <w:rsid w:val="00491D57"/>
    <w:rsid w:val="00491F1F"/>
    <w:rsid w:val="00492031"/>
    <w:rsid w:val="00492825"/>
    <w:rsid w:val="00493396"/>
    <w:rsid w:val="004938A4"/>
    <w:rsid w:val="0049399B"/>
    <w:rsid w:val="00493CC5"/>
    <w:rsid w:val="0049404C"/>
    <w:rsid w:val="0049408C"/>
    <w:rsid w:val="00494478"/>
    <w:rsid w:val="00494809"/>
    <w:rsid w:val="00494869"/>
    <w:rsid w:val="00494CF5"/>
    <w:rsid w:val="00494E6B"/>
    <w:rsid w:val="004951D8"/>
    <w:rsid w:val="00495988"/>
    <w:rsid w:val="00495AF4"/>
    <w:rsid w:val="0049676A"/>
    <w:rsid w:val="0049742F"/>
    <w:rsid w:val="00497544"/>
    <w:rsid w:val="004976E0"/>
    <w:rsid w:val="00497D57"/>
    <w:rsid w:val="00497D5F"/>
    <w:rsid w:val="004A0715"/>
    <w:rsid w:val="004A2489"/>
    <w:rsid w:val="004A2529"/>
    <w:rsid w:val="004A2D02"/>
    <w:rsid w:val="004A2E4A"/>
    <w:rsid w:val="004A2F7C"/>
    <w:rsid w:val="004A3E38"/>
    <w:rsid w:val="004A438A"/>
    <w:rsid w:val="004A469A"/>
    <w:rsid w:val="004A4759"/>
    <w:rsid w:val="004A4C4D"/>
    <w:rsid w:val="004A4F59"/>
    <w:rsid w:val="004A515E"/>
    <w:rsid w:val="004A51C0"/>
    <w:rsid w:val="004A5E4E"/>
    <w:rsid w:val="004A6483"/>
    <w:rsid w:val="004A67FB"/>
    <w:rsid w:val="004A6CC9"/>
    <w:rsid w:val="004A6F69"/>
    <w:rsid w:val="004A6F6F"/>
    <w:rsid w:val="004A7ECF"/>
    <w:rsid w:val="004A7F92"/>
    <w:rsid w:val="004B0771"/>
    <w:rsid w:val="004B1622"/>
    <w:rsid w:val="004B1C6C"/>
    <w:rsid w:val="004B1E2A"/>
    <w:rsid w:val="004B21F7"/>
    <w:rsid w:val="004B24FD"/>
    <w:rsid w:val="004B2A6A"/>
    <w:rsid w:val="004B301D"/>
    <w:rsid w:val="004B33CE"/>
    <w:rsid w:val="004B3594"/>
    <w:rsid w:val="004B38F6"/>
    <w:rsid w:val="004B3CE3"/>
    <w:rsid w:val="004B404B"/>
    <w:rsid w:val="004B4433"/>
    <w:rsid w:val="004B44BC"/>
    <w:rsid w:val="004B462F"/>
    <w:rsid w:val="004B5A06"/>
    <w:rsid w:val="004B5A3E"/>
    <w:rsid w:val="004B5E18"/>
    <w:rsid w:val="004B6676"/>
    <w:rsid w:val="004B6AE5"/>
    <w:rsid w:val="004B6B7A"/>
    <w:rsid w:val="004B6D7F"/>
    <w:rsid w:val="004B6DAF"/>
    <w:rsid w:val="004B7316"/>
    <w:rsid w:val="004B75C0"/>
    <w:rsid w:val="004B7697"/>
    <w:rsid w:val="004C0086"/>
    <w:rsid w:val="004C071F"/>
    <w:rsid w:val="004C07D4"/>
    <w:rsid w:val="004C14E3"/>
    <w:rsid w:val="004C1689"/>
    <w:rsid w:val="004C1DE1"/>
    <w:rsid w:val="004C1FFA"/>
    <w:rsid w:val="004C207F"/>
    <w:rsid w:val="004C20FF"/>
    <w:rsid w:val="004C277E"/>
    <w:rsid w:val="004C2C4B"/>
    <w:rsid w:val="004C3EB1"/>
    <w:rsid w:val="004C3FD9"/>
    <w:rsid w:val="004C4615"/>
    <w:rsid w:val="004C4C94"/>
    <w:rsid w:val="004C57B5"/>
    <w:rsid w:val="004C5F07"/>
    <w:rsid w:val="004C6233"/>
    <w:rsid w:val="004C6710"/>
    <w:rsid w:val="004C67B6"/>
    <w:rsid w:val="004C75D6"/>
    <w:rsid w:val="004C77EA"/>
    <w:rsid w:val="004C7CE3"/>
    <w:rsid w:val="004C7D02"/>
    <w:rsid w:val="004D0862"/>
    <w:rsid w:val="004D0BE2"/>
    <w:rsid w:val="004D18C9"/>
    <w:rsid w:val="004D18DF"/>
    <w:rsid w:val="004D22DA"/>
    <w:rsid w:val="004D2B23"/>
    <w:rsid w:val="004D2DD1"/>
    <w:rsid w:val="004D3E47"/>
    <w:rsid w:val="004D3F87"/>
    <w:rsid w:val="004D4A0D"/>
    <w:rsid w:val="004D4A25"/>
    <w:rsid w:val="004D4FFB"/>
    <w:rsid w:val="004D5066"/>
    <w:rsid w:val="004D5151"/>
    <w:rsid w:val="004D5253"/>
    <w:rsid w:val="004D5335"/>
    <w:rsid w:val="004D577F"/>
    <w:rsid w:val="004D5A9B"/>
    <w:rsid w:val="004D5AD8"/>
    <w:rsid w:val="004D67E2"/>
    <w:rsid w:val="004D6A2B"/>
    <w:rsid w:val="004D6C15"/>
    <w:rsid w:val="004D6C87"/>
    <w:rsid w:val="004D7E46"/>
    <w:rsid w:val="004E02EC"/>
    <w:rsid w:val="004E08BE"/>
    <w:rsid w:val="004E08E4"/>
    <w:rsid w:val="004E0B1E"/>
    <w:rsid w:val="004E1470"/>
    <w:rsid w:val="004E1692"/>
    <w:rsid w:val="004E1D17"/>
    <w:rsid w:val="004E25CA"/>
    <w:rsid w:val="004E26A5"/>
    <w:rsid w:val="004E26B3"/>
    <w:rsid w:val="004E2801"/>
    <w:rsid w:val="004E2A24"/>
    <w:rsid w:val="004E2B93"/>
    <w:rsid w:val="004E2CF5"/>
    <w:rsid w:val="004E3A25"/>
    <w:rsid w:val="004E4534"/>
    <w:rsid w:val="004E47E3"/>
    <w:rsid w:val="004E4835"/>
    <w:rsid w:val="004E4C8B"/>
    <w:rsid w:val="004E5562"/>
    <w:rsid w:val="004E558B"/>
    <w:rsid w:val="004E595B"/>
    <w:rsid w:val="004E5AF5"/>
    <w:rsid w:val="004E62A1"/>
    <w:rsid w:val="004E6F54"/>
    <w:rsid w:val="004E74C1"/>
    <w:rsid w:val="004F029F"/>
    <w:rsid w:val="004F02C8"/>
    <w:rsid w:val="004F0441"/>
    <w:rsid w:val="004F0801"/>
    <w:rsid w:val="004F09A7"/>
    <w:rsid w:val="004F0BC0"/>
    <w:rsid w:val="004F1125"/>
    <w:rsid w:val="004F1248"/>
    <w:rsid w:val="004F1303"/>
    <w:rsid w:val="004F17F4"/>
    <w:rsid w:val="004F186E"/>
    <w:rsid w:val="004F2783"/>
    <w:rsid w:val="004F285F"/>
    <w:rsid w:val="004F28E1"/>
    <w:rsid w:val="004F2D7B"/>
    <w:rsid w:val="004F3268"/>
    <w:rsid w:val="004F371D"/>
    <w:rsid w:val="004F5284"/>
    <w:rsid w:val="004F55C4"/>
    <w:rsid w:val="004F5813"/>
    <w:rsid w:val="004F5B52"/>
    <w:rsid w:val="004F5E45"/>
    <w:rsid w:val="004F5E93"/>
    <w:rsid w:val="004F5F47"/>
    <w:rsid w:val="004F5F90"/>
    <w:rsid w:val="004F628E"/>
    <w:rsid w:val="004F6F3F"/>
    <w:rsid w:val="004F717A"/>
    <w:rsid w:val="004F73E3"/>
    <w:rsid w:val="004F77D4"/>
    <w:rsid w:val="005003CD"/>
    <w:rsid w:val="005019D6"/>
    <w:rsid w:val="00502258"/>
    <w:rsid w:val="005025FA"/>
    <w:rsid w:val="005027B9"/>
    <w:rsid w:val="00502A82"/>
    <w:rsid w:val="00502C92"/>
    <w:rsid w:val="00503BBD"/>
    <w:rsid w:val="00503BE1"/>
    <w:rsid w:val="00503E13"/>
    <w:rsid w:val="0050448E"/>
    <w:rsid w:val="00504835"/>
    <w:rsid w:val="00504BB1"/>
    <w:rsid w:val="00504BDF"/>
    <w:rsid w:val="00505046"/>
    <w:rsid w:val="00505508"/>
    <w:rsid w:val="005067D8"/>
    <w:rsid w:val="005069A0"/>
    <w:rsid w:val="00507757"/>
    <w:rsid w:val="00507E95"/>
    <w:rsid w:val="00507FF9"/>
    <w:rsid w:val="0051023A"/>
    <w:rsid w:val="005103AD"/>
    <w:rsid w:val="005109EE"/>
    <w:rsid w:val="00510C2F"/>
    <w:rsid w:val="00511700"/>
    <w:rsid w:val="0051177B"/>
    <w:rsid w:val="00511C19"/>
    <w:rsid w:val="00511D4F"/>
    <w:rsid w:val="005136DB"/>
    <w:rsid w:val="00514994"/>
    <w:rsid w:val="00514D2E"/>
    <w:rsid w:val="0051529D"/>
    <w:rsid w:val="005153F4"/>
    <w:rsid w:val="00515539"/>
    <w:rsid w:val="00515973"/>
    <w:rsid w:val="00515974"/>
    <w:rsid w:val="00515F9C"/>
    <w:rsid w:val="00516273"/>
    <w:rsid w:val="0051722A"/>
    <w:rsid w:val="0051768D"/>
    <w:rsid w:val="0051780F"/>
    <w:rsid w:val="00517A31"/>
    <w:rsid w:val="00520113"/>
    <w:rsid w:val="00520244"/>
    <w:rsid w:val="00520A24"/>
    <w:rsid w:val="00520EE0"/>
    <w:rsid w:val="00520FC9"/>
    <w:rsid w:val="0052132E"/>
    <w:rsid w:val="005213FE"/>
    <w:rsid w:val="005215F8"/>
    <w:rsid w:val="00521AC9"/>
    <w:rsid w:val="00521B9E"/>
    <w:rsid w:val="0052297E"/>
    <w:rsid w:val="00522AE4"/>
    <w:rsid w:val="00522B20"/>
    <w:rsid w:val="00522BD7"/>
    <w:rsid w:val="00523668"/>
    <w:rsid w:val="0052370B"/>
    <w:rsid w:val="00523ABC"/>
    <w:rsid w:val="00523CF0"/>
    <w:rsid w:val="00523FBE"/>
    <w:rsid w:val="005242C4"/>
    <w:rsid w:val="00524793"/>
    <w:rsid w:val="00524F82"/>
    <w:rsid w:val="005253D0"/>
    <w:rsid w:val="00525B08"/>
    <w:rsid w:val="00525B18"/>
    <w:rsid w:val="00525DF2"/>
    <w:rsid w:val="005267F6"/>
    <w:rsid w:val="00526942"/>
    <w:rsid w:val="0052779B"/>
    <w:rsid w:val="00527DD9"/>
    <w:rsid w:val="00527FFB"/>
    <w:rsid w:val="00530C6A"/>
    <w:rsid w:val="005320B2"/>
    <w:rsid w:val="005322A1"/>
    <w:rsid w:val="005323CA"/>
    <w:rsid w:val="00532A40"/>
    <w:rsid w:val="00532F25"/>
    <w:rsid w:val="0053324C"/>
    <w:rsid w:val="00533340"/>
    <w:rsid w:val="005336C3"/>
    <w:rsid w:val="00533944"/>
    <w:rsid w:val="005341C1"/>
    <w:rsid w:val="0053493D"/>
    <w:rsid w:val="00535A93"/>
    <w:rsid w:val="00535B09"/>
    <w:rsid w:val="00535D0B"/>
    <w:rsid w:val="00536205"/>
    <w:rsid w:val="00536318"/>
    <w:rsid w:val="005363B4"/>
    <w:rsid w:val="005367D4"/>
    <w:rsid w:val="0053688A"/>
    <w:rsid w:val="00536E60"/>
    <w:rsid w:val="00537316"/>
    <w:rsid w:val="00537473"/>
    <w:rsid w:val="0053749E"/>
    <w:rsid w:val="005376A1"/>
    <w:rsid w:val="00537B5C"/>
    <w:rsid w:val="00540441"/>
    <w:rsid w:val="0054067C"/>
    <w:rsid w:val="00540928"/>
    <w:rsid w:val="0054098E"/>
    <w:rsid w:val="00540B70"/>
    <w:rsid w:val="00541165"/>
    <w:rsid w:val="005413C8"/>
    <w:rsid w:val="00541644"/>
    <w:rsid w:val="005416EC"/>
    <w:rsid w:val="00542052"/>
    <w:rsid w:val="00543C69"/>
    <w:rsid w:val="005446D1"/>
    <w:rsid w:val="00544C9E"/>
    <w:rsid w:val="00544D70"/>
    <w:rsid w:val="00544EEA"/>
    <w:rsid w:val="00545FC1"/>
    <w:rsid w:val="00546191"/>
    <w:rsid w:val="0054623E"/>
    <w:rsid w:val="005467C2"/>
    <w:rsid w:val="00546DDB"/>
    <w:rsid w:val="00546E37"/>
    <w:rsid w:val="0054709C"/>
    <w:rsid w:val="00547B44"/>
    <w:rsid w:val="00550120"/>
    <w:rsid w:val="0055027A"/>
    <w:rsid w:val="00551923"/>
    <w:rsid w:val="0055208D"/>
    <w:rsid w:val="00552283"/>
    <w:rsid w:val="00552527"/>
    <w:rsid w:val="005528E1"/>
    <w:rsid w:val="00552963"/>
    <w:rsid w:val="00552B5F"/>
    <w:rsid w:val="00552EF1"/>
    <w:rsid w:val="00553192"/>
    <w:rsid w:val="00553BFF"/>
    <w:rsid w:val="00553F0A"/>
    <w:rsid w:val="00553FC9"/>
    <w:rsid w:val="00553FFE"/>
    <w:rsid w:val="005545DA"/>
    <w:rsid w:val="00554A82"/>
    <w:rsid w:val="00555041"/>
    <w:rsid w:val="00555212"/>
    <w:rsid w:val="00555512"/>
    <w:rsid w:val="00555609"/>
    <w:rsid w:val="005556AC"/>
    <w:rsid w:val="00555B57"/>
    <w:rsid w:val="0055679B"/>
    <w:rsid w:val="0055680F"/>
    <w:rsid w:val="005570BC"/>
    <w:rsid w:val="00557975"/>
    <w:rsid w:val="00560458"/>
    <w:rsid w:val="0056048B"/>
    <w:rsid w:val="00560579"/>
    <w:rsid w:val="005606B7"/>
    <w:rsid w:val="00560741"/>
    <w:rsid w:val="0056074C"/>
    <w:rsid w:val="00560A70"/>
    <w:rsid w:val="00560AEE"/>
    <w:rsid w:val="00560F92"/>
    <w:rsid w:val="00561A9A"/>
    <w:rsid w:val="00562687"/>
    <w:rsid w:val="0056271A"/>
    <w:rsid w:val="0056307E"/>
    <w:rsid w:val="00563773"/>
    <w:rsid w:val="005639E4"/>
    <w:rsid w:val="00563CEC"/>
    <w:rsid w:val="00564ACC"/>
    <w:rsid w:val="00564B5C"/>
    <w:rsid w:val="0056539D"/>
    <w:rsid w:val="005653D4"/>
    <w:rsid w:val="00565401"/>
    <w:rsid w:val="0056616B"/>
    <w:rsid w:val="0056745C"/>
    <w:rsid w:val="00567AF6"/>
    <w:rsid w:val="00567C5F"/>
    <w:rsid w:val="00567D1A"/>
    <w:rsid w:val="00567D3B"/>
    <w:rsid w:val="005701A9"/>
    <w:rsid w:val="00570202"/>
    <w:rsid w:val="0057060C"/>
    <w:rsid w:val="0057067A"/>
    <w:rsid w:val="005717BB"/>
    <w:rsid w:val="00571D28"/>
    <w:rsid w:val="00571E81"/>
    <w:rsid w:val="0057200C"/>
    <w:rsid w:val="00572EA9"/>
    <w:rsid w:val="00572F9D"/>
    <w:rsid w:val="00572FCA"/>
    <w:rsid w:val="0057342B"/>
    <w:rsid w:val="005738D0"/>
    <w:rsid w:val="00573CC6"/>
    <w:rsid w:val="00573DBB"/>
    <w:rsid w:val="005740E9"/>
    <w:rsid w:val="00574145"/>
    <w:rsid w:val="00574584"/>
    <w:rsid w:val="005745C8"/>
    <w:rsid w:val="00574B89"/>
    <w:rsid w:val="005753D3"/>
    <w:rsid w:val="00575812"/>
    <w:rsid w:val="00575889"/>
    <w:rsid w:val="00575C83"/>
    <w:rsid w:val="00576B1F"/>
    <w:rsid w:val="00577120"/>
    <w:rsid w:val="00577246"/>
    <w:rsid w:val="005773D6"/>
    <w:rsid w:val="0057741B"/>
    <w:rsid w:val="00577520"/>
    <w:rsid w:val="005778E0"/>
    <w:rsid w:val="00580466"/>
    <w:rsid w:val="005822BE"/>
    <w:rsid w:val="00582553"/>
    <w:rsid w:val="005834F7"/>
    <w:rsid w:val="005836EB"/>
    <w:rsid w:val="00583BE5"/>
    <w:rsid w:val="00583E2D"/>
    <w:rsid w:val="00583F99"/>
    <w:rsid w:val="00583FD6"/>
    <w:rsid w:val="0058451F"/>
    <w:rsid w:val="005845C8"/>
    <w:rsid w:val="005846BB"/>
    <w:rsid w:val="00584E42"/>
    <w:rsid w:val="00585617"/>
    <w:rsid w:val="00585E0C"/>
    <w:rsid w:val="00585E5C"/>
    <w:rsid w:val="0058606D"/>
    <w:rsid w:val="005861F2"/>
    <w:rsid w:val="00586BD4"/>
    <w:rsid w:val="00587020"/>
    <w:rsid w:val="005872F0"/>
    <w:rsid w:val="00587647"/>
    <w:rsid w:val="00590574"/>
    <w:rsid w:val="00590B20"/>
    <w:rsid w:val="00590D5C"/>
    <w:rsid w:val="00590F57"/>
    <w:rsid w:val="00591370"/>
    <w:rsid w:val="0059160C"/>
    <w:rsid w:val="005918A9"/>
    <w:rsid w:val="00591DD8"/>
    <w:rsid w:val="00592372"/>
    <w:rsid w:val="00592FB8"/>
    <w:rsid w:val="005937AD"/>
    <w:rsid w:val="005937E4"/>
    <w:rsid w:val="00593A16"/>
    <w:rsid w:val="00593AE1"/>
    <w:rsid w:val="00593E2E"/>
    <w:rsid w:val="00594284"/>
    <w:rsid w:val="0059488C"/>
    <w:rsid w:val="005948AD"/>
    <w:rsid w:val="00594C1F"/>
    <w:rsid w:val="00595167"/>
    <w:rsid w:val="00595475"/>
    <w:rsid w:val="00595C0A"/>
    <w:rsid w:val="00596192"/>
    <w:rsid w:val="0059698E"/>
    <w:rsid w:val="005977EB"/>
    <w:rsid w:val="00597A7C"/>
    <w:rsid w:val="00597CE0"/>
    <w:rsid w:val="00597D86"/>
    <w:rsid w:val="00597F94"/>
    <w:rsid w:val="005A018B"/>
    <w:rsid w:val="005A0F4D"/>
    <w:rsid w:val="005A10C7"/>
    <w:rsid w:val="005A1218"/>
    <w:rsid w:val="005A1F84"/>
    <w:rsid w:val="005A2243"/>
    <w:rsid w:val="005A233A"/>
    <w:rsid w:val="005A2A25"/>
    <w:rsid w:val="005A3061"/>
    <w:rsid w:val="005A315B"/>
    <w:rsid w:val="005A3581"/>
    <w:rsid w:val="005A37A4"/>
    <w:rsid w:val="005A4029"/>
    <w:rsid w:val="005A4621"/>
    <w:rsid w:val="005A469C"/>
    <w:rsid w:val="005A469E"/>
    <w:rsid w:val="005A4C3B"/>
    <w:rsid w:val="005A4D24"/>
    <w:rsid w:val="005A52D4"/>
    <w:rsid w:val="005A575B"/>
    <w:rsid w:val="005A59D3"/>
    <w:rsid w:val="005A5FA5"/>
    <w:rsid w:val="005A6325"/>
    <w:rsid w:val="005A6C0B"/>
    <w:rsid w:val="005A6E53"/>
    <w:rsid w:val="005A71D9"/>
    <w:rsid w:val="005A7249"/>
    <w:rsid w:val="005A7C3D"/>
    <w:rsid w:val="005A7CD2"/>
    <w:rsid w:val="005A7D4A"/>
    <w:rsid w:val="005A7E63"/>
    <w:rsid w:val="005B01E3"/>
    <w:rsid w:val="005B0540"/>
    <w:rsid w:val="005B13B3"/>
    <w:rsid w:val="005B1920"/>
    <w:rsid w:val="005B2075"/>
    <w:rsid w:val="005B226D"/>
    <w:rsid w:val="005B23BA"/>
    <w:rsid w:val="005B2972"/>
    <w:rsid w:val="005B2A1F"/>
    <w:rsid w:val="005B2D11"/>
    <w:rsid w:val="005B2D8A"/>
    <w:rsid w:val="005B31A1"/>
    <w:rsid w:val="005B3FC4"/>
    <w:rsid w:val="005B47D3"/>
    <w:rsid w:val="005B4A28"/>
    <w:rsid w:val="005B4A8F"/>
    <w:rsid w:val="005B4AB6"/>
    <w:rsid w:val="005B51C7"/>
    <w:rsid w:val="005B56D1"/>
    <w:rsid w:val="005B61AB"/>
    <w:rsid w:val="005B62B8"/>
    <w:rsid w:val="005B6578"/>
    <w:rsid w:val="005B6C98"/>
    <w:rsid w:val="005B6D7F"/>
    <w:rsid w:val="005B6E78"/>
    <w:rsid w:val="005B706B"/>
    <w:rsid w:val="005B7472"/>
    <w:rsid w:val="005B7597"/>
    <w:rsid w:val="005B75DA"/>
    <w:rsid w:val="005B7C37"/>
    <w:rsid w:val="005C0B2F"/>
    <w:rsid w:val="005C0B4B"/>
    <w:rsid w:val="005C0E5A"/>
    <w:rsid w:val="005C11A4"/>
    <w:rsid w:val="005C11A6"/>
    <w:rsid w:val="005C18D9"/>
    <w:rsid w:val="005C1A24"/>
    <w:rsid w:val="005C278F"/>
    <w:rsid w:val="005C27BA"/>
    <w:rsid w:val="005C379C"/>
    <w:rsid w:val="005C3AFD"/>
    <w:rsid w:val="005C3BD0"/>
    <w:rsid w:val="005C407E"/>
    <w:rsid w:val="005C40BD"/>
    <w:rsid w:val="005C424D"/>
    <w:rsid w:val="005C4D06"/>
    <w:rsid w:val="005C54DF"/>
    <w:rsid w:val="005C550B"/>
    <w:rsid w:val="005C5898"/>
    <w:rsid w:val="005C58A5"/>
    <w:rsid w:val="005C641B"/>
    <w:rsid w:val="005C67DC"/>
    <w:rsid w:val="005C6EEE"/>
    <w:rsid w:val="005C77E8"/>
    <w:rsid w:val="005D0008"/>
    <w:rsid w:val="005D00FB"/>
    <w:rsid w:val="005D04B1"/>
    <w:rsid w:val="005D0804"/>
    <w:rsid w:val="005D0BA5"/>
    <w:rsid w:val="005D0E98"/>
    <w:rsid w:val="005D0F14"/>
    <w:rsid w:val="005D1185"/>
    <w:rsid w:val="005D11CF"/>
    <w:rsid w:val="005D1C6E"/>
    <w:rsid w:val="005D2370"/>
    <w:rsid w:val="005D2728"/>
    <w:rsid w:val="005D2F27"/>
    <w:rsid w:val="005D49EE"/>
    <w:rsid w:val="005D532E"/>
    <w:rsid w:val="005D53EB"/>
    <w:rsid w:val="005D59D0"/>
    <w:rsid w:val="005D5A1A"/>
    <w:rsid w:val="005D5A62"/>
    <w:rsid w:val="005D6960"/>
    <w:rsid w:val="005D6986"/>
    <w:rsid w:val="005E028D"/>
    <w:rsid w:val="005E06DC"/>
    <w:rsid w:val="005E11A2"/>
    <w:rsid w:val="005E16A5"/>
    <w:rsid w:val="005E175E"/>
    <w:rsid w:val="005E1AF0"/>
    <w:rsid w:val="005E1EC2"/>
    <w:rsid w:val="005E248B"/>
    <w:rsid w:val="005E2588"/>
    <w:rsid w:val="005E2C03"/>
    <w:rsid w:val="005E2D75"/>
    <w:rsid w:val="005E39E8"/>
    <w:rsid w:val="005E3D4D"/>
    <w:rsid w:val="005E4CCD"/>
    <w:rsid w:val="005E4F0D"/>
    <w:rsid w:val="005E5125"/>
    <w:rsid w:val="005E5257"/>
    <w:rsid w:val="005E5E58"/>
    <w:rsid w:val="005E6012"/>
    <w:rsid w:val="005E61DB"/>
    <w:rsid w:val="005E626B"/>
    <w:rsid w:val="005E7134"/>
    <w:rsid w:val="005E757F"/>
    <w:rsid w:val="005E7DAE"/>
    <w:rsid w:val="005E7E94"/>
    <w:rsid w:val="005F0289"/>
    <w:rsid w:val="005F02AD"/>
    <w:rsid w:val="005F03A2"/>
    <w:rsid w:val="005F052D"/>
    <w:rsid w:val="005F08DC"/>
    <w:rsid w:val="005F0D0D"/>
    <w:rsid w:val="005F12C3"/>
    <w:rsid w:val="005F1C25"/>
    <w:rsid w:val="005F20E3"/>
    <w:rsid w:val="005F241F"/>
    <w:rsid w:val="005F2F5F"/>
    <w:rsid w:val="005F308E"/>
    <w:rsid w:val="005F328E"/>
    <w:rsid w:val="005F3656"/>
    <w:rsid w:val="005F38DB"/>
    <w:rsid w:val="005F3EBB"/>
    <w:rsid w:val="005F4E65"/>
    <w:rsid w:val="005F510D"/>
    <w:rsid w:val="005F5279"/>
    <w:rsid w:val="005F594E"/>
    <w:rsid w:val="005F6367"/>
    <w:rsid w:val="005F6673"/>
    <w:rsid w:val="005F6911"/>
    <w:rsid w:val="005F70CE"/>
    <w:rsid w:val="005F7329"/>
    <w:rsid w:val="005F76F0"/>
    <w:rsid w:val="005F7D25"/>
    <w:rsid w:val="00600167"/>
    <w:rsid w:val="00600700"/>
    <w:rsid w:val="0060093D"/>
    <w:rsid w:val="00600DF7"/>
    <w:rsid w:val="00600ED9"/>
    <w:rsid w:val="00600F71"/>
    <w:rsid w:val="0060109E"/>
    <w:rsid w:val="006013D4"/>
    <w:rsid w:val="00601515"/>
    <w:rsid w:val="0060185E"/>
    <w:rsid w:val="00601A18"/>
    <w:rsid w:val="00601BA2"/>
    <w:rsid w:val="00601EC2"/>
    <w:rsid w:val="0060216C"/>
    <w:rsid w:val="006027A3"/>
    <w:rsid w:val="00602897"/>
    <w:rsid w:val="00602B70"/>
    <w:rsid w:val="00602BA2"/>
    <w:rsid w:val="0060352C"/>
    <w:rsid w:val="006040BE"/>
    <w:rsid w:val="00604B90"/>
    <w:rsid w:val="00604D02"/>
    <w:rsid w:val="00605277"/>
    <w:rsid w:val="00605404"/>
    <w:rsid w:val="006066CB"/>
    <w:rsid w:val="006068FC"/>
    <w:rsid w:val="00606AA5"/>
    <w:rsid w:val="0060719F"/>
    <w:rsid w:val="00607737"/>
    <w:rsid w:val="0060783A"/>
    <w:rsid w:val="00607AB0"/>
    <w:rsid w:val="00607BAF"/>
    <w:rsid w:val="00610079"/>
    <w:rsid w:val="0061009B"/>
    <w:rsid w:val="006104D4"/>
    <w:rsid w:val="00610560"/>
    <w:rsid w:val="006105A4"/>
    <w:rsid w:val="006121F1"/>
    <w:rsid w:val="006125C8"/>
    <w:rsid w:val="006126ED"/>
    <w:rsid w:val="00612785"/>
    <w:rsid w:val="00613837"/>
    <w:rsid w:val="00613842"/>
    <w:rsid w:val="00613E1B"/>
    <w:rsid w:val="00613E58"/>
    <w:rsid w:val="0061420E"/>
    <w:rsid w:val="006142C9"/>
    <w:rsid w:val="006147E1"/>
    <w:rsid w:val="00614C0F"/>
    <w:rsid w:val="00614D03"/>
    <w:rsid w:val="00614D68"/>
    <w:rsid w:val="00614EFF"/>
    <w:rsid w:val="0061525B"/>
    <w:rsid w:val="00615493"/>
    <w:rsid w:val="0061605A"/>
    <w:rsid w:val="00616291"/>
    <w:rsid w:val="00617164"/>
    <w:rsid w:val="006171FF"/>
    <w:rsid w:val="00617422"/>
    <w:rsid w:val="00617988"/>
    <w:rsid w:val="00617999"/>
    <w:rsid w:val="00617D6B"/>
    <w:rsid w:val="00617E14"/>
    <w:rsid w:val="006207E3"/>
    <w:rsid w:val="00620B4C"/>
    <w:rsid w:val="00620D68"/>
    <w:rsid w:val="00621A59"/>
    <w:rsid w:val="00621C64"/>
    <w:rsid w:val="006227BF"/>
    <w:rsid w:val="00622BA4"/>
    <w:rsid w:val="00622E6F"/>
    <w:rsid w:val="00623347"/>
    <w:rsid w:val="00623BAD"/>
    <w:rsid w:val="00623C32"/>
    <w:rsid w:val="00623CB6"/>
    <w:rsid w:val="0062426E"/>
    <w:rsid w:val="006244D8"/>
    <w:rsid w:val="00624570"/>
    <w:rsid w:val="00624F7B"/>
    <w:rsid w:val="0062518B"/>
    <w:rsid w:val="006253F0"/>
    <w:rsid w:val="00625782"/>
    <w:rsid w:val="0062583C"/>
    <w:rsid w:val="0062663D"/>
    <w:rsid w:val="006301D7"/>
    <w:rsid w:val="006304F8"/>
    <w:rsid w:val="00630867"/>
    <w:rsid w:val="00630DF3"/>
    <w:rsid w:val="00630E0F"/>
    <w:rsid w:val="0063153B"/>
    <w:rsid w:val="006320A8"/>
    <w:rsid w:val="00632AE2"/>
    <w:rsid w:val="00633154"/>
    <w:rsid w:val="00633A52"/>
    <w:rsid w:val="00633B4A"/>
    <w:rsid w:val="006341E1"/>
    <w:rsid w:val="00634509"/>
    <w:rsid w:val="00634685"/>
    <w:rsid w:val="0063486B"/>
    <w:rsid w:val="00634EFE"/>
    <w:rsid w:val="006353B9"/>
    <w:rsid w:val="00635401"/>
    <w:rsid w:val="00635815"/>
    <w:rsid w:val="006362FA"/>
    <w:rsid w:val="0063633D"/>
    <w:rsid w:val="00636650"/>
    <w:rsid w:val="00636CAB"/>
    <w:rsid w:val="006374F8"/>
    <w:rsid w:val="00637501"/>
    <w:rsid w:val="00637A8F"/>
    <w:rsid w:val="00637C1C"/>
    <w:rsid w:val="00637E8C"/>
    <w:rsid w:val="00637F12"/>
    <w:rsid w:val="00640302"/>
    <w:rsid w:val="006403E7"/>
    <w:rsid w:val="00640BAB"/>
    <w:rsid w:val="00640FC7"/>
    <w:rsid w:val="006410EA"/>
    <w:rsid w:val="00641791"/>
    <w:rsid w:val="006417FA"/>
    <w:rsid w:val="00641A33"/>
    <w:rsid w:val="0064211B"/>
    <w:rsid w:val="006421D7"/>
    <w:rsid w:val="00642553"/>
    <w:rsid w:val="00642910"/>
    <w:rsid w:val="00642E8D"/>
    <w:rsid w:val="00643611"/>
    <w:rsid w:val="00643B3C"/>
    <w:rsid w:val="006440F7"/>
    <w:rsid w:val="006441A2"/>
    <w:rsid w:val="006441B9"/>
    <w:rsid w:val="0064447C"/>
    <w:rsid w:val="00644C87"/>
    <w:rsid w:val="006451D1"/>
    <w:rsid w:val="0064540E"/>
    <w:rsid w:val="00645420"/>
    <w:rsid w:val="0064543E"/>
    <w:rsid w:val="006459D1"/>
    <w:rsid w:val="00645A4B"/>
    <w:rsid w:val="00645D4D"/>
    <w:rsid w:val="00645D71"/>
    <w:rsid w:val="00646055"/>
    <w:rsid w:val="00646172"/>
    <w:rsid w:val="0064661A"/>
    <w:rsid w:val="006468B1"/>
    <w:rsid w:val="00646A67"/>
    <w:rsid w:val="00647248"/>
    <w:rsid w:val="0064733F"/>
    <w:rsid w:val="00647783"/>
    <w:rsid w:val="00647B4E"/>
    <w:rsid w:val="00647BF4"/>
    <w:rsid w:val="00647DEE"/>
    <w:rsid w:val="00647DFF"/>
    <w:rsid w:val="0065024D"/>
    <w:rsid w:val="006508EE"/>
    <w:rsid w:val="00650B37"/>
    <w:rsid w:val="00650D33"/>
    <w:rsid w:val="00651A24"/>
    <w:rsid w:val="00651B71"/>
    <w:rsid w:val="00652ABE"/>
    <w:rsid w:val="006530BA"/>
    <w:rsid w:val="00653612"/>
    <w:rsid w:val="00653DAC"/>
    <w:rsid w:val="00653EF2"/>
    <w:rsid w:val="00654116"/>
    <w:rsid w:val="006543D7"/>
    <w:rsid w:val="006543FD"/>
    <w:rsid w:val="00654DEA"/>
    <w:rsid w:val="00654E6A"/>
    <w:rsid w:val="006559EC"/>
    <w:rsid w:val="00655C23"/>
    <w:rsid w:val="0065610C"/>
    <w:rsid w:val="00656449"/>
    <w:rsid w:val="00656539"/>
    <w:rsid w:val="00656C16"/>
    <w:rsid w:val="00657EF9"/>
    <w:rsid w:val="00657FA9"/>
    <w:rsid w:val="00660157"/>
    <w:rsid w:val="00660C61"/>
    <w:rsid w:val="00661528"/>
    <w:rsid w:val="00661705"/>
    <w:rsid w:val="00661BC1"/>
    <w:rsid w:val="00661E78"/>
    <w:rsid w:val="0066271C"/>
    <w:rsid w:val="006630F2"/>
    <w:rsid w:val="006634B3"/>
    <w:rsid w:val="006634D5"/>
    <w:rsid w:val="0066370C"/>
    <w:rsid w:val="006644A0"/>
    <w:rsid w:val="00664D61"/>
    <w:rsid w:val="006652A7"/>
    <w:rsid w:val="00665ADA"/>
    <w:rsid w:val="0066685B"/>
    <w:rsid w:val="00666B68"/>
    <w:rsid w:val="00666CB8"/>
    <w:rsid w:val="0066747F"/>
    <w:rsid w:val="00667BC3"/>
    <w:rsid w:val="00670082"/>
    <w:rsid w:val="006703C4"/>
    <w:rsid w:val="00670D59"/>
    <w:rsid w:val="006715FD"/>
    <w:rsid w:val="00671804"/>
    <w:rsid w:val="006721E2"/>
    <w:rsid w:val="0067222F"/>
    <w:rsid w:val="00672871"/>
    <w:rsid w:val="00673289"/>
    <w:rsid w:val="00673493"/>
    <w:rsid w:val="006741B0"/>
    <w:rsid w:val="0067457D"/>
    <w:rsid w:val="006746BD"/>
    <w:rsid w:val="00674A23"/>
    <w:rsid w:val="00674EB4"/>
    <w:rsid w:val="00675202"/>
    <w:rsid w:val="00675712"/>
    <w:rsid w:val="0067597E"/>
    <w:rsid w:val="0067609D"/>
    <w:rsid w:val="00676397"/>
    <w:rsid w:val="006764D4"/>
    <w:rsid w:val="00676826"/>
    <w:rsid w:val="00676AA0"/>
    <w:rsid w:val="00676E1B"/>
    <w:rsid w:val="00677263"/>
    <w:rsid w:val="00677586"/>
    <w:rsid w:val="0067795F"/>
    <w:rsid w:val="00677995"/>
    <w:rsid w:val="00677E16"/>
    <w:rsid w:val="006801C4"/>
    <w:rsid w:val="00680862"/>
    <w:rsid w:val="006809DE"/>
    <w:rsid w:val="00680CE4"/>
    <w:rsid w:val="00680E5C"/>
    <w:rsid w:val="00681266"/>
    <w:rsid w:val="00681590"/>
    <w:rsid w:val="006816FF"/>
    <w:rsid w:val="00681B33"/>
    <w:rsid w:val="00682062"/>
    <w:rsid w:val="006824D6"/>
    <w:rsid w:val="00682BC9"/>
    <w:rsid w:val="006837B2"/>
    <w:rsid w:val="006839E3"/>
    <w:rsid w:val="00683E7E"/>
    <w:rsid w:val="00684371"/>
    <w:rsid w:val="00684B5C"/>
    <w:rsid w:val="00684E53"/>
    <w:rsid w:val="006854C1"/>
    <w:rsid w:val="006859C5"/>
    <w:rsid w:val="00685C9D"/>
    <w:rsid w:val="00685E9B"/>
    <w:rsid w:val="00685F88"/>
    <w:rsid w:val="006860E9"/>
    <w:rsid w:val="00686141"/>
    <w:rsid w:val="006864BE"/>
    <w:rsid w:val="006865A4"/>
    <w:rsid w:val="00686E00"/>
    <w:rsid w:val="00687165"/>
    <w:rsid w:val="006873A8"/>
    <w:rsid w:val="00687BE7"/>
    <w:rsid w:val="00690042"/>
    <w:rsid w:val="00690385"/>
    <w:rsid w:val="00690AB8"/>
    <w:rsid w:val="00690D9E"/>
    <w:rsid w:val="006912C7"/>
    <w:rsid w:val="00691B13"/>
    <w:rsid w:val="00691D31"/>
    <w:rsid w:val="00692303"/>
    <w:rsid w:val="006925B6"/>
    <w:rsid w:val="00692B33"/>
    <w:rsid w:val="00692C9C"/>
    <w:rsid w:val="0069340A"/>
    <w:rsid w:val="0069368A"/>
    <w:rsid w:val="006941B9"/>
    <w:rsid w:val="006946D9"/>
    <w:rsid w:val="00694891"/>
    <w:rsid w:val="006949F7"/>
    <w:rsid w:val="00694B33"/>
    <w:rsid w:val="0069594B"/>
    <w:rsid w:val="00695B83"/>
    <w:rsid w:val="006971DF"/>
    <w:rsid w:val="006974DB"/>
    <w:rsid w:val="0069793E"/>
    <w:rsid w:val="00697B3B"/>
    <w:rsid w:val="006A005E"/>
    <w:rsid w:val="006A091B"/>
    <w:rsid w:val="006A1379"/>
    <w:rsid w:val="006A15C7"/>
    <w:rsid w:val="006A1716"/>
    <w:rsid w:val="006A19D9"/>
    <w:rsid w:val="006A1C15"/>
    <w:rsid w:val="006A1CC0"/>
    <w:rsid w:val="006A1DF3"/>
    <w:rsid w:val="006A2375"/>
    <w:rsid w:val="006A3078"/>
    <w:rsid w:val="006A31D9"/>
    <w:rsid w:val="006A39FB"/>
    <w:rsid w:val="006A46D7"/>
    <w:rsid w:val="006A487A"/>
    <w:rsid w:val="006A492B"/>
    <w:rsid w:val="006A4A30"/>
    <w:rsid w:val="006A4C84"/>
    <w:rsid w:val="006A4CE3"/>
    <w:rsid w:val="006A5174"/>
    <w:rsid w:val="006A58BF"/>
    <w:rsid w:val="006A5918"/>
    <w:rsid w:val="006A5C68"/>
    <w:rsid w:val="006A642C"/>
    <w:rsid w:val="006A6623"/>
    <w:rsid w:val="006A6A06"/>
    <w:rsid w:val="006A6B25"/>
    <w:rsid w:val="006A6DEF"/>
    <w:rsid w:val="006A6EDB"/>
    <w:rsid w:val="006A7288"/>
    <w:rsid w:val="006A74DF"/>
    <w:rsid w:val="006A7A1D"/>
    <w:rsid w:val="006A7FD1"/>
    <w:rsid w:val="006B0228"/>
    <w:rsid w:val="006B0C9B"/>
    <w:rsid w:val="006B0DBD"/>
    <w:rsid w:val="006B0F7F"/>
    <w:rsid w:val="006B1010"/>
    <w:rsid w:val="006B1845"/>
    <w:rsid w:val="006B2224"/>
    <w:rsid w:val="006B226A"/>
    <w:rsid w:val="006B22B0"/>
    <w:rsid w:val="006B2ED1"/>
    <w:rsid w:val="006B2F17"/>
    <w:rsid w:val="006B3069"/>
    <w:rsid w:val="006B3108"/>
    <w:rsid w:val="006B3B30"/>
    <w:rsid w:val="006B3D2E"/>
    <w:rsid w:val="006B416E"/>
    <w:rsid w:val="006B446F"/>
    <w:rsid w:val="006B468F"/>
    <w:rsid w:val="006B4A07"/>
    <w:rsid w:val="006B4EE5"/>
    <w:rsid w:val="006B592C"/>
    <w:rsid w:val="006B5BD2"/>
    <w:rsid w:val="006B5E03"/>
    <w:rsid w:val="006B7EC5"/>
    <w:rsid w:val="006C00ED"/>
    <w:rsid w:val="006C03A5"/>
    <w:rsid w:val="006C057D"/>
    <w:rsid w:val="006C073B"/>
    <w:rsid w:val="006C07B1"/>
    <w:rsid w:val="006C0947"/>
    <w:rsid w:val="006C0AF5"/>
    <w:rsid w:val="006C1487"/>
    <w:rsid w:val="006C1619"/>
    <w:rsid w:val="006C19F0"/>
    <w:rsid w:val="006C1B68"/>
    <w:rsid w:val="006C1FBE"/>
    <w:rsid w:val="006C2732"/>
    <w:rsid w:val="006C2D8F"/>
    <w:rsid w:val="006C315D"/>
    <w:rsid w:val="006C33EC"/>
    <w:rsid w:val="006C3655"/>
    <w:rsid w:val="006C429F"/>
    <w:rsid w:val="006C569C"/>
    <w:rsid w:val="006C5796"/>
    <w:rsid w:val="006C5C04"/>
    <w:rsid w:val="006C5C6E"/>
    <w:rsid w:val="006C5CE4"/>
    <w:rsid w:val="006C6722"/>
    <w:rsid w:val="006C6900"/>
    <w:rsid w:val="006C71EB"/>
    <w:rsid w:val="006C73FE"/>
    <w:rsid w:val="006C77BC"/>
    <w:rsid w:val="006C7927"/>
    <w:rsid w:val="006C7C79"/>
    <w:rsid w:val="006C7CF6"/>
    <w:rsid w:val="006C7EE9"/>
    <w:rsid w:val="006D0586"/>
    <w:rsid w:val="006D0A29"/>
    <w:rsid w:val="006D12D1"/>
    <w:rsid w:val="006D139D"/>
    <w:rsid w:val="006D1F07"/>
    <w:rsid w:val="006D2228"/>
    <w:rsid w:val="006D2A96"/>
    <w:rsid w:val="006D2F35"/>
    <w:rsid w:val="006D30DF"/>
    <w:rsid w:val="006D348C"/>
    <w:rsid w:val="006D3555"/>
    <w:rsid w:val="006D3B78"/>
    <w:rsid w:val="006D3D64"/>
    <w:rsid w:val="006D422D"/>
    <w:rsid w:val="006D4A4E"/>
    <w:rsid w:val="006D4F7D"/>
    <w:rsid w:val="006D5BFA"/>
    <w:rsid w:val="006D6237"/>
    <w:rsid w:val="006D69F6"/>
    <w:rsid w:val="006D6C28"/>
    <w:rsid w:val="006D710D"/>
    <w:rsid w:val="006D768A"/>
    <w:rsid w:val="006D76DB"/>
    <w:rsid w:val="006D7E02"/>
    <w:rsid w:val="006D7EC4"/>
    <w:rsid w:val="006E0159"/>
    <w:rsid w:val="006E0926"/>
    <w:rsid w:val="006E0C7E"/>
    <w:rsid w:val="006E0D05"/>
    <w:rsid w:val="006E0DDE"/>
    <w:rsid w:val="006E14F7"/>
    <w:rsid w:val="006E1D55"/>
    <w:rsid w:val="006E24BD"/>
    <w:rsid w:val="006E28ED"/>
    <w:rsid w:val="006E2DF1"/>
    <w:rsid w:val="006E317F"/>
    <w:rsid w:val="006E3908"/>
    <w:rsid w:val="006E39EA"/>
    <w:rsid w:val="006E4B87"/>
    <w:rsid w:val="006E4C58"/>
    <w:rsid w:val="006E4E66"/>
    <w:rsid w:val="006E4E73"/>
    <w:rsid w:val="006E5316"/>
    <w:rsid w:val="006E55B7"/>
    <w:rsid w:val="006E5885"/>
    <w:rsid w:val="006E6008"/>
    <w:rsid w:val="006E685A"/>
    <w:rsid w:val="006E68F2"/>
    <w:rsid w:val="006E6AB2"/>
    <w:rsid w:val="006E6B4F"/>
    <w:rsid w:val="006E6CA0"/>
    <w:rsid w:val="006E6FE2"/>
    <w:rsid w:val="006E71B6"/>
    <w:rsid w:val="006E7AB2"/>
    <w:rsid w:val="006E7C1D"/>
    <w:rsid w:val="006F09E7"/>
    <w:rsid w:val="006F12BD"/>
    <w:rsid w:val="006F15DD"/>
    <w:rsid w:val="006F1E5D"/>
    <w:rsid w:val="006F2005"/>
    <w:rsid w:val="006F213D"/>
    <w:rsid w:val="006F261B"/>
    <w:rsid w:val="006F2BF8"/>
    <w:rsid w:val="006F3028"/>
    <w:rsid w:val="006F37A0"/>
    <w:rsid w:val="006F417C"/>
    <w:rsid w:val="006F41A6"/>
    <w:rsid w:val="006F429C"/>
    <w:rsid w:val="006F431C"/>
    <w:rsid w:val="006F49B2"/>
    <w:rsid w:val="006F4CBF"/>
    <w:rsid w:val="006F4E7A"/>
    <w:rsid w:val="006F506D"/>
    <w:rsid w:val="006F540E"/>
    <w:rsid w:val="006F5A10"/>
    <w:rsid w:val="006F5C37"/>
    <w:rsid w:val="006F640F"/>
    <w:rsid w:val="006F6447"/>
    <w:rsid w:val="006F6883"/>
    <w:rsid w:val="006F6AC3"/>
    <w:rsid w:val="006F6D61"/>
    <w:rsid w:val="006F6DD9"/>
    <w:rsid w:val="006F7053"/>
    <w:rsid w:val="006F7105"/>
    <w:rsid w:val="006F723B"/>
    <w:rsid w:val="006F7476"/>
    <w:rsid w:val="006F7546"/>
    <w:rsid w:val="006F7984"/>
    <w:rsid w:val="00700302"/>
    <w:rsid w:val="007014D0"/>
    <w:rsid w:val="007021B9"/>
    <w:rsid w:val="00702466"/>
    <w:rsid w:val="007024C5"/>
    <w:rsid w:val="0070279B"/>
    <w:rsid w:val="007029EB"/>
    <w:rsid w:val="0070368A"/>
    <w:rsid w:val="007039B0"/>
    <w:rsid w:val="00703DCC"/>
    <w:rsid w:val="00703EF3"/>
    <w:rsid w:val="00704274"/>
    <w:rsid w:val="0070451C"/>
    <w:rsid w:val="00704675"/>
    <w:rsid w:val="007049EA"/>
    <w:rsid w:val="007055CE"/>
    <w:rsid w:val="00705734"/>
    <w:rsid w:val="00705979"/>
    <w:rsid w:val="00705B89"/>
    <w:rsid w:val="00705C0D"/>
    <w:rsid w:val="00705C3F"/>
    <w:rsid w:val="00705E48"/>
    <w:rsid w:val="00706149"/>
    <w:rsid w:val="00706EAB"/>
    <w:rsid w:val="007071CC"/>
    <w:rsid w:val="0070736F"/>
    <w:rsid w:val="00707BB8"/>
    <w:rsid w:val="00707E8E"/>
    <w:rsid w:val="00707EE1"/>
    <w:rsid w:val="007102A4"/>
    <w:rsid w:val="00710D29"/>
    <w:rsid w:val="0071172B"/>
    <w:rsid w:val="00711B06"/>
    <w:rsid w:val="00712512"/>
    <w:rsid w:val="007128E8"/>
    <w:rsid w:val="00712F2F"/>
    <w:rsid w:val="0071391A"/>
    <w:rsid w:val="0071397D"/>
    <w:rsid w:val="0071412D"/>
    <w:rsid w:val="007148CB"/>
    <w:rsid w:val="007148CE"/>
    <w:rsid w:val="0071491F"/>
    <w:rsid w:val="007149F2"/>
    <w:rsid w:val="00714B9D"/>
    <w:rsid w:val="00714F8F"/>
    <w:rsid w:val="00715335"/>
    <w:rsid w:val="00715B67"/>
    <w:rsid w:val="00715C7A"/>
    <w:rsid w:val="00715D85"/>
    <w:rsid w:val="00715FDA"/>
    <w:rsid w:val="00716528"/>
    <w:rsid w:val="00716CD4"/>
    <w:rsid w:val="007172CB"/>
    <w:rsid w:val="0071750C"/>
    <w:rsid w:val="0071776F"/>
    <w:rsid w:val="00717861"/>
    <w:rsid w:val="00720035"/>
    <w:rsid w:val="0072083B"/>
    <w:rsid w:val="00721151"/>
    <w:rsid w:val="00721405"/>
    <w:rsid w:val="00721A18"/>
    <w:rsid w:val="007229A8"/>
    <w:rsid w:val="00722B19"/>
    <w:rsid w:val="00722E43"/>
    <w:rsid w:val="00722FF3"/>
    <w:rsid w:val="00723073"/>
    <w:rsid w:val="007237A0"/>
    <w:rsid w:val="00724108"/>
    <w:rsid w:val="007242BA"/>
    <w:rsid w:val="00724D98"/>
    <w:rsid w:val="00724DCF"/>
    <w:rsid w:val="00724E0C"/>
    <w:rsid w:val="00725289"/>
    <w:rsid w:val="00725615"/>
    <w:rsid w:val="00725910"/>
    <w:rsid w:val="007259A0"/>
    <w:rsid w:val="007261C1"/>
    <w:rsid w:val="007264E7"/>
    <w:rsid w:val="007267F4"/>
    <w:rsid w:val="007269DD"/>
    <w:rsid w:val="0072716C"/>
    <w:rsid w:val="0072748F"/>
    <w:rsid w:val="007304DD"/>
    <w:rsid w:val="00730DFE"/>
    <w:rsid w:val="00730FE9"/>
    <w:rsid w:val="00731443"/>
    <w:rsid w:val="0073198A"/>
    <w:rsid w:val="00731CD1"/>
    <w:rsid w:val="00732A24"/>
    <w:rsid w:val="00732E79"/>
    <w:rsid w:val="00733224"/>
    <w:rsid w:val="0073397F"/>
    <w:rsid w:val="0073468B"/>
    <w:rsid w:val="00734DE5"/>
    <w:rsid w:val="00734F6D"/>
    <w:rsid w:val="00734FAE"/>
    <w:rsid w:val="007352BA"/>
    <w:rsid w:val="007355B5"/>
    <w:rsid w:val="0073592C"/>
    <w:rsid w:val="007366B6"/>
    <w:rsid w:val="0073672D"/>
    <w:rsid w:val="0073717C"/>
    <w:rsid w:val="00737E35"/>
    <w:rsid w:val="007405C4"/>
    <w:rsid w:val="00740712"/>
    <w:rsid w:val="007408AB"/>
    <w:rsid w:val="00740966"/>
    <w:rsid w:val="00740CE1"/>
    <w:rsid w:val="007411C0"/>
    <w:rsid w:val="007411DD"/>
    <w:rsid w:val="007415EB"/>
    <w:rsid w:val="00741A66"/>
    <w:rsid w:val="00741AFE"/>
    <w:rsid w:val="00741C79"/>
    <w:rsid w:val="00741D8F"/>
    <w:rsid w:val="00741EC8"/>
    <w:rsid w:val="007430B5"/>
    <w:rsid w:val="00743262"/>
    <w:rsid w:val="0074355D"/>
    <w:rsid w:val="007435C8"/>
    <w:rsid w:val="007438CB"/>
    <w:rsid w:val="00743ADE"/>
    <w:rsid w:val="0074430C"/>
    <w:rsid w:val="00744734"/>
    <w:rsid w:val="00745C17"/>
    <w:rsid w:val="00746275"/>
    <w:rsid w:val="007464DC"/>
    <w:rsid w:val="00746AE7"/>
    <w:rsid w:val="00746C1C"/>
    <w:rsid w:val="00746F0D"/>
    <w:rsid w:val="00746FC7"/>
    <w:rsid w:val="007471F3"/>
    <w:rsid w:val="007472EA"/>
    <w:rsid w:val="007479FD"/>
    <w:rsid w:val="00747B13"/>
    <w:rsid w:val="00747B28"/>
    <w:rsid w:val="00747C3A"/>
    <w:rsid w:val="007501CB"/>
    <w:rsid w:val="00750214"/>
    <w:rsid w:val="00750686"/>
    <w:rsid w:val="00750B61"/>
    <w:rsid w:val="00750C93"/>
    <w:rsid w:val="00750F36"/>
    <w:rsid w:val="007511F2"/>
    <w:rsid w:val="00751AF6"/>
    <w:rsid w:val="007525A0"/>
    <w:rsid w:val="0075283F"/>
    <w:rsid w:val="00752917"/>
    <w:rsid w:val="00752951"/>
    <w:rsid w:val="0075382D"/>
    <w:rsid w:val="0075385B"/>
    <w:rsid w:val="00753C24"/>
    <w:rsid w:val="00753E22"/>
    <w:rsid w:val="00753F45"/>
    <w:rsid w:val="00753F54"/>
    <w:rsid w:val="00754023"/>
    <w:rsid w:val="00754D9D"/>
    <w:rsid w:val="00755467"/>
    <w:rsid w:val="0075596E"/>
    <w:rsid w:val="00755A92"/>
    <w:rsid w:val="00755A9C"/>
    <w:rsid w:val="0075614D"/>
    <w:rsid w:val="0075699F"/>
    <w:rsid w:val="00756E5F"/>
    <w:rsid w:val="00757284"/>
    <w:rsid w:val="00757A4B"/>
    <w:rsid w:val="00757E50"/>
    <w:rsid w:val="00760A1E"/>
    <w:rsid w:val="00761396"/>
    <w:rsid w:val="0076182C"/>
    <w:rsid w:val="007618FC"/>
    <w:rsid w:val="00761CCA"/>
    <w:rsid w:val="00761DB2"/>
    <w:rsid w:val="00762731"/>
    <w:rsid w:val="00762EDB"/>
    <w:rsid w:val="00762FA3"/>
    <w:rsid w:val="00763419"/>
    <w:rsid w:val="00763F80"/>
    <w:rsid w:val="00764358"/>
    <w:rsid w:val="007651A5"/>
    <w:rsid w:val="00765BF5"/>
    <w:rsid w:val="00766214"/>
    <w:rsid w:val="007664B3"/>
    <w:rsid w:val="00766F4C"/>
    <w:rsid w:val="00767052"/>
    <w:rsid w:val="0076725A"/>
    <w:rsid w:val="00767392"/>
    <w:rsid w:val="00767AB9"/>
    <w:rsid w:val="00767B52"/>
    <w:rsid w:val="007704D8"/>
    <w:rsid w:val="007704F9"/>
    <w:rsid w:val="00770B26"/>
    <w:rsid w:val="00770E74"/>
    <w:rsid w:val="0077124C"/>
    <w:rsid w:val="007712F5"/>
    <w:rsid w:val="007714DB"/>
    <w:rsid w:val="00771B5F"/>
    <w:rsid w:val="00771DAC"/>
    <w:rsid w:val="00771F20"/>
    <w:rsid w:val="00772204"/>
    <w:rsid w:val="0077227C"/>
    <w:rsid w:val="00772963"/>
    <w:rsid w:val="00774710"/>
    <w:rsid w:val="00774DE2"/>
    <w:rsid w:val="0077565F"/>
    <w:rsid w:val="0077575E"/>
    <w:rsid w:val="0077621F"/>
    <w:rsid w:val="00776476"/>
    <w:rsid w:val="0077679B"/>
    <w:rsid w:val="00776BBA"/>
    <w:rsid w:val="00776E45"/>
    <w:rsid w:val="00776EAD"/>
    <w:rsid w:val="00777505"/>
    <w:rsid w:val="007775F9"/>
    <w:rsid w:val="00777C6A"/>
    <w:rsid w:val="00777D4B"/>
    <w:rsid w:val="007807C9"/>
    <w:rsid w:val="00780E68"/>
    <w:rsid w:val="00781710"/>
    <w:rsid w:val="007819CE"/>
    <w:rsid w:val="007825BC"/>
    <w:rsid w:val="00782C3D"/>
    <w:rsid w:val="00782C4A"/>
    <w:rsid w:val="007830FA"/>
    <w:rsid w:val="00783242"/>
    <w:rsid w:val="00783845"/>
    <w:rsid w:val="00783AD8"/>
    <w:rsid w:val="00784640"/>
    <w:rsid w:val="00784664"/>
    <w:rsid w:val="00784A52"/>
    <w:rsid w:val="00784F8E"/>
    <w:rsid w:val="00784F99"/>
    <w:rsid w:val="00785DF1"/>
    <w:rsid w:val="00786A6F"/>
    <w:rsid w:val="00786E2D"/>
    <w:rsid w:val="00787280"/>
    <w:rsid w:val="00787723"/>
    <w:rsid w:val="0078777B"/>
    <w:rsid w:val="00787902"/>
    <w:rsid w:val="00787D5C"/>
    <w:rsid w:val="0079029E"/>
    <w:rsid w:val="007902E7"/>
    <w:rsid w:val="007903F1"/>
    <w:rsid w:val="007905F1"/>
    <w:rsid w:val="007907FA"/>
    <w:rsid w:val="00790B64"/>
    <w:rsid w:val="00790FED"/>
    <w:rsid w:val="00791483"/>
    <w:rsid w:val="00791498"/>
    <w:rsid w:val="007920A8"/>
    <w:rsid w:val="007921C4"/>
    <w:rsid w:val="007925B3"/>
    <w:rsid w:val="0079272B"/>
    <w:rsid w:val="00793CE2"/>
    <w:rsid w:val="00793D77"/>
    <w:rsid w:val="007945E7"/>
    <w:rsid w:val="007947BA"/>
    <w:rsid w:val="00794B10"/>
    <w:rsid w:val="007950D4"/>
    <w:rsid w:val="00795A21"/>
    <w:rsid w:val="00795F3A"/>
    <w:rsid w:val="0079680D"/>
    <w:rsid w:val="00796F33"/>
    <w:rsid w:val="00797144"/>
    <w:rsid w:val="00797282"/>
    <w:rsid w:val="00797C02"/>
    <w:rsid w:val="00797F41"/>
    <w:rsid w:val="007A01A5"/>
    <w:rsid w:val="007A0443"/>
    <w:rsid w:val="007A0618"/>
    <w:rsid w:val="007A11B8"/>
    <w:rsid w:val="007A1CFF"/>
    <w:rsid w:val="007A2A83"/>
    <w:rsid w:val="007A362B"/>
    <w:rsid w:val="007A3CB1"/>
    <w:rsid w:val="007A4275"/>
    <w:rsid w:val="007A4B71"/>
    <w:rsid w:val="007A4CCA"/>
    <w:rsid w:val="007A500C"/>
    <w:rsid w:val="007A524D"/>
    <w:rsid w:val="007A58EA"/>
    <w:rsid w:val="007A5B88"/>
    <w:rsid w:val="007A6050"/>
    <w:rsid w:val="007A66F1"/>
    <w:rsid w:val="007A675F"/>
    <w:rsid w:val="007A69F9"/>
    <w:rsid w:val="007A6AB8"/>
    <w:rsid w:val="007A7436"/>
    <w:rsid w:val="007A788F"/>
    <w:rsid w:val="007A7B79"/>
    <w:rsid w:val="007A7E93"/>
    <w:rsid w:val="007B0077"/>
    <w:rsid w:val="007B0695"/>
    <w:rsid w:val="007B07F1"/>
    <w:rsid w:val="007B0E12"/>
    <w:rsid w:val="007B20AC"/>
    <w:rsid w:val="007B28BE"/>
    <w:rsid w:val="007B2CE1"/>
    <w:rsid w:val="007B3401"/>
    <w:rsid w:val="007B35EC"/>
    <w:rsid w:val="007B3F0E"/>
    <w:rsid w:val="007B4FE5"/>
    <w:rsid w:val="007B5D58"/>
    <w:rsid w:val="007B5F2A"/>
    <w:rsid w:val="007B65AF"/>
    <w:rsid w:val="007B6AA3"/>
    <w:rsid w:val="007B6BA2"/>
    <w:rsid w:val="007B719C"/>
    <w:rsid w:val="007B763A"/>
    <w:rsid w:val="007B7774"/>
    <w:rsid w:val="007C02BE"/>
    <w:rsid w:val="007C0748"/>
    <w:rsid w:val="007C0801"/>
    <w:rsid w:val="007C10E8"/>
    <w:rsid w:val="007C10EC"/>
    <w:rsid w:val="007C1483"/>
    <w:rsid w:val="007C299E"/>
    <w:rsid w:val="007C2DBC"/>
    <w:rsid w:val="007C2DD6"/>
    <w:rsid w:val="007C3580"/>
    <w:rsid w:val="007C57DA"/>
    <w:rsid w:val="007C5B56"/>
    <w:rsid w:val="007C5E4C"/>
    <w:rsid w:val="007C6188"/>
    <w:rsid w:val="007C651D"/>
    <w:rsid w:val="007C6860"/>
    <w:rsid w:val="007C6C53"/>
    <w:rsid w:val="007C6D50"/>
    <w:rsid w:val="007C703D"/>
    <w:rsid w:val="007C7245"/>
    <w:rsid w:val="007C7325"/>
    <w:rsid w:val="007C7458"/>
    <w:rsid w:val="007C7508"/>
    <w:rsid w:val="007C75C6"/>
    <w:rsid w:val="007C76D2"/>
    <w:rsid w:val="007C7752"/>
    <w:rsid w:val="007C79BA"/>
    <w:rsid w:val="007D0184"/>
    <w:rsid w:val="007D038A"/>
    <w:rsid w:val="007D0595"/>
    <w:rsid w:val="007D070A"/>
    <w:rsid w:val="007D0AD8"/>
    <w:rsid w:val="007D125E"/>
    <w:rsid w:val="007D12A1"/>
    <w:rsid w:val="007D1333"/>
    <w:rsid w:val="007D16F0"/>
    <w:rsid w:val="007D1A28"/>
    <w:rsid w:val="007D1ACD"/>
    <w:rsid w:val="007D1C50"/>
    <w:rsid w:val="007D2051"/>
    <w:rsid w:val="007D20E8"/>
    <w:rsid w:val="007D2AB7"/>
    <w:rsid w:val="007D2B96"/>
    <w:rsid w:val="007D36D3"/>
    <w:rsid w:val="007D3791"/>
    <w:rsid w:val="007D41C2"/>
    <w:rsid w:val="007D432E"/>
    <w:rsid w:val="007D4630"/>
    <w:rsid w:val="007D48B2"/>
    <w:rsid w:val="007D4946"/>
    <w:rsid w:val="007D55F9"/>
    <w:rsid w:val="007D5985"/>
    <w:rsid w:val="007D5DDC"/>
    <w:rsid w:val="007D6471"/>
    <w:rsid w:val="007D64BE"/>
    <w:rsid w:val="007D6996"/>
    <w:rsid w:val="007D6D0B"/>
    <w:rsid w:val="007D7242"/>
    <w:rsid w:val="007D75AA"/>
    <w:rsid w:val="007D7676"/>
    <w:rsid w:val="007D7A4E"/>
    <w:rsid w:val="007E0275"/>
    <w:rsid w:val="007E0EF1"/>
    <w:rsid w:val="007E0F52"/>
    <w:rsid w:val="007E11CA"/>
    <w:rsid w:val="007E11D0"/>
    <w:rsid w:val="007E137F"/>
    <w:rsid w:val="007E17A5"/>
    <w:rsid w:val="007E26DC"/>
    <w:rsid w:val="007E31DA"/>
    <w:rsid w:val="007E34DE"/>
    <w:rsid w:val="007E37A6"/>
    <w:rsid w:val="007E3B4C"/>
    <w:rsid w:val="007E403E"/>
    <w:rsid w:val="007E4223"/>
    <w:rsid w:val="007E4654"/>
    <w:rsid w:val="007E4771"/>
    <w:rsid w:val="007E4A81"/>
    <w:rsid w:val="007E4A9F"/>
    <w:rsid w:val="007E4DDF"/>
    <w:rsid w:val="007E5195"/>
    <w:rsid w:val="007E5435"/>
    <w:rsid w:val="007E5555"/>
    <w:rsid w:val="007E56EF"/>
    <w:rsid w:val="007E5DA7"/>
    <w:rsid w:val="007E66D6"/>
    <w:rsid w:val="007E6F2A"/>
    <w:rsid w:val="007E70BF"/>
    <w:rsid w:val="007E74DC"/>
    <w:rsid w:val="007E77C8"/>
    <w:rsid w:val="007E7A91"/>
    <w:rsid w:val="007F0112"/>
    <w:rsid w:val="007F0331"/>
    <w:rsid w:val="007F03C5"/>
    <w:rsid w:val="007F041C"/>
    <w:rsid w:val="007F0B4A"/>
    <w:rsid w:val="007F19DE"/>
    <w:rsid w:val="007F1C39"/>
    <w:rsid w:val="007F1C97"/>
    <w:rsid w:val="007F1DB9"/>
    <w:rsid w:val="007F1F5A"/>
    <w:rsid w:val="007F1F5E"/>
    <w:rsid w:val="007F1F94"/>
    <w:rsid w:val="007F2123"/>
    <w:rsid w:val="007F2126"/>
    <w:rsid w:val="007F2FFE"/>
    <w:rsid w:val="007F3522"/>
    <w:rsid w:val="007F401B"/>
    <w:rsid w:val="007F43BE"/>
    <w:rsid w:val="007F4C21"/>
    <w:rsid w:val="007F4E6A"/>
    <w:rsid w:val="007F4E8B"/>
    <w:rsid w:val="007F5712"/>
    <w:rsid w:val="007F5909"/>
    <w:rsid w:val="007F5EE0"/>
    <w:rsid w:val="007F68CB"/>
    <w:rsid w:val="007F6902"/>
    <w:rsid w:val="007F6EF1"/>
    <w:rsid w:val="007F7AF8"/>
    <w:rsid w:val="007F7D66"/>
    <w:rsid w:val="0080011F"/>
    <w:rsid w:val="00800162"/>
    <w:rsid w:val="0080049F"/>
    <w:rsid w:val="0080054C"/>
    <w:rsid w:val="0080087B"/>
    <w:rsid w:val="00800CED"/>
    <w:rsid w:val="00800FB8"/>
    <w:rsid w:val="00801806"/>
    <w:rsid w:val="00802DF5"/>
    <w:rsid w:val="00803B60"/>
    <w:rsid w:val="00804006"/>
    <w:rsid w:val="008040EA"/>
    <w:rsid w:val="008045D5"/>
    <w:rsid w:val="00804C7F"/>
    <w:rsid w:val="008069E7"/>
    <w:rsid w:val="00807258"/>
    <w:rsid w:val="00807385"/>
    <w:rsid w:val="00807585"/>
    <w:rsid w:val="00807A29"/>
    <w:rsid w:val="00807D47"/>
    <w:rsid w:val="0081007C"/>
    <w:rsid w:val="00810111"/>
    <w:rsid w:val="00810189"/>
    <w:rsid w:val="00810655"/>
    <w:rsid w:val="008107B5"/>
    <w:rsid w:val="00810EC0"/>
    <w:rsid w:val="00811009"/>
    <w:rsid w:val="00811254"/>
    <w:rsid w:val="008117AB"/>
    <w:rsid w:val="00812307"/>
    <w:rsid w:val="008128FF"/>
    <w:rsid w:val="00812B40"/>
    <w:rsid w:val="00812E2F"/>
    <w:rsid w:val="00813746"/>
    <w:rsid w:val="008138BE"/>
    <w:rsid w:val="00813F4E"/>
    <w:rsid w:val="00814760"/>
    <w:rsid w:val="00814A26"/>
    <w:rsid w:val="00814FAE"/>
    <w:rsid w:val="00815550"/>
    <w:rsid w:val="00815D8A"/>
    <w:rsid w:val="00816A2C"/>
    <w:rsid w:val="00816BB0"/>
    <w:rsid w:val="00816F4E"/>
    <w:rsid w:val="008173F3"/>
    <w:rsid w:val="00817C38"/>
    <w:rsid w:val="008201B6"/>
    <w:rsid w:val="008205C3"/>
    <w:rsid w:val="008209B7"/>
    <w:rsid w:val="00820C78"/>
    <w:rsid w:val="00821BD0"/>
    <w:rsid w:val="00821C97"/>
    <w:rsid w:val="00821CBD"/>
    <w:rsid w:val="008225CB"/>
    <w:rsid w:val="00822A98"/>
    <w:rsid w:val="00823057"/>
    <w:rsid w:val="008232C9"/>
    <w:rsid w:val="00823800"/>
    <w:rsid w:val="00823A3B"/>
    <w:rsid w:val="0082426C"/>
    <w:rsid w:val="00824398"/>
    <w:rsid w:val="0082444C"/>
    <w:rsid w:val="00824B32"/>
    <w:rsid w:val="00824E6C"/>
    <w:rsid w:val="00825ACE"/>
    <w:rsid w:val="00825E88"/>
    <w:rsid w:val="00825EE3"/>
    <w:rsid w:val="00826D4E"/>
    <w:rsid w:val="00827241"/>
    <w:rsid w:val="008272AB"/>
    <w:rsid w:val="00827457"/>
    <w:rsid w:val="0082755D"/>
    <w:rsid w:val="00827606"/>
    <w:rsid w:val="00827821"/>
    <w:rsid w:val="008309DD"/>
    <w:rsid w:val="008312B4"/>
    <w:rsid w:val="008315F7"/>
    <w:rsid w:val="00831671"/>
    <w:rsid w:val="0083173C"/>
    <w:rsid w:val="008317F4"/>
    <w:rsid w:val="00831902"/>
    <w:rsid w:val="00831B11"/>
    <w:rsid w:val="00832AD4"/>
    <w:rsid w:val="00832B99"/>
    <w:rsid w:val="008332C5"/>
    <w:rsid w:val="0083435B"/>
    <w:rsid w:val="00834455"/>
    <w:rsid w:val="00834582"/>
    <w:rsid w:val="00834D2B"/>
    <w:rsid w:val="008367D8"/>
    <w:rsid w:val="00836992"/>
    <w:rsid w:val="00836BFF"/>
    <w:rsid w:val="00837130"/>
    <w:rsid w:val="0083733E"/>
    <w:rsid w:val="008373E5"/>
    <w:rsid w:val="008373E6"/>
    <w:rsid w:val="008375AF"/>
    <w:rsid w:val="00837665"/>
    <w:rsid w:val="00837920"/>
    <w:rsid w:val="00837948"/>
    <w:rsid w:val="00837F20"/>
    <w:rsid w:val="0084018A"/>
    <w:rsid w:val="008403EF"/>
    <w:rsid w:val="00840B51"/>
    <w:rsid w:val="00840C0A"/>
    <w:rsid w:val="00840C45"/>
    <w:rsid w:val="00841779"/>
    <w:rsid w:val="008422F7"/>
    <w:rsid w:val="0084285D"/>
    <w:rsid w:val="008428AF"/>
    <w:rsid w:val="00842A6B"/>
    <w:rsid w:val="00842D1F"/>
    <w:rsid w:val="00843E34"/>
    <w:rsid w:val="00843F04"/>
    <w:rsid w:val="00844723"/>
    <w:rsid w:val="00844858"/>
    <w:rsid w:val="00844D29"/>
    <w:rsid w:val="00844F9D"/>
    <w:rsid w:val="00845630"/>
    <w:rsid w:val="0084569E"/>
    <w:rsid w:val="008458F1"/>
    <w:rsid w:val="0084592E"/>
    <w:rsid w:val="00845E45"/>
    <w:rsid w:val="008460D8"/>
    <w:rsid w:val="0084622D"/>
    <w:rsid w:val="008465AB"/>
    <w:rsid w:val="008471A2"/>
    <w:rsid w:val="008475D6"/>
    <w:rsid w:val="00847E95"/>
    <w:rsid w:val="0085004E"/>
    <w:rsid w:val="00850619"/>
    <w:rsid w:val="008507AA"/>
    <w:rsid w:val="00850D05"/>
    <w:rsid w:val="008512FD"/>
    <w:rsid w:val="0085145C"/>
    <w:rsid w:val="00851852"/>
    <w:rsid w:val="00852301"/>
    <w:rsid w:val="008524E7"/>
    <w:rsid w:val="00852946"/>
    <w:rsid w:val="00852F85"/>
    <w:rsid w:val="00854054"/>
    <w:rsid w:val="0085434B"/>
    <w:rsid w:val="00854428"/>
    <w:rsid w:val="00854476"/>
    <w:rsid w:val="008547F0"/>
    <w:rsid w:val="00854830"/>
    <w:rsid w:val="00855932"/>
    <w:rsid w:val="00856604"/>
    <w:rsid w:val="008567D6"/>
    <w:rsid w:val="00856B07"/>
    <w:rsid w:val="00856CC2"/>
    <w:rsid w:val="00856F10"/>
    <w:rsid w:val="008578C8"/>
    <w:rsid w:val="00857E03"/>
    <w:rsid w:val="008604E7"/>
    <w:rsid w:val="0086071C"/>
    <w:rsid w:val="008607A9"/>
    <w:rsid w:val="00860828"/>
    <w:rsid w:val="00860936"/>
    <w:rsid w:val="00860CD2"/>
    <w:rsid w:val="00861035"/>
    <w:rsid w:val="00861B40"/>
    <w:rsid w:val="0086220A"/>
    <w:rsid w:val="00862219"/>
    <w:rsid w:val="00862251"/>
    <w:rsid w:val="0086262D"/>
    <w:rsid w:val="00862643"/>
    <w:rsid w:val="00862AD7"/>
    <w:rsid w:val="00862D96"/>
    <w:rsid w:val="008630B5"/>
    <w:rsid w:val="00863FD6"/>
    <w:rsid w:val="008640BD"/>
    <w:rsid w:val="008648F5"/>
    <w:rsid w:val="00864C95"/>
    <w:rsid w:val="00864CBC"/>
    <w:rsid w:val="00864E41"/>
    <w:rsid w:val="00865324"/>
    <w:rsid w:val="0086544D"/>
    <w:rsid w:val="0086590E"/>
    <w:rsid w:val="00865E22"/>
    <w:rsid w:val="008664B9"/>
    <w:rsid w:val="00866618"/>
    <w:rsid w:val="008667F5"/>
    <w:rsid w:val="008674DC"/>
    <w:rsid w:val="00867A46"/>
    <w:rsid w:val="00867B2C"/>
    <w:rsid w:val="00867ECB"/>
    <w:rsid w:val="00870550"/>
    <w:rsid w:val="00871668"/>
    <w:rsid w:val="008719DE"/>
    <w:rsid w:val="00871AA2"/>
    <w:rsid w:val="00871B8C"/>
    <w:rsid w:val="00871DBE"/>
    <w:rsid w:val="0087201D"/>
    <w:rsid w:val="00872298"/>
    <w:rsid w:val="008722D6"/>
    <w:rsid w:val="0087295F"/>
    <w:rsid w:val="008729DE"/>
    <w:rsid w:val="00872C36"/>
    <w:rsid w:val="00872D04"/>
    <w:rsid w:val="00872F83"/>
    <w:rsid w:val="0087320B"/>
    <w:rsid w:val="008740AF"/>
    <w:rsid w:val="00874223"/>
    <w:rsid w:val="0087427C"/>
    <w:rsid w:val="008747A4"/>
    <w:rsid w:val="00875556"/>
    <w:rsid w:val="00875EBB"/>
    <w:rsid w:val="008765DD"/>
    <w:rsid w:val="008765E4"/>
    <w:rsid w:val="00876AF4"/>
    <w:rsid w:val="00876C13"/>
    <w:rsid w:val="0088096B"/>
    <w:rsid w:val="008811C5"/>
    <w:rsid w:val="0088126B"/>
    <w:rsid w:val="008814D9"/>
    <w:rsid w:val="0088223E"/>
    <w:rsid w:val="00882B4C"/>
    <w:rsid w:val="0088323F"/>
    <w:rsid w:val="008834D1"/>
    <w:rsid w:val="00883D04"/>
    <w:rsid w:val="00883DEE"/>
    <w:rsid w:val="00883E18"/>
    <w:rsid w:val="00883ECF"/>
    <w:rsid w:val="00883F2D"/>
    <w:rsid w:val="0088401B"/>
    <w:rsid w:val="00884031"/>
    <w:rsid w:val="008846D4"/>
    <w:rsid w:val="00884A59"/>
    <w:rsid w:val="0088534C"/>
    <w:rsid w:val="00885E35"/>
    <w:rsid w:val="008862C7"/>
    <w:rsid w:val="00886C79"/>
    <w:rsid w:val="00886E09"/>
    <w:rsid w:val="0088747C"/>
    <w:rsid w:val="008875EF"/>
    <w:rsid w:val="00887B8A"/>
    <w:rsid w:val="00887D8C"/>
    <w:rsid w:val="00887E47"/>
    <w:rsid w:val="0089001F"/>
    <w:rsid w:val="0089038F"/>
    <w:rsid w:val="00890686"/>
    <w:rsid w:val="0089068B"/>
    <w:rsid w:val="0089167F"/>
    <w:rsid w:val="0089225C"/>
    <w:rsid w:val="00892457"/>
    <w:rsid w:val="00892548"/>
    <w:rsid w:val="00892B57"/>
    <w:rsid w:val="00892D49"/>
    <w:rsid w:val="00893691"/>
    <w:rsid w:val="008936EF"/>
    <w:rsid w:val="00893E09"/>
    <w:rsid w:val="008944E4"/>
    <w:rsid w:val="0089470D"/>
    <w:rsid w:val="0089473E"/>
    <w:rsid w:val="00894B3A"/>
    <w:rsid w:val="008956BA"/>
    <w:rsid w:val="00895755"/>
    <w:rsid w:val="0089593D"/>
    <w:rsid w:val="00895F78"/>
    <w:rsid w:val="00896267"/>
    <w:rsid w:val="00896A3B"/>
    <w:rsid w:val="00896D7D"/>
    <w:rsid w:val="008A039B"/>
    <w:rsid w:val="008A135C"/>
    <w:rsid w:val="008A1442"/>
    <w:rsid w:val="008A1454"/>
    <w:rsid w:val="008A172B"/>
    <w:rsid w:val="008A175C"/>
    <w:rsid w:val="008A20F9"/>
    <w:rsid w:val="008A21BC"/>
    <w:rsid w:val="008A283E"/>
    <w:rsid w:val="008A3AE9"/>
    <w:rsid w:val="008A3CBF"/>
    <w:rsid w:val="008A3E27"/>
    <w:rsid w:val="008A4B7A"/>
    <w:rsid w:val="008A5675"/>
    <w:rsid w:val="008A5E7C"/>
    <w:rsid w:val="008A5F64"/>
    <w:rsid w:val="008A6300"/>
    <w:rsid w:val="008A6341"/>
    <w:rsid w:val="008A6497"/>
    <w:rsid w:val="008A6713"/>
    <w:rsid w:val="008A6D25"/>
    <w:rsid w:val="008A6F49"/>
    <w:rsid w:val="008A705C"/>
    <w:rsid w:val="008A7705"/>
    <w:rsid w:val="008A7A5A"/>
    <w:rsid w:val="008A7F7C"/>
    <w:rsid w:val="008B060D"/>
    <w:rsid w:val="008B0E61"/>
    <w:rsid w:val="008B11BF"/>
    <w:rsid w:val="008B15D5"/>
    <w:rsid w:val="008B1A14"/>
    <w:rsid w:val="008B2037"/>
    <w:rsid w:val="008B2368"/>
    <w:rsid w:val="008B2C34"/>
    <w:rsid w:val="008B2D3A"/>
    <w:rsid w:val="008B2DA8"/>
    <w:rsid w:val="008B3647"/>
    <w:rsid w:val="008B3E8B"/>
    <w:rsid w:val="008B3F42"/>
    <w:rsid w:val="008B4A08"/>
    <w:rsid w:val="008B5CB6"/>
    <w:rsid w:val="008B5E07"/>
    <w:rsid w:val="008B69DC"/>
    <w:rsid w:val="008B6AC1"/>
    <w:rsid w:val="008B6B02"/>
    <w:rsid w:val="008B6B8B"/>
    <w:rsid w:val="008B6DF3"/>
    <w:rsid w:val="008B6E20"/>
    <w:rsid w:val="008B7032"/>
    <w:rsid w:val="008B72FF"/>
    <w:rsid w:val="008B7549"/>
    <w:rsid w:val="008C0511"/>
    <w:rsid w:val="008C075D"/>
    <w:rsid w:val="008C092B"/>
    <w:rsid w:val="008C0F74"/>
    <w:rsid w:val="008C1204"/>
    <w:rsid w:val="008C1535"/>
    <w:rsid w:val="008C1AA6"/>
    <w:rsid w:val="008C295A"/>
    <w:rsid w:val="008C2F1D"/>
    <w:rsid w:val="008C42D9"/>
    <w:rsid w:val="008C42ED"/>
    <w:rsid w:val="008C431F"/>
    <w:rsid w:val="008C47A7"/>
    <w:rsid w:val="008C48D9"/>
    <w:rsid w:val="008C48DD"/>
    <w:rsid w:val="008C4A56"/>
    <w:rsid w:val="008C4D50"/>
    <w:rsid w:val="008C5283"/>
    <w:rsid w:val="008C52A7"/>
    <w:rsid w:val="008C5543"/>
    <w:rsid w:val="008C582E"/>
    <w:rsid w:val="008C5A7E"/>
    <w:rsid w:val="008C5F20"/>
    <w:rsid w:val="008C61EC"/>
    <w:rsid w:val="008C6BD5"/>
    <w:rsid w:val="008C74BC"/>
    <w:rsid w:val="008C7C48"/>
    <w:rsid w:val="008C7EEF"/>
    <w:rsid w:val="008D003F"/>
    <w:rsid w:val="008D02DB"/>
    <w:rsid w:val="008D031E"/>
    <w:rsid w:val="008D0661"/>
    <w:rsid w:val="008D0932"/>
    <w:rsid w:val="008D0B24"/>
    <w:rsid w:val="008D109E"/>
    <w:rsid w:val="008D112E"/>
    <w:rsid w:val="008D1166"/>
    <w:rsid w:val="008D1731"/>
    <w:rsid w:val="008D2140"/>
    <w:rsid w:val="008D2191"/>
    <w:rsid w:val="008D2AC2"/>
    <w:rsid w:val="008D2E29"/>
    <w:rsid w:val="008D316E"/>
    <w:rsid w:val="008D3492"/>
    <w:rsid w:val="008D3BAD"/>
    <w:rsid w:val="008D3C29"/>
    <w:rsid w:val="008D4319"/>
    <w:rsid w:val="008D4583"/>
    <w:rsid w:val="008D5015"/>
    <w:rsid w:val="008D5607"/>
    <w:rsid w:val="008D5774"/>
    <w:rsid w:val="008D5A33"/>
    <w:rsid w:val="008D5B10"/>
    <w:rsid w:val="008D5E28"/>
    <w:rsid w:val="008D5F69"/>
    <w:rsid w:val="008D76AE"/>
    <w:rsid w:val="008D775D"/>
    <w:rsid w:val="008D7895"/>
    <w:rsid w:val="008D78C2"/>
    <w:rsid w:val="008D7BE2"/>
    <w:rsid w:val="008D7D9D"/>
    <w:rsid w:val="008E00CB"/>
    <w:rsid w:val="008E03CB"/>
    <w:rsid w:val="008E07B7"/>
    <w:rsid w:val="008E0C3C"/>
    <w:rsid w:val="008E0D0A"/>
    <w:rsid w:val="008E1CDE"/>
    <w:rsid w:val="008E2233"/>
    <w:rsid w:val="008E2DED"/>
    <w:rsid w:val="008E3074"/>
    <w:rsid w:val="008E3157"/>
    <w:rsid w:val="008E353B"/>
    <w:rsid w:val="008E3766"/>
    <w:rsid w:val="008E3A29"/>
    <w:rsid w:val="008E42B6"/>
    <w:rsid w:val="008E665B"/>
    <w:rsid w:val="008E7239"/>
    <w:rsid w:val="008E7703"/>
    <w:rsid w:val="008E78F2"/>
    <w:rsid w:val="008F0B18"/>
    <w:rsid w:val="008F1B73"/>
    <w:rsid w:val="008F1B8A"/>
    <w:rsid w:val="008F3238"/>
    <w:rsid w:val="008F36E5"/>
    <w:rsid w:val="008F385C"/>
    <w:rsid w:val="008F3988"/>
    <w:rsid w:val="008F3E0A"/>
    <w:rsid w:val="008F414E"/>
    <w:rsid w:val="008F4441"/>
    <w:rsid w:val="008F44B1"/>
    <w:rsid w:val="008F4B85"/>
    <w:rsid w:val="008F4C0D"/>
    <w:rsid w:val="008F4E9A"/>
    <w:rsid w:val="008F5093"/>
    <w:rsid w:val="008F552F"/>
    <w:rsid w:val="008F558B"/>
    <w:rsid w:val="008F57A3"/>
    <w:rsid w:val="008F64F5"/>
    <w:rsid w:val="008F7331"/>
    <w:rsid w:val="008F79B8"/>
    <w:rsid w:val="008F7B6F"/>
    <w:rsid w:val="008F7BC6"/>
    <w:rsid w:val="0090062A"/>
    <w:rsid w:val="00900A5C"/>
    <w:rsid w:val="00901019"/>
    <w:rsid w:val="009011F3"/>
    <w:rsid w:val="009013C1"/>
    <w:rsid w:val="00901A28"/>
    <w:rsid w:val="00901D7B"/>
    <w:rsid w:val="00901FB6"/>
    <w:rsid w:val="0090225D"/>
    <w:rsid w:val="009025C2"/>
    <w:rsid w:val="00902648"/>
    <w:rsid w:val="009032E4"/>
    <w:rsid w:val="00903F33"/>
    <w:rsid w:val="00904345"/>
    <w:rsid w:val="009044CF"/>
    <w:rsid w:val="00904943"/>
    <w:rsid w:val="00904CD0"/>
    <w:rsid w:val="00904CDA"/>
    <w:rsid w:val="00904FCF"/>
    <w:rsid w:val="009051FC"/>
    <w:rsid w:val="00906B36"/>
    <w:rsid w:val="0090711B"/>
    <w:rsid w:val="009100A0"/>
    <w:rsid w:val="009100E4"/>
    <w:rsid w:val="009102E5"/>
    <w:rsid w:val="00910397"/>
    <w:rsid w:val="00910613"/>
    <w:rsid w:val="009106BD"/>
    <w:rsid w:val="00910E96"/>
    <w:rsid w:val="00911ABA"/>
    <w:rsid w:val="009127EB"/>
    <w:rsid w:val="00912E62"/>
    <w:rsid w:val="009133DB"/>
    <w:rsid w:val="00913518"/>
    <w:rsid w:val="00913EB1"/>
    <w:rsid w:val="00914436"/>
    <w:rsid w:val="00914707"/>
    <w:rsid w:val="00914B80"/>
    <w:rsid w:val="00914C53"/>
    <w:rsid w:val="009152CA"/>
    <w:rsid w:val="00915948"/>
    <w:rsid w:val="00915C49"/>
    <w:rsid w:val="00916A2F"/>
    <w:rsid w:val="00917E98"/>
    <w:rsid w:val="00917FD8"/>
    <w:rsid w:val="00920366"/>
    <w:rsid w:val="00921555"/>
    <w:rsid w:val="00921680"/>
    <w:rsid w:val="00921F6E"/>
    <w:rsid w:val="00922178"/>
    <w:rsid w:val="00922408"/>
    <w:rsid w:val="00922B90"/>
    <w:rsid w:val="00922D52"/>
    <w:rsid w:val="009238B9"/>
    <w:rsid w:val="0092409B"/>
    <w:rsid w:val="009243B3"/>
    <w:rsid w:val="00924B08"/>
    <w:rsid w:val="009250F9"/>
    <w:rsid w:val="00926134"/>
    <w:rsid w:val="009261ED"/>
    <w:rsid w:val="00926C32"/>
    <w:rsid w:val="0092719A"/>
    <w:rsid w:val="00927269"/>
    <w:rsid w:val="00927344"/>
    <w:rsid w:val="00927C1E"/>
    <w:rsid w:val="00927E3D"/>
    <w:rsid w:val="00927E84"/>
    <w:rsid w:val="0093020F"/>
    <w:rsid w:val="009304C9"/>
    <w:rsid w:val="009308B9"/>
    <w:rsid w:val="00930DA7"/>
    <w:rsid w:val="0093120B"/>
    <w:rsid w:val="0093139E"/>
    <w:rsid w:val="009316CA"/>
    <w:rsid w:val="00931C62"/>
    <w:rsid w:val="00932526"/>
    <w:rsid w:val="00932A80"/>
    <w:rsid w:val="00932B7F"/>
    <w:rsid w:val="009335F8"/>
    <w:rsid w:val="00933876"/>
    <w:rsid w:val="00933B75"/>
    <w:rsid w:val="0093400E"/>
    <w:rsid w:val="009340AB"/>
    <w:rsid w:val="00934695"/>
    <w:rsid w:val="00935012"/>
    <w:rsid w:val="00935071"/>
    <w:rsid w:val="009353A3"/>
    <w:rsid w:val="009355D1"/>
    <w:rsid w:val="00935875"/>
    <w:rsid w:val="00935FF2"/>
    <w:rsid w:val="00936EED"/>
    <w:rsid w:val="009372B5"/>
    <w:rsid w:val="009375F8"/>
    <w:rsid w:val="009377B8"/>
    <w:rsid w:val="00937E3F"/>
    <w:rsid w:val="0094010B"/>
    <w:rsid w:val="0094017F"/>
    <w:rsid w:val="00940426"/>
    <w:rsid w:val="0094042B"/>
    <w:rsid w:val="00940919"/>
    <w:rsid w:val="00940A1B"/>
    <w:rsid w:val="00940C8E"/>
    <w:rsid w:val="009410B2"/>
    <w:rsid w:val="009411DF"/>
    <w:rsid w:val="00941294"/>
    <w:rsid w:val="00941A0B"/>
    <w:rsid w:val="00941EBA"/>
    <w:rsid w:val="0094218D"/>
    <w:rsid w:val="009434D3"/>
    <w:rsid w:val="00943D59"/>
    <w:rsid w:val="00943F26"/>
    <w:rsid w:val="00943F39"/>
    <w:rsid w:val="009448F4"/>
    <w:rsid w:val="00944AD9"/>
    <w:rsid w:val="00944C43"/>
    <w:rsid w:val="00944C5F"/>
    <w:rsid w:val="00944D2A"/>
    <w:rsid w:val="00945064"/>
    <w:rsid w:val="0094529A"/>
    <w:rsid w:val="00945935"/>
    <w:rsid w:val="009459C1"/>
    <w:rsid w:val="00945DB3"/>
    <w:rsid w:val="00946516"/>
    <w:rsid w:val="0094759D"/>
    <w:rsid w:val="009475A3"/>
    <w:rsid w:val="00947C39"/>
    <w:rsid w:val="00950288"/>
    <w:rsid w:val="0095078D"/>
    <w:rsid w:val="00950C8A"/>
    <w:rsid w:val="0095124E"/>
    <w:rsid w:val="00951A21"/>
    <w:rsid w:val="0095255C"/>
    <w:rsid w:val="00952CCC"/>
    <w:rsid w:val="0095398B"/>
    <w:rsid w:val="00953B8C"/>
    <w:rsid w:val="00954152"/>
    <w:rsid w:val="00954269"/>
    <w:rsid w:val="009549EA"/>
    <w:rsid w:val="00954A97"/>
    <w:rsid w:val="00955954"/>
    <w:rsid w:val="00955B0E"/>
    <w:rsid w:val="00956009"/>
    <w:rsid w:val="00956030"/>
    <w:rsid w:val="0095630E"/>
    <w:rsid w:val="0095636C"/>
    <w:rsid w:val="009563C7"/>
    <w:rsid w:val="0095659C"/>
    <w:rsid w:val="00956C2A"/>
    <w:rsid w:val="0095722E"/>
    <w:rsid w:val="009575D6"/>
    <w:rsid w:val="00957728"/>
    <w:rsid w:val="0095786D"/>
    <w:rsid w:val="00957DDA"/>
    <w:rsid w:val="009604B8"/>
    <w:rsid w:val="009604DB"/>
    <w:rsid w:val="00960E4D"/>
    <w:rsid w:val="00961365"/>
    <w:rsid w:val="00961A32"/>
    <w:rsid w:val="0096221B"/>
    <w:rsid w:val="00962258"/>
    <w:rsid w:val="0096235D"/>
    <w:rsid w:val="009628E9"/>
    <w:rsid w:val="00962AB4"/>
    <w:rsid w:val="00962D35"/>
    <w:rsid w:val="00963D51"/>
    <w:rsid w:val="00963FD2"/>
    <w:rsid w:val="00964255"/>
    <w:rsid w:val="0096460D"/>
    <w:rsid w:val="00964B04"/>
    <w:rsid w:val="00964BC2"/>
    <w:rsid w:val="00964F2C"/>
    <w:rsid w:val="0096636D"/>
    <w:rsid w:val="00966BA2"/>
    <w:rsid w:val="0096715E"/>
    <w:rsid w:val="009675BD"/>
    <w:rsid w:val="009678A6"/>
    <w:rsid w:val="00967A35"/>
    <w:rsid w:val="00967BF0"/>
    <w:rsid w:val="00970CB8"/>
    <w:rsid w:val="00971146"/>
    <w:rsid w:val="00971830"/>
    <w:rsid w:val="00971E01"/>
    <w:rsid w:val="009720EA"/>
    <w:rsid w:val="0097256E"/>
    <w:rsid w:val="00972921"/>
    <w:rsid w:val="0097294B"/>
    <w:rsid w:val="00972EC0"/>
    <w:rsid w:val="00973440"/>
    <w:rsid w:val="00973B07"/>
    <w:rsid w:val="00973D08"/>
    <w:rsid w:val="00974256"/>
    <w:rsid w:val="0097473C"/>
    <w:rsid w:val="00975668"/>
    <w:rsid w:val="0097576E"/>
    <w:rsid w:val="00975CF9"/>
    <w:rsid w:val="00975E02"/>
    <w:rsid w:val="0097736E"/>
    <w:rsid w:val="00977535"/>
    <w:rsid w:val="00977BA6"/>
    <w:rsid w:val="00977F68"/>
    <w:rsid w:val="0098018B"/>
    <w:rsid w:val="00980526"/>
    <w:rsid w:val="009805D2"/>
    <w:rsid w:val="0098074F"/>
    <w:rsid w:val="00980D62"/>
    <w:rsid w:val="00980EAF"/>
    <w:rsid w:val="009817CD"/>
    <w:rsid w:val="0098215F"/>
    <w:rsid w:val="009824BF"/>
    <w:rsid w:val="009826F3"/>
    <w:rsid w:val="00982910"/>
    <w:rsid w:val="0098343C"/>
    <w:rsid w:val="00983571"/>
    <w:rsid w:val="009835A9"/>
    <w:rsid w:val="0098382C"/>
    <w:rsid w:val="009838DC"/>
    <w:rsid w:val="00984016"/>
    <w:rsid w:val="00984D94"/>
    <w:rsid w:val="00985529"/>
    <w:rsid w:val="009856A9"/>
    <w:rsid w:val="009856F4"/>
    <w:rsid w:val="00986050"/>
    <w:rsid w:val="009862D8"/>
    <w:rsid w:val="00986D91"/>
    <w:rsid w:val="009871B9"/>
    <w:rsid w:val="00987797"/>
    <w:rsid w:val="0099073F"/>
    <w:rsid w:val="009909EE"/>
    <w:rsid w:val="00990A91"/>
    <w:rsid w:val="00990CAD"/>
    <w:rsid w:val="009910A3"/>
    <w:rsid w:val="0099163C"/>
    <w:rsid w:val="0099256D"/>
    <w:rsid w:val="009927F8"/>
    <w:rsid w:val="00992813"/>
    <w:rsid w:val="00992D3B"/>
    <w:rsid w:val="00993A07"/>
    <w:rsid w:val="00993A0C"/>
    <w:rsid w:val="0099555B"/>
    <w:rsid w:val="00995B8E"/>
    <w:rsid w:val="00995F18"/>
    <w:rsid w:val="0099663B"/>
    <w:rsid w:val="009966DD"/>
    <w:rsid w:val="00996BE0"/>
    <w:rsid w:val="00997555"/>
    <w:rsid w:val="009976DB"/>
    <w:rsid w:val="00997C46"/>
    <w:rsid w:val="00997F8F"/>
    <w:rsid w:val="009A0323"/>
    <w:rsid w:val="009A0326"/>
    <w:rsid w:val="009A0506"/>
    <w:rsid w:val="009A0A94"/>
    <w:rsid w:val="009A0BA8"/>
    <w:rsid w:val="009A0DBE"/>
    <w:rsid w:val="009A0E87"/>
    <w:rsid w:val="009A0F9F"/>
    <w:rsid w:val="009A1466"/>
    <w:rsid w:val="009A1717"/>
    <w:rsid w:val="009A1757"/>
    <w:rsid w:val="009A27E9"/>
    <w:rsid w:val="009A27EB"/>
    <w:rsid w:val="009A2922"/>
    <w:rsid w:val="009A2DFF"/>
    <w:rsid w:val="009A2FE0"/>
    <w:rsid w:val="009A31FD"/>
    <w:rsid w:val="009A36FE"/>
    <w:rsid w:val="009A428B"/>
    <w:rsid w:val="009A6310"/>
    <w:rsid w:val="009A6911"/>
    <w:rsid w:val="009A6B10"/>
    <w:rsid w:val="009A6B41"/>
    <w:rsid w:val="009A7330"/>
    <w:rsid w:val="009B00B4"/>
    <w:rsid w:val="009B0CF5"/>
    <w:rsid w:val="009B1171"/>
    <w:rsid w:val="009B16A2"/>
    <w:rsid w:val="009B1AEF"/>
    <w:rsid w:val="009B2201"/>
    <w:rsid w:val="009B2B5D"/>
    <w:rsid w:val="009B2C8B"/>
    <w:rsid w:val="009B3760"/>
    <w:rsid w:val="009B3828"/>
    <w:rsid w:val="009B3AEA"/>
    <w:rsid w:val="009B3C6B"/>
    <w:rsid w:val="009B3D08"/>
    <w:rsid w:val="009B42ED"/>
    <w:rsid w:val="009B4500"/>
    <w:rsid w:val="009B4ED3"/>
    <w:rsid w:val="009B4F4B"/>
    <w:rsid w:val="009B548C"/>
    <w:rsid w:val="009B644F"/>
    <w:rsid w:val="009B6492"/>
    <w:rsid w:val="009B7180"/>
    <w:rsid w:val="009B7BC5"/>
    <w:rsid w:val="009C10A4"/>
    <w:rsid w:val="009C1A14"/>
    <w:rsid w:val="009C1C4D"/>
    <w:rsid w:val="009C1CD0"/>
    <w:rsid w:val="009C1E64"/>
    <w:rsid w:val="009C1FBE"/>
    <w:rsid w:val="009C2229"/>
    <w:rsid w:val="009C22AF"/>
    <w:rsid w:val="009C22D6"/>
    <w:rsid w:val="009C2371"/>
    <w:rsid w:val="009C33F3"/>
    <w:rsid w:val="009C3526"/>
    <w:rsid w:val="009C3742"/>
    <w:rsid w:val="009C3EB9"/>
    <w:rsid w:val="009C4A4B"/>
    <w:rsid w:val="009C50CC"/>
    <w:rsid w:val="009C68C7"/>
    <w:rsid w:val="009C6943"/>
    <w:rsid w:val="009C6A19"/>
    <w:rsid w:val="009C6B77"/>
    <w:rsid w:val="009C72A5"/>
    <w:rsid w:val="009C77E5"/>
    <w:rsid w:val="009C7E5B"/>
    <w:rsid w:val="009D024D"/>
    <w:rsid w:val="009D03B4"/>
    <w:rsid w:val="009D043B"/>
    <w:rsid w:val="009D0846"/>
    <w:rsid w:val="009D0C5E"/>
    <w:rsid w:val="009D0CC1"/>
    <w:rsid w:val="009D1191"/>
    <w:rsid w:val="009D119F"/>
    <w:rsid w:val="009D1964"/>
    <w:rsid w:val="009D1C1B"/>
    <w:rsid w:val="009D22C1"/>
    <w:rsid w:val="009D22D9"/>
    <w:rsid w:val="009D2499"/>
    <w:rsid w:val="009D266D"/>
    <w:rsid w:val="009D2A84"/>
    <w:rsid w:val="009D2B26"/>
    <w:rsid w:val="009D2C1C"/>
    <w:rsid w:val="009D33F1"/>
    <w:rsid w:val="009D383E"/>
    <w:rsid w:val="009D3AF6"/>
    <w:rsid w:val="009D3C52"/>
    <w:rsid w:val="009D3EAE"/>
    <w:rsid w:val="009D469E"/>
    <w:rsid w:val="009D587B"/>
    <w:rsid w:val="009D5CA3"/>
    <w:rsid w:val="009D5D99"/>
    <w:rsid w:val="009D6476"/>
    <w:rsid w:val="009D6712"/>
    <w:rsid w:val="009D6B0A"/>
    <w:rsid w:val="009D6DDD"/>
    <w:rsid w:val="009D7674"/>
    <w:rsid w:val="009D78AF"/>
    <w:rsid w:val="009D7C3F"/>
    <w:rsid w:val="009E0735"/>
    <w:rsid w:val="009E13AC"/>
    <w:rsid w:val="009E1533"/>
    <w:rsid w:val="009E184A"/>
    <w:rsid w:val="009E1D8D"/>
    <w:rsid w:val="009E1DE3"/>
    <w:rsid w:val="009E2AFF"/>
    <w:rsid w:val="009E2B3E"/>
    <w:rsid w:val="009E35DE"/>
    <w:rsid w:val="009E3ED7"/>
    <w:rsid w:val="009E40A9"/>
    <w:rsid w:val="009E421E"/>
    <w:rsid w:val="009E4395"/>
    <w:rsid w:val="009E4690"/>
    <w:rsid w:val="009E47A2"/>
    <w:rsid w:val="009E49CD"/>
    <w:rsid w:val="009E51C9"/>
    <w:rsid w:val="009E5495"/>
    <w:rsid w:val="009E576F"/>
    <w:rsid w:val="009E5E39"/>
    <w:rsid w:val="009E620E"/>
    <w:rsid w:val="009E6265"/>
    <w:rsid w:val="009E626C"/>
    <w:rsid w:val="009E649E"/>
    <w:rsid w:val="009E69AF"/>
    <w:rsid w:val="009E7591"/>
    <w:rsid w:val="009E7593"/>
    <w:rsid w:val="009E78EE"/>
    <w:rsid w:val="009E793E"/>
    <w:rsid w:val="009E7A13"/>
    <w:rsid w:val="009F0608"/>
    <w:rsid w:val="009F065E"/>
    <w:rsid w:val="009F07E7"/>
    <w:rsid w:val="009F0A2F"/>
    <w:rsid w:val="009F0C3B"/>
    <w:rsid w:val="009F1082"/>
    <w:rsid w:val="009F10EC"/>
    <w:rsid w:val="009F13FD"/>
    <w:rsid w:val="009F1611"/>
    <w:rsid w:val="009F19E8"/>
    <w:rsid w:val="009F1A13"/>
    <w:rsid w:val="009F1BD2"/>
    <w:rsid w:val="009F1F58"/>
    <w:rsid w:val="009F2106"/>
    <w:rsid w:val="009F2BA2"/>
    <w:rsid w:val="009F2EAD"/>
    <w:rsid w:val="009F362A"/>
    <w:rsid w:val="009F3AC5"/>
    <w:rsid w:val="009F3F13"/>
    <w:rsid w:val="009F415A"/>
    <w:rsid w:val="009F41AF"/>
    <w:rsid w:val="009F43D3"/>
    <w:rsid w:val="009F4460"/>
    <w:rsid w:val="009F4AB9"/>
    <w:rsid w:val="009F5AB8"/>
    <w:rsid w:val="009F5B0C"/>
    <w:rsid w:val="009F641C"/>
    <w:rsid w:val="009F6CD5"/>
    <w:rsid w:val="009F72A9"/>
    <w:rsid w:val="009F7B8B"/>
    <w:rsid w:val="009F7DAD"/>
    <w:rsid w:val="00A00199"/>
    <w:rsid w:val="00A0164F"/>
    <w:rsid w:val="00A01A0B"/>
    <w:rsid w:val="00A01C37"/>
    <w:rsid w:val="00A02364"/>
    <w:rsid w:val="00A02539"/>
    <w:rsid w:val="00A0253A"/>
    <w:rsid w:val="00A026F6"/>
    <w:rsid w:val="00A02DF9"/>
    <w:rsid w:val="00A02E46"/>
    <w:rsid w:val="00A042C5"/>
    <w:rsid w:val="00A0438F"/>
    <w:rsid w:val="00A045DF"/>
    <w:rsid w:val="00A045E7"/>
    <w:rsid w:val="00A0499D"/>
    <w:rsid w:val="00A0506F"/>
    <w:rsid w:val="00A05298"/>
    <w:rsid w:val="00A05428"/>
    <w:rsid w:val="00A054D7"/>
    <w:rsid w:val="00A05AE7"/>
    <w:rsid w:val="00A05E0E"/>
    <w:rsid w:val="00A0608E"/>
    <w:rsid w:val="00A060C3"/>
    <w:rsid w:val="00A062BA"/>
    <w:rsid w:val="00A064C1"/>
    <w:rsid w:val="00A06F3B"/>
    <w:rsid w:val="00A07027"/>
    <w:rsid w:val="00A07266"/>
    <w:rsid w:val="00A07A53"/>
    <w:rsid w:val="00A100A2"/>
    <w:rsid w:val="00A103C8"/>
    <w:rsid w:val="00A10646"/>
    <w:rsid w:val="00A1076E"/>
    <w:rsid w:val="00A10849"/>
    <w:rsid w:val="00A10C7F"/>
    <w:rsid w:val="00A112BB"/>
    <w:rsid w:val="00A1134A"/>
    <w:rsid w:val="00A1154B"/>
    <w:rsid w:val="00A11A7F"/>
    <w:rsid w:val="00A11F12"/>
    <w:rsid w:val="00A12158"/>
    <w:rsid w:val="00A127ED"/>
    <w:rsid w:val="00A12E21"/>
    <w:rsid w:val="00A12FAB"/>
    <w:rsid w:val="00A130D0"/>
    <w:rsid w:val="00A1341D"/>
    <w:rsid w:val="00A134BE"/>
    <w:rsid w:val="00A138ED"/>
    <w:rsid w:val="00A13A74"/>
    <w:rsid w:val="00A14110"/>
    <w:rsid w:val="00A1498C"/>
    <w:rsid w:val="00A14A4A"/>
    <w:rsid w:val="00A14F92"/>
    <w:rsid w:val="00A15D65"/>
    <w:rsid w:val="00A15EBB"/>
    <w:rsid w:val="00A16077"/>
    <w:rsid w:val="00A165A3"/>
    <w:rsid w:val="00A16B3F"/>
    <w:rsid w:val="00A16E2B"/>
    <w:rsid w:val="00A16F5C"/>
    <w:rsid w:val="00A1706D"/>
    <w:rsid w:val="00A177FB"/>
    <w:rsid w:val="00A17961"/>
    <w:rsid w:val="00A17CA0"/>
    <w:rsid w:val="00A17CC1"/>
    <w:rsid w:val="00A17CF7"/>
    <w:rsid w:val="00A201AF"/>
    <w:rsid w:val="00A20F22"/>
    <w:rsid w:val="00A21B62"/>
    <w:rsid w:val="00A21C93"/>
    <w:rsid w:val="00A21CCB"/>
    <w:rsid w:val="00A2298C"/>
    <w:rsid w:val="00A239C0"/>
    <w:rsid w:val="00A23CC0"/>
    <w:rsid w:val="00A25051"/>
    <w:rsid w:val="00A2518F"/>
    <w:rsid w:val="00A2541E"/>
    <w:rsid w:val="00A25969"/>
    <w:rsid w:val="00A26555"/>
    <w:rsid w:val="00A2688D"/>
    <w:rsid w:val="00A269B8"/>
    <w:rsid w:val="00A27AE3"/>
    <w:rsid w:val="00A309C9"/>
    <w:rsid w:val="00A30A9C"/>
    <w:rsid w:val="00A315AD"/>
    <w:rsid w:val="00A31DC4"/>
    <w:rsid w:val="00A31DF1"/>
    <w:rsid w:val="00A321E9"/>
    <w:rsid w:val="00A3231D"/>
    <w:rsid w:val="00A3244E"/>
    <w:rsid w:val="00A32862"/>
    <w:rsid w:val="00A32997"/>
    <w:rsid w:val="00A32AC4"/>
    <w:rsid w:val="00A32CC8"/>
    <w:rsid w:val="00A33056"/>
    <w:rsid w:val="00A33441"/>
    <w:rsid w:val="00A33979"/>
    <w:rsid w:val="00A33A0F"/>
    <w:rsid w:val="00A343BD"/>
    <w:rsid w:val="00A34B03"/>
    <w:rsid w:val="00A34EFD"/>
    <w:rsid w:val="00A3502F"/>
    <w:rsid w:val="00A35046"/>
    <w:rsid w:val="00A35524"/>
    <w:rsid w:val="00A3596C"/>
    <w:rsid w:val="00A35E1C"/>
    <w:rsid w:val="00A35E87"/>
    <w:rsid w:val="00A36122"/>
    <w:rsid w:val="00A364F1"/>
    <w:rsid w:val="00A367FC"/>
    <w:rsid w:val="00A36A3B"/>
    <w:rsid w:val="00A36A3D"/>
    <w:rsid w:val="00A377A8"/>
    <w:rsid w:val="00A4000E"/>
    <w:rsid w:val="00A40D99"/>
    <w:rsid w:val="00A41692"/>
    <w:rsid w:val="00A41AA0"/>
    <w:rsid w:val="00A41EAC"/>
    <w:rsid w:val="00A42042"/>
    <w:rsid w:val="00A42129"/>
    <w:rsid w:val="00A424E9"/>
    <w:rsid w:val="00A4282C"/>
    <w:rsid w:val="00A429BB"/>
    <w:rsid w:val="00A42A39"/>
    <w:rsid w:val="00A433AD"/>
    <w:rsid w:val="00A4341E"/>
    <w:rsid w:val="00A435A2"/>
    <w:rsid w:val="00A436DB"/>
    <w:rsid w:val="00A43987"/>
    <w:rsid w:val="00A43AF7"/>
    <w:rsid w:val="00A43E07"/>
    <w:rsid w:val="00A44123"/>
    <w:rsid w:val="00A45667"/>
    <w:rsid w:val="00A46066"/>
    <w:rsid w:val="00A4635E"/>
    <w:rsid w:val="00A464C0"/>
    <w:rsid w:val="00A467FC"/>
    <w:rsid w:val="00A46817"/>
    <w:rsid w:val="00A46992"/>
    <w:rsid w:val="00A46F24"/>
    <w:rsid w:val="00A4705D"/>
    <w:rsid w:val="00A472B2"/>
    <w:rsid w:val="00A4733C"/>
    <w:rsid w:val="00A4736C"/>
    <w:rsid w:val="00A473E7"/>
    <w:rsid w:val="00A47643"/>
    <w:rsid w:val="00A47786"/>
    <w:rsid w:val="00A479DD"/>
    <w:rsid w:val="00A47A93"/>
    <w:rsid w:val="00A47C56"/>
    <w:rsid w:val="00A47D5B"/>
    <w:rsid w:val="00A50336"/>
    <w:rsid w:val="00A50495"/>
    <w:rsid w:val="00A506E6"/>
    <w:rsid w:val="00A51898"/>
    <w:rsid w:val="00A51A82"/>
    <w:rsid w:val="00A51C0E"/>
    <w:rsid w:val="00A51C61"/>
    <w:rsid w:val="00A51EF1"/>
    <w:rsid w:val="00A524C7"/>
    <w:rsid w:val="00A53103"/>
    <w:rsid w:val="00A53B94"/>
    <w:rsid w:val="00A54656"/>
    <w:rsid w:val="00A54658"/>
    <w:rsid w:val="00A54A72"/>
    <w:rsid w:val="00A54AB4"/>
    <w:rsid w:val="00A54FC4"/>
    <w:rsid w:val="00A55035"/>
    <w:rsid w:val="00A5519F"/>
    <w:rsid w:val="00A564A1"/>
    <w:rsid w:val="00A56E2E"/>
    <w:rsid w:val="00A57371"/>
    <w:rsid w:val="00A573A3"/>
    <w:rsid w:val="00A57647"/>
    <w:rsid w:val="00A57B54"/>
    <w:rsid w:val="00A57D8C"/>
    <w:rsid w:val="00A57E93"/>
    <w:rsid w:val="00A60226"/>
    <w:rsid w:val="00A602A2"/>
    <w:rsid w:val="00A60860"/>
    <w:rsid w:val="00A609F7"/>
    <w:rsid w:val="00A60DA9"/>
    <w:rsid w:val="00A60EC0"/>
    <w:rsid w:val="00A6121D"/>
    <w:rsid w:val="00A6126D"/>
    <w:rsid w:val="00A61E3B"/>
    <w:rsid w:val="00A6240D"/>
    <w:rsid w:val="00A625D6"/>
    <w:rsid w:val="00A62B93"/>
    <w:rsid w:val="00A62FAA"/>
    <w:rsid w:val="00A6347D"/>
    <w:rsid w:val="00A63732"/>
    <w:rsid w:val="00A63CE7"/>
    <w:rsid w:val="00A64190"/>
    <w:rsid w:val="00A64420"/>
    <w:rsid w:val="00A64A81"/>
    <w:rsid w:val="00A64B88"/>
    <w:rsid w:val="00A64E9E"/>
    <w:rsid w:val="00A652DA"/>
    <w:rsid w:val="00A655D6"/>
    <w:rsid w:val="00A65637"/>
    <w:rsid w:val="00A656C0"/>
    <w:rsid w:val="00A658E2"/>
    <w:rsid w:val="00A65F8B"/>
    <w:rsid w:val="00A66191"/>
    <w:rsid w:val="00A66220"/>
    <w:rsid w:val="00A66508"/>
    <w:rsid w:val="00A66AF6"/>
    <w:rsid w:val="00A700AE"/>
    <w:rsid w:val="00A70AB5"/>
    <w:rsid w:val="00A70B06"/>
    <w:rsid w:val="00A71377"/>
    <w:rsid w:val="00A71687"/>
    <w:rsid w:val="00A716A6"/>
    <w:rsid w:val="00A71878"/>
    <w:rsid w:val="00A71A89"/>
    <w:rsid w:val="00A71C90"/>
    <w:rsid w:val="00A7204E"/>
    <w:rsid w:val="00A72420"/>
    <w:rsid w:val="00A72629"/>
    <w:rsid w:val="00A726DD"/>
    <w:rsid w:val="00A72ABD"/>
    <w:rsid w:val="00A72AF9"/>
    <w:rsid w:val="00A72DE2"/>
    <w:rsid w:val="00A730A8"/>
    <w:rsid w:val="00A730AC"/>
    <w:rsid w:val="00A731DC"/>
    <w:rsid w:val="00A73207"/>
    <w:rsid w:val="00A73352"/>
    <w:rsid w:val="00A73397"/>
    <w:rsid w:val="00A73D33"/>
    <w:rsid w:val="00A745F4"/>
    <w:rsid w:val="00A7547D"/>
    <w:rsid w:val="00A7548D"/>
    <w:rsid w:val="00A757F1"/>
    <w:rsid w:val="00A75A77"/>
    <w:rsid w:val="00A75C3C"/>
    <w:rsid w:val="00A75E46"/>
    <w:rsid w:val="00A75EED"/>
    <w:rsid w:val="00A76408"/>
    <w:rsid w:val="00A765C6"/>
    <w:rsid w:val="00A76904"/>
    <w:rsid w:val="00A774C1"/>
    <w:rsid w:val="00A77639"/>
    <w:rsid w:val="00A77747"/>
    <w:rsid w:val="00A77848"/>
    <w:rsid w:val="00A8073D"/>
    <w:rsid w:val="00A8105E"/>
    <w:rsid w:val="00A8115E"/>
    <w:rsid w:val="00A813F2"/>
    <w:rsid w:val="00A81D00"/>
    <w:rsid w:val="00A81F6F"/>
    <w:rsid w:val="00A825FB"/>
    <w:rsid w:val="00A82D38"/>
    <w:rsid w:val="00A82E7D"/>
    <w:rsid w:val="00A831D2"/>
    <w:rsid w:val="00A83273"/>
    <w:rsid w:val="00A83709"/>
    <w:rsid w:val="00A83A0D"/>
    <w:rsid w:val="00A8442F"/>
    <w:rsid w:val="00A84A8E"/>
    <w:rsid w:val="00A84B1F"/>
    <w:rsid w:val="00A8533E"/>
    <w:rsid w:val="00A85D01"/>
    <w:rsid w:val="00A85D76"/>
    <w:rsid w:val="00A86A76"/>
    <w:rsid w:val="00A86A7A"/>
    <w:rsid w:val="00A86D60"/>
    <w:rsid w:val="00A87047"/>
    <w:rsid w:val="00A8723A"/>
    <w:rsid w:val="00A87A26"/>
    <w:rsid w:val="00A904AA"/>
    <w:rsid w:val="00A90951"/>
    <w:rsid w:val="00A90C29"/>
    <w:rsid w:val="00A90CF2"/>
    <w:rsid w:val="00A90D0B"/>
    <w:rsid w:val="00A91542"/>
    <w:rsid w:val="00A918FE"/>
    <w:rsid w:val="00A91910"/>
    <w:rsid w:val="00A91AE8"/>
    <w:rsid w:val="00A91EEC"/>
    <w:rsid w:val="00A91F6A"/>
    <w:rsid w:val="00A92046"/>
    <w:rsid w:val="00A92225"/>
    <w:rsid w:val="00A92252"/>
    <w:rsid w:val="00A92377"/>
    <w:rsid w:val="00A92378"/>
    <w:rsid w:val="00A92449"/>
    <w:rsid w:val="00A92548"/>
    <w:rsid w:val="00A92627"/>
    <w:rsid w:val="00A92634"/>
    <w:rsid w:val="00A9276B"/>
    <w:rsid w:val="00A92C8B"/>
    <w:rsid w:val="00A9333B"/>
    <w:rsid w:val="00A93454"/>
    <w:rsid w:val="00A93861"/>
    <w:rsid w:val="00A93AD7"/>
    <w:rsid w:val="00A94387"/>
    <w:rsid w:val="00A9449D"/>
    <w:rsid w:val="00A94F17"/>
    <w:rsid w:val="00A9534A"/>
    <w:rsid w:val="00A953AD"/>
    <w:rsid w:val="00A9541B"/>
    <w:rsid w:val="00A957EA"/>
    <w:rsid w:val="00A958BD"/>
    <w:rsid w:val="00A95900"/>
    <w:rsid w:val="00A95BB1"/>
    <w:rsid w:val="00A95F45"/>
    <w:rsid w:val="00A9631B"/>
    <w:rsid w:val="00A966A9"/>
    <w:rsid w:val="00A966C8"/>
    <w:rsid w:val="00A966EE"/>
    <w:rsid w:val="00A96BA2"/>
    <w:rsid w:val="00A96FA0"/>
    <w:rsid w:val="00A97290"/>
    <w:rsid w:val="00A97D03"/>
    <w:rsid w:val="00AA061F"/>
    <w:rsid w:val="00AA1DB0"/>
    <w:rsid w:val="00AA2EA0"/>
    <w:rsid w:val="00AA2EC3"/>
    <w:rsid w:val="00AA42E7"/>
    <w:rsid w:val="00AA46D9"/>
    <w:rsid w:val="00AA4AB4"/>
    <w:rsid w:val="00AA4E3C"/>
    <w:rsid w:val="00AA506A"/>
    <w:rsid w:val="00AA53F3"/>
    <w:rsid w:val="00AA60CB"/>
    <w:rsid w:val="00AA6533"/>
    <w:rsid w:val="00AA66D0"/>
    <w:rsid w:val="00AA68B7"/>
    <w:rsid w:val="00AA7872"/>
    <w:rsid w:val="00AA7E0F"/>
    <w:rsid w:val="00AB05DB"/>
    <w:rsid w:val="00AB0706"/>
    <w:rsid w:val="00AB0976"/>
    <w:rsid w:val="00AB170E"/>
    <w:rsid w:val="00AB1C75"/>
    <w:rsid w:val="00AB1E6D"/>
    <w:rsid w:val="00AB23E9"/>
    <w:rsid w:val="00AB2B45"/>
    <w:rsid w:val="00AB2D86"/>
    <w:rsid w:val="00AB2E13"/>
    <w:rsid w:val="00AB33E5"/>
    <w:rsid w:val="00AB357A"/>
    <w:rsid w:val="00AB4F12"/>
    <w:rsid w:val="00AB5889"/>
    <w:rsid w:val="00AB5918"/>
    <w:rsid w:val="00AB603C"/>
    <w:rsid w:val="00AB641E"/>
    <w:rsid w:val="00AB6626"/>
    <w:rsid w:val="00AB66DA"/>
    <w:rsid w:val="00AB6846"/>
    <w:rsid w:val="00AB697F"/>
    <w:rsid w:val="00AB706F"/>
    <w:rsid w:val="00AB708C"/>
    <w:rsid w:val="00AB737B"/>
    <w:rsid w:val="00AB7726"/>
    <w:rsid w:val="00AB7A12"/>
    <w:rsid w:val="00AB7DFE"/>
    <w:rsid w:val="00AC09F8"/>
    <w:rsid w:val="00AC0AFC"/>
    <w:rsid w:val="00AC0E4B"/>
    <w:rsid w:val="00AC1063"/>
    <w:rsid w:val="00AC1579"/>
    <w:rsid w:val="00AC1D2B"/>
    <w:rsid w:val="00AC26D8"/>
    <w:rsid w:val="00AC28FE"/>
    <w:rsid w:val="00AC292B"/>
    <w:rsid w:val="00AC2AC1"/>
    <w:rsid w:val="00AC2B91"/>
    <w:rsid w:val="00AC30B4"/>
    <w:rsid w:val="00AC33E5"/>
    <w:rsid w:val="00AC34BD"/>
    <w:rsid w:val="00AC353C"/>
    <w:rsid w:val="00AC522B"/>
    <w:rsid w:val="00AC5289"/>
    <w:rsid w:val="00AC5AA7"/>
    <w:rsid w:val="00AC5BE6"/>
    <w:rsid w:val="00AC5CFF"/>
    <w:rsid w:val="00AC72BA"/>
    <w:rsid w:val="00AC7C29"/>
    <w:rsid w:val="00AD00C3"/>
    <w:rsid w:val="00AD05D6"/>
    <w:rsid w:val="00AD160D"/>
    <w:rsid w:val="00AD1B30"/>
    <w:rsid w:val="00AD1B75"/>
    <w:rsid w:val="00AD277F"/>
    <w:rsid w:val="00AD28D8"/>
    <w:rsid w:val="00AD28FD"/>
    <w:rsid w:val="00AD2D4F"/>
    <w:rsid w:val="00AD3C06"/>
    <w:rsid w:val="00AD3CAB"/>
    <w:rsid w:val="00AD3D64"/>
    <w:rsid w:val="00AD3DBC"/>
    <w:rsid w:val="00AD3E29"/>
    <w:rsid w:val="00AD4026"/>
    <w:rsid w:val="00AD4241"/>
    <w:rsid w:val="00AD46C6"/>
    <w:rsid w:val="00AD4809"/>
    <w:rsid w:val="00AD49B0"/>
    <w:rsid w:val="00AD4C53"/>
    <w:rsid w:val="00AD4D2F"/>
    <w:rsid w:val="00AD4DD6"/>
    <w:rsid w:val="00AD558D"/>
    <w:rsid w:val="00AD55D0"/>
    <w:rsid w:val="00AD5A43"/>
    <w:rsid w:val="00AD631E"/>
    <w:rsid w:val="00AD70F8"/>
    <w:rsid w:val="00AD7174"/>
    <w:rsid w:val="00AD7BAF"/>
    <w:rsid w:val="00AE0358"/>
    <w:rsid w:val="00AE08E7"/>
    <w:rsid w:val="00AE0DEE"/>
    <w:rsid w:val="00AE11EE"/>
    <w:rsid w:val="00AE1A35"/>
    <w:rsid w:val="00AE1B5E"/>
    <w:rsid w:val="00AE2330"/>
    <w:rsid w:val="00AE26FF"/>
    <w:rsid w:val="00AE2F0A"/>
    <w:rsid w:val="00AE34D0"/>
    <w:rsid w:val="00AE3AD1"/>
    <w:rsid w:val="00AE3BBC"/>
    <w:rsid w:val="00AE3D50"/>
    <w:rsid w:val="00AE4072"/>
    <w:rsid w:val="00AE42F7"/>
    <w:rsid w:val="00AE4576"/>
    <w:rsid w:val="00AE45AA"/>
    <w:rsid w:val="00AE46A4"/>
    <w:rsid w:val="00AE46FB"/>
    <w:rsid w:val="00AE4ECA"/>
    <w:rsid w:val="00AE55BA"/>
    <w:rsid w:val="00AE5DF5"/>
    <w:rsid w:val="00AE6301"/>
    <w:rsid w:val="00AE6DA8"/>
    <w:rsid w:val="00AE71A7"/>
    <w:rsid w:val="00AE733D"/>
    <w:rsid w:val="00AF05A4"/>
    <w:rsid w:val="00AF0BF1"/>
    <w:rsid w:val="00AF0D42"/>
    <w:rsid w:val="00AF0FB7"/>
    <w:rsid w:val="00AF13A0"/>
    <w:rsid w:val="00AF146F"/>
    <w:rsid w:val="00AF1EF6"/>
    <w:rsid w:val="00AF2D50"/>
    <w:rsid w:val="00AF32C7"/>
    <w:rsid w:val="00AF332B"/>
    <w:rsid w:val="00AF41CA"/>
    <w:rsid w:val="00AF442D"/>
    <w:rsid w:val="00AF444D"/>
    <w:rsid w:val="00AF48DB"/>
    <w:rsid w:val="00AF51ED"/>
    <w:rsid w:val="00AF52B7"/>
    <w:rsid w:val="00AF5447"/>
    <w:rsid w:val="00AF54DF"/>
    <w:rsid w:val="00AF59E1"/>
    <w:rsid w:val="00AF6045"/>
    <w:rsid w:val="00AF613F"/>
    <w:rsid w:val="00AF71FC"/>
    <w:rsid w:val="00AF771F"/>
    <w:rsid w:val="00AF79F5"/>
    <w:rsid w:val="00AF7BAA"/>
    <w:rsid w:val="00AF7C2D"/>
    <w:rsid w:val="00B00392"/>
    <w:rsid w:val="00B0078C"/>
    <w:rsid w:val="00B00F4F"/>
    <w:rsid w:val="00B013C9"/>
    <w:rsid w:val="00B02539"/>
    <w:rsid w:val="00B028AA"/>
    <w:rsid w:val="00B034EA"/>
    <w:rsid w:val="00B039C4"/>
    <w:rsid w:val="00B03DA0"/>
    <w:rsid w:val="00B03EFD"/>
    <w:rsid w:val="00B040E3"/>
    <w:rsid w:val="00B040FF"/>
    <w:rsid w:val="00B041E9"/>
    <w:rsid w:val="00B04E0E"/>
    <w:rsid w:val="00B04E4B"/>
    <w:rsid w:val="00B05091"/>
    <w:rsid w:val="00B052DB"/>
    <w:rsid w:val="00B05454"/>
    <w:rsid w:val="00B06130"/>
    <w:rsid w:val="00B0624F"/>
    <w:rsid w:val="00B066DF"/>
    <w:rsid w:val="00B06ECE"/>
    <w:rsid w:val="00B07180"/>
    <w:rsid w:val="00B0730D"/>
    <w:rsid w:val="00B07850"/>
    <w:rsid w:val="00B07971"/>
    <w:rsid w:val="00B07D55"/>
    <w:rsid w:val="00B07F9C"/>
    <w:rsid w:val="00B10068"/>
    <w:rsid w:val="00B106F3"/>
    <w:rsid w:val="00B10BEC"/>
    <w:rsid w:val="00B10CB4"/>
    <w:rsid w:val="00B11032"/>
    <w:rsid w:val="00B1106E"/>
    <w:rsid w:val="00B11EC9"/>
    <w:rsid w:val="00B11FAD"/>
    <w:rsid w:val="00B121AB"/>
    <w:rsid w:val="00B12B0E"/>
    <w:rsid w:val="00B12B0F"/>
    <w:rsid w:val="00B12B96"/>
    <w:rsid w:val="00B12C89"/>
    <w:rsid w:val="00B14026"/>
    <w:rsid w:val="00B14346"/>
    <w:rsid w:val="00B15FE8"/>
    <w:rsid w:val="00B16212"/>
    <w:rsid w:val="00B16230"/>
    <w:rsid w:val="00B1683B"/>
    <w:rsid w:val="00B16BF5"/>
    <w:rsid w:val="00B16DA1"/>
    <w:rsid w:val="00B17166"/>
    <w:rsid w:val="00B172DB"/>
    <w:rsid w:val="00B17692"/>
    <w:rsid w:val="00B176BB"/>
    <w:rsid w:val="00B2015D"/>
    <w:rsid w:val="00B2044E"/>
    <w:rsid w:val="00B212FE"/>
    <w:rsid w:val="00B21785"/>
    <w:rsid w:val="00B21F96"/>
    <w:rsid w:val="00B22028"/>
    <w:rsid w:val="00B225BD"/>
    <w:rsid w:val="00B22D88"/>
    <w:rsid w:val="00B22E1B"/>
    <w:rsid w:val="00B23085"/>
    <w:rsid w:val="00B231A2"/>
    <w:rsid w:val="00B232F8"/>
    <w:rsid w:val="00B233E4"/>
    <w:rsid w:val="00B23500"/>
    <w:rsid w:val="00B23A8F"/>
    <w:rsid w:val="00B24223"/>
    <w:rsid w:val="00B2479A"/>
    <w:rsid w:val="00B2545A"/>
    <w:rsid w:val="00B25F62"/>
    <w:rsid w:val="00B26F2C"/>
    <w:rsid w:val="00B2766E"/>
    <w:rsid w:val="00B276B8"/>
    <w:rsid w:val="00B27BFD"/>
    <w:rsid w:val="00B30174"/>
    <w:rsid w:val="00B30556"/>
    <w:rsid w:val="00B30F9F"/>
    <w:rsid w:val="00B3109E"/>
    <w:rsid w:val="00B313DA"/>
    <w:rsid w:val="00B31411"/>
    <w:rsid w:val="00B31BE9"/>
    <w:rsid w:val="00B320B9"/>
    <w:rsid w:val="00B32675"/>
    <w:rsid w:val="00B32B3E"/>
    <w:rsid w:val="00B330FF"/>
    <w:rsid w:val="00B34009"/>
    <w:rsid w:val="00B3433E"/>
    <w:rsid w:val="00B34877"/>
    <w:rsid w:val="00B34D30"/>
    <w:rsid w:val="00B35412"/>
    <w:rsid w:val="00B35519"/>
    <w:rsid w:val="00B357E5"/>
    <w:rsid w:val="00B3599F"/>
    <w:rsid w:val="00B35B83"/>
    <w:rsid w:val="00B35D17"/>
    <w:rsid w:val="00B3799E"/>
    <w:rsid w:val="00B37F31"/>
    <w:rsid w:val="00B4014E"/>
    <w:rsid w:val="00B40878"/>
    <w:rsid w:val="00B40A75"/>
    <w:rsid w:val="00B40E11"/>
    <w:rsid w:val="00B41285"/>
    <w:rsid w:val="00B417BD"/>
    <w:rsid w:val="00B41B1A"/>
    <w:rsid w:val="00B41BAE"/>
    <w:rsid w:val="00B4236B"/>
    <w:rsid w:val="00B42468"/>
    <w:rsid w:val="00B429A8"/>
    <w:rsid w:val="00B429C4"/>
    <w:rsid w:val="00B42B95"/>
    <w:rsid w:val="00B42F03"/>
    <w:rsid w:val="00B42FFC"/>
    <w:rsid w:val="00B439B1"/>
    <w:rsid w:val="00B43FEE"/>
    <w:rsid w:val="00B44C58"/>
    <w:rsid w:val="00B4538B"/>
    <w:rsid w:val="00B4555E"/>
    <w:rsid w:val="00B45599"/>
    <w:rsid w:val="00B456A7"/>
    <w:rsid w:val="00B45900"/>
    <w:rsid w:val="00B4591D"/>
    <w:rsid w:val="00B45AD5"/>
    <w:rsid w:val="00B462F2"/>
    <w:rsid w:val="00B46347"/>
    <w:rsid w:val="00B46BC8"/>
    <w:rsid w:val="00B4743A"/>
    <w:rsid w:val="00B47631"/>
    <w:rsid w:val="00B4765F"/>
    <w:rsid w:val="00B47699"/>
    <w:rsid w:val="00B479E3"/>
    <w:rsid w:val="00B47AAC"/>
    <w:rsid w:val="00B47E57"/>
    <w:rsid w:val="00B500EA"/>
    <w:rsid w:val="00B50388"/>
    <w:rsid w:val="00B50591"/>
    <w:rsid w:val="00B5060D"/>
    <w:rsid w:val="00B507A6"/>
    <w:rsid w:val="00B5119D"/>
    <w:rsid w:val="00B51319"/>
    <w:rsid w:val="00B51FF7"/>
    <w:rsid w:val="00B5246A"/>
    <w:rsid w:val="00B52488"/>
    <w:rsid w:val="00B524F1"/>
    <w:rsid w:val="00B5294B"/>
    <w:rsid w:val="00B52C02"/>
    <w:rsid w:val="00B5309F"/>
    <w:rsid w:val="00B54410"/>
    <w:rsid w:val="00B5449E"/>
    <w:rsid w:val="00B54D05"/>
    <w:rsid w:val="00B54D43"/>
    <w:rsid w:val="00B54D5C"/>
    <w:rsid w:val="00B558DE"/>
    <w:rsid w:val="00B55984"/>
    <w:rsid w:val="00B55C94"/>
    <w:rsid w:val="00B55F0D"/>
    <w:rsid w:val="00B5652D"/>
    <w:rsid w:val="00B567FE"/>
    <w:rsid w:val="00B56845"/>
    <w:rsid w:val="00B56C8D"/>
    <w:rsid w:val="00B56D8F"/>
    <w:rsid w:val="00B57BD3"/>
    <w:rsid w:val="00B57D02"/>
    <w:rsid w:val="00B60134"/>
    <w:rsid w:val="00B601D8"/>
    <w:rsid w:val="00B60F72"/>
    <w:rsid w:val="00B60FD2"/>
    <w:rsid w:val="00B610A4"/>
    <w:rsid w:val="00B61287"/>
    <w:rsid w:val="00B61C80"/>
    <w:rsid w:val="00B61FAB"/>
    <w:rsid w:val="00B62290"/>
    <w:rsid w:val="00B62720"/>
    <w:rsid w:val="00B627C9"/>
    <w:rsid w:val="00B63271"/>
    <w:rsid w:val="00B63290"/>
    <w:rsid w:val="00B632E6"/>
    <w:rsid w:val="00B64323"/>
    <w:rsid w:val="00B6484D"/>
    <w:rsid w:val="00B648B0"/>
    <w:rsid w:val="00B6547A"/>
    <w:rsid w:val="00B66538"/>
    <w:rsid w:val="00B66B88"/>
    <w:rsid w:val="00B67872"/>
    <w:rsid w:val="00B6797E"/>
    <w:rsid w:val="00B67B0D"/>
    <w:rsid w:val="00B67B9C"/>
    <w:rsid w:val="00B67CB1"/>
    <w:rsid w:val="00B67D6F"/>
    <w:rsid w:val="00B70120"/>
    <w:rsid w:val="00B706F9"/>
    <w:rsid w:val="00B70BA1"/>
    <w:rsid w:val="00B70D44"/>
    <w:rsid w:val="00B710AE"/>
    <w:rsid w:val="00B71138"/>
    <w:rsid w:val="00B714D7"/>
    <w:rsid w:val="00B719CA"/>
    <w:rsid w:val="00B71C10"/>
    <w:rsid w:val="00B72088"/>
    <w:rsid w:val="00B72C56"/>
    <w:rsid w:val="00B72DD2"/>
    <w:rsid w:val="00B73836"/>
    <w:rsid w:val="00B73B6A"/>
    <w:rsid w:val="00B74157"/>
    <w:rsid w:val="00B74203"/>
    <w:rsid w:val="00B74316"/>
    <w:rsid w:val="00B74A62"/>
    <w:rsid w:val="00B750D4"/>
    <w:rsid w:val="00B7549D"/>
    <w:rsid w:val="00B754B2"/>
    <w:rsid w:val="00B7588E"/>
    <w:rsid w:val="00B75C1C"/>
    <w:rsid w:val="00B760B8"/>
    <w:rsid w:val="00B760C4"/>
    <w:rsid w:val="00B76123"/>
    <w:rsid w:val="00B76606"/>
    <w:rsid w:val="00B7670A"/>
    <w:rsid w:val="00B767B6"/>
    <w:rsid w:val="00B7682A"/>
    <w:rsid w:val="00B77185"/>
    <w:rsid w:val="00B7720A"/>
    <w:rsid w:val="00B77236"/>
    <w:rsid w:val="00B77608"/>
    <w:rsid w:val="00B7776C"/>
    <w:rsid w:val="00B7789C"/>
    <w:rsid w:val="00B77B43"/>
    <w:rsid w:val="00B77BE3"/>
    <w:rsid w:val="00B77DA4"/>
    <w:rsid w:val="00B80103"/>
    <w:rsid w:val="00B80372"/>
    <w:rsid w:val="00B80BE5"/>
    <w:rsid w:val="00B81029"/>
    <w:rsid w:val="00B81783"/>
    <w:rsid w:val="00B8205A"/>
    <w:rsid w:val="00B82B2A"/>
    <w:rsid w:val="00B83055"/>
    <w:rsid w:val="00B83074"/>
    <w:rsid w:val="00B8336C"/>
    <w:rsid w:val="00B83671"/>
    <w:rsid w:val="00B8388C"/>
    <w:rsid w:val="00B83B5D"/>
    <w:rsid w:val="00B85C87"/>
    <w:rsid w:val="00B85D54"/>
    <w:rsid w:val="00B85EFA"/>
    <w:rsid w:val="00B8664D"/>
    <w:rsid w:val="00B90A56"/>
    <w:rsid w:val="00B90B80"/>
    <w:rsid w:val="00B91CBA"/>
    <w:rsid w:val="00B91FE8"/>
    <w:rsid w:val="00B92074"/>
    <w:rsid w:val="00B921FB"/>
    <w:rsid w:val="00B9312E"/>
    <w:rsid w:val="00B93CD1"/>
    <w:rsid w:val="00B9443A"/>
    <w:rsid w:val="00B944BA"/>
    <w:rsid w:val="00B945BA"/>
    <w:rsid w:val="00B94618"/>
    <w:rsid w:val="00B94B39"/>
    <w:rsid w:val="00B94BB0"/>
    <w:rsid w:val="00B94ED3"/>
    <w:rsid w:val="00B950A2"/>
    <w:rsid w:val="00B958C0"/>
    <w:rsid w:val="00B95DFC"/>
    <w:rsid w:val="00B95FC5"/>
    <w:rsid w:val="00B9621C"/>
    <w:rsid w:val="00B962F9"/>
    <w:rsid w:val="00B96767"/>
    <w:rsid w:val="00B968A2"/>
    <w:rsid w:val="00B96932"/>
    <w:rsid w:val="00B96967"/>
    <w:rsid w:val="00B96996"/>
    <w:rsid w:val="00B977A2"/>
    <w:rsid w:val="00B97E03"/>
    <w:rsid w:val="00B97EEC"/>
    <w:rsid w:val="00B97F33"/>
    <w:rsid w:val="00BA0303"/>
    <w:rsid w:val="00BA0B03"/>
    <w:rsid w:val="00BA12E4"/>
    <w:rsid w:val="00BA18E7"/>
    <w:rsid w:val="00BA2E8A"/>
    <w:rsid w:val="00BA3E1E"/>
    <w:rsid w:val="00BA45BA"/>
    <w:rsid w:val="00BA46AB"/>
    <w:rsid w:val="00BA4768"/>
    <w:rsid w:val="00BA49B3"/>
    <w:rsid w:val="00BA4A2F"/>
    <w:rsid w:val="00BA4A30"/>
    <w:rsid w:val="00BA4B98"/>
    <w:rsid w:val="00BA4CB8"/>
    <w:rsid w:val="00BA5143"/>
    <w:rsid w:val="00BA53BE"/>
    <w:rsid w:val="00BA58F9"/>
    <w:rsid w:val="00BA5F51"/>
    <w:rsid w:val="00BA64E9"/>
    <w:rsid w:val="00BA687A"/>
    <w:rsid w:val="00BA6BFF"/>
    <w:rsid w:val="00BA6C7E"/>
    <w:rsid w:val="00BA70CF"/>
    <w:rsid w:val="00BA7885"/>
    <w:rsid w:val="00BA7899"/>
    <w:rsid w:val="00BA7C33"/>
    <w:rsid w:val="00BA7C61"/>
    <w:rsid w:val="00BA7D93"/>
    <w:rsid w:val="00BA7FDB"/>
    <w:rsid w:val="00BB0065"/>
    <w:rsid w:val="00BB017B"/>
    <w:rsid w:val="00BB0407"/>
    <w:rsid w:val="00BB04F6"/>
    <w:rsid w:val="00BB0614"/>
    <w:rsid w:val="00BB07A2"/>
    <w:rsid w:val="00BB0AB0"/>
    <w:rsid w:val="00BB0EAA"/>
    <w:rsid w:val="00BB1E60"/>
    <w:rsid w:val="00BB25A9"/>
    <w:rsid w:val="00BB2D50"/>
    <w:rsid w:val="00BB2F92"/>
    <w:rsid w:val="00BB33AC"/>
    <w:rsid w:val="00BB3D34"/>
    <w:rsid w:val="00BB4141"/>
    <w:rsid w:val="00BB48B8"/>
    <w:rsid w:val="00BB4C31"/>
    <w:rsid w:val="00BB4D2C"/>
    <w:rsid w:val="00BB4F10"/>
    <w:rsid w:val="00BB68ED"/>
    <w:rsid w:val="00BB6A45"/>
    <w:rsid w:val="00BB6B1C"/>
    <w:rsid w:val="00BB710B"/>
    <w:rsid w:val="00BB7511"/>
    <w:rsid w:val="00BB7E50"/>
    <w:rsid w:val="00BC0FE4"/>
    <w:rsid w:val="00BC103F"/>
    <w:rsid w:val="00BC112D"/>
    <w:rsid w:val="00BC125E"/>
    <w:rsid w:val="00BC1D2A"/>
    <w:rsid w:val="00BC236E"/>
    <w:rsid w:val="00BC264C"/>
    <w:rsid w:val="00BC28F2"/>
    <w:rsid w:val="00BC32BD"/>
    <w:rsid w:val="00BC3421"/>
    <w:rsid w:val="00BC3486"/>
    <w:rsid w:val="00BC375C"/>
    <w:rsid w:val="00BC3CD0"/>
    <w:rsid w:val="00BC412B"/>
    <w:rsid w:val="00BC4466"/>
    <w:rsid w:val="00BC4C1B"/>
    <w:rsid w:val="00BC4E81"/>
    <w:rsid w:val="00BC501F"/>
    <w:rsid w:val="00BC5765"/>
    <w:rsid w:val="00BC6A17"/>
    <w:rsid w:val="00BC6F06"/>
    <w:rsid w:val="00BC7130"/>
    <w:rsid w:val="00BC7233"/>
    <w:rsid w:val="00BC78F2"/>
    <w:rsid w:val="00BD02AB"/>
    <w:rsid w:val="00BD04C3"/>
    <w:rsid w:val="00BD07C9"/>
    <w:rsid w:val="00BD09E4"/>
    <w:rsid w:val="00BD101C"/>
    <w:rsid w:val="00BD12D1"/>
    <w:rsid w:val="00BD13CA"/>
    <w:rsid w:val="00BD1806"/>
    <w:rsid w:val="00BD198E"/>
    <w:rsid w:val="00BD24F7"/>
    <w:rsid w:val="00BD2925"/>
    <w:rsid w:val="00BD2B37"/>
    <w:rsid w:val="00BD31CE"/>
    <w:rsid w:val="00BD3286"/>
    <w:rsid w:val="00BD34D4"/>
    <w:rsid w:val="00BD414B"/>
    <w:rsid w:val="00BD41E2"/>
    <w:rsid w:val="00BD4456"/>
    <w:rsid w:val="00BD4893"/>
    <w:rsid w:val="00BD5516"/>
    <w:rsid w:val="00BD5770"/>
    <w:rsid w:val="00BD5817"/>
    <w:rsid w:val="00BD5BB9"/>
    <w:rsid w:val="00BD5C30"/>
    <w:rsid w:val="00BD6395"/>
    <w:rsid w:val="00BD6511"/>
    <w:rsid w:val="00BD656F"/>
    <w:rsid w:val="00BD66DC"/>
    <w:rsid w:val="00BD6F0E"/>
    <w:rsid w:val="00BD7605"/>
    <w:rsid w:val="00BD7958"/>
    <w:rsid w:val="00BD7CB8"/>
    <w:rsid w:val="00BD7D3C"/>
    <w:rsid w:val="00BE0A3D"/>
    <w:rsid w:val="00BE0AB0"/>
    <w:rsid w:val="00BE1268"/>
    <w:rsid w:val="00BE1782"/>
    <w:rsid w:val="00BE1E4F"/>
    <w:rsid w:val="00BE1F21"/>
    <w:rsid w:val="00BE1FB2"/>
    <w:rsid w:val="00BE284E"/>
    <w:rsid w:val="00BE28BE"/>
    <w:rsid w:val="00BE2C54"/>
    <w:rsid w:val="00BE2CDC"/>
    <w:rsid w:val="00BE33BB"/>
    <w:rsid w:val="00BE33D3"/>
    <w:rsid w:val="00BE34BB"/>
    <w:rsid w:val="00BE37F7"/>
    <w:rsid w:val="00BE4B0A"/>
    <w:rsid w:val="00BE4DF0"/>
    <w:rsid w:val="00BE50D0"/>
    <w:rsid w:val="00BE528E"/>
    <w:rsid w:val="00BE53A8"/>
    <w:rsid w:val="00BE548C"/>
    <w:rsid w:val="00BE586A"/>
    <w:rsid w:val="00BE5A3E"/>
    <w:rsid w:val="00BE62CE"/>
    <w:rsid w:val="00BE651A"/>
    <w:rsid w:val="00BE6614"/>
    <w:rsid w:val="00BE7092"/>
    <w:rsid w:val="00BE7638"/>
    <w:rsid w:val="00BE7645"/>
    <w:rsid w:val="00BE795E"/>
    <w:rsid w:val="00BF01F5"/>
    <w:rsid w:val="00BF0873"/>
    <w:rsid w:val="00BF1177"/>
    <w:rsid w:val="00BF1D64"/>
    <w:rsid w:val="00BF1F7B"/>
    <w:rsid w:val="00BF2113"/>
    <w:rsid w:val="00BF2393"/>
    <w:rsid w:val="00BF2635"/>
    <w:rsid w:val="00BF2C30"/>
    <w:rsid w:val="00BF31D1"/>
    <w:rsid w:val="00BF4048"/>
    <w:rsid w:val="00BF40D5"/>
    <w:rsid w:val="00BF4199"/>
    <w:rsid w:val="00BF42F4"/>
    <w:rsid w:val="00BF4B4B"/>
    <w:rsid w:val="00BF5687"/>
    <w:rsid w:val="00BF642A"/>
    <w:rsid w:val="00BF6924"/>
    <w:rsid w:val="00BF6A34"/>
    <w:rsid w:val="00BF6DD3"/>
    <w:rsid w:val="00BF6E96"/>
    <w:rsid w:val="00BF6F99"/>
    <w:rsid w:val="00BF7630"/>
    <w:rsid w:val="00BF78A0"/>
    <w:rsid w:val="00BF7A20"/>
    <w:rsid w:val="00BF7CB5"/>
    <w:rsid w:val="00BF7E48"/>
    <w:rsid w:val="00BF7FE6"/>
    <w:rsid w:val="00C00434"/>
    <w:rsid w:val="00C007A0"/>
    <w:rsid w:val="00C007DE"/>
    <w:rsid w:val="00C00927"/>
    <w:rsid w:val="00C009C1"/>
    <w:rsid w:val="00C00D8B"/>
    <w:rsid w:val="00C01791"/>
    <w:rsid w:val="00C01870"/>
    <w:rsid w:val="00C01A24"/>
    <w:rsid w:val="00C01C62"/>
    <w:rsid w:val="00C0206E"/>
    <w:rsid w:val="00C024FD"/>
    <w:rsid w:val="00C02AB4"/>
    <w:rsid w:val="00C03395"/>
    <w:rsid w:val="00C03576"/>
    <w:rsid w:val="00C03ABA"/>
    <w:rsid w:val="00C03C6B"/>
    <w:rsid w:val="00C03F75"/>
    <w:rsid w:val="00C04261"/>
    <w:rsid w:val="00C04854"/>
    <w:rsid w:val="00C049BA"/>
    <w:rsid w:val="00C04D21"/>
    <w:rsid w:val="00C05604"/>
    <w:rsid w:val="00C0593C"/>
    <w:rsid w:val="00C059D1"/>
    <w:rsid w:val="00C05E77"/>
    <w:rsid w:val="00C060F6"/>
    <w:rsid w:val="00C0611B"/>
    <w:rsid w:val="00C07B40"/>
    <w:rsid w:val="00C07C69"/>
    <w:rsid w:val="00C07E3C"/>
    <w:rsid w:val="00C100FA"/>
    <w:rsid w:val="00C105F8"/>
    <w:rsid w:val="00C108EB"/>
    <w:rsid w:val="00C10A9D"/>
    <w:rsid w:val="00C10D69"/>
    <w:rsid w:val="00C11070"/>
    <w:rsid w:val="00C11352"/>
    <w:rsid w:val="00C11D1D"/>
    <w:rsid w:val="00C12359"/>
    <w:rsid w:val="00C1276C"/>
    <w:rsid w:val="00C13468"/>
    <w:rsid w:val="00C135CB"/>
    <w:rsid w:val="00C13AD4"/>
    <w:rsid w:val="00C143AF"/>
    <w:rsid w:val="00C144F4"/>
    <w:rsid w:val="00C1536C"/>
    <w:rsid w:val="00C1545C"/>
    <w:rsid w:val="00C15D0D"/>
    <w:rsid w:val="00C164E8"/>
    <w:rsid w:val="00C16521"/>
    <w:rsid w:val="00C166A6"/>
    <w:rsid w:val="00C175EF"/>
    <w:rsid w:val="00C179A2"/>
    <w:rsid w:val="00C20981"/>
    <w:rsid w:val="00C214E5"/>
    <w:rsid w:val="00C21957"/>
    <w:rsid w:val="00C21E0B"/>
    <w:rsid w:val="00C224EE"/>
    <w:rsid w:val="00C225C6"/>
    <w:rsid w:val="00C22C7F"/>
    <w:rsid w:val="00C22E2C"/>
    <w:rsid w:val="00C23149"/>
    <w:rsid w:val="00C2441A"/>
    <w:rsid w:val="00C2448F"/>
    <w:rsid w:val="00C248F1"/>
    <w:rsid w:val="00C2495B"/>
    <w:rsid w:val="00C24C2D"/>
    <w:rsid w:val="00C2545D"/>
    <w:rsid w:val="00C25992"/>
    <w:rsid w:val="00C26285"/>
    <w:rsid w:val="00C2644C"/>
    <w:rsid w:val="00C26788"/>
    <w:rsid w:val="00C26EF5"/>
    <w:rsid w:val="00C27283"/>
    <w:rsid w:val="00C303BA"/>
    <w:rsid w:val="00C304C6"/>
    <w:rsid w:val="00C30674"/>
    <w:rsid w:val="00C30915"/>
    <w:rsid w:val="00C30AED"/>
    <w:rsid w:val="00C30D42"/>
    <w:rsid w:val="00C32175"/>
    <w:rsid w:val="00C3248C"/>
    <w:rsid w:val="00C325B6"/>
    <w:rsid w:val="00C32941"/>
    <w:rsid w:val="00C331D7"/>
    <w:rsid w:val="00C33785"/>
    <w:rsid w:val="00C33D0A"/>
    <w:rsid w:val="00C344B7"/>
    <w:rsid w:val="00C349B0"/>
    <w:rsid w:val="00C34E80"/>
    <w:rsid w:val="00C3529A"/>
    <w:rsid w:val="00C35674"/>
    <w:rsid w:val="00C35D59"/>
    <w:rsid w:val="00C36118"/>
    <w:rsid w:val="00C36825"/>
    <w:rsid w:val="00C36918"/>
    <w:rsid w:val="00C36A86"/>
    <w:rsid w:val="00C36E0D"/>
    <w:rsid w:val="00C40522"/>
    <w:rsid w:val="00C405F7"/>
    <w:rsid w:val="00C40F98"/>
    <w:rsid w:val="00C412C1"/>
    <w:rsid w:val="00C4153F"/>
    <w:rsid w:val="00C41A05"/>
    <w:rsid w:val="00C42078"/>
    <w:rsid w:val="00C42CB3"/>
    <w:rsid w:val="00C432C6"/>
    <w:rsid w:val="00C433B8"/>
    <w:rsid w:val="00C434C1"/>
    <w:rsid w:val="00C44359"/>
    <w:rsid w:val="00C44422"/>
    <w:rsid w:val="00C44BF8"/>
    <w:rsid w:val="00C44CB1"/>
    <w:rsid w:val="00C44DC0"/>
    <w:rsid w:val="00C44EFD"/>
    <w:rsid w:val="00C45918"/>
    <w:rsid w:val="00C4675D"/>
    <w:rsid w:val="00C46977"/>
    <w:rsid w:val="00C47129"/>
    <w:rsid w:val="00C4716C"/>
    <w:rsid w:val="00C50A45"/>
    <w:rsid w:val="00C50D27"/>
    <w:rsid w:val="00C50F42"/>
    <w:rsid w:val="00C51750"/>
    <w:rsid w:val="00C5189B"/>
    <w:rsid w:val="00C51DF2"/>
    <w:rsid w:val="00C52585"/>
    <w:rsid w:val="00C53556"/>
    <w:rsid w:val="00C536E4"/>
    <w:rsid w:val="00C53879"/>
    <w:rsid w:val="00C53E9D"/>
    <w:rsid w:val="00C53EA2"/>
    <w:rsid w:val="00C53FFF"/>
    <w:rsid w:val="00C5469A"/>
    <w:rsid w:val="00C554C2"/>
    <w:rsid w:val="00C5590B"/>
    <w:rsid w:val="00C55DBC"/>
    <w:rsid w:val="00C561BB"/>
    <w:rsid w:val="00C564B4"/>
    <w:rsid w:val="00C5693D"/>
    <w:rsid w:val="00C57402"/>
    <w:rsid w:val="00C57910"/>
    <w:rsid w:val="00C57A81"/>
    <w:rsid w:val="00C57F7F"/>
    <w:rsid w:val="00C6001A"/>
    <w:rsid w:val="00C6040A"/>
    <w:rsid w:val="00C6117A"/>
    <w:rsid w:val="00C6123D"/>
    <w:rsid w:val="00C61379"/>
    <w:rsid w:val="00C617F1"/>
    <w:rsid w:val="00C625BB"/>
    <w:rsid w:val="00C62BA0"/>
    <w:rsid w:val="00C62E08"/>
    <w:rsid w:val="00C63151"/>
    <w:rsid w:val="00C6368E"/>
    <w:rsid w:val="00C636A9"/>
    <w:rsid w:val="00C63CB7"/>
    <w:rsid w:val="00C63DD5"/>
    <w:rsid w:val="00C63EF6"/>
    <w:rsid w:val="00C6462E"/>
    <w:rsid w:val="00C65142"/>
    <w:rsid w:val="00C65159"/>
    <w:rsid w:val="00C660AE"/>
    <w:rsid w:val="00C66196"/>
    <w:rsid w:val="00C670FC"/>
    <w:rsid w:val="00C673A4"/>
    <w:rsid w:val="00C67800"/>
    <w:rsid w:val="00C67AB6"/>
    <w:rsid w:val="00C7026B"/>
    <w:rsid w:val="00C70583"/>
    <w:rsid w:val="00C709C4"/>
    <w:rsid w:val="00C717D3"/>
    <w:rsid w:val="00C71881"/>
    <w:rsid w:val="00C71FE1"/>
    <w:rsid w:val="00C72635"/>
    <w:rsid w:val="00C72681"/>
    <w:rsid w:val="00C726AE"/>
    <w:rsid w:val="00C72A2C"/>
    <w:rsid w:val="00C72F4A"/>
    <w:rsid w:val="00C7315F"/>
    <w:rsid w:val="00C73BAE"/>
    <w:rsid w:val="00C746A2"/>
    <w:rsid w:val="00C74D81"/>
    <w:rsid w:val="00C74D90"/>
    <w:rsid w:val="00C75018"/>
    <w:rsid w:val="00C75737"/>
    <w:rsid w:val="00C75846"/>
    <w:rsid w:val="00C75A70"/>
    <w:rsid w:val="00C76A7B"/>
    <w:rsid w:val="00C76D12"/>
    <w:rsid w:val="00C800FB"/>
    <w:rsid w:val="00C81530"/>
    <w:rsid w:val="00C8189B"/>
    <w:rsid w:val="00C81C78"/>
    <w:rsid w:val="00C81E37"/>
    <w:rsid w:val="00C82178"/>
    <w:rsid w:val="00C8286C"/>
    <w:rsid w:val="00C82A34"/>
    <w:rsid w:val="00C82A65"/>
    <w:rsid w:val="00C82BBD"/>
    <w:rsid w:val="00C82FDB"/>
    <w:rsid w:val="00C8335D"/>
    <w:rsid w:val="00C8416D"/>
    <w:rsid w:val="00C853DD"/>
    <w:rsid w:val="00C85DB3"/>
    <w:rsid w:val="00C85DB7"/>
    <w:rsid w:val="00C86410"/>
    <w:rsid w:val="00C87036"/>
    <w:rsid w:val="00C873C7"/>
    <w:rsid w:val="00C878F1"/>
    <w:rsid w:val="00C8792D"/>
    <w:rsid w:val="00C87B7A"/>
    <w:rsid w:val="00C90FCF"/>
    <w:rsid w:val="00C917DD"/>
    <w:rsid w:val="00C91863"/>
    <w:rsid w:val="00C91D70"/>
    <w:rsid w:val="00C91F7D"/>
    <w:rsid w:val="00C92A9F"/>
    <w:rsid w:val="00C9305D"/>
    <w:rsid w:val="00C93661"/>
    <w:rsid w:val="00C937A6"/>
    <w:rsid w:val="00C9385E"/>
    <w:rsid w:val="00C93CA9"/>
    <w:rsid w:val="00C93DF0"/>
    <w:rsid w:val="00C94347"/>
    <w:rsid w:val="00C94BEE"/>
    <w:rsid w:val="00C94EC8"/>
    <w:rsid w:val="00C95208"/>
    <w:rsid w:val="00C95826"/>
    <w:rsid w:val="00C95C10"/>
    <w:rsid w:val="00C95FF6"/>
    <w:rsid w:val="00C960D9"/>
    <w:rsid w:val="00C96835"/>
    <w:rsid w:val="00C96D8F"/>
    <w:rsid w:val="00C96DBF"/>
    <w:rsid w:val="00C96F1E"/>
    <w:rsid w:val="00C9725A"/>
    <w:rsid w:val="00C9740A"/>
    <w:rsid w:val="00C97742"/>
    <w:rsid w:val="00CA01C5"/>
    <w:rsid w:val="00CA02E8"/>
    <w:rsid w:val="00CA0AAD"/>
    <w:rsid w:val="00CA0BF3"/>
    <w:rsid w:val="00CA0DB1"/>
    <w:rsid w:val="00CA0E61"/>
    <w:rsid w:val="00CA1802"/>
    <w:rsid w:val="00CA1AEF"/>
    <w:rsid w:val="00CA1B9C"/>
    <w:rsid w:val="00CA287E"/>
    <w:rsid w:val="00CA2AB9"/>
    <w:rsid w:val="00CA2D67"/>
    <w:rsid w:val="00CA333E"/>
    <w:rsid w:val="00CA355D"/>
    <w:rsid w:val="00CA3829"/>
    <w:rsid w:val="00CA3B2D"/>
    <w:rsid w:val="00CA415A"/>
    <w:rsid w:val="00CA425C"/>
    <w:rsid w:val="00CA6144"/>
    <w:rsid w:val="00CA629F"/>
    <w:rsid w:val="00CA692E"/>
    <w:rsid w:val="00CA6C88"/>
    <w:rsid w:val="00CA6D79"/>
    <w:rsid w:val="00CB013C"/>
    <w:rsid w:val="00CB0E24"/>
    <w:rsid w:val="00CB0F27"/>
    <w:rsid w:val="00CB133B"/>
    <w:rsid w:val="00CB1C42"/>
    <w:rsid w:val="00CB1F3C"/>
    <w:rsid w:val="00CB2BA7"/>
    <w:rsid w:val="00CB379E"/>
    <w:rsid w:val="00CB3A73"/>
    <w:rsid w:val="00CB3A84"/>
    <w:rsid w:val="00CB3FFE"/>
    <w:rsid w:val="00CB46F7"/>
    <w:rsid w:val="00CB48D2"/>
    <w:rsid w:val="00CB4945"/>
    <w:rsid w:val="00CB49AE"/>
    <w:rsid w:val="00CB4A02"/>
    <w:rsid w:val="00CB4DB7"/>
    <w:rsid w:val="00CB4E79"/>
    <w:rsid w:val="00CB50D7"/>
    <w:rsid w:val="00CB5550"/>
    <w:rsid w:val="00CB5B0E"/>
    <w:rsid w:val="00CB65A9"/>
    <w:rsid w:val="00CB6C8C"/>
    <w:rsid w:val="00CB6D46"/>
    <w:rsid w:val="00CB6FAE"/>
    <w:rsid w:val="00CB7384"/>
    <w:rsid w:val="00CB741A"/>
    <w:rsid w:val="00CB79F4"/>
    <w:rsid w:val="00CB7BE3"/>
    <w:rsid w:val="00CC033F"/>
    <w:rsid w:val="00CC0441"/>
    <w:rsid w:val="00CC04D2"/>
    <w:rsid w:val="00CC0675"/>
    <w:rsid w:val="00CC0721"/>
    <w:rsid w:val="00CC0DDF"/>
    <w:rsid w:val="00CC0EFB"/>
    <w:rsid w:val="00CC10C0"/>
    <w:rsid w:val="00CC201C"/>
    <w:rsid w:val="00CC242B"/>
    <w:rsid w:val="00CC284F"/>
    <w:rsid w:val="00CC2F0E"/>
    <w:rsid w:val="00CC344C"/>
    <w:rsid w:val="00CC35D8"/>
    <w:rsid w:val="00CC3707"/>
    <w:rsid w:val="00CC38A7"/>
    <w:rsid w:val="00CC3BCF"/>
    <w:rsid w:val="00CC469D"/>
    <w:rsid w:val="00CC4BF4"/>
    <w:rsid w:val="00CC4D98"/>
    <w:rsid w:val="00CC5982"/>
    <w:rsid w:val="00CC63DA"/>
    <w:rsid w:val="00CC643E"/>
    <w:rsid w:val="00CC6573"/>
    <w:rsid w:val="00CC66C3"/>
    <w:rsid w:val="00CC702D"/>
    <w:rsid w:val="00CC72C3"/>
    <w:rsid w:val="00CC7498"/>
    <w:rsid w:val="00CC7632"/>
    <w:rsid w:val="00CC765D"/>
    <w:rsid w:val="00CC79A5"/>
    <w:rsid w:val="00CD073C"/>
    <w:rsid w:val="00CD0873"/>
    <w:rsid w:val="00CD1066"/>
    <w:rsid w:val="00CD1AF9"/>
    <w:rsid w:val="00CD29AC"/>
    <w:rsid w:val="00CD2A64"/>
    <w:rsid w:val="00CD2EAC"/>
    <w:rsid w:val="00CD3AC3"/>
    <w:rsid w:val="00CD3FAC"/>
    <w:rsid w:val="00CD40DC"/>
    <w:rsid w:val="00CD4270"/>
    <w:rsid w:val="00CD47D4"/>
    <w:rsid w:val="00CD5187"/>
    <w:rsid w:val="00CD5682"/>
    <w:rsid w:val="00CD5EE4"/>
    <w:rsid w:val="00CD5F4B"/>
    <w:rsid w:val="00CD6143"/>
    <w:rsid w:val="00CD6C35"/>
    <w:rsid w:val="00CD7481"/>
    <w:rsid w:val="00CD7520"/>
    <w:rsid w:val="00CD7901"/>
    <w:rsid w:val="00CE04DD"/>
    <w:rsid w:val="00CE04EC"/>
    <w:rsid w:val="00CE0CE1"/>
    <w:rsid w:val="00CE0F85"/>
    <w:rsid w:val="00CE16CD"/>
    <w:rsid w:val="00CE1BD7"/>
    <w:rsid w:val="00CE231B"/>
    <w:rsid w:val="00CE27A3"/>
    <w:rsid w:val="00CE27E5"/>
    <w:rsid w:val="00CE33B9"/>
    <w:rsid w:val="00CE349F"/>
    <w:rsid w:val="00CE3D11"/>
    <w:rsid w:val="00CE3D98"/>
    <w:rsid w:val="00CE428D"/>
    <w:rsid w:val="00CE4A52"/>
    <w:rsid w:val="00CE51CD"/>
    <w:rsid w:val="00CE52E0"/>
    <w:rsid w:val="00CE54C8"/>
    <w:rsid w:val="00CE5512"/>
    <w:rsid w:val="00CE5648"/>
    <w:rsid w:val="00CE56AB"/>
    <w:rsid w:val="00CE5C57"/>
    <w:rsid w:val="00CE5E5F"/>
    <w:rsid w:val="00CE622C"/>
    <w:rsid w:val="00CE6727"/>
    <w:rsid w:val="00CE67CF"/>
    <w:rsid w:val="00CE6AA0"/>
    <w:rsid w:val="00CE6BCE"/>
    <w:rsid w:val="00CE75B4"/>
    <w:rsid w:val="00CE799D"/>
    <w:rsid w:val="00CF006D"/>
    <w:rsid w:val="00CF0156"/>
    <w:rsid w:val="00CF0202"/>
    <w:rsid w:val="00CF04AF"/>
    <w:rsid w:val="00CF054B"/>
    <w:rsid w:val="00CF0A67"/>
    <w:rsid w:val="00CF0CA0"/>
    <w:rsid w:val="00CF0D78"/>
    <w:rsid w:val="00CF1C38"/>
    <w:rsid w:val="00CF23CB"/>
    <w:rsid w:val="00CF2AE8"/>
    <w:rsid w:val="00CF309A"/>
    <w:rsid w:val="00CF3664"/>
    <w:rsid w:val="00CF3C26"/>
    <w:rsid w:val="00CF3CDE"/>
    <w:rsid w:val="00CF3F18"/>
    <w:rsid w:val="00CF4495"/>
    <w:rsid w:val="00CF4A97"/>
    <w:rsid w:val="00CF4FAF"/>
    <w:rsid w:val="00CF5434"/>
    <w:rsid w:val="00CF55F2"/>
    <w:rsid w:val="00CF58AE"/>
    <w:rsid w:val="00CF599F"/>
    <w:rsid w:val="00CF5DA4"/>
    <w:rsid w:val="00CF6475"/>
    <w:rsid w:val="00CF6EB5"/>
    <w:rsid w:val="00CF74D2"/>
    <w:rsid w:val="00CF7A54"/>
    <w:rsid w:val="00D000DC"/>
    <w:rsid w:val="00D00291"/>
    <w:rsid w:val="00D0113B"/>
    <w:rsid w:val="00D01994"/>
    <w:rsid w:val="00D0259A"/>
    <w:rsid w:val="00D028D3"/>
    <w:rsid w:val="00D02944"/>
    <w:rsid w:val="00D02F19"/>
    <w:rsid w:val="00D03099"/>
    <w:rsid w:val="00D03152"/>
    <w:rsid w:val="00D03760"/>
    <w:rsid w:val="00D038CB"/>
    <w:rsid w:val="00D03A96"/>
    <w:rsid w:val="00D03FC2"/>
    <w:rsid w:val="00D04538"/>
    <w:rsid w:val="00D0455C"/>
    <w:rsid w:val="00D053E0"/>
    <w:rsid w:val="00D0546D"/>
    <w:rsid w:val="00D056FE"/>
    <w:rsid w:val="00D05D79"/>
    <w:rsid w:val="00D0683E"/>
    <w:rsid w:val="00D06A68"/>
    <w:rsid w:val="00D06B25"/>
    <w:rsid w:val="00D07164"/>
    <w:rsid w:val="00D07C3B"/>
    <w:rsid w:val="00D104A0"/>
    <w:rsid w:val="00D105F2"/>
    <w:rsid w:val="00D10A47"/>
    <w:rsid w:val="00D10AE8"/>
    <w:rsid w:val="00D10C71"/>
    <w:rsid w:val="00D10F0B"/>
    <w:rsid w:val="00D11244"/>
    <w:rsid w:val="00D115AC"/>
    <w:rsid w:val="00D118DA"/>
    <w:rsid w:val="00D11CEA"/>
    <w:rsid w:val="00D11D3E"/>
    <w:rsid w:val="00D12514"/>
    <w:rsid w:val="00D128F9"/>
    <w:rsid w:val="00D12992"/>
    <w:rsid w:val="00D12AE0"/>
    <w:rsid w:val="00D12C24"/>
    <w:rsid w:val="00D12D37"/>
    <w:rsid w:val="00D13049"/>
    <w:rsid w:val="00D130D9"/>
    <w:rsid w:val="00D13CB0"/>
    <w:rsid w:val="00D140D6"/>
    <w:rsid w:val="00D14C77"/>
    <w:rsid w:val="00D14DB6"/>
    <w:rsid w:val="00D158A3"/>
    <w:rsid w:val="00D15D6E"/>
    <w:rsid w:val="00D15FBD"/>
    <w:rsid w:val="00D16108"/>
    <w:rsid w:val="00D16453"/>
    <w:rsid w:val="00D16619"/>
    <w:rsid w:val="00D166D5"/>
    <w:rsid w:val="00D168AE"/>
    <w:rsid w:val="00D16EE8"/>
    <w:rsid w:val="00D1789C"/>
    <w:rsid w:val="00D2097D"/>
    <w:rsid w:val="00D217FB"/>
    <w:rsid w:val="00D21A47"/>
    <w:rsid w:val="00D21BE5"/>
    <w:rsid w:val="00D226F0"/>
    <w:rsid w:val="00D22A76"/>
    <w:rsid w:val="00D2325F"/>
    <w:rsid w:val="00D2399B"/>
    <w:rsid w:val="00D25974"/>
    <w:rsid w:val="00D25A74"/>
    <w:rsid w:val="00D25E68"/>
    <w:rsid w:val="00D25FD2"/>
    <w:rsid w:val="00D26C50"/>
    <w:rsid w:val="00D26D54"/>
    <w:rsid w:val="00D27B74"/>
    <w:rsid w:val="00D27C3D"/>
    <w:rsid w:val="00D27E0C"/>
    <w:rsid w:val="00D30ADE"/>
    <w:rsid w:val="00D31605"/>
    <w:rsid w:val="00D31BF6"/>
    <w:rsid w:val="00D31DCC"/>
    <w:rsid w:val="00D32CC3"/>
    <w:rsid w:val="00D3333F"/>
    <w:rsid w:val="00D334B3"/>
    <w:rsid w:val="00D3350A"/>
    <w:rsid w:val="00D337DE"/>
    <w:rsid w:val="00D3380C"/>
    <w:rsid w:val="00D33882"/>
    <w:rsid w:val="00D33C71"/>
    <w:rsid w:val="00D341CF"/>
    <w:rsid w:val="00D34761"/>
    <w:rsid w:val="00D347F0"/>
    <w:rsid w:val="00D34DA6"/>
    <w:rsid w:val="00D35351"/>
    <w:rsid w:val="00D35509"/>
    <w:rsid w:val="00D355BD"/>
    <w:rsid w:val="00D35E86"/>
    <w:rsid w:val="00D35EDA"/>
    <w:rsid w:val="00D362EB"/>
    <w:rsid w:val="00D36323"/>
    <w:rsid w:val="00D36525"/>
    <w:rsid w:val="00D36E8F"/>
    <w:rsid w:val="00D36F94"/>
    <w:rsid w:val="00D371B6"/>
    <w:rsid w:val="00D372EF"/>
    <w:rsid w:val="00D37824"/>
    <w:rsid w:val="00D40FD8"/>
    <w:rsid w:val="00D41287"/>
    <w:rsid w:val="00D41667"/>
    <w:rsid w:val="00D41ADB"/>
    <w:rsid w:val="00D41D5A"/>
    <w:rsid w:val="00D42037"/>
    <w:rsid w:val="00D42378"/>
    <w:rsid w:val="00D42B7D"/>
    <w:rsid w:val="00D43277"/>
    <w:rsid w:val="00D437EC"/>
    <w:rsid w:val="00D439AB"/>
    <w:rsid w:val="00D43EAD"/>
    <w:rsid w:val="00D44887"/>
    <w:rsid w:val="00D44AAA"/>
    <w:rsid w:val="00D45439"/>
    <w:rsid w:val="00D45758"/>
    <w:rsid w:val="00D45CEE"/>
    <w:rsid w:val="00D46087"/>
    <w:rsid w:val="00D471A9"/>
    <w:rsid w:val="00D472A7"/>
    <w:rsid w:val="00D47750"/>
    <w:rsid w:val="00D47B99"/>
    <w:rsid w:val="00D50B20"/>
    <w:rsid w:val="00D51157"/>
    <w:rsid w:val="00D511F7"/>
    <w:rsid w:val="00D51A97"/>
    <w:rsid w:val="00D51B9C"/>
    <w:rsid w:val="00D51C6F"/>
    <w:rsid w:val="00D51F19"/>
    <w:rsid w:val="00D522B3"/>
    <w:rsid w:val="00D5268E"/>
    <w:rsid w:val="00D52D4D"/>
    <w:rsid w:val="00D52D91"/>
    <w:rsid w:val="00D52EF6"/>
    <w:rsid w:val="00D539E0"/>
    <w:rsid w:val="00D53C1E"/>
    <w:rsid w:val="00D53C68"/>
    <w:rsid w:val="00D54213"/>
    <w:rsid w:val="00D5426E"/>
    <w:rsid w:val="00D546B8"/>
    <w:rsid w:val="00D54B33"/>
    <w:rsid w:val="00D54CA0"/>
    <w:rsid w:val="00D5527E"/>
    <w:rsid w:val="00D555FE"/>
    <w:rsid w:val="00D559C8"/>
    <w:rsid w:val="00D56C03"/>
    <w:rsid w:val="00D56F38"/>
    <w:rsid w:val="00D604C9"/>
    <w:rsid w:val="00D60829"/>
    <w:rsid w:val="00D60A16"/>
    <w:rsid w:val="00D60B81"/>
    <w:rsid w:val="00D60D51"/>
    <w:rsid w:val="00D6122B"/>
    <w:rsid w:val="00D61A8C"/>
    <w:rsid w:val="00D61C6D"/>
    <w:rsid w:val="00D62257"/>
    <w:rsid w:val="00D62A5F"/>
    <w:rsid w:val="00D62D3D"/>
    <w:rsid w:val="00D63051"/>
    <w:rsid w:val="00D63B14"/>
    <w:rsid w:val="00D647BE"/>
    <w:rsid w:val="00D6489E"/>
    <w:rsid w:val="00D64BC8"/>
    <w:rsid w:val="00D64DB1"/>
    <w:rsid w:val="00D653D5"/>
    <w:rsid w:val="00D656ED"/>
    <w:rsid w:val="00D65818"/>
    <w:rsid w:val="00D65B8B"/>
    <w:rsid w:val="00D65FCC"/>
    <w:rsid w:val="00D665A9"/>
    <w:rsid w:val="00D66947"/>
    <w:rsid w:val="00D66BCD"/>
    <w:rsid w:val="00D66C17"/>
    <w:rsid w:val="00D7013E"/>
    <w:rsid w:val="00D704A0"/>
    <w:rsid w:val="00D70844"/>
    <w:rsid w:val="00D70C40"/>
    <w:rsid w:val="00D70CA3"/>
    <w:rsid w:val="00D7129A"/>
    <w:rsid w:val="00D71924"/>
    <w:rsid w:val="00D71DCC"/>
    <w:rsid w:val="00D71E15"/>
    <w:rsid w:val="00D71F83"/>
    <w:rsid w:val="00D72235"/>
    <w:rsid w:val="00D72886"/>
    <w:rsid w:val="00D731AF"/>
    <w:rsid w:val="00D732FC"/>
    <w:rsid w:val="00D734ED"/>
    <w:rsid w:val="00D73532"/>
    <w:rsid w:val="00D73725"/>
    <w:rsid w:val="00D738DE"/>
    <w:rsid w:val="00D73A03"/>
    <w:rsid w:val="00D73A1F"/>
    <w:rsid w:val="00D73B00"/>
    <w:rsid w:val="00D73C3E"/>
    <w:rsid w:val="00D74598"/>
    <w:rsid w:val="00D74E61"/>
    <w:rsid w:val="00D756A8"/>
    <w:rsid w:val="00D75D86"/>
    <w:rsid w:val="00D75E88"/>
    <w:rsid w:val="00D75E8F"/>
    <w:rsid w:val="00D76231"/>
    <w:rsid w:val="00D7631E"/>
    <w:rsid w:val="00D76C65"/>
    <w:rsid w:val="00D76DB4"/>
    <w:rsid w:val="00D80391"/>
    <w:rsid w:val="00D804DB"/>
    <w:rsid w:val="00D80822"/>
    <w:rsid w:val="00D81131"/>
    <w:rsid w:val="00D81382"/>
    <w:rsid w:val="00D815EE"/>
    <w:rsid w:val="00D81644"/>
    <w:rsid w:val="00D819F3"/>
    <w:rsid w:val="00D82138"/>
    <w:rsid w:val="00D82741"/>
    <w:rsid w:val="00D8374E"/>
    <w:rsid w:val="00D837F3"/>
    <w:rsid w:val="00D838BD"/>
    <w:rsid w:val="00D83D5B"/>
    <w:rsid w:val="00D84379"/>
    <w:rsid w:val="00D843AD"/>
    <w:rsid w:val="00D846CA"/>
    <w:rsid w:val="00D8516C"/>
    <w:rsid w:val="00D85526"/>
    <w:rsid w:val="00D85BD6"/>
    <w:rsid w:val="00D86178"/>
    <w:rsid w:val="00D869B9"/>
    <w:rsid w:val="00D86D18"/>
    <w:rsid w:val="00D86DA3"/>
    <w:rsid w:val="00D86F1D"/>
    <w:rsid w:val="00D87B9D"/>
    <w:rsid w:val="00D87D5F"/>
    <w:rsid w:val="00D87E4A"/>
    <w:rsid w:val="00D900A0"/>
    <w:rsid w:val="00D90859"/>
    <w:rsid w:val="00D908C8"/>
    <w:rsid w:val="00D90A96"/>
    <w:rsid w:val="00D90D08"/>
    <w:rsid w:val="00D90D5F"/>
    <w:rsid w:val="00D91310"/>
    <w:rsid w:val="00D91520"/>
    <w:rsid w:val="00D9154D"/>
    <w:rsid w:val="00D919F3"/>
    <w:rsid w:val="00D92014"/>
    <w:rsid w:val="00D923A7"/>
    <w:rsid w:val="00D929F1"/>
    <w:rsid w:val="00D92DF0"/>
    <w:rsid w:val="00D93223"/>
    <w:rsid w:val="00D932DC"/>
    <w:rsid w:val="00D933ED"/>
    <w:rsid w:val="00D938B7"/>
    <w:rsid w:val="00D93993"/>
    <w:rsid w:val="00D93F3B"/>
    <w:rsid w:val="00D94756"/>
    <w:rsid w:val="00D9530B"/>
    <w:rsid w:val="00D9574E"/>
    <w:rsid w:val="00D95A2E"/>
    <w:rsid w:val="00D95D12"/>
    <w:rsid w:val="00D95F23"/>
    <w:rsid w:val="00D9608B"/>
    <w:rsid w:val="00D96236"/>
    <w:rsid w:val="00D9649C"/>
    <w:rsid w:val="00D96693"/>
    <w:rsid w:val="00D96815"/>
    <w:rsid w:val="00D96B1C"/>
    <w:rsid w:val="00D96D3C"/>
    <w:rsid w:val="00D9730E"/>
    <w:rsid w:val="00D97E94"/>
    <w:rsid w:val="00DA01C1"/>
    <w:rsid w:val="00DA03BE"/>
    <w:rsid w:val="00DA1071"/>
    <w:rsid w:val="00DA1077"/>
    <w:rsid w:val="00DA116F"/>
    <w:rsid w:val="00DA1358"/>
    <w:rsid w:val="00DA173F"/>
    <w:rsid w:val="00DA1B57"/>
    <w:rsid w:val="00DA2186"/>
    <w:rsid w:val="00DA22A6"/>
    <w:rsid w:val="00DA24D6"/>
    <w:rsid w:val="00DA30EA"/>
    <w:rsid w:val="00DA3548"/>
    <w:rsid w:val="00DA3631"/>
    <w:rsid w:val="00DA381B"/>
    <w:rsid w:val="00DA4222"/>
    <w:rsid w:val="00DA42AC"/>
    <w:rsid w:val="00DA498C"/>
    <w:rsid w:val="00DA4F8C"/>
    <w:rsid w:val="00DA5C46"/>
    <w:rsid w:val="00DA5DF2"/>
    <w:rsid w:val="00DA605B"/>
    <w:rsid w:val="00DA67F0"/>
    <w:rsid w:val="00DA69CD"/>
    <w:rsid w:val="00DA6BB0"/>
    <w:rsid w:val="00DA7396"/>
    <w:rsid w:val="00DA7A06"/>
    <w:rsid w:val="00DA7B58"/>
    <w:rsid w:val="00DA7C07"/>
    <w:rsid w:val="00DA7DD6"/>
    <w:rsid w:val="00DB008F"/>
    <w:rsid w:val="00DB00E9"/>
    <w:rsid w:val="00DB0452"/>
    <w:rsid w:val="00DB09F0"/>
    <w:rsid w:val="00DB0AE7"/>
    <w:rsid w:val="00DB0C70"/>
    <w:rsid w:val="00DB0CEA"/>
    <w:rsid w:val="00DB10EA"/>
    <w:rsid w:val="00DB1A0D"/>
    <w:rsid w:val="00DB1E89"/>
    <w:rsid w:val="00DB28F0"/>
    <w:rsid w:val="00DB2B8E"/>
    <w:rsid w:val="00DB3535"/>
    <w:rsid w:val="00DB355B"/>
    <w:rsid w:val="00DB3B1D"/>
    <w:rsid w:val="00DB3EE4"/>
    <w:rsid w:val="00DB422E"/>
    <w:rsid w:val="00DB451B"/>
    <w:rsid w:val="00DB4644"/>
    <w:rsid w:val="00DB46A4"/>
    <w:rsid w:val="00DB4DF4"/>
    <w:rsid w:val="00DB5BBF"/>
    <w:rsid w:val="00DB5D42"/>
    <w:rsid w:val="00DB5FC1"/>
    <w:rsid w:val="00DB6220"/>
    <w:rsid w:val="00DB63D2"/>
    <w:rsid w:val="00DB651E"/>
    <w:rsid w:val="00DB67CE"/>
    <w:rsid w:val="00DB6DDB"/>
    <w:rsid w:val="00DB6E4F"/>
    <w:rsid w:val="00DB70E3"/>
    <w:rsid w:val="00DB7656"/>
    <w:rsid w:val="00DB792E"/>
    <w:rsid w:val="00DB7FB1"/>
    <w:rsid w:val="00DC0146"/>
    <w:rsid w:val="00DC088A"/>
    <w:rsid w:val="00DC0FFC"/>
    <w:rsid w:val="00DC1F2D"/>
    <w:rsid w:val="00DC2192"/>
    <w:rsid w:val="00DC2557"/>
    <w:rsid w:val="00DC2A01"/>
    <w:rsid w:val="00DC2CD8"/>
    <w:rsid w:val="00DC35AB"/>
    <w:rsid w:val="00DC3920"/>
    <w:rsid w:val="00DC3D99"/>
    <w:rsid w:val="00DC3F2C"/>
    <w:rsid w:val="00DC41A9"/>
    <w:rsid w:val="00DC4346"/>
    <w:rsid w:val="00DC467C"/>
    <w:rsid w:val="00DC4AFF"/>
    <w:rsid w:val="00DC4DFA"/>
    <w:rsid w:val="00DC5B15"/>
    <w:rsid w:val="00DC5B50"/>
    <w:rsid w:val="00DC697A"/>
    <w:rsid w:val="00DC6A4B"/>
    <w:rsid w:val="00DC6B3F"/>
    <w:rsid w:val="00DC6D0A"/>
    <w:rsid w:val="00DC6D62"/>
    <w:rsid w:val="00DC72B9"/>
    <w:rsid w:val="00DC746E"/>
    <w:rsid w:val="00DC76E1"/>
    <w:rsid w:val="00DC7B18"/>
    <w:rsid w:val="00DD0136"/>
    <w:rsid w:val="00DD07D3"/>
    <w:rsid w:val="00DD0B82"/>
    <w:rsid w:val="00DD0DD1"/>
    <w:rsid w:val="00DD0FC1"/>
    <w:rsid w:val="00DD103A"/>
    <w:rsid w:val="00DD177A"/>
    <w:rsid w:val="00DD1780"/>
    <w:rsid w:val="00DD1CB3"/>
    <w:rsid w:val="00DD1D13"/>
    <w:rsid w:val="00DD2017"/>
    <w:rsid w:val="00DD231A"/>
    <w:rsid w:val="00DD2508"/>
    <w:rsid w:val="00DD251D"/>
    <w:rsid w:val="00DD2612"/>
    <w:rsid w:val="00DD2679"/>
    <w:rsid w:val="00DD28AD"/>
    <w:rsid w:val="00DD2C1F"/>
    <w:rsid w:val="00DD39DE"/>
    <w:rsid w:val="00DD3AA6"/>
    <w:rsid w:val="00DD3AE2"/>
    <w:rsid w:val="00DD3B11"/>
    <w:rsid w:val="00DD46C6"/>
    <w:rsid w:val="00DD4BE2"/>
    <w:rsid w:val="00DD4BF7"/>
    <w:rsid w:val="00DD5374"/>
    <w:rsid w:val="00DD53A9"/>
    <w:rsid w:val="00DD5835"/>
    <w:rsid w:val="00DD5A05"/>
    <w:rsid w:val="00DD698C"/>
    <w:rsid w:val="00DD7507"/>
    <w:rsid w:val="00DD7A44"/>
    <w:rsid w:val="00DE0ED6"/>
    <w:rsid w:val="00DE12BA"/>
    <w:rsid w:val="00DE175F"/>
    <w:rsid w:val="00DE1C0D"/>
    <w:rsid w:val="00DE1EAD"/>
    <w:rsid w:val="00DE2059"/>
    <w:rsid w:val="00DE2A42"/>
    <w:rsid w:val="00DE2DE5"/>
    <w:rsid w:val="00DE2FA8"/>
    <w:rsid w:val="00DE2FBC"/>
    <w:rsid w:val="00DE397E"/>
    <w:rsid w:val="00DE4476"/>
    <w:rsid w:val="00DE4B0C"/>
    <w:rsid w:val="00DE4D4C"/>
    <w:rsid w:val="00DE4EB3"/>
    <w:rsid w:val="00DE5621"/>
    <w:rsid w:val="00DE57E8"/>
    <w:rsid w:val="00DE6609"/>
    <w:rsid w:val="00DE664C"/>
    <w:rsid w:val="00DE6892"/>
    <w:rsid w:val="00DE6CC4"/>
    <w:rsid w:val="00DE72BD"/>
    <w:rsid w:val="00DE76E4"/>
    <w:rsid w:val="00DE7A0B"/>
    <w:rsid w:val="00DE7B24"/>
    <w:rsid w:val="00DE7BEB"/>
    <w:rsid w:val="00DF00B0"/>
    <w:rsid w:val="00DF03C3"/>
    <w:rsid w:val="00DF0F19"/>
    <w:rsid w:val="00DF0F6E"/>
    <w:rsid w:val="00DF14F9"/>
    <w:rsid w:val="00DF18F6"/>
    <w:rsid w:val="00DF1C1E"/>
    <w:rsid w:val="00DF1F6F"/>
    <w:rsid w:val="00DF2584"/>
    <w:rsid w:val="00DF29D2"/>
    <w:rsid w:val="00DF2B2C"/>
    <w:rsid w:val="00DF2CE4"/>
    <w:rsid w:val="00DF33ED"/>
    <w:rsid w:val="00DF38CE"/>
    <w:rsid w:val="00DF3973"/>
    <w:rsid w:val="00DF3BF9"/>
    <w:rsid w:val="00DF3CE3"/>
    <w:rsid w:val="00DF406A"/>
    <w:rsid w:val="00DF421D"/>
    <w:rsid w:val="00DF4541"/>
    <w:rsid w:val="00DF472B"/>
    <w:rsid w:val="00DF4846"/>
    <w:rsid w:val="00DF4923"/>
    <w:rsid w:val="00DF4DEC"/>
    <w:rsid w:val="00DF4F2C"/>
    <w:rsid w:val="00DF5821"/>
    <w:rsid w:val="00DF5913"/>
    <w:rsid w:val="00DF595F"/>
    <w:rsid w:val="00DF5DA8"/>
    <w:rsid w:val="00DF6862"/>
    <w:rsid w:val="00DF6C06"/>
    <w:rsid w:val="00DF6FC9"/>
    <w:rsid w:val="00DF750C"/>
    <w:rsid w:val="00DF76B2"/>
    <w:rsid w:val="00DF7988"/>
    <w:rsid w:val="00E00188"/>
    <w:rsid w:val="00E00479"/>
    <w:rsid w:val="00E00644"/>
    <w:rsid w:val="00E006CC"/>
    <w:rsid w:val="00E00F02"/>
    <w:rsid w:val="00E00F41"/>
    <w:rsid w:val="00E01139"/>
    <w:rsid w:val="00E01261"/>
    <w:rsid w:val="00E0138C"/>
    <w:rsid w:val="00E01531"/>
    <w:rsid w:val="00E0165A"/>
    <w:rsid w:val="00E01B03"/>
    <w:rsid w:val="00E028DA"/>
    <w:rsid w:val="00E03587"/>
    <w:rsid w:val="00E0436A"/>
    <w:rsid w:val="00E04487"/>
    <w:rsid w:val="00E0458F"/>
    <w:rsid w:val="00E05046"/>
    <w:rsid w:val="00E051B4"/>
    <w:rsid w:val="00E052F7"/>
    <w:rsid w:val="00E054BC"/>
    <w:rsid w:val="00E05846"/>
    <w:rsid w:val="00E05E36"/>
    <w:rsid w:val="00E0600C"/>
    <w:rsid w:val="00E062CE"/>
    <w:rsid w:val="00E06DE3"/>
    <w:rsid w:val="00E06F72"/>
    <w:rsid w:val="00E07168"/>
    <w:rsid w:val="00E07E79"/>
    <w:rsid w:val="00E07FF0"/>
    <w:rsid w:val="00E1011F"/>
    <w:rsid w:val="00E1095E"/>
    <w:rsid w:val="00E10D41"/>
    <w:rsid w:val="00E11529"/>
    <w:rsid w:val="00E1154E"/>
    <w:rsid w:val="00E118EB"/>
    <w:rsid w:val="00E11CDF"/>
    <w:rsid w:val="00E12562"/>
    <w:rsid w:val="00E12A76"/>
    <w:rsid w:val="00E12C36"/>
    <w:rsid w:val="00E135EB"/>
    <w:rsid w:val="00E13BCF"/>
    <w:rsid w:val="00E13BE5"/>
    <w:rsid w:val="00E1417B"/>
    <w:rsid w:val="00E14225"/>
    <w:rsid w:val="00E142DA"/>
    <w:rsid w:val="00E144AE"/>
    <w:rsid w:val="00E14969"/>
    <w:rsid w:val="00E14AB4"/>
    <w:rsid w:val="00E14B81"/>
    <w:rsid w:val="00E14B8F"/>
    <w:rsid w:val="00E14D95"/>
    <w:rsid w:val="00E1547F"/>
    <w:rsid w:val="00E162EA"/>
    <w:rsid w:val="00E163C1"/>
    <w:rsid w:val="00E16834"/>
    <w:rsid w:val="00E17B1A"/>
    <w:rsid w:val="00E17D66"/>
    <w:rsid w:val="00E17D75"/>
    <w:rsid w:val="00E202B9"/>
    <w:rsid w:val="00E205ED"/>
    <w:rsid w:val="00E20FB9"/>
    <w:rsid w:val="00E21199"/>
    <w:rsid w:val="00E21FC3"/>
    <w:rsid w:val="00E22920"/>
    <w:rsid w:val="00E22A3C"/>
    <w:rsid w:val="00E22B72"/>
    <w:rsid w:val="00E22C00"/>
    <w:rsid w:val="00E238B3"/>
    <w:rsid w:val="00E23D17"/>
    <w:rsid w:val="00E2434F"/>
    <w:rsid w:val="00E24623"/>
    <w:rsid w:val="00E25057"/>
    <w:rsid w:val="00E2532F"/>
    <w:rsid w:val="00E25B6A"/>
    <w:rsid w:val="00E25F18"/>
    <w:rsid w:val="00E25F8A"/>
    <w:rsid w:val="00E26490"/>
    <w:rsid w:val="00E26583"/>
    <w:rsid w:val="00E2683E"/>
    <w:rsid w:val="00E2683F"/>
    <w:rsid w:val="00E27057"/>
    <w:rsid w:val="00E2789A"/>
    <w:rsid w:val="00E278E4"/>
    <w:rsid w:val="00E30287"/>
    <w:rsid w:val="00E30CF8"/>
    <w:rsid w:val="00E30DDE"/>
    <w:rsid w:val="00E31008"/>
    <w:rsid w:val="00E31233"/>
    <w:rsid w:val="00E31671"/>
    <w:rsid w:val="00E3172B"/>
    <w:rsid w:val="00E3261B"/>
    <w:rsid w:val="00E32640"/>
    <w:rsid w:val="00E32772"/>
    <w:rsid w:val="00E3283C"/>
    <w:rsid w:val="00E3293A"/>
    <w:rsid w:val="00E32BB2"/>
    <w:rsid w:val="00E32BB4"/>
    <w:rsid w:val="00E33530"/>
    <w:rsid w:val="00E3399A"/>
    <w:rsid w:val="00E34295"/>
    <w:rsid w:val="00E343AB"/>
    <w:rsid w:val="00E34406"/>
    <w:rsid w:val="00E346CC"/>
    <w:rsid w:val="00E34EA7"/>
    <w:rsid w:val="00E34ECB"/>
    <w:rsid w:val="00E3500A"/>
    <w:rsid w:val="00E35E55"/>
    <w:rsid w:val="00E36032"/>
    <w:rsid w:val="00E36368"/>
    <w:rsid w:val="00E36776"/>
    <w:rsid w:val="00E36811"/>
    <w:rsid w:val="00E369C9"/>
    <w:rsid w:val="00E36B1A"/>
    <w:rsid w:val="00E37644"/>
    <w:rsid w:val="00E37B40"/>
    <w:rsid w:val="00E37B7B"/>
    <w:rsid w:val="00E419F0"/>
    <w:rsid w:val="00E41CD8"/>
    <w:rsid w:val="00E41F84"/>
    <w:rsid w:val="00E42BA6"/>
    <w:rsid w:val="00E42C42"/>
    <w:rsid w:val="00E4317B"/>
    <w:rsid w:val="00E434FB"/>
    <w:rsid w:val="00E4428D"/>
    <w:rsid w:val="00E44606"/>
    <w:rsid w:val="00E447A8"/>
    <w:rsid w:val="00E447B5"/>
    <w:rsid w:val="00E4482C"/>
    <w:rsid w:val="00E44DCA"/>
    <w:rsid w:val="00E458DD"/>
    <w:rsid w:val="00E4675D"/>
    <w:rsid w:val="00E46FAA"/>
    <w:rsid w:val="00E475EE"/>
    <w:rsid w:val="00E47EEE"/>
    <w:rsid w:val="00E50AE6"/>
    <w:rsid w:val="00E50CDE"/>
    <w:rsid w:val="00E50F85"/>
    <w:rsid w:val="00E51DE3"/>
    <w:rsid w:val="00E5267A"/>
    <w:rsid w:val="00E530F0"/>
    <w:rsid w:val="00E533B9"/>
    <w:rsid w:val="00E53BAD"/>
    <w:rsid w:val="00E54646"/>
    <w:rsid w:val="00E546CA"/>
    <w:rsid w:val="00E55213"/>
    <w:rsid w:val="00E55794"/>
    <w:rsid w:val="00E55B1C"/>
    <w:rsid w:val="00E5630E"/>
    <w:rsid w:val="00E566FB"/>
    <w:rsid w:val="00E56DD6"/>
    <w:rsid w:val="00E57865"/>
    <w:rsid w:val="00E57E84"/>
    <w:rsid w:val="00E60059"/>
    <w:rsid w:val="00E60D65"/>
    <w:rsid w:val="00E60DC0"/>
    <w:rsid w:val="00E61258"/>
    <w:rsid w:val="00E612A3"/>
    <w:rsid w:val="00E61370"/>
    <w:rsid w:val="00E617AD"/>
    <w:rsid w:val="00E61916"/>
    <w:rsid w:val="00E61B15"/>
    <w:rsid w:val="00E61E44"/>
    <w:rsid w:val="00E623AB"/>
    <w:rsid w:val="00E631FC"/>
    <w:rsid w:val="00E63F1E"/>
    <w:rsid w:val="00E64244"/>
    <w:rsid w:val="00E64587"/>
    <w:rsid w:val="00E654F3"/>
    <w:rsid w:val="00E65A48"/>
    <w:rsid w:val="00E662A0"/>
    <w:rsid w:val="00E66E27"/>
    <w:rsid w:val="00E671D5"/>
    <w:rsid w:val="00E6754E"/>
    <w:rsid w:val="00E70206"/>
    <w:rsid w:val="00E702AC"/>
    <w:rsid w:val="00E70674"/>
    <w:rsid w:val="00E707EE"/>
    <w:rsid w:val="00E71021"/>
    <w:rsid w:val="00E7152F"/>
    <w:rsid w:val="00E71BE0"/>
    <w:rsid w:val="00E722E1"/>
    <w:rsid w:val="00E72424"/>
    <w:rsid w:val="00E725C5"/>
    <w:rsid w:val="00E725FA"/>
    <w:rsid w:val="00E7293C"/>
    <w:rsid w:val="00E73123"/>
    <w:rsid w:val="00E73487"/>
    <w:rsid w:val="00E734F0"/>
    <w:rsid w:val="00E739E7"/>
    <w:rsid w:val="00E73B87"/>
    <w:rsid w:val="00E73C2D"/>
    <w:rsid w:val="00E73D88"/>
    <w:rsid w:val="00E73E05"/>
    <w:rsid w:val="00E7406D"/>
    <w:rsid w:val="00E7468A"/>
    <w:rsid w:val="00E74D69"/>
    <w:rsid w:val="00E75A6A"/>
    <w:rsid w:val="00E75E8C"/>
    <w:rsid w:val="00E760CD"/>
    <w:rsid w:val="00E7611D"/>
    <w:rsid w:val="00E76A11"/>
    <w:rsid w:val="00E76CC8"/>
    <w:rsid w:val="00E76F9A"/>
    <w:rsid w:val="00E770DC"/>
    <w:rsid w:val="00E77289"/>
    <w:rsid w:val="00E805E4"/>
    <w:rsid w:val="00E80691"/>
    <w:rsid w:val="00E80B12"/>
    <w:rsid w:val="00E819FE"/>
    <w:rsid w:val="00E81D2C"/>
    <w:rsid w:val="00E82028"/>
    <w:rsid w:val="00E820D8"/>
    <w:rsid w:val="00E8260D"/>
    <w:rsid w:val="00E8271E"/>
    <w:rsid w:val="00E82CC0"/>
    <w:rsid w:val="00E83094"/>
    <w:rsid w:val="00E830B5"/>
    <w:rsid w:val="00E83183"/>
    <w:rsid w:val="00E832BF"/>
    <w:rsid w:val="00E836EF"/>
    <w:rsid w:val="00E839FC"/>
    <w:rsid w:val="00E83E90"/>
    <w:rsid w:val="00E84472"/>
    <w:rsid w:val="00E85010"/>
    <w:rsid w:val="00E85722"/>
    <w:rsid w:val="00E85F67"/>
    <w:rsid w:val="00E85FD1"/>
    <w:rsid w:val="00E860B3"/>
    <w:rsid w:val="00E860C6"/>
    <w:rsid w:val="00E8610C"/>
    <w:rsid w:val="00E8627D"/>
    <w:rsid w:val="00E8628B"/>
    <w:rsid w:val="00E863A4"/>
    <w:rsid w:val="00E863D0"/>
    <w:rsid w:val="00E86C13"/>
    <w:rsid w:val="00E86DD7"/>
    <w:rsid w:val="00E87203"/>
    <w:rsid w:val="00E87213"/>
    <w:rsid w:val="00E873F5"/>
    <w:rsid w:val="00E877A4"/>
    <w:rsid w:val="00E87B93"/>
    <w:rsid w:val="00E87C36"/>
    <w:rsid w:val="00E87C51"/>
    <w:rsid w:val="00E87C86"/>
    <w:rsid w:val="00E87CBF"/>
    <w:rsid w:val="00E87DA6"/>
    <w:rsid w:val="00E90552"/>
    <w:rsid w:val="00E91077"/>
    <w:rsid w:val="00E92705"/>
    <w:rsid w:val="00E9296C"/>
    <w:rsid w:val="00E92987"/>
    <w:rsid w:val="00E93AA2"/>
    <w:rsid w:val="00E93D28"/>
    <w:rsid w:val="00E93E53"/>
    <w:rsid w:val="00E9429F"/>
    <w:rsid w:val="00E947CB"/>
    <w:rsid w:val="00E94AF9"/>
    <w:rsid w:val="00E94B47"/>
    <w:rsid w:val="00E94E53"/>
    <w:rsid w:val="00E9512C"/>
    <w:rsid w:val="00E95141"/>
    <w:rsid w:val="00E95415"/>
    <w:rsid w:val="00E954EA"/>
    <w:rsid w:val="00E95E31"/>
    <w:rsid w:val="00E9636B"/>
    <w:rsid w:val="00E9656F"/>
    <w:rsid w:val="00E966FB"/>
    <w:rsid w:val="00E96854"/>
    <w:rsid w:val="00E96D10"/>
    <w:rsid w:val="00E974D4"/>
    <w:rsid w:val="00E978C6"/>
    <w:rsid w:val="00E97CC7"/>
    <w:rsid w:val="00EA0220"/>
    <w:rsid w:val="00EA03FB"/>
    <w:rsid w:val="00EA0420"/>
    <w:rsid w:val="00EA0DBB"/>
    <w:rsid w:val="00EA1CF9"/>
    <w:rsid w:val="00EA227A"/>
    <w:rsid w:val="00EA2D27"/>
    <w:rsid w:val="00EA3372"/>
    <w:rsid w:val="00EA471C"/>
    <w:rsid w:val="00EA4C02"/>
    <w:rsid w:val="00EA5484"/>
    <w:rsid w:val="00EA550E"/>
    <w:rsid w:val="00EA5720"/>
    <w:rsid w:val="00EA5A32"/>
    <w:rsid w:val="00EA6406"/>
    <w:rsid w:val="00EA6657"/>
    <w:rsid w:val="00EA6F37"/>
    <w:rsid w:val="00EA7251"/>
    <w:rsid w:val="00EA7326"/>
    <w:rsid w:val="00EA759C"/>
    <w:rsid w:val="00EB09CD"/>
    <w:rsid w:val="00EB0E99"/>
    <w:rsid w:val="00EB16E2"/>
    <w:rsid w:val="00EB1823"/>
    <w:rsid w:val="00EB2541"/>
    <w:rsid w:val="00EB2EED"/>
    <w:rsid w:val="00EB317A"/>
    <w:rsid w:val="00EB31EE"/>
    <w:rsid w:val="00EB38AA"/>
    <w:rsid w:val="00EB3997"/>
    <w:rsid w:val="00EB39B8"/>
    <w:rsid w:val="00EB3CED"/>
    <w:rsid w:val="00EB3FE7"/>
    <w:rsid w:val="00EB49DB"/>
    <w:rsid w:val="00EB5AC1"/>
    <w:rsid w:val="00EB5B09"/>
    <w:rsid w:val="00EB5F39"/>
    <w:rsid w:val="00EB60E7"/>
    <w:rsid w:val="00EB61DB"/>
    <w:rsid w:val="00EB62D7"/>
    <w:rsid w:val="00EB6E16"/>
    <w:rsid w:val="00EB7588"/>
    <w:rsid w:val="00EC014C"/>
    <w:rsid w:val="00EC0716"/>
    <w:rsid w:val="00EC13E2"/>
    <w:rsid w:val="00EC1510"/>
    <w:rsid w:val="00EC1548"/>
    <w:rsid w:val="00EC1966"/>
    <w:rsid w:val="00EC1DFA"/>
    <w:rsid w:val="00EC1E87"/>
    <w:rsid w:val="00EC26F8"/>
    <w:rsid w:val="00EC2801"/>
    <w:rsid w:val="00EC2C77"/>
    <w:rsid w:val="00EC31EA"/>
    <w:rsid w:val="00EC32EA"/>
    <w:rsid w:val="00EC3709"/>
    <w:rsid w:val="00EC374F"/>
    <w:rsid w:val="00EC3FAA"/>
    <w:rsid w:val="00EC401B"/>
    <w:rsid w:val="00EC425D"/>
    <w:rsid w:val="00EC4616"/>
    <w:rsid w:val="00EC4617"/>
    <w:rsid w:val="00EC4710"/>
    <w:rsid w:val="00EC4902"/>
    <w:rsid w:val="00EC4D16"/>
    <w:rsid w:val="00EC5005"/>
    <w:rsid w:val="00EC517B"/>
    <w:rsid w:val="00EC5AFA"/>
    <w:rsid w:val="00EC61CC"/>
    <w:rsid w:val="00EC6296"/>
    <w:rsid w:val="00EC6529"/>
    <w:rsid w:val="00EC6781"/>
    <w:rsid w:val="00EC6C83"/>
    <w:rsid w:val="00EC7B0C"/>
    <w:rsid w:val="00ED00D1"/>
    <w:rsid w:val="00ED0F5E"/>
    <w:rsid w:val="00ED1088"/>
    <w:rsid w:val="00ED10D4"/>
    <w:rsid w:val="00ED13D5"/>
    <w:rsid w:val="00ED176F"/>
    <w:rsid w:val="00ED1909"/>
    <w:rsid w:val="00ED1A30"/>
    <w:rsid w:val="00ED1DB5"/>
    <w:rsid w:val="00ED2764"/>
    <w:rsid w:val="00ED2926"/>
    <w:rsid w:val="00ED2BDB"/>
    <w:rsid w:val="00ED30F5"/>
    <w:rsid w:val="00ED34F3"/>
    <w:rsid w:val="00ED4652"/>
    <w:rsid w:val="00ED4AB9"/>
    <w:rsid w:val="00ED4BB3"/>
    <w:rsid w:val="00ED572D"/>
    <w:rsid w:val="00ED582D"/>
    <w:rsid w:val="00ED5E7B"/>
    <w:rsid w:val="00ED6A91"/>
    <w:rsid w:val="00ED6B96"/>
    <w:rsid w:val="00ED6E1A"/>
    <w:rsid w:val="00ED7D64"/>
    <w:rsid w:val="00EE018E"/>
    <w:rsid w:val="00EE0668"/>
    <w:rsid w:val="00EE07C3"/>
    <w:rsid w:val="00EE0A5B"/>
    <w:rsid w:val="00EE0D58"/>
    <w:rsid w:val="00EE1814"/>
    <w:rsid w:val="00EE1B68"/>
    <w:rsid w:val="00EE1EB5"/>
    <w:rsid w:val="00EE1F4F"/>
    <w:rsid w:val="00EE2030"/>
    <w:rsid w:val="00EE222E"/>
    <w:rsid w:val="00EE2243"/>
    <w:rsid w:val="00EE29C4"/>
    <w:rsid w:val="00EE2A8F"/>
    <w:rsid w:val="00EE2AAF"/>
    <w:rsid w:val="00EE3DFE"/>
    <w:rsid w:val="00EE3E49"/>
    <w:rsid w:val="00EE3F10"/>
    <w:rsid w:val="00EE4CDE"/>
    <w:rsid w:val="00EE4ECB"/>
    <w:rsid w:val="00EE4F99"/>
    <w:rsid w:val="00EE53B6"/>
    <w:rsid w:val="00EE5417"/>
    <w:rsid w:val="00EE54FF"/>
    <w:rsid w:val="00EE62A4"/>
    <w:rsid w:val="00EE6331"/>
    <w:rsid w:val="00EE663C"/>
    <w:rsid w:val="00EE6803"/>
    <w:rsid w:val="00EE699B"/>
    <w:rsid w:val="00EF01B9"/>
    <w:rsid w:val="00EF05A8"/>
    <w:rsid w:val="00EF1D43"/>
    <w:rsid w:val="00EF1DC6"/>
    <w:rsid w:val="00EF1EF1"/>
    <w:rsid w:val="00EF213D"/>
    <w:rsid w:val="00EF285E"/>
    <w:rsid w:val="00EF2B6A"/>
    <w:rsid w:val="00EF2CF4"/>
    <w:rsid w:val="00EF30AB"/>
    <w:rsid w:val="00EF318E"/>
    <w:rsid w:val="00EF3881"/>
    <w:rsid w:val="00EF3DAC"/>
    <w:rsid w:val="00EF3EF0"/>
    <w:rsid w:val="00EF3F87"/>
    <w:rsid w:val="00EF4AF6"/>
    <w:rsid w:val="00EF4F6D"/>
    <w:rsid w:val="00EF5305"/>
    <w:rsid w:val="00EF578E"/>
    <w:rsid w:val="00EF5A25"/>
    <w:rsid w:val="00EF6068"/>
    <w:rsid w:val="00EF651C"/>
    <w:rsid w:val="00EF67F1"/>
    <w:rsid w:val="00EF6997"/>
    <w:rsid w:val="00EF6C72"/>
    <w:rsid w:val="00EF6CAB"/>
    <w:rsid w:val="00EF6FB7"/>
    <w:rsid w:val="00EF6FF6"/>
    <w:rsid w:val="00EF741A"/>
    <w:rsid w:val="00EF783D"/>
    <w:rsid w:val="00EF78E0"/>
    <w:rsid w:val="00EF7A98"/>
    <w:rsid w:val="00EF7E5B"/>
    <w:rsid w:val="00F005EB"/>
    <w:rsid w:val="00F00905"/>
    <w:rsid w:val="00F00941"/>
    <w:rsid w:val="00F00F90"/>
    <w:rsid w:val="00F01A9E"/>
    <w:rsid w:val="00F01F1B"/>
    <w:rsid w:val="00F0206D"/>
    <w:rsid w:val="00F022E8"/>
    <w:rsid w:val="00F025F7"/>
    <w:rsid w:val="00F02836"/>
    <w:rsid w:val="00F02A58"/>
    <w:rsid w:val="00F03125"/>
    <w:rsid w:val="00F03559"/>
    <w:rsid w:val="00F03745"/>
    <w:rsid w:val="00F0375D"/>
    <w:rsid w:val="00F03ACA"/>
    <w:rsid w:val="00F03BE1"/>
    <w:rsid w:val="00F03E95"/>
    <w:rsid w:val="00F0454A"/>
    <w:rsid w:val="00F04E72"/>
    <w:rsid w:val="00F04EC9"/>
    <w:rsid w:val="00F05D2D"/>
    <w:rsid w:val="00F05D83"/>
    <w:rsid w:val="00F05E16"/>
    <w:rsid w:val="00F061A2"/>
    <w:rsid w:val="00F06292"/>
    <w:rsid w:val="00F0648C"/>
    <w:rsid w:val="00F06917"/>
    <w:rsid w:val="00F06C42"/>
    <w:rsid w:val="00F06C67"/>
    <w:rsid w:val="00F101F8"/>
    <w:rsid w:val="00F1042D"/>
    <w:rsid w:val="00F1076F"/>
    <w:rsid w:val="00F10DD2"/>
    <w:rsid w:val="00F11551"/>
    <w:rsid w:val="00F11911"/>
    <w:rsid w:val="00F11A93"/>
    <w:rsid w:val="00F127CA"/>
    <w:rsid w:val="00F12F11"/>
    <w:rsid w:val="00F130F3"/>
    <w:rsid w:val="00F13581"/>
    <w:rsid w:val="00F136A9"/>
    <w:rsid w:val="00F137B0"/>
    <w:rsid w:val="00F13B00"/>
    <w:rsid w:val="00F13C37"/>
    <w:rsid w:val="00F13C83"/>
    <w:rsid w:val="00F13F8C"/>
    <w:rsid w:val="00F14187"/>
    <w:rsid w:val="00F144E7"/>
    <w:rsid w:val="00F14519"/>
    <w:rsid w:val="00F148C5"/>
    <w:rsid w:val="00F14F59"/>
    <w:rsid w:val="00F1501A"/>
    <w:rsid w:val="00F1514D"/>
    <w:rsid w:val="00F159FD"/>
    <w:rsid w:val="00F15C49"/>
    <w:rsid w:val="00F15C64"/>
    <w:rsid w:val="00F16391"/>
    <w:rsid w:val="00F164C9"/>
    <w:rsid w:val="00F16693"/>
    <w:rsid w:val="00F1675B"/>
    <w:rsid w:val="00F1693D"/>
    <w:rsid w:val="00F16AB7"/>
    <w:rsid w:val="00F174A4"/>
    <w:rsid w:val="00F178C2"/>
    <w:rsid w:val="00F20236"/>
    <w:rsid w:val="00F20617"/>
    <w:rsid w:val="00F206BD"/>
    <w:rsid w:val="00F208EA"/>
    <w:rsid w:val="00F2110E"/>
    <w:rsid w:val="00F21177"/>
    <w:rsid w:val="00F215A2"/>
    <w:rsid w:val="00F21A88"/>
    <w:rsid w:val="00F21EF6"/>
    <w:rsid w:val="00F221E1"/>
    <w:rsid w:val="00F22C22"/>
    <w:rsid w:val="00F2342D"/>
    <w:rsid w:val="00F2368A"/>
    <w:rsid w:val="00F23A66"/>
    <w:rsid w:val="00F23E3A"/>
    <w:rsid w:val="00F24362"/>
    <w:rsid w:val="00F243BF"/>
    <w:rsid w:val="00F247BD"/>
    <w:rsid w:val="00F24C2D"/>
    <w:rsid w:val="00F2569A"/>
    <w:rsid w:val="00F25B32"/>
    <w:rsid w:val="00F25B4E"/>
    <w:rsid w:val="00F25D1B"/>
    <w:rsid w:val="00F25D6C"/>
    <w:rsid w:val="00F25F42"/>
    <w:rsid w:val="00F26019"/>
    <w:rsid w:val="00F2623C"/>
    <w:rsid w:val="00F26781"/>
    <w:rsid w:val="00F26CE2"/>
    <w:rsid w:val="00F26FFC"/>
    <w:rsid w:val="00F270A1"/>
    <w:rsid w:val="00F275EB"/>
    <w:rsid w:val="00F27C29"/>
    <w:rsid w:val="00F302A7"/>
    <w:rsid w:val="00F305ED"/>
    <w:rsid w:val="00F306A1"/>
    <w:rsid w:val="00F3148C"/>
    <w:rsid w:val="00F315B3"/>
    <w:rsid w:val="00F32953"/>
    <w:rsid w:val="00F32C03"/>
    <w:rsid w:val="00F333F3"/>
    <w:rsid w:val="00F33822"/>
    <w:rsid w:val="00F339A1"/>
    <w:rsid w:val="00F33E4B"/>
    <w:rsid w:val="00F33E79"/>
    <w:rsid w:val="00F3591D"/>
    <w:rsid w:val="00F359D9"/>
    <w:rsid w:val="00F35F7F"/>
    <w:rsid w:val="00F36162"/>
    <w:rsid w:val="00F3625B"/>
    <w:rsid w:val="00F3653B"/>
    <w:rsid w:val="00F36BC1"/>
    <w:rsid w:val="00F36DC9"/>
    <w:rsid w:val="00F3709A"/>
    <w:rsid w:val="00F37374"/>
    <w:rsid w:val="00F40ACB"/>
    <w:rsid w:val="00F412BB"/>
    <w:rsid w:val="00F41963"/>
    <w:rsid w:val="00F41A94"/>
    <w:rsid w:val="00F41E34"/>
    <w:rsid w:val="00F42263"/>
    <w:rsid w:val="00F42499"/>
    <w:rsid w:val="00F42BD7"/>
    <w:rsid w:val="00F42E59"/>
    <w:rsid w:val="00F42EF3"/>
    <w:rsid w:val="00F42F30"/>
    <w:rsid w:val="00F43079"/>
    <w:rsid w:val="00F43795"/>
    <w:rsid w:val="00F439DD"/>
    <w:rsid w:val="00F43B35"/>
    <w:rsid w:val="00F447AB"/>
    <w:rsid w:val="00F448EB"/>
    <w:rsid w:val="00F449E9"/>
    <w:rsid w:val="00F44D1D"/>
    <w:rsid w:val="00F45224"/>
    <w:rsid w:val="00F45512"/>
    <w:rsid w:val="00F459A2"/>
    <w:rsid w:val="00F46137"/>
    <w:rsid w:val="00F4633A"/>
    <w:rsid w:val="00F465A6"/>
    <w:rsid w:val="00F4722B"/>
    <w:rsid w:val="00F475C2"/>
    <w:rsid w:val="00F47949"/>
    <w:rsid w:val="00F50B80"/>
    <w:rsid w:val="00F511B2"/>
    <w:rsid w:val="00F511C8"/>
    <w:rsid w:val="00F51F69"/>
    <w:rsid w:val="00F52E01"/>
    <w:rsid w:val="00F52ECE"/>
    <w:rsid w:val="00F5310F"/>
    <w:rsid w:val="00F5343B"/>
    <w:rsid w:val="00F535E9"/>
    <w:rsid w:val="00F536C7"/>
    <w:rsid w:val="00F5378A"/>
    <w:rsid w:val="00F537BC"/>
    <w:rsid w:val="00F538E1"/>
    <w:rsid w:val="00F53960"/>
    <w:rsid w:val="00F53ABF"/>
    <w:rsid w:val="00F55A20"/>
    <w:rsid w:val="00F55F90"/>
    <w:rsid w:val="00F563AA"/>
    <w:rsid w:val="00F5689D"/>
    <w:rsid w:val="00F57289"/>
    <w:rsid w:val="00F57392"/>
    <w:rsid w:val="00F573A0"/>
    <w:rsid w:val="00F57754"/>
    <w:rsid w:val="00F578F6"/>
    <w:rsid w:val="00F57B23"/>
    <w:rsid w:val="00F57E64"/>
    <w:rsid w:val="00F6008F"/>
    <w:rsid w:val="00F601D5"/>
    <w:rsid w:val="00F603B1"/>
    <w:rsid w:val="00F60C1D"/>
    <w:rsid w:val="00F60E49"/>
    <w:rsid w:val="00F60EB8"/>
    <w:rsid w:val="00F6120C"/>
    <w:rsid w:val="00F615BE"/>
    <w:rsid w:val="00F616B6"/>
    <w:rsid w:val="00F620E2"/>
    <w:rsid w:val="00F621B2"/>
    <w:rsid w:val="00F6251A"/>
    <w:rsid w:val="00F625E9"/>
    <w:rsid w:val="00F62CE0"/>
    <w:rsid w:val="00F63027"/>
    <w:rsid w:val="00F6308A"/>
    <w:rsid w:val="00F63537"/>
    <w:rsid w:val="00F640C4"/>
    <w:rsid w:val="00F643F1"/>
    <w:rsid w:val="00F64D0C"/>
    <w:rsid w:val="00F651F7"/>
    <w:rsid w:val="00F65351"/>
    <w:rsid w:val="00F658E9"/>
    <w:rsid w:val="00F65B8E"/>
    <w:rsid w:val="00F65D7F"/>
    <w:rsid w:val="00F66B6E"/>
    <w:rsid w:val="00F66D65"/>
    <w:rsid w:val="00F66E54"/>
    <w:rsid w:val="00F66FAD"/>
    <w:rsid w:val="00F66FE7"/>
    <w:rsid w:val="00F674AB"/>
    <w:rsid w:val="00F676ED"/>
    <w:rsid w:val="00F677AC"/>
    <w:rsid w:val="00F67E9D"/>
    <w:rsid w:val="00F67EA6"/>
    <w:rsid w:val="00F7077E"/>
    <w:rsid w:val="00F70F9B"/>
    <w:rsid w:val="00F71066"/>
    <w:rsid w:val="00F7132F"/>
    <w:rsid w:val="00F7173F"/>
    <w:rsid w:val="00F71A31"/>
    <w:rsid w:val="00F71D14"/>
    <w:rsid w:val="00F71E81"/>
    <w:rsid w:val="00F71E85"/>
    <w:rsid w:val="00F72246"/>
    <w:rsid w:val="00F72CA5"/>
    <w:rsid w:val="00F72ECE"/>
    <w:rsid w:val="00F72EF3"/>
    <w:rsid w:val="00F7313F"/>
    <w:rsid w:val="00F73436"/>
    <w:rsid w:val="00F73BCE"/>
    <w:rsid w:val="00F74337"/>
    <w:rsid w:val="00F7476C"/>
    <w:rsid w:val="00F7486D"/>
    <w:rsid w:val="00F7502A"/>
    <w:rsid w:val="00F752AB"/>
    <w:rsid w:val="00F757D9"/>
    <w:rsid w:val="00F7585D"/>
    <w:rsid w:val="00F75E78"/>
    <w:rsid w:val="00F778F9"/>
    <w:rsid w:val="00F77B78"/>
    <w:rsid w:val="00F77E20"/>
    <w:rsid w:val="00F77FF7"/>
    <w:rsid w:val="00F80018"/>
    <w:rsid w:val="00F8013B"/>
    <w:rsid w:val="00F80EE3"/>
    <w:rsid w:val="00F80F16"/>
    <w:rsid w:val="00F812C9"/>
    <w:rsid w:val="00F819EF"/>
    <w:rsid w:val="00F81ACB"/>
    <w:rsid w:val="00F81E6E"/>
    <w:rsid w:val="00F82C28"/>
    <w:rsid w:val="00F83112"/>
    <w:rsid w:val="00F8334D"/>
    <w:rsid w:val="00F83839"/>
    <w:rsid w:val="00F83DC6"/>
    <w:rsid w:val="00F83F7D"/>
    <w:rsid w:val="00F83FA1"/>
    <w:rsid w:val="00F84071"/>
    <w:rsid w:val="00F84835"/>
    <w:rsid w:val="00F852BA"/>
    <w:rsid w:val="00F85533"/>
    <w:rsid w:val="00F85570"/>
    <w:rsid w:val="00F85FCB"/>
    <w:rsid w:val="00F86243"/>
    <w:rsid w:val="00F86BBF"/>
    <w:rsid w:val="00F86FD1"/>
    <w:rsid w:val="00F87617"/>
    <w:rsid w:val="00F878FE"/>
    <w:rsid w:val="00F879C8"/>
    <w:rsid w:val="00F87A2A"/>
    <w:rsid w:val="00F9013C"/>
    <w:rsid w:val="00F90387"/>
    <w:rsid w:val="00F9128A"/>
    <w:rsid w:val="00F918CD"/>
    <w:rsid w:val="00F91E1A"/>
    <w:rsid w:val="00F92219"/>
    <w:rsid w:val="00F926CD"/>
    <w:rsid w:val="00F92870"/>
    <w:rsid w:val="00F92AF8"/>
    <w:rsid w:val="00F93042"/>
    <w:rsid w:val="00F930BC"/>
    <w:rsid w:val="00F9386B"/>
    <w:rsid w:val="00F93B5A"/>
    <w:rsid w:val="00F94063"/>
    <w:rsid w:val="00F9495E"/>
    <w:rsid w:val="00F94F77"/>
    <w:rsid w:val="00F94FF9"/>
    <w:rsid w:val="00F9539A"/>
    <w:rsid w:val="00F954AD"/>
    <w:rsid w:val="00F95FC2"/>
    <w:rsid w:val="00F95FD7"/>
    <w:rsid w:val="00F96073"/>
    <w:rsid w:val="00F9631F"/>
    <w:rsid w:val="00F96A48"/>
    <w:rsid w:val="00F96DE4"/>
    <w:rsid w:val="00F9781E"/>
    <w:rsid w:val="00F9793A"/>
    <w:rsid w:val="00FA06EC"/>
    <w:rsid w:val="00FA0A14"/>
    <w:rsid w:val="00FA0B92"/>
    <w:rsid w:val="00FA109E"/>
    <w:rsid w:val="00FA1342"/>
    <w:rsid w:val="00FA19EE"/>
    <w:rsid w:val="00FA24C5"/>
    <w:rsid w:val="00FA3364"/>
    <w:rsid w:val="00FA3431"/>
    <w:rsid w:val="00FA398A"/>
    <w:rsid w:val="00FA39A7"/>
    <w:rsid w:val="00FA4345"/>
    <w:rsid w:val="00FA4588"/>
    <w:rsid w:val="00FA5285"/>
    <w:rsid w:val="00FA5CCB"/>
    <w:rsid w:val="00FA5F76"/>
    <w:rsid w:val="00FA6061"/>
    <w:rsid w:val="00FA627C"/>
    <w:rsid w:val="00FA6367"/>
    <w:rsid w:val="00FA64C9"/>
    <w:rsid w:val="00FA6910"/>
    <w:rsid w:val="00FA6999"/>
    <w:rsid w:val="00FA6EB4"/>
    <w:rsid w:val="00FA6F2A"/>
    <w:rsid w:val="00FA73B1"/>
    <w:rsid w:val="00FA74CA"/>
    <w:rsid w:val="00FA75BA"/>
    <w:rsid w:val="00FB03A8"/>
    <w:rsid w:val="00FB0A9C"/>
    <w:rsid w:val="00FB0F15"/>
    <w:rsid w:val="00FB0F26"/>
    <w:rsid w:val="00FB1221"/>
    <w:rsid w:val="00FB13AA"/>
    <w:rsid w:val="00FB1F75"/>
    <w:rsid w:val="00FB200D"/>
    <w:rsid w:val="00FB215A"/>
    <w:rsid w:val="00FB217E"/>
    <w:rsid w:val="00FB2354"/>
    <w:rsid w:val="00FB2482"/>
    <w:rsid w:val="00FB369F"/>
    <w:rsid w:val="00FB3A8C"/>
    <w:rsid w:val="00FB3F52"/>
    <w:rsid w:val="00FB44B5"/>
    <w:rsid w:val="00FB48EC"/>
    <w:rsid w:val="00FB4C70"/>
    <w:rsid w:val="00FB531D"/>
    <w:rsid w:val="00FB5E97"/>
    <w:rsid w:val="00FB696F"/>
    <w:rsid w:val="00FB697F"/>
    <w:rsid w:val="00FB6A27"/>
    <w:rsid w:val="00FB7796"/>
    <w:rsid w:val="00FB7CA4"/>
    <w:rsid w:val="00FB7F44"/>
    <w:rsid w:val="00FC08D7"/>
    <w:rsid w:val="00FC155E"/>
    <w:rsid w:val="00FC1CAE"/>
    <w:rsid w:val="00FC1E5F"/>
    <w:rsid w:val="00FC1EBF"/>
    <w:rsid w:val="00FC2357"/>
    <w:rsid w:val="00FC26F3"/>
    <w:rsid w:val="00FC2774"/>
    <w:rsid w:val="00FC2950"/>
    <w:rsid w:val="00FC2A92"/>
    <w:rsid w:val="00FC2AF1"/>
    <w:rsid w:val="00FC32D2"/>
    <w:rsid w:val="00FC34F5"/>
    <w:rsid w:val="00FC38FF"/>
    <w:rsid w:val="00FC43CD"/>
    <w:rsid w:val="00FC48EB"/>
    <w:rsid w:val="00FC493A"/>
    <w:rsid w:val="00FC4AC6"/>
    <w:rsid w:val="00FC5A90"/>
    <w:rsid w:val="00FC6286"/>
    <w:rsid w:val="00FC6455"/>
    <w:rsid w:val="00FC657A"/>
    <w:rsid w:val="00FC6927"/>
    <w:rsid w:val="00FC6C4C"/>
    <w:rsid w:val="00FC6DC2"/>
    <w:rsid w:val="00FC71A4"/>
    <w:rsid w:val="00FC721E"/>
    <w:rsid w:val="00FC7E19"/>
    <w:rsid w:val="00FD1419"/>
    <w:rsid w:val="00FD15FB"/>
    <w:rsid w:val="00FD1914"/>
    <w:rsid w:val="00FD1DC3"/>
    <w:rsid w:val="00FD201D"/>
    <w:rsid w:val="00FD20D6"/>
    <w:rsid w:val="00FD2423"/>
    <w:rsid w:val="00FD28E2"/>
    <w:rsid w:val="00FD2BE8"/>
    <w:rsid w:val="00FD3993"/>
    <w:rsid w:val="00FD3BF6"/>
    <w:rsid w:val="00FD4384"/>
    <w:rsid w:val="00FD4AF3"/>
    <w:rsid w:val="00FD52D5"/>
    <w:rsid w:val="00FD5715"/>
    <w:rsid w:val="00FD58AB"/>
    <w:rsid w:val="00FD63D7"/>
    <w:rsid w:val="00FD72F2"/>
    <w:rsid w:val="00FD7323"/>
    <w:rsid w:val="00FD76F2"/>
    <w:rsid w:val="00FD78AD"/>
    <w:rsid w:val="00FD78C3"/>
    <w:rsid w:val="00FE0035"/>
    <w:rsid w:val="00FE0961"/>
    <w:rsid w:val="00FE0D12"/>
    <w:rsid w:val="00FE0EE2"/>
    <w:rsid w:val="00FE0F61"/>
    <w:rsid w:val="00FE1112"/>
    <w:rsid w:val="00FE1114"/>
    <w:rsid w:val="00FE13A2"/>
    <w:rsid w:val="00FE1862"/>
    <w:rsid w:val="00FE1963"/>
    <w:rsid w:val="00FE1B8B"/>
    <w:rsid w:val="00FE1BE0"/>
    <w:rsid w:val="00FE25F3"/>
    <w:rsid w:val="00FE2A97"/>
    <w:rsid w:val="00FE2F97"/>
    <w:rsid w:val="00FE31BA"/>
    <w:rsid w:val="00FE320E"/>
    <w:rsid w:val="00FE3710"/>
    <w:rsid w:val="00FE3803"/>
    <w:rsid w:val="00FE3BA7"/>
    <w:rsid w:val="00FE3E28"/>
    <w:rsid w:val="00FE42F2"/>
    <w:rsid w:val="00FE48E2"/>
    <w:rsid w:val="00FE4B33"/>
    <w:rsid w:val="00FE5715"/>
    <w:rsid w:val="00FE596C"/>
    <w:rsid w:val="00FE5D88"/>
    <w:rsid w:val="00FE5F24"/>
    <w:rsid w:val="00FE6D6F"/>
    <w:rsid w:val="00FE72CF"/>
    <w:rsid w:val="00FE72E8"/>
    <w:rsid w:val="00FE7756"/>
    <w:rsid w:val="00FE792C"/>
    <w:rsid w:val="00FE796C"/>
    <w:rsid w:val="00FE7FB7"/>
    <w:rsid w:val="00FF05C2"/>
    <w:rsid w:val="00FF1306"/>
    <w:rsid w:val="00FF181E"/>
    <w:rsid w:val="00FF1B02"/>
    <w:rsid w:val="00FF1F77"/>
    <w:rsid w:val="00FF259B"/>
    <w:rsid w:val="00FF2BEC"/>
    <w:rsid w:val="00FF2FBE"/>
    <w:rsid w:val="00FF3402"/>
    <w:rsid w:val="00FF358D"/>
    <w:rsid w:val="00FF3664"/>
    <w:rsid w:val="00FF392A"/>
    <w:rsid w:val="00FF41D3"/>
    <w:rsid w:val="00FF4F2B"/>
    <w:rsid w:val="00FF50D3"/>
    <w:rsid w:val="00FF549D"/>
    <w:rsid w:val="00FF599E"/>
    <w:rsid w:val="00FF5BB0"/>
    <w:rsid w:val="00FF61A8"/>
    <w:rsid w:val="00FF665E"/>
    <w:rsid w:val="00FF6F47"/>
    <w:rsid w:val="00FF71D1"/>
    <w:rsid w:val="00FF7259"/>
    <w:rsid w:val="00FF7285"/>
    <w:rsid w:val="00FF73C1"/>
    <w:rsid w:val="00FF788C"/>
    <w:rsid w:val="00FF7A12"/>
    <w:rsid w:val="00FF7B43"/>
    <w:rsid w:val="19C136F7"/>
    <w:rsid w:val="1DA76336"/>
    <w:rsid w:val="1E6F30B8"/>
    <w:rsid w:val="257A063F"/>
    <w:rsid w:val="635217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D979F7B"/>
  <w15:docId w15:val="{DE43EAAB-687E-4713-958C-5EFB41AAD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956C2A"/>
    <w:pPr>
      <w:keepNext/>
      <w:keepLines/>
      <w:widowControl/>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56C2A"/>
    <w:pPr>
      <w:keepNext/>
      <w:keepLines/>
      <w:widowControl/>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rPr>
      <w:b/>
      <w:bCs/>
    </w:rPr>
  </w:style>
  <w:style w:type="paragraph" w:styleId="a4">
    <w:name w:val="annotation text"/>
    <w:basedOn w:val="a"/>
    <w:link w:val="a6"/>
    <w:uiPriority w:val="99"/>
    <w:unhideWhenUsed/>
    <w:qFormat/>
    <w:pPr>
      <w:jc w:val="left"/>
    </w:p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Title"/>
    <w:basedOn w:val="a"/>
    <w:next w:val="a"/>
    <w:link w:val="af"/>
    <w:uiPriority w:val="10"/>
    <w:qFormat/>
    <w:pPr>
      <w:spacing w:before="240" w:after="60"/>
      <w:jc w:val="center"/>
      <w:outlineLvl w:val="0"/>
    </w:pPr>
    <w:rPr>
      <w:rFonts w:asciiTheme="majorHAnsi" w:eastAsia="宋体" w:hAnsiTheme="majorHAnsi" w:cstheme="majorBidi"/>
      <w:b/>
      <w:bCs/>
      <w:sz w:val="32"/>
      <w:szCs w:val="32"/>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f">
    <w:name w:val="标题 字符"/>
    <w:basedOn w:val="a0"/>
    <w:link w:val="ae"/>
    <w:uiPriority w:val="10"/>
    <w:qFormat/>
    <w:rPr>
      <w:rFonts w:asciiTheme="majorHAnsi" w:eastAsia="宋体" w:hAnsiTheme="majorHAnsi" w:cstheme="majorBidi"/>
      <w:b/>
      <w:bCs/>
      <w:sz w:val="32"/>
      <w:szCs w:val="32"/>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11">
    <w:name w:val="占位符文本1"/>
    <w:basedOn w:val="a0"/>
    <w:uiPriority w:val="99"/>
    <w:semiHidden/>
    <w:qFormat/>
    <w:rPr>
      <w:color w:val="808080"/>
    </w:rPr>
  </w:style>
  <w:style w:type="character" w:customStyle="1" w:styleId="a8">
    <w:name w:val="批注框文本 字符"/>
    <w:basedOn w:val="a0"/>
    <w:link w:val="a7"/>
    <w:uiPriority w:val="99"/>
    <w:semiHidden/>
    <w:qFormat/>
    <w:rPr>
      <w:sz w:val="18"/>
      <w:szCs w:val="18"/>
    </w:rPr>
  </w:style>
  <w:style w:type="character" w:customStyle="1" w:styleId="apple-converted-space">
    <w:name w:val="apple-converted-space"/>
    <w:basedOn w:val="a0"/>
    <w:qFormat/>
  </w:style>
  <w:style w:type="character" w:customStyle="1" w:styleId="21">
    <w:name w:val="占位符文本2"/>
    <w:basedOn w:val="a0"/>
    <w:uiPriority w:val="99"/>
    <w:unhideWhenUsed/>
    <w:qFormat/>
    <w:rPr>
      <w:color w:val="808080"/>
    </w:rPr>
  </w:style>
  <w:style w:type="character" w:customStyle="1" w:styleId="3">
    <w:name w:val="占位符文本3"/>
    <w:basedOn w:val="a0"/>
    <w:uiPriority w:val="99"/>
    <w:unhideWhenUsed/>
    <w:rPr>
      <w:color w:val="808080"/>
    </w:rPr>
  </w:style>
  <w:style w:type="paragraph" w:customStyle="1" w:styleId="12">
    <w:name w:val="修订1"/>
    <w:hidden/>
    <w:uiPriority w:val="99"/>
    <w:unhideWhenUsed/>
    <w:qFormat/>
    <w:rPr>
      <w:kern w:val="2"/>
      <w:sz w:val="21"/>
      <w:szCs w:val="22"/>
    </w:rPr>
  </w:style>
  <w:style w:type="character" w:customStyle="1" w:styleId="a6">
    <w:name w:val="批注文字 字符"/>
    <w:basedOn w:val="a0"/>
    <w:link w:val="a4"/>
    <w:uiPriority w:val="99"/>
    <w:qFormat/>
    <w:rPr>
      <w:kern w:val="2"/>
      <w:sz w:val="21"/>
      <w:szCs w:val="22"/>
    </w:rPr>
  </w:style>
  <w:style w:type="character" w:customStyle="1" w:styleId="a5">
    <w:name w:val="批注主题 字符"/>
    <w:basedOn w:val="a6"/>
    <w:link w:val="a3"/>
    <w:uiPriority w:val="99"/>
    <w:semiHidden/>
    <w:qFormat/>
    <w:rPr>
      <w:b/>
      <w:bCs/>
      <w:kern w:val="2"/>
      <w:sz w:val="21"/>
      <w:szCs w:val="22"/>
    </w:rPr>
  </w:style>
  <w:style w:type="paragraph" w:customStyle="1" w:styleId="EndNoteBibliographyTitle">
    <w:name w:val="EndNote Bibliography Title"/>
    <w:basedOn w:val="a"/>
    <w:link w:val="EndNoteBibliographyTitleChar"/>
    <w:rsid w:val="008117AB"/>
    <w:pPr>
      <w:jc w:val="center"/>
    </w:pPr>
    <w:rPr>
      <w:rFonts w:ascii="Calibri" w:hAnsi="Calibri" w:cs="Calibri"/>
      <w:noProof/>
      <w:sz w:val="20"/>
    </w:rPr>
  </w:style>
  <w:style w:type="character" w:customStyle="1" w:styleId="EndNoteBibliographyTitleChar">
    <w:name w:val="EndNote Bibliography Title Char"/>
    <w:basedOn w:val="a0"/>
    <w:link w:val="EndNoteBibliographyTitle"/>
    <w:rsid w:val="008117AB"/>
    <w:rPr>
      <w:rFonts w:ascii="Calibri" w:hAnsi="Calibri" w:cs="Calibri"/>
      <w:noProof/>
      <w:kern w:val="2"/>
      <w:szCs w:val="22"/>
    </w:rPr>
  </w:style>
  <w:style w:type="paragraph" w:customStyle="1" w:styleId="EndNoteBibliography">
    <w:name w:val="EndNote Bibliography"/>
    <w:basedOn w:val="a"/>
    <w:link w:val="EndNoteBibliographyChar"/>
    <w:rsid w:val="008117AB"/>
    <w:rPr>
      <w:rFonts w:ascii="Calibri" w:hAnsi="Calibri" w:cs="Calibri"/>
      <w:noProof/>
      <w:sz w:val="20"/>
    </w:rPr>
  </w:style>
  <w:style w:type="character" w:customStyle="1" w:styleId="EndNoteBibliographyChar">
    <w:name w:val="EndNote Bibliography Char"/>
    <w:basedOn w:val="a0"/>
    <w:link w:val="EndNoteBibliography"/>
    <w:rsid w:val="008117AB"/>
    <w:rPr>
      <w:rFonts w:ascii="Calibri" w:hAnsi="Calibri" w:cs="Calibri"/>
      <w:noProof/>
      <w:kern w:val="2"/>
      <w:szCs w:val="22"/>
    </w:rPr>
  </w:style>
  <w:style w:type="paragraph" w:styleId="af2">
    <w:name w:val="Revision"/>
    <w:hidden/>
    <w:uiPriority w:val="99"/>
    <w:unhideWhenUsed/>
    <w:rsid w:val="00304030"/>
    <w:rPr>
      <w:kern w:val="2"/>
      <w:sz w:val="21"/>
      <w:szCs w:val="22"/>
    </w:rPr>
  </w:style>
  <w:style w:type="table" w:styleId="af3">
    <w:name w:val="Table Grid"/>
    <w:basedOn w:val="a1"/>
    <w:uiPriority w:val="39"/>
    <w:rsid w:val="00B67872"/>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他1"/>
    <w:basedOn w:val="a0"/>
    <w:uiPriority w:val="99"/>
    <w:semiHidden/>
    <w:unhideWhenUsed/>
    <w:rsid w:val="00CB79F4"/>
    <w:rPr>
      <w:color w:val="2B579A"/>
      <w:shd w:val="clear" w:color="auto" w:fill="E6E6E6"/>
    </w:rPr>
  </w:style>
  <w:style w:type="character" w:styleId="af4">
    <w:name w:val="FollowedHyperlink"/>
    <w:basedOn w:val="a0"/>
    <w:uiPriority w:val="99"/>
    <w:semiHidden/>
    <w:unhideWhenUsed/>
    <w:rsid w:val="006C7EE9"/>
    <w:rPr>
      <w:color w:val="800080" w:themeColor="followedHyperlink"/>
      <w:u w:val="single"/>
    </w:rPr>
  </w:style>
  <w:style w:type="character" w:customStyle="1" w:styleId="22">
    <w:name w:val="@他2"/>
    <w:basedOn w:val="a0"/>
    <w:uiPriority w:val="99"/>
    <w:semiHidden/>
    <w:unhideWhenUsed/>
    <w:rsid w:val="00250AB5"/>
    <w:rPr>
      <w:color w:val="2B579A"/>
      <w:shd w:val="clear" w:color="auto" w:fill="E6E6E6"/>
    </w:rPr>
  </w:style>
  <w:style w:type="character" w:customStyle="1" w:styleId="30">
    <w:name w:val="@他3"/>
    <w:basedOn w:val="a0"/>
    <w:uiPriority w:val="99"/>
    <w:semiHidden/>
    <w:unhideWhenUsed/>
    <w:rsid w:val="009E4690"/>
    <w:rPr>
      <w:color w:val="2B579A"/>
      <w:shd w:val="clear" w:color="auto" w:fill="E6E6E6"/>
    </w:rPr>
  </w:style>
  <w:style w:type="character" w:customStyle="1" w:styleId="A80">
    <w:name w:val="A8"/>
    <w:uiPriority w:val="99"/>
    <w:rsid w:val="003939EC"/>
    <w:rPr>
      <w:rFonts w:cs="Trade Gothic LT Std"/>
      <w:color w:val="221E1F"/>
      <w:sz w:val="10"/>
      <w:szCs w:val="10"/>
    </w:rPr>
  </w:style>
  <w:style w:type="character" w:customStyle="1" w:styleId="4">
    <w:name w:val="@他4"/>
    <w:basedOn w:val="a0"/>
    <w:uiPriority w:val="99"/>
    <w:semiHidden/>
    <w:unhideWhenUsed/>
    <w:rsid w:val="005717BB"/>
    <w:rPr>
      <w:color w:val="2B579A"/>
      <w:shd w:val="clear" w:color="auto" w:fill="E6E6E6"/>
    </w:rPr>
  </w:style>
  <w:style w:type="character" w:styleId="af5">
    <w:name w:val="Placeholder Text"/>
    <w:basedOn w:val="a0"/>
    <w:uiPriority w:val="99"/>
    <w:unhideWhenUsed/>
    <w:rsid w:val="003F5CC9"/>
    <w:rPr>
      <w:color w:val="808080"/>
    </w:rPr>
  </w:style>
  <w:style w:type="character" w:customStyle="1" w:styleId="14">
    <w:name w:val="未处理的提及1"/>
    <w:basedOn w:val="a0"/>
    <w:uiPriority w:val="99"/>
    <w:semiHidden/>
    <w:unhideWhenUsed/>
    <w:rsid w:val="00162885"/>
    <w:rPr>
      <w:color w:val="808080"/>
      <w:shd w:val="clear" w:color="auto" w:fill="E6E6E6"/>
    </w:rPr>
  </w:style>
  <w:style w:type="character" w:customStyle="1" w:styleId="23">
    <w:name w:val="未处理的提及2"/>
    <w:basedOn w:val="a0"/>
    <w:uiPriority w:val="99"/>
    <w:semiHidden/>
    <w:unhideWhenUsed/>
    <w:rsid w:val="00AA68B7"/>
    <w:rPr>
      <w:color w:val="808080"/>
      <w:shd w:val="clear" w:color="auto" w:fill="E6E6E6"/>
    </w:rPr>
  </w:style>
  <w:style w:type="character" w:styleId="af6">
    <w:name w:val="line number"/>
    <w:basedOn w:val="a0"/>
    <w:uiPriority w:val="99"/>
    <w:semiHidden/>
    <w:unhideWhenUsed/>
    <w:rsid w:val="00AB737B"/>
  </w:style>
  <w:style w:type="character" w:styleId="af7">
    <w:name w:val="Unresolved Mention"/>
    <w:basedOn w:val="a0"/>
    <w:uiPriority w:val="99"/>
    <w:semiHidden/>
    <w:unhideWhenUsed/>
    <w:rsid w:val="00F4722B"/>
    <w:rPr>
      <w:color w:val="605E5C"/>
      <w:shd w:val="clear" w:color="auto" w:fill="E1DFDD"/>
    </w:rPr>
  </w:style>
  <w:style w:type="character" w:customStyle="1" w:styleId="10">
    <w:name w:val="标题 1 字符"/>
    <w:basedOn w:val="a0"/>
    <w:link w:val="1"/>
    <w:uiPriority w:val="9"/>
    <w:rsid w:val="00956C2A"/>
    <w:rPr>
      <w:b/>
      <w:bCs/>
      <w:kern w:val="44"/>
      <w:sz w:val="44"/>
      <w:szCs w:val="44"/>
    </w:rPr>
  </w:style>
  <w:style w:type="character" w:customStyle="1" w:styleId="20">
    <w:name w:val="标题 2 字符"/>
    <w:basedOn w:val="a0"/>
    <w:link w:val="2"/>
    <w:uiPriority w:val="9"/>
    <w:rsid w:val="00956C2A"/>
    <w:rPr>
      <w:rFonts w:asciiTheme="majorHAnsi" w:eastAsiaTheme="majorEastAsia" w:hAnsiTheme="majorHAnsi" w:cstheme="majorBidi"/>
      <w:b/>
      <w:bCs/>
      <w:kern w:val="2"/>
      <w:sz w:val="32"/>
      <w:szCs w:val="32"/>
    </w:rPr>
  </w:style>
  <w:style w:type="paragraph" w:customStyle="1" w:styleId="Default">
    <w:name w:val="Default"/>
    <w:rsid w:val="00956C2A"/>
    <w:pPr>
      <w:widowControl w:val="0"/>
      <w:autoSpaceDE w:val="0"/>
      <w:autoSpaceDN w:val="0"/>
      <w:adjustRightInd w:val="0"/>
      <w:jc w:val="both"/>
    </w:pPr>
    <w:rPr>
      <w:rFonts w:ascii="Times New Roman" w:hAnsi="Times New Roman" w:cs="Times New Roman"/>
      <w:color w:val="000000"/>
      <w:sz w:val="24"/>
      <w:szCs w:val="24"/>
    </w:rPr>
  </w:style>
  <w:style w:type="paragraph" w:styleId="TOC">
    <w:name w:val="TOC Heading"/>
    <w:basedOn w:val="1"/>
    <w:next w:val="a"/>
    <w:uiPriority w:val="39"/>
    <w:unhideWhenUsed/>
    <w:qFormat/>
    <w:rsid w:val="00956C2A"/>
    <w:pPr>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a"/>
    <w:next w:val="a"/>
    <w:autoRedefine/>
    <w:uiPriority w:val="39"/>
    <w:unhideWhenUsed/>
    <w:rsid w:val="00956C2A"/>
    <w:pPr>
      <w:widowControl/>
    </w:pPr>
  </w:style>
  <w:style w:type="paragraph" w:styleId="TOC2">
    <w:name w:val="toc 2"/>
    <w:basedOn w:val="a"/>
    <w:next w:val="a"/>
    <w:autoRedefine/>
    <w:uiPriority w:val="39"/>
    <w:unhideWhenUsed/>
    <w:rsid w:val="00956C2A"/>
    <w:pPr>
      <w:widowControl/>
      <w:tabs>
        <w:tab w:val="right" w:leader="dot" w:pos="8296"/>
      </w:tabs>
      <w:ind w:leftChars="200" w:left="420"/>
    </w:pPr>
    <w:rPr>
      <w:rFonts w:ascii="Times New Roman" w:eastAsiaTheme="majorEastAsia" w:hAnsi="Times New Roman" w:cs="Times New Roman"/>
      <w:noProof/>
      <w:kern w:val="0"/>
    </w:rPr>
  </w:style>
  <w:style w:type="paragraph" w:styleId="af8">
    <w:name w:val="List Paragraph"/>
    <w:basedOn w:val="a"/>
    <w:uiPriority w:val="34"/>
    <w:qFormat/>
    <w:rsid w:val="00956C2A"/>
    <w:pPr>
      <w:widowControl/>
      <w:ind w:firstLineChars="200" w:firstLine="420"/>
    </w:pPr>
  </w:style>
  <w:style w:type="table" w:customStyle="1" w:styleId="15">
    <w:name w:val="网格型1"/>
    <w:basedOn w:val="a1"/>
    <w:next w:val="af3"/>
    <w:uiPriority w:val="59"/>
    <w:rsid w:val="00956C2A"/>
    <w:pPr>
      <w:jc w:val="both"/>
    </w:pPr>
    <w:rPr>
      <w:rFonts w:ascii="Calibri" w:eastAsia="Times New Roman" w:hAnsi="Calibri" w:cs="Times New Roman"/>
      <w:kern w:val="2"/>
      <w:sz w:val="21"/>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No Spacing"/>
    <w:uiPriority w:val="1"/>
    <w:qFormat/>
    <w:rsid w:val="00956C2A"/>
    <w:pPr>
      <w:widowControl w:val="0"/>
      <w:jc w:val="both"/>
    </w:pPr>
    <w:rPr>
      <w:kern w:val="2"/>
      <w:sz w:val="21"/>
      <w:szCs w:val="22"/>
    </w:rPr>
  </w:style>
  <w:style w:type="character" w:customStyle="1" w:styleId="EndNoteBibliographyTitle0">
    <w:name w:val="EndNote Bibliography Title 字符"/>
    <w:basedOn w:val="a0"/>
    <w:rsid w:val="00956C2A"/>
    <w:rPr>
      <w:rFonts w:ascii="Calibri" w:hAnsi="Calibri" w:cs="Calibri"/>
      <w:noProof/>
      <w:sz w:val="20"/>
    </w:rPr>
  </w:style>
  <w:style w:type="table" w:customStyle="1" w:styleId="24">
    <w:name w:val="网格型2"/>
    <w:basedOn w:val="a1"/>
    <w:next w:val="af3"/>
    <w:uiPriority w:val="39"/>
    <w:rsid w:val="00956C2A"/>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6212">
      <w:bodyDiv w:val="1"/>
      <w:marLeft w:val="0"/>
      <w:marRight w:val="0"/>
      <w:marTop w:val="0"/>
      <w:marBottom w:val="0"/>
      <w:divBdr>
        <w:top w:val="none" w:sz="0" w:space="0" w:color="auto"/>
        <w:left w:val="none" w:sz="0" w:space="0" w:color="auto"/>
        <w:bottom w:val="none" w:sz="0" w:space="0" w:color="auto"/>
        <w:right w:val="none" w:sz="0" w:space="0" w:color="auto"/>
      </w:divBdr>
    </w:div>
    <w:div w:id="334310141">
      <w:bodyDiv w:val="1"/>
      <w:marLeft w:val="0"/>
      <w:marRight w:val="0"/>
      <w:marTop w:val="0"/>
      <w:marBottom w:val="0"/>
      <w:divBdr>
        <w:top w:val="none" w:sz="0" w:space="0" w:color="auto"/>
        <w:left w:val="none" w:sz="0" w:space="0" w:color="auto"/>
        <w:bottom w:val="none" w:sz="0" w:space="0" w:color="auto"/>
        <w:right w:val="none" w:sz="0" w:space="0" w:color="auto"/>
      </w:divBdr>
    </w:div>
    <w:div w:id="430970965">
      <w:bodyDiv w:val="1"/>
      <w:marLeft w:val="0"/>
      <w:marRight w:val="0"/>
      <w:marTop w:val="0"/>
      <w:marBottom w:val="0"/>
      <w:divBdr>
        <w:top w:val="none" w:sz="0" w:space="0" w:color="auto"/>
        <w:left w:val="none" w:sz="0" w:space="0" w:color="auto"/>
        <w:bottom w:val="none" w:sz="0" w:space="0" w:color="auto"/>
        <w:right w:val="none" w:sz="0" w:space="0" w:color="auto"/>
      </w:divBdr>
    </w:div>
    <w:div w:id="495268716">
      <w:bodyDiv w:val="1"/>
      <w:marLeft w:val="0"/>
      <w:marRight w:val="0"/>
      <w:marTop w:val="0"/>
      <w:marBottom w:val="0"/>
      <w:divBdr>
        <w:top w:val="none" w:sz="0" w:space="0" w:color="auto"/>
        <w:left w:val="none" w:sz="0" w:space="0" w:color="auto"/>
        <w:bottom w:val="none" w:sz="0" w:space="0" w:color="auto"/>
        <w:right w:val="none" w:sz="0" w:space="0" w:color="auto"/>
      </w:divBdr>
    </w:div>
    <w:div w:id="565410456">
      <w:bodyDiv w:val="1"/>
      <w:marLeft w:val="0"/>
      <w:marRight w:val="0"/>
      <w:marTop w:val="0"/>
      <w:marBottom w:val="0"/>
      <w:divBdr>
        <w:top w:val="none" w:sz="0" w:space="0" w:color="auto"/>
        <w:left w:val="none" w:sz="0" w:space="0" w:color="auto"/>
        <w:bottom w:val="none" w:sz="0" w:space="0" w:color="auto"/>
        <w:right w:val="none" w:sz="0" w:space="0" w:color="auto"/>
      </w:divBdr>
    </w:div>
    <w:div w:id="796145987">
      <w:bodyDiv w:val="1"/>
      <w:marLeft w:val="0"/>
      <w:marRight w:val="0"/>
      <w:marTop w:val="0"/>
      <w:marBottom w:val="0"/>
      <w:divBdr>
        <w:top w:val="none" w:sz="0" w:space="0" w:color="auto"/>
        <w:left w:val="none" w:sz="0" w:space="0" w:color="auto"/>
        <w:bottom w:val="none" w:sz="0" w:space="0" w:color="auto"/>
        <w:right w:val="none" w:sz="0" w:space="0" w:color="auto"/>
      </w:divBdr>
      <w:divsChild>
        <w:div w:id="1882402690">
          <w:marLeft w:val="0"/>
          <w:marRight w:val="0"/>
          <w:marTop w:val="0"/>
          <w:marBottom w:val="0"/>
          <w:divBdr>
            <w:top w:val="none" w:sz="0" w:space="0" w:color="auto"/>
            <w:left w:val="none" w:sz="0" w:space="0" w:color="auto"/>
            <w:bottom w:val="none" w:sz="0" w:space="0" w:color="auto"/>
            <w:right w:val="none" w:sz="0" w:space="0" w:color="auto"/>
          </w:divBdr>
        </w:div>
      </w:divsChild>
    </w:div>
    <w:div w:id="1088309332">
      <w:bodyDiv w:val="1"/>
      <w:marLeft w:val="0"/>
      <w:marRight w:val="0"/>
      <w:marTop w:val="0"/>
      <w:marBottom w:val="0"/>
      <w:divBdr>
        <w:top w:val="none" w:sz="0" w:space="0" w:color="auto"/>
        <w:left w:val="none" w:sz="0" w:space="0" w:color="auto"/>
        <w:bottom w:val="none" w:sz="0" w:space="0" w:color="auto"/>
        <w:right w:val="none" w:sz="0" w:space="0" w:color="auto"/>
      </w:divBdr>
    </w:div>
    <w:div w:id="1225869732">
      <w:bodyDiv w:val="1"/>
      <w:marLeft w:val="0"/>
      <w:marRight w:val="0"/>
      <w:marTop w:val="0"/>
      <w:marBottom w:val="0"/>
      <w:divBdr>
        <w:top w:val="none" w:sz="0" w:space="0" w:color="auto"/>
        <w:left w:val="none" w:sz="0" w:space="0" w:color="auto"/>
        <w:bottom w:val="none" w:sz="0" w:space="0" w:color="auto"/>
        <w:right w:val="none" w:sz="0" w:space="0" w:color="auto"/>
      </w:divBdr>
    </w:div>
    <w:div w:id="1279336398">
      <w:bodyDiv w:val="1"/>
      <w:marLeft w:val="0"/>
      <w:marRight w:val="0"/>
      <w:marTop w:val="0"/>
      <w:marBottom w:val="0"/>
      <w:divBdr>
        <w:top w:val="none" w:sz="0" w:space="0" w:color="auto"/>
        <w:left w:val="none" w:sz="0" w:space="0" w:color="auto"/>
        <w:bottom w:val="none" w:sz="0" w:space="0" w:color="auto"/>
        <w:right w:val="none" w:sz="0" w:space="0" w:color="auto"/>
      </w:divBdr>
    </w:div>
    <w:div w:id="1496072976">
      <w:bodyDiv w:val="1"/>
      <w:marLeft w:val="0"/>
      <w:marRight w:val="0"/>
      <w:marTop w:val="0"/>
      <w:marBottom w:val="0"/>
      <w:divBdr>
        <w:top w:val="none" w:sz="0" w:space="0" w:color="auto"/>
        <w:left w:val="none" w:sz="0" w:space="0" w:color="auto"/>
        <w:bottom w:val="none" w:sz="0" w:space="0" w:color="auto"/>
        <w:right w:val="none" w:sz="0" w:space="0" w:color="auto"/>
      </w:divBdr>
    </w:div>
    <w:div w:id="1656834431">
      <w:bodyDiv w:val="1"/>
      <w:marLeft w:val="0"/>
      <w:marRight w:val="0"/>
      <w:marTop w:val="0"/>
      <w:marBottom w:val="0"/>
      <w:divBdr>
        <w:top w:val="none" w:sz="0" w:space="0" w:color="auto"/>
        <w:left w:val="none" w:sz="0" w:space="0" w:color="auto"/>
        <w:bottom w:val="none" w:sz="0" w:space="0" w:color="auto"/>
        <w:right w:val="none" w:sz="0" w:space="0" w:color="auto"/>
      </w:divBdr>
    </w:div>
    <w:div w:id="1692418531">
      <w:bodyDiv w:val="1"/>
      <w:marLeft w:val="0"/>
      <w:marRight w:val="0"/>
      <w:marTop w:val="0"/>
      <w:marBottom w:val="0"/>
      <w:divBdr>
        <w:top w:val="none" w:sz="0" w:space="0" w:color="auto"/>
        <w:left w:val="none" w:sz="0" w:space="0" w:color="auto"/>
        <w:bottom w:val="none" w:sz="0" w:space="0" w:color="auto"/>
        <w:right w:val="none" w:sz="0" w:space="0" w:color="auto"/>
      </w:divBdr>
    </w:div>
    <w:div w:id="1803845203">
      <w:bodyDiv w:val="1"/>
      <w:marLeft w:val="0"/>
      <w:marRight w:val="0"/>
      <w:marTop w:val="0"/>
      <w:marBottom w:val="0"/>
      <w:divBdr>
        <w:top w:val="none" w:sz="0" w:space="0" w:color="auto"/>
        <w:left w:val="none" w:sz="0" w:space="0" w:color="auto"/>
        <w:bottom w:val="none" w:sz="0" w:space="0" w:color="auto"/>
        <w:right w:val="none" w:sz="0" w:space="0" w:color="auto"/>
      </w:divBdr>
    </w:div>
    <w:div w:id="19268434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waterfowl.org.uk/index.html" TargetMode="External"/><Relationship Id="rId18" Type="http://schemas.openxmlformats.org/officeDocument/2006/relationships/image" Target="media/image5.jpeg"/><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openxmlformats.org/officeDocument/2006/relationships/hyperlink" Target="www.waterfowl.org.uk" TargetMode="Externa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afowlshome.com/" TargetMode="External"/><Relationship Id="rId5" Type="http://schemas.openxmlformats.org/officeDocument/2006/relationships/settings" Target="settings.xml"/><Relationship Id="rId15" Type="http://schemas.openxmlformats.org/officeDocument/2006/relationships/image" Target="media/image2.jpeg"/><Relationship Id="rId10" Type="http://schemas.openxmlformats.org/officeDocument/2006/relationships/hyperlink" Target="mailto:ninglcau@cau.edu.cn"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cauhyh@cau.edu.cn" TargetMode="External"/><Relationship Id="rId14" Type="http://schemas.openxmlformats.org/officeDocument/2006/relationships/image" Target="media/image1.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C34D6B-9B6D-4CF9-906C-B59122CC0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8715</Words>
  <Characters>50155</Characters>
  <Application>Microsoft Office Word</Application>
  <DocSecurity>0</DocSecurity>
  <Lines>908</Lines>
  <Paragraphs>296</Paragraphs>
  <ScaleCrop>false</ScaleCrop>
  <Company/>
  <LinksUpToDate>false</LinksUpToDate>
  <CharactersWithSpaces>58817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liurui</dc:creator>
  <cp:keywords/>
  <dc:description/>
  <cp:lastModifiedBy>liu rui</cp:lastModifiedBy>
  <cp:revision>142</cp:revision>
  <cp:lastPrinted>2018-10-05T08:06:00Z</cp:lastPrinted>
  <dcterms:created xsi:type="dcterms:W3CDTF">2018-06-12T07:34:00Z</dcterms:created>
  <dcterms:modified xsi:type="dcterms:W3CDTF">2018-10-08T10:51:00Z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